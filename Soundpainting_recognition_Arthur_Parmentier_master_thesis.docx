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2259041"/>
      <w:r w:rsidRPr="00953072">
        <w:lastRenderedPageBreak/>
        <w:t>Introduction</w:t>
      </w:r>
      <w:bookmarkEnd w:id="1"/>
      <w:bookmarkEnd w:id="2"/>
      <w:bookmarkEnd w:id="3"/>
    </w:p>
    <w:p w:rsidR="001261FF" w:rsidRPr="00953072" w:rsidRDefault="00126023" w:rsidP="00E6654A">
      <w:r w:rsidRPr="00953072">
        <w:t>To be written last.</w:t>
      </w:r>
    </w:p>
    <w:bookmarkStart w:id="4" w:name="_Toc42259042"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BF73B1" w:rsidRDefault="00924FE7">
          <w:pPr>
            <w:pStyle w:val="TM1"/>
            <w:tabs>
              <w:tab w:val="left" w:pos="440"/>
              <w:tab w:val="right" w:leader="dot" w:pos="9736"/>
            </w:tabs>
            <w:rPr>
              <w:ins w:id="5" w:author="Arthur Parmentier" w:date="2020-06-05T14:15: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6-05T14:15:00Z">
            <w:r w:rsidR="00BF73B1" w:rsidRPr="00337EBD">
              <w:rPr>
                <w:rStyle w:val="Lienhypertexte"/>
                <w:noProof/>
              </w:rPr>
              <w:fldChar w:fldCharType="begin"/>
            </w:r>
            <w:r w:rsidR="00BF73B1" w:rsidRPr="00337EBD">
              <w:rPr>
                <w:rStyle w:val="Lienhypertexte"/>
                <w:noProof/>
              </w:rPr>
              <w:instrText xml:space="preserve"> </w:instrText>
            </w:r>
            <w:r w:rsidR="00BF73B1">
              <w:rPr>
                <w:noProof/>
              </w:rPr>
              <w:instrText>HYPERLINK \l "_Toc42259041"</w:instrText>
            </w:r>
            <w:r w:rsidR="00BF73B1" w:rsidRPr="00337EBD">
              <w:rPr>
                <w:rStyle w:val="Lienhypertexte"/>
                <w:noProof/>
              </w:rPr>
              <w:instrText xml:space="preserve"> </w:instrText>
            </w:r>
            <w:r w:rsidR="00BF73B1" w:rsidRPr="00337EBD">
              <w:rPr>
                <w:rStyle w:val="Lienhypertexte"/>
                <w:noProof/>
              </w:rPr>
            </w:r>
            <w:r w:rsidR="00BF73B1" w:rsidRPr="00337EBD">
              <w:rPr>
                <w:rStyle w:val="Lienhypertexte"/>
                <w:noProof/>
              </w:rPr>
              <w:fldChar w:fldCharType="separate"/>
            </w:r>
            <w:r w:rsidR="00BF73B1" w:rsidRPr="00337EBD">
              <w:rPr>
                <w:rStyle w:val="Lienhypertexte"/>
                <w:noProof/>
              </w:rPr>
              <w:t>I.</w:t>
            </w:r>
            <w:r w:rsidR="00BF73B1">
              <w:rPr>
                <w:rFonts w:eastAsiaTheme="minorEastAsia" w:cstheme="minorBidi"/>
                <w:b w:val="0"/>
                <w:bCs w:val="0"/>
                <w:i w:val="0"/>
                <w:iCs w:val="0"/>
                <w:noProof/>
                <w:sz w:val="22"/>
                <w:szCs w:val="22"/>
                <w:lang w:val="fr-FR"/>
              </w:rPr>
              <w:tab/>
            </w:r>
            <w:r w:rsidR="00BF73B1" w:rsidRPr="00337EBD">
              <w:rPr>
                <w:rStyle w:val="Lienhypertexte"/>
                <w:noProof/>
              </w:rPr>
              <w:t>Introduction</w:t>
            </w:r>
            <w:r w:rsidR="00BF73B1">
              <w:rPr>
                <w:noProof/>
                <w:webHidden/>
              </w:rPr>
              <w:tab/>
            </w:r>
            <w:r w:rsidR="00BF73B1">
              <w:rPr>
                <w:noProof/>
                <w:webHidden/>
              </w:rPr>
              <w:fldChar w:fldCharType="begin"/>
            </w:r>
            <w:r w:rsidR="00BF73B1">
              <w:rPr>
                <w:noProof/>
                <w:webHidden/>
              </w:rPr>
              <w:instrText xml:space="preserve"> PAGEREF _Toc42259041 \h </w:instrText>
            </w:r>
            <w:r w:rsidR="00BF73B1">
              <w:rPr>
                <w:noProof/>
                <w:webHidden/>
              </w:rPr>
            </w:r>
          </w:ins>
          <w:r w:rsidR="00BF73B1">
            <w:rPr>
              <w:noProof/>
              <w:webHidden/>
            </w:rPr>
            <w:fldChar w:fldCharType="separate"/>
          </w:r>
          <w:ins w:id="7" w:author="Arthur Parmentier" w:date="2020-06-05T14:15:00Z">
            <w:r w:rsidR="00BF73B1">
              <w:rPr>
                <w:noProof/>
                <w:webHidden/>
              </w:rPr>
              <w:t>2</w:t>
            </w:r>
            <w:r w:rsidR="00BF73B1">
              <w:rPr>
                <w:noProof/>
                <w:webHidden/>
              </w:rPr>
              <w:fldChar w:fldCharType="end"/>
            </w:r>
            <w:r w:rsidR="00BF73B1" w:rsidRPr="00337EBD">
              <w:rPr>
                <w:rStyle w:val="Lienhypertexte"/>
                <w:noProof/>
              </w:rPr>
              <w:fldChar w:fldCharType="end"/>
            </w:r>
          </w:ins>
        </w:p>
        <w:p w:rsidR="00BF73B1" w:rsidRDefault="00BF73B1">
          <w:pPr>
            <w:pStyle w:val="TM1"/>
            <w:tabs>
              <w:tab w:val="left" w:pos="440"/>
              <w:tab w:val="right" w:leader="dot" w:pos="9736"/>
            </w:tabs>
            <w:rPr>
              <w:ins w:id="8" w:author="Arthur Parmentier" w:date="2020-06-05T14:15:00Z"/>
              <w:rFonts w:eastAsiaTheme="minorEastAsia" w:cstheme="minorBidi"/>
              <w:b w:val="0"/>
              <w:bCs w:val="0"/>
              <w:i w:val="0"/>
              <w:iCs w:val="0"/>
              <w:noProof/>
              <w:sz w:val="22"/>
              <w:szCs w:val="22"/>
              <w:lang w:val="fr-FR"/>
            </w:rPr>
          </w:pPr>
          <w:ins w:id="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II.</w:t>
            </w:r>
            <w:r>
              <w:rPr>
                <w:rFonts w:eastAsiaTheme="minorEastAsia" w:cstheme="minorBidi"/>
                <w:b w:val="0"/>
                <w:bCs w:val="0"/>
                <w:i w:val="0"/>
                <w:iCs w:val="0"/>
                <w:noProof/>
                <w:sz w:val="22"/>
                <w:szCs w:val="22"/>
                <w:lang w:val="fr-FR"/>
              </w:rPr>
              <w:tab/>
            </w:r>
            <w:r w:rsidRPr="00337EBD">
              <w:rPr>
                <w:rStyle w:val="Lienhypertexte"/>
                <w:noProof/>
              </w:rPr>
              <w:t>Table des matières</w:t>
            </w:r>
            <w:r>
              <w:rPr>
                <w:noProof/>
                <w:webHidden/>
              </w:rPr>
              <w:tab/>
            </w:r>
            <w:r>
              <w:rPr>
                <w:noProof/>
                <w:webHidden/>
              </w:rPr>
              <w:fldChar w:fldCharType="begin"/>
            </w:r>
            <w:r>
              <w:rPr>
                <w:noProof/>
                <w:webHidden/>
              </w:rPr>
              <w:instrText xml:space="preserve"> PAGEREF _Toc42259042 \h </w:instrText>
            </w:r>
            <w:r>
              <w:rPr>
                <w:noProof/>
                <w:webHidden/>
              </w:rPr>
            </w:r>
          </w:ins>
          <w:r>
            <w:rPr>
              <w:noProof/>
              <w:webHidden/>
            </w:rPr>
            <w:fldChar w:fldCharType="separate"/>
          </w:r>
          <w:ins w:id="10" w:author="Arthur Parmentier" w:date="2020-06-05T14:15:00Z">
            <w:r>
              <w:rPr>
                <w:noProof/>
                <w:webHidden/>
              </w:rPr>
              <w:t>2</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1" w:author="Arthur Parmentier" w:date="2020-06-05T14:15:00Z"/>
              <w:rFonts w:eastAsiaTheme="minorEastAsia" w:cstheme="minorBidi"/>
              <w:b w:val="0"/>
              <w:bCs w:val="0"/>
              <w:i w:val="0"/>
              <w:iCs w:val="0"/>
              <w:noProof/>
              <w:sz w:val="22"/>
              <w:szCs w:val="22"/>
              <w:lang w:val="fr-FR"/>
            </w:rPr>
          </w:pPr>
          <w:ins w:id="1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III.</w:t>
            </w:r>
            <w:r>
              <w:rPr>
                <w:rFonts w:eastAsiaTheme="minorEastAsia" w:cstheme="minorBidi"/>
                <w:b w:val="0"/>
                <w:bCs w:val="0"/>
                <w:i w:val="0"/>
                <w:iCs w:val="0"/>
                <w:noProof/>
                <w:sz w:val="22"/>
                <w:szCs w:val="22"/>
                <w:lang w:val="fr-FR"/>
              </w:rPr>
              <w:tab/>
            </w:r>
            <w:r w:rsidRPr="00337EBD">
              <w:rPr>
                <w:rStyle w:val="Lienhypertexte"/>
                <w:noProof/>
              </w:rPr>
              <w:t>A brief history of Soundpainting</w:t>
            </w:r>
            <w:r>
              <w:rPr>
                <w:noProof/>
                <w:webHidden/>
              </w:rPr>
              <w:tab/>
            </w:r>
            <w:r>
              <w:rPr>
                <w:noProof/>
                <w:webHidden/>
              </w:rPr>
              <w:fldChar w:fldCharType="begin"/>
            </w:r>
            <w:r>
              <w:rPr>
                <w:noProof/>
                <w:webHidden/>
              </w:rPr>
              <w:instrText xml:space="preserve"> PAGEREF _Toc42259043 \h </w:instrText>
            </w:r>
            <w:r>
              <w:rPr>
                <w:noProof/>
                <w:webHidden/>
              </w:rPr>
            </w:r>
          </w:ins>
          <w:r>
            <w:rPr>
              <w:noProof/>
              <w:webHidden/>
            </w:rPr>
            <w:fldChar w:fldCharType="separate"/>
          </w:r>
          <w:ins w:id="13"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 w:author="Arthur Parmentier" w:date="2020-06-05T14:15:00Z"/>
              <w:rFonts w:eastAsiaTheme="minorEastAsia" w:cstheme="minorBidi"/>
              <w:b w:val="0"/>
              <w:bCs w:val="0"/>
              <w:noProof/>
              <w:lang w:val="fr-FR"/>
            </w:rPr>
          </w:pPr>
          <w:ins w:id="1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_Toc42259044 \h </w:instrText>
            </w:r>
            <w:r>
              <w:rPr>
                <w:noProof/>
                <w:webHidden/>
              </w:rPr>
            </w:r>
          </w:ins>
          <w:r>
            <w:rPr>
              <w:noProof/>
              <w:webHidden/>
            </w:rPr>
            <w:fldChar w:fldCharType="separate"/>
          </w:r>
          <w:ins w:id="16"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 w:author="Arthur Parmentier" w:date="2020-06-05T14:15:00Z"/>
              <w:rFonts w:eastAsiaTheme="minorEastAsia" w:cstheme="minorBidi"/>
              <w:b w:val="0"/>
              <w:bCs w:val="0"/>
              <w:noProof/>
              <w:lang w:val="fr-FR"/>
            </w:rPr>
          </w:pPr>
          <w:ins w:id="1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Developments</w:t>
            </w:r>
            <w:r>
              <w:rPr>
                <w:noProof/>
                <w:webHidden/>
              </w:rPr>
              <w:tab/>
            </w:r>
            <w:r>
              <w:rPr>
                <w:noProof/>
                <w:webHidden/>
              </w:rPr>
              <w:fldChar w:fldCharType="begin"/>
            </w:r>
            <w:r>
              <w:rPr>
                <w:noProof/>
                <w:webHidden/>
              </w:rPr>
              <w:instrText xml:space="preserve"> PAGEREF _Toc42259045 \h </w:instrText>
            </w:r>
            <w:r>
              <w:rPr>
                <w:noProof/>
                <w:webHidden/>
              </w:rPr>
            </w:r>
          </w:ins>
          <w:r>
            <w:rPr>
              <w:noProof/>
              <w:webHidden/>
            </w:rPr>
            <w:fldChar w:fldCharType="separate"/>
          </w:r>
          <w:ins w:id="19"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0" w:author="Arthur Parmentier" w:date="2020-06-05T14:15:00Z"/>
              <w:rFonts w:eastAsiaTheme="minorEastAsia" w:cstheme="minorBidi"/>
              <w:noProof/>
              <w:sz w:val="22"/>
              <w:szCs w:val="22"/>
              <w:lang w:val="fr-FR"/>
            </w:rPr>
          </w:pPr>
          <w:ins w:id="2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multidisciplinary language</w:t>
            </w:r>
            <w:r>
              <w:rPr>
                <w:noProof/>
                <w:webHidden/>
              </w:rPr>
              <w:tab/>
            </w:r>
            <w:r>
              <w:rPr>
                <w:noProof/>
                <w:webHidden/>
              </w:rPr>
              <w:fldChar w:fldCharType="begin"/>
            </w:r>
            <w:r>
              <w:rPr>
                <w:noProof/>
                <w:webHidden/>
              </w:rPr>
              <w:instrText xml:space="preserve"> PAGEREF _Toc42259050 \h </w:instrText>
            </w:r>
            <w:r>
              <w:rPr>
                <w:noProof/>
                <w:webHidden/>
              </w:rPr>
            </w:r>
          </w:ins>
          <w:r>
            <w:rPr>
              <w:noProof/>
              <w:webHidden/>
            </w:rPr>
            <w:fldChar w:fldCharType="separate"/>
          </w:r>
          <w:ins w:id="22"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3" w:author="Arthur Parmentier" w:date="2020-06-05T14:15:00Z"/>
              <w:rFonts w:eastAsiaTheme="minorEastAsia" w:cstheme="minorBidi"/>
              <w:noProof/>
              <w:sz w:val="22"/>
              <w:szCs w:val="22"/>
              <w:lang w:val="fr-FR"/>
            </w:rPr>
          </w:pPr>
          <w:ins w:id="2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_Toc42259051 \h </w:instrText>
            </w:r>
            <w:r>
              <w:rPr>
                <w:noProof/>
                <w:webHidden/>
              </w:rPr>
            </w:r>
          </w:ins>
          <w:r>
            <w:rPr>
              <w:noProof/>
              <w:webHidden/>
            </w:rPr>
            <w:fldChar w:fldCharType="separate"/>
          </w:r>
          <w:ins w:id="25"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26" w:author="Arthur Parmentier" w:date="2020-06-05T14:15:00Z"/>
              <w:rFonts w:eastAsiaTheme="minorEastAsia" w:cstheme="minorBidi"/>
              <w:b w:val="0"/>
              <w:bCs w:val="0"/>
              <w:i w:val="0"/>
              <w:iCs w:val="0"/>
              <w:noProof/>
              <w:sz w:val="22"/>
              <w:szCs w:val="22"/>
              <w:lang w:val="fr-FR"/>
            </w:rPr>
          </w:pPr>
          <w:ins w:id="2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IV.</w:t>
            </w:r>
            <w:r>
              <w:rPr>
                <w:rFonts w:eastAsiaTheme="minorEastAsia" w:cstheme="minorBidi"/>
                <w:b w:val="0"/>
                <w:bCs w:val="0"/>
                <w:i w:val="0"/>
                <w:iCs w:val="0"/>
                <w:noProof/>
                <w:sz w:val="22"/>
                <w:szCs w:val="22"/>
                <w:lang w:val="fr-FR"/>
              </w:rPr>
              <w:tab/>
            </w:r>
            <w:r w:rsidRPr="00337EBD">
              <w:rPr>
                <w:rStyle w:val="Lienhypertexte"/>
                <w:noProof/>
              </w:rPr>
              <w:t>Historical and theoretical context</w:t>
            </w:r>
            <w:r>
              <w:rPr>
                <w:noProof/>
                <w:webHidden/>
              </w:rPr>
              <w:tab/>
            </w:r>
            <w:r>
              <w:rPr>
                <w:noProof/>
                <w:webHidden/>
              </w:rPr>
              <w:fldChar w:fldCharType="begin"/>
            </w:r>
            <w:r>
              <w:rPr>
                <w:noProof/>
                <w:webHidden/>
              </w:rPr>
              <w:instrText xml:space="preserve"> PAGEREF _Toc42259052 \h </w:instrText>
            </w:r>
            <w:r>
              <w:rPr>
                <w:noProof/>
                <w:webHidden/>
              </w:rPr>
            </w:r>
          </w:ins>
          <w:r>
            <w:rPr>
              <w:noProof/>
              <w:webHidden/>
            </w:rPr>
            <w:fldChar w:fldCharType="separate"/>
          </w:r>
          <w:ins w:id="2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29" w:author="Arthur Parmentier" w:date="2020-06-05T14:15:00Z"/>
              <w:rFonts w:eastAsiaTheme="minorEastAsia" w:cstheme="minorBidi"/>
              <w:b w:val="0"/>
              <w:bCs w:val="0"/>
              <w:noProof/>
              <w:lang w:val="fr-FR"/>
            </w:rPr>
          </w:pPr>
          <w:ins w:id="3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Signs for communication: a long history</w:t>
            </w:r>
            <w:r>
              <w:rPr>
                <w:noProof/>
                <w:webHidden/>
              </w:rPr>
              <w:tab/>
            </w:r>
            <w:r>
              <w:rPr>
                <w:noProof/>
                <w:webHidden/>
              </w:rPr>
              <w:fldChar w:fldCharType="begin"/>
            </w:r>
            <w:r>
              <w:rPr>
                <w:noProof/>
                <w:webHidden/>
              </w:rPr>
              <w:instrText xml:space="preserve"> PAGEREF _Toc42259053 \h </w:instrText>
            </w:r>
            <w:r>
              <w:rPr>
                <w:noProof/>
                <w:webHidden/>
              </w:rPr>
            </w:r>
          </w:ins>
          <w:r>
            <w:rPr>
              <w:noProof/>
              <w:webHidden/>
            </w:rPr>
            <w:fldChar w:fldCharType="separate"/>
          </w:r>
          <w:ins w:id="31"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2" w:author="Arthur Parmentier" w:date="2020-06-05T14:15:00Z"/>
              <w:rFonts w:eastAsiaTheme="minorEastAsia" w:cstheme="minorBidi"/>
              <w:noProof/>
              <w:sz w:val="22"/>
              <w:szCs w:val="22"/>
              <w:lang w:val="fr-FR"/>
            </w:rPr>
          </w:pPr>
          <w:ins w:id="3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very long time ago…</w:t>
            </w:r>
            <w:r>
              <w:rPr>
                <w:noProof/>
                <w:webHidden/>
              </w:rPr>
              <w:tab/>
            </w:r>
            <w:r>
              <w:rPr>
                <w:noProof/>
                <w:webHidden/>
              </w:rPr>
              <w:fldChar w:fldCharType="begin"/>
            </w:r>
            <w:r>
              <w:rPr>
                <w:noProof/>
                <w:webHidden/>
              </w:rPr>
              <w:instrText xml:space="preserve"> PAGEREF _Toc42259054 \h </w:instrText>
            </w:r>
            <w:r>
              <w:rPr>
                <w:noProof/>
                <w:webHidden/>
              </w:rPr>
            </w:r>
          </w:ins>
          <w:r>
            <w:rPr>
              <w:noProof/>
              <w:webHidden/>
            </w:rPr>
            <w:fldChar w:fldCharType="separate"/>
          </w:r>
          <w:ins w:id="34"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5" w:author="Arthur Parmentier" w:date="2020-06-05T14:15:00Z"/>
              <w:rFonts w:eastAsiaTheme="minorEastAsia" w:cstheme="minorBidi"/>
              <w:noProof/>
              <w:sz w:val="22"/>
              <w:szCs w:val="22"/>
              <w:lang w:val="fr-FR"/>
            </w:rPr>
          </w:pPr>
          <w:ins w:id="3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Middle ages: neumes</w:t>
            </w:r>
            <w:r>
              <w:rPr>
                <w:noProof/>
                <w:webHidden/>
              </w:rPr>
              <w:tab/>
            </w:r>
            <w:r>
              <w:rPr>
                <w:noProof/>
                <w:webHidden/>
              </w:rPr>
              <w:fldChar w:fldCharType="begin"/>
            </w:r>
            <w:r>
              <w:rPr>
                <w:noProof/>
                <w:webHidden/>
              </w:rPr>
              <w:instrText xml:space="preserve"> PAGEREF _Toc42259055 \h </w:instrText>
            </w:r>
            <w:r>
              <w:rPr>
                <w:noProof/>
                <w:webHidden/>
              </w:rPr>
            </w:r>
          </w:ins>
          <w:r>
            <w:rPr>
              <w:noProof/>
              <w:webHidden/>
            </w:rPr>
            <w:fldChar w:fldCharType="separate"/>
          </w:r>
          <w:ins w:id="37"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8" w:author="Arthur Parmentier" w:date="2020-06-05T14:15:00Z"/>
              <w:rFonts w:eastAsiaTheme="minorEastAsia" w:cstheme="minorBidi"/>
              <w:noProof/>
              <w:sz w:val="22"/>
              <w:szCs w:val="22"/>
              <w:lang w:val="fr-FR"/>
            </w:rPr>
          </w:pPr>
          <w:ins w:id="3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Creation of modern sign languages for deafs (?)</w:t>
            </w:r>
            <w:r>
              <w:rPr>
                <w:noProof/>
                <w:webHidden/>
              </w:rPr>
              <w:tab/>
            </w:r>
            <w:r>
              <w:rPr>
                <w:noProof/>
                <w:webHidden/>
              </w:rPr>
              <w:fldChar w:fldCharType="begin"/>
            </w:r>
            <w:r>
              <w:rPr>
                <w:noProof/>
                <w:webHidden/>
              </w:rPr>
              <w:instrText xml:space="preserve"> PAGEREF _Toc42259057 \h </w:instrText>
            </w:r>
            <w:r>
              <w:rPr>
                <w:noProof/>
                <w:webHidden/>
              </w:rPr>
            </w:r>
          </w:ins>
          <w:r>
            <w:rPr>
              <w:noProof/>
              <w:webHidden/>
            </w:rPr>
            <w:fldChar w:fldCharType="separate"/>
          </w:r>
          <w:ins w:id="40"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1" w:author="Arthur Parmentier" w:date="2020-06-05T14:15:00Z"/>
              <w:rFonts w:eastAsiaTheme="minorEastAsia" w:cstheme="minorBidi"/>
              <w:noProof/>
              <w:sz w:val="22"/>
              <w:szCs w:val="22"/>
              <w:lang w:val="fr-FR"/>
            </w:rPr>
          </w:pPr>
          <w:ins w:id="4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_Toc42259059 \h </w:instrText>
            </w:r>
            <w:r>
              <w:rPr>
                <w:noProof/>
                <w:webHidden/>
              </w:rPr>
            </w:r>
          </w:ins>
          <w:r>
            <w:rPr>
              <w:noProof/>
              <w:webHidden/>
            </w:rPr>
            <w:fldChar w:fldCharType="separate"/>
          </w:r>
          <w:ins w:id="43"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44" w:author="Arthur Parmentier" w:date="2020-06-05T14:15:00Z"/>
              <w:rFonts w:eastAsiaTheme="minorEastAsia" w:cstheme="minorBidi"/>
              <w:b w:val="0"/>
              <w:bCs w:val="0"/>
              <w:noProof/>
              <w:lang w:val="fr-FR"/>
            </w:rPr>
          </w:pPr>
          <w:ins w:id="4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_Toc42259060 \h </w:instrText>
            </w:r>
            <w:r>
              <w:rPr>
                <w:noProof/>
                <w:webHidden/>
              </w:rPr>
            </w:r>
          </w:ins>
          <w:r>
            <w:rPr>
              <w:noProof/>
              <w:webHidden/>
            </w:rPr>
            <w:fldChar w:fldCharType="separate"/>
          </w:r>
          <w:ins w:id="46"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7" w:author="Arthur Parmentier" w:date="2020-06-05T14:15:00Z"/>
              <w:rFonts w:eastAsiaTheme="minorEastAsia" w:cstheme="minorBidi"/>
              <w:noProof/>
              <w:sz w:val="22"/>
              <w:szCs w:val="22"/>
              <w:lang w:val="fr-FR"/>
            </w:rPr>
          </w:pPr>
          <w:ins w:id="4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Cage &amp; co</w:t>
            </w:r>
            <w:r>
              <w:rPr>
                <w:noProof/>
                <w:webHidden/>
              </w:rPr>
              <w:tab/>
            </w:r>
            <w:r>
              <w:rPr>
                <w:noProof/>
                <w:webHidden/>
              </w:rPr>
              <w:fldChar w:fldCharType="begin"/>
            </w:r>
            <w:r>
              <w:rPr>
                <w:noProof/>
                <w:webHidden/>
              </w:rPr>
              <w:instrText xml:space="preserve"> PAGEREF _Toc42259061 \h </w:instrText>
            </w:r>
            <w:r>
              <w:rPr>
                <w:noProof/>
                <w:webHidden/>
              </w:rPr>
            </w:r>
          </w:ins>
          <w:r>
            <w:rPr>
              <w:noProof/>
              <w:webHidden/>
            </w:rPr>
            <w:fldChar w:fldCharType="separate"/>
          </w:r>
          <w:ins w:id="49"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0" w:author="Arthur Parmentier" w:date="2020-06-05T14:15:00Z"/>
              <w:rFonts w:eastAsiaTheme="minorEastAsia" w:cstheme="minorBidi"/>
              <w:noProof/>
              <w:sz w:val="22"/>
              <w:szCs w:val="22"/>
              <w:lang w:val="fr-FR"/>
            </w:rPr>
          </w:pPr>
          <w:ins w:id="5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Algorithmic music</w:t>
            </w:r>
            <w:r>
              <w:rPr>
                <w:noProof/>
                <w:webHidden/>
              </w:rPr>
              <w:tab/>
            </w:r>
            <w:r>
              <w:rPr>
                <w:noProof/>
                <w:webHidden/>
              </w:rPr>
              <w:fldChar w:fldCharType="begin"/>
            </w:r>
            <w:r>
              <w:rPr>
                <w:noProof/>
                <w:webHidden/>
              </w:rPr>
              <w:instrText xml:space="preserve"> PAGEREF _Toc42259062 \h </w:instrText>
            </w:r>
            <w:r>
              <w:rPr>
                <w:noProof/>
                <w:webHidden/>
              </w:rPr>
            </w:r>
          </w:ins>
          <w:r>
            <w:rPr>
              <w:noProof/>
              <w:webHidden/>
            </w:rPr>
            <w:fldChar w:fldCharType="separate"/>
          </w:r>
          <w:ins w:id="52"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53" w:author="Arthur Parmentier" w:date="2020-06-05T14:15:00Z"/>
              <w:rFonts w:eastAsiaTheme="minorEastAsia" w:cstheme="minorBidi"/>
              <w:b w:val="0"/>
              <w:bCs w:val="0"/>
              <w:noProof/>
              <w:lang w:val="fr-FR"/>
            </w:rPr>
          </w:pPr>
          <w:ins w:id="5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Linguistics</w:t>
            </w:r>
            <w:r>
              <w:rPr>
                <w:noProof/>
                <w:webHidden/>
              </w:rPr>
              <w:tab/>
            </w:r>
            <w:r>
              <w:rPr>
                <w:noProof/>
                <w:webHidden/>
              </w:rPr>
              <w:fldChar w:fldCharType="begin"/>
            </w:r>
            <w:r>
              <w:rPr>
                <w:noProof/>
                <w:webHidden/>
              </w:rPr>
              <w:instrText xml:space="preserve"> PAGEREF _Toc42259063 \h </w:instrText>
            </w:r>
            <w:r>
              <w:rPr>
                <w:noProof/>
                <w:webHidden/>
              </w:rPr>
            </w:r>
          </w:ins>
          <w:r>
            <w:rPr>
              <w:noProof/>
              <w:webHidden/>
            </w:rPr>
            <w:fldChar w:fldCharType="separate"/>
          </w:r>
          <w:ins w:id="55"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right" w:leader="dot" w:pos="9736"/>
            </w:tabs>
            <w:rPr>
              <w:ins w:id="56" w:author="Arthur Parmentier" w:date="2020-06-05T14:15:00Z"/>
              <w:rFonts w:eastAsiaTheme="minorEastAsia" w:cstheme="minorBidi"/>
              <w:noProof/>
              <w:sz w:val="22"/>
              <w:szCs w:val="22"/>
              <w:lang w:val="fr-FR"/>
            </w:rPr>
          </w:pPr>
          <w:ins w:id="5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_Toc42259064 \h </w:instrText>
            </w:r>
            <w:r>
              <w:rPr>
                <w:noProof/>
                <w:webHidden/>
              </w:rPr>
            </w:r>
          </w:ins>
          <w:r>
            <w:rPr>
              <w:noProof/>
              <w:webHidden/>
            </w:rPr>
            <w:fldChar w:fldCharType="separate"/>
          </w:r>
          <w:ins w:id="5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9" w:author="Arthur Parmentier" w:date="2020-06-05T14:15:00Z"/>
              <w:rFonts w:eastAsiaTheme="minorEastAsia" w:cstheme="minorBidi"/>
              <w:noProof/>
              <w:sz w:val="22"/>
              <w:szCs w:val="22"/>
              <w:lang w:val="fr-FR"/>
            </w:rPr>
          </w:pPr>
          <w:ins w:id="6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Regular languages</w:t>
            </w:r>
            <w:r>
              <w:rPr>
                <w:noProof/>
                <w:webHidden/>
              </w:rPr>
              <w:tab/>
            </w:r>
            <w:r>
              <w:rPr>
                <w:noProof/>
                <w:webHidden/>
              </w:rPr>
              <w:fldChar w:fldCharType="begin"/>
            </w:r>
            <w:r>
              <w:rPr>
                <w:noProof/>
                <w:webHidden/>
              </w:rPr>
              <w:instrText xml:space="preserve"> PAGEREF _Toc42259065 \h </w:instrText>
            </w:r>
            <w:r>
              <w:rPr>
                <w:noProof/>
                <w:webHidden/>
              </w:rPr>
            </w:r>
          </w:ins>
          <w:r>
            <w:rPr>
              <w:noProof/>
              <w:webHidden/>
            </w:rPr>
            <w:fldChar w:fldCharType="separate"/>
          </w:r>
          <w:ins w:id="61"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62" w:author="Arthur Parmentier" w:date="2020-06-05T14:15:00Z"/>
              <w:rFonts w:eastAsiaTheme="minorEastAsia" w:cstheme="minorBidi"/>
              <w:noProof/>
              <w:sz w:val="22"/>
              <w:szCs w:val="22"/>
              <w:lang w:val="fr-FR"/>
            </w:rPr>
          </w:pPr>
          <w:ins w:id="6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 link with generative music?</w:t>
            </w:r>
            <w:r>
              <w:rPr>
                <w:noProof/>
                <w:webHidden/>
              </w:rPr>
              <w:tab/>
            </w:r>
            <w:r>
              <w:rPr>
                <w:noProof/>
                <w:webHidden/>
              </w:rPr>
              <w:fldChar w:fldCharType="begin"/>
            </w:r>
            <w:r>
              <w:rPr>
                <w:noProof/>
                <w:webHidden/>
              </w:rPr>
              <w:instrText xml:space="preserve"> PAGEREF _Toc42259066 \h </w:instrText>
            </w:r>
            <w:r>
              <w:rPr>
                <w:noProof/>
                <w:webHidden/>
              </w:rPr>
            </w:r>
          </w:ins>
          <w:r>
            <w:rPr>
              <w:noProof/>
              <w:webHidden/>
            </w:rPr>
            <w:fldChar w:fldCharType="separate"/>
          </w:r>
          <w:ins w:id="64"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1"/>
            <w:tabs>
              <w:tab w:val="left" w:pos="440"/>
              <w:tab w:val="right" w:leader="dot" w:pos="9736"/>
            </w:tabs>
            <w:rPr>
              <w:ins w:id="65" w:author="Arthur Parmentier" w:date="2020-06-05T14:15:00Z"/>
              <w:rFonts w:eastAsiaTheme="minorEastAsia" w:cstheme="minorBidi"/>
              <w:b w:val="0"/>
              <w:bCs w:val="0"/>
              <w:i w:val="0"/>
              <w:iCs w:val="0"/>
              <w:noProof/>
              <w:sz w:val="22"/>
              <w:szCs w:val="22"/>
              <w:lang w:val="fr-FR"/>
            </w:rPr>
          </w:pPr>
          <w:ins w:id="6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w:t>
            </w:r>
            <w:r>
              <w:rPr>
                <w:rFonts w:eastAsiaTheme="minorEastAsia" w:cstheme="minorBidi"/>
                <w:b w:val="0"/>
                <w:bCs w:val="0"/>
                <w:i w:val="0"/>
                <w:iCs w:val="0"/>
                <w:noProof/>
                <w:sz w:val="22"/>
                <w:szCs w:val="22"/>
                <w:lang w:val="fr-FR"/>
              </w:rPr>
              <w:tab/>
            </w:r>
            <w:r w:rsidRPr="00337EBD">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_Toc42259067 \h </w:instrText>
            </w:r>
            <w:r>
              <w:rPr>
                <w:noProof/>
                <w:webHidden/>
              </w:rPr>
            </w:r>
          </w:ins>
          <w:r>
            <w:rPr>
              <w:noProof/>
              <w:webHidden/>
            </w:rPr>
            <w:fldChar w:fldCharType="separate"/>
          </w:r>
          <w:ins w:id="67"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68" w:author="Arthur Parmentier" w:date="2020-06-05T14:15:00Z"/>
              <w:rFonts w:eastAsiaTheme="minorEastAsia" w:cstheme="minorBidi"/>
              <w:b w:val="0"/>
              <w:bCs w:val="0"/>
              <w:noProof/>
              <w:lang w:val="fr-FR"/>
            </w:rPr>
          </w:pPr>
          <w:ins w:id="6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Preliminary remarks</w:t>
            </w:r>
            <w:r>
              <w:rPr>
                <w:noProof/>
                <w:webHidden/>
              </w:rPr>
              <w:tab/>
            </w:r>
            <w:r>
              <w:rPr>
                <w:noProof/>
                <w:webHidden/>
              </w:rPr>
              <w:fldChar w:fldCharType="begin"/>
            </w:r>
            <w:r>
              <w:rPr>
                <w:noProof/>
                <w:webHidden/>
              </w:rPr>
              <w:instrText xml:space="preserve"> PAGEREF _Toc42259068 \h </w:instrText>
            </w:r>
            <w:r>
              <w:rPr>
                <w:noProof/>
                <w:webHidden/>
              </w:rPr>
            </w:r>
          </w:ins>
          <w:r>
            <w:rPr>
              <w:noProof/>
              <w:webHidden/>
            </w:rPr>
            <w:fldChar w:fldCharType="separate"/>
          </w:r>
          <w:ins w:id="70"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1" w:author="Arthur Parmentier" w:date="2020-06-05T14:15:00Z"/>
              <w:rFonts w:eastAsiaTheme="minorEastAsia" w:cstheme="minorBidi"/>
              <w:noProof/>
              <w:sz w:val="22"/>
              <w:szCs w:val="22"/>
              <w:lang w:val="fr-FR"/>
            </w:rPr>
          </w:pPr>
          <w:ins w:id="7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Context and scope of my personal observations</w:t>
            </w:r>
            <w:r>
              <w:rPr>
                <w:noProof/>
                <w:webHidden/>
              </w:rPr>
              <w:tab/>
            </w:r>
            <w:r>
              <w:rPr>
                <w:noProof/>
                <w:webHidden/>
              </w:rPr>
              <w:fldChar w:fldCharType="begin"/>
            </w:r>
            <w:r>
              <w:rPr>
                <w:noProof/>
                <w:webHidden/>
              </w:rPr>
              <w:instrText xml:space="preserve"> PAGEREF _Toc42259069 \h </w:instrText>
            </w:r>
            <w:r>
              <w:rPr>
                <w:noProof/>
                <w:webHidden/>
              </w:rPr>
            </w:r>
          </w:ins>
          <w:r>
            <w:rPr>
              <w:noProof/>
              <w:webHidden/>
            </w:rPr>
            <w:fldChar w:fldCharType="separate"/>
          </w:r>
          <w:ins w:id="73"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4" w:author="Arthur Parmentier" w:date="2020-06-05T14:15:00Z"/>
              <w:rFonts w:eastAsiaTheme="minorEastAsia" w:cstheme="minorBidi"/>
              <w:noProof/>
              <w:sz w:val="22"/>
              <w:szCs w:val="22"/>
              <w:lang w:val="fr-FR"/>
            </w:rPr>
          </w:pPr>
          <w:ins w:id="7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_Toc42259070 \h </w:instrText>
            </w:r>
            <w:r>
              <w:rPr>
                <w:noProof/>
                <w:webHidden/>
              </w:rPr>
            </w:r>
          </w:ins>
          <w:r>
            <w:rPr>
              <w:noProof/>
              <w:webHidden/>
            </w:rPr>
            <w:fldChar w:fldCharType="separate"/>
          </w:r>
          <w:ins w:id="76"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77" w:author="Arthur Parmentier" w:date="2020-06-05T14:15:00Z"/>
              <w:rFonts w:eastAsiaTheme="minorEastAsia" w:cstheme="minorBidi"/>
              <w:b w:val="0"/>
              <w:bCs w:val="0"/>
              <w:noProof/>
              <w:lang w:val="fr-FR"/>
            </w:rPr>
          </w:pPr>
          <w:ins w:id="7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_Toc42259071 \h </w:instrText>
            </w:r>
            <w:r>
              <w:rPr>
                <w:noProof/>
                <w:webHidden/>
              </w:rPr>
            </w:r>
          </w:ins>
          <w:r>
            <w:rPr>
              <w:noProof/>
              <w:webHidden/>
            </w:rPr>
            <w:fldChar w:fldCharType="separate"/>
          </w:r>
          <w:ins w:id="79"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0" w:author="Arthur Parmentier" w:date="2020-06-05T14:15:00Z"/>
              <w:rFonts w:eastAsiaTheme="minorEastAsia" w:cstheme="minorBidi"/>
              <w:noProof/>
              <w:sz w:val="22"/>
              <w:szCs w:val="22"/>
              <w:lang w:val="fr-FR"/>
            </w:rPr>
          </w:pPr>
          <w:ins w:id="8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Input space</w:t>
            </w:r>
            <w:r>
              <w:rPr>
                <w:noProof/>
                <w:webHidden/>
              </w:rPr>
              <w:tab/>
            </w:r>
            <w:r>
              <w:rPr>
                <w:noProof/>
                <w:webHidden/>
              </w:rPr>
              <w:fldChar w:fldCharType="begin"/>
            </w:r>
            <w:r>
              <w:rPr>
                <w:noProof/>
                <w:webHidden/>
              </w:rPr>
              <w:instrText xml:space="preserve"> PAGEREF _Toc42259072 \h </w:instrText>
            </w:r>
            <w:r>
              <w:rPr>
                <w:noProof/>
                <w:webHidden/>
              </w:rPr>
            </w:r>
          </w:ins>
          <w:r>
            <w:rPr>
              <w:noProof/>
              <w:webHidden/>
            </w:rPr>
            <w:fldChar w:fldCharType="separate"/>
          </w:r>
          <w:ins w:id="82"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3" w:author="Arthur Parmentier" w:date="2020-06-05T14:15:00Z"/>
              <w:rFonts w:eastAsiaTheme="minorEastAsia" w:cstheme="minorBidi"/>
              <w:noProof/>
              <w:sz w:val="22"/>
              <w:szCs w:val="22"/>
              <w:lang w:val="fr-FR"/>
            </w:rPr>
          </w:pPr>
          <w:ins w:id="8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Transformations and output spaces</w:t>
            </w:r>
            <w:r>
              <w:rPr>
                <w:noProof/>
                <w:webHidden/>
              </w:rPr>
              <w:tab/>
            </w:r>
            <w:r>
              <w:rPr>
                <w:noProof/>
                <w:webHidden/>
              </w:rPr>
              <w:fldChar w:fldCharType="begin"/>
            </w:r>
            <w:r>
              <w:rPr>
                <w:noProof/>
                <w:webHidden/>
              </w:rPr>
              <w:instrText xml:space="preserve"> PAGEREF _Toc42259073 \h </w:instrText>
            </w:r>
            <w:r>
              <w:rPr>
                <w:noProof/>
                <w:webHidden/>
              </w:rPr>
            </w:r>
          </w:ins>
          <w:r>
            <w:rPr>
              <w:noProof/>
              <w:webHidden/>
            </w:rPr>
            <w:fldChar w:fldCharType="separate"/>
          </w:r>
          <w:ins w:id="85"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6" w:author="Arthur Parmentier" w:date="2020-06-05T14:15:00Z"/>
              <w:rFonts w:eastAsiaTheme="minorEastAsia" w:cstheme="minorBidi"/>
              <w:b w:val="0"/>
              <w:bCs w:val="0"/>
              <w:noProof/>
              <w:lang w:val="fr-FR"/>
            </w:rPr>
          </w:pPr>
          <w:ins w:id="8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Mechanism 2:</w:t>
            </w:r>
            <w:r>
              <w:rPr>
                <w:noProof/>
                <w:webHidden/>
              </w:rPr>
              <w:tab/>
            </w:r>
            <w:r>
              <w:rPr>
                <w:noProof/>
                <w:webHidden/>
              </w:rPr>
              <w:fldChar w:fldCharType="begin"/>
            </w:r>
            <w:r>
              <w:rPr>
                <w:noProof/>
                <w:webHidden/>
              </w:rPr>
              <w:instrText xml:space="preserve"> PAGEREF _Toc42259074 \h </w:instrText>
            </w:r>
            <w:r>
              <w:rPr>
                <w:noProof/>
                <w:webHidden/>
              </w:rPr>
            </w:r>
          </w:ins>
          <w:r>
            <w:rPr>
              <w:noProof/>
              <w:webHidden/>
            </w:rPr>
            <w:fldChar w:fldCharType="separate"/>
          </w:r>
          <w:ins w:id="88"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9" w:author="Arthur Parmentier" w:date="2020-06-05T14:15:00Z"/>
              <w:rFonts w:eastAsiaTheme="minorEastAsia" w:cstheme="minorBidi"/>
              <w:b w:val="0"/>
              <w:bCs w:val="0"/>
              <w:noProof/>
              <w:lang w:val="fr-FR"/>
            </w:rPr>
          </w:pPr>
          <w:ins w:id="9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_Toc42259075 \h </w:instrText>
            </w:r>
            <w:r>
              <w:rPr>
                <w:noProof/>
                <w:webHidden/>
              </w:rPr>
            </w:r>
          </w:ins>
          <w:r>
            <w:rPr>
              <w:noProof/>
              <w:webHidden/>
            </w:rPr>
            <w:fldChar w:fldCharType="separate"/>
          </w:r>
          <w:ins w:id="91"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2" w:author="Arthur Parmentier" w:date="2020-06-05T14:15:00Z"/>
              <w:rFonts w:eastAsiaTheme="minorEastAsia" w:cstheme="minorBidi"/>
              <w:noProof/>
              <w:sz w:val="22"/>
              <w:szCs w:val="22"/>
              <w:lang w:val="fr-FR"/>
            </w:rPr>
          </w:pPr>
          <w:ins w:id="9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w:t>
            </w:r>
            <w:r>
              <w:rPr>
                <w:noProof/>
                <w:webHidden/>
              </w:rPr>
              <w:tab/>
            </w:r>
            <w:r>
              <w:rPr>
                <w:noProof/>
                <w:webHidden/>
              </w:rPr>
              <w:fldChar w:fldCharType="begin"/>
            </w:r>
            <w:r>
              <w:rPr>
                <w:noProof/>
                <w:webHidden/>
              </w:rPr>
              <w:instrText xml:space="preserve"> PAGEREF _Toc42259076 \h </w:instrText>
            </w:r>
            <w:r>
              <w:rPr>
                <w:noProof/>
                <w:webHidden/>
              </w:rPr>
            </w:r>
          </w:ins>
          <w:r>
            <w:rPr>
              <w:noProof/>
              <w:webHidden/>
            </w:rPr>
            <w:fldChar w:fldCharType="separate"/>
          </w:r>
          <w:ins w:id="94"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5" w:author="Arthur Parmentier" w:date="2020-06-05T14:15:00Z"/>
              <w:rFonts w:eastAsiaTheme="minorEastAsia" w:cstheme="minorBidi"/>
              <w:noProof/>
              <w:sz w:val="22"/>
              <w:szCs w:val="22"/>
              <w:lang w:val="fr-FR"/>
            </w:rPr>
          </w:pPr>
          <w:ins w:id="9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_Toc42259077 \h </w:instrText>
            </w:r>
            <w:r>
              <w:rPr>
                <w:noProof/>
                <w:webHidden/>
              </w:rPr>
            </w:r>
          </w:ins>
          <w:r>
            <w:rPr>
              <w:noProof/>
              <w:webHidden/>
            </w:rPr>
            <w:fldChar w:fldCharType="separate"/>
          </w:r>
          <w:ins w:id="97"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8" w:author="Arthur Parmentier" w:date="2020-06-05T14:15:00Z"/>
              <w:rFonts w:eastAsiaTheme="minorEastAsia" w:cstheme="minorBidi"/>
              <w:noProof/>
              <w:sz w:val="22"/>
              <w:szCs w:val="22"/>
              <w:lang w:val="fr-FR"/>
            </w:rPr>
          </w:pPr>
          <w:ins w:id="99" w:author="Arthur Parmentier" w:date="2020-06-05T14:15:00Z">
            <w:r w:rsidRPr="00337EBD">
              <w:rPr>
                <w:rStyle w:val="Lienhypertexte"/>
                <w:noProof/>
              </w:rPr>
              <w:lastRenderedPageBreak/>
              <w:fldChar w:fldCharType="begin"/>
            </w:r>
            <w:r w:rsidRPr="00337EBD">
              <w:rPr>
                <w:rStyle w:val="Lienhypertexte"/>
                <w:noProof/>
              </w:rPr>
              <w:instrText xml:space="preserve"> </w:instrText>
            </w:r>
            <w:r>
              <w:rPr>
                <w:noProof/>
              </w:rPr>
              <w:instrText>HYPERLINK \l "_Toc42259078"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_Toc42259078 \h </w:instrText>
            </w:r>
            <w:r>
              <w:rPr>
                <w:noProof/>
                <w:webHidden/>
              </w:rPr>
            </w:r>
          </w:ins>
          <w:r>
            <w:rPr>
              <w:noProof/>
              <w:webHidden/>
            </w:rPr>
            <w:fldChar w:fldCharType="separate"/>
          </w:r>
          <w:ins w:id="100"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1" w:author="Arthur Parmentier" w:date="2020-06-05T14:15:00Z"/>
              <w:rFonts w:eastAsiaTheme="minorEastAsia" w:cstheme="minorBidi"/>
              <w:noProof/>
              <w:sz w:val="22"/>
              <w:szCs w:val="22"/>
              <w:lang w:val="fr-FR"/>
            </w:rPr>
          </w:pPr>
          <w:ins w:id="10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_Toc42259079 \h </w:instrText>
            </w:r>
            <w:r>
              <w:rPr>
                <w:noProof/>
                <w:webHidden/>
              </w:rPr>
            </w:r>
          </w:ins>
          <w:r>
            <w:rPr>
              <w:noProof/>
              <w:webHidden/>
            </w:rPr>
            <w:fldChar w:fldCharType="separate"/>
          </w:r>
          <w:ins w:id="103"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4" w:author="Arthur Parmentier" w:date="2020-06-05T14:15:00Z"/>
              <w:rFonts w:eastAsiaTheme="minorEastAsia" w:cstheme="minorBidi"/>
              <w:noProof/>
              <w:sz w:val="22"/>
              <w:szCs w:val="22"/>
              <w:lang w:val="fr-FR"/>
            </w:rPr>
          </w:pPr>
          <w:ins w:id="10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_Toc42259080 \h </w:instrText>
            </w:r>
            <w:r>
              <w:rPr>
                <w:noProof/>
                <w:webHidden/>
              </w:rPr>
            </w:r>
          </w:ins>
          <w:r>
            <w:rPr>
              <w:noProof/>
              <w:webHidden/>
            </w:rPr>
            <w:fldChar w:fldCharType="separate"/>
          </w:r>
          <w:ins w:id="106" w:author="Arthur Parmentier" w:date="2020-06-05T14:15:00Z">
            <w:r>
              <w:rPr>
                <w:noProof/>
                <w:webHidden/>
              </w:rPr>
              <w:t>11</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07" w:author="Arthur Parmentier" w:date="2020-06-05T14:15:00Z"/>
              <w:rFonts w:eastAsiaTheme="minorEastAsia" w:cstheme="minorBidi"/>
              <w:b w:val="0"/>
              <w:bCs w:val="0"/>
              <w:noProof/>
              <w:lang w:val="fr-FR"/>
            </w:rPr>
          </w:pPr>
          <w:ins w:id="10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Personal observations during SP practice</w:t>
            </w:r>
            <w:r>
              <w:rPr>
                <w:noProof/>
                <w:webHidden/>
              </w:rPr>
              <w:tab/>
            </w:r>
            <w:r>
              <w:rPr>
                <w:noProof/>
                <w:webHidden/>
              </w:rPr>
              <w:fldChar w:fldCharType="begin"/>
            </w:r>
            <w:r>
              <w:rPr>
                <w:noProof/>
                <w:webHidden/>
              </w:rPr>
              <w:instrText xml:space="preserve"> PAGEREF _Toc42259081 \h </w:instrText>
            </w:r>
            <w:r>
              <w:rPr>
                <w:noProof/>
                <w:webHidden/>
              </w:rPr>
            </w:r>
          </w:ins>
          <w:r>
            <w:rPr>
              <w:noProof/>
              <w:webHidden/>
            </w:rPr>
            <w:fldChar w:fldCharType="separate"/>
          </w:r>
          <w:ins w:id="109" w:author="Arthur Parmentier" w:date="2020-06-05T14:15:00Z">
            <w:r>
              <w:rPr>
                <w:noProof/>
                <w:webHidden/>
              </w:rPr>
              <w:t>12</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10" w:author="Arthur Parmentier" w:date="2020-06-05T14:15:00Z"/>
              <w:rFonts w:eastAsiaTheme="minorEastAsia" w:cstheme="minorBidi"/>
              <w:b w:val="0"/>
              <w:bCs w:val="0"/>
              <w:noProof/>
              <w:lang w:val="fr-FR"/>
            </w:rPr>
          </w:pPr>
          <w:ins w:id="11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_Toc42259082 \h </w:instrText>
            </w:r>
            <w:r>
              <w:rPr>
                <w:noProof/>
                <w:webHidden/>
              </w:rPr>
            </w:r>
          </w:ins>
          <w:r>
            <w:rPr>
              <w:noProof/>
              <w:webHidden/>
            </w:rPr>
            <w:fldChar w:fldCharType="separate"/>
          </w:r>
          <w:ins w:id="112"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3" w:author="Arthur Parmentier" w:date="2020-06-05T14:15:00Z"/>
              <w:rFonts w:eastAsiaTheme="minorEastAsia" w:cstheme="minorBidi"/>
              <w:noProof/>
              <w:sz w:val="22"/>
              <w:szCs w:val="22"/>
              <w:lang w:val="fr-FR"/>
            </w:rPr>
          </w:pPr>
          <w:ins w:id="11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Identifiers</w:t>
            </w:r>
            <w:r>
              <w:rPr>
                <w:noProof/>
                <w:webHidden/>
              </w:rPr>
              <w:tab/>
            </w:r>
            <w:r>
              <w:rPr>
                <w:noProof/>
                <w:webHidden/>
              </w:rPr>
              <w:fldChar w:fldCharType="begin"/>
            </w:r>
            <w:r>
              <w:rPr>
                <w:noProof/>
                <w:webHidden/>
              </w:rPr>
              <w:instrText xml:space="preserve"> PAGEREF _Toc42259083 \h </w:instrText>
            </w:r>
            <w:r>
              <w:rPr>
                <w:noProof/>
                <w:webHidden/>
              </w:rPr>
            </w:r>
          </w:ins>
          <w:r>
            <w:rPr>
              <w:noProof/>
              <w:webHidden/>
            </w:rPr>
            <w:fldChar w:fldCharType="separate"/>
          </w:r>
          <w:ins w:id="115"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6" w:author="Arthur Parmentier" w:date="2020-06-05T14:15:00Z"/>
              <w:rFonts w:eastAsiaTheme="minorEastAsia" w:cstheme="minorBidi"/>
              <w:noProof/>
              <w:sz w:val="22"/>
              <w:szCs w:val="22"/>
              <w:lang w:val="fr-FR"/>
            </w:rPr>
          </w:pPr>
          <w:ins w:id="11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Content</w:t>
            </w:r>
            <w:r>
              <w:rPr>
                <w:noProof/>
                <w:webHidden/>
              </w:rPr>
              <w:tab/>
            </w:r>
            <w:r>
              <w:rPr>
                <w:noProof/>
                <w:webHidden/>
              </w:rPr>
              <w:fldChar w:fldCharType="begin"/>
            </w:r>
            <w:r>
              <w:rPr>
                <w:noProof/>
                <w:webHidden/>
              </w:rPr>
              <w:instrText xml:space="preserve"> PAGEREF _Toc42259084 \h </w:instrText>
            </w:r>
            <w:r>
              <w:rPr>
                <w:noProof/>
                <w:webHidden/>
              </w:rPr>
            </w:r>
          </w:ins>
          <w:r>
            <w:rPr>
              <w:noProof/>
              <w:webHidden/>
            </w:rPr>
            <w:fldChar w:fldCharType="separate"/>
          </w:r>
          <w:ins w:id="118"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9" w:author="Arthur Parmentier" w:date="2020-06-05T14:15:00Z"/>
              <w:rFonts w:eastAsiaTheme="minorEastAsia" w:cstheme="minorBidi"/>
              <w:noProof/>
              <w:sz w:val="22"/>
              <w:szCs w:val="22"/>
              <w:lang w:val="fr-FR"/>
            </w:rPr>
          </w:pPr>
          <w:ins w:id="12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Modifiers (content parameters)</w:t>
            </w:r>
            <w:r>
              <w:rPr>
                <w:noProof/>
                <w:webHidden/>
              </w:rPr>
              <w:tab/>
            </w:r>
            <w:r>
              <w:rPr>
                <w:noProof/>
                <w:webHidden/>
              </w:rPr>
              <w:fldChar w:fldCharType="begin"/>
            </w:r>
            <w:r>
              <w:rPr>
                <w:noProof/>
                <w:webHidden/>
              </w:rPr>
              <w:instrText xml:space="preserve"> PAGEREF _Toc42259085 \h </w:instrText>
            </w:r>
            <w:r>
              <w:rPr>
                <w:noProof/>
                <w:webHidden/>
              </w:rPr>
            </w:r>
          </w:ins>
          <w:r>
            <w:rPr>
              <w:noProof/>
              <w:webHidden/>
            </w:rPr>
            <w:fldChar w:fldCharType="separate"/>
          </w:r>
          <w:ins w:id="121"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22" w:author="Arthur Parmentier" w:date="2020-06-05T14:15:00Z"/>
              <w:rFonts w:eastAsiaTheme="minorEastAsia" w:cstheme="minorBidi"/>
              <w:noProof/>
              <w:sz w:val="22"/>
              <w:szCs w:val="22"/>
              <w:lang w:val="fr-FR"/>
            </w:rPr>
          </w:pPr>
          <w:ins w:id="12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Mode</w:t>
            </w:r>
            <w:r>
              <w:rPr>
                <w:noProof/>
                <w:webHidden/>
              </w:rPr>
              <w:tab/>
            </w:r>
            <w:r>
              <w:rPr>
                <w:noProof/>
                <w:webHidden/>
              </w:rPr>
              <w:fldChar w:fldCharType="begin"/>
            </w:r>
            <w:r>
              <w:rPr>
                <w:noProof/>
                <w:webHidden/>
              </w:rPr>
              <w:instrText xml:space="preserve"> PAGEREF _Toc42259086 \h </w:instrText>
            </w:r>
            <w:r>
              <w:rPr>
                <w:noProof/>
                <w:webHidden/>
              </w:rPr>
            </w:r>
          </w:ins>
          <w:r>
            <w:rPr>
              <w:noProof/>
              <w:webHidden/>
            </w:rPr>
            <w:fldChar w:fldCharType="separate"/>
          </w:r>
          <w:ins w:id="124"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5" w:author="Arthur Parmentier" w:date="2020-06-05T14:15:00Z"/>
              <w:rFonts w:eastAsiaTheme="minorEastAsia" w:cstheme="minorBidi"/>
              <w:b w:val="0"/>
              <w:bCs w:val="0"/>
              <w:i w:val="0"/>
              <w:iCs w:val="0"/>
              <w:noProof/>
              <w:sz w:val="22"/>
              <w:szCs w:val="22"/>
              <w:lang w:val="fr-FR"/>
            </w:rPr>
          </w:pPr>
          <w:ins w:id="12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i w:val="0"/>
                <w:iCs w:val="0"/>
                <w:noProof/>
                <w:sz w:val="22"/>
                <w:szCs w:val="22"/>
                <w:lang w:val="fr-FR"/>
              </w:rPr>
              <w:tab/>
            </w:r>
            <w:r w:rsidRPr="00337EBD">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_Toc42259087 \h </w:instrText>
            </w:r>
            <w:r>
              <w:rPr>
                <w:noProof/>
                <w:webHidden/>
              </w:rPr>
            </w:r>
          </w:ins>
          <w:r>
            <w:rPr>
              <w:noProof/>
              <w:webHidden/>
            </w:rPr>
            <w:fldChar w:fldCharType="separate"/>
          </w:r>
          <w:ins w:id="127"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8" w:author="Arthur Parmentier" w:date="2020-06-05T14:15:00Z"/>
              <w:rFonts w:eastAsiaTheme="minorEastAsia" w:cstheme="minorBidi"/>
              <w:b w:val="0"/>
              <w:bCs w:val="0"/>
              <w:i w:val="0"/>
              <w:iCs w:val="0"/>
              <w:noProof/>
              <w:sz w:val="22"/>
              <w:szCs w:val="22"/>
              <w:lang w:val="fr-FR"/>
            </w:rPr>
          </w:pPr>
          <w:ins w:id="12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w:t>
            </w:r>
            <w:r>
              <w:rPr>
                <w:noProof/>
                <w:webHidden/>
              </w:rPr>
              <w:tab/>
            </w:r>
            <w:r>
              <w:rPr>
                <w:noProof/>
                <w:webHidden/>
              </w:rPr>
              <w:fldChar w:fldCharType="begin"/>
            </w:r>
            <w:r>
              <w:rPr>
                <w:noProof/>
                <w:webHidden/>
              </w:rPr>
              <w:instrText xml:space="preserve"> PAGEREF _Toc42259088 \h </w:instrText>
            </w:r>
            <w:r>
              <w:rPr>
                <w:noProof/>
                <w:webHidden/>
              </w:rPr>
            </w:r>
          </w:ins>
          <w:r>
            <w:rPr>
              <w:noProof/>
              <w:webHidden/>
            </w:rPr>
            <w:fldChar w:fldCharType="separate"/>
          </w:r>
          <w:ins w:id="130"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31" w:author="Arthur Parmentier" w:date="2020-06-05T14:15:00Z"/>
              <w:rFonts w:eastAsiaTheme="minorEastAsia" w:cstheme="minorBidi"/>
              <w:b w:val="0"/>
              <w:bCs w:val="0"/>
              <w:i w:val="0"/>
              <w:iCs w:val="0"/>
              <w:noProof/>
              <w:sz w:val="22"/>
              <w:szCs w:val="22"/>
              <w:lang w:val="fr-FR"/>
            </w:rPr>
          </w:pPr>
          <w:ins w:id="13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VII.</w:t>
            </w:r>
            <w:r>
              <w:rPr>
                <w:rFonts w:eastAsiaTheme="minorEastAsia" w:cstheme="minorBidi"/>
                <w:b w:val="0"/>
                <w:bCs w:val="0"/>
                <w:i w:val="0"/>
                <w:iCs w:val="0"/>
                <w:noProof/>
                <w:sz w:val="22"/>
                <w:szCs w:val="22"/>
                <w:lang w:val="fr-FR"/>
              </w:rPr>
              <w:tab/>
            </w:r>
            <w:r w:rsidRPr="00337EBD">
              <w:rPr>
                <w:rStyle w:val="Lienhypertexte"/>
                <w:noProof/>
              </w:rPr>
              <w:t>Soundpainting recognition with Max/MSP</w:t>
            </w:r>
            <w:r>
              <w:rPr>
                <w:noProof/>
                <w:webHidden/>
              </w:rPr>
              <w:tab/>
            </w:r>
            <w:r>
              <w:rPr>
                <w:noProof/>
                <w:webHidden/>
              </w:rPr>
              <w:fldChar w:fldCharType="begin"/>
            </w:r>
            <w:r>
              <w:rPr>
                <w:noProof/>
                <w:webHidden/>
              </w:rPr>
              <w:instrText xml:space="preserve"> PAGEREF _Toc42259090 \h </w:instrText>
            </w:r>
            <w:r>
              <w:rPr>
                <w:noProof/>
                <w:webHidden/>
              </w:rPr>
            </w:r>
          </w:ins>
          <w:r>
            <w:rPr>
              <w:noProof/>
              <w:webHidden/>
            </w:rPr>
            <w:fldChar w:fldCharType="separate"/>
          </w:r>
          <w:ins w:id="133"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34" w:author="Arthur Parmentier" w:date="2020-06-05T14:15:00Z"/>
              <w:rFonts w:eastAsiaTheme="minorEastAsia" w:cstheme="minorBidi"/>
              <w:b w:val="0"/>
              <w:bCs w:val="0"/>
              <w:noProof/>
              <w:lang w:val="fr-FR"/>
            </w:rPr>
          </w:pPr>
          <w:ins w:id="13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_Toc42259091 \h </w:instrText>
            </w:r>
            <w:r>
              <w:rPr>
                <w:noProof/>
                <w:webHidden/>
              </w:rPr>
            </w:r>
          </w:ins>
          <w:r>
            <w:rPr>
              <w:noProof/>
              <w:webHidden/>
            </w:rPr>
            <w:fldChar w:fldCharType="separate"/>
          </w:r>
          <w:ins w:id="136"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37" w:author="Arthur Parmentier" w:date="2020-06-05T14:15:00Z"/>
              <w:rFonts w:eastAsiaTheme="minorEastAsia" w:cstheme="minorBidi"/>
              <w:noProof/>
              <w:sz w:val="22"/>
              <w:szCs w:val="22"/>
              <w:lang w:val="fr-FR"/>
            </w:rPr>
          </w:pPr>
          <w:ins w:id="13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Motivations</w:t>
            </w:r>
            <w:r>
              <w:rPr>
                <w:noProof/>
                <w:webHidden/>
              </w:rPr>
              <w:tab/>
            </w:r>
            <w:r>
              <w:rPr>
                <w:noProof/>
                <w:webHidden/>
              </w:rPr>
              <w:fldChar w:fldCharType="begin"/>
            </w:r>
            <w:r>
              <w:rPr>
                <w:noProof/>
                <w:webHidden/>
              </w:rPr>
              <w:instrText xml:space="preserve"> PAGEREF _Toc42259092 \h </w:instrText>
            </w:r>
            <w:r>
              <w:rPr>
                <w:noProof/>
                <w:webHidden/>
              </w:rPr>
            </w:r>
          </w:ins>
          <w:r>
            <w:rPr>
              <w:noProof/>
              <w:webHidden/>
            </w:rPr>
            <w:fldChar w:fldCharType="separate"/>
          </w:r>
          <w:ins w:id="139"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0" w:author="Arthur Parmentier" w:date="2020-06-05T14:15:00Z"/>
              <w:rFonts w:eastAsiaTheme="minorEastAsia" w:cstheme="minorBidi"/>
              <w:noProof/>
              <w:sz w:val="22"/>
              <w:szCs w:val="22"/>
              <w:lang w:val="fr-FR"/>
            </w:rPr>
          </w:pPr>
          <w:ins w:id="14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Goals</w:t>
            </w:r>
            <w:r>
              <w:rPr>
                <w:noProof/>
                <w:webHidden/>
              </w:rPr>
              <w:tab/>
            </w:r>
            <w:r>
              <w:rPr>
                <w:noProof/>
                <w:webHidden/>
              </w:rPr>
              <w:fldChar w:fldCharType="begin"/>
            </w:r>
            <w:r>
              <w:rPr>
                <w:noProof/>
                <w:webHidden/>
              </w:rPr>
              <w:instrText xml:space="preserve"> PAGEREF _Toc42259093 \h </w:instrText>
            </w:r>
            <w:r>
              <w:rPr>
                <w:noProof/>
                <w:webHidden/>
              </w:rPr>
            </w:r>
          </w:ins>
          <w:r>
            <w:rPr>
              <w:noProof/>
              <w:webHidden/>
            </w:rPr>
            <w:fldChar w:fldCharType="separate"/>
          </w:r>
          <w:ins w:id="142" w:author="Arthur Parmentier" w:date="2020-06-05T14:15:00Z">
            <w:r>
              <w:rPr>
                <w:noProof/>
                <w:webHidden/>
              </w:rPr>
              <w:t>16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3" w:author="Arthur Parmentier" w:date="2020-06-05T14:15:00Z"/>
              <w:rFonts w:eastAsiaTheme="minorEastAsia" w:cstheme="minorBidi"/>
              <w:b w:val="0"/>
              <w:bCs w:val="0"/>
              <w:noProof/>
              <w:lang w:val="fr-FR"/>
            </w:rPr>
          </w:pPr>
          <w:ins w:id="14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"_Toc42259094"</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The big picture</w:t>
            </w:r>
            <w:r>
              <w:rPr>
                <w:noProof/>
                <w:webHidden/>
              </w:rPr>
              <w:tab/>
            </w:r>
            <w:r>
              <w:rPr>
                <w:noProof/>
                <w:webHidden/>
              </w:rPr>
              <w:fldChar w:fldCharType="begin"/>
            </w:r>
            <w:r>
              <w:rPr>
                <w:noProof/>
                <w:webHidden/>
              </w:rPr>
              <w:instrText xml:space="preserve"> PAGEREF _Toc42259094 \h </w:instrText>
            </w:r>
            <w:r>
              <w:rPr>
                <w:noProof/>
                <w:webHidden/>
              </w:rPr>
            </w:r>
          </w:ins>
          <w:r>
            <w:rPr>
              <w:noProof/>
              <w:webHidden/>
            </w:rPr>
            <w:fldChar w:fldCharType="separate"/>
          </w:r>
          <w:ins w:id="145"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6" w:author="Arthur Parmentier" w:date="2020-06-05T14:15:00Z"/>
              <w:rFonts w:eastAsiaTheme="minorEastAsia" w:cstheme="minorBidi"/>
              <w:noProof/>
              <w:sz w:val="22"/>
              <w:szCs w:val="22"/>
              <w:lang w:val="fr-FR"/>
            </w:rPr>
          </w:pPr>
          <w:ins w:id="14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General overview of the system</w:t>
            </w:r>
            <w:r>
              <w:rPr>
                <w:noProof/>
                <w:webHidden/>
              </w:rPr>
              <w:tab/>
            </w:r>
            <w:r>
              <w:rPr>
                <w:noProof/>
                <w:webHidden/>
              </w:rPr>
              <w:fldChar w:fldCharType="begin"/>
            </w:r>
            <w:r>
              <w:rPr>
                <w:noProof/>
                <w:webHidden/>
              </w:rPr>
              <w:instrText xml:space="preserve"> PAGEREF _Toc42259095 \h </w:instrText>
            </w:r>
            <w:r>
              <w:rPr>
                <w:noProof/>
                <w:webHidden/>
              </w:rPr>
            </w:r>
          </w:ins>
          <w:r>
            <w:rPr>
              <w:noProof/>
              <w:webHidden/>
            </w:rPr>
            <w:fldChar w:fldCharType="separate"/>
          </w:r>
          <w:ins w:id="148"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9" w:author="Arthur Parmentier" w:date="2020-06-05T14:15:00Z"/>
              <w:rFonts w:eastAsiaTheme="minorEastAsia" w:cstheme="minorBidi"/>
              <w:noProof/>
              <w:sz w:val="22"/>
              <w:szCs w:val="22"/>
              <w:lang w:val="fr-FR"/>
            </w:rPr>
          </w:pPr>
          <w:ins w:id="15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The choice of Max/MSP</w:t>
            </w:r>
            <w:r>
              <w:rPr>
                <w:noProof/>
                <w:webHidden/>
              </w:rPr>
              <w:tab/>
            </w:r>
            <w:r>
              <w:rPr>
                <w:noProof/>
                <w:webHidden/>
              </w:rPr>
              <w:fldChar w:fldCharType="begin"/>
            </w:r>
            <w:r>
              <w:rPr>
                <w:noProof/>
                <w:webHidden/>
              </w:rPr>
              <w:instrText xml:space="preserve"> PAGEREF _Toc42259096 \h </w:instrText>
            </w:r>
            <w:r>
              <w:rPr>
                <w:noProof/>
                <w:webHidden/>
              </w:rPr>
            </w:r>
          </w:ins>
          <w:r>
            <w:rPr>
              <w:noProof/>
              <w:webHidden/>
            </w:rPr>
            <w:fldChar w:fldCharType="separate"/>
          </w:r>
          <w:ins w:id="151"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52" w:author="Arthur Parmentier" w:date="2020-06-05T14:15:00Z"/>
              <w:rFonts w:eastAsiaTheme="minorEastAsia" w:cstheme="minorBidi"/>
              <w:b w:val="0"/>
              <w:bCs w:val="0"/>
              <w:noProof/>
              <w:lang w:val="fr-FR"/>
            </w:rPr>
          </w:pPr>
          <w:ins w:id="15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Description of each layer</w:t>
            </w:r>
            <w:r>
              <w:rPr>
                <w:noProof/>
                <w:webHidden/>
              </w:rPr>
              <w:tab/>
            </w:r>
            <w:r>
              <w:rPr>
                <w:noProof/>
                <w:webHidden/>
              </w:rPr>
              <w:fldChar w:fldCharType="begin"/>
            </w:r>
            <w:r>
              <w:rPr>
                <w:noProof/>
                <w:webHidden/>
              </w:rPr>
              <w:instrText xml:space="preserve"> PAGEREF _Toc42259097 \h </w:instrText>
            </w:r>
            <w:r>
              <w:rPr>
                <w:noProof/>
                <w:webHidden/>
              </w:rPr>
            </w:r>
          </w:ins>
          <w:r>
            <w:rPr>
              <w:noProof/>
              <w:webHidden/>
            </w:rPr>
            <w:fldChar w:fldCharType="separate"/>
          </w:r>
          <w:ins w:id="154"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right" w:leader="dot" w:pos="9736"/>
            </w:tabs>
            <w:rPr>
              <w:ins w:id="155" w:author="Arthur Parmentier" w:date="2020-06-05T14:15:00Z"/>
              <w:rFonts w:eastAsiaTheme="minorEastAsia" w:cstheme="minorBidi"/>
              <w:b w:val="0"/>
              <w:bCs w:val="0"/>
              <w:noProof/>
              <w:lang w:val="fr-FR"/>
            </w:rPr>
          </w:pPr>
          <w:ins w:id="15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C.</w:t>
            </w:r>
            <w:r>
              <w:rPr>
                <w:noProof/>
                <w:webHidden/>
              </w:rPr>
              <w:tab/>
            </w:r>
            <w:r>
              <w:rPr>
                <w:noProof/>
                <w:webHidden/>
              </w:rPr>
              <w:fldChar w:fldCharType="begin"/>
            </w:r>
            <w:r>
              <w:rPr>
                <w:noProof/>
                <w:webHidden/>
              </w:rPr>
              <w:instrText xml:space="preserve"> PAGEREF _Toc42259098 \h </w:instrText>
            </w:r>
            <w:r>
              <w:rPr>
                <w:noProof/>
                <w:webHidden/>
              </w:rPr>
            </w:r>
          </w:ins>
          <w:r>
            <w:rPr>
              <w:noProof/>
              <w:webHidden/>
            </w:rPr>
            <w:fldChar w:fldCharType="separate"/>
          </w:r>
          <w:ins w:id="157"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58" w:author="Arthur Parmentier" w:date="2020-06-05T14:15:00Z"/>
              <w:rFonts w:eastAsiaTheme="minorEastAsia" w:cstheme="minorBidi"/>
              <w:noProof/>
              <w:sz w:val="22"/>
              <w:szCs w:val="22"/>
              <w:lang w:val="fr-FR"/>
            </w:rPr>
          </w:pPr>
          <w:ins w:id="15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Part 1: Motion tracking inputs</w:t>
            </w:r>
            <w:r>
              <w:rPr>
                <w:noProof/>
                <w:webHidden/>
              </w:rPr>
              <w:tab/>
            </w:r>
            <w:r>
              <w:rPr>
                <w:noProof/>
                <w:webHidden/>
              </w:rPr>
              <w:fldChar w:fldCharType="begin"/>
            </w:r>
            <w:r>
              <w:rPr>
                <w:noProof/>
                <w:webHidden/>
              </w:rPr>
              <w:instrText xml:space="preserve"> PAGEREF _Toc42259099 \h </w:instrText>
            </w:r>
            <w:r>
              <w:rPr>
                <w:noProof/>
                <w:webHidden/>
              </w:rPr>
            </w:r>
          </w:ins>
          <w:r>
            <w:rPr>
              <w:noProof/>
              <w:webHidden/>
            </w:rPr>
            <w:fldChar w:fldCharType="separate"/>
          </w:r>
          <w:ins w:id="160"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1" w:author="Arthur Parmentier" w:date="2020-06-05T14:15:00Z"/>
              <w:rFonts w:eastAsiaTheme="minorEastAsia" w:cstheme="minorBidi"/>
              <w:noProof/>
              <w:sz w:val="22"/>
              <w:szCs w:val="22"/>
              <w:lang w:val="fr-FR"/>
            </w:rPr>
          </w:pPr>
          <w:ins w:id="16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Part 2: Signs &amp; dictionary management</w:t>
            </w:r>
            <w:r>
              <w:rPr>
                <w:noProof/>
                <w:webHidden/>
              </w:rPr>
              <w:tab/>
            </w:r>
            <w:r>
              <w:rPr>
                <w:noProof/>
                <w:webHidden/>
              </w:rPr>
              <w:fldChar w:fldCharType="begin"/>
            </w:r>
            <w:r>
              <w:rPr>
                <w:noProof/>
                <w:webHidden/>
              </w:rPr>
              <w:instrText xml:space="preserve"> PAGEREF _Toc42259101 \h </w:instrText>
            </w:r>
            <w:r>
              <w:rPr>
                <w:noProof/>
                <w:webHidden/>
              </w:rPr>
            </w:r>
          </w:ins>
          <w:r>
            <w:rPr>
              <w:noProof/>
              <w:webHidden/>
            </w:rPr>
            <w:fldChar w:fldCharType="separate"/>
          </w:r>
          <w:ins w:id="163" w:author="Arthur Parmentier" w:date="2020-06-05T14:15:00Z">
            <w:r>
              <w:rPr>
                <w:noProof/>
                <w:webHidden/>
              </w:rPr>
              <w:t>30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4" w:author="Arthur Parmentier" w:date="2020-06-05T14:15:00Z"/>
              <w:rFonts w:eastAsiaTheme="minorEastAsia" w:cstheme="minorBidi"/>
              <w:noProof/>
              <w:sz w:val="22"/>
              <w:szCs w:val="22"/>
              <w:lang w:val="fr-FR"/>
            </w:rPr>
          </w:pPr>
          <w:ins w:id="16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_Toc42259103 \h </w:instrText>
            </w:r>
            <w:r>
              <w:rPr>
                <w:noProof/>
                <w:webHidden/>
              </w:rPr>
            </w:r>
          </w:ins>
          <w:r>
            <w:rPr>
              <w:noProof/>
              <w:webHidden/>
            </w:rPr>
            <w:fldChar w:fldCharType="separate"/>
          </w:r>
          <w:ins w:id="166" w:author="Arthur Parmentier" w:date="2020-06-05T14:15:00Z">
            <w:r>
              <w:rPr>
                <w:noProof/>
                <w:webHidden/>
              </w:rPr>
              <w:t>34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7" w:author="Arthur Parmentier" w:date="2020-06-05T14:15:00Z"/>
              <w:rFonts w:eastAsiaTheme="minorEastAsia" w:cstheme="minorBidi"/>
              <w:noProof/>
              <w:sz w:val="22"/>
              <w:szCs w:val="22"/>
              <w:lang w:val="fr-FR"/>
            </w:rPr>
          </w:pPr>
          <w:ins w:id="16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Part 4: Grammar parsing</w:t>
            </w:r>
            <w:r>
              <w:rPr>
                <w:noProof/>
                <w:webHidden/>
              </w:rPr>
              <w:tab/>
            </w:r>
            <w:r>
              <w:rPr>
                <w:noProof/>
                <w:webHidden/>
              </w:rPr>
              <w:fldChar w:fldCharType="begin"/>
            </w:r>
            <w:r>
              <w:rPr>
                <w:noProof/>
                <w:webHidden/>
              </w:rPr>
              <w:instrText xml:space="preserve"> PAGEREF _Toc42259105 \h </w:instrText>
            </w:r>
            <w:r>
              <w:rPr>
                <w:noProof/>
                <w:webHidden/>
              </w:rPr>
            </w:r>
          </w:ins>
          <w:r>
            <w:rPr>
              <w:noProof/>
              <w:webHidden/>
            </w:rPr>
            <w:fldChar w:fldCharType="separate"/>
          </w:r>
          <w:ins w:id="169" w:author="Arthur Parmentier" w:date="2020-06-05T14:15:00Z">
            <w:r>
              <w:rPr>
                <w:noProof/>
                <w:webHidden/>
              </w:rPr>
              <w:t>38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0" w:author="Arthur Parmentier" w:date="2020-06-05T14:15:00Z"/>
              <w:rFonts w:eastAsiaTheme="minorEastAsia" w:cstheme="minorBidi"/>
              <w:noProof/>
              <w:sz w:val="22"/>
              <w:szCs w:val="22"/>
              <w:lang w:val="fr-FR"/>
            </w:rPr>
          </w:pPr>
          <w:ins w:id="17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Part 5: Orchestra simulation</w:t>
            </w:r>
            <w:r>
              <w:rPr>
                <w:noProof/>
                <w:webHidden/>
              </w:rPr>
              <w:tab/>
            </w:r>
            <w:r>
              <w:rPr>
                <w:noProof/>
                <w:webHidden/>
              </w:rPr>
              <w:fldChar w:fldCharType="begin"/>
            </w:r>
            <w:r>
              <w:rPr>
                <w:noProof/>
                <w:webHidden/>
              </w:rPr>
              <w:instrText xml:space="preserve"> PAGEREF _Toc42259107 \h </w:instrText>
            </w:r>
            <w:r>
              <w:rPr>
                <w:noProof/>
                <w:webHidden/>
              </w:rPr>
            </w:r>
          </w:ins>
          <w:r>
            <w:rPr>
              <w:noProof/>
              <w:webHidden/>
            </w:rPr>
            <w:fldChar w:fldCharType="separate"/>
          </w:r>
          <w:ins w:id="172" w:author="Arthur Parmentier" w:date="2020-06-05T14:15:00Z">
            <w:r>
              <w:rPr>
                <w:noProof/>
                <w:webHidden/>
              </w:rPr>
              <w:t>43</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3" w:author="Arthur Parmentier" w:date="2020-06-05T14:15:00Z"/>
              <w:rFonts w:eastAsiaTheme="minorEastAsia" w:cstheme="minorBidi"/>
              <w:b w:val="0"/>
              <w:bCs w:val="0"/>
              <w:noProof/>
              <w:lang w:val="fr-FR"/>
            </w:rPr>
          </w:pPr>
          <w:ins w:id="17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"_Toc42259108"</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Performance aspects</w:t>
            </w:r>
            <w:r>
              <w:rPr>
                <w:noProof/>
                <w:webHidden/>
              </w:rPr>
              <w:tab/>
            </w:r>
            <w:r>
              <w:rPr>
                <w:noProof/>
                <w:webHidden/>
              </w:rPr>
              <w:fldChar w:fldCharType="begin"/>
            </w:r>
            <w:r>
              <w:rPr>
                <w:noProof/>
                <w:webHidden/>
              </w:rPr>
              <w:instrText xml:space="preserve"> PAGEREF _Toc42259108 \h </w:instrText>
            </w:r>
            <w:r>
              <w:rPr>
                <w:noProof/>
                <w:webHidden/>
              </w:rPr>
            </w:r>
          </w:ins>
          <w:r>
            <w:rPr>
              <w:noProof/>
              <w:webHidden/>
            </w:rPr>
            <w:fldChar w:fldCharType="separate"/>
          </w:r>
          <w:ins w:id="175"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6" w:author="Arthur Parmentier" w:date="2020-06-05T14:15:00Z"/>
              <w:rFonts w:eastAsiaTheme="minorEastAsia" w:cstheme="minorBidi"/>
              <w:noProof/>
              <w:sz w:val="22"/>
              <w:szCs w:val="22"/>
              <w:lang w:val="fr-FR"/>
            </w:rPr>
          </w:pPr>
          <w:ins w:id="17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"_Toc42259109"</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PoseNet and Wekinator settings</w:t>
            </w:r>
            <w:r>
              <w:rPr>
                <w:noProof/>
                <w:webHidden/>
              </w:rPr>
              <w:tab/>
            </w:r>
            <w:r>
              <w:rPr>
                <w:noProof/>
                <w:webHidden/>
              </w:rPr>
              <w:fldChar w:fldCharType="begin"/>
            </w:r>
            <w:r>
              <w:rPr>
                <w:noProof/>
                <w:webHidden/>
              </w:rPr>
              <w:instrText xml:space="preserve"> PAGEREF _Toc42259109 \h </w:instrText>
            </w:r>
            <w:r>
              <w:rPr>
                <w:noProof/>
                <w:webHidden/>
              </w:rPr>
            </w:r>
          </w:ins>
          <w:r>
            <w:rPr>
              <w:noProof/>
              <w:webHidden/>
            </w:rPr>
            <w:fldChar w:fldCharType="separate"/>
          </w:r>
          <w:ins w:id="178"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9" w:author="Arthur Parmentier" w:date="2020-06-05T14:15:00Z"/>
              <w:rFonts w:eastAsiaTheme="minorEastAsia" w:cstheme="minorBidi"/>
              <w:noProof/>
              <w:sz w:val="22"/>
              <w:szCs w:val="22"/>
              <w:lang w:val="fr-FR"/>
            </w:rPr>
          </w:pPr>
          <w:ins w:id="18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"_Toc42259110"</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Threading</w:t>
            </w:r>
            <w:r>
              <w:rPr>
                <w:noProof/>
                <w:webHidden/>
              </w:rPr>
              <w:tab/>
            </w:r>
            <w:r>
              <w:rPr>
                <w:noProof/>
                <w:webHidden/>
              </w:rPr>
              <w:fldChar w:fldCharType="begin"/>
            </w:r>
            <w:r>
              <w:rPr>
                <w:noProof/>
                <w:webHidden/>
              </w:rPr>
              <w:instrText xml:space="preserve"> PAGEREF _Toc42259110 \h </w:instrText>
            </w:r>
            <w:r>
              <w:rPr>
                <w:noProof/>
                <w:webHidden/>
              </w:rPr>
            </w:r>
          </w:ins>
          <w:r>
            <w:rPr>
              <w:noProof/>
              <w:webHidden/>
            </w:rPr>
            <w:fldChar w:fldCharType="separate"/>
          </w:r>
          <w:ins w:id="181"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2" w:author="Arthur Parmentier" w:date="2020-06-05T14:15:00Z"/>
              <w:rFonts w:eastAsiaTheme="minorEastAsia" w:cstheme="minorBidi"/>
              <w:b w:val="0"/>
              <w:bCs w:val="0"/>
              <w:noProof/>
              <w:lang w:val="fr-FR"/>
            </w:rPr>
          </w:pPr>
          <w:ins w:id="18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"_Toc42259111"</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E.</w:t>
            </w:r>
            <w:r>
              <w:rPr>
                <w:rFonts w:eastAsiaTheme="minorEastAsia" w:cstheme="minorBidi"/>
                <w:b w:val="0"/>
                <w:bCs w:val="0"/>
                <w:noProof/>
                <w:lang w:val="fr-FR"/>
              </w:rPr>
              <w:tab/>
            </w:r>
            <w:r w:rsidRPr="00337EBD">
              <w:rPr>
                <w:rStyle w:val="Lienhypertexte"/>
                <w:noProof/>
              </w:rPr>
              <w:t>Learning in SP and numerical tool</w:t>
            </w:r>
            <w:r>
              <w:rPr>
                <w:noProof/>
                <w:webHidden/>
              </w:rPr>
              <w:tab/>
            </w:r>
            <w:r>
              <w:rPr>
                <w:noProof/>
                <w:webHidden/>
              </w:rPr>
              <w:fldChar w:fldCharType="begin"/>
            </w:r>
            <w:r>
              <w:rPr>
                <w:noProof/>
                <w:webHidden/>
              </w:rPr>
              <w:instrText xml:space="preserve"> PAGEREF _Toc42259111 \h </w:instrText>
            </w:r>
            <w:r>
              <w:rPr>
                <w:noProof/>
                <w:webHidden/>
              </w:rPr>
            </w:r>
          </w:ins>
          <w:r>
            <w:rPr>
              <w:noProof/>
              <w:webHidden/>
            </w:rPr>
            <w:fldChar w:fldCharType="separate"/>
          </w:r>
          <w:ins w:id="184"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5" w:author="Arthur Parmentier" w:date="2020-06-05T14:15:00Z"/>
              <w:rFonts w:eastAsiaTheme="minorEastAsia" w:cstheme="minorBidi"/>
              <w:b w:val="0"/>
              <w:bCs w:val="0"/>
              <w:noProof/>
              <w:lang w:val="fr-FR"/>
            </w:rPr>
          </w:pPr>
          <w:ins w:id="18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"_Toc42259112"</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F.</w:t>
            </w:r>
            <w:r>
              <w:rPr>
                <w:rFonts w:eastAsiaTheme="minorEastAsia" w:cstheme="minorBidi"/>
                <w:b w:val="0"/>
                <w:bCs w:val="0"/>
                <w:noProof/>
                <w:lang w:val="fr-FR"/>
              </w:rPr>
              <w:tab/>
            </w:r>
            <w:r w:rsidRPr="00337EBD">
              <w:rPr>
                <w:rStyle w:val="Lienhypertexte"/>
                <w:noProof/>
              </w:rPr>
              <w:t>Potential &amp; future of the tool</w:t>
            </w:r>
            <w:r>
              <w:rPr>
                <w:noProof/>
                <w:webHidden/>
              </w:rPr>
              <w:tab/>
            </w:r>
            <w:r>
              <w:rPr>
                <w:noProof/>
                <w:webHidden/>
              </w:rPr>
              <w:fldChar w:fldCharType="begin"/>
            </w:r>
            <w:r>
              <w:rPr>
                <w:noProof/>
                <w:webHidden/>
              </w:rPr>
              <w:instrText xml:space="preserve"> PAGEREF _Toc42259112 \h </w:instrText>
            </w:r>
            <w:r>
              <w:rPr>
                <w:noProof/>
                <w:webHidden/>
              </w:rPr>
            </w:r>
          </w:ins>
          <w:r>
            <w:rPr>
              <w:noProof/>
              <w:webHidden/>
            </w:rPr>
            <w:fldChar w:fldCharType="separate"/>
          </w:r>
          <w:ins w:id="187"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88" w:author="Arthur Parmentier" w:date="2020-06-05T14:15:00Z"/>
              <w:rFonts w:eastAsiaTheme="minorEastAsia" w:cstheme="minorBidi"/>
              <w:noProof/>
              <w:sz w:val="22"/>
              <w:szCs w:val="22"/>
              <w:lang w:val="fr-FR"/>
            </w:rPr>
          </w:pPr>
          <w:ins w:id="18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"_Toc42259113"</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Emotion recognition</w:t>
            </w:r>
            <w:r>
              <w:rPr>
                <w:noProof/>
                <w:webHidden/>
              </w:rPr>
              <w:tab/>
            </w:r>
            <w:r>
              <w:rPr>
                <w:noProof/>
                <w:webHidden/>
              </w:rPr>
              <w:fldChar w:fldCharType="begin"/>
            </w:r>
            <w:r>
              <w:rPr>
                <w:noProof/>
                <w:webHidden/>
              </w:rPr>
              <w:instrText xml:space="preserve"> PAGEREF _Toc42259113 \h </w:instrText>
            </w:r>
            <w:r>
              <w:rPr>
                <w:noProof/>
                <w:webHidden/>
              </w:rPr>
            </w:r>
          </w:ins>
          <w:r>
            <w:rPr>
              <w:noProof/>
              <w:webHidden/>
            </w:rPr>
            <w:fldChar w:fldCharType="separate"/>
          </w:r>
          <w:ins w:id="190"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1" w:author="Arthur Parmentier" w:date="2020-06-05T14:15:00Z"/>
              <w:rFonts w:eastAsiaTheme="minorEastAsia" w:cstheme="minorBidi"/>
              <w:noProof/>
              <w:sz w:val="22"/>
              <w:szCs w:val="22"/>
              <w:lang w:val="fr-FR"/>
            </w:rPr>
          </w:pPr>
          <w:ins w:id="19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"_Toc42259115"</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Classification problem with CRF</w:t>
            </w:r>
            <w:r>
              <w:rPr>
                <w:noProof/>
                <w:webHidden/>
              </w:rPr>
              <w:tab/>
            </w:r>
            <w:r>
              <w:rPr>
                <w:noProof/>
                <w:webHidden/>
              </w:rPr>
              <w:fldChar w:fldCharType="begin"/>
            </w:r>
            <w:r>
              <w:rPr>
                <w:noProof/>
                <w:webHidden/>
              </w:rPr>
              <w:instrText xml:space="preserve"> PAGEREF _Toc42259115 \h </w:instrText>
            </w:r>
            <w:r>
              <w:rPr>
                <w:noProof/>
                <w:webHidden/>
              </w:rPr>
            </w:r>
          </w:ins>
          <w:r>
            <w:rPr>
              <w:noProof/>
              <w:webHidden/>
            </w:rPr>
            <w:fldChar w:fldCharType="separate"/>
          </w:r>
          <w:ins w:id="193"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4" w:author="Arthur Parmentier" w:date="2020-06-05T14:15:00Z"/>
              <w:rFonts w:eastAsiaTheme="minorEastAsia" w:cstheme="minorBidi"/>
              <w:noProof/>
              <w:sz w:val="22"/>
              <w:szCs w:val="22"/>
              <w:lang w:val="fr-FR"/>
            </w:rPr>
          </w:pPr>
          <w:ins w:id="19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"_Toc42259116"</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future</w:t>
            </w:r>
            <w:r>
              <w:rPr>
                <w:noProof/>
                <w:webHidden/>
              </w:rPr>
              <w:tab/>
            </w:r>
            <w:r>
              <w:rPr>
                <w:noProof/>
                <w:webHidden/>
              </w:rPr>
              <w:fldChar w:fldCharType="begin"/>
            </w:r>
            <w:r>
              <w:rPr>
                <w:noProof/>
                <w:webHidden/>
              </w:rPr>
              <w:instrText xml:space="preserve"> PAGEREF _Toc42259116 \h </w:instrText>
            </w:r>
            <w:r>
              <w:rPr>
                <w:noProof/>
                <w:webHidden/>
              </w:rPr>
            </w:r>
          </w:ins>
          <w:r>
            <w:rPr>
              <w:noProof/>
              <w:webHidden/>
            </w:rPr>
            <w:fldChar w:fldCharType="separate"/>
          </w:r>
          <w:ins w:id="196"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97" w:author="Arthur Parmentier" w:date="2020-06-05T14:15:00Z"/>
              <w:rFonts w:eastAsiaTheme="minorEastAsia" w:cstheme="minorBidi"/>
              <w:b w:val="0"/>
              <w:bCs w:val="0"/>
              <w:i w:val="0"/>
              <w:iCs w:val="0"/>
              <w:noProof/>
              <w:sz w:val="22"/>
              <w:szCs w:val="22"/>
              <w:lang w:val="fr-FR"/>
            </w:rPr>
          </w:pPr>
          <w:ins w:id="19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"_Toc42259117"</w:instrText>
            </w:r>
            <w:r w:rsidRPr="00337EBD">
              <w:rPr>
                <w:rStyle w:val="Lienhypertexte"/>
                <w:noProof/>
              </w:rPr>
              <w:instrText xml:space="preserve"> </w:instrText>
            </w:r>
            <w:r w:rsidRPr="00337EBD">
              <w:rPr>
                <w:rStyle w:val="Lienhypertexte"/>
                <w:noProof/>
              </w:rPr>
            </w:r>
            <w:r w:rsidRPr="00337EBD">
              <w:rPr>
                <w:rStyle w:val="Lienhypertexte"/>
                <w:noProof/>
              </w:rPr>
              <w:fldChar w:fldCharType="separate"/>
            </w:r>
            <w:r w:rsidRPr="00337EBD">
              <w:rPr>
                <w:rStyle w:val="Lienhypertexte"/>
                <w:noProof/>
              </w:rPr>
              <w:t>VIII.</w:t>
            </w:r>
            <w:r>
              <w:rPr>
                <w:rFonts w:eastAsiaTheme="minorEastAsia" w:cstheme="minorBidi"/>
                <w:b w:val="0"/>
                <w:bCs w:val="0"/>
                <w:i w:val="0"/>
                <w:iCs w:val="0"/>
                <w:noProof/>
                <w:sz w:val="22"/>
                <w:szCs w:val="22"/>
                <w:lang w:val="fr-FR"/>
              </w:rPr>
              <w:tab/>
            </w:r>
            <w:r w:rsidRPr="00337EBD">
              <w:rPr>
                <w:rStyle w:val="Lienhypertexte"/>
                <w:noProof/>
              </w:rPr>
              <w:t>Conclusion</w:t>
            </w:r>
            <w:r>
              <w:rPr>
                <w:noProof/>
                <w:webHidden/>
              </w:rPr>
              <w:tab/>
            </w:r>
            <w:r>
              <w:rPr>
                <w:noProof/>
                <w:webHidden/>
              </w:rPr>
              <w:fldChar w:fldCharType="begin"/>
            </w:r>
            <w:r>
              <w:rPr>
                <w:noProof/>
                <w:webHidden/>
              </w:rPr>
              <w:instrText xml:space="preserve"> PAGEREF _Toc42259117 \h </w:instrText>
            </w:r>
            <w:r>
              <w:rPr>
                <w:noProof/>
                <w:webHidden/>
              </w:rPr>
            </w:r>
          </w:ins>
          <w:r>
            <w:rPr>
              <w:noProof/>
              <w:webHidden/>
            </w:rPr>
            <w:fldChar w:fldCharType="separate"/>
          </w:r>
          <w:ins w:id="199" w:author="Arthur Parmentier" w:date="2020-06-05T14:15:00Z">
            <w:r>
              <w:rPr>
                <w:noProof/>
                <w:webHidden/>
              </w:rPr>
              <w:t>47</w:t>
            </w:r>
            <w:r>
              <w:rPr>
                <w:noProof/>
                <w:webHidden/>
              </w:rPr>
              <w:fldChar w:fldCharType="end"/>
            </w:r>
            <w:r w:rsidRPr="00337EBD">
              <w:rPr>
                <w:rStyle w:val="Lienhypertexte"/>
                <w:noProof/>
              </w:rPr>
              <w:fldChar w:fldCharType="end"/>
            </w:r>
          </w:ins>
        </w:p>
        <w:p w:rsidR="00DC3FF9" w:rsidDel="00BA3828" w:rsidRDefault="00DC3FF9" w:rsidP="00E6654A">
          <w:pPr>
            <w:pStyle w:val="TM1"/>
            <w:rPr>
              <w:del w:id="200" w:author="Arthur Parmentier" w:date="2020-05-14T13:28:00Z"/>
              <w:rFonts w:eastAsiaTheme="minorEastAsia" w:cstheme="minorBidi"/>
              <w:noProof/>
              <w:sz w:val="22"/>
              <w:szCs w:val="22"/>
              <w:lang w:val="fr-FR"/>
            </w:rPr>
          </w:pPr>
          <w:del w:id="201" w:author="Arthur Parmentier" w:date="2020-05-14T13:28:00Z">
            <w:r w:rsidRPr="00BA3828" w:rsidDel="00BA3828">
              <w:rPr>
                <w:noProof/>
                <w:rPrChange w:id="202"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noProof/>
                <w:rPrChange w:id="203"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4" w:author="Arthur Parmentier" w:date="2020-05-14T13:28:00Z"/>
              <w:rFonts w:eastAsiaTheme="minorEastAsia" w:cstheme="minorBidi"/>
              <w:noProof/>
              <w:sz w:val="22"/>
              <w:szCs w:val="22"/>
              <w:lang w:val="fr-FR"/>
            </w:rPr>
          </w:pPr>
          <w:del w:id="205" w:author="Arthur Parmentier" w:date="2020-05-14T13:28:00Z">
            <w:r w:rsidRPr="00BA3828" w:rsidDel="00BA3828">
              <w:rPr>
                <w:noProof/>
                <w:rPrChange w:id="206"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noProof/>
                <w:rPrChange w:id="207"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8" w:author="Arthur Parmentier" w:date="2020-05-14T13:28:00Z"/>
              <w:rFonts w:eastAsiaTheme="minorEastAsia" w:cstheme="minorBidi"/>
              <w:noProof/>
              <w:lang w:val="fr-FR"/>
            </w:rPr>
          </w:pPr>
          <w:del w:id="209" w:author="Arthur Parmentier" w:date="2020-05-14T13:28:00Z">
            <w:r w:rsidRPr="00BA3828" w:rsidDel="00BA3828">
              <w:rPr>
                <w:noProof/>
                <w:rPrChange w:id="21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11"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12" w:author="Arthur Parmentier" w:date="2020-05-14T13:28:00Z"/>
              <w:rFonts w:eastAsiaTheme="minorEastAsia" w:cstheme="minorBidi"/>
              <w:noProof/>
              <w:lang w:val="fr-FR"/>
            </w:rPr>
          </w:pPr>
          <w:del w:id="213" w:author="Arthur Parmentier" w:date="2020-05-14T13:28:00Z">
            <w:r w:rsidRPr="00BA3828" w:rsidDel="00BA3828">
              <w:rPr>
                <w:noProof/>
                <w:rPrChange w:id="214"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15"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6" w:author="Arthur Parmentier" w:date="2020-05-14T13:28:00Z"/>
              <w:rFonts w:eastAsiaTheme="minorEastAsia" w:cstheme="minorBidi"/>
              <w:noProof/>
              <w:sz w:val="22"/>
              <w:szCs w:val="22"/>
              <w:lang w:val="fr-FR"/>
            </w:rPr>
          </w:pPr>
          <w:del w:id="217" w:author="Arthur Parmentier" w:date="2020-05-14T13:28:00Z">
            <w:r w:rsidRPr="00BA3828" w:rsidDel="00BA3828">
              <w:rPr>
                <w:noProof/>
                <w:rPrChange w:id="21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19"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20" w:author="Arthur Parmentier" w:date="2020-05-14T13:28:00Z"/>
              <w:rFonts w:eastAsiaTheme="minorEastAsia" w:cstheme="minorBidi"/>
              <w:noProof/>
              <w:sz w:val="22"/>
              <w:szCs w:val="22"/>
              <w:lang w:val="fr-FR"/>
            </w:rPr>
          </w:pPr>
          <w:del w:id="221" w:author="Arthur Parmentier" w:date="2020-05-14T13:28:00Z">
            <w:r w:rsidRPr="00BA3828" w:rsidDel="00BA3828">
              <w:rPr>
                <w:noProof/>
                <w:rPrChange w:id="22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23"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4" w:author="Arthur Parmentier" w:date="2020-05-14T13:28:00Z"/>
              <w:rFonts w:eastAsiaTheme="minorEastAsia" w:cstheme="minorBidi"/>
              <w:noProof/>
              <w:sz w:val="22"/>
              <w:szCs w:val="22"/>
              <w:lang w:val="fr-FR"/>
            </w:rPr>
          </w:pPr>
          <w:del w:id="225" w:author="Arthur Parmentier" w:date="2020-05-14T13:28:00Z">
            <w:r w:rsidRPr="00BA3828" w:rsidDel="00BA3828">
              <w:rPr>
                <w:noProof/>
                <w:rPrChange w:id="22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27"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8" w:author="Arthur Parmentier" w:date="2020-05-14T13:28:00Z"/>
              <w:rFonts w:eastAsiaTheme="minorEastAsia" w:cstheme="minorBidi"/>
              <w:noProof/>
              <w:sz w:val="22"/>
              <w:szCs w:val="22"/>
              <w:lang w:val="fr-FR"/>
            </w:rPr>
          </w:pPr>
          <w:del w:id="229" w:author="Arthur Parmentier" w:date="2020-05-14T13:28:00Z">
            <w:r w:rsidRPr="00BA3828" w:rsidDel="00BA3828">
              <w:rPr>
                <w:noProof/>
                <w:rPrChange w:id="230"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noProof/>
                <w:rPrChange w:id="231"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32" w:author="Arthur Parmentier" w:date="2020-05-14T13:28:00Z"/>
              <w:rFonts w:eastAsiaTheme="minorEastAsia" w:cstheme="minorBidi"/>
              <w:noProof/>
              <w:lang w:val="fr-FR"/>
            </w:rPr>
          </w:pPr>
          <w:del w:id="233" w:author="Arthur Parmentier" w:date="2020-05-14T13:28:00Z">
            <w:r w:rsidRPr="00BA3828" w:rsidDel="00BA3828">
              <w:rPr>
                <w:noProof/>
                <w:rPrChange w:id="234"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35"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6" w:author="Arthur Parmentier" w:date="2020-05-14T13:28:00Z"/>
              <w:rFonts w:eastAsiaTheme="minorEastAsia" w:cstheme="minorBidi"/>
              <w:noProof/>
              <w:sz w:val="22"/>
              <w:szCs w:val="22"/>
              <w:lang w:val="fr-FR"/>
            </w:rPr>
          </w:pPr>
          <w:del w:id="237" w:author="Arthur Parmentier" w:date="2020-05-14T13:28:00Z">
            <w:r w:rsidRPr="00BA3828" w:rsidDel="00BA3828">
              <w:rPr>
                <w:noProof/>
                <w:rPrChange w:id="23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39"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40" w:author="Arthur Parmentier" w:date="2020-05-14T13:28:00Z"/>
              <w:rFonts w:eastAsiaTheme="minorEastAsia" w:cstheme="minorBidi"/>
              <w:noProof/>
              <w:sz w:val="22"/>
              <w:szCs w:val="22"/>
              <w:lang w:val="fr-FR"/>
            </w:rPr>
          </w:pPr>
          <w:del w:id="241" w:author="Arthur Parmentier" w:date="2020-05-14T13:28:00Z">
            <w:r w:rsidRPr="00BA3828" w:rsidDel="00BA3828">
              <w:rPr>
                <w:noProof/>
                <w:rPrChange w:id="24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43"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4" w:author="Arthur Parmentier" w:date="2020-05-14T13:28:00Z"/>
              <w:rFonts w:eastAsiaTheme="minorEastAsia" w:cstheme="minorBidi"/>
              <w:noProof/>
              <w:sz w:val="22"/>
              <w:szCs w:val="22"/>
              <w:lang w:val="fr-FR"/>
            </w:rPr>
          </w:pPr>
          <w:del w:id="245" w:author="Arthur Parmentier" w:date="2020-05-14T13:28:00Z">
            <w:r w:rsidRPr="00BA3828" w:rsidDel="00BA3828">
              <w:rPr>
                <w:noProof/>
                <w:rPrChange w:id="24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47"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8" w:author="Arthur Parmentier" w:date="2020-05-14T13:28:00Z"/>
              <w:rFonts w:eastAsiaTheme="minorEastAsia" w:cstheme="minorBidi"/>
              <w:noProof/>
              <w:sz w:val="22"/>
              <w:szCs w:val="22"/>
              <w:lang w:val="fr-FR"/>
            </w:rPr>
          </w:pPr>
          <w:del w:id="249" w:author="Arthur Parmentier" w:date="2020-05-14T13:28:00Z">
            <w:r w:rsidRPr="00BA3828" w:rsidDel="00BA3828">
              <w:rPr>
                <w:noProof/>
                <w:rPrChange w:id="250"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251"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52" w:author="Arthur Parmentier" w:date="2020-05-14T13:28:00Z"/>
              <w:rFonts w:eastAsiaTheme="minorEastAsia" w:cstheme="minorBidi"/>
              <w:noProof/>
              <w:sz w:val="22"/>
              <w:szCs w:val="22"/>
              <w:lang w:val="fr-FR"/>
            </w:rPr>
          </w:pPr>
          <w:del w:id="253" w:author="Arthur Parmentier" w:date="2020-05-14T13:28:00Z">
            <w:r w:rsidRPr="00BA3828" w:rsidDel="00BA3828">
              <w:rPr>
                <w:noProof/>
                <w:rPrChange w:id="254"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noProof/>
                <w:rPrChange w:id="255"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6" w:author="Arthur Parmentier" w:date="2020-05-14T13:28:00Z"/>
              <w:rFonts w:eastAsiaTheme="minorEastAsia" w:cstheme="minorBidi"/>
              <w:noProof/>
              <w:sz w:val="22"/>
              <w:szCs w:val="22"/>
              <w:lang w:val="fr-FR"/>
            </w:rPr>
          </w:pPr>
          <w:del w:id="257" w:author="Arthur Parmentier" w:date="2020-05-14T13:28:00Z">
            <w:r w:rsidRPr="00BA3828" w:rsidDel="00BA3828">
              <w:rPr>
                <w:noProof/>
                <w:rPrChange w:id="258"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noProof/>
                <w:rPrChange w:id="259"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60" w:author="Arthur Parmentier" w:date="2020-05-14T13:28:00Z"/>
              <w:rFonts w:eastAsiaTheme="minorEastAsia" w:cstheme="minorBidi"/>
              <w:noProof/>
              <w:lang w:val="fr-FR"/>
            </w:rPr>
          </w:pPr>
          <w:del w:id="261" w:author="Arthur Parmentier" w:date="2020-05-14T13:28:00Z">
            <w:r w:rsidRPr="00BA3828" w:rsidDel="00BA3828">
              <w:rPr>
                <w:noProof/>
                <w:rPrChange w:id="26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63"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4" w:author="Arthur Parmentier" w:date="2020-05-14T13:28:00Z"/>
              <w:rFonts w:eastAsiaTheme="minorEastAsia" w:cstheme="minorBidi"/>
              <w:noProof/>
              <w:sz w:val="22"/>
              <w:szCs w:val="22"/>
              <w:lang w:val="fr-FR"/>
            </w:rPr>
          </w:pPr>
          <w:del w:id="265" w:author="Arthur Parmentier" w:date="2020-05-14T13:28:00Z">
            <w:r w:rsidRPr="00BA3828" w:rsidDel="00BA3828">
              <w:rPr>
                <w:noProof/>
                <w:rPrChange w:id="26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67"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8" w:author="Arthur Parmentier" w:date="2020-05-14T13:28:00Z"/>
              <w:rFonts w:eastAsiaTheme="minorEastAsia" w:cstheme="minorBidi"/>
              <w:noProof/>
              <w:sz w:val="22"/>
              <w:szCs w:val="22"/>
              <w:lang w:val="fr-FR"/>
            </w:rPr>
          </w:pPr>
          <w:del w:id="269" w:author="Arthur Parmentier" w:date="2020-05-14T13:28:00Z">
            <w:r w:rsidRPr="00BA3828" w:rsidDel="00BA3828">
              <w:rPr>
                <w:noProof/>
                <w:rPrChange w:id="27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71"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72" w:author="Arthur Parmentier" w:date="2020-05-14T13:28:00Z"/>
              <w:rFonts w:eastAsiaTheme="minorEastAsia" w:cstheme="minorBidi"/>
              <w:noProof/>
              <w:lang w:val="fr-FR"/>
            </w:rPr>
          </w:pPr>
          <w:del w:id="273" w:author="Arthur Parmentier" w:date="2020-05-14T13:28:00Z">
            <w:r w:rsidRPr="00BA3828" w:rsidDel="00BA3828">
              <w:rPr>
                <w:noProof/>
                <w:rPrChange w:id="27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275"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6" w:author="Arthur Parmentier" w:date="2020-05-14T13:28:00Z"/>
              <w:rFonts w:eastAsiaTheme="minorEastAsia" w:cstheme="minorBidi"/>
              <w:noProof/>
              <w:sz w:val="22"/>
              <w:szCs w:val="22"/>
              <w:lang w:val="fr-FR"/>
            </w:rPr>
          </w:pPr>
          <w:del w:id="277" w:author="Arthur Parmentier" w:date="2020-05-14T13:28:00Z">
            <w:r w:rsidRPr="00BA3828" w:rsidDel="00BA3828">
              <w:rPr>
                <w:noProof/>
                <w:rPrChange w:id="27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79"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80" w:author="Arthur Parmentier" w:date="2020-05-14T13:28:00Z"/>
              <w:rFonts w:eastAsiaTheme="minorEastAsia" w:cstheme="minorBidi"/>
              <w:noProof/>
              <w:sz w:val="22"/>
              <w:szCs w:val="22"/>
              <w:lang w:val="fr-FR"/>
            </w:rPr>
          </w:pPr>
          <w:del w:id="281" w:author="Arthur Parmentier" w:date="2020-05-14T13:28:00Z">
            <w:r w:rsidRPr="00BA3828" w:rsidDel="00BA3828">
              <w:rPr>
                <w:noProof/>
                <w:rPrChange w:id="28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83"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4" w:author="Arthur Parmentier" w:date="2020-05-14T13:28:00Z"/>
              <w:rFonts w:eastAsiaTheme="minorEastAsia" w:cstheme="minorBidi"/>
              <w:noProof/>
              <w:sz w:val="22"/>
              <w:szCs w:val="22"/>
              <w:lang w:val="fr-FR"/>
            </w:rPr>
          </w:pPr>
          <w:del w:id="285" w:author="Arthur Parmentier" w:date="2020-05-14T13:28:00Z">
            <w:r w:rsidRPr="00BA3828" w:rsidDel="00BA3828">
              <w:rPr>
                <w:noProof/>
                <w:rPrChange w:id="286"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noProof/>
                <w:rPrChange w:id="287"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8" w:author="Arthur Parmentier" w:date="2020-05-14T13:28:00Z"/>
              <w:rFonts w:eastAsiaTheme="minorEastAsia" w:cstheme="minorBidi"/>
              <w:noProof/>
              <w:lang w:val="fr-FR"/>
            </w:rPr>
          </w:pPr>
          <w:del w:id="289" w:author="Arthur Parmentier" w:date="2020-05-14T13:28:00Z">
            <w:r w:rsidRPr="00BA3828" w:rsidDel="00BA3828">
              <w:rPr>
                <w:noProof/>
                <w:rPrChange w:id="290"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91"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92" w:author="Arthur Parmentier" w:date="2020-05-14T13:28:00Z"/>
              <w:rFonts w:eastAsiaTheme="minorEastAsia" w:cstheme="minorBidi"/>
              <w:noProof/>
              <w:sz w:val="22"/>
              <w:szCs w:val="22"/>
              <w:lang w:val="fr-FR"/>
            </w:rPr>
          </w:pPr>
          <w:del w:id="293" w:author="Arthur Parmentier" w:date="2020-05-14T13:28:00Z">
            <w:r w:rsidRPr="00BA3828" w:rsidDel="00BA3828">
              <w:rPr>
                <w:noProof/>
                <w:rPrChange w:id="294"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95"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6" w:author="Arthur Parmentier" w:date="2020-05-14T13:28:00Z"/>
              <w:rFonts w:eastAsiaTheme="minorEastAsia" w:cstheme="minorBidi"/>
              <w:noProof/>
              <w:sz w:val="22"/>
              <w:szCs w:val="22"/>
              <w:lang w:val="fr-FR"/>
            </w:rPr>
          </w:pPr>
          <w:del w:id="297" w:author="Arthur Parmentier" w:date="2020-05-14T13:28:00Z">
            <w:r w:rsidRPr="00BA3828" w:rsidDel="00BA3828">
              <w:rPr>
                <w:noProof/>
                <w:rPrChange w:id="298"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99"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300" w:author="Arthur Parmentier" w:date="2020-05-14T13:28:00Z"/>
              <w:rFonts w:eastAsiaTheme="minorEastAsia" w:cstheme="minorBidi"/>
              <w:noProof/>
              <w:lang w:val="fr-FR"/>
            </w:rPr>
          </w:pPr>
          <w:del w:id="301" w:author="Arthur Parmentier" w:date="2020-05-14T13:28:00Z">
            <w:r w:rsidRPr="00BA3828" w:rsidDel="00BA3828">
              <w:rPr>
                <w:noProof/>
                <w:rPrChange w:id="302"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03"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4" w:author="Arthur Parmentier" w:date="2020-05-14T13:28:00Z"/>
              <w:rFonts w:eastAsiaTheme="minorEastAsia" w:cstheme="minorBidi"/>
              <w:noProof/>
              <w:sz w:val="22"/>
              <w:szCs w:val="22"/>
              <w:lang w:val="fr-FR"/>
            </w:rPr>
          </w:pPr>
          <w:del w:id="305" w:author="Arthur Parmentier" w:date="2020-05-14T13:28:00Z">
            <w:r w:rsidRPr="00BA3828" w:rsidDel="00BA3828">
              <w:rPr>
                <w:noProof/>
                <w:rPrChange w:id="30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307"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8" w:author="Arthur Parmentier" w:date="2020-05-14T13:28:00Z"/>
              <w:rFonts w:eastAsiaTheme="minorEastAsia" w:cstheme="minorBidi"/>
              <w:noProof/>
              <w:sz w:val="22"/>
              <w:szCs w:val="22"/>
              <w:lang w:val="fr-FR"/>
            </w:rPr>
          </w:pPr>
          <w:del w:id="309" w:author="Arthur Parmentier" w:date="2020-05-14T13:28:00Z">
            <w:r w:rsidRPr="00BA3828" w:rsidDel="00BA3828">
              <w:rPr>
                <w:noProof/>
                <w:rPrChange w:id="31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311"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12" w:author="Arthur Parmentier" w:date="2020-05-14T13:28:00Z"/>
              <w:rFonts w:eastAsiaTheme="minorEastAsia" w:cstheme="minorBidi"/>
              <w:noProof/>
              <w:sz w:val="22"/>
              <w:szCs w:val="22"/>
              <w:lang w:val="fr-FR"/>
            </w:rPr>
          </w:pPr>
          <w:del w:id="313" w:author="Arthur Parmentier" w:date="2020-05-14T13:28:00Z">
            <w:r w:rsidRPr="00BA3828" w:rsidDel="00BA3828">
              <w:rPr>
                <w:noProof/>
                <w:rPrChange w:id="314"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315"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6" w:author="Arthur Parmentier" w:date="2020-05-14T13:28:00Z"/>
              <w:rFonts w:eastAsiaTheme="minorEastAsia" w:cstheme="minorBidi"/>
              <w:noProof/>
              <w:sz w:val="22"/>
              <w:szCs w:val="22"/>
              <w:lang w:val="fr-FR"/>
            </w:rPr>
          </w:pPr>
          <w:del w:id="317" w:author="Arthur Parmentier" w:date="2020-05-14T13:28:00Z">
            <w:r w:rsidRPr="00BA3828" w:rsidDel="00BA3828">
              <w:rPr>
                <w:noProof/>
                <w:rPrChange w:id="318"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319"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20" w:author="Arthur Parmentier" w:date="2020-05-14T13:28:00Z"/>
              <w:rFonts w:eastAsiaTheme="minorEastAsia" w:cstheme="minorBidi"/>
              <w:noProof/>
              <w:sz w:val="22"/>
              <w:szCs w:val="22"/>
              <w:lang w:val="fr-FR"/>
            </w:rPr>
          </w:pPr>
          <w:del w:id="321" w:author="Arthur Parmentier" w:date="2020-05-14T13:28:00Z">
            <w:r w:rsidRPr="00BA3828" w:rsidDel="00BA3828">
              <w:rPr>
                <w:noProof/>
                <w:rPrChange w:id="322"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noProof/>
                <w:rPrChange w:id="323"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4" w:author="Arthur Parmentier" w:date="2020-05-14T13:28:00Z"/>
              <w:rFonts w:eastAsiaTheme="minorEastAsia" w:cstheme="minorBidi"/>
              <w:noProof/>
              <w:lang w:val="fr-FR"/>
            </w:rPr>
          </w:pPr>
          <w:del w:id="325" w:author="Arthur Parmentier" w:date="2020-05-14T13:28:00Z">
            <w:r w:rsidRPr="00BA3828" w:rsidDel="00BA3828">
              <w:rPr>
                <w:noProof/>
                <w:rPrChange w:id="326"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27"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8" w:author="Arthur Parmentier" w:date="2020-05-14T13:28:00Z"/>
              <w:rFonts w:eastAsiaTheme="minorEastAsia" w:cstheme="minorBidi"/>
              <w:noProof/>
              <w:lang w:val="fr-FR"/>
            </w:rPr>
          </w:pPr>
          <w:del w:id="329" w:author="Arthur Parmentier" w:date="2020-05-14T13:28:00Z">
            <w:r w:rsidRPr="00BA3828" w:rsidDel="00BA3828">
              <w:rPr>
                <w:noProof/>
                <w:rPrChange w:id="330"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31"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32" w:author="Arthur Parmentier" w:date="2020-05-14T13:28:00Z"/>
              <w:rFonts w:eastAsiaTheme="minorEastAsia" w:cstheme="minorBidi"/>
              <w:noProof/>
              <w:lang w:val="fr-FR"/>
            </w:rPr>
          </w:pPr>
          <w:del w:id="333" w:author="Arthur Parmentier" w:date="2020-05-14T13:28:00Z">
            <w:r w:rsidRPr="00BA3828" w:rsidDel="00BA3828">
              <w:rPr>
                <w:noProof/>
                <w:rPrChange w:id="334"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35"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6" w:author="Arthur Parmentier" w:date="2020-05-14T13:28:00Z"/>
              <w:rFonts w:eastAsiaTheme="minorEastAsia" w:cstheme="minorBidi"/>
              <w:noProof/>
              <w:lang w:val="fr-FR"/>
            </w:rPr>
          </w:pPr>
          <w:del w:id="337" w:author="Arthur Parmentier" w:date="2020-05-14T13:28:00Z">
            <w:r w:rsidRPr="00BA3828" w:rsidDel="00BA3828">
              <w:rPr>
                <w:noProof/>
                <w:rPrChange w:id="338"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noProof/>
                <w:rPrChange w:id="339"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40" w:author="Arthur Parmentier" w:date="2020-05-14T13:28:00Z"/>
              <w:rFonts w:eastAsiaTheme="minorEastAsia" w:cstheme="minorBidi"/>
              <w:noProof/>
              <w:lang w:val="fr-FR"/>
            </w:rPr>
          </w:pPr>
          <w:del w:id="341" w:author="Arthur Parmentier" w:date="2020-05-14T13:28:00Z">
            <w:r w:rsidRPr="00BA3828" w:rsidDel="00BA3828">
              <w:rPr>
                <w:noProof/>
                <w:rPrChange w:id="342"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noProof/>
                <w:rPrChange w:id="343"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4" w:author="Arthur Parmentier" w:date="2020-05-14T13:28:00Z"/>
              <w:rFonts w:eastAsiaTheme="minorEastAsia" w:cstheme="minorBidi"/>
              <w:noProof/>
              <w:lang w:val="fr-FR"/>
            </w:rPr>
          </w:pPr>
          <w:del w:id="345" w:author="Arthur Parmentier" w:date="2020-05-14T13:28:00Z">
            <w:r w:rsidRPr="00BA3828" w:rsidDel="00BA3828">
              <w:rPr>
                <w:noProof/>
                <w:rPrChange w:id="346"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noProof/>
                <w:rPrChange w:id="347"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8" w:author="Arthur Parmentier" w:date="2020-05-14T13:28:00Z"/>
              <w:rFonts w:eastAsiaTheme="minorEastAsia" w:cstheme="minorBidi"/>
              <w:noProof/>
              <w:lang w:val="fr-FR"/>
            </w:rPr>
          </w:pPr>
          <w:del w:id="349" w:author="Arthur Parmentier" w:date="2020-05-14T13:28:00Z">
            <w:r w:rsidRPr="00BA3828" w:rsidDel="00BA3828">
              <w:rPr>
                <w:noProof/>
                <w:rPrChange w:id="350"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noProof/>
                <w:rPrChange w:id="351"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52" w:author="Arthur Parmentier" w:date="2020-05-14T13:28:00Z"/>
              <w:rFonts w:eastAsiaTheme="minorEastAsia" w:cstheme="minorBidi"/>
              <w:noProof/>
              <w:lang w:val="fr-FR"/>
            </w:rPr>
          </w:pPr>
          <w:del w:id="353" w:author="Arthur Parmentier" w:date="2020-05-14T13:28:00Z">
            <w:r w:rsidRPr="00BA3828" w:rsidDel="00BA3828">
              <w:rPr>
                <w:noProof/>
                <w:rPrChange w:id="354"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noProof/>
                <w:rPrChange w:id="355"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6" w:author="Arthur Parmentier" w:date="2020-05-14T13:28:00Z"/>
              <w:rFonts w:eastAsiaTheme="minorEastAsia" w:cstheme="minorBidi"/>
              <w:noProof/>
              <w:sz w:val="22"/>
              <w:szCs w:val="22"/>
              <w:lang w:val="fr-FR"/>
            </w:rPr>
          </w:pPr>
          <w:del w:id="357" w:author="Arthur Parmentier" w:date="2020-05-14T13:28:00Z">
            <w:r w:rsidRPr="00BA3828" w:rsidDel="00BA3828">
              <w:rPr>
                <w:noProof/>
                <w:rPrChange w:id="358"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noProof/>
                <w:rPrChange w:id="359"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60" w:author="Arthur Parmentier" w:date="2020-05-14T13:28:00Z"/>
              <w:rFonts w:eastAsiaTheme="minorEastAsia" w:cstheme="minorBidi"/>
              <w:noProof/>
              <w:lang w:val="fr-FR"/>
            </w:rPr>
          </w:pPr>
          <w:del w:id="361" w:author="Arthur Parmentier" w:date="2020-05-14T13:28:00Z">
            <w:r w:rsidRPr="00BA3828" w:rsidDel="00BA3828">
              <w:rPr>
                <w:noProof/>
                <w:rPrChange w:id="362"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63"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4" w:author="Arthur Parmentier" w:date="2020-05-14T13:28:00Z"/>
              <w:rFonts w:eastAsiaTheme="minorEastAsia" w:cstheme="minorBidi"/>
              <w:noProof/>
              <w:lang w:val="fr-FR"/>
            </w:rPr>
          </w:pPr>
          <w:del w:id="365" w:author="Arthur Parmentier" w:date="2020-05-14T13:28:00Z">
            <w:r w:rsidRPr="00BA3828" w:rsidDel="00BA3828">
              <w:rPr>
                <w:noProof/>
                <w:rPrChange w:id="366"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67"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8" w:author="Arthur Parmentier" w:date="2020-05-14T13:28:00Z"/>
              <w:rFonts w:eastAsiaTheme="minorEastAsia" w:cstheme="minorBidi"/>
              <w:noProof/>
              <w:lang w:val="fr-FR"/>
            </w:rPr>
          </w:pPr>
          <w:del w:id="369" w:author="Arthur Parmentier" w:date="2020-05-14T13:28:00Z">
            <w:r w:rsidRPr="00BA3828" w:rsidDel="00BA3828">
              <w:rPr>
                <w:noProof/>
                <w:rPrChange w:id="370"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71"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72" w:author="Arthur Parmentier" w:date="2020-05-14T13:28:00Z"/>
              <w:rFonts w:eastAsiaTheme="minorEastAsia" w:cstheme="minorBidi"/>
              <w:noProof/>
              <w:sz w:val="22"/>
              <w:szCs w:val="22"/>
              <w:lang w:val="fr-FR"/>
            </w:rPr>
          </w:pPr>
          <w:del w:id="373" w:author="Arthur Parmentier" w:date="2020-05-14T13:28:00Z">
            <w:r w:rsidRPr="00BA3828" w:rsidDel="00BA3828">
              <w:rPr>
                <w:noProof/>
                <w:rPrChange w:id="374"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noProof/>
                <w:rPrChange w:id="375"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6" w:name="_Toc40025928"/>
      <w:bookmarkStart w:id="377" w:name="_Toc39912163"/>
      <w:bookmarkStart w:id="378" w:name="_Toc42259043"/>
      <w:r w:rsidRPr="00953072">
        <w:t>A brief history of Soundpainting</w:t>
      </w:r>
      <w:bookmarkEnd w:id="376"/>
      <w:bookmarkEnd w:id="378"/>
    </w:p>
    <w:p w:rsidR="006840DA" w:rsidRPr="00953072" w:rsidRDefault="006840DA" w:rsidP="00E6654A">
      <w:pPr>
        <w:pStyle w:val="Titre2"/>
      </w:pPr>
      <w:bookmarkStart w:id="379" w:name="_Toc40025929"/>
      <w:bookmarkStart w:id="380" w:name="_Toc42259044"/>
      <w:r w:rsidRPr="00953072">
        <w:t>Back in Woodstock 1974</w:t>
      </w:r>
      <w:r w:rsidR="009F19C2" w:rsidRPr="00953072">
        <w:t>: emergence in emergency</w:t>
      </w:r>
      <w:bookmarkEnd w:id="379"/>
      <w:bookmarkEnd w:id="380"/>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81"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82" w:author="Arthur Parmentier" w:date="2020-05-14T14:08:00Z">
        <w:r>
          <w:rPr>
            <w:rStyle w:val="Lienhypertexte"/>
          </w:rPr>
          <w:t>Origin of “SP” as a term</w:t>
        </w:r>
      </w:ins>
    </w:p>
    <w:p w:rsidR="00915AFD" w:rsidRPr="00953072" w:rsidRDefault="00A938B2" w:rsidP="00E6654A">
      <w:pPr>
        <w:pStyle w:val="Titre2"/>
      </w:pPr>
      <w:bookmarkStart w:id="383" w:name="_Toc40025930"/>
      <w:bookmarkStart w:id="384" w:name="_Toc42259045"/>
      <w:ins w:id="385" w:author="Arthur Parmentier" w:date="2020-05-14T14:10:00Z">
        <w:r>
          <w:t>Developments</w:t>
        </w:r>
      </w:ins>
      <w:bookmarkEnd w:id="384"/>
      <w:del w:id="386" w:author="Arthur Parmentier" w:date="2020-05-14T14:10:00Z">
        <w:r w:rsidR="00915AFD" w:rsidRPr="00953072" w:rsidDel="00A938B2">
          <w:delText>A new</w:delText>
        </w:r>
      </w:del>
      <w:del w:id="387" w:author="Arthur Parmentier" w:date="2020-05-14T14:09:00Z">
        <w:r w:rsidR="00915AFD" w:rsidRPr="00953072" w:rsidDel="00706FFA">
          <w:delText xml:space="preserve"> form</w:delText>
        </w:r>
      </w:del>
      <w:del w:id="388" w:author="Arthur Parmentier" w:date="2020-05-14T14:10:00Z">
        <w:r w:rsidR="00915AFD" w:rsidRPr="00953072" w:rsidDel="00A938B2">
          <w:delText xml:space="preserve"> of c</w:delText>
        </w:r>
      </w:del>
      <w:del w:id="389" w:author="Arthur Parmentier" w:date="2020-05-14T14:11:00Z">
        <w:r w:rsidR="00915AFD" w:rsidRPr="00953072" w:rsidDel="00A938B2">
          <w:delText>omposition</w:delText>
        </w:r>
      </w:del>
      <w:bookmarkEnd w:id="383"/>
    </w:p>
    <w:p w:rsidR="00486FDC" w:rsidRPr="00953072" w:rsidDel="00A938B2" w:rsidRDefault="00486FDC">
      <w:pPr>
        <w:pStyle w:val="Titre3"/>
        <w:rPr>
          <w:del w:id="390" w:author="Arthur Parmentier" w:date="2020-05-14T14:10:00Z"/>
        </w:rPr>
      </w:pPr>
      <w:bookmarkStart w:id="391" w:name="_Toc40025931"/>
      <w:del w:id="392" w:author="Arthur Parmentier" w:date="2020-05-14T14:10:00Z">
        <w:r w:rsidRPr="00953072" w:rsidDel="00A938B2">
          <w:delText>Sign language: from cultural concepts to performance</w:delText>
        </w:r>
        <w:bookmarkStart w:id="393" w:name="_Toc40363654"/>
        <w:bookmarkStart w:id="394" w:name="_Toc40363717"/>
        <w:bookmarkStart w:id="395" w:name="_Toc40431426"/>
        <w:bookmarkStart w:id="396" w:name="_Toc41067154"/>
        <w:bookmarkStart w:id="397" w:name="_Toc42258969"/>
        <w:bookmarkStart w:id="398" w:name="_Toc42259046"/>
        <w:bookmarkEnd w:id="391"/>
        <w:bookmarkEnd w:id="393"/>
        <w:bookmarkEnd w:id="394"/>
        <w:bookmarkEnd w:id="395"/>
        <w:bookmarkEnd w:id="396"/>
        <w:bookmarkEnd w:id="397"/>
        <w:bookmarkEnd w:id="398"/>
      </w:del>
    </w:p>
    <w:p w:rsidR="00486FDC" w:rsidRPr="00953072" w:rsidDel="00A938B2" w:rsidRDefault="00486FDC" w:rsidP="00E6654A">
      <w:pPr>
        <w:rPr>
          <w:del w:id="399" w:author="Arthur Parmentier" w:date="2020-05-14T14:10:00Z"/>
        </w:rPr>
      </w:pPr>
      <w:del w:id="400"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401" w:name="_Toc40363655"/>
        <w:bookmarkStart w:id="402" w:name="_Toc40363718"/>
        <w:bookmarkStart w:id="403" w:name="_Toc40431427"/>
        <w:bookmarkStart w:id="404" w:name="_Toc41067155"/>
        <w:bookmarkStart w:id="405" w:name="_Toc42258970"/>
        <w:bookmarkStart w:id="406" w:name="_Toc42259047"/>
        <w:bookmarkEnd w:id="401"/>
        <w:bookmarkEnd w:id="402"/>
        <w:bookmarkEnd w:id="403"/>
        <w:bookmarkEnd w:id="404"/>
        <w:bookmarkEnd w:id="405"/>
        <w:bookmarkEnd w:id="406"/>
      </w:del>
    </w:p>
    <w:p w:rsidR="00665CB4" w:rsidRPr="00953072" w:rsidDel="00A938B2" w:rsidRDefault="00665CB4" w:rsidP="00E6654A">
      <w:pPr>
        <w:rPr>
          <w:del w:id="407" w:author="Arthur Parmentier" w:date="2020-05-14T14:10:00Z"/>
        </w:rPr>
      </w:pPr>
      <w:del w:id="408" w:author="Arthur Parmentier" w:date="2020-05-14T14:10:00Z">
        <w:r w:rsidRPr="00953072" w:rsidDel="00A938B2">
          <w:delText xml:space="preserve">Develop cultural aspects examples. </w:delText>
        </w:r>
        <w:bookmarkStart w:id="409" w:name="_Toc40363656"/>
        <w:bookmarkStart w:id="410" w:name="_Toc40363719"/>
        <w:bookmarkStart w:id="411" w:name="_Toc40431428"/>
        <w:bookmarkStart w:id="412" w:name="_Toc41067156"/>
        <w:bookmarkStart w:id="413" w:name="_Toc42258971"/>
        <w:bookmarkStart w:id="414" w:name="_Toc42259048"/>
        <w:bookmarkEnd w:id="409"/>
        <w:bookmarkEnd w:id="410"/>
        <w:bookmarkEnd w:id="411"/>
        <w:bookmarkEnd w:id="412"/>
        <w:bookmarkEnd w:id="413"/>
        <w:bookmarkEnd w:id="414"/>
      </w:del>
    </w:p>
    <w:p w:rsidR="00486FDC" w:rsidRPr="00953072" w:rsidDel="00A938B2" w:rsidRDefault="00486FDC" w:rsidP="00E6654A">
      <w:pPr>
        <w:rPr>
          <w:del w:id="415" w:author="Arthur Parmentier" w:date="2020-05-14T14:10:00Z"/>
        </w:rPr>
      </w:pPr>
      <w:del w:id="416" w:author="Arthur Parmentier" w:date="2020-05-14T14:10:00Z">
        <w:r w:rsidRPr="00953072" w:rsidDel="00A938B2">
          <w:delText xml:space="preserve">Q: Is it only a mere translation of old concepts into a more efficient sign/gestural </w:delText>
        </w:r>
      </w:del>
      <w:del w:id="417" w:author="Arthur Parmentier" w:date="2020-05-13T09:25:00Z">
        <w:r w:rsidRPr="00953072" w:rsidDel="00990A90">
          <w:delText>langage</w:delText>
        </w:r>
      </w:del>
      <w:del w:id="418" w:author="Arthur Parmentier" w:date="2020-05-14T14:10:00Z">
        <w:r w:rsidRPr="00953072" w:rsidDel="00A938B2">
          <w:delText>? A: no. It also has emergent properties (think of shapeline).</w:delText>
        </w:r>
        <w:bookmarkStart w:id="419" w:name="_Toc40363657"/>
        <w:bookmarkStart w:id="420" w:name="_Toc40363720"/>
        <w:bookmarkStart w:id="421" w:name="_Toc40431429"/>
        <w:bookmarkStart w:id="422" w:name="_Toc41067157"/>
        <w:bookmarkStart w:id="423" w:name="_Toc42258972"/>
        <w:bookmarkStart w:id="424" w:name="_Toc42259049"/>
        <w:bookmarkEnd w:id="419"/>
        <w:bookmarkEnd w:id="420"/>
        <w:bookmarkEnd w:id="421"/>
        <w:bookmarkEnd w:id="422"/>
        <w:bookmarkEnd w:id="423"/>
        <w:bookmarkEnd w:id="424"/>
      </w:del>
    </w:p>
    <w:p w:rsidR="00486FDC" w:rsidRPr="00953072" w:rsidRDefault="00915AFD">
      <w:pPr>
        <w:pStyle w:val="Titre3"/>
      </w:pPr>
      <w:bookmarkStart w:id="425" w:name="_Toc40025932"/>
      <w:bookmarkStart w:id="426" w:name="_Toc42259050"/>
      <w:r w:rsidRPr="00953072">
        <w:t>A m</w:t>
      </w:r>
      <w:r w:rsidR="003706BA" w:rsidRPr="00953072">
        <w:t>ultidisciplinary language</w:t>
      </w:r>
      <w:bookmarkEnd w:id="425"/>
      <w:bookmarkEnd w:id="426"/>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27" w:name="_Toc40025933"/>
      <w:bookmarkStart w:id="428" w:name="_Toc42259051"/>
      <w:r w:rsidRPr="00953072">
        <w:t xml:space="preserve">Fertility in Europe, </w:t>
      </w:r>
      <w:r w:rsidR="00ED2072" w:rsidRPr="00953072">
        <w:t xml:space="preserve">worldwide </w:t>
      </w:r>
      <w:r w:rsidRPr="00953072">
        <w:t>spread</w:t>
      </w:r>
      <w:r w:rsidR="00ED2072" w:rsidRPr="00953072">
        <w:t xml:space="preserve"> in modern societies</w:t>
      </w:r>
      <w:bookmarkEnd w:id="427"/>
      <w:bookmarkEnd w:id="428"/>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29"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30"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431" w:name="_Toc40025943"/>
      <w:bookmarkStart w:id="432" w:name="_Toc40025934"/>
      <w:bookmarkStart w:id="433" w:name="_Toc42259052"/>
      <w:r w:rsidRPr="00953072">
        <w:lastRenderedPageBreak/>
        <w:t>Historical and theoretical context</w:t>
      </w:r>
      <w:bookmarkEnd w:id="431"/>
      <w:bookmarkEnd w:id="433"/>
    </w:p>
    <w:p w:rsidR="00960BA6" w:rsidRPr="00953072" w:rsidRDefault="00EE3C9F" w:rsidP="00E6654A">
      <w:pPr>
        <w:pStyle w:val="Titre2"/>
      </w:pPr>
      <w:bookmarkStart w:id="434" w:name="_Toc40025944"/>
      <w:bookmarkStart w:id="435" w:name="_Toc42259053"/>
      <w:bookmarkEnd w:id="434"/>
      <w:ins w:id="436" w:author="Arthur Parmentier" w:date="2020-05-13T09:25:00Z">
        <w:r>
          <w:t>Signs</w:t>
        </w:r>
      </w:ins>
      <w:del w:id="437" w:author="Arthur Parmentier" w:date="2020-05-13T09:25:00Z">
        <w:r w:rsidR="00960BA6" w:rsidRPr="00953072" w:rsidDel="00EE3C9F">
          <w:delText>Gestures and signs</w:delText>
        </w:r>
      </w:del>
      <w:r w:rsidR="00960BA6" w:rsidRPr="00953072">
        <w:t xml:space="preserve"> for communication: a long history</w:t>
      </w:r>
      <w:bookmarkEnd w:id="435"/>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38" w:name="_Toc42259054"/>
      <w:r w:rsidRPr="00953072">
        <w:t>A very long time ago…</w:t>
      </w:r>
      <w:bookmarkEnd w:id="438"/>
    </w:p>
    <w:p w:rsidR="00960BA6" w:rsidRDefault="00960BA6">
      <w:pPr>
        <w:pStyle w:val="Titre3"/>
        <w:rPr>
          <w:ins w:id="439" w:author="Arthur Parmentier" w:date="2020-06-05T13:55:00Z"/>
        </w:rPr>
      </w:pPr>
      <w:bookmarkStart w:id="440" w:name="_Toc42259055"/>
      <w:r w:rsidRPr="00953072">
        <w:t>Middle ages: neumes</w:t>
      </w:r>
      <w:bookmarkEnd w:id="440"/>
    </w:p>
    <w:p w:rsidR="0054171C" w:rsidRPr="0054171C" w:rsidRDefault="0054171C" w:rsidP="0054171C">
      <w:pPr>
        <w:rPr>
          <w:rPrChange w:id="441" w:author="Arthur Parmentier" w:date="2020-06-05T13:55:00Z">
            <w:rPr/>
          </w:rPrChange>
        </w:rPr>
        <w:pPrChange w:id="442" w:author="Arthur Parmentier" w:date="2020-06-05T13:55:00Z">
          <w:pPr>
            <w:pStyle w:val="Titre3"/>
          </w:pPr>
        </w:pPrChange>
      </w:pPr>
      <w:ins w:id="443" w:author="Arthur Parmentier" w:date="2020-06-05T13:55:00Z">
        <w:r>
          <w:t>Main Guido d’arezzo</w:t>
        </w:r>
      </w:ins>
    </w:p>
    <w:p w:rsidR="00960BA6" w:rsidRPr="00953072" w:rsidDel="00A01FAD" w:rsidRDefault="00960BA6">
      <w:pPr>
        <w:pStyle w:val="Titre3"/>
        <w:rPr>
          <w:del w:id="444" w:author="Arthur Parmentier" w:date="2020-05-14T14:23:00Z"/>
        </w:rPr>
      </w:pPr>
      <w:del w:id="445" w:author="Arthur Parmentier" w:date="2020-05-14T14:23:00Z">
        <w:r w:rsidRPr="00953072" w:rsidDel="00A01FAD">
          <w:delText>Rousseau, Wittgenstein.. theory of signs</w:delText>
        </w:r>
        <w:bookmarkStart w:id="446" w:name="_Toc40363664"/>
        <w:bookmarkStart w:id="447" w:name="_Toc40363727"/>
        <w:bookmarkStart w:id="448" w:name="_Toc40431436"/>
        <w:bookmarkStart w:id="449" w:name="_Toc41067164"/>
        <w:bookmarkStart w:id="450" w:name="_Toc42258979"/>
        <w:bookmarkStart w:id="451" w:name="_Toc42259056"/>
        <w:bookmarkEnd w:id="446"/>
        <w:bookmarkEnd w:id="447"/>
        <w:bookmarkEnd w:id="448"/>
        <w:bookmarkEnd w:id="449"/>
        <w:bookmarkEnd w:id="450"/>
        <w:bookmarkEnd w:id="451"/>
      </w:del>
    </w:p>
    <w:p w:rsidR="00960BA6" w:rsidRDefault="00960BA6" w:rsidP="00414962">
      <w:pPr>
        <w:pStyle w:val="Titre3"/>
        <w:rPr>
          <w:ins w:id="452" w:author="Arthur Parmentier" w:date="2020-05-14T14:18:00Z"/>
        </w:rPr>
      </w:pPr>
      <w:bookmarkStart w:id="453" w:name="_Toc42259057"/>
      <w:r w:rsidRPr="00953072">
        <w:t>Creation of modern sign languages for deafs (?)</w:t>
      </w:r>
      <w:bookmarkEnd w:id="453"/>
    </w:p>
    <w:p w:rsidR="008F1E52" w:rsidRPr="008F1E52" w:rsidRDefault="008F1E52">
      <w:pPr>
        <w:rPr>
          <w:rPrChange w:id="454" w:author="Arthur Parmentier" w:date="2020-05-14T14:18:00Z">
            <w:rPr/>
          </w:rPrChange>
        </w:rPr>
        <w:pPrChange w:id="455" w:author="Arthur Parmentier" w:date="2020-05-14T14:18:00Z">
          <w:pPr>
            <w:pStyle w:val="Titre3"/>
          </w:pPr>
        </w:pPrChange>
      </w:pPr>
      <w:ins w:id="456" w:author="Arthur Parmentier" w:date="2020-05-14T14:18:00Z">
        <w:r>
          <w:t>Lien avec Chant-signes IVT</w:t>
        </w:r>
      </w:ins>
    </w:p>
    <w:p w:rsidR="00960BA6" w:rsidRPr="00953072" w:rsidDel="00EF2E96" w:rsidRDefault="00960BA6">
      <w:pPr>
        <w:pStyle w:val="Titre3"/>
        <w:rPr>
          <w:del w:id="457" w:author="Arthur Parmentier" w:date="2020-05-14T14:21:00Z"/>
        </w:rPr>
      </w:pPr>
      <w:del w:id="458" w:author="Arthur Parmentier" w:date="2020-05-14T14:21:00Z">
        <w:r w:rsidRPr="00953072" w:rsidDel="00EF2E96">
          <w:delText>Attempts or cases in arts before SP</w:delText>
        </w:r>
        <w:bookmarkStart w:id="459" w:name="_Toc40363666"/>
        <w:bookmarkStart w:id="460" w:name="_Toc40363729"/>
        <w:bookmarkStart w:id="461" w:name="_Toc40431438"/>
        <w:bookmarkStart w:id="462" w:name="_Toc41067166"/>
        <w:bookmarkStart w:id="463" w:name="_Toc42258981"/>
        <w:bookmarkStart w:id="464" w:name="_Toc42259058"/>
        <w:bookmarkEnd w:id="459"/>
        <w:bookmarkEnd w:id="460"/>
        <w:bookmarkEnd w:id="461"/>
        <w:bookmarkEnd w:id="462"/>
        <w:bookmarkEnd w:id="463"/>
        <w:bookmarkEnd w:id="464"/>
      </w:del>
    </w:p>
    <w:p w:rsidR="00960BA6" w:rsidRPr="00953072" w:rsidRDefault="00960BA6">
      <w:pPr>
        <w:pStyle w:val="Titre3"/>
      </w:pPr>
      <w:bookmarkStart w:id="465" w:name="_Toc42259059"/>
      <w:r w:rsidRPr="00953072">
        <w:t>Conduction &amp; other contemporary forms of artistic sign languages</w:t>
      </w:r>
      <w:bookmarkEnd w:id="465"/>
    </w:p>
    <w:p w:rsidR="00960BA6" w:rsidRPr="00953072" w:rsidRDefault="00960BA6" w:rsidP="00E6654A">
      <w:pPr>
        <w:pStyle w:val="Titre2"/>
      </w:pPr>
      <w:bookmarkStart w:id="466" w:name="_Toc42259060"/>
      <w:r w:rsidRPr="00953072">
        <w:t>Real-time composition/improvisation/generative music in the XXth century</w:t>
      </w:r>
      <w:bookmarkEnd w:id="466"/>
    </w:p>
    <w:p w:rsidR="00725D84" w:rsidRDefault="00725D84" w:rsidP="00E6654A">
      <w:pPr>
        <w:rPr>
          <w:ins w:id="467" w:author="Arthur Parmentier" w:date="2020-05-14T14:22:00Z"/>
        </w:rPr>
      </w:pPr>
      <w:r w:rsidRPr="00953072">
        <w:t>How to structure this part? By example? Topic?</w:t>
      </w:r>
    </w:p>
    <w:p w:rsidR="00D81005" w:rsidRDefault="00D81005" w:rsidP="00E6654A">
      <w:pPr>
        <w:rPr>
          <w:ins w:id="468" w:author="Arthur Parmentier" w:date="2020-06-05T14:00:00Z"/>
        </w:rPr>
      </w:pPr>
      <w:ins w:id="469" w:author="Arthur Parmentier" w:date="2020-05-14T14:22:00Z">
        <w:r>
          <w:t xml:space="preserve">Musique stochastique </w:t>
        </w:r>
      </w:ins>
      <w:ins w:id="470" w:author="Arthur Parmentier" w:date="2020-06-05T14:00:00Z">
        <w:r w:rsidR="003D5749">
          <w:t>Xenakis</w:t>
        </w:r>
      </w:ins>
    </w:p>
    <w:p w:rsidR="003D5749" w:rsidRDefault="003D5749" w:rsidP="00E6654A">
      <w:pPr>
        <w:rPr>
          <w:ins w:id="471" w:author="Arthur Parmentier" w:date="2020-06-05T14:00:00Z"/>
        </w:rPr>
      </w:pPr>
      <w:ins w:id="472" w:author="Arthur Parmentier" w:date="2020-06-05T14:00:00Z">
        <w:r>
          <w:t>Gros labo de recherche en general (minimalism, dodéca…) – comment faire de la nouvelle musique et experimenter?</w:t>
        </w:r>
      </w:ins>
    </w:p>
    <w:p w:rsidR="00F7515C" w:rsidRDefault="00F7515C" w:rsidP="00E6654A">
      <w:pPr>
        <w:rPr>
          <w:ins w:id="473" w:author="Arthur Parmentier" w:date="2020-06-05T14:01:00Z"/>
        </w:rPr>
      </w:pPr>
      <w:ins w:id="474" w:author="Arthur Parmentier" w:date="2020-06-05T14:00:00Z">
        <w:r>
          <w:t>Musique électronique, concrete…</w:t>
        </w:r>
      </w:ins>
      <w:ins w:id="475" w:author="Arthur Parmentier" w:date="2020-06-05T14:01:00Z">
        <w:r w:rsidR="00FD1DF3">
          <w:t xml:space="preserve"> </w:t>
        </w:r>
      </w:ins>
    </w:p>
    <w:p w:rsidR="00FD1DF3" w:rsidRDefault="00FD1DF3" w:rsidP="00E6654A">
      <w:pPr>
        <w:rPr>
          <w:ins w:id="476" w:author="Arthur Parmentier" w:date="2020-06-05T14:01:00Z"/>
        </w:rPr>
      </w:pPr>
      <w:ins w:id="477" w:author="Arthur Parmentier" w:date="2020-06-05T14:01:00Z">
        <w:r>
          <w:t>Mvt avant garde -&gt; contemporain</w:t>
        </w:r>
      </w:ins>
    </w:p>
    <w:p w:rsidR="00252D92" w:rsidRPr="00953072" w:rsidRDefault="00252D92" w:rsidP="00E6654A">
      <w:ins w:id="478" w:author="Arthur Parmentier" w:date="2020-06-05T14:01:00Z">
        <w:r>
          <w:t>Connection Walter &amp; free jazz..</w:t>
        </w:r>
      </w:ins>
    </w:p>
    <w:p w:rsidR="00960BA6" w:rsidRPr="00953072" w:rsidRDefault="00960BA6">
      <w:pPr>
        <w:pStyle w:val="Titre3"/>
      </w:pPr>
      <w:bookmarkStart w:id="479" w:name="_Toc42259061"/>
      <w:r w:rsidRPr="00953072">
        <w:t>Cage &amp; co</w:t>
      </w:r>
      <w:bookmarkEnd w:id="479"/>
    </w:p>
    <w:p w:rsidR="00960BA6" w:rsidRPr="00953072" w:rsidRDefault="001642FC">
      <w:pPr>
        <w:pStyle w:val="Titre3"/>
      </w:pPr>
      <w:bookmarkStart w:id="480" w:name="_Toc42259062"/>
      <w:r w:rsidRPr="00953072">
        <w:t>Algorithmic music</w:t>
      </w:r>
      <w:bookmarkEnd w:id="480"/>
    </w:p>
    <w:p w:rsidR="000B4E52" w:rsidRPr="00953072" w:rsidRDefault="000B4E52" w:rsidP="00E6654A">
      <w:pPr>
        <w:pStyle w:val="Titre2"/>
      </w:pPr>
      <w:bookmarkStart w:id="481" w:name="_Toc42259063"/>
      <w:r w:rsidRPr="00953072">
        <w:t>Linguistics</w:t>
      </w:r>
      <w:bookmarkEnd w:id="481"/>
    </w:p>
    <w:p w:rsidR="00A01FAD" w:rsidRDefault="00A01FAD" w:rsidP="00A01FAD">
      <w:pPr>
        <w:pStyle w:val="Titre3"/>
        <w:numPr>
          <w:ilvl w:val="0"/>
          <w:numId w:val="0"/>
        </w:numPr>
        <w:ind w:left="1440"/>
        <w:rPr>
          <w:ins w:id="482" w:author="Arthur Parmentier" w:date="2020-05-14T14:25:00Z"/>
        </w:rPr>
      </w:pPr>
      <w:bookmarkStart w:id="483" w:name="_Toc42259064"/>
      <w:ins w:id="484" w:author="Arthur Parmentier" w:date="2020-05-14T14:23:00Z">
        <w:r w:rsidRPr="00953072">
          <w:t>Rousseau, Wittgenstein.. theory of signs</w:t>
        </w:r>
      </w:ins>
      <w:ins w:id="485" w:author="Arthur Parmentier" w:date="2020-05-14T14:24:00Z">
        <w:r w:rsidR="00592C13">
          <w:t xml:space="preserve">: </w:t>
        </w:r>
      </w:ins>
      <w:ins w:id="486" w:author="Arthur Parmentier" w:date="2020-05-14T14:23:00Z">
        <w:r>
          <w:t xml:space="preserve">De </w:t>
        </w:r>
      </w:ins>
      <w:ins w:id="487" w:author="Arthur Parmentier" w:date="2020-05-14T14:24:00Z">
        <w:r w:rsidR="00685B7F">
          <w:t>S</w:t>
        </w:r>
        <w:r w:rsidR="00593AA1">
          <w:t>aussure (sign theory)</w:t>
        </w:r>
      </w:ins>
      <w:bookmarkEnd w:id="483"/>
    </w:p>
    <w:p w:rsidR="008F3F58" w:rsidRPr="008F3F58" w:rsidRDefault="0066003C">
      <w:pPr>
        <w:rPr>
          <w:ins w:id="488" w:author="Arthur Parmentier" w:date="2020-05-14T14:23:00Z"/>
          <w:rPrChange w:id="489" w:author="Arthur Parmentier" w:date="2020-05-14T14:25:00Z">
            <w:rPr>
              <w:ins w:id="490" w:author="Arthur Parmentier" w:date="2020-05-14T14:23:00Z"/>
            </w:rPr>
          </w:rPrChange>
        </w:rPr>
        <w:pPrChange w:id="491" w:author="Arthur Parmentier" w:date="2020-05-14T14:25:00Z">
          <w:pPr>
            <w:pStyle w:val="Titre3"/>
          </w:pPr>
        </w:pPrChange>
      </w:pPr>
      <w:ins w:id="492" w:author="Arthur Parmentier" w:date="2020-05-14T14:25:00Z">
        <w:r>
          <w:t>Emetteur/recepteur;;.</w:t>
        </w:r>
      </w:ins>
    </w:p>
    <w:p w:rsidR="000B4E52" w:rsidRPr="00953072" w:rsidRDefault="000B4E52">
      <w:pPr>
        <w:pStyle w:val="Titre3"/>
      </w:pPr>
      <w:bookmarkStart w:id="493" w:name="_Toc42259065"/>
      <w:r w:rsidRPr="00953072">
        <w:lastRenderedPageBreak/>
        <w:t>Regular languages</w:t>
      </w:r>
      <w:bookmarkEnd w:id="493"/>
    </w:p>
    <w:p w:rsidR="000B4E52" w:rsidRPr="00953072" w:rsidRDefault="000B4E52">
      <w:pPr>
        <w:pStyle w:val="Titre3"/>
      </w:pPr>
      <w:bookmarkStart w:id="494" w:name="_Toc42259066"/>
      <w:r w:rsidRPr="00953072">
        <w:t>… link with generative music?</w:t>
      </w:r>
      <w:bookmarkEnd w:id="494"/>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t xml:space="preserve"> </w:t>
      </w:r>
      <w:bookmarkStart w:id="495" w:name="_Toc42259067"/>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32"/>
      <w:r w:rsidR="00086E5D" w:rsidRPr="00953072">
        <w:t xml:space="preserve"> (a </w:t>
      </w:r>
      <w:r w:rsidR="003739E8">
        <w:t xml:space="preserve">theoretical </w:t>
      </w:r>
      <w:r w:rsidR="00086E5D" w:rsidRPr="00953072">
        <w:t>model of SP)</w:t>
      </w:r>
      <w:bookmarkEnd w:id="495"/>
    </w:p>
    <w:p w:rsidR="007776CB" w:rsidRDefault="00E6654A" w:rsidP="00E6654A">
      <w:r>
        <w:t>Now that we have seen a bit of the development of SP and the theoretical background it lies in, I would like to propose a model of Soundpainting that would explicit its construction mechanisms</w:t>
      </w:r>
      <w:ins w:id="496" w:author="Arthur Parmentier" w:date="2020-05-14T13:29:00Z">
        <w:r w:rsidR="00BA3828">
          <w:t xml:space="preserve"> as a sign language, </w:t>
        </w:r>
      </w:ins>
      <w:del w:id="497"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98" w:name="_Toc42259068"/>
      <w:r>
        <w:t xml:space="preserve">Preliminary </w:t>
      </w:r>
      <w:r w:rsidR="00E44A97">
        <w:t>remarks</w:t>
      </w:r>
      <w:bookmarkEnd w:id="498"/>
    </w:p>
    <w:p w:rsidR="00E44A97" w:rsidRPr="00E44A97" w:rsidRDefault="00E44A97">
      <w:pPr>
        <w:pStyle w:val="Titre3"/>
      </w:pPr>
      <w:bookmarkStart w:id="499" w:name="_Toc42259069"/>
      <w:r>
        <w:t>Context and scope of my personal observations</w:t>
      </w:r>
      <w:bookmarkEnd w:id="499"/>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500" w:name="_Toc42259070"/>
      <w:r>
        <w:t>The categorical and prototypical perception of concepts</w:t>
      </w:r>
      <w:bookmarkEnd w:id="500"/>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501" w:author="Arthur Parmentier" w:date="2020-05-13T09:28:00Z">
        <w:r w:rsidR="00B7596F">
          <w:t xml:space="preserve">t… by constructing </w:t>
        </w:r>
      </w:ins>
      <w:ins w:id="502" w:author="Arthur Parmentier" w:date="2020-05-13T09:29:00Z">
        <w:r w:rsidR="00B7596F">
          <w:t>discrete categories out of a continuous set of elements.</w:t>
        </w:r>
      </w:ins>
      <w:del w:id="503" w:author="Arthur Parmentier" w:date="2020-05-13T09:28:00Z">
        <w:r w:rsidR="004D468F" w:rsidDel="00B7596F">
          <w:delText>t…</w:delText>
        </w:r>
      </w:del>
    </w:p>
    <w:p w:rsidR="00DF3BEC" w:rsidRDefault="00061E60" w:rsidP="00061E60">
      <w:r>
        <w:t>We</w:t>
      </w:r>
      <w:ins w:id="504" w:author="Arthur Parmentier" w:date="2020-05-13T09:29:00Z">
        <w:r w:rsidR="00FE7602">
          <w:t xml:space="preserve"> also</w:t>
        </w:r>
      </w:ins>
      <w:r>
        <w:t xml:space="preserve"> </w:t>
      </w:r>
      <w:del w:id="505" w:author="Arthur Parmentier" w:date="2020-05-13T09:29:00Z">
        <w:r w:rsidR="00F572C3" w:rsidDel="00FE7602">
          <w:delText xml:space="preserve">also </w:delText>
        </w:r>
      </w:del>
      <w:r>
        <w:t>know from</w:t>
      </w:r>
      <w:del w:id="506"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512" w:author="Arthur Parmentier" w:date="2020-05-13T09:36:00Z">
        <w:r w:rsidR="00FB0C2C">
          <w:t xml:space="preserve">single </w:t>
        </w:r>
      </w:ins>
      <w:r>
        <w:t xml:space="preserve">concept </w:t>
      </w:r>
      <w:del w:id="513" w:author="Arthur Parmentier" w:date="2020-05-13T09:36:00Z">
        <w:r w:rsidDel="00CE30A8">
          <w:delText xml:space="preserve">corresponds </w:delText>
        </w:r>
      </w:del>
      <w:ins w:id="514" w:author="Arthur Parmentier" w:date="2020-05-13T09:36:00Z">
        <w:r w:rsidR="00CE30A8">
          <w:t>can be modeled as</w:t>
        </w:r>
      </w:ins>
      <w:del w:id="515"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xml:space="preserve">, whereas in general, it extends </w:t>
      </w:r>
      <w:r w:rsidR="00BC3D06">
        <w:lastRenderedPageBreak/>
        <w:t>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516" w:author="Arthur Parmentier" w:date="2020-05-12T19:02:00Z">
        <w:r w:rsidR="00341F58">
          <w:t>,</w:t>
        </w:r>
      </w:ins>
      <w:del w:id="517" w:author="Arthur Parmentier" w:date="2020-05-12T19:02:00Z">
        <w:r w:rsidR="00DB185F" w:rsidDel="00341F58">
          <w:delText xml:space="preserve"> for</w:delText>
        </w:r>
      </w:del>
      <w:r w:rsidR="00DB185F">
        <w:t xml:space="preserve"> </w:t>
      </w:r>
      <w:ins w:id="518" w:author="Arthur Parmentier" w:date="2020-05-12T19:02:00Z">
        <w:r w:rsidR="00341F58">
          <w:t>replaced by the</w:t>
        </w:r>
      </w:ins>
      <w:del w:id="519" w:author="Arthur Parmentier" w:date="2020-05-12T19:02:00Z">
        <w:r w:rsidR="006A5C81" w:rsidDel="00341F58">
          <w:delText>the</w:delText>
        </w:r>
      </w:del>
      <w:r w:rsidR="006A5C81">
        <w:t xml:space="preserve"> continuous</w:t>
      </w:r>
      <w:r w:rsidR="00DB185F">
        <w:t xml:space="preserve"> notion</w:t>
      </w:r>
      <w:ins w:id="520" w:author="Arthur Parmentier" w:date="2020-05-12T19:05:00Z">
        <w:r w:rsidR="008E17B4">
          <w:t>s of graded membership (</w:t>
        </w:r>
      </w:ins>
      <w:del w:id="521" w:author="Arthur Parmentier" w:date="2020-05-12T19:05:00Z">
        <w:r w:rsidR="00DB185F" w:rsidDel="008E17B4">
          <w:delText xml:space="preserve"> of </w:delText>
        </w:r>
      </w:del>
      <w:r w:rsidR="00DB185F">
        <w:t>similarity to the prototyp</w:t>
      </w:r>
      <w:ins w:id="522" w:author="Arthur Parmentier" w:date="2020-05-12T19:05:00Z">
        <w:r w:rsidR="00157F8B">
          <w:t>e)</w:t>
        </w:r>
      </w:ins>
      <w:del w:id="523" w:author="Arthur Parmentier" w:date="2020-05-12T19:05:00Z">
        <w:r w:rsidR="0084003C" w:rsidDel="008E17B4">
          <w:delText>e</w:delText>
        </w:r>
      </w:del>
      <w:ins w:id="524" w:author="Arthur Parmentier" w:date="2020-05-12T19:02:00Z">
        <w:r w:rsidR="00341F58">
          <w:t xml:space="preserve"> and the fuzzy edges</w:t>
        </w:r>
      </w:ins>
      <w:ins w:id="525" w:author="Arthur Parmentier" w:date="2020-05-12T19:05:00Z">
        <w:r w:rsidR="008E17B4">
          <w:t xml:space="preserve"> of concepts</w:t>
        </w:r>
      </w:ins>
      <w:r w:rsidR="00DF3BEC">
        <w:t>.</w:t>
      </w:r>
      <w:ins w:id="526" w:author="Arthur Parmentier" w:date="2020-05-12T19:07:00Z">
        <w:r w:rsidR="00AD6FFE">
          <w:rPr>
            <w:rStyle w:val="Appelnotedebasdep"/>
          </w:rPr>
          <w:footnoteReference w:id="2"/>
        </w:r>
      </w:ins>
      <w:r w:rsidR="00391624">
        <w:t xml:space="preserve"> But on 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35" w:author="Arthur Parmentier" w:date="2020-05-14T13:32:00Z"/>
          <w:i/>
          <w:iCs/>
        </w:rPr>
      </w:pPr>
      <w:r w:rsidRPr="00FA53E4">
        <w:rPr>
          <w:i/>
          <w:iCs/>
          <w:rPrChange w:id="536"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37" w:author="Arthur Parmentier" w:date="2020-05-14T13:32:00Z"/>
        </w:rPr>
      </w:pPr>
      <w:bookmarkStart w:id="538" w:name="_Toc42259071"/>
      <w:ins w:id="539" w:author="Arthur Parmentier" w:date="2020-05-14T13:32:00Z">
        <w:r w:rsidRPr="00953072">
          <w:t xml:space="preserve">Mechanism 1: transformations (projections?) of concepts </w:t>
        </w:r>
      </w:ins>
      <w:ins w:id="540" w:author="Arthur Parmentier" w:date="2020-05-14T13:38:00Z">
        <w:r w:rsidR="00515E70">
          <w:t>into signs</w:t>
        </w:r>
      </w:ins>
      <w:ins w:id="541" w:author="Arthur Parmentier" w:date="2020-06-05T16:48:00Z">
        <w:r w:rsidR="008F5BD3">
          <w:t xml:space="preserve"> (morphemes)</w:t>
        </w:r>
      </w:ins>
      <w:ins w:id="542" w:author="Arthur Parmentier" w:date="2020-05-14T13:38:00Z">
        <w:r w:rsidR="00515E70">
          <w:t xml:space="preserve"> on</w:t>
        </w:r>
      </w:ins>
      <w:ins w:id="543" w:author="Arthur Parmentier" w:date="2020-05-14T13:32:00Z">
        <w:r w:rsidRPr="00953072">
          <w:t xml:space="preserve"> the physical space of the body</w:t>
        </w:r>
        <w:bookmarkEnd w:id="538"/>
      </w:ins>
    </w:p>
    <w:p w:rsidR="00D621DF" w:rsidRPr="00953072" w:rsidRDefault="00D621DF" w:rsidP="00D621DF">
      <w:pPr>
        <w:rPr>
          <w:ins w:id="544" w:author="Arthur Parmentier" w:date="2020-05-14T13:32:00Z"/>
        </w:rPr>
      </w:pPr>
      <w:ins w:id="545"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46" w:author="Arthur Parmentier" w:date="2020-05-14T13:32:00Z"/>
        </w:rPr>
      </w:pPr>
      <w:ins w:id="547"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48" w:author="Arthur Parmentier" w:date="2020-05-14T13:32:00Z"/>
        </w:rPr>
      </w:pPr>
      <w:bookmarkStart w:id="549" w:name="_Toc42259072"/>
      <w:ins w:id="550" w:author="Arthur Parmentier" w:date="2020-05-14T13:32:00Z">
        <w:r w:rsidRPr="00953072">
          <w:t>Input space</w:t>
        </w:r>
        <w:bookmarkEnd w:id="549"/>
      </w:ins>
    </w:p>
    <w:p w:rsidR="00D621DF" w:rsidRPr="00953072" w:rsidRDefault="00D621DF" w:rsidP="00D621DF">
      <w:pPr>
        <w:rPr>
          <w:ins w:id="551" w:author="Arthur Parmentier" w:date="2020-05-14T13:32:00Z"/>
        </w:rPr>
      </w:pPr>
      <w:ins w:id="552"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53" w:author="Arthur Parmentier" w:date="2020-05-14T13:32:00Z"/>
        </w:rPr>
      </w:pPr>
      <w:ins w:id="554" w:author="Arthur Parmentier" w:date="2020-05-14T13:32:00Z">
        <w:r w:rsidRPr="00E24064">
          <w:t>Concepts</w:t>
        </w:r>
        <w:r w:rsidRPr="00953072">
          <w:t xml:space="preserve"> from artistic disciplines</w:t>
        </w:r>
      </w:ins>
    </w:p>
    <w:p w:rsidR="00D621DF" w:rsidRPr="00953072" w:rsidRDefault="00D621DF" w:rsidP="00D621DF">
      <w:pPr>
        <w:rPr>
          <w:ins w:id="555" w:author="Arthur Parmentier" w:date="2020-05-14T13:32:00Z"/>
        </w:rPr>
      </w:pPr>
      <w:ins w:id="556" w:author="Arthur Parmentier" w:date="2020-05-14T13:32:00Z">
        <w:r w:rsidRPr="00953072">
          <w:t>Long Tone, minimalism…</w:t>
        </w:r>
      </w:ins>
    </w:p>
    <w:p w:rsidR="00D621DF" w:rsidRPr="00953072" w:rsidRDefault="00D621DF" w:rsidP="00D621DF">
      <w:pPr>
        <w:pStyle w:val="Titre4"/>
        <w:rPr>
          <w:ins w:id="557" w:author="Arthur Parmentier" w:date="2020-05-14T13:32:00Z"/>
        </w:rPr>
      </w:pPr>
      <w:ins w:id="558" w:author="Arthur Parmentier" w:date="2020-05-14T13:32:00Z">
        <w:r w:rsidRPr="00953072">
          <w:t>Concepts from oral languages</w:t>
        </w:r>
      </w:ins>
    </w:p>
    <w:p w:rsidR="00D621DF" w:rsidRPr="00953072" w:rsidRDefault="00D621DF" w:rsidP="00D621DF">
      <w:pPr>
        <w:rPr>
          <w:ins w:id="559" w:author="Arthur Parmentier" w:date="2020-05-14T13:32:00Z"/>
        </w:rPr>
      </w:pPr>
      <w:ins w:id="560" w:author="Arthur Parmentier" w:date="2020-05-14T13:32:00Z">
        <w:r w:rsidRPr="00953072">
          <w:t>Logical elements</w:t>
        </w:r>
      </w:ins>
    </w:p>
    <w:p w:rsidR="00D621DF" w:rsidRPr="00953072" w:rsidRDefault="00D621DF" w:rsidP="00D621DF">
      <w:pPr>
        <w:pStyle w:val="Titre4"/>
        <w:rPr>
          <w:ins w:id="561" w:author="Arthur Parmentier" w:date="2020-05-14T13:32:00Z"/>
        </w:rPr>
      </w:pPr>
      <w:ins w:id="562" w:author="Arthur Parmentier" w:date="2020-05-14T13:32:00Z">
        <w:r w:rsidRPr="00953072">
          <w:t>“High/low” cultural representations of quiet/loud (volume), slow/fast (tempo), pitch…</w:t>
        </w:r>
      </w:ins>
    </w:p>
    <w:p w:rsidR="00D621DF" w:rsidRPr="00953072" w:rsidRDefault="00D621DF" w:rsidP="00D621DF">
      <w:pPr>
        <w:rPr>
          <w:ins w:id="563" w:author="Arthur Parmentier" w:date="2020-05-14T13:32:00Z"/>
        </w:rPr>
      </w:pPr>
      <w:ins w:id="564"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65" w:author="Arthur Parmentier" w:date="2020-05-14T13:32:00Z"/>
        </w:rPr>
      </w:pPr>
      <w:ins w:id="566" w:author="Arthur Parmentier" w:date="2020-05-14T13:32:00Z">
        <w:r w:rsidRPr="00953072">
          <w:t>…</w:t>
        </w:r>
      </w:ins>
    </w:p>
    <w:p w:rsidR="00D621DF" w:rsidRDefault="00D621DF">
      <w:pPr>
        <w:pStyle w:val="Titre3"/>
        <w:rPr>
          <w:ins w:id="567" w:author="Arthur Parmentier" w:date="2020-05-14T13:39:00Z"/>
        </w:rPr>
      </w:pPr>
      <w:bookmarkStart w:id="568" w:name="_Toc42259073"/>
      <w:ins w:id="569" w:author="Arthur Parmentier" w:date="2020-05-14T13:32:00Z">
        <w:r w:rsidRPr="00953072">
          <w:t>Transformations and output spaces</w:t>
        </w:r>
      </w:ins>
      <w:bookmarkEnd w:id="568"/>
    </w:p>
    <w:p w:rsidR="00D0639C" w:rsidRPr="00D0639C" w:rsidRDefault="00D0639C">
      <w:pPr>
        <w:rPr>
          <w:ins w:id="570" w:author="Arthur Parmentier" w:date="2020-05-14T13:32:00Z"/>
          <w:rPrChange w:id="571" w:author="Arthur Parmentier" w:date="2020-05-14T13:39:00Z">
            <w:rPr>
              <w:ins w:id="572" w:author="Arthur Parmentier" w:date="2020-05-14T13:32:00Z"/>
            </w:rPr>
          </w:rPrChange>
        </w:rPr>
        <w:pPrChange w:id="573" w:author="Arthur Parmentier" w:date="2020-05-14T13:39:00Z">
          <w:pPr>
            <w:pStyle w:val="Titre3"/>
          </w:pPr>
        </w:pPrChange>
      </w:pPr>
      <w:ins w:id="574" w:author="Arthur Parmentier" w:date="2020-05-14T13:39:00Z">
        <w:r>
          <w:t>Sign = (symbol, icon, indice).</w:t>
        </w:r>
      </w:ins>
    </w:p>
    <w:p w:rsidR="00D621DF" w:rsidRPr="00953072" w:rsidRDefault="00D621DF" w:rsidP="00D621DF">
      <w:pPr>
        <w:pStyle w:val="Titre4"/>
        <w:rPr>
          <w:ins w:id="575" w:author="Arthur Parmentier" w:date="2020-05-14T13:32:00Z"/>
        </w:rPr>
      </w:pPr>
      <w:ins w:id="576" w:author="Arthur Parmentier" w:date="2020-05-14T13:32:00Z">
        <w:r w:rsidRPr="00953072">
          <w:lastRenderedPageBreak/>
          <w:t>Creation of a s</w:t>
        </w:r>
      </w:ins>
      <w:ins w:id="577" w:author="Arthur Parmentier" w:date="2020-05-14T13:39:00Z">
        <w:r w:rsidR="00D0639C">
          <w:t>ymbol</w:t>
        </w:r>
      </w:ins>
    </w:p>
    <w:p w:rsidR="00D621DF" w:rsidRPr="00953072" w:rsidRDefault="00D621DF" w:rsidP="00D621DF">
      <w:pPr>
        <w:rPr>
          <w:ins w:id="578" w:author="Arthur Parmentier" w:date="2020-05-14T13:32:00Z"/>
        </w:rPr>
      </w:pPr>
      <w:ins w:id="579" w:author="Arthur Parmentier" w:date="2020-05-14T13:32:00Z">
        <w:r w:rsidRPr="00953072">
          <w:t>… Describe here more about the process of creating a sign (examples, general rules…)</w:t>
        </w:r>
      </w:ins>
    </w:p>
    <w:p w:rsidR="00D621DF" w:rsidRPr="00953072" w:rsidRDefault="00D621DF">
      <w:pPr>
        <w:pStyle w:val="Titre4"/>
        <w:rPr>
          <w:ins w:id="580" w:author="Arthur Parmentier" w:date="2020-05-14T13:32:00Z"/>
        </w:rPr>
        <w:pPrChange w:id="581" w:author="Arthur Parmentier" w:date="2020-05-14T13:39:00Z">
          <w:pPr/>
        </w:pPrChange>
      </w:pPr>
      <w:ins w:id="582" w:author="Arthur Parmentier" w:date="2020-05-14T13:32:00Z">
        <w:r w:rsidRPr="00953072">
          <w:t xml:space="preserve">Creation of a </w:t>
        </w:r>
      </w:ins>
      <w:ins w:id="583" w:author="Arthur Parmentier" w:date="2020-05-14T13:39:00Z">
        <w:r w:rsidR="00D0639C">
          <w:t>icon</w:t>
        </w:r>
      </w:ins>
    </w:p>
    <w:p w:rsidR="00D621DF" w:rsidRPr="00953072" w:rsidRDefault="00D621DF">
      <w:pPr>
        <w:pStyle w:val="Titre4"/>
        <w:rPr>
          <w:ins w:id="584" w:author="Arthur Parmentier" w:date="2020-05-14T13:32:00Z"/>
        </w:rPr>
        <w:pPrChange w:id="585" w:author="Arthur Parmentier" w:date="2020-05-14T13:40:00Z">
          <w:pPr/>
        </w:pPrChange>
      </w:pPr>
      <w:ins w:id="586" w:author="Arthur Parmentier" w:date="2020-05-14T13:32:00Z">
        <w:r w:rsidRPr="00953072">
          <w:t>Creation of a</w:t>
        </w:r>
      </w:ins>
      <w:ins w:id="587" w:author="Arthur Parmentier" w:date="2020-05-14T13:39:00Z">
        <w:r w:rsidR="00D0639C">
          <w:t xml:space="preserve">n </w:t>
        </w:r>
      </w:ins>
      <w:ins w:id="588" w:author="Arthur Parmentier" w:date="2020-05-14T13:40:00Z">
        <w:r w:rsidR="00D0639C">
          <w:t>indices</w:t>
        </w:r>
      </w:ins>
    </w:p>
    <w:p w:rsidR="00D621DF" w:rsidRPr="00FA53E4" w:rsidDel="00D0639C" w:rsidRDefault="003E1EE3" w:rsidP="00D621DF">
      <w:pPr>
        <w:rPr>
          <w:del w:id="589" w:author="Arthur Parmentier" w:date="2020-05-14T13:40:00Z"/>
          <w:i/>
          <w:iCs/>
          <w:rPrChange w:id="590" w:author="Arthur Parmentier" w:date="2020-05-13T09:48:00Z">
            <w:rPr>
              <w:del w:id="591" w:author="Arthur Parmentier" w:date="2020-05-14T13:40:00Z"/>
            </w:rPr>
          </w:rPrChange>
        </w:rPr>
      </w:pPr>
      <w:bookmarkStart w:id="592" w:name="_Toc40356075"/>
      <w:bookmarkStart w:id="593" w:name="_Toc42259074"/>
      <w:bookmarkEnd w:id="592"/>
      <w:ins w:id="594" w:author="Arthur Parmentier" w:date="2020-05-14T13:40:00Z">
        <w:r>
          <w:t>Mechanism 2:</w:t>
        </w:r>
        <w:bookmarkEnd w:id="593"/>
        <w:r>
          <w:t xml:space="preserve"> </w:t>
        </w:r>
      </w:ins>
    </w:p>
    <w:p w:rsidR="007B1805" w:rsidRDefault="007B1805" w:rsidP="00FF4C82">
      <w:pPr>
        <w:pStyle w:val="Titre2"/>
      </w:pPr>
      <w:bookmarkStart w:id="595" w:name="_Toc42259075"/>
      <w:r>
        <w:t xml:space="preserve">Sign </w:t>
      </w:r>
      <w:ins w:id="596" w:author="Arthur Parmentier" w:date="2020-05-13T10:35:00Z">
        <w:r w:rsidR="003D29B8">
          <w:t>“</w:t>
        </w:r>
      </w:ins>
      <w:r>
        <w:t>overloading</w:t>
      </w:r>
      <w:ins w:id="597" w:author="Arthur Parmentier" w:date="2020-05-13T10:35:00Z">
        <w:r w:rsidR="003D29B8">
          <w:t>”</w:t>
        </w:r>
      </w:ins>
      <w:bookmarkEnd w:id="595"/>
    </w:p>
    <w:p w:rsidR="005A6DBA" w:rsidRDefault="005A6DBA">
      <w:pPr>
        <w:pStyle w:val="Titre3"/>
        <w:rPr>
          <w:ins w:id="598" w:author="Arthur Parmentier" w:date="2020-05-13T10:10:00Z"/>
        </w:rPr>
        <w:pPrChange w:id="599" w:author="Arthur Parmentier" w:date="2020-05-14T14:00:00Z">
          <w:pPr/>
        </w:pPrChange>
      </w:pPr>
      <w:bookmarkStart w:id="600" w:name="_Toc42259076"/>
      <w:ins w:id="601" w:author="Arthur Parmentier" w:date="2020-05-13T10:10:00Z">
        <w:r>
          <w:t>Motivation</w:t>
        </w:r>
        <w:bookmarkEnd w:id="600"/>
      </w:ins>
    </w:p>
    <w:p w:rsidR="0053230A" w:rsidRDefault="001B082B" w:rsidP="001B082B">
      <w:pPr>
        <w:rPr>
          <w:ins w:id="602" w:author="Arthur Parmentier" w:date="2020-05-13T09:52:00Z"/>
        </w:rPr>
      </w:pPr>
      <w:r>
        <w:t xml:space="preserve">We have seen from the evolution of SP that </w:t>
      </w:r>
      <w:ins w:id="603" w:author="Arthur Parmentier" w:date="2020-05-13T09:50:00Z">
        <w:r w:rsidR="0053230A">
          <w:t xml:space="preserve">a single sign </w:t>
        </w:r>
      </w:ins>
      <w:ins w:id="604" w:author="Arthur Parmentier" w:date="2020-05-13T09:51:00Z">
        <w:r w:rsidR="0053230A">
          <w:t>can be use to signify a content</w:t>
        </w:r>
      </w:ins>
      <w:ins w:id="605" w:author="Arthur Parmentier" w:date="2020-05-13T11:16:00Z">
        <w:r w:rsidR="00B45CE3">
          <w:rPr>
            <w:rStyle w:val="Appelnotedebasdep"/>
          </w:rPr>
          <w:footnoteReference w:id="4"/>
        </w:r>
      </w:ins>
      <w:ins w:id="609" w:author="Arthur Parmentier" w:date="2020-05-13T09:52:00Z">
        <w:r w:rsidR="0053230A">
          <w:t xml:space="preserve"> not only for different instruments of the same discipline</w:t>
        </w:r>
      </w:ins>
      <w:ins w:id="610" w:author="Arthur Parmentier" w:date="2020-05-13T10:07:00Z">
        <w:r w:rsidR="00434325">
          <w:t xml:space="preserve"> (1)</w:t>
        </w:r>
      </w:ins>
      <w:ins w:id="611" w:author="Arthur Parmentier" w:date="2020-05-13T09:52:00Z">
        <w:r w:rsidR="0053230A">
          <w:t xml:space="preserve"> but also across discipline</w:t>
        </w:r>
      </w:ins>
      <w:ins w:id="612" w:author="Arthur Parmentier" w:date="2020-05-13T10:07:00Z">
        <w:r w:rsidR="00434325">
          <w:t xml:space="preserve"> (2).</w:t>
        </w:r>
      </w:ins>
      <w:ins w:id="613" w:author="Arthur Parmentier" w:date="2020-05-13T10:35:00Z">
        <w:r w:rsidR="003D29B8">
          <w:t xml:space="preserve"> This what I call the “overloading” of a sign.</w:t>
        </w:r>
        <w:r w:rsidR="003D29B8">
          <w:rPr>
            <w:rStyle w:val="Appelnotedebasdep"/>
          </w:rPr>
          <w:footnoteReference w:id="5"/>
        </w:r>
      </w:ins>
      <w:del w:id="618" w:author="Arthur Parmentier" w:date="2020-05-13T09:50:00Z">
        <w:r w:rsidDel="0053230A">
          <w:delText>it uses single sign</w:delText>
        </w:r>
        <w:r w:rsidR="001A0623" w:rsidDel="0053230A">
          <w:delText>s</w:delText>
        </w:r>
        <w:r w:rsidDel="0053230A">
          <w:delText xml:space="preserve"> to</w:delText>
        </w:r>
      </w:del>
      <w:del w:id="619" w:author="Arthur Parmentier" w:date="2020-05-13T09:49:00Z">
        <w:r w:rsidDel="0053230A">
          <w:delText xml:space="preserve"> encapsulate several concepts from different disciplines</w:delText>
        </w:r>
      </w:del>
      <w:del w:id="620" w:author="Arthur Parmentier" w:date="2020-05-13T09:52:00Z">
        <w:r w:rsidDel="0053230A">
          <w:delText xml:space="preserve">; </w:delText>
        </w:r>
      </w:del>
    </w:p>
    <w:p w:rsidR="00B45CE3" w:rsidRDefault="00434325" w:rsidP="001B082B">
      <w:pPr>
        <w:rPr>
          <w:ins w:id="621" w:author="Arthur Parmentier" w:date="2020-05-13T09:52:00Z"/>
        </w:rPr>
      </w:pPr>
      <w:ins w:id="622" w:author="Arthur Parmentier" w:date="2020-05-13T10:08:00Z">
        <w:r>
          <w:t xml:space="preserve">We will try to identify whether the operability of a sign </w:t>
        </w:r>
      </w:ins>
      <w:ins w:id="623" w:author="Arthur Parmentier" w:date="2020-05-13T10:09:00Z">
        <w:r>
          <w:t xml:space="preserve">in (1) and (2) </w:t>
        </w:r>
      </w:ins>
      <w:ins w:id="624" w:author="Arthur Parmentier" w:date="2020-05-13T10:08:00Z">
        <w:r>
          <w:t>involves mechanisms of different nature</w:t>
        </w:r>
      </w:ins>
      <w:ins w:id="625" w:author="Arthur Parmentier" w:date="2020-05-13T10:09:00Z">
        <w:r>
          <w:t>.</w:t>
        </w:r>
      </w:ins>
    </w:p>
    <w:p w:rsidR="0053230A" w:rsidRDefault="005A6DBA">
      <w:pPr>
        <w:pStyle w:val="Titre3"/>
        <w:rPr>
          <w:ins w:id="626" w:author="Arthur Parmentier" w:date="2020-05-13T09:52:00Z"/>
        </w:rPr>
        <w:pPrChange w:id="627" w:author="Arthur Parmentier" w:date="2020-05-14T14:00:00Z">
          <w:pPr/>
        </w:pPrChange>
      </w:pPr>
      <w:bookmarkStart w:id="628" w:name="_Toc42259077"/>
      <w:ins w:id="629" w:author="Arthur Parmentier" w:date="2020-05-13T10:11:00Z">
        <w:r>
          <w:t>Differentiation of signified across disciplines</w:t>
        </w:r>
      </w:ins>
      <w:bookmarkEnd w:id="628"/>
    </w:p>
    <w:p w:rsidR="002F5B0B" w:rsidRDefault="002F5B0B" w:rsidP="001B082B">
      <w:pPr>
        <w:rPr>
          <w:ins w:id="630" w:author="Arthur Parmentier" w:date="2020-05-13T10:30:00Z"/>
        </w:rPr>
      </w:pPr>
      <w:ins w:id="631" w:author="Arthur Parmentier" w:date="2020-05-13T10:12:00Z">
        <w:r>
          <w:t>We very commonly observe signs made of one sign</w:t>
        </w:r>
      </w:ins>
      <w:ins w:id="632" w:author="Arthur Parmentier" w:date="2020-05-13T10:13:00Z">
        <w:r>
          <w:t xml:space="preserve">ifier and several signified </w:t>
        </w:r>
        <w:r w:rsidR="00AE58D1">
          <w:t>in oral languages and our everyday life.</w:t>
        </w:r>
      </w:ins>
      <w:ins w:id="633" w:author="Arthur Parmentier" w:date="2020-05-13T10:14:00Z">
        <w:r w:rsidR="00AE58D1">
          <w:t xml:space="preserve"> The signified is understood by an operation of “disambiguation” </w:t>
        </w:r>
      </w:ins>
      <w:ins w:id="634" w:author="Arthur Parmentier" w:date="2020-05-13T10:15:00Z">
        <w:r w:rsidR="00AE58D1">
          <w:t>that depends on the context of the communication.</w:t>
        </w:r>
      </w:ins>
      <w:ins w:id="635" w:author="Arthur Parmentier" w:date="2020-05-13T10:16:00Z">
        <w:r w:rsidR="00AE58D1">
          <w:t xml:space="preserve"> In this section, we will see that a </w:t>
        </w:r>
      </w:ins>
      <w:ins w:id="636" w:author="Arthur Parmentier" w:date="2020-05-14T11:09:00Z">
        <w:r w:rsidR="001F6197">
          <w:t xml:space="preserve">multi-disciplinary </w:t>
        </w:r>
      </w:ins>
      <w:ins w:id="637" w:author="Arthur Parmentier" w:date="2020-05-13T10:16:00Z">
        <w:r w:rsidR="00AE58D1">
          <w:t>sign in SP can indeed have several si</w:t>
        </w:r>
      </w:ins>
      <w:ins w:id="638" w:author="Arthur Parmentier" w:date="2020-05-13T10:17:00Z">
        <w:r w:rsidR="00AE58D1">
          <w:t>gnified</w:t>
        </w:r>
      </w:ins>
      <w:ins w:id="639" w:author="Arthur Parmentier" w:date="2020-05-13T10:18:00Z">
        <w:r w:rsidR="00AE58D1">
          <w:t xml:space="preserve"> </w:t>
        </w:r>
      </w:ins>
      <w:ins w:id="640" w:author="Arthur Parmentier" w:date="2020-05-14T10:58:00Z">
        <w:r w:rsidR="00A46D19">
          <w:t xml:space="preserve">that allow </w:t>
        </w:r>
      </w:ins>
      <w:ins w:id="641" w:author="Arthur Parmentier" w:date="2020-05-14T11:09:00Z">
        <w:r w:rsidR="001F6197">
          <w:t>it</w:t>
        </w:r>
      </w:ins>
      <w:ins w:id="642" w:author="Arthur Parmentier" w:date="2020-05-14T10:58:00Z">
        <w:r w:rsidR="00A46D19">
          <w:t xml:space="preserve"> to operate </w:t>
        </w:r>
      </w:ins>
      <w:ins w:id="643" w:author="Arthur Parmentier" w:date="2020-05-14T10:59:00Z">
        <w:r w:rsidR="00A46D19">
          <w:t>in several disciplines</w:t>
        </w:r>
      </w:ins>
      <w:ins w:id="644" w:author="Arthur Parmentier" w:date="2020-05-13T10:18:00Z">
        <w:r w:rsidR="00AE58D1">
          <w:t>.</w:t>
        </w:r>
      </w:ins>
      <w:ins w:id="645" w:author="Arthur Parmentier" w:date="2020-05-13T10:19:00Z">
        <w:r w:rsidR="00AE58D1">
          <w:rPr>
            <w:rStyle w:val="Appelnotedebasdep"/>
          </w:rPr>
          <w:footnoteReference w:id="6"/>
        </w:r>
      </w:ins>
      <w:ins w:id="650" w:author="Arthur Parmentier" w:date="2020-05-13T10:18:00Z">
        <w:r w:rsidR="00AE58D1">
          <w:t xml:space="preserve"> </w:t>
        </w:r>
      </w:ins>
      <w:ins w:id="651" w:author="Arthur Parmentier" w:date="2020-05-13T10:20:00Z">
        <w:r w:rsidR="00803E2B">
          <w:t xml:space="preserve">Moreover, </w:t>
        </w:r>
      </w:ins>
      <w:ins w:id="652" w:author="Arthur Parmentier" w:date="2020-05-13T10:21:00Z">
        <w:r w:rsidR="00803E2B">
          <w:t xml:space="preserve">we </w:t>
        </w:r>
      </w:ins>
      <w:ins w:id="653" w:author="Arthur Parmentier" w:date="2020-05-13T10:22:00Z">
        <w:r w:rsidR="00803E2B">
          <w:t xml:space="preserve">will discuss the </w:t>
        </w:r>
      </w:ins>
      <w:ins w:id="654" w:author="Arthur Parmentier" w:date="2020-05-13T10:23:00Z">
        <w:r w:rsidR="00803E2B">
          <w:t xml:space="preserve">model of a </w:t>
        </w:r>
      </w:ins>
      <w:ins w:id="655" w:author="Arthur Parmentier" w:date="2020-05-13T10:22:00Z">
        <w:r w:rsidR="00803E2B">
          <w:t xml:space="preserve">bijection between </w:t>
        </w:r>
      </w:ins>
      <w:ins w:id="656" w:author="Arthur Parmentier" w:date="2020-05-14T11:13:00Z">
        <w:r w:rsidR="004F6E10">
          <w:t>signified concepts and disciplines.</w:t>
        </w:r>
      </w:ins>
      <w:ins w:id="657" w:author="Arthur Parmentier" w:date="2020-05-14T11:11:00Z">
        <w:r w:rsidR="004F6E10">
          <w:t xml:space="preserve">, </w:t>
        </w:r>
      </w:ins>
      <w:ins w:id="658" w:author="Arthur Parmentier" w:date="2020-05-14T11:13:00Z">
        <w:r w:rsidR="004F6E10">
          <w:t>Finally, we will discuss the construction process of these multi-disciplinary sign to show that the</w:t>
        </w:r>
      </w:ins>
      <w:ins w:id="659" w:author="Arthur Parmentier" w:date="2020-05-14T11:14:00Z">
        <w:r w:rsidR="004F6E10">
          <w:t xml:space="preserve">ir signified are </w:t>
        </w:r>
      </w:ins>
      <w:ins w:id="660" w:author="Arthur Parmentier" w:date="2020-05-14T11:37:00Z">
        <w:r w:rsidR="00BF5AB9">
          <w:t>linked by analogies.</w:t>
        </w:r>
      </w:ins>
      <w:ins w:id="661" w:author="Arthur Parmentier" w:date="2020-05-14T11:12:00Z">
        <w:r w:rsidR="004F6E10">
          <w:t xml:space="preserve"> </w:t>
        </w:r>
      </w:ins>
    </w:p>
    <w:p w:rsidR="00F150E6" w:rsidRDefault="00F150E6">
      <w:pPr>
        <w:pStyle w:val="Titre4"/>
        <w:rPr>
          <w:ins w:id="662" w:author="Arthur Parmentier" w:date="2020-05-13T10:41:00Z"/>
        </w:rPr>
        <w:pPrChange w:id="663" w:author="Arthur Parmentier" w:date="2020-05-13T10:41:00Z">
          <w:pPr/>
        </w:pPrChange>
      </w:pPr>
      <w:ins w:id="664" w:author="Arthur Parmentier" w:date="2020-05-13T10:41:00Z">
        <w:r>
          <w:t>Existence of several signified concepts</w:t>
        </w:r>
      </w:ins>
    </w:p>
    <w:p w:rsidR="005868B3" w:rsidRDefault="00FD47FA" w:rsidP="005868B3">
      <w:pPr>
        <w:rPr>
          <w:ins w:id="665" w:author="Arthur Parmentier" w:date="2020-05-13T10:30:00Z"/>
        </w:rPr>
      </w:pPr>
      <w:ins w:id="666" w:author="Arthur Parmentier" w:date="2020-05-13T10:37:00Z">
        <w:r>
          <w:t xml:space="preserve">To demonstrate the existence of several concepts (the signified) </w:t>
        </w:r>
      </w:ins>
      <w:ins w:id="667" w:author="Arthur Parmentier" w:date="2020-05-13T10:38:00Z">
        <w:r>
          <w:t>under a multi-disciplinary sign in SP, l</w:t>
        </w:r>
      </w:ins>
      <w:ins w:id="668" w:author="Arthur Parmentier" w:date="2020-05-13T10:30:00Z">
        <w:r w:rsidR="005868B3">
          <w:t>et’s take the</w:t>
        </w:r>
      </w:ins>
      <w:ins w:id="669" w:author="Arthur Parmentier" w:date="2020-05-13T10:38:00Z">
        <w:r>
          <w:t xml:space="preserve"> common</w:t>
        </w:r>
      </w:ins>
      <w:ins w:id="670" w:author="Arthur Parmentier" w:date="2020-05-13T10:30:00Z">
        <w:r w:rsidR="005868B3">
          <w:t xml:space="preserve"> example of the LT, that we will use all over this section to demonstrate some of the mechanisms of SP.</w:t>
        </w:r>
      </w:ins>
    </w:p>
    <w:p w:rsidR="005868B3" w:rsidRDefault="005868B3" w:rsidP="005868B3">
      <w:pPr>
        <w:rPr>
          <w:ins w:id="671" w:author="Arthur Parmentier" w:date="2020-05-13T10:30:00Z"/>
        </w:rPr>
      </w:pPr>
      <w:ins w:id="672"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73" w:author="Arthur Parmentier" w:date="2020-05-13T10:30:00Z"/>
        </w:rPr>
      </w:pPr>
      <w:ins w:id="674"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75" w:author="Arthur Parmentier" w:date="2020-05-13T10:30:00Z"/>
        </w:rPr>
      </w:pPr>
      <w:ins w:id="676"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77" w:author="Arthur Parmentier" w:date="2020-05-13T10:30:00Z"/>
        </w:rPr>
      </w:pPr>
      <w:ins w:id="678" w:author="Arthur Parmentier" w:date="2020-05-13T10:30:00Z">
        <w:r>
          <w:lastRenderedPageBreak/>
          <w:t>“A note with constant volume and constant pitch over time” for most musicians</w:t>
        </w:r>
      </w:ins>
    </w:p>
    <w:p w:rsidR="005868B3" w:rsidRDefault="005868B3" w:rsidP="005868B3">
      <w:pPr>
        <w:pStyle w:val="Paragraphedeliste"/>
        <w:numPr>
          <w:ilvl w:val="0"/>
          <w:numId w:val="17"/>
        </w:numPr>
        <w:rPr>
          <w:ins w:id="679" w:author="Arthur Parmentier" w:date="2020-05-13T10:30:00Z"/>
        </w:rPr>
      </w:pPr>
      <w:ins w:id="680" w:author="Arthur Parmentier" w:date="2020-05-13T10:30:00Z">
        <w:r>
          <w:t>…</w:t>
        </w:r>
      </w:ins>
    </w:p>
    <w:p w:rsidR="005868B3" w:rsidRDefault="005868B3" w:rsidP="005868B3">
      <w:pPr>
        <w:rPr>
          <w:ins w:id="681" w:author="Arthur Parmentier" w:date="2020-05-13T10:30:00Z"/>
        </w:rPr>
      </w:pPr>
      <w:ins w:id="682" w:author="Arthur Parmentier" w:date="2020-05-13T10:30:00Z">
        <w:r>
          <w:t>They also often illustrate those descriptions with a prototypical example.</w:t>
        </w:r>
      </w:ins>
    </w:p>
    <w:p w:rsidR="005868B3" w:rsidRDefault="005868B3" w:rsidP="005868B3">
      <w:pPr>
        <w:rPr>
          <w:ins w:id="683" w:author="Arthur Parmentier" w:date="2020-05-13T10:30:00Z"/>
        </w:rPr>
      </w:pPr>
      <w:ins w:id="684"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85" w:author="Arthur Parmentier" w:date="2020-05-13T10:39:00Z">
        <w:r w:rsidR="003E3E64">
          <w:t>signified of the sign</w:t>
        </w:r>
      </w:ins>
      <w:ins w:id="686" w:author="Arthur Parmentier" w:date="2020-05-13T10:30:00Z">
        <w:r>
          <w:t xml:space="preserve"> “LT” is a voluntary construction</w:t>
        </w:r>
        <w:r>
          <w:rPr>
            <w:rStyle w:val="Appelnotedebasdep"/>
          </w:rPr>
          <w:footnoteReference w:id="7"/>
        </w:r>
        <w:r>
          <w:t>.</w:t>
        </w:r>
      </w:ins>
    </w:p>
    <w:p w:rsidR="005868B3" w:rsidRDefault="005868B3" w:rsidP="005868B3">
      <w:pPr>
        <w:rPr>
          <w:ins w:id="692" w:author="Arthur Parmentier" w:date="2020-05-13T17:10:00Z"/>
        </w:rPr>
      </w:pPr>
      <w:ins w:id="693"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94" w:author="Arthur Parmentier" w:date="2020-05-13T10:43:00Z"/>
        </w:rPr>
      </w:pPr>
      <w:ins w:id="695" w:author="Arthur Parmentier" w:date="2020-05-13T10:42:00Z">
        <w:r>
          <w:t xml:space="preserve">Bijection, surjection or injection between </w:t>
        </w:r>
      </w:ins>
      <w:ins w:id="696" w:author="Arthur Parmentier" w:date="2020-05-13T10:43:00Z">
        <w:r>
          <w:t>signified and disciplines?</w:t>
        </w:r>
      </w:ins>
    </w:p>
    <w:p w:rsidR="00603CFA" w:rsidRDefault="00F150E6" w:rsidP="00581F4F">
      <w:pPr>
        <w:rPr>
          <w:ins w:id="697" w:author="Arthur Parmentier" w:date="2020-05-13T11:01:00Z"/>
        </w:rPr>
      </w:pPr>
      <w:ins w:id="698" w:author="Arthur Parmentier" w:date="2020-05-13T10:43:00Z">
        <w:r>
          <w:t xml:space="preserve">Although we have shown the existence of several signified </w:t>
        </w:r>
      </w:ins>
      <w:ins w:id="699" w:author="Arthur Parmentier" w:date="2020-05-13T17:40:00Z">
        <w:r w:rsidR="00693047">
          <w:t xml:space="preserve">(several concepts) </w:t>
        </w:r>
      </w:ins>
      <w:ins w:id="700" w:author="Arthur Parmentier" w:date="2020-05-13T10:43:00Z">
        <w:r>
          <w:t xml:space="preserve">and their </w:t>
        </w:r>
      </w:ins>
      <w:ins w:id="701" w:author="Arthur Parmentier" w:date="2020-05-13T10:44:00Z">
        <w:r>
          <w:t>relationship</w:t>
        </w:r>
      </w:ins>
      <w:ins w:id="702" w:author="Arthur Parmentier" w:date="2020-05-13T10:43:00Z">
        <w:r>
          <w:t xml:space="preserve"> with</w:t>
        </w:r>
      </w:ins>
      <w:ins w:id="703" w:author="Arthur Parmentier" w:date="2020-05-13T10:44:00Z">
        <w:r>
          <w:t xml:space="preserve"> discipline</w:t>
        </w:r>
      </w:ins>
      <w:ins w:id="704" w:author="Arthur Parmentier" w:date="2020-05-13T17:40:00Z">
        <w:r w:rsidR="00C209FE">
          <w:t>s</w:t>
        </w:r>
      </w:ins>
      <w:ins w:id="705" w:author="Arthur Parmentier" w:date="2020-05-13T10:44:00Z">
        <w:r>
          <w:t>, one can wonder whether</w:t>
        </w:r>
      </w:ins>
      <w:ins w:id="706" w:author="Arthur Parmentier" w:date="2020-05-13T10:58:00Z">
        <w:r w:rsidR="00581F4F">
          <w:t xml:space="preserve"> their relationship is a bijection</w:t>
        </w:r>
      </w:ins>
      <w:ins w:id="707" w:author="Arthur Parmentier" w:date="2020-05-13T11:11:00Z">
        <w:r w:rsidR="00C36A2F">
          <w:t xml:space="preserve"> (to a unique discipline corresponds a unique signified)</w:t>
        </w:r>
      </w:ins>
      <w:ins w:id="708" w:author="Arthur Parmentier" w:date="2020-05-13T10:58:00Z">
        <w:r w:rsidR="00581F4F">
          <w:t>, su</w:t>
        </w:r>
      </w:ins>
      <w:ins w:id="709" w:author="Arthur Parmentier" w:date="2020-05-13T10:59:00Z">
        <w:r w:rsidR="00581F4F">
          <w:t>r</w:t>
        </w:r>
      </w:ins>
      <w:ins w:id="710" w:author="Arthur Parmentier" w:date="2020-05-13T10:58:00Z">
        <w:r w:rsidR="00581F4F">
          <w:t>jection</w:t>
        </w:r>
      </w:ins>
      <w:ins w:id="711" w:author="Arthur Parmentier" w:date="2020-05-13T11:11:00Z">
        <w:r w:rsidR="00C36A2F">
          <w:t xml:space="preserve"> (each discipline has one or more signified)</w:t>
        </w:r>
      </w:ins>
      <w:ins w:id="712" w:author="Arthur Parmentier" w:date="2020-05-13T10:58:00Z">
        <w:r w:rsidR="00581F4F">
          <w:t xml:space="preserve"> or injection</w:t>
        </w:r>
      </w:ins>
      <w:ins w:id="713" w:author="Arthur Parmentier" w:date="2020-05-13T11:12:00Z">
        <w:r w:rsidR="00C36A2F">
          <w:t xml:space="preserve"> (each discipline </w:t>
        </w:r>
        <w:r w:rsidR="00862E4D">
          <w:t>has either a unique signified, either no signified)</w:t>
        </w:r>
      </w:ins>
      <w:ins w:id="714" w:author="Arthur Parmentier" w:date="2020-05-13T10:58:00Z">
        <w:r w:rsidR="00581F4F">
          <w:t>.</w:t>
        </w:r>
      </w:ins>
    </w:p>
    <w:p w:rsidR="00581F4F" w:rsidRDefault="0083672F">
      <w:pPr>
        <w:rPr>
          <w:ins w:id="715" w:author="Arthur Parmentier" w:date="2020-05-13T10:49:00Z"/>
        </w:rPr>
        <w:pPrChange w:id="716" w:author="Arthur Parmentier" w:date="2020-05-13T10:58:00Z">
          <w:pPr>
            <w:pStyle w:val="Paragraphedeliste"/>
            <w:numPr>
              <w:numId w:val="19"/>
            </w:numPr>
            <w:ind w:hanging="360"/>
          </w:pPr>
        </w:pPrChange>
      </w:pPr>
      <w:ins w:id="717" w:author="Arthur Parmentier" w:date="2020-05-13T11:03:00Z">
        <w:r>
          <w:t xml:space="preserve">First, we can remark that </w:t>
        </w:r>
      </w:ins>
      <w:ins w:id="718" w:author="Arthur Parmentier" w:date="2020-05-13T11:04:00Z">
        <w:r>
          <w:t>there is a bijection in the case of the so called “multi-disciplinary signs” whose properties is exactly that each discipline has its own</w:t>
        </w:r>
      </w:ins>
      <w:ins w:id="719" w:author="Arthur Parmentier" w:date="2020-05-13T11:05:00Z">
        <w:r>
          <w:t xml:space="preserve"> unique</w:t>
        </w:r>
      </w:ins>
      <w:ins w:id="720" w:author="Arthur Parmentier" w:date="2020-05-13T11:04:00Z">
        <w:r>
          <w:t xml:space="preserve"> interpretation (signified) of the sign.</w:t>
        </w:r>
      </w:ins>
    </w:p>
    <w:p w:rsidR="00603CFA" w:rsidRDefault="0083672F" w:rsidP="00603CFA">
      <w:pPr>
        <w:rPr>
          <w:ins w:id="721" w:author="Arthur Parmentier" w:date="2020-05-13T11:08:00Z"/>
        </w:rPr>
      </w:pPr>
      <w:ins w:id="722" w:author="Arthur Parmentier" w:date="2020-05-13T11:05:00Z">
        <w:r>
          <w:t xml:space="preserve">Then, we can also </w:t>
        </w:r>
      </w:ins>
      <w:ins w:id="723" w:author="Arthur Parmentier" w:date="2020-05-13T11:19:00Z">
        <w:r w:rsidR="002067E2">
          <w:t xml:space="preserve">observe that </w:t>
        </w:r>
      </w:ins>
      <w:ins w:id="724" w:author="Arthur Parmentier" w:date="2020-05-13T11:05:00Z">
        <w:r>
          <w:t xml:space="preserve">some signs </w:t>
        </w:r>
      </w:ins>
      <w:ins w:id="725" w:author="Arthur Parmentier" w:date="2020-05-13T11:06:00Z">
        <w:r>
          <w:t>are very specific to a discipline</w:t>
        </w:r>
      </w:ins>
      <w:ins w:id="726" w:author="Arthur Parmentier" w:date="2020-05-13T11:07:00Z">
        <w:r>
          <w:t xml:space="preserve"> (</w:t>
        </w:r>
      </w:ins>
      <w:ins w:id="727" w:author="Arthur Parmentier" w:date="2020-05-13T11:08:00Z">
        <w:r>
          <w:t>sometimes by construction)</w:t>
        </w:r>
      </w:ins>
      <w:ins w:id="728" w:author="Arthur Parmentier" w:date="2020-05-13T11:06:00Z">
        <w:r>
          <w:t>, such that other discipline cannot interpret them.</w:t>
        </w:r>
      </w:ins>
      <w:ins w:id="729" w:author="Arthur Parmentier" w:date="2020-05-13T11:08:00Z">
        <w:r w:rsidR="00C36A2F">
          <w:t xml:space="preserve"> It is </w:t>
        </w:r>
      </w:ins>
      <w:ins w:id="730" w:author="Arthur Parmentier" w:date="2020-05-13T11:12:00Z">
        <w:r w:rsidR="00365C58">
          <w:t>enough</w:t>
        </w:r>
      </w:ins>
      <w:ins w:id="731" w:author="Arthur Parmentier" w:date="2020-05-13T11:08:00Z">
        <w:r w:rsidR="00C36A2F">
          <w:t xml:space="preserve"> to conclude that in general, there is no surjection between signified and the set of disciplines.</w:t>
        </w:r>
      </w:ins>
    </w:p>
    <w:p w:rsidR="00C36A2F" w:rsidRDefault="00C36A2F" w:rsidP="00603CFA">
      <w:pPr>
        <w:rPr>
          <w:ins w:id="732" w:author="Arthur Parmentier" w:date="2020-05-13T10:54:00Z"/>
        </w:rPr>
      </w:pPr>
      <w:ins w:id="733" w:author="Arthur Parmentier" w:date="2020-05-13T11:08:00Z">
        <w:r>
          <w:t>Finally</w:t>
        </w:r>
      </w:ins>
      <w:ins w:id="734" w:author="Arthur Parmentier" w:date="2020-05-13T11:09:00Z">
        <w:r>
          <w:t xml:space="preserve">, </w:t>
        </w:r>
      </w:ins>
      <w:ins w:id="735" w:author="Arthur Parmentier" w:date="2020-05-13T11:31:00Z">
        <w:r w:rsidR="00D5164C">
          <w:t>on the question of injectivity, m</w:t>
        </w:r>
      </w:ins>
      <w:ins w:id="736" w:author="Arthur Parmentier" w:date="2020-05-13T11:22:00Z">
        <w:r w:rsidR="00D5164C">
          <w:t xml:space="preserve">y hypothesis is that unlike oral languages, SP </w:t>
        </w:r>
      </w:ins>
      <w:ins w:id="737" w:author="Arthur Parmentier" w:date="2020-05-13T11:25:00Z">
        <w:r w:rsidR="00D5164C">
          <w:t>can be modeled as a regular langua</w:t>
        </w:r>
      </w:ins>
      <w:ins w:id="738" w:author="Arthur Parmentier" w:date="2020-05-13T11:26:00Z">
        <w:r w:rsidR="00D5164C">
          <w:t xml:space="preserve">ge, hence a </w:t>
        </w:r>
      </w:ins>
      <w:ins w:id="739" w:author="Arthur Parmentier" w:date="2020-05-13T11:27:00Z">
        <w:r w:rsidR="00D5164C">
          <w:t>context-free language, such that the context (signs prior</w:t>
        </w:r>
      </w:ins>
      <w:ins w:id="740" w:author="Arthur Parmentier" w:date="2020-05-13T11:28:00Z">
        <w:r w:rsidR="00D5164C">
          <w:t xml:space="preserve"> to the last executed sign) does not influence the meaning of</w:t>
        </w:r>
      </w:ins>
      <w:ins w:id="741" w:author="Arthur Parmentier" w:date="2020-05-13T11:29:00Z">
        <w:r w:rsidR="00D5164C">
          <w:t xml:space="preserve"> the considered sign. We will see </w:t>
        </w:r>
      </w:ins>
      <w:ins w:id="742" w:author="Arthur Parmentier" w:date="2020-05-13T11:30:00Z">
        <w:r w:rsidR="00D5164C">
          <w:t xml:space="preserve">in a future section </w:t>
        </w:r>
      </w:ins>
      <w:ins w:id="743" w:author="Arthur Parmentier" w:date="2020-05-13T11:29:00Z">
        <w:r w:rsidR="00D5164C">
          <w:t xml:space="preserve">how this approach is successful in modeling </w:t>
        </w:r>
      </w:ins>
      <w:ins w:id="744" w:author="Arthur Parmentier" w:date="2020-05-13T11:30:00Z">
        <w:r w:rsidR="00D5164C">
          <w:t xml:space="preserve">the very basics of SP, while it is unclear whether all SP modes, </w:t>
        </w:r>
      </w:ins>
      <w:ins w:id="745" w:author="Arthur Parmentier" w:date="2020-05-13T11:31:00Z">
        <w:r w:rsidR="00D5164C">
          <w:t xml:space="preserve">rules and signs could indeed </w:t>
        </w:r>
      </w:ins>
      <w:ins w:id="746" w:author="Arthur Parmentier" w:date="2020-05-13T11:59:00Z">
        <w:r w:rsidR="000C29FF">
          <w:t>be represented by</w:t>
        </w:r>
      </w:ins>
      <w:ins w:id="747" w:author="Arthur Parmentier" w:date="2020-05-13T11:31:00Z">
        <w:r w:rsidR="00D5164C">
          <w:t xml:space="preserve"> a regular language.</w:t>
        </w:r>
      </w:ins>
      <w:ins w:id="748" w:author="Arthur Parmentier" w:date="2020-05-13T12:00:00Z">
        <w:r w:rsidR="009230DE">
          <w:t xml:space="preserve"> In my hypothesis, there is indeed an injection</w:t>
        </w:r>
      </w:ins>
      <w:ins w:id="749" w:author="Arthur Parmentier" w:date="2020-05-13T12:01:00Z">
        <w:r w:rsidR="009230DE">
          <w:t xml:space="preserve"> between signified and disciplines, but </w:t>
        </w:r>
      </w:ins>
      <w:ins w:id="750" w:author="Arthur Parmentier" w:date="2020-05-13T11:32:00Z">
        <w:r w:rsidR="00D5164C">
          <w:t xml:space="preserve">I leave to experts in the domain the prospection of </w:t>
        </w:r>
      </w:ins>
      <w:ins w:id="751" w:author="Arthur Parmentier" w:date="2020-05-13T12:01:00Z">
        <w:r w:rsidR="00B41CA4">
          <w:t xml:space="preserve">counter examples, such as </w:t>
        </w:r>
      </w:ins>
      <w:ins w:id="752" w:author="Arthur Parmentier" w:date="2020-05-13T11:32:00Z">
        <w:r w:rsidR="00D5164C">
          <w:t xml:space="preserve">context-sensitive examples that </w:t>
        </w:r>
        <w:r w:rsidR="002463AB">
          <w:t xml:space="preserve">would demonstrate that a single sign can indeed have </w:t>
        </w:r>
      </w:ins>
      <w:ins w:id="753" w:author="Arthur Parmentier" w:date="2020-05-13T11:33:00Z">
        <w:r w:rsidR="002463AB">
          <w:t>several signified for one discipline, that can be differentiated by the context instead.</w:t>
        </w:r>
      </w:ins>
    </w:p>
    <w:p w:rsidR="00EE2DD4" w:rsidRDefault="00543457">
      <w:pPr>
        <w:pStyle w:val="Titre3"/>
        <w:rPr>
          <w:ins w:id="754" w:author="Arthur Parmentier" w:date="2020-05-13T12:05:00Z"/>
        </w:rPr>
        <w:pPrChange w:id="755" w:author="Arthur Parmentier" w:date="2020-05-14T14:00:00Z">
          <w:pPr>
            <w:pStyle w:val="Titre4"/>
          </w:pPr>
        </w:pPrChange>
      </w:pPr>
      <w:bookmarkStart w:id="756" w:name="_Toc42259078"/>
      <w:ins w:id="757" w:author="Arthur Parmentier" w:date="2020-05-13T12:05:00Z">
        <w:r>
          <w:lastRenderedPageBreak/>
          <w:t>The difference between discipline</w:t>
        </w:r>
      </w:ins>
      <w:ins w:id="758" w:author="Arthur Parmentier" w:date="2020-05-14T14:45:00Z">
        <w:r w:rsidR="00AE0A35">
          <w:t xml:space="preserve"> (</w:t>
        </w:r>
      </w:ins>
      <w:ins w:id="759" w:author="Arthur Parmentier" w:date="2020-05-14T14:46:00Z">
        <w:r w:rsidR="00AE0A35">
          <w:t>music, theater..)</w:t>
        </w:r>
      </w:ins>
      <w:ins w:id="760" w:author="Arthur Parmentier" w:date="2020-05-13T12:05:00Z">
        <w:r>
          <w:t xml:space="preserve"> and technical apparatus</w:t>
        </w:r>
      </w:ins>
      <w:ins w:id="761" w:author="Arthur Parmentier" w:date="2020-05-13T17:18:00Z">
        <w:r w:rsidR="00D7385F">
          <w:t xml:space="preserve">, or “why we </w:t>
        </w:r>
      </w:ins>
      <w:ins w:id="762" w:author="Arthur Parmentier" w:date="2020-05-13T17:19:00Z">
        <w:r w:rsidR="00D7385F">
          <w:t>sometimes need to specify how to play a long tone, and sometimes not”</w:t>
        </w:r>
      </w:ins>
      <w:bookmarkEnd w:id="756"/>
    </w:p>
    <w:p w:rsidR="00167DAB" w:rsidRDefault="00543457" w:rsidP="00E34725">
      <w:pPr>
        <w:rPr>
          <w:ins w:id="763" w:author="Arthur Parmentier" w:date="2020-05-13T18:36:00Z"/>
        </w:rPr>
      </w:pPr>
      <w:ins w:id="764" w:author="Arthur Parmentier" w:date="2020-05-13T12:05:00Z">
        <w:r>
          <w:t xml:space="preserve">In the “Motivation” part, </w:t>
        </w:r>
      </w:ins>
      <w:ins w:id="765" w:author="Arthur Parmentier" w:date="2020-05-13T12:06:00Z">
        <w:r>
          <w:t xml:space="preserve">I </w:t>
        </w:r>
      </w:ins>
      <w:ins w:id="766" w:author="Arthur Parmentier" w:date="2020-05-13T14:22:00Z">
        <w:r w:rsidR="007E0A0A">
          <w:t>differentiated</w:t>
        </w:r>
      </w:ins>
      <w:ins w:id="767" w:author="Arthur Parmentier" w:date="2020-05-13T12:06:00Z">
        <w:r>
          <w:t xml:space="preserve"> the notion of “discipline” and “instrument”, that we could </w:t>
        </w:r>
      </w:ins>
      <w:ins w:id="768" w:author="Arthur Parmentier" w:date="2020-05-13T17:14:00Z">
        <w:r w:rsidR="00454612">
          <w:t>also call a</w:t>
        </w:r>
      </w:ins>
      <w:ins w:id="769" w:author="Arthur Parmentier" w:date="2020-05-13T12:06:00Z">
        <w:r>
          <w:t xml:space="preserve"> “technical appa</w:t>
        </w:r>
      </w:ins>
      <w:ins w:id="770" w:author="Arthur Parmentier" w:date="2020-05-13T12:07:00Z">
        <w:r>
          <w:t>ratus”.</w:t>
        </w:r>
      </w:ins>
      <w:ins w:id="771" w:author="Arthur Parmentier" w:date="2020-05-13T14:28:00Z">
        <w:r w:rsidR="00596602">
          <w:t xml:space="preserve"> In</w:t>
        </w:r>
      </w:ins>
      <w:ins w:id="772" w:author="Arthur Parmentier" w:date="2020-05-13T14:29:00Z">
        <w:r w:rsidR="00596602">
          <w:t>deed, one</w:t>
        </w:r>
      </w:ins>
      <w:ins w:id="773" w:author="Arthur Parmentier" w:date="2020-05-13T14:30:00Z">
        <w:r w:rsidR="00596602">
          <w:t xml:space="preserve"> could </w:t>
        </w:r>
      </w:ins>
      <w:ins w:id="774" w:author="Arthur Parmentier" w:date="2020-05-13T18:36:00Z">
        <w:r w:rsidR="00E34725">
          <w:t xml:space="preserve">wonder why </w:t>
        </w:r>
      </w:ins>
      <w:ins w:id="775"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76" w:author="Arthur Parmentier" w:date="2020-05-13T18:36:00Z"/>
        </w:rPr>
      </w:pPr>
      <w:ins w:id="777" w:author="Arthur Parmentier" w:date="2020-05-14T11:39:00Z">
        <w:r>
          <w:t>In this part, I wil try to show you that the operability of a sign across disciplines is constructed</w:t>
        </w:r>
      </w:ins>
      <w:ins w:id="778" w:author="Arthur Parmentier" w:date="2020-05-14T11:42:00Z">
        <w:r>
          <w:t xml:space="preserve"> “by SP”</w:t>
        </w:r>
      </w:ins>
      <w:ins w:id="779" w:author="Arthur Parmentier" w:date="2020-05-14T11:39:00Z">
        <w:r>
          <w:t xml:space="preserve"> with </w:t>
        </w:r>
      </w:ins>
      <w:ins w:id="780" w:author="Arthur Parmentier" w:date="2020-05-14T11:40:00Z">
        <w:r>
          <w:t xml:space="preserve">learned (cultural) relations of analogy between signified whereas the operability of a sign across instruments of the same discipline </w:t>
        </w:r>
      </w:ins>
      <w:ins w:id="781" w:author="Arthur Parmentier" w:date="2020-05-14T11:41:00Z">
        <w:r>
          <w:t xml:space="preserve">is in general </w:t>
        </w:r>
      </w:ins>
      <w:ins w:id="782" w:author="Arthur Parmentier" w:date="2020-05-14T11:42:00Z">
        <w:r w:rsidR="00A708EC">
          <w:t>a construction external to SP</w:t>
        </w:r>
      </w:ins>
      <w:ins w:id="783" w:author="Arthur Parmentier" w:date="2020-05-14T11:43:00Z">
        <w:r w:rsidR="00A708EC">
          <w:t xml:space="preserve"> that i</w:t>
        </w:r>
      </w:ins>
      <w:ins w:id="784" w:author="Arthur Parmentier" w:date="2020-05-14T11:44:00Z">
        <w:r w:rsidR="00A708EC">
          <w:t>n</w:t>
        </w:r>
      </w:ins>
      <w:ins w:id="785" w:author="Arthur Parmentier" w:date="2020-05-14T11:45:00Z">
        <w:r w:rsidR="00A708EC">
          <w:t xml:space="preserve">volves </w:t>
        </w:r>
      </w:ins>
      <w:ins w:id="786" w:author="Arthur Parmentier" w:date="2020-05-14T11:46:00Z">
        <w:r w:rsidR="00A708EC">
          <w:t>the human perceptual scheme.</w:t>
        </w:r>
      </w:ins>
    </w:p>
    <w:p w:rsidR="005868B3" w:rsidRDefault="005868B3" w:rsidP="005868B3">
      <w:pPr>
        <w:rPr>
          <w:ins w:id="787" w:author="Arthur Parmentier" w:date="2020-05-14T11:38:00Z"/>
        </w:rPr>
      </w:pPr>
    </w:p>
    <w:p w:rsidR="00F00F6E" w:rsidRDefault="00F00F6E" w:rsidP="005868B3">
      <w:pPr>
        <w:rPr>
          <w:ins w:id="788" w:author="Arthur Parmentier" w:date="2020-05-13T10:31:00Z"/>
        </w:rPr>
      </w:pPr>
    </w:p>
    <w:p w:rsidR="005868B3" w:rsidRPr="00670002" w:rsidRDefault="005868B3" w:rsidP="005868B3">
      <w:pPr>
        <w:rPr>
          <w:ins w:id="789" w:author="Arthur Parmentier" w:date="2020-05-13T10:31:00Z"/>
          <w:lang w:val="fr-FR"/>
          <w:rPrChange w:id="790" w:author="Arthur Parmentier" w:date="2020-05-18T14:23:00Z">
            <w:rPr>
              <w:ins w:id="791" w:author="Arthur Parmentier" w:date="2020-05-13T10:31:00Z"/>
            </w:rPr>
          </w:rPrChange>
        </w:rPr>
      </w:pPr>
      <w:ins w:id="792" w:author="Arthur Parmentier" w:date="2020-05-13T10:31:00Z">
        <w:r w:rsidRPr="00670002">
          <w:rPr>
            <w:lang w:val="fr-FR"/>
            <w:rPrChange w:id="793"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794" w:author="Arthur Parmentier" w:date="2020-05-13T10:30:00Z"/>
          <w:lang w:val="fr-FR"/>
          <w:rPrChange w:id="795" w:author="Arthur Parmentier" w:date="2020-05-18T14:23:00Z">
            <w:rPr>
              <w:ins w:id="796" w:author="Arthur Parmentier" w:date="2020-05-13T10:30:00Z"/>
            </w:rPr>
          </w:rPrChange>
        </w:rPr>
      </w:pPr>
    </w:p>
    <w:p w:rsidR="005868B3" w:rsidRPr="00670002" w:rsidRDefault="005868B3" w:rsidP="001B082B">
      <w:pPr>
        <w:rPr>
          <w:ins w:id="797" w:author="Arthur Parmentier" w:date="2020-05-13T10:15:00Z"/>
          <w:lang w:val="fr-FR"/>
          <w:rPrChange w:id="798" w:author="Arthur Parmentier" w:date="2020-05-18T14:23:00Z">
            <w:rPr>
              <w:ins w:id="799" w:author="Arthur Parmentier" w:date="2020-05-13T10:15:00Z"/>
            </w:rPr>
          </w:rPrChange>
        </w:rPr>
      </w:pPr>
    </w:p>
    <w:p w:rsidR="00AE58D1" w:rsidRPr="00414962" w:rsidRDefault="00743436">
      <w:pPr>
        <w:pStyle w:val="Titre3"/>
        <w:rPr>
          <w:ins w:id="800" w:author="Arthur Parmentier" w:date="2020-05-13T10:11:00Z"/>
          <w:rPrChange w:id="801" w:author="Arthur Parmentier" w:date="2020-05-14T14:00:00Z">
            <w:rPr>
              <w:ins w:id="802" w:author="Arthur Parmentier" w:date="2020-05-13T10:11:00Z"/>
            </w:rPr>
          </w:rPrChange>
        </w:rPr>
        <w:pPrChange w:id="803" w:author="Arthur Parmentier" w:date="2020-05-14T14:00:00Z">
          <w:pPr/>
        </w:pPrChange>
      </w:pPr>
      <w:bookmarkStart w:id="804" w:name="_Toc42259079"/>
      <w:ins w:id="805" w:author="Arthur Parmentier" w:date="2020-05-13T10:29:00Z">
        <w:r w:rsidRPr="00414962">
          <w:rPr>
            <w:rPrChange w:id="806" w:author="Arthur Parmentier" w:date="2020-05-14T14:00:00Z">
              <w:rPr/>
            </w:rPrChange>
          </w:rPr>
          <w:t>Speculative theory of differen</w:t>
        </w:r>
      </w:ins>
      <w:ins w:id="807" w:author="Arthur Parmentier" w:date="2020-05-13T10:30:00Z">
        <w:r w:rsidRPr="00414962">
          <w:rPr>
            <w:rPrChange w:id="808" w:author="Arthur Parmentier" w:date="2020-05-14T14:00:00Z">
              <w:rPr/>
            </w:rPrChange>
          </w:rPr>
          <w:t>tiation of signified across instruments (technical apparatus) of the same discipline</w:t>
        </w:r>
      </w:ins>
      <w:bookmarkEnd w:id="804"/>
    </w:p>
    <w:p w:rsidR="001A0623" w:rsidDel="005868B3" w:rsidRDefault="001B082B" w:rsidP="001B082B">
      <w:pPr>
        <w:rPr>
          <w:del w:id="809" w:author="Arthur Parmentier" w:date="2020-05-13T10:30:00Z"/>
        </w:rPr>
      </w:pPr>
      <w:del w:id="810"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811" w:author="Arthur Parmentier" w:date="2020-05-12T18:25:00Z">
        <w:r w:rsidR="001A0623" w:rsidDel="009B2D7C">
          <w:delText>at the core</w:delText>
        </w:r>
      </w:del>
      <w:del w:id="812" w:author="Arthur Parmentier" w:date="2020-05-13T10:30:00Z">
        <w:r w:rsidR="001A0623" w:rsidDel="005868B3">
          <w:delText xml:space="preserve"> of the </w:delText>
        </w:r>
      </w:del>
      <w:del w:id="813" w:author="Arthur Parmentier" w:date="2020-05-12T18:25:00Z">
        <w:r w:rsidR="001A0623" w:rsidDel="007D075F">
          <w:delText>set</w:delText>
        </w:r>
      </w:del>
      <w:del w:id="814" w:author="Arthur Parmentier" w:date="2020-05-13T10:30:00Z">
        <w:r w:rsidR="001A0623" w:rsidDel="005868B3">
          <w:delText xml:space="preserve"> of multidisciplinary signs.</w:delText>
        </w:r>
      </w:del>
    </w:p>
    <w:p w:rsidR="001A0623" w:rsidDel="005868B3" w:rsidRDefault="001A0623" w:rsidP="001B082B">
      <w:pPr>
        <w:rPr>
          <w:del w:id="815" w:author="Arthur Parmentier" w:date="2020-05-13T10:30:00Z"/>
        </w:rPr>
      </w:pPr>
      <w:del w:id="816"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817" w:author="Arthur Parmentier" w:date="2020-05-12T18:13:00Z"/>
        </w:rPr>
      </w:pPr>
      <w:del w:id="818" w:author="Arthur Parmentier" w:date="2020-05-13T10:30:00Z">
        <w:r w:rsidDel="005868B3">
          <w:delText xml:space="preserve">For a musician, the LT </w:delText>
        </w:r>
      </w:del>
      <w:del w:id="819" w:author="Arthur Parmentier" w:date="2020-05-12T18:22:00Z">
        <w:r w:rsidDel="00AD0ADB">
          <w:delText xml:space="preserve">has </w:delText>
        </w:r>
      </w:del>
      <w:del w:id="820" w:author="Arthur Parmentier" w:date="2020-05-13T10:30:00Z">
        <w:r w:rsidDel="005868B3">
          <w:delText xml:space="preserve">a specific prototype, whose characteristic traits are “constant volume”, “constant pitch” (among others). But is the </w:delText>
        </w:r>
      </w:del>
      <w:del w:id="821" w:author="Arthur Parmentier" w:date="2020-05-12T18:23:00Z">
        <w:r w:rsidDel="009B2D7C">
          <w:delText>prototype</w:delText>
        </w:r>
      </w:del>
      <w:del w:id="822"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823" w:author="Arthur Parmentier" w:date="2020-05-12T18:13:00Z">
        <w:r w:rsidDel="00697BA8">
          <w:delText>:</w:delText>
        </w:r>
      </w:del>
    </w:p>
    <w:p w:rsidR="001A0623" w:rsidDel="00697BA8" w:rsidRDefault="005C09F0">
      <w:pPr>
        <w:rPr>
          <w:del w:id="824" w:author="Arthur Parmentier" w:date="2020-05-12T18:13:00Z"/>
        </w:rPr>
        <w:pPrChange w:id="825" w:author="Arthur Parmentier" w:date="2020-05-12T18:13:00Z">
          <w:pPr>
            <w:pStyle w:val="Paragraphedeliste"/>
            <w:numPr>
              <w:numId w:val="17"/>
            </w:numPr>
            <w:ind w:hanging="360"/>
          </w:pPr>
        </w:pPrChange>
      </w:pPr>
      <w:del w:id="826" w:author="Arthur Parmentier" w:date="2020-05-12T18:13:00Z">
        <w:r w:rsidDel="00697BA8">
          <w:delText>For</w:delText>
        </w:r>
        <w:r w:rsidR="001A0623" w:rsidDel="00697BA8">
          <w:delText xml:space="preserve"> each discipline</w:delText>
        </w:r>
      </w:del>
    </w:p>
    <w:p w:rsidR="001A0623" w:rsidDel="005868B3" w:rsidRDefault="005C09F0">
      <w:pPr>
        <w:rPr>
          <w:del w:id="827" w:author="Arthur Parmentier" w:date="2020-05-13T10:30:00Z"/>
        </w:rPr>
        <w:pPrChange w:id="828" w:author="Arthur Parmentier" w:date="2020-05-12T18:13:00Z">
          <w:pPr>
            <w:pStyle w:val="Paragraphedeliste"/>
            <w:numPr>
              <w:numId w:val="17"/>
            </w:numPr>
            <w:ind w:hanging="360"/>
          </w:pPr>
        </w:pPrChange>
      </w:pPr>
      <w:del w:id="829"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32" w:author="Arthur Parmentier" w:date="2020-05-12T18:14:00Z"/>
        </w:rPr>
      </w:pPr>
      <w:del w:id="833"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34" w:author="Arthur Parmentier" w:date="2020-05-13T10:30:00Z"/>
        </w:rPr>
      </w:pPr>
      <w:del w:id="835"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36" w:author="Arthur Parmentier" w:date="2020-05-13T10:30:00Z"/>
          <w:moveFrom w:id="837" w:author="Arthur Parmentier" w:date="2020-05-12T18:21:00Z"/>
        </w:rPr>
      </w:pPr>
      <w:moveFromRangeStart w:id="838" w:author="Arthur Parmentier" w:date="2020-05-12T18:21:00Z" w:name="move40200108"/>
      <w:moveFrom w:id="839" w:author="Arthur Parmentier" w:date="2020-05-12T18:21:00Z">
        <w:del w:id="840" w:author="Arthur Parmentier" w:date="2020-05-13T10:30:00Z">
          <w:r w:rsidDel="005868B3">
            <w:delText>“A fast roll” for percussions</w:delText>
          </w:r>
        </w:del>
      </w:moveFrom>
    </w:p>
    <w:moveFromRangeEnd w:id="838"/>
    <w:p w:rsidR="002C1E78" w:rsidDel="002C1E78" w:rsidRDefault="004714EE" w:rsidP="002C1E78">
      <w:pPr>
        <w:pStyle w:val="Paragraphedeliste"/>
        <w:numPr>
          <w:ilvl w:val="0"/>
          <w:numId w:val="17"/>
        </w:numPr>
        <w:rPr>
          <w:del w:id="841" w:author="Arthur Parmentier" w:date="2020-05-12T18:21:00Z"/>
          <w:moveTo w:id="842" w:author="Arthur Parmentier" w:date="2020-05-12T18:21:00Z"/>
        </w:rPr>
      </w:pPr>
      <w:del w:id="843" w:author="Arthur Parmentier" w:date="2020-05-13T10:30:00Z">
        <w:r w:rsidDel="005868B3">
          <w:delText>“A freeze on the first syllable of a word” for actors</w:delText>
        </w:r>
      </w:del>
      <w:moveToRangeStart w:id="844" w:author="Arthur Parmentier" w:date="2020-05-12T18:21:00Z" w:name="move40200108"/>
      <w:moveTo w:id="845" w:author="Arthur Parmentier" w:date="2020-05-12T18:21:00Z">
        <w:del w:id="846" w:author="Arthur Parmentier" w:date="2020-05-13T10:30:00Z">
          <w:r w:rsidR="002C1E78" w:rsidDel="005868B3">
            <w:delText>“A fast roll” for percussions</w:delText>
          </w:r>
        </w:del>
      </w:moveTo>
    </w:p>
    <w:moveToRangeEnd w:id="844"/>
    <w:p w:rsidR="00697BA8" w:rsidDel="005868B3" w:rsidRDefault="00697BA8" w:rsidP="002459E7">
      <w:pPr>
        <w:pStyle w:val="Paragraphedeliste"/>
        <w:numPr>
          <w:ilvl w:val="0"/>
          <w:numId w:val="17"/>
        </w:numPr>
        <w:rPr>
          <w:del w:id="847" w:author="Arthur Parmentier" w:date="2020-05-13T10:30:00Z"/>
        </w:rPr>
      </w:pPr>
    </w:p>
    <w:p w:rsidR="00697BA8" w:rsidDel="005868B3" w:rsidRDefault="004714EE">
      <w:pPr>
        <w:rPr>
          <w:del w:id="848" w:author="Arthur Parmentier" w:date="2020-05-13T10:30:00Z"/>
        </w:rPr>
        <w:pPrChange w:id="849" w:author="Arthur Parmentier" w:date="2020-05-12T18:15:00Z">
          <w:pPr>
            <w:pStyle w:val="Paragraphedeliste"/>
            <w:numPr>
              <w:numId w:val="17"/>
            </w:numPr>
            <w:ind w:hanging="360"/>
          </w:pPr>
        </w:pPrChange>
      </w:pPr>
      <w:del w:id="850" w:author="Arthur Parmentier" w:date="2020-05-13T10:30:00Z">
        <w:r w:rsidDel="005868B3">
          <w:delText>…</w:delText>
        </w:r>
      </w:del>
    </w:p>
    <w:p w:rsidR="004E4397" w:rsidDel="005868B3" w:rsidRDefault="00B44442" w:rsidP="004E4397">
      <w:pPr>
        <w:rPr>
          <w:del w:id="851" w:author="Arthur Parmentier" w:date="2020-05-13T10:30:00Z"/>
          <w:moveTo w:id="852" w:author="Arthur Parmentier" w:date="2020-05-12T18:35:00Z"/>
        </w:rPr>
      </w:pPr>
      <w:del w:id="853"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54" w:author="Arthur Parmentier" w:date="2020-05-12T18:35:00Z" w:name="move40200963"/>
      <w:moveTo w:id="855" w:author="Arthur Parmentier" w:date="2020-05-12T18:35:00Z">
        <w:del w:id="856"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54"/>
    <w:p w:rsidR="002459E7" w:rsidRDefault="002459E7" w:rsidP="004714EE">
      <w:pPr>
        <w:rPr>
          <w:ins w:id="857" w:author="Arthur Parmentier" w:date="2020-05-12T18:38:00Z"/>
        </w:rPr>
      </w:pPr>
    </w:p>
    <w:p w:rsidR="002459E7" w:rsidRDefault="002459E7" w:rsidP="004714EE">
      <w:pPr>
        <w:rPr>
          <w:ins w:id="858" w:author="Arthur Parmentier" w:date="2020-05-12T18:38:00Z"/>
        </w:rPr>
      </w:pPr>
    </w:p>
    <w:p w:rsidR="004714EE" w:rsidDel="005868B3" w:rsidRDefault="00277A13">
      <w:pPr>
        <w:rPr>
          <w:del w:id="859" w:author="Arthur Parmentier" w:date="2020-05-13T10:30:00Z"/>
        </w:rPr>
      </w:pPr>
      <w:r>
        <w:br/>
      </w:r>
      <w:del w:id="860" w:author="Arthur Parmentier" w:date="2020-05-12T18:34:00Z">
        <w:r w:rsidDel="004E4397">
          <w:delText>My conclusion is</w:delText>
        </w:r>
      </w:del>
      <w:del w:id="861" w:author="Arthur Parmentier" w:date="2020-05-13T10:30:00Z">
        <w:r w:rsidDel="005868B3">
          <w:delText xml:space="preserve"> that:</w:delText>
        </w:r>
      </w:del>
    </w:p>
    <w:p w:rsidR="00277A13" w:rsidDel="005868B3" w:rsidRDefault="0051191F">
      <w:pPr>
        <w:rPr>
          <w:del w:id="862" w:author="Arthur Parmentier" w:date="2020-05-13T10:30:00Z"/>
        </w:rPr>
        <w:pPrChange w:id="863" w:author="Arthur Parmentier" w:date="2020-05-13T10:30:00Z">
          <w:pPr>
            <w:pStyle w:val="Paragraphedeliste"/>
            <w:numPr>
              <w:numId w:val="18"/>
            </w:numPr>
            <w:ind w:hanging="360"/>
          </w:pPr>
        </w:pPrChange>
      </w:pPr>
      <w:del w:id="864" w:author="Arthur Parmentier" w:date="2020-05-12T18:26:00Z">
        <w:r w:rsidDel="009D7F8E">
          <w:delText>T</w:delText>
        </w:r>
      </w:del>
      <w:del w:id="865" w:author="Arthur Parmentier" w:date="2020-05-12T18:35:00Z">
        <w:r w:rsidDel="004E4397">
          <w:delText>he</w:delText>
        </w:r>
      </w:del>
      <w:del w:id="866" w:author="Arthur Parmentier" w:date="2020-05-13T10:30:00Z">
        <w:r w:rsidDel="005868B3">
          <w:delText xml:space="preserve"> sign</w:delText>
        </w:r>
      </w:del>
      <w:del w:id="867" w:author="Arthur Parmentier" w:date="2020-05-12T18:34:00Z">
        <w:r w:rsidDel="004E4397">
          <w:delText xml:space="preserve"> </w:delText>
        </w:r>
        <w:r w:rsidR="00277A13" w:rsidDel="004E4397">
          <w:delText>LT</w:delText>
        </w:r>
      </w:del>
      <w:del w:id="868"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69" w:author="Arthur Parmentier" w:date="2020-05-13T10:30:00Z"/>
        </w:rPr>
        <w:pPrChange w:id="870" w:author="Arthur Parmentier" w:date="2020-05-13T10:30:00Z">
          <w:pPr>
            <w:pStyle w:val="Paragraphedeliste"/>
            <w:numPr>
              <w:numId w:val="18"/>
            </w:numPr>
            <w:ind w:hanging="360"/>
          </w:pPr>
        </w:pPrChange>
      </w:pPr>
      <w:del w:id="871" w:author="Arthur Parmentier" w:date="2020-05-13T10:30:00Z">
        <w:r w:rsidDel="005868B3">
          <w:delText>Each discipline or technical apparatus may have its own concept of a LT</w:delText>
        </w:r>
      </w:del>
    </w:p>
    <w:p w:rsidR="00277A13" w:rsidDel="005868B3" w:rsidRDefault="00277A13">
      <w:pPr>
        <w:rPr>
          <w:del w:id="872" w:author="Arthur Parmentier" w:date="2020-05-13T10:30:00Z"/>
        </w:rPr>
        <w:pPrChange w:id="873" w:author="Arthur Parmentier" w:date="2020-05-13T10:30:00Z">
          <w:pPr>
            <w:pStyle w:val="Paragraphedeliste"/>
            <w:numPr>
              <w:numId w:val="18"/>
            </w:numPr>
            <w:ind w:hanging="360"/>
          </w:pPr>
        </w:pPrChange>
      </w:pPr>
      <w:del w:id="874"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75" w:author="Arthur Parmentier" w:date="2020-05-12T18:28:00Z">
        <w:r w:rsidDel="00BF3C70">
          <w:delText>must be</w:delText>
        </w:r>
      </w:del>
      <w:del w:id="876" w:author="Arthur Parmentier" w:date="2020-05-13T10:30:00Z">
        <w:r w:rsidDel="005868B3">
          <w:delText xml:space="preserve"> </w:delText>
        </w:r>
      </w:del>
      <w:del w:id="877" w:author="Arthur Parmentier" w:date="2020-05-12T18:30:00Z">
        <w:r w:rsidDel="00042A1D">
          <w:delText xml:space="preserve">constructed </w:delText>
        </w:r>
      </w:del>
      <w:del w:id="878" w:author="Arthur Parmentier" w:date="2020-05-13T10:30:00Z">
        <w:r w:rsidDel="005868B3">
          <w:delText xml:space="preserve">in relation with the concepts </w:delText>
        </w:r>
      </w:del>
      <w:del w:id="879" w:author="Arthur Parmentier" w:date="2020-05-12T18:28:00Z">
        <w:r w:rsidDel="003126BD">
          <w:delText xml:space="preserve">representing a </w:delText>
        </w:r>
      </w:del>
      <w:del w:id="880" w:author="Arthur Parmentier" w:date="2020-05-13T10:30:00Z">
        <w:r w:rsidDel="005868B3">
          <w:delText>LT in other disciplines</w:delText>
        </w:r>
        <w:r w:rsidR="00DA634B" w:rsidDel="005868B3">
          <w:delText>/technical apparatus</w:delText>
        </w:r>
      </w:del>
    </w:p>
    <w:p w:rsidR="00277A13" w:rsidDel="005868B3" w:rsidRDefault="00277A13">
      <w:pPr>
        <w:rPr>
          <w:del w:id="881" w:author="Arthur Parmentier" w:date="2020-05-13T10:30:00Z"/>
        </w:rPr>
      </w:pPr>
      <w:del w:id="882"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85" w:author="Arthur Parmentier" w:date="2020-05-13T10:30:00Z"/>
          <w:moveFrom w:id="886" w:author="Arthur Parmentier" w:date="2020-05-12T18:35:00Z"/>
        </w:rPr>
      </w:pPr>
      <w:moveFromRangeStart w:id="887" w:author="Arthur Parmentier" w:date="2020-05-12T18:35:00Z" w:name="move40200963"/>
      <w:moveFrom w:id="888" w:author="Arthur Parmentier" w:date="2020-05-12T18:35:00Z">
        <w:del w:id="889"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87"/>
    <w:p w:rsidR="001B082B" w:rsidDel="005868B3" w:rsidRDefault="001B082B">
      <w:pPr>
        <w:rPr>
          <w:del w:id="890" w:author="Arthur Parmentier" w:date="2020-05-13T10:30:00Z"/>
        </w:rPr>
      </w:pPr>
    </w:p>
    <w:p w:rsidR="001D7225" w:rsidRPr="001B082B" w:rsidDel="005868B3" w:rsidRDefault="001D7225">
      <w:pPr>
        <w:rPr>
          <w:del w:id="891" w:author="Arthur Parmentier" w:date="2020-05-13T10:30:00Z"/>
        </w:rPr>
      </w:pPr>
      <w:del w:id="892"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93"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w:t>
      </w:r>
      <w:r w:rsidR="000F1531">
        <w:lastRenderedPageBreak/>
        <w:t>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95" w:name="_Toc42259080"/>
      <w:r>
        <w:t>Sign overloading</w:t>
      </w:r>
      <w:bookmarkEnd w:id="895"/>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lastRenderedPageBreak/>
        <w:t>Learning the translation</w:t>
      </w:r>
    </w:p>
    <w:p w:rsidR="00161FBC" w:rsidRDefault="00161FBC" w:rsidP="00FA4DD8">
      <w:pPr>
        <w:rPr>
          <w:ins w:id="897" w:author="Arthur Parmentier" w:date="2020-05-14T16:16:00Z"/>
        </w:rPr>
      </w:pPr>
      <w:r>
        <w:t>While the operations of translation are in general not obvious (hence the questions on the subject), I observed that most Soundpainters explicit what operations are valid to beginners in SP.</w:t>
      </w:r>
      <w:ins w:id="898" w:author="Arthur Parmentier" w:date="2020-05-14T16:15:00Z">
        <w:r w:rsidR="00FE325D">
          <w:br/>
        </w:r>
        <w:r w:rsidR="00FE325D">
          <w:br/>
          <w:t>IMITATION</w:t>
        </w:r>
        <w:r w:rsidR="003873DC">
          <w:t xml:space="preserve"> et mimetisme</w:t>
        </w:r>
      </w:ins>
    </w:p>
    <w:p w:rsidR="00863F70" w:rsidRDefault="00863F70" w:rsidP="00FA4DD8">
      <w:ins w:id="899"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900" w:name="_Toc42259081"/>
      <w:r>
        <w:t>Personal observations during SP practice</w:t>
      </w:r>
      <w:bookmarkEnd w:id="900"/>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 xml:space="preserve">and their characteristic </w:t>
      </w:r>
      <w:r w:rsidR="00B4379D">
        <w:lastRenderedPageBreak/>
        <w:t>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lastRenderedPageBreak/>
        <w:t>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905" w:author="Arthur Parmentier" w:date="2020-05-14T13:31:00Z"/>
        </w:rPr>
      </w:pPr>
      <w:bookmarkStart w:id="906" w:name="_Toc40025935"/>
      <w:del w:id="907"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906"/>
      </w:del>
    </w:p>
    <w:p w:rsidR="00616215" w:rsidRPr="00953072" w:rsidDel="007776CB" w:rsidRDefault="00616215" w:rsidP="00E6654A">
      <w:pPr>
        <w:rPr>
          <w:del w:id="908" w:author="Arthur Parmentier" w:date="2020-05-14T13:31:00Z"/>
        </w:rPr>
      </w:pPr>
      <w:del w:id="909"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910" w:author="Arthur Parmentier" w:date="2020-05-14T13:31:00Z"/>
        </w:rPr>
      </w:pPr>
      <w:del w:id="911"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912" w:author="Arthur Parmentier" w:date="2020-05-14T13:31:00Z"/>
        </w:rPr>
      </w:pPr>
      <w:del w:id="913" w:author="Arthur Parmentier" w:date="2020-05-14T13:31:00Z">
        <w:r w:rsidRPr="00953072" w:rsidDel="007776CB">
          <w:delText>Input space</w:delText>
        </w:r>
      </w:del>
    </w:p>
    <w:p w:rsidR="00DE1B67" w:rsidRPr="00953072" w:rsidDel="007776CB" w:rsidRDefault="00AD2F7B" w:rsidP="00E6654A">
      <w:pPr>
        <w:rPr>
          <w:del w:id="914" w:author="Arthur Parmentier" w:date="2020-05-14T13:31:00Z"/>
        </w:rPr>
      </w:pPr>
      <w:del w:id="915"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916" w:author="Arthur Parmentier" w:date="2020-05-14T13:31:00Z"/>
        </w:rPr>
      </w:pPr>
      <w:del w:id="917"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918" w:author="Arthur Parmentier" w:date="2020-05-14T13:31:00Z"/>
        </w:rPr>
      </w:pPr>
      <w:del w:id="919" w:author="Arthur Parmentier" w:date="2020-05-14T13:31:00Z">
        <w:r w:rsidRPr="00953072" w:rsidDel="007776CB">
          <w:delText>Long Tone, minimalism…</w:delText>
        </w:r>
      </w:del>
    </w:p>
    <w:p w:rsidR="0049358D" w:rsidRPr="00953072" w:rsidDel="007776CB" w:rsidRDefault="005A3CBF" w:rsidP="00E6654A">
      <w:pPr>
        <w:pStyle w:val="Titre4"/>
        <w:rPr>
          <w:del w:id="920" w:author="Arthur Parmentier" w:date="2020-05-14T13:31:00Z"/>
        </w:rPr>
      </w:pPr>
      <w:del w:id="921"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922" w:author="Arthur Parmentier" w:date="2020-05-14T13:31:00Z"/>
        </w:rPr>
      </w:pPr>
      <w:del w:id="923"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924" w:author="Arthur Parmentier" w:date="2020-05-14T13:31:00Z"/>
        </w:rPr>
      </w:pPr>
      <w:del w:id="925"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926" w:author="Arthur Parmentier" w:date="2020-05-14T13:31:00Z"/>
        </w:rPr>
      </w:pPr>
      <w:del w:id="927"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928" w:author="Arthur Parmentier" w:date="2020-05-14T13:31:00Z"/>
        </w:rPr>
      </w:pPr>
      <w:del w:id="929" w:author="Arthur Parmentier" w:date="2020-05-14T13:31:00Z">
        <w:r w:rsidRPr="00953072" w:rsidDel="007776CB">
          <w:delText>…</w:delText>
        </w:r>
      </w:del>
    </w:p>
    <w:p w:rsidR="008833B3" w:rsidRPr="00953072" w:rsidDel="007776CB" w:rsidRDefault="008833B3" w:rsidP="00061E60">
      <w:pPr>
        <w:pStyle w:val="Titre3"/>
        <w:rPr>
          <w:del w:id="930" w:author="Arthur Parmentier" w:date="2020-05-14T13:31:00Z"/>
        </w:rPr>
      </w:pPr>
      <w:del w:id="931"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32" w:author="Arthur Parmentier" w:date="2020-05-14T13:31:00Z"/>
        </w:rPr>
      </w:pPr>
      <w:del w:id="933" w:author="Arthur Parmentier" w:date="2020-05-14T13:31:00Z">
        <w:r w:rsidRPr="00953072" w:rsidDel="007776CB">
          <w:delText>Creation of a sign</w:delText>
        </w:r>
      </w:del>
    </w:p>
    <w:p w:rsidR="008833B3" w:rsidRPr="00953072" w:rsidDel="007776CB" w:rsidRDefault="008833B3" w:rsidP="00E6654A">
      <w:pPr>
        <w:rPr>
          <w:del w:id="934" w:author="Arthur Parmentier" w:date="2020-05-14T13:31:00Z"/>
        </w:rPr>
      </w:pPr>
      <w:del w:id="935"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36" w:author="Arthur Parmentier" w:date="2020-05-14T13:31:00Z"/>
        </w:rPr>
      </w:pPr>
      <w:del w:id="937" w:author="Arthur Parmentier" w:date="2020-05-14T13:31:00Z">
        <w:r w:rsidRPr="00953072" w:rsidDel="007776CB">
          <w:delText>Creation of a potentiometer</w:delText>
        </w:r>
      </w:del>
    </w:p>
    <w:p w:rsidR="002A0CF5" w:rsidRPr="00953072" w:rsidDel="007776CB" w:rsidRDefault="002A0CF5" w:rsidP="00E6654A">
      <w:pPr>
        <w:rPr>
          <w:del w:id="938" w:author="Arthur Parmentier" w:date="2020-05-14T13:31:00Z"/>
        </w:rPr>
      </w:pPr>
      <w:del w:id="939" w:author="Arthur Parmentier" w:date="2020-05-14T13:31:00Z">
        <w:r w:rsidRPr="00953072" w:rsidDel="007776CB">
          <w:delText>Volume, tempo…</w:delText>
        </w:r>
      </w:del>
    </w:p>
    <w:p w:rsidR="00B5754F" w:rsidRPr="00953072" w:rsidDel="007776CB" w:rsidRDefault="00B5754F" w:rsidP="00E6654A">
      <w:pPr>
        <w:pStyle w:val="Titre4"/>
        <w:rPr>
          <w:del w:id="940" w:author="Arthur Parmentier" w:date="2020-05-14T13:31:00Z"/>
        </w:rPr>
      </w:pPr>
      <w:del w:id="941" w:author="Arthur Parmentier" w:date="2020-05-14T13:31:00Z">
        <w:r w:rsidRPr="00953072" w:rsidDel="007776CB">
          <w:delText>Creation of a “pointer” (as identifier)</w:delText>
        </w:r>
      </w:del>
    </w:p>
    <w:p w:rsidR="007A5BBA" w:rsidRPr="00953072" w:rsidDel="007776CB" w:rsidRDefault="007A5BBA" w:rsidP="00E6654A">
      <w:pPr>
        <w:rPr>
          <w:del w:id="942" w:author="Arthur Parmentier" w:date="2020-05-14T13:31:00Z"/>
        </w:rPr>
      </w:pPr>
      <w:del w:id="943" w:author="Arthur Parmentier" w:date="2020-05-14T13:31:00Z">
        <w:r w:rsidRPr="00953072" w:rsidDel="007776CB">
          <w:delText>PTP, scanning</w:delText>
        </w:r>
      </w:del>
    </w:p>
    <w:p w:rsidR="000E4DCD" w:rsidRPr="00953072" w:rsidDel="007776CB" w:rsidRDefault="000E4DCD" w:rsidP="00E6654A">
      <w:pPr>
        <w:pStyle w:val="Titre4"/>
        <w:rPr>
          <w:del w:id="944" w:author="Arthur Parmentier" w:date="2020-05-14T13:31:00Z"/>
        </w:rPr>
      </w:pPr>
      <w:del w:id="945"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46"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Default="00BE04C2" w:rsidP="00E6654A">
      <w:pPr>
        <w:pStyle w:val="Titre2"/>
        <w:rPr>
          <w:ins w:id="947" w:author="Arthur Parmentier" w:date="2020-06-05T16:28:00Z"/>
        </w:rPr>
      </w:pPr>
      <w:bookmarkStart w:id="948" w:name="_Toc40025938"/>
      <w:bookmarkStart w:id="949" w:name="_Toc42259082"/>
      <w:r w:rsidRPr="00953072">
        <w:t>Structur</w:t>
      </w:r>
      <w:r w:rsidR="00C16C06" w:rsidRPr="00953072">
        <w:t>al concepts (the grammar</w:t>
      </w:r>
      <w:r w:rsidR="00915B3A" w:rsidRPr="00953072">
        <w:t xml:space="preserve"> of the language</w:t>
      </w:r>
      <w:ins w:id="950" w:author="Arthur Parmentier" w:date="2020-06-05T16:27:00Z">
        <w:r w:rsidR="00E814B3">
          <w:t>, its syntax and</w:t>
        </w:r>
      </w:ins>
      <w:ins w:id="951" w:author="Arthur Parmentier" w:date="2020-06-05T16:28:00Z">
        <w:r w:rsidR="00E814B3">
          <w:t xml:space="preserve"> functional categories)</w:t>
        </w:r>
      </w:ins>
      <w:del w:id="952" w:author="Arthur Parmentier" w:date="2020-06-05T16:27:00Z">
        <w:r w:rsidR="00FC7B7A" w:rsidRPr="00953072" w:rsidDel="00E814B3">
          <w:delText>, that results in its language</w:delText>
        </w:r>
        <w:r w:rsidR="00C16C06" w:rsidRPr="00953072" w:rsidDel="00E814B3">
          <w:delText>)</w:delText>
        </w:r>
      </w:del>
      <w:bookmarkEnd w:id="948"/>
      <w:bookmarkEnd w:id="949"/>
    </w:p>
    <w:p w:rsidR="00E814B3" w:rsidRDefault="00E814B3" w:rsidP="00E814B3">
      <w:pPr>
        <w:pStyle w:val="Titre3"/>
        <w:rPr>
          <w:ins w:id="953" w:author="Arthur Parmentier" w:date="2020-06-05T16:28:00Z"/>
        </w:rPr>
      </w:pPr>
      <w:ins w:id="954" w:author="Arthur Parmentier" w:date="2020-06-05T16:28:00Z">
        <w:r>
          <w:t>A grammar in SP</w:t>
        </w:r>
      </w:ins>
    </w:p>
    <w:p w:rsidR="00E814B3" w:rsidRDefault="00E814B3" w:rsidP="00E814B3">
      <w:pPr>
        <w:rPr>
          <w:ins w:id="955" w:author="Arthur Parmentier" w:date="2020-06-05T16:28:00Z"/>
        </w:rPr>
      </w:pPr>
      <w:ins w:id="956" w:author="Arthur Parmentier" w:date="2020-06-05T16:28:00Z">
        <w:r>
          <w:t xml:space="preserve">Like </w:t>
        </w:r>
      </w:ins>
      <w:ins w:id="957" w:author="Arthur Parmentier" w:date="2020-06-05T16:29:00Z">
        <w:r>
          <w:t>other languages with a finite alphabet (a finite number of signs), SP has evolved by creating complex structures</w:t>
        </w:r>
      </w:ins>
      <w:ins w:id="958" w:author="Arthur Parmentier" w:date="2020-06-05T16:30:00Z">
        <w:r>
          <w:t xml:space="preserve"> and rules that allow to form sentences, i.e. meaning at a higher level that the signs themselves. Those structures are what define the grammar</w:t>
        </w:r>
      </w:ins>
      <w:ins w:id="959" w:author="Arthur Parmentier" w:date="2020-06-05T16:31:00Z">
        <w:r>
          <w:t xml:space="preserve"> of SP and what allow the soundpainters to communicate by creating temporal sequences of </w:t>
        </w:r>
      </w:ins>
      <w:ins w:id="960" w:author="Arthur Parmentier" w:date="2020-06-05T16:35:00Z">
        <w:r>
          <w:t>signs or</w:t>
        </w:r>
      </w:ins>
      <w:ins w:id="961" w:author="Arthur Parmentier" w:date="2020-06-05T16:34:00Z">
        <w:r>
          <w:t xml:space="preserve"> combining several signs together.</w:t>
        </w:r>
      </w:ins>
    </w:p>
    <w:p w:rsidR="00E814B3" w:rsidRDefault="00E814B3" w:rsidP="00E814B3">
      <w:pPr>
        <w:rPr>
          <w:ins w:id="962" w:author="Arthur Parmentier" w:date="2020-06-05T16:35:00Z"/>
        </w:rPr>
      </w:pPr>
      <w:ins w:id="963" w:author="Arthur Parmentier" w:date="2020-06-05T16:35:00Z">
        <w:r>
          <w:t>At the linguistic level, grammar can be split in two parts: morphology and syntax.</w:t>
        </w:r>
      </w:ins>
    </w:p>
    <w:p w:rsidR="00E814B3" w:rsidRDefault="00E814B3" w:rsidP="00E814B3">
      <w:pPr>
        <w:pStyle w:val="Titre4"/>
        <w:rPr>
          <w:ins w:id="964" w:author="Arthur Parmentier" w:date="2020-06-05T16:36:00Z"/>
        </w:rPr>
      </w:pPr>
      <w:ins w:id="965" w:author="Arthur Parmentier" w:date="2020-06-05T16:36:00Z">
        <w:r>
          <w:t xml:space="preserve">Morphology </w:t>
        </w:r>
      </w:ins>
      <w:ins w:id="966" w:author="Arthur Parmentier" w:date="2020-06-05T16:39:00Z">
        <w:r w:rsidR="00501832">
          <w:t>in</w:t>
        </w:r>
      </w:ins>
      <w:ins w:id="967" w:author="Arthur Parmentier" w:date="2020-06-05T16:36:00Z">
        <w:r>
          <w:t xml:space="preserve"> SP</w:t>
        </w:r>
      </w:ins>
    </w:p>
    <w:p w:rsidR="00E814B3" w:rsidRDefault="00501832" w:rsidP="00E814B3">
      <w:pPr>
        <w:rPr>
          <w:ins w:id="968" w:author="Arthur Parmentier" w:date="2020-06-05T16:39:00Z"/>
        </w:rPr>
      </w:pPr>
      <w:ins w:id="969" w:author="Arthur Parmentier" w:date="2020-06-05T16:38:00Z">
        <w:r>
          <w:t>As defined in written and oral languages, m</w:t>
        </w:r>
      </w:ins>
      <w:ins w:id="970" w:author="Arthur Parmentier" w:date="2020-06-05T16:37:00Z">
        <w:r w:rsidR="00E814B3">
          <w:t xml:space="preserve">orphology has to do with the </w:t>
        </w:r>
        <w:r w:rsidR="00E814B3" w:rsidRPr="00E814B3">
          <w:rPr>
            <w:rStyle w:val="lev"/>
            <w:b w:val="0"/>
            <w:bCs w:val="0"/>
            <w:rPrChange w:id="971" w:author="Arthur Parmentier" w:date="2020-06-05T16:37:00Z">
              <w:rPr>
                <w:rStyle w:val="lev"/>
              </w:rPr>
            </w:rPrChange>
          </w:rPr>
          <w:t>internal</w:t>
        </w:r>
        <w:r w:rsidR="00E814B3">
          <w:t xml:space="preserve"> economy of words. </w:t>
        </w:r>
      </w:ins>
      <w:ins w:id="972" w:author="Arthur Parmentier" w:date="2020-06-05T16:38:00Z">
        <w:r>
          <w:t>In English, a</w:t>
        </w:r>
      </w:ins>
      <w:ins w:id="973" w:author="Arthur Parmentier" w:date="2020-06-05T16:37:00Z">
        <w:r w:rsidR="00E814B3">
          <w:t xml:space="preserve"> word like </w:t>
        </w:r>
        <w:r w:rsidR="00E814B3">
          <w:rPr>
            <w:rStyle w:val="Accentuation"/>
          </w:rPr>
          <w:t>bookkeepers</w:t>
        </w:r>
        <w:r w:rsidR="00E814B3">
          <w:t xml:space="preserve"> has four morphemes (</w:t>
        </w:r>
        <w:r w:rsidR="00E814B3">
          <w:rPr>
            <w:rStyle w:val="Accentuation"/>
          </w:rPr>
          <w:t>book, keep, -er, -s</w:t>
        </w:r>
        <w:r w:rsidR="00E814B3">
          <w:t>) and is put together with morphology</w:t>
        </w:r>
      </w:ins>
      <w:ins w:id="974" w:author="Arthur Parmentier" w:date="2020-06-05T16:38:00Z">
        <w:r>
          <w:t>.</w:t>
        </w:r>
      </w:ins>
    </w:p>
    <w:p w:rsidR="00501832" w:rsidRDefault="00501832" w:rsidP="00E814B3">
      <w:pPr>
        <w:rPr>
          <w:ins w:id="975" w:author="Arthur Parmentier" w:date="2020-06-05T16:55:00Z"/>
        </w:rPr>
      </w:pPr>
      <w:ins w:id="976" w:author="Arthur Parmentier" w:date="2020-06-05T16:39:00Z">
        <w:r>
          <w:t xml:space="preserve">In </w:t>
        </w:r>
      </w:ins>
      <w:ins w:id="977" w:author="Arthur Parmentier" w:date="2020-06-05T16:40:00Z">
        <w:r>
          <w:t>sign languages in general, there are a variety of morphological</w:t>
        </w:r>
      </w:ins>
      <w:ins w:id="978" w:author="Arthur Parmentier" w:date="2020-06-05T16:42:00Z">
        <w:r>
          <w:t xml:space="preserve"> systems and rules</w:t>
        </w:r>
      </w:ins>
      <w:ins w:id="979" w:author="Arthur Parmentier" w:date="2020-06-05T16:54:00Z">
        <w:r w:rsidR="007C61CD">
          <w:rPr>
            <w:rStyle w:val="Appelnotedebasdep"/>
          </w:rPr>
          <w:footnoteReference w:id="14"/>
        </w:r>
      </w:ins>
      <w:ins w:id="983" w:author="Arthur Parmentier" w:date="2020-06-05T16:42:00Z">
        <w:r>
          <w:t xml:space="preserve">. </w:t>
        </w:r>
      </w:ins>
      <w:ins w:id="984" w:author="Arthur Parmentier" w:date="2020-06-05T16:43:00Z">
        <w:r>
          <w:t xml:space="preserve">Consider for instance the sign for “falling” in </w:t>
        </w:r>
      </w:ins>
      <w:ins w:id="985" w:author="Arthur Parmentier" w:date="2020-06-05T16:44:00Z">
        <w:r>
          <w:t>French sign language</w:t>
        </w:r>
        <w:r>
          <w:rPr>
            <w:rStyle w:val="Appelnotedebasdep"/>
          </w:rPr>
          <w:footnoteReference w:id="15"/>
        </w:r>
        <w:r>
          <w:t>:</w:t>
        </w:r>
        <w:r w:rsidR="00585D0B">
          <w:t xml:space="preserve"> starting </w:t>
        </w:r>
      </w:ins>
      <w:ins w:id="988" w:author="Arthur Parmentier" w:date="2020-06-05T16:45:00Z">
        <w:r w:rsidR="00585D0B">
          <w:t xml:space="preserve">from the icon of a person with one hand and the icon of the ground with the other hand, the movement of both hands represents the </w:t>
        </w:r>
      </w:ins>
      <w:ins w:id="989" w:author="Arthur Parmentier" w:date="2020-06-05T16:46:00Z">
        <w:r w:rsidR="00585D0B">
          <w:t xml:space="preserve">movement that a person would have when falling on the ground. We can interpret this sign as a morphological construction </w:t>
        </w:r>
      </w:ins>
      <w:ins w:id="990" w:author="Arthur Parmentier" w:date="2020-06-05T16:50:00Z">
        <w:r w:rsidR="007C61CD">
          <w:t>from the morphemes “</w:t>
        </w:r>
      </w:ins>
      <w:ins w:id="991" w:author="Arthur Parmentier" w:date="2020-06-05T16:51:00Z">
        <w:r w:rsidR="007C61CD">
          <w:t>agent</w:t>
        </w:r>
      </w:ins>
      <w:ins w:id="992" w:author="Arthur Parmentier" w:date="2020-06-05T16:50:00Z">
        <w:r w:rsidR="007C61CD">
          <w:t>”</w:t>
        </w:r>
      </w:ins>
      <w:ins w:id="993" w:author="Arthur Parmentier" w:date="2020-06-05T16:51:00Z">
        <w:r w:rsidR="007C61CD">
          <w:t xml:space="preserve"> (person)</w:t>
        </w:r>
      </w:ins>
      <w:ins w:id="994" w:author="Arthur Parmentier" w:date="2020-06-05T16:50:00Z">
        <w:r w:rsidR="007C61CD">
          <w:t xml:space="preserve"> and “ground”.</w:t>
        </w:r>
      </w:ins>
      <w:ins w:id="995" w:author="Arthur Parmentier" w:date="2020-06-05T16:51:00Z">
        <w:r w:rsidR="007C61CD">
          <w:t xml:space="preserve"> Because of the relatively young age of several sign language, there morpho</w:t>
        </w:r>
      </w:ins>
      <w:ins w:id="996" w:author="Arthur Parmentier" w:date="2020-06-05T16:52:00Z">
        <w:r w:rsidR="007C61CD">
          <w:t>logy is not always clear</w:t>
        </w:r>
      </w:ins>
      <w:ins w:id="997" w:author="Arthur Parmentier" w:date="2020-06-05T16:53:00Z">
        <w:r w:rsidR="007C61CD">
          <w:t xml:space="preserve"> and shared among all speakers of the language.</w:t>
        </w:r>
        <w:r w:rsidR="007C61CD">
          <w:rPr>
            <w:rStyle w:val="Appelnotedebasdep"/>
          </w:rPr>
          <w:footnoteReference w:id="16"/>
        </w:r>
      </w:ins>
    </w:p>
    <w:p w:rsidR="007D784E" w:rsidRDefault="007D784E" w:rsidP="00E814B3">
      <w:pPr>
        <w:rPr>
          <w:ins w:id="1001" w:author="Arthur Parmentier" w:date="2020-06-05T17:03:00Z"/>
        </w:rPr>
      </w:pPr>
      <w:ins w:id="1002" w:author="Arthur Parmentier" w:date="2020-06-05T16:55:00Z">
        <w:r>
          <w:t>From the basic morphemes that appeared “first” in SP, there are several morphological constructions that allowed to form new signs</w:t>
        </w:r>
      </w:ins>
      <w:ins w:id="1003" w:author="Arthur Parmentier" w:date="2020-06-05T16:56:00Z">
        <w:r>
          <w:t>. For instance, the sign “glissando” in SP is a combination of the two signs “</w:t>
        </w:r>
      </w:ins>
      <w:ins w:id="1004" w:author="Arthur Parmentier" w:date="2020-06-05T16:57:00Z">
        <w:r>
          <w:t>long tone” and the “top-bottom” representation of “</w:t>
        </w:r>
      </w:ins>
      <w:ins w:id="1005" w:author="Arthur Parmentier" w:date="2020-06-05T16:58:00Z">
        <w:r w:rsidR="00E32F34">
          <w:t>high-low pitched”.</w:t>
        </w:r>
        <w:r w:rsidR="00E32F34">
          <w:rPr>
            <w:rStyle w:val="Appelnotedebasdep"/>
          </w:rPr>
          <w:footnoteReference w:id="17"/>
        </w:r>
      </w:ins>
      <w:ins w:id="1010" w:author="Arthur Parmentier" w:date="2020-06-05T17:00:00Z">
        <w:r w:rsidR="00B6139A">
          <w:t xml:space="preserve"> A controverted example in the SP community is the “chan</w:t>
        </w:r>
      </w:ins>
      <w:ins w:id="1011" w:author="Arthur Parmentier" w:date="2020-06-05T17:01:00Z">
        <w:r w:rsidR="00B6139A">
          <w:t xml:space="preserve">ge now” sign that </w:t>
        </w:r>
      </w:ins>
      <w:ins w:id="1012" w:author="Arthur Parmentier" w:date="2020-06-05T17:02:00Z">
        <w:r w:rsidR="00B6139A">
          <w:t>is</w:t>
        </w:r>
      </w:ins>
      <w:ins w:id="1013" w:author="Arthur Parmentier" w:date="2020-06-05T17:01:00Z">
        <w:r w:rsidR="00B6139A">
          <w:t xml:space="preserve"> a morphological construction from the sign </w:t>
        </w:r>
        <w:r w:rsidR="00B6139A">
          <w:lastRenderedPageBreak/>
          <w:t>“</w:t>
        </w:r>
      </w:ins>
      <w:ins w:id="1014" w:author="Arthur Parmentier" w:date="2020-06-05T17:02:00Z">
        <w:r w:rsidR="00B6139A">
          <w:t xml:space="preserve">change” and the “hit”, borrowing the hand pose from the first and the movement of the hand from the latter one, creating a </w:t>
        </w:r>
      </w:ins>
      <w:ins w:id="1015" w:author="Arthur Parmentier" w:date="2020-06-05T17:03:00Z">
        <w:r w:rsidR="00B6139A">
          <w:t>new sign for “change now” (or “change hit”?).</w:t>
        </w:r>
      </w:ins>
    </w:p>
    <w:p w:rsidR="00FE0C03" w:rsidRPr="00E814B3" w:rsidRDefault="00B6139A" w:rsidP="00E814B3">
      <w:pPr>
        <w:rPr>
          <w:ins w:id="1016" w:author="Arthur Parmentier" w:date="2020-06-05T16:36:00Z"/>
          <w:rPrChange w:id="1017" w:author="Arthur Parmentier" w:date="2020-06-05T16:36:00Z">
            <w:rPr>
              <w:ins w:id="1018" w:author="Arthur Parmentier" w:date="2020-06-05T16:36:00Z"/>
            </w:rPr>
          </w:rPrChange>
        </w:rPr>
        <w:pPrChange w:id="1019" w:author="Arthur Parmentier" w:date="2020-06-05T16:36:00Z">
          <w:pPr>
            <w:pStyle w:val="Titre4"/>
          </w:pPr>
        </w:pPrChange>
      </w:pPr>
      <w:ins w:id="1020" w:author="Arthur Parmentier" w:date="2020-06-05T17:03:00Z">
        <w:r>
          <w:t xml:space="preserve">These examples are only raised </w:t>
        </w:r>
      </w:ins>
      <w:ins w:id="1021" w:author="Arthur Parmentier" w:date="2020-06-05T17:04:00Z">
        <w:r>
          <w:t>to point out the role of morphology in the grammar of SP. A deep study from linguists should be made to explore further its mechanisms.</w:t>
        </w:r>
      </w:ins>
    </w:p>
    <w:p w:rsidR="00E814B3" w:rsidRDefault="00E814B3" w:rsidP="00E814B3">
      <w:pPr>
        <w:pStyle w:val="Titre4"/>
        <w:rPr>
          <w:ins w:id="1022" w:author="Arthur Parmentier" w:date="2020-06-05T18:58:00Z"/>
        </w:rPr>
      </w:pPr>
      <w:ins w:id="1023" w:author="Arthur Parmentier" w:date="2020-06-05T16:36:00Z">
        <w:r>
          <w:t xml:space="preserve">Syntax </w:t>
        </w:r>
      </w:ins>
      <w:ins w:id="1024" w:author="Arthur Parmentier" w:date="2020-06-05T16:39:00Z">
        <w:r w:rsidR="00501832">
          <w:t>in</w:t>
        </w:r>
      </w:ins>
      <w:ins w:id="1025" w:author="Arthur Parmentier" w:date="2020-06-05T16:36:00Z">
        <w:r>
          <w:t xml:space="preserve"> SP</w:t>
        </w:r>
      </w:ins>
    </w:p>
    <w:p w:rsidR="00EB42AE" w:rsidRPr="00EB42AE" w:rsidRDefault="00EB42AE" w:rsidP="00EB42AE">
      <w:pPr>
        <w:pStyle w:val="Titre5"/>
        <w:rPr>
          <w:ins w:id="1026" w:author="Arthur Parmentier" w:date="2020-06-05T16:35:00Z"/>
          <w:rPrChange w:id="1027" w:author="Arthur Parmentier" w:date="2020-06-05T18:58:00Z">
            <w:rPr>
              <w:ins w:id="1028" w:author="Arthur Parmentier" w:date="2020-06-05T16:35:00Z"/>
            </w:rPr>
          </w:rPrChange>
        </w:rPr>
        <w:pPrChange w:id="1029" w:author="Arthur Parmentier" w:date="2020-06-05T18:58:00Z">
          <w:pPr/>
        </w:pPrChange>
      </w:pPr>
      <w:ins w:id="1030" w:author="Arthur Parmentier" w:date="2020-06-05T18:58:00Z">
        <w:r>
          <w:t>The way SP syntax is usually presented</w:t>
        </w:r>
      </w:ins>
    </w:p>
    <w:p w:rsidR="00E814B3" w:rsidRDefault="00FE0C03" w:rsidP="00E814B3">
      <w:pPr>
        <w:rPr>
          <w:ins w:id="1031" w:author="Arthur Parmentier" w:date="2020-06-05T17:09:00Z"/>
        </w:rPr>
      </w:pPr>
      <w:ins w:id="1032" w:author="Arthur Parmentier" w:date="2020-06-05T17:09:00Z">
        <w:r>
          <w:t>Additionally,</w:t>
        </w:r>
      </w:ins>
      <w:ins w:id="1033" w:author="Arthur Parmentier" w:date="2020-06-05T17:07:00Z">
        <w:r w:rsidR="00F941D4">
          <w:t xml:space="preserve"> to morphology, syntax is an</w:t>
        </w:r>
      </w:ins>
      <w:ins w:id="1034" w:author="Arthur Parmentier" w:date="2020-06-05T17:08:00Z">
        <w:r w:rsidR="00F941D4">
          <w:t xml:space="preserve"> important part of the grammar that defines</w:t>
        </w:r>
        <w:r>
          <w:t xml:space="preserve"> how the different signs can be temporally laid out to form sentences.</w:t>
        </w:r>
      </w:ins>
    </w:p>
    <w:p w:rsidR="00FE0C03" w:rsidRDefault="00FE0C03" w:rsidP="00E814B3">
      <w:pPr>
        <w:rPr>
          <w:ins w:id="1035" w:author="Arthur Parmentier" w:date="2020-06-05T16:28:00Z"/>
        </w:rPr>
      </w:pPr>
      <w:ins w:id="1036" w:author="Arthur Parmentier" w:date="2020-06-05T17:09:00Z">
        <w:r>
          <w:t>Historically, syntax in SP started to be discu</w:t>
        </w:r>
      </w:ins>
      <w:ins w:id="1037" w:author="Arthur Parmentier" w:date="2020-06-05T17:10:00Z">
        <w:r>
          <w:t>ssed in the 90’s, long after its basic rules were already internalized and used by Walter himself and the other few soundpainters that had learned the langu</w:t>
        </w:r>
      </w:ins>
      <w:ins w:id="1038" w:author="Arthur Parmentier" w:date="2020-06-05T17:11:00Z">
        <w:r>
          <w:t>age.</w:t>
        </w:r>
      </w:ins>
    </w:p>
    <w:p w:rsidR="00FE0C03" w:rsidRDefault="00FE0C03" w:rsidP="00FE0C03">
      <w:pPr>
        <w:rPr>
          <w:ins w:id="1039" w:author="Arthur Parmentier" w:date="2020-06-05T17:15:00Z"/>
        </w:rPr>
      </w:pPr>
      <w:ins w:id="1040" w:author="Arthur Parmentier" w:date="2020-06-05T17:12:00Z">
        <w:r>
          <w:t>In his SP workbook</w:t>
        </w:r>
      </w:ins>
      <w:ins w:id="1041" w:author="Arthur Parmentier" w:date="2020-06-05T17:13:00Z">
        <w:r>
          <w:t xml:space="preserve"> 2</w:t>
        </w:r>
      </w:ins>
      <w:ins w:id="1042" w:author="Arthur Parmentier" w:date="2020-06-05T17:14:00Z">
        <w:r>
          <w:t xml:space="preserve"> as well as on his website</w:t>
        </w:r>
        <w:r>
          <w:rPr>
            <w:rStyle w:val="Appelnotedebasdep"/>
          </w:rPr>
          <w:footnoteReference w:id="18"/>
        </w:r>
      </w:ins>
      <w:ins w:id="1045" w:author="Arthur Parmentier" w:date="2020-06-05T17:12:00Z">
        <w:r>
          <w:t>, Walter</w:t>
        </w:r>
      </w:ins>
      <w:ins w:id="1046" w:author="Arthur Parmentier" w:date="2020-06-05T17:13:00Z">
        <w:r>
          <w:t xml:space="preserve"> presents the “structure of SP” in the following terms:</w:t>
        </w:r>
      </w:ins>
      <w:ins w:id="1047" w:author="Arthur Parmentier" w:date="2020-06-05T17:15:00Z">
        <w:r>
          <w:t xml:space="preserve"> </w:t>
        </w:r>
      </w:ins>
    </w:p>
    <w:p w:rsidR="00FE0C03" w:rsidRDefault="00FE0C03" w:rsidP="00FE0C03">
      <w:pPr>
        <w:pStyle w:val="Citation"/>
        <w:rPr>
          <w:ins w:id="1048" w:author="Arthur Parmentier" w:date="2020-06-05T17:15:00Z"/>
        </w:rPr>
        <w:pPrChange w:id="1049" w:author="Arthur Parmentier" w:date="2020-06-05T17:15:00Z">
          <w:pPr/>
        </w:pPrChange>
      </w:pPr>
      <w:ins w:id="1050" w:author="Arthur Parmentier" w:date="2020-06-05T17:15:00Z">
        <w:r>
          <w:t>“The Soundpainting gestures are grouped in two basic categories: Sculpting gestures and Function signals.</w:t>
        </w:r>
      </w:ins>
    </w:p>
    <w:p w:rsidR="00FE0C03" w:rsidRDefault="00FE0C03" w:rsidP="00FE0C03">
      <w:pPr>
        <w:pStyle w:val="Citation"/>
        <w:rPr>
          <w:ins w:id="1051" w:author="Arthur Parmentier" w:date="2020-06-05T17:15:00Z"/>
        </w:rPr>
        <w:pPrChange w:id="1052" w:author="Arthur Parmentier" w:date="2020-06-05T17:15:00Z">
          <w:pPr/>
        </w:pPrChange>
      </w:pPr>
      <w:ins w:id="1053" w:author="Arthur Parmentier" w:date="2020-06-05T17:15:00Z">
        <w: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Default="00FE0C03" w:rsidP="00FE0C03">
      <w:pPr>
        <w:pStyle w:val="Citation"/>
        <w:rPr>
          <w:ins w:id="1054" w:author="Arthur Parmentier" w:date="2020-06-05T17:15:00Z"/>
        </w:rPr>
        <w:pPrChange w:id="1055" w:author="Arthur Parmentier" w:date="2020-06-05T17:15:00Z">
          <w:pPr/>
        </w:pPrChange>
      </w:pPr>
      <w:ins w:id="1056" w:author="Arthur Parmentier" w:date="2020-06-05T17:15:00Z">
        <w:r>
          <w:t>The Soundpainting syntax Who, What, How, When and the two basic categories Sculpting Gestures and Function Signals are further broken down into six subcategories: Identifiers, Content, Modifiers, Go gestures, Modes, and Palettes.</w:t>
        </w:r>
      </w:ins>
    </w:p>
    <w:p w:rsidR="00FE0C03" w:rsidRDefault="00FE0C03" w:rsidP="00FE0C03">
      <w:pPr>
        <w:pStyle w:val="Citation"/>
        <w:rPr>
          <w:ins w:id="1057" w:author="Arthur Parmentier" w:date="2020-06-05T17:15:00Z"/>
        </w:rPr>
        <w:pPrChange w:id="1058" w:author="Arthur Parmentier" w:date="2020-06-05T17:15:00Z">
          <w:pPr/>
        </w:pPrChange>
      </w:pPr>
      <w:ins w:id="1059" w:author="Arthur Parmentier" w:date="2020-06-05T17:15:00Z">
        <w:r>
          <w:t>1 – Identifiers are in the Function category and are Who gestures such as Whole Group, Woodwinds, Brass, Group 1, Rest of the Group, etc.</w:t>
        </w:r>
      </w:ins>
    </w:p>
    <w:p w:rsidR="00FE0C03" w:rsidRDefault="00FE0C03" w:rsidP="00FE0C03">
      <w:pPr>
        <w:pStyle w:val="Citation"/>
        <w:rPr>
          <w:ins w:id="1060" w:author="Arthur Parmentier" w:date="2020-06-05T17:15:00Z"/>
        </w:rPr>
        <w:pPrChange w:id="1061" w:author="Arthur Parmentier" w:date="2020-06-05T17:15:00Z">
          <w:pPr/>
        </w:pPrChange>
      </w:pPr>
      <w:ins w:id="1062" w:author="Arthur Parmentier" w:date="2020-06-05T17:15:00Z">
        <w:r>
          <w:t>2 – Content gestures are in the Sculpting category and identify What type of material is to be performed such as Pointillism, Minimalism, Long Tone, Play Can’t Play etc.</w:t>
        </w:r>
      </w:ins>
    </w:p>
    <w:p w:rsidR="00FE0C03" w:rsidRDefault="00FE0C03" w:rsidP="00FE0C03">
      <w:pPr>
        <w:pStyle w:val="Citation"/>
        <w:rPr>
          <w:ins w:id="1063" w:author="Arthur Parmentier" w:date="2020-06-05T17:15:00Z"/>
        </w:rPr>
        <w:pPrChange w:id="1064" w:author="Arthur Parmentier" w:date="2020-06-05T17:15:00Z">
          <w:pPr/>
        </w:pPrChange>
      </w:pPr>
      <w:ins w:id="1065" w:author="Arthur Parmentier" w:date="2020-06-05T17:15:00Z">
        <w:r>
          <w:t>3 – Modifiers are in the Sculpting category and are How gestures such as Volume Fader and Tempo Fader.</w:t>
        </w:r>
      </w:ins>
    </w:p>
    <w:p w:rsidR="00FE0C03" w:rsidRDefault="00FE0C03" w:rsidP="00FE0C03">
      <w:pPr>
        <w:pStyle w:val="Citation"/>
        <w:rPr>
          <w:ins w:id="1066" w:author="Arthur Parmentier" w:date="2020-06-05T17:15:00Z"/>
        </w:rPr>
        <w:pPrChange w:id="1067" w:author="Arthur Parmentier" w:date="2020-06-05T17:15:00Z">
          <w:pPr/>
        </w:pPrChange>
      </w:pPr>
      <w:ins w:id="1068" w:author="Arthur Parmentier" w:date="2020-06-05T17:15:00Z">
        <w:r>
          <w:lastRenderedPageBreak/>
          <w:t>4 – Go gestures are in the Function category and indicate When to enter or exit the composition and in some cases when to exit Content such as Snapshot or Launch Mode.</w:t>
        </w:r>
      </w:ins>
    </w:p>
    <w:p w:rsidR="00FE0C03" w:rsidRDefault="00FE0C03" w:rsidP="00FE0C03">
      <w:pPr>
        <w:pStyle w:val="Citation"/>
        <w:rPr>
          <w:ins w:id="1069" w:author="Arthur Parmentier" w:date="2020-06-05T17:15:00Z"/>
        </w:rPr>
        <w:pPrChange w:id="1070" w:author="Arthur Parmentier" w:date="2020-06-05T17:15:00Z">
          <w:pPr/>
        </w:pPrChange>
      </w:pPr>
      <w:ins w:id="1071" w:author="Arthur Parmentier" w:date="2020-06-05T17:15:00Z">
        <w:r>
          <w:t>5 – Modes are in the Sculpting category and are Content gestures embodying specific performance parameters. Scanning, Point to Point, and Launch Mode are several examples of Modes.</w:t>
        </w:r>
      </w:ins>
    </w:p>
    <w:p w:rsidR="00FE0C03" w:rsidRDefault="00FE0C03" w:rsidP="00FE0C03">
      <w:pPr>
        <w:pStyle w:val="Citation"/>
        <w:rPr>
          <w:ins w:id="1072" w:author="Arthur Parmentier" w:date="2020-06-05T17:13:00Z"/>
        </w:rPr>
        <w:pPrChange w:id="1073" w:author="Arthur Parmentier" w:date="2020-06-05T17:15:00Z">
          <w:pPr/>
        </w:pPrChange>
      </w:pPr>
      <w:ins w:id="1074" w:author="Arthur Parmentier" w:date="2020-06-05T17:15:00Z">
        <w:r>
          <w:t>6 – Palettes are in the Sculpting category and are primarily Content gestures identifying composed and/or rehearsed material”</w:t>
        </w:r>
      </w:ins>
    </w:p>
    <w:p w:rsidR="00E814B3" w:rsidRDefault="00FE0C03" w:rsidP="00E814B3">
      <w:pPr>
        <w:rPr>
          <w:ins w:id="1075" w:author="Arthur Parmentier" w:date="2020-06-05T17:23:00Z"/>
        </w:rPr>
      </w:pPr>
      <w:ins w:id="1076" w:author="Arthur Parmentier" w:date="2020-06-05T17:12:00Z">
        <w:r>
          <w:t xml:space="preserve"> </w:t>
        </w:r>
      </w:ins>
      <w:ins w:id="1077" w:author="Arthur Parmentier" w:date="2020-06-05T17:20:00Z">
        <w:r w:rsidR="00BF0C35">
          <w:t>We can see that this description is mainly a description of the syntax of SP (and perhaps the term “structure” could be refined in that sense; we have seen previously that there</w:t>
        </w:r>
      </w:ins>
      <w:ins w:id="1078" w:author="Arthur Parmentier" w:date="2020-06-05T17:21:00Z">
        <w:r w:rsidR="00BF0C35">
          <w:t xml:space="preserve"> are other important structures in SP). It is also in those terms that SP is presented during the workshops that I have experienced.</w:t>
        </w:r>
      </w:ins>
      <w:ins w:id="1079" w:author="Arthur Parmentier" w:date="2020-06-05T17:23:00Z">
        <w:r w:rsidR="00BF0C35">
          <w:t xml:space="preserve"> Before going further, let’s make some initial remarks on this introduction to the SP syntax:</w:t>
        </w:r>
      </w:ins>
    </w:p>
    <w:p w:rsidR="00BF0C35" w:rsidRDefault="00BF0C35" w:rsidP="00BF0C35">
      <w:pPr>
        <w:pStyle w:val="Paragraphedeliste"/>
        <w:numPr>
          <w:ilvl w:val="0"/>
          <w:numId w:val="11"/>
        </w:numPr>
        <w:rPr>
          <w:ins w:id="1080" w:author="Arthur Parmentier" w:date="2020-06-05T17:27:00Z"/>
        </w:rPr>
      </w:pPr>
      <w:ins w:id="1081" w:author="Arthur Parmentier" w:date="2020-06-05T17:25:00Z">
        <w:r>
          <w:t xml:space="preserve">Walter describes a hierarchy of categories: the two </w:t>
        </w:r>
      </w:ins>
      <w:ins w:id="1082" w:author="Arthur Parmentier" w:date="2020-06-05T17:26:00Z">
        <w:r>
          <w:t>initially categories “sculpting gestures” and “function signals” are broken into the Who, What, How, When, Modes and Palettes sub-categories.</w:t>
        </w:r>
      </w:ins>
    </w:p>
    <w:p w:rsidR="00BF0C35" w:rsidRDefault="00BF0C35" w:rsidP="00BF0C35">
      <w:pPr>
        <w:pStyle w:val="Paragraphedeliste"/>
        <w:numPr>
          <w:ilvl w:val="0"/>
          <w:numId w:val="11"/>
        </w:numPr>
        <w:rPr>
          <w:ins w:id="1083" w:author="Arthur Parmentier" w:date="2020-06-05T17:34:00Z"/>
        </w:rPr>
      </w:pPr>
      <w:ins w:id="1084" w:author="Arthur Parmentier" w:date="2020-06-05T17:27:00Z">
        <w:r>
          <w:t>The ordering at which the signs are sequenced in time is at the level of the sub-categories (Who, What, How, When – the ordering when using</w:t>
        </w:r>
      </w:ins>
      <w:ins w:id="1085" w:author="Arthur Parmentier" w:date="2020-06-05T17:28:00Z">
        <w:r>
          <w:t xml:space="preserve"> Modes or Palettes is not mentioned) but is independent of the meta-categories “Sculpting gestures” and “function signals”. </w:t>
        </w:r>
      </w:ins>
      <w:ins w:id="1086" w:author="Arthur Parmentier" w:date="2020-06-05T17:35:00Z">
        <w:r w:rsidR="00573D3D">
          <w:t>Consequently</w:t>
        </w:r>
      </w:ins>
      <w:ins w:id="1087" w:author="Arthur Parmentier" w:date="2020-06-05T17:29:00Z">
        <w:r>
          <w:t xml:space="preserve">, these meta-categories are not syntax </w:t>
        </w:r>
      </w:ins>
      <w:ins w:id="1088" w:author="Arthur Parmentier" w:date="2020-06-05T17:30:00Z">
        <w:r w:rsidR="00573D3D">
          <w:t>categorizes</w:t>
        </w:r>
      </w:ins>
      <w:ins w:id="1089" w:author="Arthur Parmentier" w:date="2020-06-05T17:29:00Z">
        <w:r w:rsidR="00573D3D">
          <w:t xml:space="preserve"> but </w:t>
        </w:r>
      </w:ins>
      <w:ins w:id="1090" w:author="Arthur Parmentier" w:date="2020-06-05T17:34:00Z">
        <w:r w:rsidR="00573D3D">
          <w:t xml:space="preserve">my interpretation is that they </w:t>
        </w:r>
      </w:ins>
      <w:ins w:id="1091" w:author="Arthur Parmentier" w:date="2020-06-05T17:29:00Z">
        <w:r w:rsidR="00573D3D">
          <w:t xml:space="preserve">rather </w:t>
        </w:r>
      </w:ins>
      <w:ins w:id="1092" w:author="Arthur Parmentier" w:date="2020-06-05T17:34:00Z">
        <w:r w:rsidR="00573D3D">
          <w:t>represent</w:t>
        </w:r>
      </w:ins>
      <w:ins w:id="1093" w:author="Arthur Parmentier" w:date="2020-06-05T17:30:00Z">
        <w:r w:rsidR="00573D3D">
          <w:t xml:space="preserve"> Walter’s interpretation of their action in the sentence, as “labels” for each sign.</w:t>
        </w:r>
      </w:ins>
    </w:p>
    <w:p w:rsidR="00573D3D" w:rsidRDefault="00573D3D" w:rsidP="00BF0C35">
      <w:pPr>
        <w:pStyle w:val="Paragraphedeliste"/>
        <w:numPr>
          <w:ilvl w:val="0"/>
          <w:numId w:val="11"/>
        </w:numPr>
        <w:rPr>
          <w:ins w:id="1094" w:author="Arthur Parmentier" w:date="2020-06-05T17:38:00Z"/>
        </w:rPr>
      </w:pPr>
      <w:ins w:id="1095" w:author="Arthur Parmentier" w:date="2020-06-05T17:35:00Z">
        <w:r>
          <w:t>There are some ambiguities with the “Pa</w:t>
        </w:r>
      </w:ins>
      <w:ins w:id="1096" w:author="Arthur Parmentier" w:date="2020-06-05T17:36:00Z">
        <w:r>
          <w:t>lettes” category, that is said to also contain signs o</w:t>
        </w:r>
      </w:ins>
      <w:ins w:id="1097" w:author="Arthur Parmentier" w:date="2020-06-05T17:37:00Z">
        <w:r>
          <w:t xml:space="preserve">f </w:t>
        </w:r>
      </w:ins>
      <w:ins w:id="1098" w:author="Arthur Parmentier" w:date="2020-06-05T17:36:00Z">
        <w:r>
          <w:t>the category “Content”, although this division is at the same level.</w:t>
        </w:r>
      </w:ins>
      <w:ins w:id="1099" w:author="Arthur Parmentier" w:date="2020-06-05T17:37:00Z">
        <w:r>
          <w:t xml:space="preserve"> My interpretation is that “Palettes” is not a syntax cate</w:t>
        </w:r>
      </w:ins>
      <w:ins w:id="1100" w:author="Arthur Parmentier" w:date="2020-06-05T17:38:00Z">
        <w:r>
          <w:t>gory either, but rather a specific type of Contents.</w:t>
        </w:r>
      </w:ins>
    </w:p>
    <w:p w:rsidR="00573D3D" w:rsidRDefault="00573D3D" w:rsidP="00BF0C35">
      <w:pPr>
        <w:pStyle w:val="Paragraphedeliste"/>
        <w:numPr>
          <w:ilvl w:val="0"/>
          <w:numId w:val="11"/>
        </w:numPr>
        <w:rPr>
          <w:ins w:id="1101" w:author="Arthur Parmentier" w:date="2020-06-05T17:45:00Z"/>
        </w:rPr>
      </w:pPr>
      <w:ins w:id="1102" w:author="Arthur Parmentier" w:date="2020-06-05T17:39:00Z">
        <w:r>
          <w:t xml:space="preserve">The same remark with “Modes” </w:t>
        </w:r>
      </w:ins>
      <w:ins w:id="1103" w:author="Arthur Parmentier" w:date="2020-06-05T17:40:00Z">
        <w:r>
          <w:t xml:space="preserve">lead to the </w:t>
        </w:r>
        <w:r w:rsidR="005441BE">
          <w:t xml:space="preserve">naïve conclusion that they also are </w:t>
        </w:r>
      </w:ins>
      <w:ins w:id="1104" w:author="Arthur Parmentier" w:date="2020-06-05T17:41:00Z">
        <w:r w:rsidR="005441BE">
          <w:t>particular types</w:t>
        </w:r>
      </w:ins>
      <w:ins w:id="1105" w:author="Arthur Parmentier" w:date="2020-06-05T17:40:00Z">
        <w:r w:rsidR="005441BE">
          <w:t xml:space="preserve"> of </w:t>
        </w:r>
      </w:ins>
      <w:ins w:id="1106" w:author="Arthur Parmentier" w:date="2020-06-05T17:41:00Z">
        <w:r w:rsidR="005441BE">
          <w:t xml:space="preserve">Content gestures. However, when using Modes signs, </w:t>
        </w:r>
      </w:ins>
      <w:ins w:id="1107" w:author="Arthur Parmentier" w:date="2020-06-05T17:42:00Z">
        <w:r w:rsidR="005441BE">
          <w:t>When signs are be omitted at the end of the sequence, whereas they are necessary for all (other</w:t>
        </w:r>
      </w:ins>
      <w:ins w:id="1108" w:author="Arthur Parmentier" w:date="2020-06-05T17:43:00Z">
        <w:r w:rsidR="005441BE">
          <w:t xml:space="preserve">) </w:t>
        </w:r>
      </w:ins>
      <w:ins w:id="1109" w:author="Arthur Parmentier" w:date="2020-06-05T17:42:00Z">
        <w:r w:rsidR="005441BE">
          <w:t>Content gestures</w:t>
        </w:r>
      </w:ins>
      <w:ins w:id="1110" w:author="Arthur Parmentier" w:date="2020-06-05T17:43:00Z">
        <w:r w:rsidR="005441BE">
          <w:t xml:space="preserve">. </w:t>
        </w:r>
      </w:ins>
      <w:ins w:id="1111" w:author="Arthur Parmentier" w:date="2020-06-05T17:44:00Z">
        <w:r w:rsidR="005441BE">
          <w:t xml:space="preserve">I will propose </w:t>
        </w:r>
      </w:ins>
      <w:ins w:id="1112" w:author="Arthur Parmentier" w:date="2020-06-05T17:45:00Z">
        <w:r w:rsidR="005441BE">
          <w:t xml:space="preserve">later </w:t>
        </w:r>
      </w:ins>
      <w:ins w:id="1113" w:author="Arthur Parmentier" w:date="2020-06-05T17:44:00Z">
        <w:r w:rsidR="005441BE">
          <w:t>an interpretation of Modes as additional syntaxes from within t</w:t>
        </w:r>
      </w:ins>
      <w:ins w:id="1114" w:author="Arthur Parmentier" w:date="2020-06-05T17:45:00Z">
        <w:r w:rsidR="005441BE">
          <w:t>he SP languages, therefore very different from Contents at the syntax level.</w:t>
        </w:r>
      </w:ins>
    </w:p>
    <w:p w:rsidR="005441BE" w:rsidRDefault="005441BE" w:rsidP="005441BE">
      <w:pPr>
        <w:rPr>
          <w:ins w:id="1115" w:author="Arthur Parmentier" w:date="2020-06-05T17:23:00Z"/>
        </w:rPr>
        <w:pPrChange w:id="1116" w:author="Arthur Parmentier" w:date="2020-06-05T17:45:00Z">
          <w:pPr/>
        </w:pPrChange>
      </w:pPr>
      <w:ins w:id="1117" w:author="Arthur Parmentier" w:date="2020-06-05T17:46:00Z">
        <w:r>
          <w:t xml:space="preserve">The “Who, What, How, When” categories can be seen as the </w:t>
        </w:r>
      </w:ins>
      <w:ins w:id="1118" w:author="Arthur Parmentier" w:date="2020-06-05T17:47:00Z">
        <w:r>
          <w:t>analogies</w:t>
        </w:r>
      </w:ins>
      <w:ins w:id="1119" w:author="Arthur Parmentier" w:date="2020-06-05T17:46:00Z">
        <w:r>
          <w:t xml:space="preserve"> of </w:t>
        </w:r>
      </w:ins>
      <w:ins w:id="1120" w:author="Arthur Parmentier" w:date="2020-06-05T17:47:00Z">
        <w:r>
          <w:t>pronouns</w:t>
        </w:r>
      </w:ins>
      <w:ins w:id="1121" w:author="Arthur Parmentier" w:date="2020-06-05T17:46:00Z">
        <w:r>
          <w:t>, verbs, noun</w:t>
        </w:r>
      </w:ins>
      <w:ins w:id="1122" w:author="Arthur Parmentier" w:date="2020-06-05T17:47:00Z">
        <w:r>
          <w:t xml:space="preserve">s and other </w:t>
        </w:r>
      </w:ins>
      <w:ins w:id="1123" w:author="Arthur Parmentier" w:date="2020-06-05T19:22:00Z">
        <w:r w:rsidR="000E299B">
          <w:t>syntactic</w:t>
        </w:r>
      </w:ins>
      <w:ins w:id="1124" w:author="Arthur Parmentier" w:date="2020-06-05T17:47:00Z">
        <w:r>
          <w:t xml:space="preserve"> elements in written or oral languages we are familiar with.</w:t>
        </w:r>
      </w:ins>
    </w:p>
    <w:p w:rsidR="00BF0C35" w:rsidRDefault="00CC430C" w:rsidP="00E814B3">
      <w:pPr>
        <w:rPr>
          <w:ins w:id="1125" w:author="Arthur Parmentier" w:date="2020-06-05T18:02:00Z"/>
        </w:rPr>
      </w:pPr>
      <w:ins w:id="1126" w:author="Arthur Parmentier" w:date="2020-06-05T18:02:00Z">
        <w:r>
          <w:t>It is in these categories that they are also shown in Walter’s SP workbooks.</w:t>
        </w:r>
      </w:ins>
    </w:p>
    <w:p w:rsidR="00CC430C" w:rsidRDefault="00CC430C" w:rsidP="00E814B3">
      <w:pPr>
        <w:rPr>
          <w:ins w:id="1127" w:author="Arthur Parmentier" w:date="2020-06-05T17:23:00Z"/>
        </w:rPr>
      </w:pPr>
      <w:ins w:id="1128" w:author="Arthur Parmentier" w:date="2020-06-05T18:04:00Z">
        <w:r>
          <w:rPr>
            <w:noProof/>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Default="00CC430C" w:rsidP="00E814B3">
      <w:pPr>
        <w:rPr>
          <w:ins w:id="1129" w:author="Arthur Parmentier" w:date="2020-06-05T17:23:00Z"/>
        </w:rPr>
      </w:pPr>
      <w:ins w:id="1130" w:author="Arthur Parmentier" w:date="2020-06-05T18:07:00Z">
        <w:r>
          <w:rPr>
            <w:noProof/>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Pr>
            <w:noProof/>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Pr>
            <w:noProof/>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Pr>
            <w:noProof/>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Default="00C04C33" w:rsidP="00E814B3">
      <w:pPr>
        <w:rPr>
          <w:ins w:id="1131" w:author="Arthur Parmentier" w:date="2020-06-05T18:14:00Z"/>
        </w:rPr>
      </w:pPr>
      <w:ins w:id="1132" w:author="Arthur Parmentier" w:date="2020-06-05T18:12:00Z">
        <w:r>
          <w:t>Although</w:t>
        </w:r>
      </w:ins>
      <w:ins w:id="1133" w:author="Arthur Parmentier" w:date="2020-06-05T18:09:00Z">
        <w:r w:rsidR="00CC430C">
          <w:t xml:space="preserve"> in the WB1, the signs are only classified by “syntax”</w:t>
        </w:r>
      </w:ins>
      <w:ins w:id="1134" w:author="Arthur Parmentier" w:date="2020-06-05T18:10:00Z">
        <w:r w:rsidR="00CC430C">
          <w:t xml:space="preserve"> (Who, What, How, When)</w:t>
        </w:r>
      </w:ins>
      <w:ins w:id="1135" w:author="Arthur Parmentier" w:date="2020-06-05T18:09:00Z">
        <w:r w:rsidR="00CC430C">
          <w:t xml:space="preserve"> and “category” (function signals </w:t>
        </w:r>
      </w:ins>
      <w:ins w:id="1136" w:author="Arthur Parmentier" w:date="2020-06-05T18:10:00Z">
        <w:r w:rsidR="00CC430C">
          <w:t>or sculpting gestures), in WB2</w:t>
        </w:r>
      </w:ins>
      <w:ins w:id="1137" w:author="Arthur Parmentier" w:date="2020-06-05T18:11:00Z">
        <w:r w:rsidR="00CC430C">
          <w:t xml:space="preserve"> the “subcategories” are introduced.</w:t>
        </w:r>
      </w:ins>
      <w:ins w:id="1138" w:author="Arthur Parmentier" w:date="2020-06-05T18:12:00Z">
        <w:r>
          <w:t xml:space="preserve"> From the reading of the “structure of Soundpainting” and our initial remarks, we could conclude that there is an exact </w:t>
        </w:r>
      </w:ins>
      <w:ins w:id="1139" w:author="Arthur Parmentier" w:date="2020-06-05T18:13:00Z">
        <w:r>
          <w:t xml:space="preserve">mapping between the syntax categories Who, What, How, When and the “Identifier, Content, Modifier, Go gesture” classification. However, we observer examples </w:t>
        </w:r>
      </w:ins>
      <w:ins w:id="1140" w:author="Arthur Parmentier" w:date="2020-06-05T18:14:00Z">
        <w:r>
          <w:t>in the WB2 that contradicts this theory.</w:t>
        </w:r>
      </w:ins>
    </w:p>
    <w:p w:rsidR="00C04C33" w:rsidRDefault="00C04C33" w:rsidP="00E814B3">
      <w:pPr>
        <w:rPr>
          <w:ins w:id="1141" w:author="Arthur Parmentier" w:date="2020-06-05T18:08:00Z"/>
        </w:rPr>
      </w:pPr>
      <w:ins w:id="1142" w:author="Arthur Parmentier" w:date="2020-06-05T18:15:00Z">
        <w:r>
          <w:rPr>
            <w:noProof/>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Pr>
            <w:noProof/>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Pr>
            <w:noProof/>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Default="00C04C33" w:rsidP="00E814B3">
      <w:pPr>
        <w:rPr>
          <w:ins w:id="1143" w:author="Arthur Parmentier" w:date="2020-06-05T18:19:00Z"/>
        </w:rPr>
      </w:pPr>
      <w:ins w:id="1144" w:author="Arthur Parmentier" w:date="2020-06-05T18:16:00Z">
        <w:r>
          <w:t>In those examples, additional syntax categories are mentioned in parenthesis and we observe signs of the c</w:t>
        </w:r>
      </w:ins>
      <w:ins w:id="1145" w:author="Arthur Parmentier" w:date="2020-06-05T18:17:00Z">
        <w:r>
          <w:t>ategory “Content” that are classified as part of the “How” syntax class, or “Modifiers” that are part of the “What” and possibly the “</w:t>
        </w:r>
      </w:ins>
      <w:ins w:id="1146" w:author="Arthur Parmentier" w:date="2020-06-05T18:18:00Z">
        <w:r>
          <w:t>Who” category. Similarly, other signs are indicated as sharing the syntax categories What and How, What and Who… and</w:t>
        </w:r>
      </w:ins>
      <w:ins w:id="1147" w:author="Arthur Parmentier" w:date="2020-06-05T18:19:00Z">
        <w:r>
          <w:t xml:space="preserve"> some Modifiers are said to be in the syntax class “When”. How is it possible?</w:t>
        </w:r>
      </w:ins>
    </w:p>
    <w:p w:rsidR="00752860" w:rsidRDefault="00C04C33" w:rsidP="00E814B3">
      <w:pPr>
        <w:rPr>
          <w:ins w:id="1148" w:author="Arthur Parmentier" w:date="2020-06-05T18:22:00Z"/>
        </w:rPr>
      </w:pPr>
      <w:ins w:id="1149" w:author="Arthur Parmentier" w:date="2020-06-05T18:19:00Z">
        <w:r>
          <w:t xml:space="preserve">I suggest </w:t>
        </w:r>
      </w:ins>
      <w:ins w:id="1150" w:author="Arthur Parmentier" w:date="2020-06-05T18:22:00Z">
        <w:r w:rsidR="00752860">
          <w:t>several answers to that question:</w:t>
        </w:r>
      </w:ins>
    </w:p>
    <w:p w:rsidR="00C04C33" w:rsidRDefault="00752860" w:rsidP="00752860">
      <w:pPr>
        <w:pStyle w:val="Paragraphedeliste"/>
        <w:numPr>
          <w:ilvl w:val="0"/>
          <w:numId w:val="11"/>
        </w:numPr>
        <w:rPr>
          <w:ins w:id="1151" w:author="Arthur Parmentier" w:date="2020-06-05T18:23:00Z"/>
        </w:rPr>
      </w:pPr>
      <w:ins w:id="1152" w:author="Arthur Parmentier" w:date="2020-06-05T18:22:00Z">
        <w:r>
          <w:t>First, I think that</w:t>
        </w:r>
      </w:ins>
      <w:ins w:id="1153" w:author="Arthur Parmentier" w:date="2020-06-05T18:19:00Z">
        <w:r w:rsidR="00C04C33">
          <w:t xml:space="preserve"> there </w:t>
        </w:r>
      </w:ins>
      <w:ins w:id="1154" w:author="Arthur Parmentier" w:date="2020-06-05T18:20:00Z">
        <w:r w:rsidR="00C04C33">
          <w:t>is a confusion between the syntax categories that determines the possible positions of the sign in the sentence</w:t>
        </w:r>
      </w:ins>
      <w:ins w:id="1155" w:author="Arthur Parmentier" w:date="2020-06-05T18:21:00Z">
        <w:r w:rsidR="00C04C33">
          <w:t xml:space="preserve"> </w:t>
        </w:r>
      </w:ins>
      <w:ins w:id="1156" w:author="Arthur Parmentier" w:date="2020-06-05T18:20:00Z">
        <w:r w:rsidR="00C04C33">
          <w:t xml:space="preserve">with the “function” of these signs in more artistic </w:t>
        </w:r>
        <w:r w:rsidR="00C04C33">
          <w:lastRenderedPageBreak/>
          <w:t>or abstract terms</w:t>
        </w:r>
      </w:ins>
      <w:ins w:id="1157" w:author="Arthur Parmentier" w:date="2020-06-05T18:21:00Z">
        <w:r w:rsidR="00C04C33">
          <w:t xml:space="preserve">. </w:t>
        </w:r>
      </w:ins>
      <w:ins w:id="1158" w:author="Arthur Parmentier" w:date="2020-06-05T18:22:00Z">
        <w:r w:rsidR="00C04C33">
          <w:t>While t</w:t>
        </w:r>
        <w:r>
          <w:t>he term “Content” clearly is an answer to “What” shou</w:t>
        </w:r>
      </w:ins>
      <w:ins w:id="1159" w:author="Arthur Parmentier" w:date="2020-06-05T18:23:00Z">
        <w:r>
          <w:t>ld be played and a Modifier is relevant to How something should be performed, there separation at both the syntax level and artistic interpretation level brings ambiguity in their use.</w:t>
        </w:r>
      </w:ins>
    </w:p>
    <w:p w:rsidR="00752860" w:rsidRDefault="00752860" w:rsidP="00752860">
      <w:pPr>
        <w:pStyle w:val="Paragraphedeliste"/>
        <w:numPr>
          <w:ilvl w:val="0"/>
          <w:numId w:val="11"/>
        </w:numPr>
        <w:rPr>
          <w:ins w:id="1160" w:author="Arthur Parmentier" w:date="2020-06-05T18:25:00Z"/>
        </w:rPr>
      </w:pPr>
      <w:ins w:id="1161" w:author="Arthur Parmentier" w:date="2020-06-05T18:23:00Z">
        <w:r>
          <w:t>T</w:t>
        </w:r>
      </w:ins>
      <w:ins w:id="1162" w:author="Arthur Parmentier" w:date="2020-06-05T18:24:00Z">
        <w:r>
          <w:t>hen, I think that this hierarchy of categories has been designed to explain further complexity in the syntax itself, without studying it mechanisms properly</w:t>
        </w:r>
      </w:ins>
      <w:ins w:id="1163" w:author="Arthur Parmentier" w:date="2020-06-05T18:25:00Z">
        <w:r>
          <w:t xml:space="preserve"> to derive the relevant syntax categories in SP.</w:t>
        </w:r>
      </w:ins>
      <w:ins w:id="1164" w:author="Arthur Parmentier" w:date="2020-06-05T18:26:00Z">
        <w:r w:rsidR="00C87BEA">
          <w:t xml:space="preserve"> In other words, I think that the syntax of SP is much more complex than</w:t>
        </w:r>
      </w:ins>
      <w:ins w:id="1165" w:author="Arthur Parmentier" w:date="2020-06-05T18:27:00Z">
        <w:r w:rsidR="00C87BEA">
          <w:t xml:space="preserve"> the “Who, What, How, When” structure and that a finer study would lead to relevant categories to think about</w:t>
        </w:r>
      </w:ins>
      <w:ins w:id="1166" w:author="Arthur Parmentier" w:date="2020-06-05T18:28:00Z">
        <w:r w:rsidR="00C87BEA">
          <w:t xml:space="preserve"> the signs in terms of their position in the sequence.</w:t>
        </w:r>
      </w:ins>
    </w:p>
    <w:p w:rsidR="00752860" w:rsidRDefault="00C87BEA" w:rsidP="00752860">
      <w:pPr>
        <w:pStyle w:val="Paragraphedeliste"/>
        <w:numPr>
          <w:ilvl w:val="0"/>
          <w:numId w:val="11"/>
        </w:numPr>
        <w:rPr>
          <w:ins w:id="1167" w:author="Arthur Parmentier" w:date="2020-06-05T18:31:00Z"/>
        </w:rPr>
      </w:pPr>
      <w:ins w:id="1168" w:author="Arthur Parmentier" w:date="2020-06-05T18:29:00Z">
        <w:r>
          <w:t>Finally, I think that this description suffers from the high speed at which the language has evolved from basic elements of syntax to very complex uses and rul</w:t>
        </w:r>
      </w:ins>
      <w:ins w:id="1169" w:author="Arthur Parmentier" w:date="2020-06-05T18:30:00Z">
        <w:r>
          <w:t>es. This description might have been proposed at a time at which it made sense to think in those terms, while SP has</w:t>
        </w:r>
      </w:ins>
      <w:ins w:id="1170" w:author="Arthur Parmentier" w:date="2020-06-05T18:31:00Z">
        <w:r>
          <w:t xml:space="preserve"> evolved to other structures in the meantime.</w:t>
        </w:r>
      </w:ins>
    </w:p>
    <w:p w:rsidR="00EC0188" w:rsidRDefault="00935701" w:rsidP="00EB42AE">
      <w:pPr>
        <w:rPr>
          <w:ins w:id="1171" w:author="Arthur Parmentier" w:date="2020-06-05T18:53:00Z"/>
        </w:rPr>
        <w:pPrChange w:id="1172" w:author="Arthur Parmentier" w:date="2020-06-05T19:01:00Z">
          <w:pPr>
            <w:ind w:left="360"/>
          </w:pPr>
        </w:pPrChange>
      </w:pPr>
      <w:ins w:id="1173" w:author="Arthur Parmentier" w:date="2020-06-05T18:34:00Z">
        <w:r>
          <w:t>Still in 2020, most introductions or scientific papers on SP follow the same classifications and explanation</w:t>
        </w:r>
      </w:ins>
      <w:ins w:id="1174" w:author="Arthur Parmentier" w:date="2020-06-05T18:35:00Z">
        <w:r>
          <w:t>s</w:t>
        </w:r>
      </w:ins>
      <w:ins w:id="1175" w:author="Arthur Parmentier" w:date="2020-06-05T18:34:00Z">
        <w:r>
          <w:t xml:space="preserve"> of </w:t>
        </w:r>
      </w:ins>
      <w:ins w:id="1176" w:author="Arthur Parmentier" w:date="2020-06-05T18:35:00Z">
        <w:r>
          <w:t>its</w:t>
        </w:r>
      </w:ins>
      <w:ins w:id="1177" w:author="Arthur Parmentier" w:date="2020-06-05T18:34:00Z">
        <w:r>
          <w:t xml:space="preserve"> syntax. </w:t>
        </w:r>
      </w:ins>
      <w:ins w:id="1178" w:author="Arthur Parmentier" w:date="2020-06-05T18:35:00Z">
        <w:r>
          <w:t xml:space="preserve">In practice, the “Who, What, How, When” syntax is often the only explicated rule, while the </w:t>
        </w:r>
      </w:ins>
      <w:ins w:id="1179" w:author="Arthur Parmentier" w:date="2020-06-05T18:36:00Z">
        <w:r>
          <w:t>interpretation of signs like “With”, “Go back to”</w:t>
        </w:r>
      </w:ins>
      <w:ins w:id="1180" w:author="Arthur Parmentier" w:date="2020-06-05T18:55:00Z">
        <w:r w:rsidR="00521206">
          <w:t xml:space="preserve"> in the syntax or</w:t>
        </w:r>
      </w:ins>
      <w:ins w:id="1181" w:author="Arthur Parmentier" w:date="2020-06-05T18:36:00Z">
        <w:r>
          <w:t xml:space="preserve"> </w:t>
        </w:r>
      </w:ins>
      <w:ins w:id="1182" w:author="Arthur Parmentier" w:date="2020-06-05T18:37:00Z">
        <w:r>
          <w:t xml:space="preserve">processes of omitting or </w:t>
        </w:r>
      </w:ins>
      <w:ins w:id="1183" w:author="Arthur Parmentier" w:date="2020-06-05T18:36:00Z">
        <w:r>
          <w:t>recursi</w:t>
        </w:r>
      </w:ins>
      <w:ins w:id="1184" w:author="Arthur Parmentier" w:date="2020-06-05T18:37:00Z">
        <w:r>
          <w:t>on</w:t>
        </w:r>
      </w:ins>
      <w:ins w:id="1185" w:author="Arthur Parmentier" w:date="2020-06-05T18:36:00Z">
        <w:r>
          <w:t xml:space="preserve"> </w:t>
        </w:r>
      </w:ins>
      <w:ins w:id="1186" w:author="Arthur Parmentier" w:date="2020-06-05T18:37:00Z">
        <w:r>
          <w:t>are often left implicit to the performers already familiar with European modern languages.</w:t>
        </w:r>
      </w:ins>
      <w:ins w:id="1187" w:author="Arthur Parmentier" w:date="2020-06-05T18:38:00Z">
        <w:r>
          <w:t xml:space="preserve"> These signs and processes are indeed borrowed from other oral and written languages that </w:t>
        </w:r>
      </w:ins>
      <w:ins w:id="1188" w:author="Arthur Parmentier" w:date="2020-06-05T18:39:00Z">
        <w:r>
          <w:t>performers</w:t>
        </w:r>
      </w:ins>
      <w:ins w:id="1189" w:author="Arthur Parmentier" w:date="2020-06-05T18:38:00Z">
        <w:r>
          <w:t xml:space="preserve"> already internalized or are famili</w:t>
        </w:r>
      </w:ins>
      <w:ins w:id="1190" w:author="Arthur Parmentier" w:date="2020-06-05T18:39:00Z">
        <w:r>
          <w:t>ar with, such that</w:t>
        </w:r>
      </w:ins>
      <w:ins w:id="1191" w:author="Arthur Parmentier" w:date="2020-06-05T18:40:00Z">
        <w:r>
          <w:t xml:space="preserve"> by analogy,</w:t>
        </w:r>
      </w:ins>
      <w:ins w:id="1192" w:author="Arthur Parmentier" w:date="2020-06-05T18:39:00Z">
        <w:r>
          <w:t xml:space="preserve"> they easily understand their concepts</w:t>
        </w:r>
      </w:ins>
      <w:ins w:id="1193" w:author="Arthur Parmentier" w:date="2020-06-05T18:40:00Z">
        <w:r>
          <w:t xml:space="preserve"> in SP.</w:t>
        </w:r>
        <w:r w:rsidR="00EC0188">
          <w:br/>
          <w:t xml:space="preserve">In linguistic literature, we have observed </w:t>
        </w:r>
      </w:ins>
      <w:ins w:id="1194" w:author="Arthur Parmentier" w:date="2020-06-05T18:41:00Z">
        <w:r w:rsidR="00EC0188">
          <w:t>several languages that do not posses these concepts of omitting, recursi</w:t>
        </w:r>
      </w:ins>
      <w:ins w:id="1195" w:author="Arthur Parmentier" w:date="2020-06-05T18:42:00Z">
        <w:r w:rsidR="00EC0188">
          <w:t>on</w:t>
        </w:r>
      </w:ins>
      <w:ins w:id="1196" w:author="Arthur Parmentier" w:date="2020-06-05T18:41:00Z">
        <w:r w:rsidR="00EC0188">
          <w:t xml:space="preserve"> and other operators (association, combination…).</w:t>
        </w:r>
      </w:ins>
      <w:ins w:id="1197" w:author="Arthur Parmentier" w:date="2020-06-05T18:42:00Z">
        <w:r w:rsidR="00EC0188">
          <w:rPr>
            <w:rStyle w:val="Appelnotedebasdep"/>
          </w:rPr>
          <w:footnoteReference w:id="19"/>
        </w:r>
      </w:ins>
      <w:ins w:id="1204" w:author="Arthur Parmentier" w:date="2020-06-05T18:50:00Z">
        <w:r w:rsidR="00171B6C">
          <w:t xml:space="preserve"> I am assume that presenting SP to communities that are not familiar to other languages would challenge the </w:t>
        </w:r>
      </w:ins>
      <w:ins w:id="1205" w:author="Arthur Parmentier" w:date="2020-06-05T18:51:00Z">
        <w:r w:rsidR="00171B6C">
          <w:t xml:space="preserve">usual conceptions of the SP syntax by requiring further </w:t>
        </w:r>
      </w:ins>
      <w:ins w:id="1206" w:author="Arthur Parmentier" w:date="2020-06-05T18:52:00Z">
        <w:r w:rsidR="00B56430">
          <w:t>explication</w:t>
        </w:r>
      </w:ins>
      <w:ins w:id="1207" w:author="Arthur Parmentier" w:date="2020-06-05T18:51:00Z">
        <w:r w:rsidR="00171B6C">
          <w:t xml:space="preserve"> of its mechanisms.</w:t>
        </w:r>
      </w:ins>
    </w:p>
    <w:p w:rsidR="00521206" w:rsidRDefault="00DC1017" w:rsidP="00EB42AE">
      <w:pPr>
        <w:rPr>
          <w:ins w:id="1208" w:author="Arthur Parmentier" w:date="2020-06-05T18:59:00Z"/>
        </w:rPr>
        <w:pPrChange w:id="1209" w:author="Arthur Parmentier" w:date="2020-06-05T19:01:00Z">
          <w:pPr>
            <w:ind w:left="360"/>
          </w:pPr>
        </w:pPrChange>
      </w:pPr>
      <w:ins w:id="1210" w:author="Arthur Parmentier" w:date="2020-06-05T18:56:00Z">
        <w:r>
          <w:t>The description of the full syntax of SP would be the subject of a whole book and could not fit into this report.</w:t>
        </w:r>
      </w:ins>
      <w:ins w:id="1211" w:author="Arthur Parmentier" w:date="2020-06-05T18:57:00Z">
        <w:r>
          <w:t xml:space="preserve"> However, I will discuss some of its basic elements that will motivate </w:t>
        </w:r>
      </w:ins>
      <w:ins w:id="1212" w:author="Arthur Parmentier" w:date="2020-06-05T18:58:00Z">
        <w:r>
          <w:t>the</w:t>
        </w:r>
      </w:ins>
      <w:ins w:id="1213" w:author="Arthur Parmentier" w:date="2020-06-05T18:57:00Z">
        <w:r>
          <w:t xml:space="preserve"> </w:t>
        </w:r>
      </w:ins>
      <w:ins w:id="1214" w:author="Arthur Parmentier" w:date="2020-06-05T18:58:00Z">
        <w:r>
          <w:t>implementation</w:t>
        </w:r>
      </w:ins>
      <w:ins w:id="1215" w:author="Arthur Parmentier" w:date="2020-06-05T18:57:00Z">
        <w:r>
          <w:t xml:space="preserve"> of the parsing in my recognition tool.</w:t>
        </w:r>
      </w:ins>
    </w:p>
    <w:p w:rsidR="00EB42AE" w:rsidRDefault="00EB42AE" w:rsidP="00EB42AE">
      <w:pPr>
        <w:pStyle w:val="Titre5"/>
        <w:rPr>
          <w:ins w:id="1216" w:author="Arthur Parmentier" w:date="2020-06-05T19:00:00Z"/>
        </w:rPr>
      </w:pPr>
      <w:ins w:id="1217" w:author="Arthur Parmentier" w:date="2020-06-05T19:00:00Z">
        <w:r>
          <w:t xml:space="preserve">A closer look </w:t>
        </w:r>
      </w:ins>
      <w:ins w:id="1218" w:author="Arthur Parmentier" w:date="2020-06-05T19:20:00Z">
        <w:r w:rsidR="000E299B">
          <w:t>at</w:t>
        </w:r>
      </w:ins>
      <w:ins w:id="1219" w:author="Arthur Parmentier" w:date="2020-06-05T19:00:00Z">
        <w:r>
          <w:t xml:space="preserve"> SP syntax</w:t>
        </w:r>
      </w:ins>
    </w:p>
    <w:p w:rsidR="00DC1017" w:rsidRDefault="00EB42AE" w:rsidP="00EB42AE">
      <w:pPr>
        <w:rPr>
          <w:ins w:id="1220" w:author="Arthur Parmentier" w:date="2020-06-05T19:20:00Z"/>
        </w:rPr>
      </w:pPr>
      <w:ins w:id="1221" w:author="Arthur Parmentier" w:date="2020-06-05T19:01:00Z">
        <w:r>
          <w:t xml:space="preserve">In this part, I will </w:t>
        </w:r>
      </w:ins>
      <w:ins w:id="1222" w:author="Arthur Parmentier" w:date="2020-06-05T19:02:00Z">
        <w:r>
          <w:t>step back from the historical description of the SP syntax to cover its structure in its contemporary form</w:t>
        </w:r>
      </w:ins>
      <w:ins w:id="1223" w:author="Arthur Parmentier" w:date="2020-06-05T19:03:00Z">
        <w:r>
          <w:t>s and</w:t>
        </w:r>
      </w:ins>
      <w:ins w:id="1224" w:author="Arthur Parmentier" w:date="2020-06-05T21:03:00Z">
        <w:r w:rsidR="007E76C0">
          <w:t xml:space="preserve"> try</w:t>
        </w:r>
      </w:ins>
      <w:ins w:id="1225" w:author="Arthur Parmentier" w:date="2020-06-05T19:03:00Z">
        <w:r>
          <w:t xml:space="preserve"> provide a wider view</w:t>
        </w:r>
      </w:ins>
      <w:ins w:id="1226" w:author="Arthur Parmentier" w:date="2020-06-05T19:30:00Z">
        <w:r w:rsidR="00706ADC">
          <w:t xml:space="preserve"> of its components</w:t>
        </w:r>
      </w:ins>
      <w:ins w:id="1227" w:author="Arthur Parmentier" w:date="2020-06-05T19:04:00Z">
        <w:r>
          <w:t>.</w:t>
        </w:r>
      </w:ins>
    </w:p>
    <w:p w:rsidR="000E299B" w:rsidRDefault="000E299B" w:rsidP="000E299B">
      <w:pPr>
        <w:pStyle w:val="Titre6"/>
        <w:rPr>
          <w:ins w:id="1228" w:author="Arthur Parmentier" w:date="2020-06-05T20:54:00Z"/>
        </w:rPr>
      </w:pPr>
      <w:ins w:id="1229" w:author="Arthur Parmentier" w:date="2020-06-05T19:20:00Z">
        <w:r>
          <w:lastRenderedPageBreak/>
          <w:t>The big picture</w:t>
        </w:r>
      </w:ins>
    </w:p>
    <w:p w:rsidR="001C2AA6" w:rsidRDefault="007E76C0" w:rsidP="001C2AA6">
      <w:pPr>
        <w:keepNext/>
        <w:rPr>
          <w:ins w:id="1230" w:author="Arthur Parmentier" w:date="2020-06-05T21:05:00Z"/>
        </w:rPr>
        <w:pPrChange w:id="1231" w:author="Arthur Parmentier" w:date="2020-06-05T21:05:00Z">
          <w:pPr/>
        </w:pPrChange>
      </w:pPr>
      <w:ins w:id="1232" w:author="Arthur Parmentier" w:date="2020-06-05T20:54:00Z">
        <w:r>
          <w:rPr>
            <w:noProof/>
          </w:rPr>
          <w:drawing>
            <wp:inline distT="0" distB="0" distL="0" distR="0">
              <wp:extent cx="6188462" cy="435038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6188462" cy="4350385"/>
                      </a:xfrm>
                      <a:prstGeom prst="rect">
                        <a:avLst/>
                      </a:prstGeom>
                    </pic:spPr>
                  </pic:pic>
                </a:graphicData>
              </a:graphic>
            </wp:inline>
          </w:drawing>
        </w:r>
      </w:ins>
    </w:p>
    <w:p w:rsidR="007E76C0" w:rsidRDefault="001C2AA6" w:rsidP="001C2AA6">
      <w:pPr>
        <w:pStyle w:val="Lgende"/>
        <w:rPr>
          <w:ins w:id="1233" w:author="Arthur Parmentier" w:date="2020-06-05T21:09:00Z"/>
        </w:rPr>
      </w:pPr>
      <w:bookmarkStart w:id="1234" w:name="_Ref42283881"/>
      <w:bookmarkStart w:id="1235" w:name="_Ref42283886"/>
      <w:ins w:id="1236" w:author="Arthur Parmentier" w:date="2020-06-05T21:05:00Z">
        <w:r>
          <w:t xml:space="preserve">Figure </w:t>
        </w:r>
        <w:r>
          <w:fldChar w:fldCharType="begin"/>
        </w:r>
        <w:r>
          <w:instrText xml:space="preserve"> SEQ Figure \* ARABIC </w:instrText>
        </w:r>
      </w:ins>
      <w:r>
        <w:fldChar w:fldCharType="separate"/>
      </w:r>
      <w:ins w:id="1237" w:author="Arthur Parmentier" w:date="2020-06-05T21:05:00Z">
        <w:r>
          <w:rPr>
            <w:noProof/>
          </w:rPr>
          <w:t>1</w:t>
        </w:r>
        <w:r>
          <w:fldChar w:fldCharType="end"/>
        </w:r>
        <w:bookmarkEnd w:id="1235"/>
        <w:r>
          <w:t xml:space="preserve"> Representations of the modes, their "enter"-"escape" dynamic with respect to the "Default mode" and the </w:t>
        </w:r>
      </w:ins>
      <w:ins w:id="1238" w:author="Arthur Parmentier" w:date="2020-06-05T21:06:00Z">
        <w:r w:rsidR="00B964BD">
          <w:t>correlation of</w:t>
        </w:r>
      </w:ins>
      <w:ins w:id="1239" w:author="Arthur Parmentier" w:date="2020-06-05T21:05:00Z">
        <w:r>
          <w:t xml:space="preserve"> the ambiguity bet</w:t>
        </w:r>
      </w:ins>
      <w:ins w:id="1240" w:author="Arthur Parmentier" w:date="2020-06-05T21:06:00Z">
        <w:r w:rsidR="003E12E8">
          <w:t>ween</w:t>
        </w:r>
      </w:ins>
      <w:ins w:id="1241" w:author="Arthur Parmentier" w:date="2020-06-05T21:05:00Z">
        <w:r>
          <w:t xml:space="preserve"> two modes and their respective sign corpus</w:t>
        </w:r>
      </w:ins>
      <w:bookmarkEnd w:id="1234"/>
    </w:p>
    <w:p w:rsidR="00122D9C" w:rsidRDefault="00122D9C" w:rsidP="00122D9C">
      <w:pPr>
        <w:rPr>
          <w:ins w:id="1242" w:author="Arthur Parmentier" w:date="2020-06-05T21:39:00Z"/>
        </w:rPr>
      </w:pPr>
      <w:ins w:id="1243" w:author="Arthur Parmentier" w:date="2020-06-05T21:09:00Z">
        <w:r>
          <w:t>Let’s start with the big picture.</w:t>
        </w:r>
      </w:ins>
      <w:ins w:id="1244" w:author="Arthur Parmentier" w:date="2020-06-05T21:26:00Z">
        <w:r w:rsidR="00274337">
          <w:br/>
        </w:r>
      </w:ins>
      <w:ins w:id="1245" w:author="Arthur Parmentier" w:date="2020-06-05T21:16:00Z">
        <w:r>
          <w:t xml:space="preserve">Imagine a language that has an alphabet (a set of signs) and several </w:t>
        </w:r>
      </w:ins>
      <w:ins w:id="1246" w:author="Arthur Parmentier" w:date="2020-06-05T21:18:00Z">
        <w:r>
          <w:t>syntaxes</w:t>
        </w:r>
      </w:ins>
      <w:ins w:id="1247" w:author="Arthur Parmentier" w:date="2020-06-05T21:16:00Z">
        <w:r>
          <w:t xml:space="preserve"> that </w:t>
        </w:r>
      </w:ins>
      <w:ins w:id="1248" w:author="Arthur Parmentier" w:date="2020-06-05T21:17:00Z">
        <w:r>
          <w:t xml:space="preserve">all speakers know and can use whenever they think that one is more appropriate than </w:t>
        </w:r>
      </w:ins>
      <w:ins w:id="1249" w:author="Arthur Parmentier" w:date="2020-06-05T21:18:00Z">
        <w:r>
          <w:t xml:space="preserve">the </w:t>
        </w:r>
      </w:ins>
      <w:ins w:id="1250" w:author="Arthur Parmentier" w:date="2020-06-05T21:17:00Z">
        <w:r>
          <w:t xml:space="preserve">others. Let’s call these </w:t>
        </w:r>
      </w:ins>
      <w:ins w:id="1251" w:author="Arthur Parmentier" w:date="2020-06-05T21:18:00Z">
        <w:r>
          <w:t>syntaxes</w:t>
        </w:r>
      </w:ins>
      <w:ins w:id="1252" w:author="Arthur Parmentier" w:date="2020-06-05T21:17:00Z">
        <w:r>
          <w:t xml:space="preserve"> “modes”.</w:t>
        </w:r>
      </w:ins>
      <w:ins w:id="1253" w:author="Arthur Parmentier" w:date="2020-06-05T21:19:00Z">
        <w:r>
          <w:t xml:space="preserve"> SP is such a language. </w:t>
        </w:r>
        <w:r w:rsidR="004C1058">
          <w:t xml:space="preserve">We have seen that SP has an alphabet and how it is created. </w:t>
        </w:r>
      </w:ins>
      <w:ins w:id="1254" w:author="Arthur Parmentier" w:date="2020-06-05T21:20:00Z">
        <w:r w:rsidR="004C1058">
          <w:t xml:space="preserve">We have also seen that modes are said by Walter Thompson to “embody </w:t>
        </w:r>
      </w:ins>
      <w:ins w:id="1255" w:author="Arthur Parmentier" w:date="2020-06-05T21:21:00Z">
        <w:r w:rsidR="004C1058">
          <w:t xml:space="preserve">specific performance parameters”, even though we have seen that there are probably not usual Content gestures. </w:t>
        </w:r>
      </w:ins>
      <w:ins w:id="1256" w:author="Arthur Parmentier" w:date="2020-06-05T21:22:00Z">
        <w:r w:rsidR="004C1058">
          <w:t>My proposition is to understand modes as several syntaxic</w:t>
        </w:r>
      </w:ins>
      <w:ins w:id="1257" w:author="Arthur Parmentier" w:date="2020-06-05T21:23:00Z">
        <w:r w:rsidR="004C1058">
          <w:t xml:space="preserve"> and semantic</w:t>
        </w:r>
        <w:r w:rsidR="004C1058">
          <w:rPr>
            <w:rStyle w:val="Appelnotedebasdep"/>
          </w:rPr>
          <w:footnoteReference w:id="20"/>
        </w:r>
      </w:ins>
      <w:ins w:id="1263" w:author="Arthur Parmentier" w:date="2020-06-05T21:22:00Z">
        <w:r w:rsidR="004C1058">
          <w:t xml:space="preserve"> modules that the soundpainter can use during the performan</w:t>
        </w:r>
      </w:ins>
      <w:ins w:id="1264" w:author="Arthur Parmentier" w:date="2020-06-05T21:23:00Z">
        <w:r w:rsidR="004C1058">
          <w:t>ce</w:t>
        </w:r>
      </w:ins>
      <w:ins w:id="1265" w:author="Arthur Parmentier" w:date="2020-06-05T21:25:00Z">
        <w:r w:rsidR="002E7599">
          <w:t>, i.</w:t>
        </w:r>
      </w:ins>
      <w:ins w:id="1266" w:author="Arthur Parmentier" w:date="2020-06-05T21:26:00Z">
        <w:r w:rsidR="002E7599">
          <w:t xml:space="preserve">e. the specific performance parameters that Walter Thompson speaks about are their syntaxic (and semantic) </w:t>
        </w:r>
        <w:r w:rsidR="00274337">
          <w:t>components</w:t>
        </w:r>
        <w:r w:rsidR="002E7599">
          <w:t>.</w:t>
        </w:r>
      </w:ins>
      <w:ins w:id="1267" w:author="Arthur Parmentier" w:date="2020-06-05T21:27:00Z">
        <w:r w:rsidR="00274337">
          <w:br/>
          <w:t>One may say that such two different modules, because they have different syntaxes,</w:t>
        </w:r>
      </w:ins>
      <w:ins w:id="1268" w:author="Arthur Parmentier" w:date="2020-06-05T21:28:00Z">
        <w:r w:rsidR="00274337">
          <w:t xml:space="preserve"> are two different languages and do not form a single language that we call SP. </w:t>
        </w:r>
      </w:ins>
      <w:ins w:id="1269" w:author="Arthur Parmentier" w:date="2020-06-05T21:29:00Z">
        <w:r w:rsidR="00274337">
          <w:t xml:space="preserve">It may indeed be possible to call them different languages but to understand how they are connected with each other and labeled under “SP”, let’s take a look at the </w:t>
        </w:r>
        <w:r w:rsidR="00687A5C">
          <w:t>sign dictionary level to understand their common features.</w:t>
        </w:r>
      </w:ins>
      <w:ins w:id="1270" w:author="Arthur Parmentier" w:date="2020-06-05T21:16:00Z">
        <w:r>
          <w:br/>
        </w:r>
      </w:ins>
      <w:ins w:id="1271" w:author="Arthur Parmentier" w:date="2020-06-05T21:09:00Z">
        <w:r>
          <w:t xml:space="preserve">Imagine </w:t>
        </w:r>
      </w:ins>
      <w:ins w:id="1272" w:author="Arthur Parmentier" w:date="2020-06-05T21:10:00Z">
        <w:r>
          <w:t>the dictionary of SP and visualize the abstract space of all signs in SP (bottom of</w:t>
        </w:r>
      </w:ins>
      <w:ins w:id="1273" w:author="Arthur Parmentier" w:date="2020-06-05T21:11:00Z">
        <w:r>
          <w:t xml:space="preserve"> </w:t>
        </w:r>
        <w:r>
          <w:fldChar w:fldCharType="begin"/>
        </w:r>
        <w:r>
          <w:instrText xml:space="preserve"> REF _Ref42283886 \h </w:instrText>
        </w:r>
      </w:ins>
      <w:r>
        <w:fldChar w:fldCharType="separate"/>
      </w:r>
      <w:ins w:id="1274" w:author="Arthur Parmentier" w:date="2020-06-05T21:11:00Z">
        <w:r>
          <w:t xml:space="preserve">Figure </w:t>
        </w:r>
        <w:r>
          <w:rPr>
            <w:noProof/>
          </w:rPr>
          <w:t>1</w:t>
        </w:r>
        <w:r>
          <w:fldChar w:fldCharType="end"/>
        </w:r>
        <w:r>
          <w:t xml:space="preserve">). </w:t>
        </w:r>
      </w:ins>
      <w:ins w:id="1275" w:author="Arthur Parmentier" w:date="2020-06-05T21:15:00Z">
        <w:r>
          <w:br/>
        </w:r>
      </w:ins>
      <w:ins w:id="1276" w:author="Arthur Parmentier" w:date="2020-06-05T21:11:00Z">
        <w:r>
          <w:lastRenderedPageBreak/>
          <w:t xml:space="preserve">Among those signs, some are used in specific modes only. For instance, the sign “scan” </w:t>
        </w:r>
      </w:ins>
      <w:ins w:id="1277" w:author="Arthur Parmentier" w:date="2020-06-05T21:12:00Z">
        <w:r>
          <w:t xml:space="preserve">is significant only for the mode that shares its name, as it allows the soundpainter to enter the scan mode from </w:t>
        </w:r>
      </w:ins>
      <w:ins w:id="1278" w:author="Arthur Parmentier" w:date="2020-06-05T21:13:00Z">
        <w:r>
          <w:t xml:space="preserve">the “Who, What, How, When”-like </w:t>
        </w:r>
      </w:ins>
      <w:ins w:id="1279" w:author="Arthur Parmentier" w:date="2020-06-05T21:14:00Z">
        <w:r>
          <w:t xml:space="preserve">syntactic </w:t>
        </w:r>
      </w:ins>
      <w:ins w:id="1280" w:author="Arthur Parmentier" w:date="2020-06-05T21:13:00Z">
        <w:r>
          <w:t>structure, that we will call the “</w:t>
        </w:r>
      </w:ins>
      <w:ins w:id="1281" w:author="Arthur Parmentier" w:date="2020-06-05T21:14:00Z">
        <w:r>
          <w:t>d</w:t>
        </w:r>
      </w:ins>
      <w:ins w:id="1282" w:author="Arthur Parmentier" w:date="2020-06-05T21:13:00Z">
        <w:r>
          <w:t xml:space="preserve">efault mode” of SP. </w:t>
        </w:r>
      </w:ins>
      <w:ins w:id="1283" w:author="Arthur Parmentier" w:date="2020-06-05T21:14:00Z">
        <w:r>
          <w:t>Outside the scan mode (an</w:t>
        </w:r>
      </w:ins>
      <w:ins w:id="1284" w:author="Arthur Parmentier" w:date="2020-06-05T21:15:00Z">
        <w:r>
          <w:t>d its variations), the “scan” sign is practically not meaningful or used.</w:t>
        </w:r>
      </w:ins>
      <w:ins w:id="1285" w:author="Arthur Parmentier" w:date="2020-06-05T21:36:00Z">
        <w:r w:rsidR="006C6E21">
          <w:t xml:space="preserve"> Therefore, when the soundpainter uses that sign, it is clear for the performer which mode the soundpainter uses.</w:t>
        </w:r>
      </w:ins>
      <w:ins w:id="1286" w:author="Arthur Parmentier" w:date="2020-06-05T21:15:00Z">
        <w:r>
          <w:br/>
          <w:t xml:space="preserve">However, some </w:t>
        </w:r>
      </w:ins>
      <w:ins w:id="1287" w:author="Arthur Parmentier" w:date="2020-06-05T21:32:00Z">
        <w:r w:rsidR="00907944">
          <w:t>signs are s</w:t>
        </w:r>
      </w:ins>
      <w:ins w:id="1288" w:author="Arthur Parmentier" w:date="2020-06-05T21:33:00Z">
        <w:r w:rsidR="00907944">
          <w:t xml:space="preserve">ignificant </w:t>
        </w:r>
      </w:ins>
      <w:ins w:id="1289" w:author="Arthur Parmentier" w:date="2020-06-05T21:34:00Z">
        <w:r w:rsidR="006C6E21">
          <w:t xml:space="preserve">in </w:t>
        </w:r>
      </w:ins>
      <w:ins w:id="1290" w:author="Arthur Parmentier" w:date="2020-06-05T21:35:00Z">
        <w:r w:rsidR="006C6E21">
          <w:t xml:space="preserve">several modes, which is represented in </w:t>
        </w:r>
        <w:r w:rsidR="006C6E21">
          <w:fldChar w:fldCharType="begin"/>
        </w:r>
        <w:r w:rsidR="006C6E21">
          <w:instrText xml:space="preserve"> REF _Ref42283886 \h </w:instrText>
        </w:r>
        <w:r w:rsidR="006C6E21">
          <w:fldChar w:fldCharType="separate"/>
        </w:r>
        <w:r w:rsidR="006C6E21">
          <w:t xml:space="preserve">Figure </w:t>
        </w:r>
        <w:r w:rsidR="006C6E21">
          <w:rPr>
            <w:noProof/>
          </w:rPr>
          <w:t>1</w:t>
        </w:r>
        <w:r w:rsidR="006C6E21">
          <w:fldChar w:fldCharType="end"/>
        </w:r>
        <w:r w:rsidR="006C6E21">
          <w:t xml:space="preserve"> by the overlapping of two ellipses at the dictionary level. In that case, </w:t>
        </w:r>
      </w:ins>
      <w:ins w:id="1291" w:author="Arthur Parmentier" w:date="2020-06-05T21:36:00Z">
        <w:r w:rsidR="006C6E21">
          <w:t>it is no longer clear what mode the soundpainter uses</w:t>
        </w:r>
      </w:ins>
      <w:ins w:id="1292" w:author="Arthur Parmentier" w:date="2020-06-05T21:37:00Z">
        <w:r w:rsidR="006C6E21">
          <w:t xml:space="preserve"> when using these signs, so there </w:t>
        </w:r>
      </w:ins>
      <w:ins w:id="1293" w:author="Arthur Parmentier" w:date="2020-06-05T21:39:00Z">
        <w:r w:rsidR="00A451DF">
          <w:t>must</w:t>
        </w:r>
      </w:ins>
      <w:ins w:id="1294" w:author="Arthur Parmentier" w:date="2020-06-05T21:37:00Z">
        <w:r w:rsidR="006C6E21">
          <w:t xml:space="preserve"> be a way for the soundpainter to let the performers know what mode he is using. This is the role of what I call the “enter” and “es</w:t>
        </w:r>
      </w:ins>
      <w:ins w:id="1295" w:author="Arthur Parmentier" w:date="2020-06-05T21:38:00Z">
        <w:r w:rsidR="006C6E21">
          <w:t>cape”</w:t>
        </w:r>
        <w:r w:rsidR="006C6E21">
          <w:rPr>
            <w:rStyle w:val="Appelnotedebasdep"/>
          </w:rPr>
          <w:footnoteReference w:id="21"/>
        </w:r>
        <w:r w:rsidR="006C6E21">
          <w:t xml:space="preserve"> signs.</w:t>
        </w:r>
      </w:ins>
    </w:p>
    <w:p w:rsidR="00A451DF" w:rsidRPr="00122D9C" w:rsidRDefault="00A451DF" w:rsidP="00122D9C">
      <w:pPr>
        <w:rPr>
          <w:ins w:id="1300" w:author="Arthur Parmentier" w:date="2020-06-05T19:20:00Z"/>
          <w:rPrChange w:id="1301" w:author="Arthur Parmentier" w:date="2020-06-05T21:09:00Z">
            <w:rPr>
              <w:ins w:id="1302" w:author="Arthur Parmentier" w:date="2020-06-05T19:20:00Z"/>
            </w:rPr>
          </w:rPrChange>
        </w:rPr>
        <w:pPrChange w:id="1303" w:author="Arthur Parmentier" w:date="2020-06-05T21:09:00Z">
          <w:pPr>
            <w:pStyle w:val="Titre6"/>
          </w:pPr>
        </w:pPrChange>
      </w:pPr>
      <w:ins w:id="1304" w:author="Arthur Parmentier" w:date="2020-06-05T21:39:00Z">
        <w:r>
          <w:t>The enter and escape signs allow the soundpainter to “navigate” between the different modes</w:t>
        </w:r>
        <w:r w:rsidR="00106056">
          <w:t xml:space="preserve">, by signing the enter sign </w:t>
        </w:r>
      </w:ins>
      <w:ins w:id="1305" w:author="Arthur Parmentier" w:date="2020-06-05T21:40:00Z">
        <w:r w:rsidR="00106056">
          <w:t>of</w:t>
        </w:r>
      </w:ins>
      <w:ins w:id="1306" w:author="Arthur Parmentier" w:date="2020-06-05T21:42:00Z">
        <w:r w:rsidR="00106056">
          <w:t xml:space="preserve"> one</w:t>
        </w:r>
      </w:ins>
      <w:ins w:id="1307" w:author="Arthur Parmentier" w:date="2020-06-05T21:40:00Z">
        <w:r w:rsidR="00106056">
          <w:t xml:space="preserve"> mode </w:t>
        </w:r>
      </w:ins>
      <w:ins w:id="1308" w:author="Arthur Parmentier" w:date="2020-06-05T21:42:00Z">
        <w:r w:rsidR="00106056">
          <w:t>to “enter</w:t>
        </w:r>
      </w:ins>
      <w:ins w:id="1309" w:author="Arthur Parmentier" w:date="2020-06-05T21:40:00Z">
        <w:r w:rsidR="00106056">
          <w:t xml:space="preserve"> it</w:t>
        </w:r>
      </w:ins>
      <w:ins w:id="1310" w:author="Arthur Parmentier" w:date="2020-06-05T21:42:00Z">
        <w:r w:rsidR="00106056">
          <w:t>” (i.e. use its syntaxic and semantic structure)</w:t>
        </w:r>
      </w:ins>
      <w:ins w:id="1311" w:author="Arthur Parmentier" w:date="2020-06-05T21:40:00Z">
        <w:r w:rsidR="00106056">
          <w:t xml:space="preserve"> and signing its escape sign when escaping from that mode.</w:t>
        </w:r>
      </w:ins>
      <w:ins w:id="1312" w:author="Arthur Parmentier" w:date="2020-06-05T21:41:00Z">
        <w:r w:rsidR="00106056">
          <w:t xml:space="preserve"> </w:t>
        </w:r>
      </w:ins>
      <w:ins w:id="1313" w:author="Arthur Parmentier" w:date="2020-06-05T22:27:00Z">
        <w:r w:rsidR="00C514A9">
          <w:t>However, not all modes are in</w:t>
        </w:r>
      </w:ins>
      <w:ins w:id="1314" w:author="Arthur Parmentier" w:date="2020-06-05T22:28:00Z">
        <w:r w:rsidR="00C514A9">
          <w:t xml:space="preserve"> the graph are connected; in fact, there is a mode from which we can enter all other modes and that we return to by default when escaping a mode</w:t>
        </w:r>
      </w:ins>
      <w:ins w:id="1315" w:author="Arthur Parmentier" w:date="2020-06-05T22:29:00Z">
        <w:r w:rsidR="00C514A9">
          <w:t xml:space="preserve">. I call it the “default mode” (or the “core”, “central” mode of SP), from </w:t>
        </w:r>
      </w:ins>
      <w:ins w:id="1316" w:author="Arthur Parmentier" w:date="2020-06-05T22:30:00Z">
        <w:r w:rsidR="00C514A9">
          <w:t>which the other modes connect, just like modules in the system.</w:t>
        </w:r>
        <w:r w:rsidR="00297C3F">
          <w:br/>
          <w:t>It would be interesting to discuss further the consequences of this centrality of the default mode, and why it is not possible to direct</w:t>
        </w:r>
      </w:ins>
      <w:ins w:id="1317" w:author="Arthur Parmentier" w:date="2020-06-05T22:31:00Z">
        <w:r w:rsidR="00297C3F">
          <w:t>ly move on from one mode to the others</w:t>
        </w:r>
        <w:r w:rsidR="00DE44D3">
          <w:t xml:space="preserve"> by simply signing </w:t>
        </w:r>
      </w:ins>
      <w:ins w:id="1318" w:author="Arthur Parmentier" w:date="2020-06-05T22:32:00Z">
        <w:r w:rsidR="00DE44D3">
          <w:t>the dedicated “enter” signs for each mode. In that frame, the common “tear up” sign would take the place of the enter sign for the default mode. However, I have</w:t>
        </w:r>
      </w:ins>
      <w:ins w:id="1319" w:author="Arthur Parmentier" w:date="2020-06-05T22:33:00Z">
        <w:r w:rsidR="00DE44D3">
          <w:t xml:space="preserve"> no answers to that question and leave it open for further research</w:t>
        </w:r>
        <w:r w:rsidR="00E72410">
          <w:t>.</w:t>
        </w:r>
      </w:ins>
      <w:bookmarkStart w:id="1320" w:name="_GoBack"/>
      <w:bookmarkEnd w:id="1320"/>
    </w:p>
    <w:p w:rsidR="000E299B" w:rsidRDefault="000E299B" w:rsidP="000E299B">
      <w:pPr>
        <w:pStyle w:val="Titre6"/>
        <w:rPr>
          <w:ins w:id="1321" w:author="Arthur Parmentier" w:date="2020-06-05T19:21:00Z"/>
        </w:rPr>
      </w:pPr>
      <w:ins w:id="1322" w:author="Arthur Parmentier" w:date="2020-06-05T19:21:00Z">
        <w:r>
          <w:t xml:space="preserve">SP </w:t>
        </w:r>
      </w:ins>
      <w:ins w:id="1323" w:author="Arthur Parmentier" w:date="2020-06-05T19:29:00Z">
        <w:r>
          <w:t>M</w:t>
        </w:r>
      </w:ins>
      <w:ins w:id="1324" w:author="Arthur Parmentier" w:date="2020-06-05T19:21:00Z">
        <w:r>
          <w:t xml:space="preserve">odes as </w:t>
        </w:r>
      </w:ins>
      <w:ins w:id="1325" w:author="Arthur Parmentier" w:date="2020-06-05T19:28:00Z">
        <w:r>
          <w:t xml:space="preserve">“modular” </w:t>
        </w:r>
      </w:ins>
      <w:ins w:id="1326" w:author="Arthur Parmentier" w:date="2020-06-05T19:21:00Z">
        <w:r>
          <w:t>syntactic systems</w:t>
        </w:r>
      </w:ins>
    </w:p>
    <w:p w:rsidR="000E299B" w:rsidRPr="000E299B" w:rsidRDefault="000E299B" w:rsidP="000E299B">
      <w:pPr>
        <w:pStyle w:val="Titre6"/>
        <w:rPr>
          <w:ins w:id="1327" w:author="Arthur Parmentier" w:date="2020-06-05T18:40:00Z"/>
          <w:rPrChange w:id="1328" w:author="Arthur Parmentier" w:date="2020-06-05T19:21:00Z">
            <w:rPr>
              <w:ins w:id="1329" w:author="Arthur Parmentier" w:date="2020-06-05T18:40:00Z"/>
            </w:rPr>
          </w:rPrChange>
        </w:rPr>
        <w:pPrChange w:id="1330" w:author="Arthur Parmentier" w:date="2020-06-05T19:21:00Z">
          <w:pPr>
            <w:ind w:left="360"/>
          </w:pPr>
        </w:pPrChange>
      </w:pPr>
      <w:ins w:id="1331" w:author="Arthur Parmentier" w:date="2020-06-05T19:28:00Z">
        <w:r>
          <w:t xml:space="preserve">Inside a </w:t>
        </w:r>
      </w:ins>
      <w:ins w:id="1332" w:author="Arthur Parmentier" w:date="2020-06-05T19:29:00Z">
        <w:r>
          <w:t xml:space="preserve">Mode: </w:t>
        </w:r>
      </w:ins>
    </w:p>
    <w:p w:rsidR="009E3561" w:rsidRDefault="00EC0188" w:rsidP="00EC0188">
      <w:pPr>
        <w:rPr>
          <w:ins w:id="1333" w:author="Arthur Parmentier" w:date="2020-06-05T18:18:00Z"/>
        </w:rPr>
        <w:pPrChange w:id="1334" w:author="Arthur Parmentier" w:date="2020-06-05T18:40:00Z">
          <w:pPr/>
        </w:pPrChange>
      </w:pPr>
      <w:ins w:id="1335" w:author="Arthur Parmentier" w:date="2020-06-05T18:40:00Z">
        <w:r>
          <w:br w:type="page"/>
        </w:r>
        <w:r>
          <w:lastRenderedPageBreak/>
          <w:br/>
        </w:r>
      </w:ins>
    </w:p>
    <w:p w:rsidR="00C04C33" w:rsidRDefault="00C04C33" w:rsidP="00E814B3">
      <w:pPr>
        <w:rPr>
          <w:ins w:id="1336" w:author="Arthur Parmentier" w:date="2020-06-05T18:08:00Z"/>
        </w:rPr>
      </w:pPr>
    </w:p>
    <w:p w:rsidR="00CC430C" w:rsidRPr="00E814B3" w:rsidDel="00CC430C" w:rsidRDefault="00CC430C" w:rsidP="00E814B3">
      <w:pPr>
        <w:rPr>
          <w:del w:id="1337" w:author="Arthur Parmentier" w:date="2020-06-05T18:08:00Z"/>
          <w:rPrChange w:id="1338" w:author="Arthur Parmentier" w:date="2020-06-05T16:28:00Z">
            <w:rPr>
              <w:del w:id="1339" w:author="Arthur Parmentier" w:date="2020-06-05T18:08:00Z"/>
            </w:rPr>
          </w:rPrChange>
        </w:rPr>
        <w:pPrChange w:id="1340" w:author="Arthur Parmentier" w:date="2020-06-05T16:28:00Z">
          <w:pPr>
            <w:pStyle w:val="Titre2"/>
          </w:pPr>
        </w:pPrChange>
      </w:pPr>
    </w:p>
    <w:p w:rsidR="00B400C3" w:rsidRPr="00953072" w:rsidDel="00CC430C" w:rsidRDefault="00B400C3" w:rsidP="00E6654A">
      <w:pPr>
        <w:rPr>
          <w:del w:id="1341" w:author="Arthur Parmentier" w:date="2020-06-05T18:08:00Z"/>
        </w:rPr>
      </w:pPr>
      <w:del w:id="1342" w:author="Arthur Parmentier" w:date="2020-06-05T18:08:00Z">
        <w:r w:rsidRPr="00953072" w:rsidDel="00CC430C">
          <w:delText>Those concepts are used to describe the structure of the language</w:delText>
        </w:r>
        <w:r w:rsidR="00D23577" w:rsidRPr="00953072" w:rsidDel="00CC430C">
          <w:delText>: its grammar</w:delText>
        </w:r>
        <w:r w:rsidRPr="00953072" w:rsidDel="00CC430C">
          <w:delText>. They are emergent from SP, in the sense that they have been formalized dozens of years after the creation of SP and refer to its</w:delText>
        </w:r>
        <w:r w:rsidR="00B11EF1" w:rsidRPr="00953072" w:rsidDel="00CC430C">
          <w:delText xml:space="preserve"> particular</w:delText>
        </w:r>
        <w:r w:rsidRPr="00953072" w:rsidDel="00CC430C">
          <w:delText xml:space="preserve"> </w:delText>
        </w:r>
        <w:r w:rsidR="00B11EF1" w:rsidRPr="00953072" w:rsidDel="00CC430C">
          <w:delText>grammar</w:delText>
        </w:r>
        <w:r w:rsidRPr="00953072" w:rsidDel="00CC430C">
          <w:delText xml:space="preserve"> rather than objects that are also found in other contexts. I would </w:delText>
        </w:r>
        <w:r w:rsidR="00BA63E4" w:rsidRPr="00953072" w:rsidDel="00CC430C">
          <w:delText>call</w:delText>
        </w:r>
        <w:r w:rsidRPr="00953072" w:rsidDel="00CC430C">
          <w:delText xml:space="preserve"> the latter ones “borrowed” concepts.</w:delText>
        </w:r>
      </w:del>
    </w:p>
    <w:p w:rsidR="00BA63E4" w:rsidRPr="00953072" w:rsidDel="00CC430C" w:rsidRDefault="00BA63E4" w:rsidP="00E6654A">
      <w:pPr>
        <w:rPr>
          <w:del w:id="1343" w:author="Arthur Parmentier" w:date="2020-06-05T18:08:00Z"/>
        </w:rPr>
      </w:pPr>
      <w:del w:id="1344" w:author="Arthur Parmentier" w:date="2020-06-05T18:08:00Z">
        <w:r w:rsidRPr="00953072" w:rsidDel="00CC430C">
          <w:delText>One should really think of these concepts as an equivalent of the “noun”, “verb”, “</w:delText>
        </w:r>
        <w:r w:rsidR="00245836" w:rsidRPr="00953072" w:rsidDel="00CC430C">
          <w:delText>adjective” …</w:delText>
        </w:r>
        <w:r w:rsidRPr="00953072" w:rsidDel="00CC430C">
          <w:delText xml:space="preserve"> that are used to describe oral languages that modern societies are familiar with</w:delText>
        </w:r>
        <w:r w:rsidR="008C1CCA" w:rsidRPr="00953072" w:rsidDel="00CC430C">
          <w:delText xml:space="preserve"> in their oral languages.</w:delText>
        </w:r>
      </w:del>
    </w:p>
    <w:p w:rsidR="00245836" w:rsidRPr="00953072" w:rsidDel="00CC430C" w:rsidRDefault="00245836" w:rsidP="00E6654A">
      <w:pPr>
        <w:rPr>
          <w:del w:id="1345" w:author="Arthur Parmentier" w:date="2020-06-05T18:08:00Z"/>
        </w:rPr>
      </w:pPr>
      <w:del w:id="1346" w:author="Arthur Parmentier" w:date="2020-06-05T18:08:00Z">
        <w:r w:rsidRPr="00953072" w:rsidDel="00CC430C">
          <w:delText xml:space="preserve">It is important to note that sign languages (among which, SP) do </w:delText>
        </w:r>
        <w:r w:rsidRPr="00953072" w:rsidDel="00CC430C">
          <w:rPr>
            <w:b/>
            <w:bCs/>
          </w:rPr>
          <w:delText>not</w:delText>
        </w:r>
        <w:r w:rsidRPr="00953072" w:rsidDel="00CC430C">
          <w:delText xml:space="preserve"> use </w:delText>
        </w:r>
        <w:r w:rsidR="00B7667C" w:rsidRPr="00953072" w:rsidDel="00CC430C">
          <w:delText>the same concepts as modern oral languages to describe their grammar.</w:delText>
        </w:r>
      </w:del>
    </w:p>
    <w:p w:rsidR="00BE04C2" w:rsidRPr="00953072" w:rsidRDefault="00BE04C2">
      <w:pPr>
        <w:pStyle w:val="Titre3"/>
      </w:pPr>
      <w:bookmarkStart w:id="1347" w:name="_Toc40025939"/>
      <w:bookmarkStart w:id="1348" w:name="_Toc42259083"/>
      <w:r w:rsidRPr="00953072">
        <w:t>Identifiers</w:t>
      </w:r>
      <w:bookmarkEnd w:id="1347"/>
      <w:bookmarkEnd w:id="1348"/>
    </w:p>
    <w:p w:rsidR="00DE3F01" w:rsidRPr="00953072" w:rsidRDefault="00DE3F01">
      <w:pPr>
        <w:pStyle w:val="Titre3"/>
      </w:pPr>
      <w:bookmarkStart w:id="1349" w:name="_Toc40025940"/>
      <w:bookmarkStart w:id="1350" w:name="_Toc42259084"/>
      <w:r w:rsidRPr="00953072">
        <w:t>Content</w:t>
      </w:r>
      <w:bookmarkEnd w:id="1349"/>
      <w:bookmarkEnd w:id="1350"/>
    </w:p>
    <w:p w:rsidR="00BE04C2" w:rsidRPr="00953072" w:rsidRDefault="00BE04C2">
      <w:pPr>
        <w:pStyle w:val="Titre3"/>
      </w:pPr>
      <w:bookmarkStart w:id="1351" w:name="_Toc40025941"/>
      <w:bookmarkStart w:id="1352" w:name="_Toc42259085"/>
      <w:r w:rsidRPr="00953072">
        <w:t>Modifiers (content parameters)</w:t>
      </w:r>
      <w:bookmarkEnd w:id="1351"/>
      <w:bookmarkEnd w:id="1352"/>
    </w:p>
    <w:p w:rsidR="00C16C06" w:rsidRPr="00953072" w:rsidRDefault="00C16C06">
      <w:pPr>
        <w:pStyle w:val="Titre3"/>
      </w:pPr>
      <w:bookmarkStart w:id="1353" w:name="_Toc40025942"/>
      <w:bookmarkStart w:id="1354" w:name="_Toc42259086"/>
      <w:r w:rsidRPr="00953072">
        <w:t>Mode</w:t>
      </w:r>
      <w:bookmarkEnd w:id="1353"/>
      <w:bookmarkEnd w:id="1354"/>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 xml:space="preserve">(soundpainting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t>.</w:t>
      </w:r>
    </w:p>
    <w:p w:rsidR="00B70897" w:rsidRPr="00953072" w:rsidRDefault="00B70897" w:rsidP="00E6654A">
      <w:pPr>
        <w:pStyle w:val="Paragraphedeliste"/>
        <w:numPr>
          <w:ilvl w:val="1"/>
          <w:numId w:val="8"/>
        </w:numPr>
      </w:pPr>
      <w:r w:rsidRPr="00953072">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1355" w:author="Arthur Parmentier" w:date="2020-05-14T13:28:00Z"/>
        </w:rPr>
      </w:pPr>
      <w:bookmarkStart w:id="1356" w:name="_Toc42259087"/>
      <w:ins w:id="1357" w:author="Arthur Parmentier" w:date="2020-05-14T15:43:00Z">
        <w:r>
          <w:lastRenderedPageBreak/>
          <w:t>Influence of context (from grammar to performance)</w:t>
        </w:r>
      </w:ins>
      <w:bookmarkEnd w:id="1356"/>
      <w:del w:id="1358"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1359" w:name="_Toc40355387"/>
        <w:bookmarkStart w:id="1360" w:name="_Toc40355924"/>
        <w:bookmarkStart w:id="1361" w:name="_Toc40356088"/>
        <w:bookmarkEnd w:id="1359"/>
        <w:bookmarkEnd w:id="1360"/>
        <w:bookmarkEnd w:id="1361"/>
      </w:del>
    </w:p>
    <w:p w:rsidR="003F27F2" w:rsidRPr="003F27F2" w:rsidRDefault="003F27F2">
      <w:pPr>
        <w:pStyle w:val="Titre1"/>
        <w:rPr>
          <w:ins w:id="1362" w:author="Arthur Parmentier" w:date="2020-05-14T15:43:00Z"/>
          <w:rPrChange w:id="1363" w:author="Arthur Parmentier" w:date="2020-05-14T15:43:00Z">
            <w:rPr>
              <w:ins w:id="1364" w:author="Arthur Parmentier" w:date="2020-05-14T15:43:00Z"/>
            </w:rPr>
          </w:rPrChange>
        </w:rPr>
        <w:pPrChange w:id="1365" w:author="Arthur Parmentier" w:date="2020-05-14T15:43:00Z">
          <w:pPr/>
        </w:pPrChange>
      </w:pPr>
      <w:bookmarkStart w:id="1366" w:name="_Toc42259088"/>
      <w:bookmarkEnd w:id="1366"/>
    </w:p>
    <w:p w:rsidR="00B22614" w:rsidRPr="00953072" w:rsidDel="00A84632" w:rsidRDefault="00B22614" w:rsidP="00E6654A">
      <w:pPr>
        <w:rPr>
          <w:del w:id="1367" w:author="Arthur Parmentier" w:date="2020-05-14T13:28:00Z"/>
        </w:rPr>
      </w:pPr>
      <w:bookmarkStart w:id="1368" w:name="_Toc40355388"/>
      <w:bookmarkStart w:id="1369" w:name="_Toc40355925"/>
      <w:bookmarkStart w:id="1370" w:name="_Toc40356089"/>
      <w:bookmarkStart w:id="1371" w:name="_Toc40363697"/>
      <w:bookmarkStart w:id="1372" w:name="_Toc40363760"/>
      <w:bookmarkStart w:id="1373" w:name="_Toc40431469"/>
      <w:bookmarkStart w:id="1374" w:name="_Toc41067197"/>
      <w:bookmarkStart w:id="1375" w:name="_Toc42259012"/>
      <w:bookmarkStart w:id="1376" w:name="_Toc42259089"/>
      <w:bookmarkEnd w:id="1368"/>
      <w:bookmarkEnd w:id="1369"/>
      <w:bookmarkEnd w:id="1370"/>
      <w:bookmarkEnd w:id="1371"/>
      <w:bookmarkEnd w:id="1372"/>
      <w:bookmarkEnd w:id="1373"/>
      <w:bookmarkEnd w:id="1374"/>
      <w:bookmarkEnd w:id="1375"/>
      <w:bookmarkEnd w:id="1376"/>
    </w:p>
    <w:p w:rsidR="00F25194" w:rsidRDefault="00F25194" w:rsidP="00E6654A">
      <w:pPr>
        <w:pStyle w:val="Titre1"/>
        <w:rPr>
          <w:ins w:id="1377" w:author="Arthur Parmentier" w:date="2020-05-15T10:44:00Z"/>
        </w:rPr>
      </w:pPr>
      <w:bookmarkStart w:id="1378" w:name="_Toc42259090"/>
      <w:r w:rsidRPr="00953072">
        <w:t>Soundpainting recognition with Max/MSP</w:t>
      </w:r>
      <w:bookmarkEnd w:id="1378"/>
    </w:p>
    <w:p w:rsidR="00D32387" w:rsidRDefault="00B01D9E">
      <w:pPr>
        <w:rPr>
          <w:ins w:id="1379" w:author="Arthur Parmentier" w:date="2020-05-18T17:13:00Z"/>
        </w:rPr>
      </w:pPr>
      <w:ins w:id="1380" w:author="Arthur Parmentier" w:date="2020-05-15T10:44:00Z">
        <w:r>
          <w:t xml:space="preserve">In this section, </w:t>
        </w:r>
      </w:ins>
      <w:ins w:id="1381" w:author="Arthur Parmentier" w:date="2020-05-15T10:45:00Z">
        <w:r>
          <w:t xml:space="preserve">I will introduce my Max/MSP Soundpainting recognition tool. </w:t>
        </w:r>
      </w:ins>
    </w:p>
    <w:p w:rsidR="00D32387" w:rsidRDefault="00D32387">
      <w:pPr>
        <w:rPr>
          <w:ins w:id="1382" w:author="Arthur Parmentier" w:date="2020-05-18T17:13:00Z"/>
        </w:rPr>
      </w:pPr>
      <w:ins w:id="1383" w:author="Arthur Parmentier" w:date="2020-05-18T17:13:00Z">
        <w:r>
          <w:t>First, w</w:t>
        </w:r>
      </w:ins>
      <w:ins w:id="1384"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1385" w:author="Arthur Parmentier" w:date="2020-05-18T17:10:00Z"/>
        </w:rPr>
      </w:pPr>
      <w:ins w:id="1386" w:author="Arthur Parmentier" w:date="2020-05-15T10:46:00Z">
        <w:r>
          <w:t>Then, we will explore</w:t>
        </w:r>
      </w:ins>
      <w:ins w:id="1387" w:author="Arthur Parmentier" w:date="2020-05-15T10:47:00Z">
        <w:r>
          <w:t xml:space="preserve"> the structure of this tool in a top-bottom approach, in contrast with constructivist model of SP that I presented in previous s</w:t>
        </w:r>
      </w:ins>
      <w:ins w:id="1388" w:author="Arthur Parmentier" w:date="2020-05-15T10:48:00Z">
        <w:r>
          <w:t>ections</w:t>
        </w:r>
      </w:ins>
      <w:ins w:id="1389" w:author="Arthur Parmentier" w:date="2020-05-18T17:14:00Z">
        <w:r w:rsidR="00D32387">
          <w:t>, by discussing the global structure of the program and then taking a deeper look into the features and key objects of each layer.</w:t>
        </w:r>
      </w:ins>
    </w:p>
    <w:p w:rsidR="00CE7ED8" w:rsidRDefault="00D32387">
      <w:pPr>
        <w:rPr>
          <w:ins w:id="1390" w:author="Arthur Parmentier" w:date="2020-05-18T17:16:00Z"/>
        </w:rPr>
      </w:pPr>
      <w:ins w:id="1391" w:author="Arthur Parmentier" w:date="2020-05-18T17:14:00Z">
        <w:r>
          <w:t>Moreover,</w:t>
        </w:r>
      </w:ins>
      <w:ins w:id="1392" w:author="Arthur Parmentier" w:date="2020-05-18T17:10:00Z">
        <w:r w:rsidR="00CE7ED8">
          <w:t xml:space="preserve"> we will</w:t>
        </w:r>
      </w:ins>
      <w:ins w:id="1393" w:author="Arthur Parmentier" w:date="2020-05-18T17:15:00Z">
        <w:r>
          <w:t xml:space="preserve"> </w:t>
        </w:r>
      </w:ins>
      <w:ins w:id="1394" w:author="Arthur Parmentier" w:date="2020-05-18T17:16:00Z">
        <w:r>
          <w:t>investigate</w:t>
        </w:r>
      </w:ins>
      <w:ins w:id="1395" w:author="Arthur Parmentier" w:date="2020-05-18T17:15:00Z">
        <w:r>
          <w:t xml:space="preserve"> basic performance </w:t>
        </w:r>
      </w:ins>
      <w:ins w:id="1396" w:author="Arthur Parmentier" w:date="2020-05-18T17:16:00Z">
        <w:r>
          <w:t>mechanisms to optimize the speed and accuracy of the system.</w:t>
        </w:r>
      </w:ins>
    </w:p>
    <w:p w:rsidR="00D32387" w:rsidRPr="00B01D9E" w:rsidRDefault="00D32387">
      <w:pPr>
        <w:rPr>
          <w:rPrChange w:id="1397" w:author="Arthur Parmentier" w:date="2020-05-15T10:44:00Z">
            <w:rPr/>
          </w:rPrChange>
        </w:rPr>
        <w:pPrChange w:id="1398" w:author="Arthur Parmentier" w:date="2020-05-15T10:44:00Z">
          <w:pPr>
            <w:pStyle w:val="Titre1"/>
          </w:pPr>
        </w:pPrChange>
      </w:pPr>
      <w:ins w:id="1399" w:author="Arthur Parmentier" w:date="2020-05-18T17:16:00Z">
        <w:r>
          <w:t xml:space="preserve">Finally, we will discuss </w:t>
        </w:r>
      </w:ins>
      <w:ins w:id="1400" w:author="Arthur Parmentier" w:date="2020-05-18T17:17:00Z">
        <w:r>
          <w:t>the use of this tool for learning SP in connection with the theoretical aspects discussed in the previous parts. We will look at some implications of the tool for the</w:t>
        </w:r>
      </w:ins>
      <w:ins w:id="1401" w:author="Arthur Parmentier" w:date="2020-05-18T17:18:00Z">
        <w:r>
          <w:t xml:space="preserve"> formalization of SP and hopefully, the future of the language.</w:t>
        </w:r>
      </w:ins>
    </w:p>
    <w:p w:rsidR="00F25194" w:rsidRDefault="00F25194" w:rsidP="00E6654A">
      <w:pPr>
        <w:pStyle w:val="Titre2"/>
        <w:rPr>
          <w:ins w:id="1402" w:author="Arthur Parmentier" w:date="2020-05-15T10:37:00Z"/>
        </w:rPr>
      </w:pPr>
      <w:bookmarkStart w:id="1403" w:name="_Toc42259091"/>
      <w:r w:rsidRPr="00953072">
        <w:t>A new configuration: motivations, goals, workflow &amp; challenges</w:t>
      </w:r>
      <w:bookmarkEnd w:id="1403"/>
    </w:p>
    <w:p w:rsidR="006E7D32" w:rsidRDefault="006E7D32">
      <w:pPr>
        <w:pStyle w:val="Titre3"/>
        <w:rPr>
          <w:ins w:id="1404" w:author="Arthur Parmentier" w:date="2020-05-15T15:41:00Z"/>
        </w:rPr>
        <w:pPrChange w:id="1405" w:author="Arthur Parmentier" w:date="2020-05-15T15:41:00Z">
          <w:pPr/>
        </w:pPrChange>
      </w:pPr>
      <w:bookmarkStart w:id="1406" w:name="_Toc42259092"/>
      <w:ins w:id="1407" w:author="Arthur Parmentier" w:date="2020-05-15T15:41:00Z">
        <w:r>
          <w:t>Motivations</w:t>
        </w:r>
        <w:bookmarkEnd w:id="1406"/>
      </w:ins>
    </w:p>
    <w:p w:rsidR="00124705" w:rsidRDefault="00C261F8" w:rsidP="00B01D9E">
      <w:pPr>
        <w:rPr>
          <w:ins w:id="1408" w:author="Arthur Parmentier" w:date="2020-06-02T18:11:00Z"/>
        </w:rPr>
      </w:pPr>
      <w:ins w:id="1409" w:author="Arthur Parmentier" w:date="2020-05-15T10:51:00Z">
        <w:r>
          <w:t xml:space="preserve">We have seen </w:t>
        </w:r>
      </w:ins>
      <w:ins w:id="1410" w:author="Arthur Parmentier" w:date="2020-05-15T11:07:00Z">
        <w:r w:rsidR="00573005">
          <w:t>previously</w:t>
        </w:r>
      </w:ins>
      <w:ins w:id="1411" w:author="Arthur Parmentier" w:date="2020-05-15T10:52:00Z">
        <w:r>
          <w:t xml:space="preserve"> that SP is used in d</w:t>
        </w:r>
      </w:ins>
      <w:ins w:id="1412" w:author="Arthur Parmentier" w:date="2020-05-15T10:53:00Z">
        <w:r>
          <w:t>ifferent configurations</w:t>
        </w:r>
      </w:ins>
      <w:ins w:id="1413" w:author="Arthur Parmentier" w:date="2020-05-15T10:54:00Z">
        <w:r>
          <w:t xml:space="preserve"> and their </w:t>
        </w:r>
      </w:ins>
      <w:ins w:id="1414" w:author="Arthur Parmentier" w:date="2020-05-15T10:57:00Z">
        <w:r w:rsidR="00124705">
          <w:t>role as a super-</w:t>
        </w:r>
      </w:ins>
      <w:ins w:id="1415" w:author="Arthur Parmentier" w:date="2020-05-15T10:55:00Z">
        <w:r>
          <w:t>structure</w:t>
        </w:r>
      </w:ins>
      <w:ins w:id="1416" w:author="Arthur Parmentier" w:date="2020-06-02T18:05:00Z">
        <w:r w:rsidR="00783AA3">
          <w:t>,</w:t>
        </w:r>
      </w:ins>
      <w:ins w:id="1417" w:author="Arthur Parmentier" w:date="2020-05-15T10:55:00Z">
        <w:r>
          <w:t xml:space="preserve"> </w:t>
        </w:r>
      </w:ins>
      <w:ins w:id="1418" w:author="Arthur Parmentier" w:date="2020-06-02T18:04:00Z">
        <w:r w:rsidR="00783AA3">
          <w:t>defining its set of internal</w:t>
        </w:r>
      </w:ins>
      <w:ins w:id="1419" w:author="Arthur Parmentier" w:date="2020-05-15T10:58:00Z">
        <w:r w:rsidR="00124705">
          <w:t xml:space="preserve"> grammars (modes),</w:t>
        </w:r>
      </w:ins>
      <w:ins w:id="1420" w:author="Arthur Parmentier" w:date="2020-05-15T10:59:00Z">
        <w:r w:rsidR="00124705">
          <w:t xml:space="preserve"> the roles of emitter/receiver (soundpainter/performer) </w:t>
        </w:r>
      </w:ins>
      <w:ins w:id="1421" w:author="Arthur Parmentier" w:date="2020-06-02T18:06:00Z">
        <w:r w:rsidR="00E176C0">
          <w:t>and</w:t>
        </w:r>
      </w:ins>
      <w:ins w:id="1422" w:author="Arthur Parmentier" w:date="2020-05-15T10:59:00Z">
        <w:r w:rsidR="00124705">
          <w:t xml:space="preserve"> the “default parameters”</w:t>
        </w:r>
      </w:ins>
      <w:ins w:id="1423" w:author="Arthur Parmentier" w:date="2020-06-02T18:05:00Z">
        <w:r w:rsidR="00783AA3">
          <w:t xml:space="preserve"> as</w:t>
        </w:r>
      </w:ins>
      <w:ins w:id="1424" w:author="Arthur Parmentier" w:date="2020-05-15T11:00:00Z">
        <w:r w:rsidR="00124705">
          <w:t xml:space="preserve"> context-depend rules </w:t>
        </w:r>
      </w:ins>
      <w:ins w:id="1425" w:author="Arthur Parmentier" w:date="2020-06-02T18:06:00Z">
        <w:r w:rsidR="00783AA3">
          <w:t>for</w:t>
        </w:r>
      </w:ins>
      <w:ins w:id="1426" w:author="Arthur Parmentier" w:date="2020-05-15T11:00:00Z">
        <w:r w:rsidR="00124705">
          <w:t xml:space="preserve"> the performance.</w:t>
        </w:r>
      </w:ins>
    </w:p>
    <w:p w:rsidR="00E176C0" w:rsidRDefault="00E176C0" w:rsidP="00B01D9E">
      <w:pPr>
        <w:rPr>
          <w:ins w:id="1427" w:author="Arthur Parmentier" w:date="2020-06-02T18:34:00Z"/>
        </w:rPr>
      </w:pPr>
      <w:ins w:id="1428" w:author="Arthur Parmentier" w:date="2020-06-02T18:11:00Z">
        <w:r>
          <w:t>By creating a SP recognition tool, I am proposing new configuration</w:t>
        </w:r>
      </w:ins>
      <w:ins w:id="1429" w:author="Arthur Parmentier" w:date="2020-06-02T18:26:00Z">
        <w:r w:rsidR="003D3E7E">
          <w:t>s for</w:t>
        </w:r>
      </w:ins>
      <w:ins w:id="1430" w:author="Arthur Parmentier" w:date="2020-06-02T18:12:00Z">
        <w:r>
          <w:t xml:space="preserve"> SP</w:t>
        </w:r>
      </w:ins>
      <w:ins w:id="1431" w:author="Arthur Parmentier" w:date="2020-06-02T18:26:00Z">
        <w:r w:rsidR="003D3E7E">
          <w:t xml:space="preserve">, in which </w:t>
        </w:r>
      </w:ins>
      <w:ins w:id="1432" w:author="Arthur Parmentier" w:date="2020-06-02T18:27:00Z">
        <w:r w:rsidR="003D3E7E">
          <w:t>a computer</w:t>
        </w:r>
      </w:ins>
      <w:ins w:id="1433" w:author="Arthur Parmentier" w:date="2020-06-02T18:26:00Z">
        <w:r w:rsidR="003D3E7E">
          <w:t xml:space="preserve"> </w:t>
        </w:r>
      </w:ins>
      <w:ins w:id="1434" w:author="Arthur Parmentier" w:date="2020-06-02T18:27:00Z">
        <w:r w:rsidR="003D3E7E">
          <w:t>can</w:t>
        </w:r>
      </w:ins>
      <w:ins w:id="1435" w:author="Arthur Parmentier" w:date="2020-06-02T18:26:00Z">
        <w:r w:rsidR="003D3E7E">
          <w:t xml:space="preserve"> process SP signs</w:t>
        </w:r>
      </w:ins>
      <w:ins w:id="1436" w:author="Arthur Parmentier" w:date="2020-06-02T18:28:00Z">
        <w:r w:rsidR="003D3E7E">
          <w:t xml:space="preserve"> and </w:t>
        </w:r>
      </w:ins>
      <w:ins w:id="1437" w:author="Arthur Parmentier" w:date="2020-06-02T18:29:00Z">
        <w:r w:rsidR="003D3E7E">
          <w:t>take the role of one or several performers at the same time, aside other human performers or not</w:t>
        </w:r>
      </w:ins>
      <w:ins w:id="1438" w:author="Arthur Parmentier" w:date="2020-06-02T18:12:00Z">
        <w:r>
          <w:t>.</w:t>
        </w:r>
      </w:ins>
      <w:ins w:id="1439" w:author="Arthur Parmentier" w:date="2020-06-02T18:30:00Z">
        <w:r w:rsidR="003D3E7E">
          <w:t xml:space="preserve"> At the difference of what is possible with human performers, the program itself can only </w:t>
        </w:r>
      </w:ins>
      <w:ins w:id="1440" w:author="Arthur Parmentier" w:date="2020-06-02T18:31:00Z">
        <w:r w:rsidR="003D3E7E">
          <w:t>recognize sign</w:t>
        </w:r>
      </w:ins>
      <w:ins w:id="1441" w:author="Arthur Parmentier" w:date="2020-06-02T18:37:00Z">
        <w:r w:rsidR="008A1107">
          <w:t>s</w:t>
        </w:r>
      </w:ins>
      <w:ins w:id="1442" w:author="Arthur Parmentier" w:date="2020-06-02T18:31:00Z">
        <w:r w:rsidR="003D3E7E">
          <w:t xml:space="preserve"> from one emitter at the time</w:t>
        </w:r>
      </w:ins>
      <w:ins w:id="1443" w:author="Arthur Parmentier" w:date="2020-06-02T18:33:00Z">
        <w:r w:rsidR="008A1107">
          <w:t xml:space="preserve"> </w:t>
        </w:r>
      </w:ins>
      <w:ins w:id="1444" w:author="Arthur Parmentier" w:date="2020-06-02T18:36:00Z">
        <w:r w:rsidR="008A1107">
          <w:t xml:space="preserve">(the soundpainter) </w:t>
        </w:r>
      </w:ins>
      <w:ins w:id="1445" w:author="Arthur Parmentier" w:date="2020-06-02T18:33:00Z">
        <w:r w:rsidR="008A1107">
          <w:t xml:space="preserve">and cannot emit signs itself. Among </w:t>
        </w:r>
      </w:ins>
      <w:ins w:id="1446"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447" w:author="Arthur Parmentier" w:date="2020-06-02T18:39:00Z"/>
        </w:rPr>
      </w:pPr>
      <w:ins w:id="1448" w:author="Arthur Parmentier" w:date="2020-06-02T18:34:00Z">
        <w:r>
          <w:t>In the first configuration</w:t>
        </w:r>
      </w:ins>
      <w:ins w:id="1449" w:author="Arthur Parmentier" w:date="2020-06-02T18:35:00Z">
        <w:r>
          <w:t xml:space="preserve">, </w:t>
        </w:r>
      </w:ins>
      <w:ins w:id="1450" w:author="Arthur Parmentier" w:date="2020-06-02T18:38:00Z">
        <w:r>
          <w:t xml:space="preserve">the orchestra is </w:t>
        </w:r>
      </w:ins>
      <w:ins w:id="1451" w:author="Arthur Parmentier" w:date="2020-06-02T18:40:00Z">
        <w:r>
          <w:t>simulated by</w:t>
        </w:r>
      </w:ins>
      <w:ins w:id="1452" w:author="Arthur Parmentier" w:date="2020-06-02T18:38:00Z">
        <w:r>
          <w:t xml:space="preserve"> the computer runni</w:t>
        </w:r>
      </w:ins>
      <w:ins w:id="1453" w:author="Arthur Parmentier" w:date="2020-06-02T18:39:00Z">
        <w:r>
          <w:t xml:space="preserve">ng the SP recognition tool </w:t>
        </w:r>
      </w:ins>
      <w:ins w:id="1454" w:author="Arthur Parmentier" w:date="2020-06-02T18:40:00Z">
        <w:r>
          <w:t>(</w:t>
        </w:r>
      </w:ins>
      <w:ins w:id="1455" w:author="Arthur Parmentier" w:date="2020-06-02T18:39:00Z">
        <w:r>
          <w:t>and possibly other digital gear</w:t>
        </w:r>
      </w:ins>
      <w:ins w:id="1456" w:author="Arthur Parmentier" w:date="2020-06-02T18:40:00Z">
        <w:r>
          <w:t>)</w:t>
        </w:r>
      </w:ins>
      <w:ins w:id="1457" w:author="Arthur Parmentier" w:date="2020-06-02T18:39:00Z">
        <w:r>
          <w:t>, without other human performers.</w:t>
        </w:r>
      </w:ins>
    </w:p>
    <w:p w:rsidR="008A1107" w:rsidRDefault="008A1107">
      <w:pPr>
        <w:pStyle w:val="Paragraphedeliste"/>
        <w:numPr>
          <w:ilvl w:val="0"/>
          <w:numId w:val="14"/>
        </w:numPr>
        <w:rPr>
          <w:ins w:id="1458" w:author="Arthur Parmentier" w:date="2020-05-15T11:00:00Z"/>
        </w:rPr>
        <w:pPrChange w:id="1459" w:author="Arthur Parmentier" w:date="2020-06-02T18:34:00Z">
          <w:pPr/>
        </w:pPrChange>
      </w:pPr>
      <w:ins w:id="1460" w:author="Arthur Parmentier" w:date="2020-06-02T18:39:00Z">
        <w:r>
          <w:t xml:space="preserve">In the second configuration, the computer </w:t>
        </w:r>
      </w:ins>
      <w:ins w:id="1461" w:author="Arthur Parmentier" w:date="2020-06-02T18:40:00Z">
        <w:r>
          <w:t>takes the role of single performer inside an orchestra with other human performers.</w:t>
        </w:r>
      </w:ins>
    </w:p>
    <w:p w:rsidR="00B01D9E" w:rsidRDefault="00E176C0" w:rsidP="00B01D9E">
      <w:pPr>
        <w:rPr>
          <w:ins w:id="1462" w:author="Arthur Parmentier" w:date="2020-05-15T11:21:00Z"/>
        </w:rPr>
      </w:pPr>
      <w:ins w:id="1463" w:author="Arthur Parmentier" w:date="2020-06-02T18:10:00Z">
        <w:r>
          <w:t>In general, t</w:t>
        </w:r>
      </w:ins>
      <w:ins w:id="1464" w:author="Arthur Parmentier" w:date="2020-05-15T11:17:00Z">
        <w:r w:rsidR="005E56A8">
          <w:t xml:space="preserve">he </w:t>
        </w:r>
      </w:ins>
      <w:ins w:id="1465" w:author="Arthur Parmentier" w:date="2020-06-02T18:11:00Z">
        <w:r>
          <w:t>choice and use</w:t>
        </w:r>
      </w:ins>
      <w:ins w:id="1466" w:author="Arthur Parmentier" w:date="2020-05-15T11:17:00Z">
        <w:r w:rsidR="005E56A8">
          <w:t xml:space="preserve"> of a specific configuration is motivated by </w:t>
        </w:r>
      </w:ins>
      <w:ins w:id="1467" w:author="Arthur Parmentier" w:date="2020-06-02T18:08:00Z">
        <w:r>
          <w:t>the</w:t>
        </w:r>
      </w:ins>
      <w:ins w:id="1468" w:author="Arthur Parmentier" w:date="2020-06-02T18:07:00Z">
        <w:r>
          <w:t xml:space="preserve"> qualities (in term</w:t>
        </w:r>
      </w:ins>
      <w:ins w:id="1469" w:author="Arthur Parmentier" w:date="2020-06-02T18:08:00Z">
        <w:r>
          <w:t>s</w:t>
        </w:r>
      </w:ins>
      <w:ins w:id="1470" w:author="Arthur Parmentier" w:date="2020-06-02T18:07:00Z">
        <w:r>
          <w:t xml:space="preserve"> of creative processes, special layout, communication rules</w:t>
        </w:r>
      </w:ins>
      <w:ins w:id="1471" w:author="Arthur Parmentier" w:date="2020-06-02T18:08:00Z">
        <w:r>
          <w:t>…) it has for achieving a certain result in the performance</w:t>
        </w:r>
      </w:ins>
      <w:ins w:id="1472" w:author="Arthur Parmentier" w:date="2020-06-02T18:11:00Z">
        <w:r>
          <w:t>.</w:t>
        </w:r>
      </w:ins>
      <w:ins w:id="1473" w:author="Arthur Parmentier" w:date="2020-06-02T18:41:00Z">
        <w:r w:rsidR="008A1107">
          <w:t xml:space="preserve"> Let’s discuss the qualities </w:t>
        </w:r>
      </w:ins>
      <w:ins w:id="1474" w:author="Arthur Parmentier" w:date="2020-06-02T18:46:00Z">
        <w:r w:rsidR="00724CD5">
          <w:t>of these</w:t>
        </w:r>
      </w:ins>
      <w:ins w:id="1475" w:author="Arthur Parmentier" w:date="2020-06-02T18:41:00Z">
        <w:r w:rsidR="008A1107">
          <w:t xml:space="preserve"> two configurations:</w:t>
        </w:r>
      </w:ins>
    </w:p>
    <w:p w:rsidR="0080158F" w:rsidRDefault="008A1107" w:rsidP="0080158F">
      <w:pPr>
        <w:pStyle w:val="Paragraphedeliste"/>
        <w:numPr>
          <w:ilvl w:val="0"/>
          <w:numId w:val="8"/>
        </w:numPr>
        <w:rPr>
          <w:ins w:id="1476" w:author="Arthur Parmentier" w:date="2020-05-15T11:30:00Z"/>
        </w:rPr>
      </w:pPr>
      <w:ins w:id="1477" w:author="Arthur Parmentier" w:date="2020-06-02T18:41:00Z">
        <w:r>
          <w:lastRenderedPageBreak/>
          <w:t xml:space="preserve">In the configuration one, </w:t>
        </w:r>
      </w:ins>
      <w:ins w:id="1478" w:author="Arthur Parmentier" w:date="2020-05-15T11:24:00Z">
        <w:r w:rsidR="0080158F">
          <w:t>such a tool can be used</w:t>
        </w:r>
      </w:ins>
      <w:ins w:id="1479" w:author="Arthur Parmentier" w:date="2020-05-15T11:39:00Z">
        <w:r w:rsidR="000C2232">
          <w:t xml:space="preserve"> </w:t>
        </w:r>
      </w:ins>
      <w:ins w:id="1480" w:author="Arthur Parmentier" w:date="2020-05-15T11:24:00Z">
        <w:r w:rsidR="0080158F">
          <w:t xml:space="preserve">as a learning tool for individuals </w:t>
        </w:r>
      </w:ins>
      <w:ins w:id="1481" w:author="Arthur Parmentier" w:date="2020-05-15T11:25:00Z">
        <w:r w:rsidR="0080158F">
          <w:t>aside the collective approaches to learning SP</w:t>
        </w:r>
      </w:ins>
      <w:ins w:id="1482" w:author="Arthur Parmentier" w:date="2020-05-15T11:26:00Z">
        <w:r w:rsidR="0080158F">
          <w:t xml:space="preserve">. </w:t>
        </w:r>
      </w:ins>
      <w:ins w:id="1483" w:author="Arthur Parmentier" w:date="2020-05-15T11:27:00Z">
        <w:r w:rsidR="0080158F">
          <w:t>As for now, the tool only covers the basic structures of SP</w:t>
        </w:r>
        <w:r w:rsidR="002C0BFC">
          <w:t xml:space="preserve"> and would only be interesting for beginners </w:t>
        </w:r>
      </w:ins>
      <w:ins w:id="1484" w:author="Arthur Parmentier" w:date="2020-05-15T11:28:00Z">
        <w:r w:rsidR="002C0BFC">
          <w:t>in SP</w:t>
        </w:r>
      </w:ins>
      <w:ins w:id="1485" w:author="Arthur Parmentier" w:date="2020-06-02T18:42:00Z">
        <w:r>
          <w:t xml:space="preserve"> or soundpainters</w:t>
        </w:r>
      </w:ins>
      <w:ins w:id="1486" w:author="Arthur Parmentier" w:date="2020-05-15T11:28:00Z">
        <w:r w:rsidR="002C0BFC">
          <w:t xml:space="preserve"> who cannot rehearse with a group.</w:t>
        </w:r>
      </w:ins>
    </w:p>
    <w:p w:rsidR="002C0BFC" w:rsidRDefault="008A1107" w:rsidP="0080158F">
      <w:pPr>
        <w:pStyle w:val="Paragraphedeliste"/>
        <w:numPr>
          <w:ilvl w:val="0"/>
          <w:numId w:val="8"/>
        </w:numPr>
        <w:rPr>
          <w:ins w:id="1487" w:author="Arthur Parmentier" w:date="2020-05-15T11:40:00Z"/>
        </w:rPr>
      </w:pPr>
      <w:ins w:id="1488" w:author="Arthur Parmentier" w:date="2020-06-02T18:43:00Z">
        <w:r>
          <w:t>In both configurations</w:t>
        </w:r>
      </w:ins>
      <w:ins w:id="1489" w:author="Arthur Parmentier" w:date="2020-05-15T11:31:00Z">
        <w:r w:rsidR="002C0BFC">
          <w:t xml:space="preserve">, </w:t>
        </w:r>
      </w:ins>
      <w:ins w:id="1490" w:author="Arthur Parmentier" w:date="2020-05-15T11:32:00Z">
        <w:r w:rsidR="002C0BFC">
          <w:t xml:space="preserve">such a tool is </w:t>
        </w:r>
      </w:ins>
      <w:ins w:id="1491" w:author="Arthur Parmentier" w:date="2020-06-02T18:43:00Z">
        <w:r>
          <w:t>also</w:t>
        </w:r>
      </w:ins>
      <w:ins w:id="1492" w:author="Arthur Parmentier" w:date="2020-05-15T11:32:00Z">
        <w:r w:rsidR="002C0BFC">
          <w:t xml:space="preserve"> interesting</w:t>
        </w:r>
      </w:ins>
      <w:ins w:id="1493" w:author="Arthur Parmentier" w:date="2020-06-02T18:43:00Z">
        <w:r>
          <w:t xml:space="preserve"> even for more advanced soundpainters</w:t>
        </w:r>
      </w:ins>
      <w:ins w:id="1494" w:author="Arthur Parmentier" w:date="2020-05-15T11:39:00Z">
        <w:r w:rsidR="000C2232">
          <w:t xml:space="preserve"> </w:t>
        </w:r>
      </w:ins>
      <w:ins w:id="1495" w:author="Arthur Parmentier" w:date="2020-05-15T11:32:00Z">
        <w:r w:rsidR="002C0BFC">
          <w:t xml:space="preserve">for exploring new areas </w:t>
        </w:r>
      </w:ins>
      <w:ins w:id="1496" w:author="Arthur Parmentier" w:date="2020-05-15T11:34:00Z">
        <w:r w:rsidR="002C0BFC">
          <w:t>of composition</w:t>
        </w:r>
      </w:ins>
      <w:ins w:id="1497" w:author="Arthur Parmentier" w:date="2020-06-02T18:45:00Z">
        <w:r w:rsidR="00724CD5">
          <w:t xml:space="preserve"> with</w:t>
        </w:r>
      </w:ins>
      <w:ins w:id="1498" w:author="Arthur Parmentier" w:date="2020-05-15T11:35:00Z">
        <w:r w:rsidR="002C0BFC">
          <w:t xml:space="preserve"> artificial intelligence, </w:t>
        </w:r>
      </w:ins>
      <w:ins w:id="1499" w:author="Arthur Parmentier" w:date="2020-05-15T11:36:00Z">
        <w:r w:rsidR="002C0BFC">
          <w:t>machine learning and</w:t>
        </w:r>
      </w:ins>
      <w:ins w:id="1500" w:author="Arthur Parmentier" w:date="2020-05-15T11:37:00Z">
        <w:r w:rsidR="002C0BFC">
          <w:t xml:space="preserve"> their complex generative processes.</w:t>
        </w:r>
      </w:ins>
    </w:p>
    <w:p w:rsidR="007D0D3B" w:rsidRDefault="00724CD5" w:rsidP="0080158F">
      <w:pPr>
        <w:pStyle w:val="Paragraphedeliste"/>
        <w:numPr>
          <w:ilvl w:val="0"/>
          <w:numId w:val="8"/>
        </w:numPr>
        <w:rPr>
          <w:ins w:id="1501" w:author="Arthur Parmentier" w:date="2020-06-02T18:48:00Z"/>
        </w:rPr>
      </w:pPr>
      <w:ins w:id="1502" w:author="Arthur Parmentier" w:date="2020-06-02T18:43:00Z">
        <w:r>
          <w:t xml:space="preserve">In </w:t>
        </w:r>
      </w:ins>
      <w:ins w:id="1503" w:author="Arthur Parmentier" w:date="2020-06-02T18:46:00Z">
        <w:r>
          <w:t xml:space="preserve">the second </w:t>
        </w:r>
      </w:ins>
      <w:ins w:id="1504" w:author="Arthur Parmentier" w:date="2020-06-02T18:43:00Z">
        <w:r>
          <w:t>configuration,</w:t>
        </w:r>
      </w:ins>
      <w:ins w:id="1505" w:author="Arthur Parmentier" w:date="2020-06-02T18:44:00Z">
        <w:r>
          <w:t xml:space="preserve"> </w:t>
        </w:r>
      </w:ins>
      <w:ins w:id="1506" w:author="Arthur Parmentier" w:date="2020-05-15T11:42:00Z">
        <w:r w:rsidR="007D0D3B">
          <w:t xml:space="preserve">the tool </w:t>
        </w:r>
      </w:ins>
      <w:ins w:id="1507" w:author="Arthur Parmentier" w:date="2020-06-02T18:47:00Z">
        <w:r>
          <w:t>can</w:t>
        </w:r>
      </w:ins>
      <w:ins w:id="1508" w:author="Arthur Parmentier" w:date="2020-05-15T11:42:00Z">
        <w:r w:rsidR="007D0D3B">
          <w:t xml:space="preserve"> be used as a controller with other digital elements that are already part of the performance</w:t>
        </w:r>
      </w:ins>
      <w:ins w:id="1509" w:author="Arthur Parmentier" w:date="2020-06-02T18:47:00Z">
        <w:r>
          <w:t xml:space="preserve"> and sometimes used by the human performers </w:t>
        </w:r>
      </w:ins>
      <w:ins w:id="1510" w:author="Arthur Parmentier" w:date="2020-06-02T18:48:00Z">
        <w:r>
          <w:t>themselves:</w:t>
        </w:r>
      </w:ins>
      <w:ins w:id="1511" w:author="Arthur Parmentier" w:date="2020-05-15T11:42:00Z">
        <w:r w:rsidR="007D0D3B">
          <w:t xml:space="preserve"> effect processors, amplification mechanisms</w:t>
        </w:r>
      </w:ins>
      <w:ins w:id="1512" w:author="Arthur Parmentier" w:date="2020-05-15T11:43:00Z">
        <w:r w:rsidR="007D0D3B">
          <w:t>, mixing devices, recording devices and m</w:t>
        </w:r>
      </w:ins>
      <w:ins w:id="1513" w:author="Arthur Parmentier" w:date="2020-06-02T18:48:00Z">
        <w:r>
          <w:t>uch more</w:t>
        </w:r>
      </w:ins>
      <w:ins w:id="1514" w:author="Arthur Parmentier" w:date="2020-05-15T11:43:00Z">
        <w:r w:rsidR="007D0D3B">
          <w:t xml:space="preserve">. It is </w:t>
        </w:r>
      </w:ins>
      <w:ins w:id="1515" w:author="Arthur Parmentier" w:date="2020-05-15T11:44:00Z">
        <w:r w:rsidR="007D0D3B">
          <w:t>sometimes</w:t>
        </w:r>
      </w:ins>
      <w:ins w:id="1516" w:author="Arthur Parmentier" w:date="2020-05-15T11:43:00Z">
        <w:r w:rsidR="007D0D3B">
          <w:t xml:space="preserve"> the case that such elements </w:t>
        </w:r>
      </w:ins>
      <w:ins w:id="1517" w:author="Arthur Parmentier" w:date="2020-05-15T12:15:00Z">
        <w:r w:rsidR="00736DF0">
          <w:t>cannot be controlled</w:t>
        </w:r>
      </w:ins>
      <w:ins w:id="1518" w:author="Arthur Parmentier" w:date="2020-05-15T11:43:00Z">
        <w:r w:rsidR="007D0D3B">
          <w:t xml:space="preserve"> real-time performance because of the complexi</w:t>
        </w:r>
      </w:ins>
      <w:ins w:id="1519" w:author="Arthur Parmentier" w:date="2020-05-15T11:44:00Z">
        <w:r w:rsidR="007D0D3B">
          <w:t xml:space="preserve">ty of their interface or controls, or that it requires </w:t>
        </w:r>
      </w:ins>
      <w:ins w:id="1520" w:author="Arthur Parmentier" w:date="2020-05-15T11:45:00Z">
        <w:r w:rsidR="007D0D3B">
          <w:t>performers to manipulate them. The interfacing possibilities offered by Max/MSP makes it an ideal choice for contro</w:t>
        </w:r>
      </w:ins>
      <w:ins w:id="1521" w:author="Arthur Parmentier" w:date="2020-05-15T11:46:00Z">
        <w:r w:rsidR="007D0D3B">
          <w:t>lling these devices within the SP language directly</w:t>
        </w:r>
      </w:ins>
      <w:ins w:id="1522" w:author="Arthur Parmentier" w:date="2020-05-15T12:16:00Z">
        <w:r w:rsidR="00736DF0">
          <w:t>.</w:t>
        </w:r>
      </w:ins>
    </w:p>
    <w:p w:rsidR="00705639" w:rsidRDefault="00705639" w:rsidP="00705639">
      <w:pPr>
        <w:rPr>
          <w:ins w:id="1523" w:author="Arthur Parmentier" w:date="2020-06-02T18:55:00Z"/>
        </w:rPr>
      </w:pPr>
      <w:ins w:id="1524" w:author="Arthur Parmentier" w:date="2020-06-02T18:48:00Z">
        <w:r>
          <w:t>Of course, there are other possible config</w:t>
        </w:r>
      </w:ins>
      <w:ins w:id="1525" w:author="Arthur Parmentier" w:date="2020-06-02T18:49:00Z">
        <w:r>
          <w:t>urations in which people would want to use the tool</w:t>
        </w:r>
      </w:ins>
      <w:ins w:id="1526" w:author="Arthur Parmentier" w:date="2020-06-02T18:51:00Z">
        <w:r>
          <w:t xml:space="preserve">, such as remote performances over internet, where the tool </w:t>
        </w:r>
      </w:ins>
      <w:ins w:id="1527" w:author="Arthur Parmentier" w:date="2020-06-02T18:52:00Z">
        <w:r>
          <w:t>could act as a</w:t>
        </w:r>
      </w:ins>
      <w:ins w:id="1528" w:author="Arthur Parmentier" w:date="2020-06-02T18:53:00Z">
        <w:r>
          <w:t xml:space="preserve">n interpreter </w:t>
        </w:r>
      </w:ins>
      <w:ins w:id="1529" w:author="Arthur Parmentier" w:date="2020-06-02T18:54:00Z">
        <w:r w:rsidR="004E0B5A">
          <w:t xml:space="preserve">from video to words and simple parameters </w:t>
        </w:r>
      </w:ins>
      <w:ins w:id="1530" w:author="Arthur Parmentier" w:date="2020-06-02T18:53:00Z">
        <w:r>
          <w:t>for reducing the bandwidth of the information to pass over internet</w:t>
        </w:r>
      </w:ins>
      <w:ins w:id="1531" w:author="Arthur Parmentier" w:date="2020-06-02T18:54:00Z">
        <w:r w:rsidR="004E0B5A">
          <w:t>.</w:t>
        </w:r>
      </w:ins>
    </w:p>
    <w:p w:rsidR="006D10E9" w:rsidRDefault="006D10E9" w:rsidP="006D10E9">
      <w:pPr>
        <w:pStyle w:val="Titre3"/>
        <w:rPr>
          <w:ins w:id="1532" w:author="Arthur Parmentier" w:date="2020-05-15T15:41:00Z"/>
        </w:rPr>
      </w:pPr>
      <w:bookmarkStart w:id="1533" w:name="_Toc42259093"/>
      <w:ins w:id="1534" w:author="Arthur Parmentier" w:date="2020-05-15T15:41:00Z">
        <w:r>
          <w:t>Goals</w:t>
        </w:r>
        <w:bookmarkEnd w:id="1533"/>
      </w:ins>
    </w:p>
    <w:p w:rsidR="006054A3" w:rsidRDefault="006054A3" w:rsidP="006054A3">
      <w:pPr>
        <w:rPr>
          <w:ins w:id="1535" w:author="Arthur Parmentier" w:date="2020-05-15T15:43:00Z"/>
        </w:rPr>
      </w:pPr>
      <w:ins w:id="1536" w:author="Arthur Parmentier" w:date="2020-05-15T15:42:00Z">
        <w:r>
          <w:t xml:space="preserve">In the frame of </w:t>
        </w:r>
      </w:ins>
      <w:ins w:id="1537" w:author="Arthur Parmentier" w:date="2020-06-02T19:02:00Z">
        <w:r w:rsidR="00B64BAF">
          <w:t>my</w:t>
        </w:r>
      </w:ins>
      <w:ins w:id="1538" w:author="Arthur Parmentier" w:date="2020-05-15T15:42:00Z">
        <w:r>
          <w:t xml:space="preserve"> master thesis, I have chosen</w:t>
        </w:r>
      </w:ins>
      <w:ins w:id="1539" w:author="Arthur Parmentier" w:date="2020-05-15T22:16:00Z">
        <w:r w:rsidR="00D57E4A">
          <w:t xml:space="preserve"> to </w:t>
        </w:r>
      </w:ins>
      <w:ins w:id="1540" w:author="Arthur Parmentier" w:date="2020-05-15T22:25:00Z">
        <w:r w:rsidR="00E85217">
          <w:t>focus on the use case of my tool as a learning tool</w:t>
        </w:r>
      </w:ins>
      <w:ins w:id="1541" w:author="Arthur Parmentier" w:date="2020-06-02T18:58:00Z">
        <w:r w:rsidR="001C55EF">
          <w:t xml:space="preserve"> in the first configuration (simulation of the whole SP orchestra)</w:t>
        </w:r>
      </w:ins>
      <w:ins w:id="1542" w:author="Arthur Parmentier" w:date="2020-05-15T22:25:00Z">
        <w:r w:rsidR="00E85217">
          <w:t>.</w:t>
        </w:r>
      </w:ins>
    </w:p>
    <w:p w:rsidR="006054A3" w:rsidRDefault="00A43C46" w:rsidP="006054A3">
      <w:pPr>
        <w:rPr>
          <w:ins w:id="1543" w:author="Arthur Parmentier" w:date="2020-05-15T15:44:00Z"/>
        </w:rPr>
      </w:pPr>
      <w:ins w:id="1544" w:author="Arthur Parmentier" w:date="2020-05-15T22:02:00Z">
        <w:r>
          <w:t xml:space="preserve">In analogy with the </w:t>
        </w:r>
      </w:ins>
      <w:ins w:id="1545" w:author="Arthur Parmentier" w:date="2020-05-15T22:03:00Z">
        <w:r>
          <w:t>constructivist</w:t>
        </w:r>
      </w:ins>
      <w:ins w:id="1546" w:author="Arthur Parmentier" w:date="2020-05-15T22:02:00Z">
        <w:r>
          <w:t xml:space="preserve"> mode</w:t>
        </w:r>
      </w:ins>
      <w:ins w:id="1547" w:author="Arthur Parmentier" w:date="2020-05-15T22:03:00Z">
        <w:r>
          <w:t>l we discussed previously, we know that the</w:t>
        </w:r>
      </w:ins>
      <w:ins w:id="1548" w:author="Arthur Parmentier" w:date="2020-05-15T15:44:00Z">
        <w:r w:rsidR="006054A3">
          <w:t xml:space="preserve"> learning tool must have </w:t>
        </w:r>
      </w:ins>
      <w:ins w:id="1549" w:author="Arthur Parmentier" w:date="2020-05-15T22:12:00Z">
        <w:r w:rsidR="002A46D5">
          <w:t xml:space="preserve">at least </w:t>
        </w:r>
      </w:ins>
      <w:ins w:id="1550" w:author="Arthur Parmentier" w:date="2020-05-15T15:44:00Z">
        <w:r w:rsidR="006054A3">
          <w:t>the following features:</w:t>
        </w:r>
      </w:ins>
    </w:p>
    <w:p w:rsidR="002408AA" w:rsidRDefault="002408AA">
      <w:pPr>
        <w:pStyle w:val="Paragraphedeliste"/>
        <w:numPr>
          <w:ilvl w:val="0"/>
          <w:numId w:val="23"/>
        </w:numPr>
        <w:rPr>
          <w:ins w:id="1551" w:author="Arthur Parmentier" w:date="2020-05-15T22:02:00Z"/>
        </w:rPr>
      </w:pPr>
      <w:ins w:id="1552" w:author="Arthur Parmentier" w:date="2020-05-15T21:59:00Z">
        <w:r>
          <w:t>A</w:t>
        </w:r>
      </w:ins>
      <w:ins w:id="1553" w:author="Arthur Parmentier" w:date="2020-05-15T22:00:00Z">
        <w:r>
          <w:t xml:space="preserve"> mechanism of sign </w:t>
        </w:r>
      </w:ins>
      <w:ins w:id="1554" w:author="Arthur Parmentier" w:date="2020-06-02T18:59:00Z">
        <w:r w:rsidR="00964E49">
          <w:t xml:space="preserve">&amp; dictionary </w:t>
        </w:r>
      </w:ins>
      <w:ins w:id="1555" w:author="Arthur Parmentier" w:date="2020-05-15T22:00:00Z">
        <w:r>
          <w:t>creation</w:t>
        </w:r>
      </w:ins>
    </w:p>
    <w:p w:rsidR="00A43C46" w:rsidRDefault="004C63B5" w:rsidP="006054A3">
      <w:pPr>
        <w:pStyle w:val="Paragraphedeliste"/>
        <w:numPr>
          <w:ilvl w:val="0"/>
          <w:numId w:val="23"/>
        </w:numPr>
        <w:rPr>
          <w:ins w:id="1556" w:author="Arthur Parmentier" w:date="2020-05-15T22:04:00Z"/>
        </w:rPr>
      </w:pPr>
      <w:ins w:id="1557" w:author="Arthur Parmentier" w:date="2020-05-15T22:04:00Z">
        <w:r>
          <w:t xml:space="preserve">A </w:t>
        </w:r>
      </w:ins>
      <w:ins w:id="1558" w:author="Arthur Parmentier" w:date="2020-06-02T18:59:00Z">
        <w:r w:rsidR="00964E49">
          <w:t>mechanism of classification between different signs and parametrization of different positions in</w:t>
        </w:r>
      </w:ins>
      <w:ins w:id="1559" w:author="Arthur Parmentier" w:date="2020-06-02T19:00:00Z">
        <w:r w:rsidR="00964E49">
          <w:t xml:space="preserve"> the body space</w:t>
        </w:r>
      </w:ins>
    </w:p>
    <w:p w:rsidR="004C63B5" w:rsidRDefault="004C63B5" w:rsidP="006054A3">
      <w:pPr>
        <w:pStyle w:val="Paragraphedeliste"/>
        <w:numPr>
          <w:ilvl w:val="0"/>
          <w:numId w:val="23"/>
        </w:numPr>
        <w:rPr>
          <w:ins w:id="1560" w:author="Arthur Parmentier" w:date="2020-05-15T22:10:00Z"/>
        </w:rPr>
      </w:pPr>
      <w:ins w:id="1561" w:author="Arthur Parmentier" w:date="2020-05-15T22:08:00Z">
        <w:r>
          <w:t>One or several grammatical systems</w:t>
        </w:r>
      </w:ins>
      <w:ins w:id="1562" w:author="Arthur Parmentier" w:date="2020-05-15T22:09:00Z">
        <w:r>
          <w:t xml:space="preserve"> </w:t>
        </w:r>
      </w:ins>
      <w:ins w:id="1563"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564" w:author="Arthur Parmentier" w:date="2020-05-15T22:12:00Z"/>
        </w:rPr>
      </w:pPr>
      <w:ins w:id="1565" w:author="Arthur Parmentier" w:date="2020-05-15T22:11:00Z">
        <w:r>
          <w:t>Audio/visual feedback in response to the soundpainter’s requests</w:t>
        </w:r>
      </w:ins>
    </w:p>
    <w:p w:rsidR="00D57E4A" w:rsidRPr="006054A3" w:rsidRDefault="003D5D5B">
      <w:pPr>
        <w:rPr>
          <w:rPrChange w:id="1566" w:author="Arthur Parmentier" w:date="2020-05-15T15:41:00Z">
            <w:rPr/>
          </w:rPrChange>
        </w:rPr>
        <w:pPrChange w:id="1567" w:author="Arthur Parmentier" w:date="2020-05-15T22:12:00Z">
          <w:pPr>
            <w:pStyle w:val="Titre2"/>
          </w:pPr>
        </w:pPrChange>
      </w:pPr>
      <w:ins w:id="1568" w:author="Arthur Parmentier" w:date="2020-05-16T10:46:00Z">
        <w:r>
          <w:t xml:space="preserve">The goal of my </w:t>
        </w:r>
      </w:ins>
      <w:ins w:id="1569" w:author="Arthur Parmentier" w:date="2020-06-02T19:03:00Z">
        <w:r w:rsidR="004C2F74">
          <w:t>project</w:t>
        </w:r>
      </w:ins>
      <w:ins w:id="1570" w:author="Arthur Parmentier" w:date="2020-05-16T10:46:00Z">
        <w:r>
          <w:t xml:space="preserve"> </w:t>
        </w:r>
      </w:ins>
      <w:ins w:id="1571" w:author="Arthur Parmentier" w:date="2020-06-02T19:03:00Z">
        <w:r w:rsidR="004C2F74">
          <w:t>is</w:t>
        </w:r>
      </w:ins>
      <w:ins w:id="1572" w:author="Arthur Parmentier" w:date="2020-05-16T10:47:00Z">
        <w:r>
          <w:t xml:space="preserve"> to implement these features</w:t>
        </w:r>
      </w:ins>
      <w:ins w:id="1573" w:author="Arthur Parmentier" w:date="2020-05-16T10:50:00Z">
        <w:r>
          <w:t>, focusing on only one mode (the default SP mode) and implementing an audio feedback by simulating a small orchestra.</w:t>
        </w:r>
      </w:ins>
    </w:p>
    <w:p w:rsidR="00F25194" w:rsidRDefault="00F25194" w:rsidP="00E6654A">
      <w:pPr>
        <w:pStyle w:val="Titre2"/>
        <w:rPr>
          <w:ins w:id="1574" w:author="Arthur Parmentier" w:date="2020-05-22T19:13:00Z"/>
        </w:rPr>
      </w:pPr>
      <w:bookmarkStart w:id="1575" w:name="_Toc42259094"/>
      <w:r w:rsidRPr="00953072">
        <w:t>The big picture</w:t>
      </w:r>
      <w:bookmarkEnd w:id="1575"/>
      <w:del w:id="1576" w:author="Arthur Parmentier" w:date="2020-05-22T19:13:00Z">
        <w:r w:rsidRPr="00953072" w:rsidDel="00195BC6">
          <w:delText>: general description of the system</w:delText>
        </w:r>
      </w:del>
    </w:p>
    <w:p w:rsidR="00195BC6" w:rsidRPr="00195BC6" w:rsidRDefault="00195BC6">
      <w:pPr>
        <w:pStyle w:val="Titre3"/>
        <w:rPr>
          <w:ins w:id="1577" w:author="Arthur Parmentier" w:date="2020-05-16T10:55:00Z"/>
          <w:rPrChange w:id="1578" w:author="Arthur Parmentier" w:date="2020-05-22T19:13:00Z">
            <w:rPr>
              <w:ins w:id="1579" w:author="Arthur Parmentier" w:date="2020-05-16T10:55:00Z"/>
            </w:rPr>
          </w:rPrChange>
        </w:rPr>
        <w:pPrChange w:id="1580" w:author="Arthur Parmentier" w:date="2020-05-22T19:13:00Z">
          <w:pPr>
            <w:pStyle w:val="Titre2"/>
          </w:pPr>
        </w:pPrChange>
      </w:pPr>
      <w:bookmarkStart w:id="1581" w:name="_Toc42259095"/>
      <w:ins w:id="1582" w:author="Arthur Parmentier" w:date="2020-05-22T19:13:00Z">
        <w:r>
          <w:t>General overview of the system</w:t>
        </w:r>
      </w:ins>
      <w:bookmarkEnd w:id="1581"/>
    </w:p>
    <w:p w:rsidR="00672C10" w:rsidRDefault="00FD4109" w:rsidP="00672C10">
      <w:pPr>
        <w:rPr>
          <w:ins w:id="1583" w:author="Arthur Parmentier" w:date="2020-05-18T14:35:00Z"/>
        </w:rPr>
      </w:pPr>
      <w:ins w:id="1584" w:author="Arthur Parmentier" w:date="2020-06-02T19:04:00Z">
        <w:r>
          <w:t>These goals and</w:t>
        </w:r>
      </w:ins>
      <w:ins w:id="1585" w:author="Arthur Parmentier" w:date="2020-05-16T11:00:00Z">
        <w:r w:rsidR="00672C10">
          <w:t xml:space="preserve"> the construc</w:t>
        </w:r>
      </w:ins>
      <w:ins w:id="1586" w:author="Arthur Parmentier" w:date="2020-05-16T11:01:00Z">
        <w:r w:rsidR="00672C10">
          <w:t>tivist approach to SP</w:t>
        </w:r>
      </w:ins>
      <w:ins w:id="1587" w:author="Arthur Parmentier" w:date="2020-05-22T19:07:00Z">
        <w:r w:rsidR="00BD79EF">
          <w:t xml:space="preserve"> that was </w:t>
        </w:r>
      </w:ins>
      <w:ins w:id="1588" w:author="Arthur Parmentier" w:date="2020-05-22T19:08:00Z">
        <w:r w:rsidR="00BD79EF">
          <w:t>presented in the previous parts</w:t>
        </w:r>
      </w:ins>
      <w:ins w:id="1589" w:author="Arthur Parmentier" w:date="2020-05-16T11:01:00Z">
        <w:r w:rsidR="00672C10">
          <w:t xml:space="preserve"> </w:t>
        </w:r>
      </w:ins>
      <w:ins w:id="1590" w:author="Arthur Parmentier" w:date="2020-06-02T19:04:00Z">
        <w:r>
          <w:t>are</w:t>
        </w:r>
      </w:ins>
      <w:ins w:id="1591" w:author="Arthur Parmentier" w:date="2020-05-16T11:01:00Z">
        <w:r w:rsidR="00672C10">
          <w:t xml:space="preserve"> direct inspiration</w:t>
        </w:r>
      </w:ins>
      <w:ins w:id="1592" w:author="Arthur Parmentier" w:date="2020-06-02T19:04:00Z">
        <w:r>
          <w:t>s</w:t>
        </w:r>
      </w:ins>
      <w:ins w:id="1593" w:author="Arthur Parmentier" w:date="2020-05-16T11:01:00Z">
        <w:r w:rsidR="00672C10">
          <w:t xml:space="preserve"> for </w:t>
        </w:r>
      </w:ins>
      <w:ins w:id="1594" w:author="Arthur Parmentier" w:date="2020-06-02T19:04:00Z">
        <w:r>
          <w:t>building the recognition</w:t>
        </w:r>
      </w:ins>
      <w:ins w:id="1595" w:author="Arthur Parmentier" w:date="2020-05-16T11:01:00Z">
        <w:r w:rsidR="00672C10">
          <w:t xml:space="preserve"> </w:t>
        </w:r>
      </w:ins>
      <w:ins w:id="1596" w:author="Arthur Parmentier" w:date="2020-06-02T19:04:00Z">
        <w:r>
          <w:t>with</w:t>
        </w:r>
      </w:ins>
      <w:ins w:id="1597" w:author="Arthur Parmentier" w:date="2020-05-16T11:01:00Z">
        <w:r w:rsidR="00672C10">
          <w:t xml:space="preserve"> several independent layers</w:t>
        </w:r>
      </w:ins>
      <w:ins w:id="1598" w:author="Arthur Parmentier" w:date="2020-05-18T14:33:00Z">
        <w:r w:rsidR="007A0B34">
          <w:t xml:space="preserve">, that are represented in </w:t>
        </w:r>
      </w:ins>
      <w:ins w:id="1599" w:author="Arthur Parmentier" w:date="2020-05-18T14:34:00Z">
        <w:r w:rsidR="007A0B34">
          <w:fldChar w:fldCharType="begin"/>
        </w:r>
        <w:r w:rsidR="007A0B34">
          <w:instrText xml:space="preserve"> REF _Ref40704902 \h </w:instrText>
        </w:r>
      </w:ins>
      <w:r w:rsidR="007A0B34">
        <w:fldChar w:fldCharType="separate"/>
      </w:r>
      <w:ins w:id="1600" w:author="Arthur Parmentier" w:date="2020-05-18T14:34:00Z">
        <w:r w:rsidR="007A0B34">
          <w:t xml:space="preserve">Figure </w:t>
        </w:r>
        <w:r w:rsidR="007A0B34">
          <w:rPr>
            <w:noProof/>
          </w:rPr>
          <w:t>1</w:t>
        </w:r>
        <w:r w:rsidR="007A0B34">
          <w:fldChar w:fldCharType="end"/>
        </w:r>
      </w:ins>
      <w:ins w:id="1601" w:author="Arthur Parmentier" w:date="2020-05-18T14:35:00Z">
        <w:r w:rsidR="007A0B34">
          <w:t>.</w:t>
        </w:r>
      </w:ins>
    </w:p>
    <w:p w:rsidR="00040E14" w:rsidRDefault="00E43538" w:rsidP="00672C10">
      <w:pPr>
        <w:rPr>
          <w:ins w:id="1602" w:author="Arthur Parmentier" w:date="2020-06-02T19:15:00Z"/>
        </w:rPr>
      </w:pPr>
      <w:ins w:id="1603" w:author="Arthur Parmentier" w:date="2020-05-18T14:36:00Z">
        <w:r>
          <w:lastRenderedPageBreak/>
          <w:t xml:space="preserve">Each layer </w:t>
        </w:r>
      </w:ins>
      <w:ins w:id="1604" w:author="Arthur Parmentier" w:date="2020-06-02T19:05:00Z">
        <w:r w:rsidR="00040E14">
          <w:t xml:space="preserve">has a </w:t>
        </w:r>
      </w:ins>
      <w:ins w:id="1605" w:author="Arthur Parmentier" w:date="2020-06-02T19:06:00Z">
        <w:r w:rsidR="00040E14">
          <w:t>particular function</w:t>
        </w:r>
      </w:ins>
      <w:ins w:id="1606" w:author="Arthur Parmentier" w:date="2020-06-02T19:05:00Z">
        <w:r w:rsidR="00040E14">
          <w:t xml:space="preserve"> that </w:t>
        </w:r>
      </w:ins>
      <w:ins w:id="1607" w:author="Arthur Parmentier" w:date="2020-06-02T19:06:00Z">
        <w:r w:rsidR="00040E14">
          <w:t>the user should easily be able to interpret.</w:t>
        </w:r>
      </w:ins>
      <w:ins w:id="1608" w:author="Arthur Parmentier" w:date="2020-06-02T19:07:00Z">
        <w:r w:rsidR="00040E14">
          <w:t xml:space="preserve"> Inside each layer are different processes and objects that the user interacts </w:t>
        </w:r>
      </w:ins>
      <w:ins w:id="1609" w:author="Arthur Parmentier" w:date="2020-06-02T19:09:00Z">
        <w:r w:rsidR="00040E14">
          <w:t>superficially with from</w:t>
        </w:r>
      </w:ins>
      <w:ins w:id="1610" w:author="Arthur Parmentier" w:date="2020-06-02T19:08:00Z">
        <w:r w:rsidR="00040E14">
          <w:t xml:space="preserve"> the interface of the pro</w:t>
        </w:r>
      </w:ins>
      <w:ins w:id="1611" w:author="Arthur Parmentier" w:date="2020-06-02T19:09:00Z">
        <w:r w:rsidR="00040E14">
          <w:t>gram.</w:t>
        </w:r>
      </w:ins>
      <w:ins w:id="1612" w:author="Arthur Parmentier" w:date="2020-06-02T19:10:00Z">
        <w:r w:rsidR="00040E14">
          <w:t xml:space="preserve"> For transparency, I have put in </w:t>
        </w:r>
      </w:ins>
      <w:ins w:id="1613" w:author="Arthur Parmentier" w:date="2020-06-03T17:22:00Z">
        <w:r w:rsidR="003A23BB">
          <w:t>white</w:t>
        </w:r>
      </w:ins>
      <w:ins w:id="1614" w:author="Arthur Parmentier" w:date="2020-06-02T19:10:00Z">
        <w:r w:rsidR="00040E14">
          <w:t xml:space="preserve"> the parts that I built myself and in </w:t>
        </w:r>
      </w:ins>
      <w:ins w:id="1615" w:author="Arthur Parmentier" w:date="2020-06-03T17:22:00Z">
        <w:r w:rsidR="003A23BB">
          <w:t>blue</w:t>
        </w:r>
      </w:ins>
      <w:ins w:id="1616" w:author="Arthur Parmentier" w:date="2020-06-02T19:10:00Z">
        <w:r w:rsidR="00040E14">
          <w:t xml:space="preserve"> the parts that are either taken </w:t>
        </w:r>
      </w:ins>
      <w:ins w:id="1617" w:author="Arthur Parmentier" w:date="2020-06-02T19:11:00Z">
        <w:r w:rsidR="00040E14">
          <w:t>from other works</w:t>
        </w:r>
      </w:ins>
      <w:ins w:id="1618" w:author="Arthur Parmentier" w:date="2020-06-02T19:33:00Z">
        <w:r w:rsidR="00351FEC">
          <w:rPr>
            <w:rStyle w:val="Appelnotedebasdep"/>
          </w:rPr>
          <w:footnoteReference w:id="22"/>
        </w:r>
      </w:ins>
      <w:ins w:id="1621" w:author="Arthur Parmentier" w:date="2020-06-02T19:11:00Z">
        <w:r w:rsidR="00040E14">
          <w:t xml:space="preserve"> </w:t>
        </w:r>
      </w:ins>
      <w:ins w:id="1622" w:author="Arthur Parmentier" w:date="2020-06-03T17:22:00Z">
        <w:r w:rsidR="003A23BB">
          <w:t>or</w:t>
        </w:r>
      </w:ins>
      <w:ins w:id="1623" w:author="Arthur Parmentier" w:date="2020-06-02T19:11:00Z">
        <w:r w:rsidR="00040E14">
          <w:t xml:space="preserve"> only slightly modified for my project.</w:t>
        </w:r>
      </w:ins>
    </w:p>
    <w:p w:rsidR="007D7578" w:rsidRDefault="007D7578" w:rsidP="00672C10">
      <w:pPr>
        <w:rPr>
          <w:ins w:id="1624" w:author="Arthur Parmentier" w:date="2020-06-02T19:26:00Z"/>
        </w:rPr>
      </w:pPr>
      <w:ins w:id="1625" w:author="Arthur Parmentier" w:date="2020-06-02T19:26:00Z">
        <w:r>
          <w:t>At the interface l</w:t>
        </w:r>
      </w:ins>
      <w:ins w:id="1626" w:author="Arthur Parmentier" w:date="2020-06-02T19:32:00Z">
        <w:r w:rsidR="00B61700">
          <w:t>evel</w:t>
        </w:r>
      </w:ins>
      <w:ins w:id="1627" w:author="Arthur Parmentier" w:date="2020-06-02T19:26:00Z">
        <w:r>
          <w:t>, all</w:t>
        </w:r>
      </w:ins>
      <w:ins w:id="1628" w:author="Arthur Parmentier" w:date="2020-06-02T19:16:00Z">
        <w:r w:rsidR="00FF3359">
          <w:t xml:space="preserve"> layers are implemented inside </w:t>
        </w:r>
      </w:ins>
      <w:ins w:id="1629" w:author="Arthur Parmentier" w:date="2020-06-02T19:17:00Z">
        <w:r w:rsidR="00FF3359">
          <w:t>Max/MSP, a graphical programming environment designed by IRCAM and optimized for real-time applications.</w:t>
        </w:r>
      </w:ins>
      <w:ins w:id="1630" w:author="Arthur Parmentier" w:date="2020-06-02T19:18:00Z">
        <w:r w:rsidR="00FF3359">
          <w:t xml:space="preserve"> </w:t>
        </w:r>
      </w:ins>
      <w:ins w:id="1631" w:author="Arthur Parmentier" w:date="2020-06-02T22:57:00Z">
        <w:r w:rsidR="004B04FD">
          <w:t>T</w:t>
        </w:r>
      </w:ins>
      <w:ins w:id="1632" w:author="Arthur Parmentier" w:date="2020-06-02T22:55:00Z">
        <w:r w:rsidR="004B04FD">
          <w:t>he user interface has a ver</w:t>
        </w:r>
      </w:ins>
      <w:ins w:id="1633" w:author="Arthur Parmentier" w:date="2020-06-02T22:56:00Z">
        <w:r w:rsidR="004B04FD">
          <w:t xml:space="preserve">y basic look and design. The user can see the whole patcher in the main window and </w:t>
        </w:r>
      </w:ins>
      <w:ins w:id="1634" w:author="Arthur Parmentier" w:date="2020-06-02T22:57:00Z">
        <w:r w:rsidR="005C333E">
          <w:t xml:space="preserve">is </w:t>
        </w:r>
      </w:ins>
      <w:ins w:id="1635" w:author="Arthur Parmentier" w:date="2020-06-02T22:56:00Z">
        <w:r w:rsidR="004B04FD">
          <w:t xml:space="preserve">also </w:t>
        </w:r>
      </w:ins>
      <w:ins w:id="1636" w:author="Arthur Parmentier" w:date="2020-06-02T22:57:00Z">
        <w:r w:rsidR="005C333E">
          <w:t xml:space="preserve">able to </w:t>
        </w:r>
      </w:ins>
      <w:ins w:id="1637" w:author="Arthur Parmentier" w:date="2020-06-02T22:56:00Z">
        <w:r w:rsidR="004B04FD">
          <w:t>access</w:t>
        </w:r>
      </w:ins>
      <w:ins w:id="1638" w:author="Arthur Parmentier" w:date="2020-06-02T22:57:00Z">
        <w:r w:rsidR="004B04FD">
          <w:t xml:space="preserve"> specific </w:t>
        </w:r>
      </w:ins>
      <w:ins w:id="1639" w:author="Arthur Parmentier" w:date="2020-06-02T22:58:00Z">
        <w:r w:rsidR="005C333E">
          <w:t>functionalities</w:t>
        </w:r>
      </w:ins>
      <w:ins w:id="1640" w:author="Arthur Parmentier" w:date="2020-06-02T22:57:00Z">
        <w:r w:rsidR="004B04FD">
          <w:t xml:space="preserve"> of each layer by using tabs.</w:t>
        </w:r>
      </w:ins>
    </w:p>
    <w:p w:rsidR="00FF3359" w:rsidRDefault="007D7578" w:rsidP="00672C10">
      <w:pPr>
        <w:rPr>
          <w:ins w:id="1641" w:author="Arthur Parmentier" w:date="2020-06-02T19:09:00Z"/>
        </w:rPr>
      </w:pPr>
      <w:ins w:id="1642" w:author="Arthur Parmentier" w:date="2020-06-02T19:26:00Z">
        <w:r>
          <w:t xml:space="preserve">At the processing level, </w:t>
        </w:r>
      </w:ins>
      <w:ins w:id="1643" w:author="Arthur Parmentier" w:date="2020-06-02T19:20:00Z">
        <w:r w:rsidR="00FF3359">
          <w:t>Max/MSP itself h</w:t>
        </w:r>
      </w:ins>
      <w:ins w:id="1644" w:author="Arthur Parmentier" w:date="2020-06-02T19:21:00Z">
        <w:r w:rsidR="00FF3359">
          <w:t>as three different threads that it uses for processing the data passing through its compiled objects.</w:t>
        </w:r>
      </w:ins>
      <w:ins w:id="1645" w:author="Arthur Parmentier" w:date="2020-06-02T19:23:00Z">
        <w:r w:rsidR="00FF3359">
          <w:t xml:space="preserve"> For these threads, Max </w:t>
        </w:r>
      </w:ins>
      <w:ins w:id="1646" w:author="Arthur Parmentier" w:date="2020-06-02T19:24:00Z">
        <w:r w:rsidR="00FF3359">
          <w:t>guarantees</w:t>
        </w:r>
      </w:ins>
      <w:ins w:id="1647" w:author="Arthur Parmentier" w:date="2020-06-02T19:23:00Z">
        <w:r w:rsidR="00FF3359">
          <w:t xml:space="preserve"> the synchroni</w:t>
        </w:r>
      </w:ins>
      <w:ins w:id="1648" w:author="Arthur Parmentier" w:date="2020-06-02T19:24:00Z">
        <w:r w:rsidR="00FF3359">
          <w:t>city</w:t>
        </w:r>
        <w:r>
          <w:t xml:space="preserve">/ordering of events. </w:t>
        </w:r>
      </w:ins>
      <w:ins w:id="1649" w:author="Arthur Parmentier" w:date="2020-06-02T19:22:00Z">
        <w:r w:rsidR="00FF3359">
          <w:t xml:space="preserve">However, Max also interprets node.js code </w:t>
        </w:r>
      </w:ins>
      <w:ins w:id="1650" w:author="Arthur Parmentier" w:date="2020-06-02T19:24:00Z">
        <w:r>
          <w:t>that</w:t>
        </w:r>
      </w:ins>
      <w:ins w:id="1651" w:author="Arthur Parmentier" w:date="2020-06-02T19:23:00Z">
        <w:r w:rsidR="00FF3359">
          <w:t xml:space="preserve"> is </w:t>
        </w:r>
      </w:ins>
      <w:ins w:id="1652" w:author="Arthur Parmentier" w:date="2020-06-02T19:24:00Z">
        <w:r>
          <w:t>processed in external thread</w:t>
        </w:r>
      </w:ins>
      <w:ins w:id="1653" w:author="Arthur Parmentier" w:date="2020-06-02T19:25:00Z">
        <w:r>
          <w:t>s asynchronously to Max internal threads.</w:t>
        </w:r>
      </w:ins>
      <w:ins w:id="1654" w:author="Arthur Parmentier" w:date="2020-06-02T19:26:00Z">
        <w:r>
          <w:t xml:space="preserve"> We wil</w:t>
        </w:r>
      </w:ins>
      <w:ins w:id="1655" w:author="Arthur Parmentier" w:date="2020-06-02T19:27:00Z">
        <w:r>
          <w:t>l discuss the consequences and implementation choices of this remark in future sections of the report.</w:t>
        </w:r>
      </w:ins>
    </w:p>
    <w:p w:rsidR="00436197" w:rsidRDefault="00324E8C" w:rsidP="00672C10">
      <w:pPr>
        <w:rPr>
          <w:ins w:id="1656" w:author="Arthur Parmentier" w:date="2020-05-16T11:02:00Z"/>
        </w:rPr>
      </w:pPr>
      <w:ins w:id="1657"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1658"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0E299B" w:rsidRPr="002C3653" w:rsidRDefault="000E299B">
                              <w:pPr>
                                <w:pStyle w:val="Lgende"/>
                                <w:rPr>
                                  <w:noProof/>
                                </w:rPr>
                                <w:pPrChange w:id="1659" w:author="Arthur Parmentier" w:date="2020-05-18T14:33:00Z">
                                  <w:pPr/>
                                </w:pPrChange>
                              </w:pPr>
                              <w:bookmarkStart w:id="1660" w:name="_Ref40704902"/>
                              <w:bookmarkStart w:id="1661" w:name="_Ref40704896"/>
                              <w:ins w:id="1662" w:author="Arthur Parmentier" w:date="2020-05-18T14:33:00Z">
                                <w:r>
                                  <w:t xml:space="preserve">Figure </w:t>
                                </w:r>
                                <w:r>
                                  <w:fldChar w:fldCharType="begin"/>
                                </w:r>
                                <w:r>
                                  <w:instrText xml:space="preserve"> SEQ Figure \* ARABIC </w:instrText>
                                </w:r>
                              </w:ins>
                              <w:r>
                                <w:fldChar w:fldCharType="separate"/>
                              </w:r>
                              <w:ins w:id="1663" w:author="Arthur Parmentier" w:date="2020-06-05T21:05:00Z">
                                <w:r w:rsidR="001C2AA6">
                                  <w:rPr>
                                    <w:noProof/>
                                  </w:rPr>
                                  <w:t>2</w:t>
                                </w:r>
                              </w:ins>
                              <w:ins w:id="1664" w:author="Arthur Parmentier" w:date="2020-05-18T14:33:00Z">
                                <w:r>
                                  <w:fldChar w:fldCharType="end"/>
                                </w:r>
                                <w:bookmarkEnd w:id="1660"/>
                                <w:r>
                                  <w:t xml:space="preserve"> Summary of the recognition program structure</w:t>
                                </w:r>
                              </w:ins>
                              <w:bookmarkEnd w:id="16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0E299B" w:rsidRPr="002C3653" w:rsidRDefault="000E299B">
                        <w:pPr>
                          <w:pStyle w:val="Lgende"/>
                          <w:rPr>
                            <w:noProof/>
                          </w:rPr>
                          <w:pPrChange w:id="1665" w:author="Arthur Parmentier" w:date="2020-05-18T14:33:00Z">
                            <w:pPr/>
                          </w:pPrChange>
                        </w:pPr>
                        <w:bookmarkStart w:id="1666" w:name="_Ref40704902"/>
                        <w:bookmarkStart w:id="1667" w:name="_Ref40704896"/>
                        <w:ins w:id="1668" w:author="Arthur Parmentier" w:date="2020-05-18T14:33:00Z">
                          <w:r>
                            <w:t xml:space="preserve">Figure </w:t>
                          </w:r>
                          <w:r>
                            <w:fldChar w:fldCharType="begin"/>
                          </w:r>
                          <w:r>
                            <w:instrText xml:space="preserve"> SEQ Figure \* ARABIC </w:instrText>
                          </w:r>
                        </w:ins>
                        <w:r>
                          <w:fldChar w:fldCharType="separate"/>
                        </w:r>
                        <w:ins w:id="1669" w:author="Arthur Parmentier" w:date="2020-06-05T21:05:00Z">
                          <w:r w:rsidR="001C2AA6">
                            <w:rPr>
                              <w:noProof/>
                            </w:rPr>
                            <w:t>2</w:t>
                          </w:r>
                        </w:ins>
                        <w:ins w:id="1670" w:author="Arthur Parmentier" w:date="2020-05-18T14:33:00Z">
                          <w:r>
                            <w:fldChar w:fldCharType="end"/>
                          </w:r>
                          <w:bookmarkEnd w:id="1666"/>
                          <w:r>
                            <w:t xml:space="preserve"> Summary of the recognition program structure</w:t>
                          </w:r>
                        </w:ins>
                        <w:bookmarkEnd w:id="1667"/>
                      </w:p>
                    </w:txbxContent>
                  </v:textbox>
                  <w10:wrap type="topAndBottom"/>
                </v:shape>
              </w:pict>
            </mc:Fallback>
          </mc:AlternateContent>
        </w:r>
      </w:ins>
    </w:p>
    <w:p w:rsidR="00705B17" w:rsidRDefault="00705B17">
      <w:pPr>
        <w:pStyle w:val="Titre3"/>
        <w:rPr>
          <w:ins w:id="1671" w:author="Arthur Parmentier" w:date="2020-05-22T17:09:00Z"/>
        </w:rPr>
        <w:pPrChange w:id="1672" w:author="Arthur Parmentier" w:date="2020-05-22T19:10:00Z">
          <w:pPr>
            <w:pStyle w:val="Titre2"/>
          </w:pPr>
        </w:pPrChange>
      </w:pPr>
      <w:bookmarkStart w:id="1673" w:name="_Toc42259096"/>
      <w:ins w:id="1674" w:author="Arthur Parmentier" w:date="2020-05-22T17:08:00Z">
        <w:r>
          <w:lastRenderedPageBreak/>
          <w:t>The choice of Max/MSP</w:t>
        </w:r>
      </w:ins>
      <w:bookmarkEnd w:id="1673"/>
    </w:p>
    <w:p w:rsidR="0085122F" w:rsidRDefault="0085122F" w:rsidP="0085122F">
      <w:pPr>
        <w:rPr>
          <w:ins w:id="1675" w:author="Arthur Parmentier" w:date="2020-05-22T17:14:00Z"/>
        </w:rPr>
      </w:pPr>
      <w:ins w:id="1676" w:author="Arthur Parmentier" w:date="2020-05-22T17:09:00Z">
        <w:r>
          <w:t xml:space="preserve">Before starting a finer description of the mechanisms of the program, I would like to </w:t>
        </w:r>
      </w:ins>
      <w:ins w:id="1677" w:author="Arthur Parmentier" w:date="2020-05-22T17:13:00Z">
        <w:r>
          <w:t>motivate the choice of Max/MSP as the main programming environment</w:t>
        </w:r>
      </w:ins>
      <w:ins w:id="1678" w:author="Arthur Parmentier" w:date="2020-05-22T19:11:00Z">
        <w:r w:rsidR="00417CFA">
          <w:t xml:space="preserve"> hosting the different layers and functionalities.</w:t>
        </w:r>
      </w:ins>
    </w:p>
    <w:p w:rsidR="0034163D" w:rsidRDefault="0085122F" w:rsidP="0085122F">
      <w:pPr>
        <w:rPr>
          <w:ins w:id="1679" w:author="Arthur Parmentier" w:date="2020-05-22T17:21:00Z"/>
        </w:rPr>
      </w:pPr>
      <w:ins w:id="1680" w:author="Arthur Parmentier" w:date="2020-05-22T17:14:00Z">
        <w:r>
          <w:t>There are several options for building such a t</w:t>
        </w:r>
      </w:ins>
      <w:ins w:id="1681" w:author="Arthur Parmentier" w:date="2020-05-22T17:15:00Z">
        <w:r>
          <w:t>ool</w:t>
        </w:r>
      </w:ins>
      <w:ins w:id="1682" w:author="Arthur Parmentier" w:date="2020-05-22T17:20:00Z">
        <w:r w:rsidR="0034163D">
          <w:t xml:space="preserve">, each with their own pros and cons. </w:t>
        </w:r>
      </w:ins>
      <w:ins w:id="1683" w:author="Arthur Parmentier" w:date="2020-05-22T17:21:00Z">
        <w:r w:rsidR="0034163D">
          <w:t>In my case, I have considered Unity3D and PureData as the main alternatives to Max/MSP.</w:t>
        </w:r>
      </w:ins>
    </w:p>
    <w:p w:rsidR="0034163D" w:rsidRDefault="0034163D" w:rsidP="0085122F">
      <w:pPr>
        <w:rPr>
          <w:ins w:id="1684" w:author="Arthur Parmentier" w:date="2020-05-22T17:23:00Z"/>
        </w:rPr>
      </w:pPr>
      <w:ins w:id="1685" w:author="Arthur Parmentier" w:date="2020-05-22T17:21:00Z">
        <w:r>
          <w:t>The advantage of Unity3D over Max/MSP</w:t>
        </w:r>
      </w:ins>
      <w:ins w:id="1686" w:author="Arthur Parmentier" w:date="2020-05-22T17:22:00Z">
        <w:r>
          <w:t>(/Jitter) is that it is endorsed by a much larger community, it is free and has a better potential in terms</w:t>
        </w:r>
      </w:ins>
      <w:ins w:id="1687" w:author="Arthur Parmentier" w:date="2020-05-22T17:23:00Z">
        <w:r>
          <w:t xml:space="preserve"> of graphics.</w:t>
        </w:r>
      </w:ins>
    </w:p>
    <w:p w:rsidR="0034163D" w:rsidRDefault="0034163D" w:rsidP="0085122F">
      <w:pPr>
        <w:rPr>
          <w:ins w:id="1688" w:author="Arthur Parmentier" w:date="2020-05-22T17:23:00Z"/>
        </w:rPr>
      </w:pPr>
      <w:ins w:id="1689" w:author="Arthur Parmentier" w:date="2020-05-22T17:23:00Z">
        <w:r>
          <w:t>The advantage of PureData over Max/MSP is essentially that is it free and open source.</w:t>
        </w:r>
      </w:ins>
    </w:p>
    <w:p w:rsidR="0034163D" w:rsidRDefault="0034163D" w:rsidP="0085122F">
      <w:pPr>
        <w:rPr>
          <w:ins w:id="1690" w:author="Arthur Parmentier" w:date="2020-05-22T17:24:00Z"/>
        </w:rPr>
      </w:pPr>
      <w:ins w:id="1691" w:author="Arthur Parmentier" w:date="2020-05-22T17:23:00Z">
        <w:r>
          <w:t xml:space="preserve">However, I think that Max/MSP is a better </w:t>
        </w:r>
      </w:ins>
      <w:ins w:id="1692" w:author="Arthur Parmentier" w:date="2020-05-22T17:24:00Z">
        <w:r>
          <w:t>choice than those software for the following reasons:</w:t>
        </w:r>
      </w:ins>
    </w:p>
    <w:p w:rsidR="0034163D" w:rsidRDefault="0034163D" w:rsidP="0034163D">
      <w:pPr>
        <w:pStyle w:val="Paragraphedeliste"/>
        <w:numPr>
          <w:ilvl w:val="0"/>
          <w:numId w:val="40"/>
        </w:numPr>
        <w:rPr>
          <w:ins w:id="1693" w:author="Arthur Parmentier" w:date="2020-05-22T17:29:00Z"/>
        </w:rPr>
      </w:pPr>
      <w:ins w:id="1694" w:author="Arthur Parmentier" w:date="2020-05-22T17:24:00Z">
        <w:r>
          <w:t>Max/MSP is a high-level object-based programming language</w:t>
        </w:r>
      </w:ins>
      <w:ins w:id="1695" w:author="Arthur Parmentier" w:date="2020-05-22T17:25:00Z">
        <w:r>
          <w:t xml:space="preserve"> with already</w:t>
        </w:r>
      </w:ins>
      <w:ins w:id="1696" w:author="Arthur Parmentier" w:date="2020-05-22T17:26:00Z">
        <w:r>
          <w:t xml:space="preserve"> optimized pieces for music and real-time applications that are easy to use</w:t>
        </w:r>
      </w:ins>
      <w:ins w:id="1697" w:author="Arthur Parmentier" w:date="2020-05-22T17:30:00Z">
        <w:r w:rsidR="001E09DA">
          <w:t xml:space="preserve"> and assemble</w:t>
        </w:r>
      </w:ins>
      <w:ins w:id="1698" w:author="Arthur Parmentier" w:date="2020-05-22T17:26:00Z">
        <w:r>
          <w:t xml:space="preserve">. It allows for </w:t>
        </w:r>
      </w:ins>
      <w:ins w:id="1699" w:author="Arthur Parmentier" w:date="2020-05-22T17:27:00Z">
        <w:r>
          <w:t>scripting in JS and Node.js, which makes it a powerful host for a</w:t>
        </w:r>
      </w:ins>
      <w:ins w:id="1700" w:author="Arthur Parmentier" w:date="2020-05-22T17:28:00Z">
        <w:r>
          <w:t xml:space="preserve"> huge number of scripts and tools developed by the web community</w:t>
        </w:r>
      </w:ins>
      <w:ins w:id="1701" w:author="Arthur Parmentier" w:date="2020-05-22T17:29:00Z">
        <w:r w:rsidR="001E09DA">
          <w:t xml:space="preserve"> and its graphical interface al</w:t>
        </w:r>
      </w:ins>
      <w:ins w:id="1702"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703" w:author="Arthur Parmentier" w:date="2020-05-22T17:33:00Z"/>
        </w:rPr>
      </w:pPr>
      <w:ins w:id="1704" w:author="Arthur Parmentier" w:date="2020-05-22T17:31:00Z">
        <w:r>
          <w:t>Max/MSP comes from IRCAM and is used by a community of artists and musicians</w:t>
        </w:r>
      </w:ins>
      <w:ins w:id="1705" w:author="Arthur Parmentier" w:date="2020-05-22T17:32:00Z">
        <w:r>
          <w:t xml:space="preserve"> with </w:t>
        </w:r>
      </w:ins>
      <w:ins w:id="1706" w:author="Arthur Parmentier" w:date="2020-05-22T17:33:00Z">
        <w:r>
          <w:t>interests very similar to my projects.</w:t>
        </w:r>
      </w:ins>
    </w:p>
    <w:p w:rsidR="001E09DA" w:rsidRDefault="001E09DA" w:rsidP="0034163D">
      <w:pPr>
        <w:pStyle w:val="Paragraphedeliste"/>
        <w:numPr>
          <w:ilvl w:val="0"/>
          <w:numId w:val="40"/>
        </w:numPr>
        <w:rPr>
          <w:ins w:id="1707" w:author="Arthur Parmentier" w:date="2020-05-22T17:36:00Z"/>
        </w:rPr>
      </w:pPr>
      <w:ins w:id="1708" w:author="Arthur Parmentier" w:date="2020-05-22T17:34:00Z">
        <w:r>
          <w:t>Max/MSP has a nicer visual interface than PD, is maintained by a commercial company</w:t>
        </w:r>
      </w:ins>
      <w:ins w:id="1709" w:author="Arthur Parmentier" w:date="2020-05-22T17:35:00Z">
        <w:r>
          <w:t xml:space="preserve"> whereas PD has not been updated for years</w:t>
        </w:r>
      </w:ins>
      <w:ins w:id="1710" w:author="Arthur Parmentier" w:date="2020-05-22T17:36:00Z">
        <w:r>
          <w:t>.</w:t>
        </w:r>
      </w:ins>
    </w:p>
    <w:p w:rsidR="001E09DA" w:rsidRDefault="00EE1399" w:rsidP="0034163D">
      <w:pPr>
        <w:pStyle w:val="Paragraphedeliste"/>
        <w:numPr>
          <w:ilvl w:val="0"/>
          <w:numId w:val="40"/>
        </w:numPr>
        <w:rPr>
          <w:ins w:id="1711" w:author="Arthur Parmentier" w:date="2020-05-22T17:37:00Z"/>
        </w:rPr>
      </w:pPr>
      <w:ins w:id="1712"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713" w:author="Arthur Parmentier" w:date="2020-05-22T17:42:00Z"/>
        </w:rPr>
      </w:pPr>
      <w:ins w:id="1714" w:author="Arthur Parmentier" w:date="2020-05-22T17:40:00Z">
        <w:r>
          <w:t xml:space="preserve">The graphical programming interface of Max/MSP can be transformed into a user </w:t>
        </w:r>
      </w:ins>
      <w:ins w:id="1715" w:author="Arthur Parmentier" w:date="2020-05-22T17:41:00Z">
        <w:r>
          <w:t xml:space="preserve">interface easily (for simple demos such as </w:t>
        </w:r>
      </w:ins>
      <w:ins w:id="1716" w:author="Arthur Parmentier" w:date="2020-05-22T17:42:00Z">
        <w:r>
          <w:t>mine) …</w:t>
        </w:r>
      </w:ins>
      <w:ins w:id="1717" w:author="Arthur Parmentier" w:date="2020-05-22T17:41:00Z">
        <w:r>
          <w:t xml:space="preserve"> or very extensively, with complex GUI objects.</w:t>
        </w:r>
      </w:ins>
    </w:p>
    <w:p w:rsidR="00EE1399" w:rsidRDefault="00EE1399" w:rsidP="0085122F">
      <w:pPr>
        <w:pStyle w:val="Paragraphedeliste"/>
        <w:numPr>
          <w:ilvl w:val="0"/>
          <w:numId w:val="40"/>
        </w:numPr>
        <w:rPr>
          <w:ins w:id="1718" w:author="Arthur Parmentier" w:date="2020-05-22T17:43:00Z"/>
        </w:rPr>
      </w:pPr>
      <w:ins w:id="1719" w:author="Arthur Parmentier" w:date="2020-05-22T17:42:00Z">
        <w:r>
          <w:t>Given my programming skills and the time constraints of the project, Max/MSP was a much faster approa</w:t>
        </w:r>
      </w:ins>
      <w:ins w:id="1720" w:author="Arthur Parmentier" w:date="2020-05-22T17:43:00Z">
        <w:r>
          <w:t>ch than Unity3D.</w:t>
        </w:r>
      </w:ins>
    </w:p>
    <w:p w:rsidR="00FF3359" w:rsidRDefault="00EE1399">
      <w:pPr>
        <w:rPr>
          <w:ins w:id="1721" w:author="Arthur Parmentier" w:date="2020-05-22T17:43:00Z"/>
        </w:rPr>
        <w:pPrChange w:id="1722" w:author="Arthur Parmentier" w:date="2020-05-22T17:43:00Z">
          <w:pPr>
            <w:pStyle w:val="Paragraphedeliste"/>
            <w:numPr>
              <w:numId w:val="40"/>
            </w:numPr>
            <w:ind w:hanging="360"/>
          </w:pPr>
        </w:pPrChange>
      </w:pPr>
      <w:ins w:id="1723" w:author="Arthur Parmentier" w:date="2020-05-22T17:43:00Z">
        <w:r>
          <w:t xml:space="preserve">Although being a commercial software, </w:t>
        </w:r>
      </w:ins>
      <w:ins w:id="1724" w:author="Arthur Parmentier" w:date="2020-05-22T18:37:00Z">
        <w:r w:rsidR="00C24A48">
          <w:t>Max/MSP</w:t>
        </w:r>
      </w:ins>
      <w:ins w:id="1725" w:author="Arthur Parmentier" w:date="2020-05-22T17:43:00Z">
        <w:r>
          <w:t xml:space="preserve"> patch</w:t>
        </w:r>
      </w:ins>
      <w:ins w:id="1726" w:author="Arthur Parmentier" w:date="2020-05-22T18:37:00Z">
        <w:r w:rsidR="00C24A48">
          <w:t>ers</w:t>
        </w:r>
      </w:ins>
      <w:ins w:id="1727" w:author="Arthur Parmentier" w:date="2020-05-22T17:43:00Z">
        <w:r>
          <w:t xml:space="preserve"> can be compi</w:t>
        </w:r>
      </w:ins>
      <w:ins w:id="1728" w:author="Arthur Parmentier" w:date="2020-05-22T17:44:00Z">
        <w:r>
          <w:t>led to a standalone program for Windows and Mac OS, allowing to s</w:t>
        </w:r>
      </w:ins>
      <w:ins w:id="1729" w:author="Arthur Parmentier" w:date="2020-05-22T17:45:00Z">
        <w:r>
          <w:t>hare the program for free.</w:t>
        </w:r>
      </w:ins>
    </w:p>
    <w:p w:rsidR="00DE1036" w:rsidDel="00CE7ED8" w:rsidRDefault="00AD721A">
      <w:pPr>
        <w:pStyle w:val="Titre2"/>
        <w:rPr>
          <w:del w:id="1730" w:author="Arthur Parmentier" w:date="2020-05-18T13:37:00Z"/>
        </w:rPr>
      </w:pPr>
      <w:bookmarkStart w:id="1731" w:name="_Toc42259097"/>
      <w:ins w:id="1732" w:author="Arthur Parmentier" w:date="2020-06-03T22:06:00Z">
        <w:r>
          <w:t>Description of each layer</w:t>
        </w:r>
      </w:ins>
      <w:bookmarkEnd w:id="1731"/>
    </w:p>
    <w:p w:rsidR="00CE7ED8" w:rsidRPr="00CE7ED8" w:rsidRDefault="00CE7ED8">
      <w:pPr>
        <w:pStyle w:val="Titre2"/>
        <w:rPr>
          <w:ins w:id="1733" w:author="Arthur Parmentier" w:date="2020-05-18T17:11:00Z"/>
        </w:rPr>
      </w:pPr>
      <w:bookmarkStart w:id="1734" w:name="_Toc42259098"/>
      <w:bookmarkEnd w:id="1734"/>
    </w:p>
    <w:p w:rsidR="00F25194" w:rsidRDefault="00F25194">
      <w:pPr>
        <w:pStyle w:val="Titre3"/>
        <w:rPr>
          <w:ins w:id="1735" w:author="Arthur Parmentier" w:date="2020-05-18T15:01:00Z"/>
        </w:rPr>
        <w:pPrChange w:id="1736" w:author="Arthur Parmentier" w:date="2020-05-18T17:12:00Z">
          <w:pPr>
            <w:pStyle w:val="Titre2"/>
          </w:pPr>
        </w:pPrChange>
      </w:pPr>
      <w:bookmarkStart w:id="1737" w:name="_Toc42259099"/>
      <w:r w:rsidRPr="00953072">
        <w:t xml:space="preserve">Part 1: </w:t>
      </w:r>
      <w:del w:id="1738" w:author="Arthur Parmentier" w:date="2020-05-18T15:01:00Z">
        <w:r w:rsidRPr="00953072" w:rsidDel="00237B5C">
          <w:delText>Posenet &amp; gloves feature building</w:delText>
        </w:r>
      </w:del>
      <w:ins w:id="1739" w:author="Arthur Parmentier" w:date="2020-05-18T15:01:00Z">
        <w:r w:rsidR="00237B5C">
          <w:t>Motion tracking inputs</w:t>
        </w:r>
        <w:bookmarkEnd w:id="1737"/>
      </w:ins>
    </w:p>
    <w:p w:rsidR="00F11A13" w:rsidRDefault="00F11A13" w:rsidP="0060525E">
      <w:pPr>
        <w:rPr>
          <w:ins w:id="1740" w:author="Arthur Parmentier" w:date="2020-05-22T19:19:00Z"/>
        </w:rPr>
      </w:pPr>
      <w:ins w:id="1741" w:author="Arthur Parmentier" w:date="2020-05-22T19:13:00Z">
        <w:r>
          <w:t>As</w:t>
        </w:r>
      </w:ins>
      <w:ins w:id="1742" w:author="Arthur Parmentier" w:date="2020-05-22T19:14:00Z">
        <w:r>
          <w:t xml:space="preserve"> humans, we are equipped with </w:t>
        </w:r>
      </w:ins>
      <w:ins w:id="1743" w:author="Arthur Parmentier" w:date="2020-05-22T19:15:00Z">
        <w:r>
          <w:t>cognition and recognition systems that allow us</w:t>
        </w:r>
      </w:ins>
      <w:ins w:id="1744" w:author="Arthur Parmentier" w:date="2020-05-22T19:16:00Z">
        <w:r>
          <w:t xml:space="preserve"> to discern </w:t>
        </w:r>
      </w:ins>
      <w:ins w:id="1745" w:author="Arthur Parmentier" w:date="2020-06-03T17:24:00Z">
        <w:r w:rsidR="00EF1B4B">
          <w:t xml:space="preserve">a wide variety of </w:t>
        </w:r>
      </w:ins>
      <w:ins w:id="1746" w:author="Arthur Parmentier" w:date="2020-05-22T19:16:00Z">
        <w:r>
          <w:t>objects</w:t>
        </w:r>
      </w:ins>
      <w:ins w:id="1747" w:author="Arthur Parmentier" w:date="2020-06-03T17:24:00Z">
        <w:r w:rsidR="00EF1B4B">
          <w:t xml:space="preserve"> such as</w:t>
        </w:r>
      </w:ins>
      <w:ins w:id="1748" w:author="Arthur Parmentier" w:date="2020-05-22T19:16:00Z">
        <w:r>
          <w:t xml:space="preserve"> bodies in space and to build features </w:t>
        </w:r>
      </w:ins>
      <w:ins w:id="1749" w:author="Arthur Parmentier" w:date="2020-05-22T19:17:00Z">
        <w:r>
          <w:t>to identify</w:t>
        </w:r>
      </w:ins>
      <w:ins w:id="1750" w:author="Arthur Parmentier" w:date="2020-06-03T17:25:00Z">
        <w:r w:rsidR="00EF1B4B">
          <w:t xml:space="preserve"> (</w:t>
        </w:r>
      </w:ins>
      <w:ins w:id="1751" w:author="Arthur Parmentier" w:date="2020-05-22T19:17:00Z">
        <w:r>
          <w:t>classify</w:t>
        </w:r>
      </w:ins>
      <w:ins w:id="1752" w:author="Arthur Parmentier" w:date="2020-06-03T17:25:00Z">
        <w:r w:rsidR="00EF1B4B">
          <w:t>)</w:t>
        </w:r>
      </w:ins>
      <w:ins w:id="1753" w:author="Arthur Parmentier" w:date="2020-05-22T19:17:00Z">
        <w:r>
          <w:t xml:space="preserve"> movements and </w:t>
        </w:r>
      </w:ins>
      <w:ins w:id="1754" w:author="Arthur Parmentier" w:date="2020-06-03T17:25:00Z">
        <w:r w:rsidR="00EF1B4B">
          <w:t xml:space="preserve">gestural </w:t>
        </w:r>
      </w:ins>
      <w:ins w:id="1755" w:author="Arthur Parmentier" w:date="2020-05-22T19:17:00Z">
        <w:r>
          <w:t>signs</w:t>
        </w:r>
      </w:ins>
      <w:ins w:id="1756" w:author="Arthur Parmentier" w:date="2020-06-03T17:25:00Z">
        <w:r w:rsidR="00EF1B4B">
          <w:t xml:space="preserve"> from those bodies</w:t>
        </w:r>
      </w:ins>
      <w:ins w:id="1757" w:author="Arthur Parmentier" w:date="2020-05-22T19:17:00Z">
        <w:r>
          <w:t>.</w:t>
        </w:r>
      </w:ins>
      <w:ins w:id="1758" w:author="Arthur Parmentier" w:date="2020-06-03T17:25:00Z">
        <w:r w:rsidR="00EF1B4B">
          <w:br/>
        </w:r>
      </w:ins>
      <w:ins w:id="1759" w:author="Arthur Parmentier" w:date="2020-05-22T19:18:00Z">
        <w:r>
          <w:t>Computers, however, are not natively equipped with such systems</w:t>
        </w:r>
      </w:ins>
      <w:ins w:id="1760" w:author="Arthur Parmentier" w:date="2020-05-22T19:19:00Z">
        <w:r>
          <w:t>, so that it is necessary to build them in this project, according to the goals a</w:t>
        </w:r>
      </w:ins>
      <w:ins w:id="1761" w:author="Arthur Parmentier" w:date="2020-05-22T19:20:00Z">
        <w:r>
          <w:t>nd objectives we defined previously.</w:t>
        </w:r>
      </w:ins>
    </w:p>
    <w:p w:rsidR="0060525E" w:rsidRDefault="0060525E" w:rsidP="0060525E">
      <w:pPr>
        <w:rPr>
          <w:ins w:id="1762" w:author="Arthur Parmentier" w:date="2020-05-18T15:06:00Z"/>
        </w:rPr>
      </w:pPr>
      <w:ins w:id="1763" w:author="Arthur Parmentier" w:date="2020-05-18T15:02:00Z">
        <w:r>
          <w:t>The role of the motion tracking layer is to compute a set of motion features</w:t>
        </w:r>
      </w:ins>
      <w:ins w:id="1764" w:author="Arthur Parmentier" w:date="2020-05-18T15:03:00Z">
        <w:r>
          <w:t xml:space="preserve"> from the movement of the user. There </w:t>
        </w:r>
      </w:ins>
      <w:ins w:id="1765" w:author="Arthur Parmentier" w:date="2020-06-03T17:26:00Z">
        <w:r w:rsidR="00EF1B4B">
          <w:t xml:space="preserve">exist several </w:t>
        </w:r>
      </w:ins>
      <w:ins w:id="1766" w:author="Arthur Parmentier" w:date="2020-05-18T15:03:00Z">
        <w:r>
          <w:t>motion tracking systems</w:t>
        </w:r>
      </w:ins>
      <w:ins w:id="1767" w:author="Arthur Parmentier" w:date="2020-05-18T15:04:00Z">
        <w:r>
          <w:t xml:space="preserve"> with different technologies</w:t>
        </w:r>
      </w:ins>
      <w:ins w:id="1768" w:author="Arthur Parmentier" w:date="2020-06-03T17:26:00Z">
        <w:r w:rsidR="00EF1B4B">
          <w:t xml:space="preserve"> that allow computers to recognize bodies and compute</w:t>
        </w:r>
      </w:ins>
      <w:ins w:id="1769" w:author="Arthur Parmentier" w:date="2020-06-03T17:27:00Z">
        <w:r w:rsidR="00EF1B4B">
          <w:t xml:space="preserve"> several features that can be used to identify gestural signs</w:t>
        </w:r>
      </w:ins>
      <w:ins w:id="1770" w:author="Arthur Parmentier" w:date="2020-05-18T15:04:00Z">
        <w:r>
          <w:t>.</w:t>
        </w:r>
      </w:ins>
      <w:ins w:id="1771" w:author="Arthur Parmentier" w:date="2020-06-03T17:27:00Z">
        <w:r w:rsidR="00EF1B4B">
          <w:br/>
        </w:r>
      </w:ins>
      <w:ins w:id="1772" w:author="Arthur Parmentier" w:date="2020-05-18T15:04:00Z">
        <w:r>
          <w:lastRenderedPageBreak/>
          <w:t xml:space="preserve">In SP, </w:t>
        </w:r>
      </w:ins>
      <w:ins w:id="1773" w:author="Arthur Parmentier" w:date="2020-05-18T15:05:00Z">
        <w:r>
          <w:t>there are</w:t>
        </w:r>
      </w:ins>
      <w:ins w:id="1774" w:author="Arthur Parmentier" w:date="2020-05-18T15:07:00Z">
        <w:r>
          <w:t xml:space="preserve"> some</w:t>
        </w:r>
      </w:ins>
      <w:ins w:id="1775" w:author="Arthur Parmentier" w:date="2020-05-18T15:05:00Z">
        <w:r>
          <w:t xml:space="preserve"> body parts </w:t>
        </w:r>
      </w:ins>
      <w:ins w:id="1776" w:author="Arthur Parmentier" w:date="2020-05-18T15:07:00Z">
        <w:r>
          <w:t xml:space="preserve">such as the hands </w:t>
        </w:r>
      </w:ins>
      <w:ins w:id="1777" w:author="Arthur Parmentier" w:date="2020-05-18T15:05:00Z">
        <w:r>
          <w:t>that are much more frequently to sign than others</w:t>
        </w:r>
      </w:ins>
      <w:ins w:id="1778" w:author="Arthur Parmentier" w:date="2020-05-18T15:06:00Z">
        <w:r>
          <w:t>, therefore they require more precise tracking than the latter to classify amongst the signs.</w:t>
        </w:r>
      </w:ins>
      <w:ins w:id="1779" w:author="Arthur Parmentier" w:date="2020-05-22T19:21:00Z">
        <w:r w:rsidR="0049456C">
          <w:t xml:space="preserve"> However, all </w:t>
        </w:r>
      </w:ins>
      <w:ins w:id="1780" w:author="Arthur Parmentier" w:date="2020-05-22T19:22:00Z">
        <w:r w:rsidR="0049456C">
          <w:t xml:space="preserve">motion tracking systems available </w:t>
        </w:r>
      </w:ins>
      <w:ins w:id="1781" w:author="Arthur Parmentier" w:date="2020-05-22T19:23:00Z">
        <w:r w:rsidR="0049456C">
          <w:t>have a finite range of operation, i.e. they can only track motion at a certain scale.</w:t>
        </w:r>
      </w:ins>
      <w:ins w:id="1782" w:author="Arthur Parmentier" w:date="2020-06-03T17:27:00Z">
        <w:r w:rsidR="00E84F73">
          <w:t xml:space="preserve"> (just l</w:t>
        </w:r>
      </w:ins>
      <w:ins w:id="1783" w:author="Arthur Parmentier" w:date="2020-06-03T17:28:00Z">
        <w:r w:rsidR="00E84F73">
          <w:t>ike the human cognition system).</w:t>
        </w:r>
      </w:ins>
      <w:ins w:id="1784" w:author="Arthur Parmentier" w:date="2020-05-22T19:29:00Z">
        <w:r w:rsidR="0049456C">
          <w:br/>
        </w:r>
      </w:ins>
      <w:ins w:id="1785" w:author="Arthur Parmentier" w:date="2020-06-03T17:27:00Z">
        <w:r w:rsidR="00EF1B4B">
          <w:t>W</w:t>
        </w:r>
      </w:ins>
      <w:ins w:id="1786" w:author="Arthur Parmentier" w:date="2020-05-22T19:24:00Z">
        <w:r w:rsidR="0049456C">
          <w:t xml:space="preserve">e can </w:t>
        </w:r>
      </w:ins>
      <w:ins w:id="1787" w:author="Arthur Parmentier" w:date="2020-05-22T19:28:00Z">
        <w:r w:rsidR="0049456C">
          <w:t>observe</w:t>
        </w:r>
      </w:ins>
      <w:ins w:id="1788" w:author="Arthur Parmentier" w:date="2020-05-22T19:24:00Z">
        <w:r w:rsidR="0049456C">
          <w:t xml:space="preserve"> two </w:t>
        </w:r>
      </w:ins>
      <w:ins w:id="1789" w:author="Arthur Parmentier" w:date="2020-05-22T19:25:00Z">
        <w:r w:rsidR="0049456C">
          <w:t>main scales at which signs are performed: full body and hands.</w:t>
        </w:r>
      </w:ins>
      <w:ins w:id="1790" w:author="Arthur Parmentier" w:date="2020-05-22T19:29:00Z">
        <w:r w:rsidR="0049456C">
          <w:t xml:space="preserve"> </w:t>
        </w:r>
      </w:ins>
      <w:ins w:id="1791" w:author="Arthur Parmentier" w:date="2020-05-22T19:31:00Z">
        <w:r w:rsidR="00640FA9">
          <w:t>Although the</w:t>
        </w:r>
      </w:ins>
      <w:ins w:id="1792" w:author="Arthur Parmentier" w:date="2020-05-22T19:32:00Z">
        <w:r w:rsidR="00640FA9">
          <w:t>re are certain costly technologies that would allow us to deal with both scale in one model, I propose</w:t>
        </w:r>
      </w:ins>
      <w:ins w:id="1793" w:author="Arthur Parmentier" w:date="2020-05-22T19:33:00Z">
        <w:r w:rsidR="00640FA9">
          <w:t xml:space="preserve"> and discuss</w:t>
        </w:r>
      </w:ins>
      <w:ins w:id="1794" w:author="Arthur Parmentier" w:date="2020-05-22T19:32:00Z">
        <w:r w:rsidR="00640FA9">
          <w:t xml:space="preserve"> two different</w:t>
        </w:r>
      </w:ins>
      <w:ins w:id="1795" w:author="Arthur Parmentier" w:date="2020-05-22T19:33:00Z">
        <w:r w:rsidR="00640FA9">
          <w:t xml:space="preserve"> technologies that are each adapted and efficient </w:t>
        </w:r>
      </w:ins>
      <w:ins w:id="1796" w:author="Arthur Parmentier" w:date="2020-05-22T19:44:00Z">
        <w:r w:rsidR="00D16ED0">
          <w:t>for each one.</w:t>
        </w:r>
      </w:ins>
    </w:p>
    <w:p w:rsidR="00240203" w:rsidRDefault="00240203">
      <w:pPr>
        <w:pStyle w:val="Titre4"/>
        <w:rPr>
          <w:ins w:id="1797" w:author="Arthur Parmentier" w:date="2020-05-22T19:45:00Z"/>
        </w:rPr>
      </w:pPr>
      <w:ins w:id="1798" w:author="Arthur Parmentier" w:date="2020-05-18T15:10:00Z">
        <w:r>
          <w:t xml:space="preserve">Full body </w:t>
        </w:r>
      </w:ins>
      <w:ins w:id="1799" w:author="Arthur Parmentier" w:date="2020-05-22T19:44:00Z">
        <w:r w:rsidR="00BE6686">
          <w:t>scale: “skeleton” tracking</w:t>
        </w:r>
      </w:ins>
    </w:p>
    <w:p w:rsidR="00F6380F" w:rsidRDefault="003D69EC" w:rsidP="00F6380F">
      <w:pPr>
        <w:rPr>
          <w:ins w:id="1800" w:author="Arthur Parmentier" w:date="2020-05-22T19:51:00Z"/>
        </w:rPr>
      </w:pPr>
      <w:ins w:id="1801" w:author="Arthur Parmentier" w:date="2020-06-03T17:38:00Z">
        <w:r>
          <w:t>To construct our features for the identification of the signs, we must drop a lot of in</w:t>
        </w:r>
      </w:ins>
      <w:ins w:id="1802" w:author="Arthur Parmentier" w:date="2020-06-03T17:39:00Z">
        <w:r>
          <w:t>formation from the input of the system, such as the webcam or motion tracki</w:t>
        </w:r>
      </w:ins>
      <w:ins w:id="1803" w:author="Arthur Parmentier" w:date="2020-06-03T17:40:00Z">
        <w:r>
          <w:t xml:space="preserve">ng system we are using. For instance, information such as colors, </w:t>
        </w:r>
      </w:ins>
      <w:ins w:id="1804" w:author="Arthur Parmentier" w:date="2020-06-03T17:41:00Z">
        <w:r>
          <w:t>certain body parts such as the belly or torso</w:t>
        </w:r>
      </w:ins>
      <w:ins w:id="1805" w:author="Arthur Parmentier" w:date="2020-06-03T17:42:00Z">
        <w:r>
          <w:t xml:space="preserve">, sound, etc, are not crucial for the identification of SP signs. There may be cases in which there are, but they will not be covered </w:t>
        </w:r>
      </w:ins>
      <w:ins w:id="1806" w:author="Arthur Parmentier" w:date="2020-06-03T17:43:00Z">
        <w:r>
          <w:t xml:space="preserve">by this project. </w:t>
        </w:r>
      </w:ins>
      <w:ins w:id="1807" w:author="Arthur Parmentier" w:date="2020-06-03T17:44:00Z">
        <w:r>
          <w:br/>
        </w:r>
      </w:ins>
      <w:ins w:id="1808" w:author="Arthur Parmentier" w:date="2020-06-03T17:43:00Z">
        <w:r>
          <w:t>Typically, the “skeleton” representation of the position of each broad body part of the soundpainter (hands, shoulders, head, hips, knees,</w:t>
        </w:r>
      </w:ins>
      <w:ins w:id="1809" w:author="Arthur Parmentier" w:date="2020-06-03T17:44:00Z">
        <w:r>
          <w:t xml:space="preserve"> feet…) </w:t>
        </w:r>
      </w:ins>
      <w:ins w:id="1810" w:author="Arthur Parmentier" w:date="2020-06-03T17:45:00Z">
        <w:r>
          <w:t xml:space="preserve">would allow the computer to recognized most basic signs at the full body scale. Because of the structure of the body (articulations, </w:t>
        </w:r>
      </w:ins>
      <w:ins w:id="1811" w:author="Arthur Parmentier" w:date="2020-06-03T17:46:00Z">
        <w:r>
          <w:t>rigid body parts…), only several key points are needed to model its skeleton. Then, t</w:t>
        </w:r>
      </w:ins>
      <w:ins w:id="1812" w:author="Arthur Parmentier" w:date="2020-05-22T19:45:00Z">
        <w:r w:rsidR="00F6380F">
          <w:t xml:space="preserve">he </w:t>
        </w:r>
      </w:ins>
      <w:ins w:id="1813" w:author="Arthur Parmentier" w:date="2020-05-22T19:46:00Z">
        <w:r w:rsidR="00F6380F">
          <w:t>features that would allow us to classify different signs must typically</w:t>
        </w:r>
      </w:ins>
      <w:ins w:id="1814" w:author="Arthur Parmentier" w:date="2020-05-22T19:47:00Z">
        <w:r w:rsidR="00F6380F">
          <w:t xml:space="preserve"> reach a precision of the order of magnitude below the</w:t>
        </w:r>
      </w:ins>
      <w:ins w:id="1815" w:author="Arthur Parmentier" w:date="2020-06-03T17:28:00Z">
        <w:r w:rsidR="00E84F73">
          <w:t xml:space="preserve"> </w:t>
        </w:r>
      </w:ins>
      <w:ins w:id="1816" w:author="Arthur Parmentier" w:date="2020-06-03T17:46:00Z">
        <w:r>
          <w:t>distance between t</w:t>
        </w:r>
      </w:ins>
      <w:ins w:id="1817" w:author="Arthur Parmentier" w:date="2020-06-03T17:47:00Z">
        <w:r>
          <w:t>wo keypoints.</w:t>
        </w:r>
      </w:ins>
      <w:ins w:id="1818" w:author="Arthur Parmentier" w:date="2020-06-03T17:31:00Z">
        <w:r w:rsidR="00E84F73">
          <w:t xml:space="preserve"> </w:t>
        </w:r>
      </w:ins>
      <w:ins w:id="1819" w:author="Arthur Parmentier" w:date="2020-06-03T17:47:00Z">
        <w:r>
          <w:t>Assuming</w:t>
        </w:r>
      </w:ins>
      <w:ins w:id="1820" w:author="Arthur Parmentier" w:date="2020-05-22T19:47:00Z">
        <w:r w:rsidR="00F6380F">
          <w:t xml:space="preserve"> </w:t>
        </w:r>
      </w:ins>
      <w:ins w:id="1821" w:author="Arthur Parmentier" w:date="2020-05-22T19:48:00Z">
        <w:r w:rsidR="00F6380F">
          <w:t xml:space="preserve">that most body parts are separated by a distance of </w:t>
        </w:r>
      </w:ins>
      <w:ins w:id="1822" w:author="Arthur Parmentier" w:date="2020-05-22T19:49:00Z">
        <w:r w:rsidR="00F6380F">
          <w:t xml:space="preserve">the </w:t>
        </w:r>
      </w:ins>
      <w:ins w:id="1823" w:author="Arthur Parmentier" w:date="2020-05-22T19:48:00Z">
        <w:r w:rsidR="00F6380F">
          <w:t xml:space="preserve">order of 10cm, </w:t>
        </w:r>
      </w:ins>
      <w:ins w:id="1824" w:author="Arthur Parmentier" w:date="2020-05-22T19:49:00Z">
        <w:r w:rsidR="00F6380F">
          <w:t xml:space="preserve">we know </w:t>
        </w:r>
        <w:r w:rsidR="00F6380F">
          <w:rPr>
            <w:i/>
            <w:iCs/>
          </w:rPr>
          <w:t>a priori</w:t>
        </w:r>
        <w:r w:rsidR="00F6380F">
          <w:t xml:space="preserve"> that our motion tracking model at this scale must reach </w:t>
        </w:r>
      </w:ins>
      <w:ins w:id="1825" w:author="Arthur Parmentier" w:date="2020-05-22T19:50:00Z">
        <w:r w:rsidR="00F6380F">
          <w:t>a precision of the order of the centimeter.</w:t>
        </w:r>
      </w:ins>
    </w:p>
    <w:p w:rsidR="0004080C" w:rsidRPr="00F6380F" w:rsidRDefault="0004080C">
      <w:pPr>
        <w:rPr>
          <w:ins w:id="1826" w:author="Arthur Parmentier" w:date="2020-05-18T15:10:00Z"/>
          <w:rPrChange w:id="1827" w:author="Arthur Parmentier" w:date="2020-05-22T19:49:00Z">
            <w:rPr>
              <w:ins w:id="1828" w:author="Arthur Parmentier" w:date="2020-05-18T15:10:00Z"/>
            </w:rPr>
          </w:rPrChange>
        </w:rPr>
        <w:pPrChange w:id="1829" w:author="Arthur Parmentier" w:date="2020-05-22T19:45:00Z">
          <w:pPr>
            <w:pStyle w:val="Titre3"/>
          </w:pPr>
        </w:pPrChange>
      </w:pPr>
      <w:ins w:id="1830" w:author="Arthur Parmentier" w:date="2020-05-22T19:51:00Z">
        <w:r>
          <w:t xml:space="preserve">In the following part, I will </w:t>
        </w:r>
      </w:ins>
      <w:ins w:id="1831" w:author="Arthur Parmentier" w:date="2020-05-22T19:52:00Z">
        <w:r>
          <w:t>introduce and motivate the choice of PoseNet as the main motion tracking model at the full body scale.</w:t>
        </w:r>
      </w:ins>
    </w:p>
    <w:p w:rsidR="005F48A0" w:rsidRDefault="005F48A0">
      <w:pPr>
        <w:pStyle w:val="Titre5"/>
        <w:rPr>
          <w:ins w:id="1832" w:author="Arthur Parmentier" w:date="2020-05-19T15:54:00Z"/>
        </w:rPr>
        <w:pPrChange w:id="1833" w:author="Arthur Parmentier" w:date="2020-05-19T15:54:00Z">
          <w:pPr/>
        </w:pPrChange>
      </w:pPr>
      <w:ins w:id="1834" w:author="Arthur Parmentier" w:date="2020-05-19T15:54:00Z">
        <w:r>
          <w:t>Introduction to PoseNet</w:t>
        </w:r>
      </w:ins>
    </w:p>
    <w:p w:rsidR="00240203" w:rsidRDefault="00116732" w:rsidP="00240203">
      <w:pPr>
        <w:rPr>
          <w:ins w:id="1835" w:author="Arthur Parmentier" w:date="2020-05-22T19:57:00Z"/>
        </w:rPr>
      </w:pPr>
      <w:ins w:id="1836" w:author="Arthur Parmentier" w:date="2020-05-18T15:17:00Z">
        <w:r w:rsidRPr="00116732">
          <w:rPr>
            <w:rStyle w:val="Accentuation"/>
            <w:i w:val="0"/>
            <w:iCs w:val="0"/>
            <w:rPrChange w:id="1837" w:author="Arthur Parmentier" w:date="2020-05-18T15:18:00Z">
              <w:rPr>
                <w:rStyle w:val="Accentuation"/>
              </w:rPr>
            </w:rPrChange>
          </w:rPr>
          <w:t>PoseNet</w:t>
        </w:r>
      </w:ins>
      <w:ins w:id="1838" w:author="Arthur Parmentier" w:date="2020-05-18T15:19:00Z">
        <w:r>
          <w:rPr>
            <w:rStyle w:val="Appelnotedebasdep"/>
          </w:rPr>
          <w:footnoteReference w:id="23"/>
        </w:r>
      </w:ins>
      <w:ins w:id="1844" w:author="Arthur Parmentier" w:date="2020-05-22T19:54:00Z">
        <w:r w:rsidR="00BA66EC">
          <w:t xml:space="preserve"> is</w:t>
        </w:r>
      </w:ins>
      <w:ins w:id="1845" w:author="Arthur Parmentier" w:date="2020-05-18T15:17:00Z">
        <w:r>
          <w:t xml:space="preserve"> a </w:t>
        </w:r>
      </w:ins>
      <w:ins w:id="1846" w:author="Arthur Parmentier" w:date="2020-05-22T19:20:00Z">
        <w:r w:rsidR="00BD73B3">
          <w:t>computer-</w:t>
        </w:r>
      </w:ins>
      <w:ins w:id="1847" w:author="Arthur Parmentier" w:date="2020-05-18T15:17:00Z">
        <w:r>
          <w:t>vision model that can be used to estimate the pose of a person in an image or video by estimating where key body joints are</w:t>
        </w:r>
      </w:ins>
      <w:ins w:id="1848" w:author="Arthur Parmentier" w:date="2020-05-19T15:27:00Z">
        <w:r w:rsidR="00DC1119">
          <w:t xml:space="preserve"> in 2D space</w:t>
        </w:r>
      </w:ins>
      <w:ins w:id="1849" w:author="Arthur Parmentier" w:date="2020-05-18T15:17:00Z">
        <w:r>
          <w:t>.</w:t>
        </w:r>
      </w:ins>
      <w:ins w:id="1850" w:author="Arthur Parmentier" w:date="2020-05-18T15:24:00Z">
        <w:r w:rsidR="00CE53C0">
          <w:t xml:space="preserve"> </w:t>
        </w:r>
      </w:ins>
      <w:ins w:id="1851" w:author="Arthur Parmentier" w:date="2020-05-22T19:55:00Z">
        <w:r w:rsidR="005E0A3C">
          <w:t>Its performances on modern CPUs and GPUs allow it to run in real-time using a webcam or alternative low-latency vide</w:t>
        </w:r>
      </w:ins>
      <w:ins w:id="1852" w:author="Arthur Parmentier" w:date="2020-05-22T19:56:00Z">
        <w:r w:rsidR="005E0A3C">
          <w:t>o input devices.</w:t>
        </w:r>
      </w:ins>
    </w:p>
    <w:p w:rsidR="00D86CC2" w:rsidRDefault="00D86CC2" w:rsidP="00240203">
      <w:pPr>
        <w:rPr>
          <w:ins w:id="1853" w:author="Arthur Parmentier" w:date="2020-05-22T20:07:00Z"/>
        </w:rPr>
      </w:pPr>
      <w:ins w:id="1854" w:author="Arthur Parmentier" w:date="2020-05-22T19:57:00Z">
        <w:r>
          <w:t>In Max/MSP</w:t>
        </w:r>
      </w:ins>
      <w:ins w:id="1855" w:author="Arthur Parmentier" w:date="2020-05-22T19:58:00Z">
        <w:r>
          <w:t>, I could adapt</w:t>
        </w:r>
      </w:ins>
      <w:ins w:id="1856" w:author="Arthur Parmentier" w:date="2020-05-22T19:59:00Z">
        <w:r>
          <w:t xml:space="preserve"> and upgrade</w:t>
        </w:r>
      </w:ins>
      <w:ins w:id="1857" w:author="Arthur Parmentier" w:date="2020-05-22T19:58:00Z">
        <w:r>
          <w:t xml:space="preserve"> two demonstration projects </w:t>
        </w:r>
      </w:ins>
      <w:ins w:id="1858" w:author="Arthur Parmentier" w:date="2020-05-22T19:59:00Z">
        <w:r>
          <w:t>showing</w:t>
        </w:r>
      </w:ins>
      <w:ins w:id="1859" w:author="Arthur Parmentier" w:date="2020-05-22T19:58:00Z">
        <w:r>
          <w:t xml:space="preserve"> how </w:t>
        </w:r>
      </w:ins>
      <w:ins w:id="1860" w:author="Arthur Parmentier" w:date="2020-05-22T19:59:00Z">
        <w:r>
          <w:t>to port PoseNet into Max with Node.js</w:t>
        </w:r>
      </w:ins>
      <w:ins w:id="1861" w:author="Arthur Parmentier" w:date="2020-05-22T19:58:00Z">
        <w:r>
          <w:rPr>
            <w:rStyle w:val="Appelnotedebasdep"/>
          </w:rPr>
          <w:footnoteReference w:id="24"/>
        </w:r>
      </w:ins>
      <w:ins w:id="1866" w:author="Arthur Parmentier" w:date="2020-05-22T19:59:00Z">
        <w:r>
          <w:t xml:space="preserve"> to build </w:t>
        </w:r>
      </w:ins>
      <w:ins w:id="1867" w:author="Arthur Parmentier" w:date="2020-05-22T20:00:00Z">
        <w:r w:rsidR="00B44867">
          <w:t xml:space="preserve">a simple user interface </w:t>
        </w:r>
      </w:ins>
      <w:ins w:id="1868" w:author="Arthur Parmentier" w:date="2020-05-22T20:06:00Z">
        <w:r w:rsidR="00D0268F">
          <w:t xml:space="preserve">(1.2.) </w:t>
        </w:r>
      </w:ins>
      <w:ins w:id="1869" w:author="Arthur Parmentier" w:date="2020-05-22T20:00:00Z">
        <w:r w:rsidR="00B44867">
          <w:t xml:space="preserve">allowing the user to start PoseNet either in a separate window, within an Electron process or directly </w:t>
        </w:r>
      </w:ins>
      <w:ins w:id="1870" w:author="Arthur Parmentier" w:date="2020-05-22T20:01:00Z">
        <w:r w:rsidR="00B44867">
          <w:t xml:space="preserve">inside a Jweb object on the patcher. </w:t>
        </w:r>
      </w:ins>
      <w:ins w:id="1871" w:author="Arthur Parmentier" w:date="2020-06-03T21:42:00Z">
        <w:r w:rsidR="0083784D">
          <w:t xml:space="preserve">A demo of the process can be found in my </w:t>
        </w:r>
      </w:ins>
      <w:ins w:id="1872"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1873" w:author="Arthur Parmentier" w:date="2020-06-03T21:43:00Z">
        <w:r w:rsidR="0083784D">
          <w:t xml:space="preserve"> and </w:t>
        </w:r>
      </w:ins>
      <w:ins w:id="1874"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1875" w:author="Arthur Parmentier" w:date="2020-06-03T21:43:00Z">
        <w:r w:rsidR="0083784D">
          <w:t xml:space="preserve"> demo video of the tool. </w:t>
        </w:r>
      </w:ins>
      <w:ins w:id="1876" w:author="Arthur Parmentier" w:date="2020-05-22T20:01:00Z">
        <w:r w:rsidR="00B44867">
          <w:t xml:space="preserve">I have observed </w:t>
        </w:r>
      </w:ins>
      <w:ins w:id="1877" w:author="Arthur Parmentier" w:date="2020-05-22T20:02:00Z">
        <w:r w:rsidR="00B44867">
          <w:t>a</w:t>
        </w:r>
      </w:ins>
      <w:ins w:id="1878" w:author="Arthur Parmentier" w:date="2020-05-22T20:01:00Z">
        <w:r w:rsidR="00B44867">
          <w:t xml:space="preserve"> </w:t>
        </w:r>
      </w:ins>
      <w:ins w:id="1879" w:author="Arthur Parmentier" w:date="2020-06-03T17:49:00Z">
        <w:r w:rsidR="00EB3650">
          <w:t xml:space="preserve">slightly </w:t>
        </w:r>
      </w:ins>
      <w:ins w:id="1880" w:author="Arthur Parmentier" w:date="2020-06-03T17:48:00Z">
        <w:r w:rsidR="00DD75CE">
          <w:t xml:space="preserve">lower </w:t>
        </w:r>
      </w:ins>
      <w:ins w:id="1881" w:author="Arthur Parmentier" w:date="2020-05-22T20:01:00Z">
        <w:r w:rsidR="00B44867">
          <w:t>performance</w:t>
        </w:r>
      </w:ins>
      <w:ins w:id="1882" w:author="Arthur Parmentier" w:date="2020-05-22T20:02:00Z">
        <w:r w:rsidR="00B44867">
          <w:t xml:space="preserve"> with the Jweb object than the Electron process on my computer</w:t>
        </w:r>
      </w:ins>
      <w:ins w:id="1883" w:author="Arthur Parmentier" w:date="2020-05-22T20:03:00Z">
        <w:r w:rsidR="00B44867">
          <w:t xml:space="preserve"> </w:t>
        </w:r>
      </w:ins>
      <w:ins w:id="1884" w:author="Arthur Parmentier" w:date="2020-05-23T19:47:00Z">
        <w:r w:rsidR="00BF1ECB">
          <w:t>and</w:t>
        </w:r>
      </w:ins>
      <w:ins w:id="1885" w:author="Arthur Parmentier" w:date="2020-05-22T20:03:00Z">
        <w:r w:rsidR="00B44867">
          <w:t xml:space="preserve"> the Electron process has the advantage of having its dedicated window, allowing the user to move it</w:t>
        </w:r>
      </w:ins>
      <w:ins w:id="1886" w:author="Arthur Parmentier" w:date="2020-05-22T20:05:00Z">
        <w:r w:rsidR="00DB3548">
          <w:t>, resize it</w:t>
        </w:r>
      </w:ins>
      <w:ins w:id="1887" w:author="Arthur Parmentier" w:date="2020-05-22T20:03:00Z">
        <w:r w:rsidR="00B44867">
          <w:t xml:space="preserve"> and most important, to keep it visible while the model is running, otherwise </w:t>
        </w:r>
      </w:ins>
      <w:ins w:id="1888" w:author="Arthur Parmentier" w:date="2020-05-22T20:04:00Z">
        <w:r w:rsidR="00DB3548">
          <w:t xml:space="preserve">PoseNet performance drops </w:t>
        </w:r>
        <w:r w:rsidR="00DB3548">
          <w:lastRenderedPageBreak/>
          <w:t xml:space="preserve">critically. Both </w:t>
        </w:r>
      </w:ins>
      <w:ins w:id="1889" w:author="Arthur Parmentier" w:date="2020-05-23T19:47:00Z">
        <w:r w:rsidR="00E336D0">
          <w:t xml:space="preserve">hosts (Jweb and Electron) </w:t>
        </w:r>
      </w:ins>
      <w:ins w:id="1890" w:author="Arthur Parmentier" w:date="2020-05-22T20:04:00Z">
        <w:r w:rsidR="00DB3548">
          <w:t>are perfectly in</w:t>
        </w:r>
      </w:ins>
      <w:ins w:id="1891" w:author="Arthur Parmentier" w:date="2020-05-22T20:05:00Z">
        <w:r w:rsidR="00DB3548">
          <w:t>ter-</w:t>
        </w:r>
      </w:ins>
      <w:ins w:id="1892" w:author="Arthur Parmentier" w:date="2020-05-22T20:07:00Z">
        <w:r w:rsidR="005B6936">
          <w:t>changeable</w:t>
        </w:r>
      </w:ins>
      <w:ins w:id="1893" w:author="Arthur Parmentier" w:date="2020-05-22T20:06:00Z">
        <w:r w:rsidR="00DB3548">
          <w:t xml:space="preserve"> in less than a minute (for loading the model).</w:t>
        </w:r>
      </w:ins>
    </w:p>
    <w:p w:rsidR="005B6936" w:rsidRDefault="005B6936">
      <w:pPr>
        <w:keepNext/>
        <w:rPr>
          <w:ins w:id="1894" w:author="Arthur Parmentier" w:date="2020-05-22T20:11:00Z"/>
        </w:rPr>
        <w:pPrChange w:id="1895" w:author="Arthur Parmentier" w:date="2020-05-22T20:11:00Z">
          <w:pPr/>
        </w:pPrChange>
      </w:pPr>
      <w:ins w:id="1896"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897" w:author="Arthur Parmentier" w:date="2020-05-19T15:04:00Z"/>
        </w:rPr>
        <w:pPrChange w:id="1898" w:author="Arthur Parmentier" w:date="2020-05-22T20:11:00Z">
          <w:pPr/>
        </w:pPrChange>
      </w:pPr>
      <w:ins w:id="1899" w:author="Arthur Parmentier" w:date="2020-05-22T20:11:00Z">
        <w:r>
          <w:t xml:space="preserve">Figure </w:t>
        </w:r>
        <w:r>
          <w:fldChar w:fldCharType="begin"/>
        </w:r>
        <w:r>
          <w:instrText xml:space="preserve"> SEQ Figure \* ARABIC </w:instrText>
        </w:r>
      </w:ins>
      <w:r>
        <w:fldChar w:fldCharType="separate"/>
      </w:r>
      <w:ins w:id="1900" w:author="Arthur Parmentier" w:date="2020-06-05T21:05:00Z">
        <w:r w:rsidR="001C2AA6">
          <w:rPr>
            <w:noProof/>
          </w:rPr>
          <w:t>3</w:t>
        </w:r>
      </w:ins>
      <w:ins w:id="1901" w:author="Arthur Parmentier" w:date="2020-05-22T20:11:00Z">
        <w:r>
          <w:fldChar w:fldCharType="end"/>
        </w:r>
        <w:r>
          <w:t xml:space="preserve"> View of PoseNet inside Max/MSP</w:t>
        </w:r>
      </w:ins>
    </w:p>
    <w:p w:rsidR="00863218" w:rsidRDefault="009F79AA" w:rsidP="00240203">
      <w:pPr>
        <w:rPr>
          <w:ins w:id="1902" w:author="Arthur Parmentier" w:date="2020-05-18T15:21:00Z"/>
        </w:rPr>
      </w:pPr>
      <w:ins w:id="1903"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0E299B" w:rsidRPr="00821FC2" w:rsidRDefault="000E299B">
                              <w:pPr>
                                <w:pStyle w:val="Lgende"/>
                                <w:rPr>
                                  <w:noProof/>
                                </w:rPr>
                                <w:pPrChange w:id="1904" w:author="Arthur Parmentier" w:date="2020-05-19T15:15:00Z">
                                  <w:pPr/>
                                </w:pPrChange>
                              </w:pPr>
                              <w:ins w:id="1905" w:author="Arthur Parmentier" w:date="2020-05-19T15:15:00Z">
                                <w:r>
                                  <w:t xml:space="preserve">Figure </w:t>
                                </w:r>
                                <w:r>
                                  <w:fldChar w:fldCharType="begin"/>
                                </w:r>
                                <w:r>
                                  <w:instrText xml:space="preserve"> SEQ Figure \* ARABIC </w:instrText>
                                </w:r>
                              </w:ins>
                              <w:r>
                                <w:fldChar w:fldCharType="separate"/>
                              </w:r>
                              <w:ins w:id="1906" w:author="Arthur Parmentier" w:date="2020-06-05T21:05:00Z">
                                <w:r w:rsidR="001C2AA6">
                                  <w:rPr>
                                    <w:noProof/>
                                  </w:rPr>
                                  <w:t>4</w:t>
                                </w:r>
                              </w:ins>
                              <w:ins w:id="1907" w:author="Arthur Parmentier" w:date="2020-05-19T15:15:00Z">
                                <w:r>
                                  <w:fldChar w:fldCharType="end"/>
                                </w:r>
                                <w:r>
                                  <w:t xml:space="preserve"> Posenet skeleton tracking for "rest of the group"</w:t>
                                </w:r>
                              </w:ins>
                              <w:ins w:id="1908"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0E299B" w:rsidRPr="00821FC2" w:rsidRDefault="000E299B">
                        <w:pPr>
                          <w:pStyle w:val="Lgende"/>
                          <w:rPr>
                            <w:noProof/>
                          </w:rPr>
                          <w:pPrChange w:id="1909" w:author="Arthur Parmentier" w:date="2020-05-19T15:15:00Z">
                            <w:pPr/>
                          </w:pPrChange>
                        </w:pPr>
                        <w:ins w:id="1910" w:author="Arthur Parmentier" w:date="2020-05-19T15:15:00Z">
                          <w:r>
                            <w:t xml:space="preserve">Figure </w:t>
                          </w:r>
                          <w:r>
                            <w:fldChar w:fldCharType="begin"/>
                          </w:r>
                          <w:r>
                            <w:instrText xml:space="preserve"> SEQ Figure \* ARABIC </w:instrText>
                          </w:r>
                        </w:ins>
                        <w:r>
                          <w:fldChar w:fldCharType="separate"/>
                        </w:r>
                        <w:ins w:id="1911" w:author="Arthur Parmentier" w:date="2020-06-05T21:05:00Z">
                          <w:r w:rsidR="001C2AA6">
                            <w:rPr>
                              <w:noProof/>
                            </w:rPr>
                            <w:t>4</w:t>
                          </w:r>
                        </w:ins>
                        <w:ins w:id="1912" w:author="Arthur Parmentier" w:date="2020-05-19T15:15:00Z">
                          <w:r>
                            <w:fldChar w:fldCharType="end"/>
                          </w:r>
                          <w:r>
                            <w:t xml:space="preserve"> Posenet skeleton tracking for "rest of the group"</w:t>
                          </w:r>
                        </w:ins>
                        <w:ins w:id="1913" w:author="Arthur Parmentier" w:date="2020-05-22T20:12:00Z">
                          <w:r>
                            <w:t>, from the Electron external window</w:t>
                          </w:r>
                        </w:ins>
                      </w:p>
                    </w:txbxContent>
                  </v:textbox>
                  <w10:wrap type="topAndBottom"/>
                </v:shape>
              </w:pict>
            </mc:Fallback>
          </mc:AlternateContent>
        </w:r>
      </w:ins>
      <w:ins w:id="1914"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915" w:author="Arthur Parmentier" w:date="2020-05-18T15:23:00Z"/>
        </w:rPr>
      </w:pPr>
      <w:ins w:id="1916" w:author="Arthur Parmentier" w:date="2020-05-18T15:21:00Z">
        <w:r>
          <w:t>PoseNet allows the user</w:t>
        </w:r>
      </w:ins>
      <w:ins w:id="1917" w:author="Arthur Parmentier" w:date="2020-05-18T15:22:00Z">
        <w:r w:rsidR="006F7BD1">
          <w:t xml:space="preserve"> to choose different models and </w:t>
        </w:r>
      </w:ins>
      <w:ins w:id="1918"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919" w:author="Arthur Parmentier" w:date="2020-05-18T15:24:00Z"/>
        </w:rPr>
      </w:pPr>
      <w:ins w:id="1920" w:author="Arthur Parmentier" w:date="2020-05-18T15:23:00Z">
        <w:r>
          <w:t>The architecture of the mo</w:t>
        </w:r>
      </w:ins>
      <w:ins w:id="1921" w:author="Arthur Parmentier" w:date="2020-05-18T15:24:00Z">
        <w:r>
          <w:t>del (MobileNet or ResNet)</w:t>
        </w:r>
      </w:ins>
    </w:p>
    <w:p w:rsidR="00CE53C0" w:rsidRDefault="00CE53C0" w:rsidP="00CE53C0">
      <w:pPr>
        <w:pStyle w:val="Paragraphedeliste"/>
        <w:numPr>
          <w:ilvl w:val="0"/>
          <w:numId w:val="24"/>
        </w:numPr>
        <w:rPr>
          <w:ins w:id="1922" w:author="Arthur Parmentier" w:date="2020-05-18T15:27:00Z"/>
        </w:rPr>
      </w:pPr>
      <w:ins w:id="1923" w:author="Arthur Parmentier" w:date="2020-05-18T15:24:00Z">
        <w:r>
          <w:t xml:space="preserve">The input resolution of the </w:t>
        </w:r>
      </w:ins>
      <w:ins w:id="1924" w:author="Arthur Parmentier" w:date="2020-05-18T15:25:00Z">
        <w:r w:rsidR="00266B08">
          <w:t>video input</w:t>
        </w:r>
      </w:ins>
    </w:p>
    <w:p w:rsidR="00266B08" w:rsidRDefault="00266B08" w:rsidP="00CE53C0">
      <w:pPr>
        <w:pStyle w:val="Paragraphedeliste"/>
        <w:numPr>
          <w:ilvl w:val="0"/>
          <w:numId w:val="24"/>
        </w:numPr>
        <w:rPr>
          <w:ins w:id="1925" w:author="Arthur Parmentier" w:date="2020-05-18T15:27:00Z"/>
        </w:rPr>
      </w:pPr>
      <w:ins w:id="1926" w:author="Arthur Parmentier" w:date="2020-05-18T15:27:00Z">
        <w:r>
          <w:t>The output stride of the model</w:t>
        </w:r>
      </w:ins>
    </w:p>
    <w:p w:rsidR="00266B08" w:rsidRDefault="00266B08" w:rsidP="00CE53C0">
      <w:pPr>
        <w:pStyle w:val="Paragraphedeliste"/>
        <w:numPr>
          <w:ilvl w:val="0"/>
          <w:numId w:val="24"/>
        </w:numPr>
        <w:rPr>
          <w:ins w:id="1927" w:author="Arthur Parmentier" w:date="2020-05-18T15:28:00Z"/>
        </w:rPr>
      </w:pPr>
      <w:ins w:id="1928" w:author="Arthur Parmentier" w:date="2020-05-18T15:28:00Z">
        <w:r>
          <w:t>The depths of the convolution operations (for MobileNet only)</w:t>
        </w:r>
      </w:ins>
    </w:p>
    <w:p w:rsidR="00266B08" w:rsidRDefault="00266B08" w:rsidP="00CE53C0">
      <w:pPr>
        <w:pStyle w:val="Paragraphedeliste"/>
        <w:numPr>
          <w:ilvl w:val="0"/>
          <w:numId w:val="24"/>
        </w:numPr>
        <w:rPr>
          <w:ins w:id="1929" w:author="Arthur Parmentier" w:date="2020-05-18T15:29:00Z"/>
        </w:rPr>
      </w:pPr>
      <w:ins w:id="1930" w:author="Arthur Parmentier" w:date="2020-05-18T15:29:00Z">
        <w:r>
          <w:t>The size of the model (ResNet only</w:t>
        </w:r>
        <w:r w:rsidR="005C78CB">
          <w:t>, only affects loading time</w:t>
        </w:r>
        <w:r>
          <w:t>)</w:t>
        </w:r>
      </w:ins>
    </w:p>
    <w:p w:rsidR="00DA3D9A" w:rsidRDefault="00CE7ED8">
      <w:pPr>
        <w:rPr>
          <w:ins w:id="1931" w:author="Arthur Parmentier" w:date="2020-05-22T20:13:00Z"/>
        </w:rPr>
      </w:pPr>
      <w:ins w:id="1932" w:author="Arthur Parmentier" w:date="2020-05-18T17:10:00Z">
        <w:r>
          <w:t xml:space="preserve">With these settings, the user can adapt the model to its </w:t>
        </w:r>
      </w:ins>
      <w:ins w:id="1933" w:author="Arthur Parmentier" w:date="2020-05-18T17:13:00Z">
        <w:r w:rsidR="000C5075">
          <w:t>hardware</w:t>
        </w:r>
      </w:ins>
      <w:ins w:id="1934" w:author="Arthur Parmentier" w:date="2020-05-18T17:10:00Z">
        <w:r>
          <w:t xml:space="preserve"> </w:t>
        </w:r>
      </w:ins>
      <w:ins w:id="1935" w:author="Arthur Parmentier" w:date="2020-05-19T10:00:00Z">
        <w:r w:rsidR="00674C10">
          <w:t>to get the best performance.</w:t>
        </w:r>
      </w:ins>
    </w:p>
    <w:p w:rsidR="00FF0413" w:rsidRDefault="00F66CEC">
      <w:pPr>
        <w:rPr>
          <w:ins w:id="1936" w:author="Arthur Parmentier" w:date="2020-05-19T10:00:00Z"/>
        </w:rPr>
      </w:pPr>
      <w:ins w:id="1937" w:author="Arthur Parmentier" w:date="2020-05-23T09:45:00Z">
        <w:r>
          <w:t>We will discuss the optimal performance settings in a next section.</w:t>
        </w:r>
      </w:ins>
    </w:p>
    <w:p w:rsidR="005B0B86" w:rsidRDefault="005B0B86">
      <w:pPr>
        <w:pStyle w:val="Titre5"/>
        <w:rPr>
          <w:ins w:id="1938" w:author="Arthur Parmentier" w:date="2020-05-19T15:54:00Z"/>
        </w:rPr>
        <w:pPrChange w:id="1939" w:author="Arthur Parmentier" w:date="2020-05-19T15:54:00Z">
          <w:pPr/>
        </w:pPrChange>
      </w:pPr>
      <w:ins w:id="1940" w:author="Arthur Parmentier" w:date="2020-05-19T15:54:00Z">
        <w:r>
          <w:t>PoseNet advantages</w:t>
        </w:r>
      </w:ins>
    </w:p>
    <w:p w:rsidR="00674C10" w:rsidRDefault="00674C10">
      <w:pPr>
        <w:rPr>
          <w:ins w:id="1941" w:author="Arthur Parmentier" w:date="2020-05-19T10:01:00Z"/>
        </w:rPr>
      </w:pPr>
      <w:ins w:id="1942" w:author="Arthur Parmentier" w:date="2020-05-19T10:01:00Z">
        <w:r>
          <w:t xml:space="preserve">PoseNet has several advantages to its concurrent </w:t>
        </w:r>
      </w:ins>
      <w:ins w:id="1943" w:author="Arthur Parmentier" w:date="2020-05-23T09:50:00Z">
        <w:r w:rsidR="00C52DE9">
          <w:t>technologies:</w:t>
        </w:r>
      </w:ins>
    </w:p>
    <w:p w:rsidR="00674C10" w:rsidRDefault="00674C10" w:rsidP="00674C10">
      <w:pPr>
        <w:pStyle w:val="Paragraphedeliste"/>
        <w:numPr>
          <w:ilvl w:val="0"/>
          <w:numId w:val="25"/>
        </w:numPr>
        <w:rPr>
          <w:ins w:id="1944" w:author="Arthur Parmentier" w:date="2020-05-19T10:08:00Z"/>
        </w:rPr>
      </w:pPr>
      <w:ins w:id="1945" w:author="Arthur Parmentier" w:date="2020-05-19T10:01:00Z">
        <w:r>
          <w:t>It takes it input from a webcam or any video input that can be recognize</w:t>
        </w:r>
      </w:ins>
      <w:ins w:id="1946" w:author="Arthur Parmentier" w:date="2020-05-19T10:02:00Z">
        <w:r>
          <w:t>d by the computer,</w:t>
        </w:r>
      </w:ins>
      <w:ins w:id="1947" w:author="Arthur Parmentier" w:date="2020-05-19T10:08:00Z">
        <w:r>
          <w:t xml:space="preserve"> so that</w:t>
        </w:r>
      </w:ins>
    </w:p>
    <w:p w:rsidR="00674C10" w:rsidRDefault="00674C10" w:rsidP="00674C10">
      <w:pPr>
        <w:pStyle w:val="Paragraphedeliste"/>
        <w:numPr>
          <w:ilvl w:val="1"/>
          <w:numId w:val="25"/>
        </w:numPr>
        <w:rPr>
          <w:ins w:id="1948" w:author="Arthur Parmentier" w:date="2020-05-19T10:09:00Z"/>
        </w:rPr>
      </w:pPr>
      <w:ins w:id="1949" w:author="Arthur Parmentier" w:date="2020-05-19T10:09:00Z">
        <w:r>
          <w:t>For many laptops with integrated webcam, there is no need of external hardware</w:t>
        </w:r>
      </w:ins>
    </w:p>
    <w:p w:rsidR="00674C10" w:rsidRDefault="006A67AC">
      <w:pPr>
        <w:pStyle w:val="Paragraphedeliste"/>
        <w:numPr>
          <w:ilvl w:val="1"/>
          <w:numId w:val="25"/>
        </w:numPr>
        <w:rPr>
          <w:ins w:id="1950" w:author="Arthur Parmentier" w:date="2020-05-19T10:03:00Z"/>
        </w:rPr>
        <w:pPrChange w:id="1951" w:author="Arthur Parmentier" w:date="2020-05-19T10:08:00Z">
          <w:pPr>
            <w:pStyle w:val="Paragraphedeliste"/>
            <w:numPr>
              <w:numId w:val="25"/>
            </w:numPr>
            <w:ind w:hanging="360"/>
          </w:pPr>
        </w:pPrChange>
      </w:pPr>
      <w:ins w:id="1952" w:author="Arthur Parmentier" w:date="2020-05-19T10:09:00Z">
        <w:r>
          <w:t>It can be used with very common</w:t>
        </w:r>
      </w:ins>
      <w:ins w:id="1953" w:author="Arthur Parmentier" w:date="2020-05-19T10:10:00Z">
        <w:r>
          <w:t xml:space="preserve"> and cheap</w:t>
        </w:r>
      </w:ins>
      <w:ins w:id="1954" w:author="Arthur Parmentier" w:date="2020-05-19T10:09:00Z">
        <w:r>
          <w:t xml:space="preserve"> ha</w:t>
        </w:r>
      </w:ins>
      <w:ins w:id="1955"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956" w:author="Arthur Parmentier" w:date="2020-05-19T10:06:00Z"/>
        </w:rPr>
      </w:pPr>
      <w:ins w:id="1957" w:author="Arthur Parmentier" w:date="2020-05-19T10:05:00Z">
        <w:r>
          <w:lastRenderedPageBreak/>
          <w:t xml:space="preserve">It provides a direct feedback of its accuracy to the user by overlapping the skeleton joints with the video, allowing users to change </w:t>
        </w:r>
      </w:ins>
      <w:ins w:id="1958" w:author="Arthur Parmentier" w:date="2020-05-19T10:06:00Z">
        <w:r>
          <w:t>settings according to how good they see the model performing</w:t>
        </w:r>
      </w:ins>
    </w:p>
    <w:p w:rsidR="00674C10" w:rsidRDefault="00B1735D" w:rsidP="00674C10">
      <w:pPr>
        <w:pStyle w:val="Paragraphedeliste"/>
        <w:numPr>
          <w:ilvl w:val="0"/>
          <w:numId w:val="25"/>
        </w:numPr>
        <w:rPr>
          <w:ins w:id="1959" w:author="Arthur Parmentier" w:date="2020-05-19T10:19:00Z"/>
        </w:rPr>
      </w:pPr>
      <w:ins w:id="1960" w:author="Arthur Parmentier" w:date="2020-05-19T10:11:00Z">
        <w:r>
          <w:t>It</w:t>
        </w:r>
      </w:ins>
      <w:ins w:id="1961" w:author="Arthur Parmentier" w:date="2020-05-19T10:13:00Z">
        <w:r>
          <w:t xml:space="preserve"> is </w:t>
        </w:r>
      </w:ins>
      <w:ins w:id="1962" w:author="Arthur Parmentier" w:date="2020-05-19T10:15:00Z">
        <w:r>
          <w:t xml:space="preserve">an </w:t>
        </w:r>
      </w:ins>
      <w:ins w:id="1963" w:author="Arthur Parmentier" w:date="2020-05-19T10:13:00Z">
        <w:r>
          <w:t>open</w:t>
        </w:r>
      </w:ins>
      <w:ins w:id="1964" w:author="Arthur Parmentier" w:date="2020-05-19T10:15:00Z">
        <w:r>
          <w:t>-</w:t>
        </w:r>
      </w:ins>
      <w:ins w:id="1965" w:author="Arthur Parmentier" w:date="2020-05-19T10:13:00Z">
        <w:r>
          <w:t>source</w:t>
        </w:r>
      </w:ins>
      <w:ins w:id="1966" w:author="Arthur Parmentier" w:date="2020-05-19T10:15:00Z">
        <w:r>
          <w:t xml:space="preserve"> project</w:t>
        </w:r>
      </w:ins>
      <w:ins w:id="1967" w:author="Arthur Parmentier" w:date="2020-05-19T10:17:00Z">
        <w:r>
          <w:t>, led by giants (Google…)</w:t>
        </w:r>
      </w:ins>
      <w:ins w:id="1968" w:author="Arthur Parmentier" w:date="2020-05-19T10:19:00Z">
        <w:r>
          <w:t xml:space="preserve"> and</w:t>
        </w:r>
      </w:ins>
      <w:ins w:id="1969" w:author="Arthur Parmentier" w:date="2020-05-19T10:17:00Z">
        <w:r>
          <w:t xml:space="preserve"> supported by a </w:t>
        </w:r>
      </w:ins>
      <w:ins w:id="1970" w:author="Arthur Parmentier" w:date="2020-05-19T10:18:00Z">
        <w:r>
          <w:t xml:space="preserve">vast </w:t>
        </w:r>
      </w:ins>
      <w:ins w:id="1971" w:author="Arthur Parmentier" w:date="2020-05-19T10:17:00Z">
        <w:r>
          <w:t>community</w:t>
        </w:r>
      </w:ins>
    </w:p>
    <w:p w:rsidR="000D15D8" w:rsidRDefault="008E45E0" w:rsidP="00674C10">
      <w:pPr>
        <w:pStyle w:val="Paragraphedeliste"/>
        <w:numPr>
          <w:ilvl w:val="0"/>
          <w:numId w:val="25"/>
        </w:numPr>
        <w:rPr>
          <w:ins w:id="1972" w:author="Arthur Parmentier" w:date="2020-05-19T10:23:00Z"/>
        </w:rPr>
      </w:pPr>
      <w:ins w:id="1973" w:author="Arthur Parmentier" w:date="2020-05-19T10:20:00Z">
        <w:r>
          <w:t>It is still un</w:t>
        </w:r>
      </w:ins>
      <w:ins w:id="1974" w:author="Arthur Parmentier" w:date="2020-05-19T10:21:00Z">
        <w:r>
          <w:t xml:space="preserve">der development and will probably continue to be improved over the years, </w:t>
        </w:r>
      </w:ins>
      <w:ins w:id="1975"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976" w:author="Arthur Parmentier" w:date="2020-05-19T11:12:00Z"/>
        </w:rPr>
      </w:pPr>
      <w:ins w:id="1977" w:author="Arthur Parmentier" w:date="2020-05-19T10:24:00Z">
        <w:r>
          <w:t xml:space="preserve">It </w:t>
        </w:r>
      </w:ins>
      <w:ins w:id="1978" w:author="Arthur Parmentier" w:date="2020-05-19T11:12:00Z">
        <w:r w:rsidR="00A43D2B">
          <w:t>integrates</w:t>
        </w:r>
      </w:ins>
      <w:ins w:id="1979" w:author="Arthur Parmentier" w:date="2020-05-19T11:11:00Z">
        <w:r w:rsidR="00A43D2B">
          <w:t xml:space="preserve"> with Max (and other systems) </w:t>
        </w:r>
      </w:ins>
      <w:ins w:id="1980" w:author="Arthur Parmentier" w:date="2020-05-19T11:12:00Z">
        <w:r w:rsidR="00A43D2B">
          <w:t>very easily</w:t>
        </w:r>
        <w:r w:rsidR="001E1856">
          <w:t xml:space="preserve"> as it can be run in a little</w:t>
        </w:r>
      </w:ins>
      <w:ins w:id="1981" w:author="Arthur Parmentier" w:date="2020-05-23T09:49:00Z">
        <w:r w:rsidR="009D2FFA">
          <w:t xml:space="preserve"> node.js</w:t>
        </w:r>
      </w:ins>
      <w:ins w:id="1982" w:author="Arthur Parmentier" w:date="2020-05-19T11:12:00Z">
        <w:r w:rsidR="001E1856">
          <w:t xml:space="preserve"> server</w:t>
        </w:r>
      </w:ins>
    </w:p>
    <w:p w:rsidR="00091253" w:rsidRDefault="00091253">
      <w:pPr>
        <w:pStyle w:val="Titre5"/>
        <w:rPr>
          <w:ins w:id="1983" w:author="Arthur Parmentier" w:date="2020-05-19T15:54:00Z"/>
        </w:rPr>
        <w:pPrChange w:id="1984" w:author="Arthur Parmentier" w:date="2020-05-19T15:54:00Z">
          <w:pPr/>
        </w:pPrChange>
      </w:pPr>
      <w:ins w:id="1985" w:author="Arthur Parmentier" w:date="2020-05-19T15:55:00Z">
        <w:r>
          <w:t>The main shortcoming of PoseNet: depth</w:t>
        </w:r>
      </w:ins>
    </w:p>
    <w:p w:rsidR="008F3623" w:rsidRDefault="00792D87" w:rsidP="008F3623">
      <w:pPr>
        <w:rPr>
          <w:ins w:id="1986" w:author="Arthur Parmentier" w:date="2020-05-19T15:29:00Z"/>
        </w:rPr>
      </w:pPr>
      <w:ins w:id="1987" w:author="Arthur Parmentier" w:date="2020-05-19T15:27:00Z">
        <w:r>
          <w:t>The only ma</w:t>
        </w:r>
      </w:ins>
      <w:ins w:id="1988" w:author="Arthur Parmentier" w:date="2020-05-19T15:28:00Z">
        <w:r>
          <w:t>j</w:t>
        </w:r>
      </w:ins>
      <w:ins w:id="1989" w:author="Arthur Parmentier" w:date="2020-05-19T15:27:00Z">
        <w:r>
          <w:t xml:space="preserve">or shortcoming of PoseNet </w:t>
        </w:r>
      </w:ins>
      <w:ins w:id="1990" w:author="Arthur Parmentier" w:date="2020-05-19T15:28:00Z">
        <w:r>
          <w:t>with respect to other motion tracki</w:t>
        </w:r>
      </w:ins>
      <w:ins w:id="1991" w:author="Arthur Parmentier" w:date="2020-05-19T15:29:00Z">
        <w:r>
          <w:t>ng systems is that it only operates in 2D and does not</w:t>
        </w:r>
      </w:ins>
      <w:ins w:id="1992" w:author="Arthur Parmentier" w:date="2020-06-03T17:49:00Z">
        <w:r w:rsidR="001F5AEC">
          <w:t xml:space="preserve"> </w:t>
        </w:r>
      </w:ins>
      <w:ins w:id="1993" w:author="Arthur Parmentier" w:date="2020-06-03T17:50:00Z">
        <w:r w:rsidR="001F5AEC">
          <w:t>model</w:t>
        </w:r>
      </w:ins>
      <w:ins w:id="1994" w:author="Arthur Parmentier" w:date="2020-05-19T15:29:00Z">
        <w:r>
          <w:t xml:space="preserve"> the depth of each</w:t>
        </w:r>
      </w:ins>
      <w:ins w:id="1995" w:author="Arthur Parmentier" w:date="2020-06-03T17:50:00Z">
        <w:r w:rsidR="001F5AEC">
          <w:t xml:space="preserve"> body</w:t>
        </w:r>
      </w:ins>
      <w:ins w:id="1996" w:author="Arthur Parmentier" w:date="2020-05-19T15:29:00Z">
        <w:r>
          <w:t xml:space="preserve"> joint.</w:t>
        </w:r>
      </w:ins>
    </w:p>
    <w:p w:rsidR="00792D87" w:rsidRDefault="00792D87" w:rsidP="008F3623">
      <w:pPr>
        <w:rPr>
          <w:ins w:id="1997" w:author="Arthur Parmentier" w:date="2020-05-19T15:55:00Z"/>
        </w:rPr>
      </w:pPr>
      <w:ins w:id="1998" w:author="Arthur Parmentier" w:date="2020-05-19T15:29:00Z">
        <w:r>
          <w:t>As a workaround</w:t>
        </w:r>
      </w:ins>
      <w:ins w:id="1999" w:author="Arthur Parmentier" w:date="2020-05-19T15:30:00Z">
        <w:r>
          <w:t xml:space="preserve">, I first built a simple calibration process </w:t>
        </w:r>
      </w:ins>
      <w:ins w:id="2000" w:author="Arthur Parmentier" w:date="2020-06-03T17:50:00Z">
        <w:r w:rsidR="00AF2EC4">
          <w:t>that</w:t>
        </w:r>
      </w:ins>
      <w:ins w:id="2001" w:author="Arthur Parmentier" w:date="2020-05-19T15:30:00Z">
        <w:r>
          <w:t xml:space="preserve"> allow</w:t>
        </w:r>
      </w:ins>
      <w:ins w:id="2002" w:author="Arthur Parmentier" w:date="2020-06-03T17:50:00Z">
        <w:r w:rsidR="00AF2EC4">
          <w:t>ed</w:t>
        </w:r>
      </w:ins>
      <w:ins w:id="2003" w:author="Arthur Parmentier" w:date="2020-05-19T15:30:00Z">
        <w:r>
          <w:t xml:space="preserve"> to compute the depth of the </w:t>
        </w:r>
      </w:ins>
      <w:ins w:id="2004" w:author="Arthur Parmentier" w:date="2020-05-19T15:31:00Z">
        <w:r>
          <w:t>torso of the user as well as its angle to the camera</w:t>
        </w:r>
      </w:ins>
      <w:ins w:id="2005" w:author="Arthur Parmentier" w:date="2020-06-03T17:50:00Z">
        <w:r w:rsidR="00904AF3">
          <w:t>.</w:t>
        </w:r>
      </w:ins>
      <w:ins w:id="2006" w:author="Arthur Parmentier" w:date="2020-05-19T15:31:00Z">
        <w:r>
          <w:t xml:space="preserve"> </w:t>
        </w:r>
      </w:ins>
      <w:ins w:id="2007" w:author="Arthur Parmentier" w:date="2020-06-03T17:50:00Z">
        <w:r w:rsidR="00904AF3">
          <w:t>After some testing,</w:t>
        </w:r>
      </w:ins>
      <w:ins w:id="2008" w:author="Arthur Parmentier" w:date="2020-05-19T15:31:00Z">
        <w:r>
          <w:t xml:space="preserve"> I realized that it was useless </w:t>
        </w:r>
      </w:ins>
      <w:ins w:id="2009" w:author="Arthur Parmentier" w:date="2020-05-19T15:32:00Z">
        <w:r>
          <w:t>in my use case</w:t>
        </w:r>
      </w:ins>
      <w:ins w:id="2010" w:author="Arthur Parmentier" w:date="2020-06-03T17:50:00Z">
        <w:r w:rsidR="00904AF3">
          <w:t xml:space="preserve">, did not allow any better classification </w:t>
        </w:r>
      </w:ins>
      <w:ins w:id="2011" w:author="Arthur Parmentier" w:date="2020-05-19T15:32:00Z">
        <w:r>
          <w:t>and would only bring noise in the data.</w:t>
        </w:r>
      </w:ins>
    </w:p>
    <w:p w:rsidR="00F35BC0" w:rsidRDefault="00F35BC0">
      <w:pPr>
        <w:pStyle w:val="Titre6"/>
        <w:rPr>
          <w:ins w:id="2012" w:author="Arthur Parmentier" w:date="2020-06-03T17:51:00Z"/>
        </w:rPr>
      </w:pPr>
      <w:ins w:id="2013" w:author="Arthur Parmentier" w:date="2020-05-19T15:55:00Z">
        <w:r>
          <w:t>Depth in SP</w:t>
        </w:r>
      </w:ins>
    </w:p>
    <w:p w:rsidR="00704B21" w:rsidRPr="00704B21" w:rsidRDefault="00704B21">
      <w:pPr>
        <w:rPr>
          <w:ins w:id="2014" w:author="Arthur Parmentier" w:date="2020-05-19T15:32:00Z"/>
        </w:rPr>
      </w:pPr>
      <w:ins w:id="2015" w:author="Arthur Parmentier" w:date="2020-06-03T17:51:00Z">
        <w:r>
          <w:t xml:space="preserve">In fact, there are also some </w:t>
        </w:r>
      </w:ins>
      <w:ins w:id="2016" w:author="Arthur Parmentier" w:date="2020-06-03T17:52:00Z">
        <w:r>
          <w:t>specificities that allow us to recognize SP signs without any depth information in PoseNet.</w:t>
        </w:r>
      </w:ins>
    </w:p>
    <w:p w:rsidR="009D75C8" w:rsidRDefault="00E715BE" w:rsidP="008F3623">
      <w:pPr>
        <w:rPr>
          <w:ins w:id="2017" w:author="Arthur Parmentier" w:date="2020-05-19T15:42:00Z"/>
        </w:rPr>
      </w:pPr>
      <w:ins w:id="2018" w:author="Arthur Parmentier" w:date="2020-05-19T15:35:00Z">
        <w:r>
          <w:t xml:space="preserve">My observation </w:t>
        </w:r>
      </w:ins>
      <w:ins w:id="2019" w:author="Arthur Parmentier" w:date="2020-05-19T15:38:00Z">
        <w:r w:rsidR="00FE10BB">
          <w:t>is that depth</w:t>
        </w:r>
      </w:ins>
      <w:ins w:id="2020" w:author="Arthur Parmentier" w:date="2020-05-19T15:40:00Z">
        <w:r w:rsidR="009D75C8">
          <w:t xml:space="preserve"> (z axis)</w:t>
        </w:r>
      </w:ins>
      <w:ins w:id="2021" w:author="Arthur Parmentier" w:date="2020-05-19T15:38:00Z">
        <w:r w:rsidR="00FE10BB">
          <w:t xml:space="preserve"> </w:t>
        </w:r>
      </w:ins>
      <w:ins w:id="2022" w:author="Arthur Parmentier" w:date="2020-05-19T15:35:00Z">
        <w:r>
          <w:t>is often not the most informative axi</w:t>
        </w:r>
      </w:ins>
      <w:ins w:id="2023" w:author="Arthur Parmentier" w:date="2020-05-19T15:36:00Z">
        <w:r>
          <w:t>s for recognizing SP gestures and even signs like “play” which</w:t>
        </w:r>
      </w:ins>
      <w:ins w:id="2024" w:author="Arthur Parmentier" w:date="2020-05-19T15:37:00Z">
        <w:r w:rsidR="00FE10BB">
          <w:t xml:space="preserve"> uses the </w:t>
        </w:r>
      </w:ins>
      <w:ins w:id="2025" w:author="Arthur Parmentier" w:date="2020-05-19T15:40:00Z">
        <w:r w:rsidR="009D75C8">
          <w:t>z</w:t>
        </w:r>
      </w:ins>
      <w:ins w:id="2026" w:author="Arthur Parmentier" w:date="2020-05-19T15:41:00Z">
        <w:r w:rsidR="009D75C8">
          <w:t xml:space="preserve"> </w:t>
        </w:r>
      </w:ins>
      <w:ins w:id="2027" w:author="Arthur Parmentier" w:date="2020-05-19T15:37:00Z">
        <w:r w:rsidR="00FE10BB">
          <w:t>dimension extensively can be recognized only by the movement of the body in 2D, from the p</w:t>
        </w:r>
      </w:ins>
      <w:ins w:id="2028" w:author="Arthur Parmentier" w:date="2020-05-19T15:38:00Z">
        <w:r w:rsidR="00FE10BB">
          <w:t>oint of view of the camera in front of the soundpainter</w:t>
        </w:r>
      </w:ins>
      <w:ins w:id="2029" w:author="Arthur Parmentier" w:date="2020-06-03T17:52:00Z">
        <w:r w:rsidR="00B11BF7">
          <w:t>, because t</w:t>
        </w:r>
      </w:ins>
      <w:ins w:id="2030" w:author="Arthur Parmentier" w:date="2020-06-03T17:53:00Z">
        <w:r w:rsidR="00B11BF7">
          <w:t>here is little ambiguity with other signs.</w:t>
        </w:r>
        <w:r w:rsidR="00DA4920">
          <w:t xml:space="preserve"> Depth would only be impor</w:t>
        </w:r>
      </w:ins>
      <w:ins w:id="2031"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2032" w:author="Arthur Parmentier" w:date="2020-06-03T17:56:00Z"/>
        </w:rPr>
      </w:pPr>
      <w:ins w:id="2033" w:author="Arthur Parmentier" w:date="2020-05-19T15:42:00Z">
        <w:r>
          <w:t>However, capturing dept</w:t>
        </w:r>
      </w:ins>
      <w:ins w:id="2034" w:author="Arthur Parmentier" w:date="2020-05-19T15:43:00Z">
        <w:r>
          <w:t>h is important for one special sign in SP, which is often called “entering the box”</w:t>
        </w:r>
      </w:ins>
      <w:ins w:id="2035" w:author="Arthur Parmentier" w:date="2020-06-03T17:55:00Z">
        <w:r w:rsidR="007145B0">
          <w:t xml:space="preserve"> and </w:t>
        </w:r>
      </w:ins>
      <w:ins w:id="2036" w:author="Arthur Parmentier" w:date="2020-06-03T17:56:00Z">
        <w:r w:rsidR="007145B0">
          <w:t xml:space="preserve">almost </w:t>
        </w:r>
      </w:ins>
      <w:ins w:id="2037" w:author="Arthur Parmentier" w:date="2020-06-03T17:55:00Z">
        <w:r w:rsidR="007145B0">
          <w:t xml:space="preserve">only takes place in the depth </w:t>
        </w:r>
      </w:ins>
      <w:ins w:id="2038" w:author="Arthur Parmentier" w:date="2020-06-03T17:56:00Z">
        <w:r w:rsidR="007145B0">
          <w:t>dimension</w:t>
        </w:r>
      </w:ins>
      <w:ins w:id="2039" w:author="Arthur Parmentier" w:date="2020-05-19T15:43:00Z">
        <w:r>
          <w:t xml:space="preserve">. Its specialty is that </w:t>
        </w:r>
      </w:ins>
      <w:ins w:id="2040" w:author="Arthur Parmentier" w:date="2020-05-19T15:44:00Z">
        <w:r>
          <w:t>this sign</w:t>
        </w:r>
      </w:ins>
      <w:ins w:id="2041" w:author="Arthur Parmentier" w:date="2020-05-19T15:45:00Z">
        <w:r>
          <w:t xml:space="preserve">, consisting in putting one foot in an abstract </w:t>
        </w:r>
      </w:ins>
      <w:ins w:id="2042" w:author="Arthur Parmentier" w:date="2020-05-19T15:46:00Z">
        <w:r>
          <w:t>“</w:t>
        </w:r>
      </w:ins>
      <w:ins w:id="2043" w:author="Arthur Parmentier" w:date="2020-05-19T15:45:00Z">
        <w:r>
          <w:t>box</w:t>
        </w:r>
      </w:ins>
      <w:ins w:id="2044" w:author="Arthur Parmentier" w:date="2020-05-19T15:46:00Z">
        <w:r>
          <w:t>”</w:t>
        </w:r>
      </w:ins>
      <w:ins w:id="2045" w:author="Arthur Parmentier" w:date="2020-05-19T15:45:00Z">
        <w:r>
          <w:t xml:space="preserve"> in front of the soundpainter,</w:t>
        </w:r>
      </w:ins>
      <w:ins w:id="2046" w:author="Arthur Parmentier" w:date="2020-05-19T15:44:00Z">
        <w:r>
          <w:t xml:space="preserve"> is used </w:t>
        </w:r>
      </w:ins>
      <w:ins w:id="2047" w:author="Arthur Parmentier" w:date="2020-05-19T15:47:00Z">
        <w:r w:rsidR="00395172">
          <w:t xml:space="preserve">in many SP modes </w:t>
        </w:r>
      </w:ins>
      <w:ins w:id="2048" w:author="Arthur Parmentier" w:date="2020-05-19T15:44:00Z">
        <w:r>
          <w:t>to significate “execute the request now”</w:t>
        </w:r>
      </w:ins>
      <w:ins w:id="2049" w:author="Arthur Parmentier" w:date="2020-05-19T15:47:00Z">
        <w:r w:rsidR="00395172">
          <w:t>; whether the request has been defined previously (default mode) or is being signed while the soundpainter has “ent</w:t>
        </w:r>
      </w:ins>
      <w:ins w:id="2050" w:author="Arthur Parmentier" w:date="2020-05-19T15:48:00Z">
        <w:r w:rsidR="00395172">
          <w:t>ered the box”.</w:t>
        </w:r>
      </w:ins>
      <w:ins w:id="2051" w:author="Arthur Parmentier" w:date="2020-05-19T15:49:00Z">
        <w:r w:rsidR="007D4E17">
          <w:t xml:space="preserve"> </w:t>
        </w:r>
      </w:ins>
      <w:ins w:id="2052" w:author="Arthur Parmentier" w:date="2020-05-19T21:41:00Z">
        <w:r w:rsidR="009D3597">
          <w:t xml:space="preserve">It is </w:t>
        </w:r>
      </w:ins>
      <w:ins w:id="2053" w:author="Arthur Parmentier" w:date="2020-05-19T21:47:00Z">
        <w:r w:rsidR="00214331">
          <w:t>only meaningful when</w:t>
        </w:r>
      </w:ins>
      <w:ins w:id="2054" w:author="Arthur Parmentier" w:date="2020-05-19T21:41:00Z">
        <w:r w:rsidR="009D3597">
          <w:t xml:space="preserve"> executed simultaneously to other signs, </w:t>
        </w:r>
      </w:ins>
      <w:ins w:id="2055" w:author="Arthur Parmentier" w:date="2020-05-19T21:42:00Z">
        <w:r w:rsidR="009D3597">
          <w:t>for instance</w:t>
        </w:r>
      </w:ins>
      <w:ins w:id="2056" w:author="Arthur Parmentier" w:date="2020-05-19T21:41:00Z">
        <w:r w:rsidR="009D3597">
          <w:t xml:space="preserve"> “go gestures” in default mode</w:t>
        </w:r>
      </w:ins>
      <w:ins w:id="2057" w:author="Arthur Parmentier" w:date="2020-05-19T21:42:00Z">
        <w:r w:rsidR="009D3597">
          <w:t xml:space="preserve"> or </w:t>
        </w:r>
      </w:ins>
      <w:ins w:id="2058" w:author="Arthur Parmentier" w:date="2020-05-19T21:41:00Z">
        <w:r w:rsidR="009D3597">
          <w:t>contents</w:t>
        </w:r>
      </w:ins>
      <w:ins w:id="2059" w:author="Arthur Parmentier" w:date="2020-05-19T21:42:00Z">
        <w:r w:rsidR="009D3597">
          <w:t xml:space="preserve"> in launch mode.</w:t>
        </w:r>
      </w:ins>
      <w:ins w:id="2060" w:author="Arthur Parmentier" w:date="2020-05-19T21:46:00Z">
        <w:r w:rsidR="00393470">
          <w:t xml:space="preserve"> </w:t>
        </w:r>
      </w:ins>
      <w:ins w:id="2061" w:author="Arthur Parmentier" w:date="2020-05-19T15:49:00Z">
        <w:r w:rsidR="007D4E17">
          <w:t xml:space="preserve">The </w:t>
        </w:r>
      </w:ins>
      <w:ins w:id="2062" w:author="Arthur Parmentier" w:date="2020-05-19T15:50:00Z">
        <w:r w:rsidR="005A7B09">
          <w:t>opposite</w:t>
        </w:r>
      </w:ins>
      <w:ins w:id="2063" w:author="Arthur Parmentier" w:date="2020-05-19T15:49:00Z">
        <w:r w:rsidR="007D4E17">
          <w:t xml:space="preserve"> sign “exiting the box” also has the very specific meaning of “g</w:t>
        </w:r>
      </w:ins>
      <w:ins w:id="2064" w:author="Arthur Parmentier" w:date="2020-05-19T15:50:00Z">
        <w:r w:rsidR="007D4E17">
          <w:t>etting back to default mode”.</w:t>
        </w:r>
      </w:ins>
    </w:p>
    <w:p w:rsidR="007145B0" w:rsidRDefault="007145B0" w:rsidP="008F3623">
      <w:pPr>
        <w:rPr>
          <w:ins w:id="2065" w:author="Arthur Parmentier" w:date="2020-05-19T16:00:00Z"/>
        </w:rPr>
      </w:pPr>
      <w:ins w:id="2066" w:author="Arthur Parmentier" w:date="2020-06-03T17:56:00Z">
        <w:r>
          <w:t>How can we manage to</w:t>
        </w:r>
      </w:ins>
      <w:ins w:id="2067" w:author="Arthur Parmentier" w:date="2020-06-03T17:57:00Z">
        <w:r>
          <w:t xml:space="preserve"> get past that specific issue?</w:t>
        </w:r>
      </w:ins>
    </w:p>
    <w:p w:rsidR="009C261B" w:rsidRDefault="009C261B" w:rsidP="009C261B">
      <w:pPr>
        <w:pStyle w:val="Titre6"/>
        <w:rPr>
          <w:ins w:id="2068" w:author="Arthur Parmentier" w:date="2020-05-19T16:01:00Z"/>
        </w:rPr>
      </w:pPr>
      <w:ins w:id="2069" w:author="Arthur Parmentier" w:date="2020-05-19T16:00:00Z">
        <w:r>
          <w:t>Reco</w:t>
        </w:r>
      </w:ins>
      <w:ins w:id="2070" w:author="Arthur Parmentier" w:date="2020-05-19T16:01:00Z">
        <w:r>
          <w:t xml:space="preserve">gnition without depth: compromises </w:t>
        </w:r>
      </w:ins>
      <w:ins w:id="2071" w:author="Arthur Parmentier" w:date="2020-05-20T11:39:00Z">
        <w:r w:rsidR="000506E4">
          <w:t>and simplifications of SP grammar</w:t>
        </w:r>
      </w:ins>
    </w:p>
    <w:p w:rsidR="009C261B" w:rsidRDefault="00A00963" w:rsidP="009C261B">
      <w:pPr>
        <w:rPr>
          <w:ins w:id="2072" w:author="Arthur Parmentier" w:date="2020-05-19T16:04:00Z"/>
        </w:rPr>
      </w:pPr>
      <w:ins w:id="2073" w:author="Arthur Parmentier" w:date="2020-05-19T16:03:00Z">
        <w:r>
          <w:t>Ideally, one would want to capture depth and abandon PoseNet for a better tracking method</w:t>
        </w:r>
      </w:ins>
      <w:ins w:id="2074" w:author="Arthur Parmentier" w:date="2020-05-19T20:01:00Z">
        <w:r w:rsidR="00D6200D">
          <w:t>:</w:t>
        </w:r>
      </w:ins>
    </w:p>
    <w:p w:rsidR="00A00963" w:rsidRDefault="00A00963" w:rsidP="00A00963">
      <w:pPr>
        <w:pStyle w:val="Paragraphedeliste"/>
        <w:numPr>
          <w:ilvl w:val="0"/>
          <w:numId w:val="26"/>
        </w:numPr>
        <w:rPr>
          <w:ins w:id="2075" w:author="Arthur Parmentier" w:date="2020-05-19T16:06:00Z"/>
        </w:rPr>
      </w:pPr>
      <w:ins w:id="2076" w:author="Arthur Parmentier" w:date="2020-05-19T16:04:00Z">
        <w:r>
          <w:t>Kinect</w:t>
        </w:r>
      </w:ins>
      <w:ins w:id="2077" w:author="Arthur Parmentier" w:date="2020-05-19T16:05:00Z">
        <w:r w:rsidR="005E2970">
          <w:t xml:space="preserve"> systems</w:t>
        </w:r>
      </w:ins>
      <w:ins w:id="2078" w:author="Arthur Parmentier" w:date="2020-05-19T16:04:00Z">
        <w:r>
          <w:t xml:space="preserve"> can capture depth</w:t>
        </w:r>
        <w:r w:rsidR="005E2970">
          <w:t xml:space="preserve"> </w:t>
        </w:r>
      </w:ins>
      <w:ins w:id="2079"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2080" w:author="Arthur Parmentier" w:date="2020-05-19T16:09:00Z"/>
        </w:rPr>
      </w:pPr>
      <w:ins w:id="2081" w:author="Arthur Parmentier" w:date="2020-05-19T16:07:00Z">
        <w:r>
          <w:lastRenderedPageBreak/>
          <w:t xml:space="preserve">Motion capture suits </w:t>
        </w:r>
      </w:ins>
      <w:ins w:id="2082" w:author="Arthur Parmentier" w:date="2020-05-23T09:50:00Z">
        <w:r w:rsidR="00C52DE9">
          <w:t xml:space="preserve">(for instance, IR </w:t>
        </w:r>
      </w:ins>
      <w:ins w:id="2083" w:author="Arthur Parmentier" w:date="2020-06-03T17:57:00Z">
        <w:r w:rsidR="004020A1">
          <w:t>marker-based</w:t>
        </w:r>
      </w:ins>
      <w:ins w:id="2084" w:author="Arthur Parmentier" w:date="2020-05-23T09:50:00Z">
        <w:r w:rsidR="00C52DE9">
          <w:t xml:space="preserve"> suits) </w:t>
        </w:r>
      </w:ins>
      <w:ins w:id="2085" w:author="Arthur Parmentier" w:date="2020-05-19T16:07:00Z">
        <w:r>
          <w:t xml:space="preserve">are usually the most accurate and performant devices but their costs and </w:t>
        </w:r>
      </w:ins>
      <w:ins w:id="2086"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2087" w:author="Arthur Parmentier" w:date="2020-05-19T19:58:00Z"/>
        </w:rPr>
      </w:pPr>
      <w:ins w:id="2088" w:author="Arthur Parmentier" w:date="2020-05-19T16:10:00Z">
        <w:r>
          <w:t>OpenPose</w:t>
        </w:r>
        <w:r>
          <w:rPr>
            <w:rStyle w:val="Appelnotedebasdep"/>
          </w:rPr>
          <w:footnoteReference w:id="25"/>
        </w:r>
      </w:ins>
      <w:ins w:id="2090" w:author="Arthur Parmentier" w:date="2020-05-19T16:14:00Z">
        <w:r w:rsidR="00A516F0">
          <w:t xml:space="preserve"> </w:t>
        </w:r>
      </w:ins>
      <w:ins w:id="2091" w:author="Arthur Parmentier" w:date="2020-05-19T16:15:00Z">
        <w:r w:rsidR="00A516F0">
          <w:t>is the main realistic alternative to Po</w:t>
        </w:r>
      </w:ins>
      <w:ins w:id="2092" w:author="Arthur Parmentier" w:date="2020-05-19T16:16:00Z">
        <w:r w:rsidR="00A516F0">
          <w:t>seNet at this moment</w:t>
        </w:r>
      </w:ins>
      <w:ins w:id="2093" w:author="Arthur Parmentier" w:date="2020-05-19T19:48:00Z">
        <w:r w:rsidR="009A7725">
          <w:t xml:space="preserve">; it supports 3D triangulation from multiple view (like two cameras orthogonal to the soundpainter) </w:t>
        </w:r>
      </w:ins>
      <w:ins w:id="2094" w:author="Arthur Parmentier" w:date="2020-05-19T16:16:00Z">
        <w:r w:rsidR="00A516F0">
          <w:t>but could not be ported to Max without much hassle</w:t>
        </w:r>
        <w:r w:rsidR="00A516F0">
          <w:rPr>
            <w:rStyle w:val="Appelnotedebasdep"/>
          </w:rPr>
          <w:footnoteReference w:id="26"/>
        </w:r>
      </w:ins>
    </w:p>
    <w:p w:rsidR="009A7725" w:rsidRPr="009C261B" w:rsidRDefault="009A7725">
      <w:pPr>
        <w:pStyle w:val="Paragraphedeliste"/>
        <w:numPr>
          <w:ilvl w:val="0"/>
          <w:numId w:val="26"/>
        </w:numPr>
        <w:rPr>
          <w:ins w:id="2120" w:author="Arthur Parmentier" w:date="2020-05-19T15:50:00Z"/>
        </w:rPr>
        <w:pPrChange w:id="2121" w:author="Arthur Parmentier" w:date="2020-05-19T16:04:00Z">
          <w:pPr/>
        </w:pPrChange>
      </w:pPr>
      <w:ins w:id="2122" w:author="Arthur Parmentier" w:date="2020-05-19T19:58:00Z">
        <w:r>
          <w:t xml:space="preserve">Some </w:t>
        </w:r>
      </w:ins>
      <w:ins w:id="2123" w:author="Arthur Parmentier" w:date="2020-05-19T19:59:00Z">
        <w:r>
          <w:t xml:space="preserve">learnable triangulation </w:t>
        </w:r>
        <w:r w:rsidR="00F707EB">
          <w:t>methods are being developed recently</w:t>
        </w:r>
        <w:r w:rsidR="00F707EB">
          <w:rPr>
            <w:rStyle w:val="Appelnotedebasdep"/>
          </w:rPr>
          <w:footnoteReference w:id="27"/>
        </w:r>
        <w:r w:rsidR="00F707EB">
          <w:t xml:space="preserve"> </w:t>
        </w:r>
      </w:ins>
      <w:ins w:id="2127" w:author="Arthur Parmentier" w:date="2020-05-19T20:02:00Z">
        <w:r w:rsidR="00D6200D">
          <w:t>yet</w:t>
        </w:r>
      </w:ins>
      <w:ins w:id="2128" w:author="Arthur Parmentier" w:date="2020-05-19T19:59:00Z">
        <w:r w:rsidR="00F707EB">
          <w:t xml:space="preserve"> far from portable to my project</w:t>
        </w:r>
      </w:ins>
    </w:p>
    <w:p w:rsidR="00D6200D" w:rsidRDefault="00D6200D" w:rsidP="00D6200D">
      <w:pPr>
        <w:rPr>
          <w:ins w:id="2129" w:author="Arthur Parmentier" w:date="2020-05-19T22:45:00Z"/>
        </w:rPr>
      </w:pPr>
      <w:ins w:id="2130" w:author="Arthur Parmentier" w:date="2020-05-19T20:01:00Z">
        <w:r>
          <w:t>PoseNet appears like the best compromise</w:t>
        </w:r>
      </w:ins>
      <w:ins w:id="2131" w:author="Arthur Parmentier" w:date="2020-05-19T20:03:00Z">
        <w:r>
          <w:t xml:space="preserve"> for th</w:t>
        </w:r>
      </w:ins>
      <w:ins w:id="2132" w:author="Arthur Parmentier" w:date="2020-05-19T22:49:00Z">
        <w:r w:rsidR="008706E0">
          <w:t>is particular</w:t>
        </w:r>
      </w:ins>
      <w:ins w:id="2133" w:author="Arthur Parmentier" w:date="2020-05-19T20:03:00Z">
        <w:r>
          <w:t xml:space="preserve"> use case</w:t>
        </w:r>
      </w:ins>
      <w:ins w:id="2134" w:author="Arthur Parmentier" w:date="2020-05-19T22:50:00Z">
        <w:r w:rsidR="008706E0">
          <w:t>, its goals and under the constraints</w:t>
        </w:r>
      </w:ins>
      <w:ins w:id="2135" w:author="Arthur Parmentier" w:date="2020-05-19T20:03:00Z">
        <w:r>
          <w:t xml:space="preserve"> of this project.</w:t>
        </w:r>
      </w:ins>
      <w:ins w:id="2136" w:author="Arthur Parmentier" w:date="2020-05-19T21:52:00Z">
        <w:r w:rsidR="00F45509">
          <w:br/>
        </w:r>
      </w:ins>
      <w:ins w:id="2137" w:author="Arthur Parmentier" w:date="2020-05-19T20:04:00Z">
        <w:r>
          <w:t xml:space="preserve">In </w:t>
        </w:r>
      </w:ins>
      <w:ins w:id="2138" w:author="Arthur Parmentier" w:date="2020-05-19T21:53:00Z">
        <w:r w:rsidR="00F45509">
          <w:t>theory</w:t>
        </w:r>
      </w:ins>
      <w:ins w:id="2139" w:author="Arthur Parmentier" w:date="2020-05-19T20:04:00Z">
        <w:r>
          <w:t>, it would be sufficient to add a simple external hardware of software mechanism to know whether the soundpainter has “</w:t>
        </w:r>
      </w:ins>
      <w:ins w:id="2140" w:author="Arthur Parmentier" w:date="2020-05-19T20:05:00Z">
        <w:r>
          <w:t>entered the box” or not to remove the greatest part of the problem</w:t>
        </w:r>
      </w:ins>
      <w:ins w:id="2141" w:author="Arthur Parmentier" w:date="2020-05-19T22:47:00Z">
        <w:r w:rsidR="00B832E8">
          <w:t>. One could for instance t</w:t>
        </w:r>
      </w:ins>
      <w:ins w:id="2142" w:author="Arthur Parmentier" w:date="2020-05-19T22:48:00Z">
        <w:r w:rsidR="00B832E8">
          <w:t xml:space="preserve">hink of using a numeric carpet of a simple tracker of relative feet </w:t>
        </w:r>
        <w:r w:rsidR="007B3735">
          <w:t>d</w:t>
        </w:r>
      </w:ins>
      <w:ins w:id="2143" w:author="Arthur Parmentier" w:date="2020-05-19T22:49:00Z">
        <w:r w:rsidR="007B3735">
          <w:t>istance on the z axis</w:t>
        </w:r>
      </w:ins>
      <w:ins w:id="2144" w:author="Arthur Parmentier" w:date="2020-05-19T22:48:00Z">
        <w:r w:rsidR="00B832E8">
          <w:t xml:space="preserve"> to achieve this.</w:t>
        </w:r>
      </w:ins>
      <w:ins w:id="2145" w:author="Arthur Parmentier" w:date="2020-05-19T21:52:00Z">
        <w:r w:rsidR="00F45509">
          <w:br/>
        </w:r>
      </w:ins>
      <w:ins w:id="2146" w:author="Arthur Parmentier" w:date="2020-05-19T21:53:00Z">
        <w:r w:rsidR="00F45509">
          <w:t xml:space="preserve">In fact, </w:t>
        </w:r>
      </w:ins>
      <w:ins w:id="2147" w:author="Arthur Parmentier" w:date="2020-05-19T21:54:00Z">
        <w:r w:rsidR="00F45509">
          <w:t xml:space="preserve">I chose to work primarily on the default mode as my use case. In this mode, </w:t>
        </w:r>
      </w:ins>
      <w:ins w:id="2148" w:author="Arthur Parmentier" w:date="2020-05-19T21:56:00Z">
        <w:r w:rsidR="00F45509">
          <w:t>the</w:t>
        </w:r>
      </w:ins>
      <w:ins w:id="2149" w:author="Arthur Parmentier" w:date="2020-05-19T21:57:00Z">
        <w:r w:rsidR="00F45509">
          <w:t xml:space="preserve"> practical</w:t>
        </w:r>
      </w:ins>
      <w:ins w:id="2150" w:author="Arthur Parmentier" w:date="2020-05-19T21:56:00Z">
        <w:r w:rsidR="00F45509">
          <w:t xml:space="preserve"> use of the “go gesture</w:t>
        </w:r>
      </w:ins>
      <w:ins w:id="2151" w:author="Arthur Parmentier" w:date="2020-05-19T21:57:00Z">
        <w:r w:rsidR="00F45509">
          <w:t>”</w:t>
        </w:r>
      </w:ins>
      <w:ins w:id="2152" w:author="Arthur Parmentier" w:date="2020-05-19T22:20:00Z">
        <w:r w:rsidR="000B345C">
          <w:t xml:space="preserve"> “play”</w:t>
        </w:r>
      </w:ins>
      <w:ins w:id="2153" w:author="Arthur Parmentier" w:date="2020-05-19T21:57:00Z">
        <w:r w:rsidR="00F45509">
          <w:t xml:space="preserve"> is always associated with “entering the box”</w:t>
        </w:r>
        <w:r w:rsidR="00F45509">
          <w:rPr>
            <w:rStyle w:val="Appelnotedebasdep"/>
          </w:rPr>
          <w:footnoteReference w:id="28"/>
        </w:r>
      </w:ins>
      <w:ins w:id="2216" w:author="Arthur Parmentier" w:date="2020-05-19T22:19:00Z">
        <w:r w:rsidR="000B345C">
          <w:t xml:space="preserve"> </w:t>
        </w:r>
      </w:ins>
      <w:ins w:id="2217" w:author="Arthur Parmentier" w:date="2020-05-19T22:20:00Z">
        <w:r w:rsidR="00FE27EB">
          <w:t>while even if the use of other “go gestures” such as “</w:t>
        </w:r>
      </w:ins>
      <w:ins w:id="2218" w:author="Arthur Parmentier" w:date="2020-05-19T22:22:00Z">
        <w:r w:rsidR="00FE27EB">
          <w:t>S</w:t>
        </w:r>
      </w:ins>
      <w:ins w:id="2219" w:author="Arthur Parmentier" w:date="2020-05-19T22:20:00Z">
        <w:r w:rsidR="00FE27EB">
          <w:t>lowly enter” is not</w:t>
        </w:r>
      </w:ins>
      <w:ins w:id="2220" w:author="Arthur Parmentier" w:date="2020-05-19T22:21:00Z">
        <w:r w:rsidR="00FE27EB">
          <w:t xml:space="preserve"> always </w:t>
        </w:r>
      </w:ins>
      <w:ins w:id="2221" w:author="Arthur Parmentier" w:date="2020-05-19T22:20:00Z">
        <w:r w:rsidR="00FE27EB">
          <w:t>with “entering the box”</w:t>
        </w:r>
      </w:ins>
      <w:ins w:id="2222" w:author="Arthur Parmentier" w:date="2020-05-19T22:21:00Z">
        <w:r w:rsidR="00FE27EB">
          <w:t xml:space="preserve">, a simplified version of the grammar can </w:t>
        </w:r>
      </w:ins>
      <w:ins w:id="2223" w:author="Arthur Parmentier" w:date="2020-05-19T22:22:00Z">
        <w:r w:rsidR="00FE27EB">
          <w:t>easily assume that “entering the box” is always performed with “go gestures”</w:t>
        </w:r>
        <w:r w:rsidR="000459FB">
          <w:t xml:space="preserve">, without </w:t>
        </w:r>
      </w:ins>
      <w:ins w:id="2224"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2225" w:author="Arthur Parmentier" w:date="2020-05-20T11:27:00Z"/>
        </w:rPr>
      </w:pPr>
      <w:ins w:id="2226" w:author="Arthur Parmentier" w:date="2020-05-19T22:45:00Z">
        <w:r>
          <w:t>With this</w:t>
        </w:r>
      </w:ins>
      <w:ins w:id="2227" w:author="Arthur Parmentier" w:date="2020-05-19T22:46:00Z">
        <w:r>
          <w:t xml:space="preserve"> </w:t>
        </w:r>
      </w:ins>
      <w:ins w:id="2228" w:author="Arthur Parmentier" w:date="2020-05-19T22:45:00Z">
        <w:r>
          <w:t>simplification in m</w:t>
        </w:r>
      </w:ins>
      <w:ins w:id="2229" w:author="Arthur Parmentier" w:date="2020-05-19T22:46:00Z">
        <w:r>
          <w:t xml:space="preserve">ind, a 2D tracking </w:t>
        </w:r>
      </w:ins>
      <w:ins w:id="2230" w:author="Arthur Parmentier" w:date="2020-05-19T22:47:00Z">
        <w:r>
          <w:t xml:space="preserve">of the full body </w:t>
        </w:r>
      </w:ins>
      <w:ins w:id="2231" w:author="Arthur Parmentier" w:date="2020-05-19T22:46:00Z">
        <w:r>
          <w:t xml:space="preserve">is </w:t>
        </w:r>
      </w:ins>
      <w:ins w:id="2232" w:author="Arthur Parmentier" w:date="2020-05-19T22:53:00Z">
        <w:r w:rsidR="00BF2076">
          <w:t>enough</w:t>
        </w:r>
      </w:ins>
      <w:ins w:id="2233" w:author="Arthur Parmentier" w:date="2020-05-19T22:47:00Z">
        <w:r>
          <w:t xml:space="preserve"> </w:t>
        </w:r>
      </w:ins>
      <w:ins w:id="2234" w:author="Arthur Parmentier" w:date="2020-05-19T22:53:00Z">
        <w:r w:rsidR="00BF2076">
          <w:t xml:space="preserve">to cover the </w:t>
        </w:r>
      </w:ins>
      <w:ins w:id="2235" w:author="Arthur Parmentier" w:date="2020-05-19T22:54:00Z">
        <w:r w:rsidR="00BF2076">
          <w:t>default mode.</w:t>
        </w:r>
      </w:ins>
      <w:ins w:id="2236" w:author="Arthur Parmentier" w:date="2020-05-19T22:57:00Z">
        <w:r w:rsidR="00BF2076">
          <w:t xml:space="preserve"> But what about</w:t>
        </w:r>
      </w:ins>
      <w:ins w:id="2237" w:author="Arthur Parmentier" w:date="2020-05-19T22:58:00Z">
        <w:r w:rsidR="00BF2076">
          <w:t xml:space="preserve"> over modes, that also make use of the “box” in a different way?</w:t>
        </w:r>
        <w:r w:rsidR="00BF2076">
          <w:br/>
        </w:r>
      </w:ins>
      <w:ins w:id="2238" w:author="Arthur Parmentier" w:date="2020-05-19T22:59:00Z">
        <w:r w:rsidR="00BF2076">
          <w:t>Interestingly, most other SP modes that I am aware of</w:t>
        </w:r>
      </w:ins>
      <w:ins w:id="2239" w:author="Arthur Parmentier" w:date="2020-05-19T23:01:00Z">
        <w:r w:rsidR="00BF2076">
          <w:t xml:space="preserve"> are using immediate requests rather than structured requests</w:t>
        </w:r>
      </w:ins>
      <w:ins w:id="2240" w:author="Arthur Parmentier" w:date="2020-05-20T11:19:00Z">
        <w:r w:rsidR="00C907A8">
          <w:t>, and the soundpainter is always standing in the “box”</w:t>
        </w:r>
      </w:ins>
      <w:ins w:id="2241" w:author="Arthur Parmentier" w:date="2020-05-20T11:20:00Z">
        <w:r w:rsidR="00C907A8">
          <w:t xml:space="preserve"> when using these modes</w:t>
        </w:r>
      </w:ins>
      <w:ins w:id="2242" w:author="Arthur Parmentier" w:date="2020-05-19T23:02:00Z">
        <w:r w:rsidR="00BF2076">
          <w:t>.</w:t>
        </w:r>
        <w:r w:rsidR="00F24850">
          <w:t xml:space="preserve"> In other words, </w:t>
        </w:r>
      </w:ins>
      <w:ins w:id="2243" w:author="Arthur Parmentier" w:date="2020-05-19T23:03:00Z">
        <w:r w:rsidR="00F24850">
          <w:t>signing “outside the box”</w:t>
        </w:r>
      </w:ins>
      <w:ins w:id="2244" w:author="Arthur Parmentier" w:date="2020-05-20T11:21:00Z">
        <w:r w:rsidR="00C907A8">
          <w:t>, not in real-time</w:t>
        </w:r>
      </w:ins>
      <w:ins w:id="2245" w:author="Arthur Parmentier" w:date="2020-05-20T11:22:00Z">
        <w:r w:rsidR="00C907A8">
          <w:t>, to make</w:t>
        </w:r>
      </w:ins>
      <w:ins w:id="2246" w:author="Arthur Parmentier" w:date="2020-05-19T23:03:00Z">
        <w:r w:rsidR="00F24850">
          <w:t xml:space="preserve"> </w:t>
        </w:r>
      </w:ins>
      <w:ins w:id="2247" w:author="Arthur Parmentier" w:date="2020-05-20T11:22:00Z">
        <w:r w:rsidR="00C907A8">
          <w:t xml:space="preserve">structured requests </w:t>
        </w:r>
      </w:ins>
      <w:ins w:id="2248" w:author="Arthur Parmentier" w:date="2020-05-20T11:23:00Z">
        <w:r w:rsidR="00C907A8">
          <w:t xml:space="preserve">is particular to the </w:t>
        </w:r>
        <w:r w:rsidR="00C907A8">
          <w:lastRenderedPageBreak/>
          <w:t>default mode</w:t>
        </w:r>
      </w:ins>
      <w:ins w:id="2249" w:author="Arthur Parmentier" w:date="2020-05-19T23:03:00Z">
        <w:r w:rsidR="00F24850">
          <w:t>.</w:t>
        </w:r>
      </w:ins>
      <w:ins w:id="2250" w:author="Arthur Parmentier" w:date="2020-05-19T23:04:00Z">
        <w:r w:rsidR="00F24850">
          <w:rPr>
            <w:rStyle w:val="Appelnotedebasdep"/>
          </w:rPr>
          <w:footnoteReference w:id="29"/>
        </w:r>
      </w:ins>
      <w:ins w:id="2265" w:author="Arthur Parmentier" w:date="2020-05-19T23:08:00Z">
        <w:r w:rsidR="00833F14">
          <w:t xml:space="preserve"> By entering</w:t>
        </w:r>
      </w:ins>
      <w:ins w:id="2266" w:author="Arthur Parmentier" w:date="2020-05-19T23:09:00Z">
        <w:r w:rsidR="00833F14">
          <w:t xml:space="preserve"> or exiting</w:t>
        </w:r>
      </w:ins>
      <w:ins w:id="2267" w:author="Arthur Parmentier" w:date="2020-05-19T23:08:00Z">
        <w:r w:rsidR="00833F14">
          <w:t xml:space="preserve"> </w:t>
        </w:r>
      </w:ins>
      <w:ins w:id="2268" w:author="Arthur Parmentier" w:date="2020-05-19T23:09:00Z">
        <w:r w:rsidR="00833F14">
          <w:t>other</w:t>
        </w:r>
      </w:ins>
      <w:ins w:id="2269" w:author="Arthur Parmentier" w:date="2020-05-19T23:08:00Z">
        <w:r w:rsidR="00833F14">
          <w:t xml:space="preserve"> mode</w:t>
        </w:r>
      </w:ins>
      <w:ins w:id="2270" w:author="Arthur Parmentier" w:date="2020-05-19T23:09:00Z">
        <w:r w:rsidR="00833F14">
          <w:t>s</w:t>
        </w:r>
      </w:ins>
      <w:ins w:id="2271" w:author="Arthur Parmentier" w:date="2020-05-19T23:08:00Z">
        <w:r w:rsidR="00833F14">
          <w:t xml:space="preserve"> (marked with </w:t>
        </w:r>
      </w:ins>
      <w:ins w:id="2272" w:author="Arthur Parmentier" w:date="2020-05-19T23:09:00Z">
        <w:r w:rsidR="00833F14">
          <w:t>their</w:t>
        </w:r>
      </w:ins>
      <w:ins w:id="2273" w:author="Arthur Parmentier" w:date="2020-05-19T23:08:00Z">
        <w:r w:rsidR="00833F14">
          <w:t xml:space="preserve"> “enter</w:t>
        </w:r>
      </w:ins>
      <w:ins w:id="2274" w:author="Arthur Parmentier" w:date="2020-05-19T23:09:00Z">
        <w:r w:rsidR="00833F14">
          <w:t xml:space="preserve">” and “exit” signs), the program should be able </w:t>
        </w:r>
      </w:ins>
      <w:ins w:id="2275" w:author="Arthur Parmentier" w:date="2020-05-19T23:10:00Z">
        <w:r w:rsidR="00833F14">
          <w:t>to know whether requests must be considered immediate requests</w:t>
        </w:r>
      </w:ins>
      <w:ins w:id="2276" w:author="Arthur Parmentier" w:date="2020-05-19T23:11:00Z">
        <w:r w:rsidR="00833F14">
          <w:t xml:space="preserve"> </w:t>
        </w:r>
      </w:ins>
      <w:ins w:id="2277" w:author="Arthur Parmentier" w:date="2020-05-19T23:10:00Z">
        <w:r w:rsidR="00833F14">
          <w:t>or structured, delayed ones</w:t>
        </w:r>
      </w:ins>
      <w:ins w:id="2278" w:author="Arthur Parmentier" w:date="2020-05-19T23:11:00Z">
        <w:r w:rsidR="00833F14">
          <w:rPr>
            <w:rStyle w:val="Appelnotedebasdep"/>
          </w:rPr>
          <w:footnoteReference w:id="30"/>
        </w:r>
      </w:ins>
      <w:ins w:id="2293" w:author="Arthur Parmentier" w:date="2020-05-20T11:25:00Z">
        <w:r w:rsidR="00337510">
          <w:t>.</w:t>
        </w:r>
      </w:ins>
    </w:p>
    <w:p w:rsidR="00337510" w:rsidRDefault="00337510">
      <w:pPr>
        <w:rPr>
          <w:ins w:id="2294" w:author="Arthur Parmentier" w:date="2020-05-20T11:39:00Z"/>
        </w:rPr>
      </w:pPr>
      <w:ins w:id="2295" w:author="Arthur Parmentier" w:date="2020-05-20T11:27:00Z">
        <w:r>
          <w:t xml:space="preserve">In conclusion, </w:t>
        </w:r>
      </w:ins>
      <w:ins w:id="2296" w:author="Arthur Parmentier" w:date="2020-05-20T11:40:00Z">
        <w:r w:rsidR="00B307BE">
          <w:t xml:space="preserve">although more expensive or complex systems would allow for full 3D tracking of the body, </w:t>
        </w:r>
      </w:ins>
      <w:ins w:id="2297" w:author="Arthur Parmentier" w:date="2020-05-20T11:27:00Z">
        <w:r>
          <w:t>PoseNet</w:t>
        </w:r>
      </w:ins>
      <w:ins w:id="2298" w:author="Arthur Parmentier" w:date="2020-05-20T11:29:00Z">
        <w:r w:rsidR="000506E4">
          <w:t xml:space="preserve"> </w:t>
        </w:r>
      </w:ins>
      <w:ins w:id="2299" w:author="Arthur Parmentier" w:date="2020-05-20T11:30:00Z">
        <w:r w:rsidR="000506E4">
          <w:t xml:space="preserve">is suitable for </w:t>
        </w:r>
      </w:ins>
      <w:ins w:id="2300" w:author="Arthur Parmentier" w:date="2020-05-20T11:31:00Z">
        <w:r w:rsidR="000506E4">
          <w:t xml:space="preserve">building most features at the </w:t>
        </w:r>
      </w:ins>
      <w:ins w:id="2301" w:author="Arthur Parmentier" w:date="2020-05-23T09:56:00Z">
        <w:r w:rsidR="00AB2243">
          <w:t xml:space="preserve">full </w:t>
        </w:r>
      </w:ins>
      <w:ins w:id="2302" w:author="Arthur Parmentier" w:date="2020-05-20T11:31:00Z">
        <w:r w:rsidR="000506E4">
          <w:t>body scale relevant to SP</w:t>
        </w:r>
      </w:ins>
      <w:ins w:id="2303" w:author="Arthur Parmentier" w:date="2020-05-20T11:40:00Z">
        <w:r w:rsidR="00B21279">
          <w:t xml:space="preserve"> and is the most adapted technology in the frame of this project</w:t>
        </w:r>
      </w:ins>
      <w:ins w:id="2304" w:author="Arthur Parmentier" w:date="2020-05-20T11:31:00Z">
        <w:r w:rsidR="000506E4">
          <w:t>.</w:t>
        </w:r>
      </w:ins>
      <w:ins w:id="2305" w:author="Arthur Parmentier" w:date="2020-05-20T11:41:00Z">
        <w:r w:rsidR="00B21279">
          <w:br/>
        </w:r>
      </w:ins>
      <w:ins w:id="2306" w:author="Arthur Parmentier" w:date="2020-05-20T11:33:00Z">
        <w:r w:rsidR="000506E4">
          <w:t>From the observation of correlations between missing depth features and known signs/features, we are able</w:t>
        </w:r>
      </w:ins>
      <w:ins w:id="2307" w:author="Arthur Parmentier" w:date="2020-05-20T11:34:00Z">
        <w:r w:rsidR="000506E4">
          <w:t xml:space="preserve"> to make a small simplification of the SP grammar by assuming that </w:t>
        </w:r>
      </w:ins>
      <w:ins w:id="2308" w:author="Arthur Parmentier" w:date="2020-05-20T11:35:00Z">
        <w:r w:rsidR="000506E4">
          <w:t xml:space="preserve">the requests must </w:t>
        </w:r>
      </w:ins>
      <w:ins w:id="2309" w:author="Arthur Parmentier" w:date="2020-05-20T11:36:00Z">
        <w:r w:rsidR="000506E4">
          <w:t>be executed immediately when “go gestures” are used, and that in every mode but the default one, the requests are immediate.</w:t>
        </w:r>
      </w:ins>
      <w:ins w:id="2310" w:author="Arthur Parmentier" w:date="2020-05-20T11:37:00Z">
        <w:r w:rsidR="000506E4">
          <w:t xml:space="preserve"> Under these assumptions, PoseNet is sufficient to build all necessary features to </w:t>
        </w:r>
      </w:ins>
      <w:ins w:id="2311" w:author="Arthur Parmentier" w:date="2020-05-20T11:38:00Z">
        <w:r w:rsidR="000506E4">
          <w:t>recognize</w:t>
        </w:r>
      </w:ins>
      <w:ins w:id="2312" w:author="Arthur Parmentier" w:date="2020-05-20T11:37:00Z">
        <w:r w:rsidR="000506E4">
          <w:t xml:space="preserve"> SP signs at the body scale.</w:t>
        </w:r>
      </w:ins>
    </w:p>
    <w:p w:rsidR="00774F33" w:rsidRDefault="000340B7" w:rsidP="000340B7">
      <w:pPr>
        <w:pStyle w:val="Titre5"/>
        <w:rPr>
          <w:ins w:id="2313" w:author="Arthur Parmentier" w:date="2020-05-20T11:41:00Z"/>
        </w:rPr>
      </w:pPr>
      <w:ins w:id="2314" w:author="Arthur Parmentier" w:date="2020-05-20T11:41:00Z">
        <w:r>
          <w:t>Building features</w:t>
        </w:r>
      </w:ins>
    </w:p>
    <w:p w:rsidR="003D367C" w:rsidRDefault="00F71238" w:rsidP="003D367C">
      <w:pPr>
        <w:rPr>
          <w:ins w:id="2315" w:author="Arthur Parmentier" w:date="2020-05-20T15:19:00Z"/>
        </w:rPr>
      </w:pPr>
      <w:ins w:id="2316"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2317" w:author="Arthur Parmentier" w:date="2020-05-20T15:24:00Z"/>
        </w:rPr>
      </w:pPr>
      <w:ins w:id="2318" w:author="Arthur Parmentier" w:date="2020-05-20T15:30:00Z">
        <w:r>
          <w:t>The set of features shou</w:t>
        </w:r>
      </w:ins>
      <w:ins w:id="2319" w:author="Arthur Parmentier" w:date="2020-05-20T15:31:00Z">
        <w:r>
          <w:t xml:space="preserve">ld </w:t>
        </w:r>
      </w:ins>
      <w:ins w:id="2320" w:author="Arthur Parmentier" w:date="2020-05-20T19:02:00Z">
        <w:r w:rsidR="00830C1A">
          <w:t>reduce to the</w:t>
        </w:r>
      </w:ins>
      <w:ins w:id="2321" w:author="Arthur Parmentier" w:date="2020-05-20T15:31:00Z">
        <w:r>
          <w:t xml:space="preserve"> lowest number of dimensions, while still being meaningful, </w:t>
        </w:r>
      </w:ins>
      <w:ins w:id="2322" w:author="Arthur Parmentier" w:date="2020-05-20T19:02:00Z">
        <w:r w:rsidR="00830C1A">
          <w:t xml:space="preserve">in order </w:t>
        </w:r>
      </w:ins>
      <w:ins w:id="2323" w:author="Arthur Parmentier" w:date="2020-05-20T15:31:00Z">
        <w:r>
          <w:t xml:space="preserve">to avoid the </w:t>
        </w:r>
      </w:ins>
      <w:ins w:id="2324" w:author="Arthur Parmentier" w:date="2020-05-20T19:03:00Z">
        <w:r w:rsidR="00FE52CB">
          <w:t>so-called “</w:t>
        </w:r>
      </w:ins>
      <w:ins w:id="2325" w:author="Arthur Parmentier" w:date="2020-05-20T15:31:00Z">
        <w:r>
          <w:t>curse of dimensionality</w:t>
        </w:r>
      </w:ins>
      <w:ins w:id="2326" w:author="Arthur Parmentier" w:date="2020-05-20T19:03:00Z">
        <w:r w:rsidR="00FE52CB">
          <w:t>” problem</w:t>
        </w:r>
      </w:ins>
      <w:ins w:id="2327" w:author="Arthur Parmentier" w:date="2020-05-20T15:31:00Z">
        <w:r>
          <w:t xml:space="preserve">. </w:t>
        </w:r>
      </w:ins>
      <w:ins w:id="2328" w:author="Arthur Parmentier" w:date="2020-05-20T19:03:00Z">
        <w:r w:rsidR="003D04EE">
          <w:t>It</w:t>
        </w:r>
      </w:ins>
      <w:ins w:id="2329" w:author="Arthur Parmentier" w:date="2020-05-20T15:31:00Z">
        <w:r>
          <w:t xml:space="preserve"> can for instance be solved with a principal</w:t>
        </w:r>
      </w:ins>
      <w:ins w:id="2330" w:author="Arthur Parmentier" w:date="2020-05-20T15:32:00Z">
        <w:r>
          <w:t xml:space="preserve"> component </w:t>
        </w:r>
      </w:ins>
      <w:ins w:id="2331" w:author="Arthur Parmentier" w:date="2020-05-20T19:03:00Z">
        <w:r w:rsidR="0080466C">
          <w:t>analysis which in general provides the best set of features</w:t>
        </w:r>
      </w:ins>
      <w:ins w:id="2332" w:author="Arthur Parmentier" w:date="2020-05-20T19:04:00Z">
        <w:r w:rsidR="0080466C">
          <w:t xml:space="preserve"> to a given classification problem</w:t>
        </w:r>
      </w:ins>
      <w:ins w:id="2333" w:author="Arthur Parmentier" w:date="2020-05-20T19:03:00Z">
        <w:r w:rsidR="0080466C">
          <w:t>; h</w:t>
        </w:r>
      </w:ins>
      <w:ins w:id="2334" w:author="Arthur Parmentier" w:date="2020-05-20T15:33:00Z">
        <w:r>
          <w:t>owever, in our case, we want the features to always remain interpretable to the user, so that we cannot afford such a transformation.</w:t>
        </w:r>
      </w:ins>
      <w:ins w:id="2335" w:author="Arthur Parmentier" w:date="2020-05-20T15:34:00Z">
        <w:r>
          <w:t xml:space="preserve"> Instead, we should only keep the most significant joints in PoseNet outpu</w:t>
        </w:r>
      </w:ins>
      <w:ins w:id="2336" w:author="Arthur Parmentier" w:date="2020-05-20T15:35:00Z">
        <w:r>
          <w:t xml:space="preserve">t such as the wrists or elbows positions, discarding less significant ones </w:t>
        </w:r>
      </w:ins>
      <w:ins w:id="2337" w:author="Arthur Parmentier" w:date="2020-05-20T15:36:00Z">
        <w:r>
          <w:t xml:space="preserve">(for SP) </w:t>
        </w:r>
      </w:ins>
      <w:ins w:id="2338" w:author="Arthur Parmentier" w:date="2020-05-20T15:35:00Z">
        <w:r>
          <w:t xml:space="preserve">such as the nose or hips. However, if the user wants to build its own set of signs that </w:t>
        </w:r>
      </w:ins>
      <w:ins w:id="2339"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2340" w:author="Arthur Parmentier" w:date="2020-05-20T19:10:00Z"/>
        </w:rPr>
      </w:pPr>
      <w:ins w:id="2341" w:author="Arthur Parmentier" w:date="2020-05-20T15:27:00Z">
        <w:r>
          <w:t xml:space="preserve">The </w:t>
        </w:r>
      </w:ins>
      <w:ins w:id="2342" w:author="Arthur Parmentier" w:date="2020-05-20T15:38:00Z">
        <w:r w:rsidR="00D2561F">
          <w:t xml:space="preserve">features must be invariant to transformations that are not meaningful and do not correspond </w:t>
        </w:r>
      </w:ins>
      <w:ins w:id="2343" w:author="Arthur Parmentier" w:date="2020-05-20T15:39:00Z">
        <w:r w:rsidR="00D2561F">
          <w:t>to any sign. In particular, the features must be translation</w:t>
        </w:r>
        <w:r w:rsidR="001014E8">
          <w:t>-</w:t>
        </w:r>
      </w:ins>
      <w:ins w:id="2344" w:author="Arthur Parmentier" w:date="2020-05-20T15:40:00Z">
        <w:r w:rsidR="001014E8">
          <w:t xml:space="preserve"> &amp;</w:t>
        </w:r>
      </w:ins>
      <w:ins w:id="2345" w:author="Arthur Parmentier" w:date="2020-05-20T15:39:00Z">
        <w:r w:rsidR="00D2561F">
          <w:t xml:space="preserve"> rotation</w:t>
        </w:r>
      </w:ins>
      <w:ins w:id="2346" w:author="Arthur Parmentier" w:date="2020-05-20T15:40:00Z">
        <w:r w:rsidR="001014E8">
          <w:t>-invariants</w:t>
        </w:r>
      </w:ins>
      <w:ins w:id="2347" w:author="Arthur Parmentier" w:date="2020-05-20T19:07:00Z">
        <w:r w:rsidR="007012CB">
          <w:t xml:space="preserve"> and</w:t>
        </w:r>
      </w:ins>
      <w:ins w:id="2348" w:author="Arthur Parmentier" w:date="2020-05-20T15:40:00Z">
        <w:r w:rsidR="001014E8">
          <w:t xml:space="preserve"> independent of the dimensions of the body of the soundpainter.</w:t>
        </w:r>
        <w:r w:rsidR="001014E8">
          <w:br/>
          <w:t xml:space="preserve">In practice, this is achieved with </w:t>
        </w:r>
      </w:ins>
      <w:ins w:id="2349" w:author="Arthur Parmentier" w:date="2020-05-20T15:41:00Z">
        <w:r w:rsidR="001014E8">
          <w:t xml:space="preserve">PoseNet by taking the </w:t>
        </w:r>
      </w:ins>
      <w:ins w:id="2350" w:author="Arthur Parmentier" w:date="2020-05-20T15:42:00Z">
        <w:r w:rsidR="001014E8">
          <w:t xml:space="preserve">X &amp; Y </w:t>
        </w:r>
      </w:ins>
      <w:ins w:id="2351" w:author="Arthur Parmentier" w:date="2020-05-20T15:41:00Z">
        <w:r w:rsidR="001014E8">
          <w:t xml:space="preserve">distance between </w:t>
        </w:r>
      </w:ins>
      <w:ins w:id="2352" w:author="Arthur Parmentier" w:date="2020-05-20T15:42:00Z">
        <w:r w:rsidR="001014E8">
          <w:t>each joint and the nose, which is considered a fixed point and then normalizing the X dimension with respect to the inter-shoulders dis</w:t>
        </w:r>
      </w:ins>
      <w:ins w:id="2353" w:author="Arthur Parmentier" w:date="2020-05-20T15:43:00Z">
        <w:r w:rsidR="001014E8">
          <w:t>tance and the Y dimension with respect to the distance between the middle of the hips and the nose.</w:t>
        </w:r>
      </w:ins>
      <w:ins w:id="2354" w:author="Arthur Parmentier" w:date="2020-05-20T18:55:00Z">
        <w:r w:rsidR="009A5E99">
          <w:br/>
        </w:r>
      </w:ins>
      <w:ins w:id="2355" w:author="Arthur Parmentier" w:date="2020-05-20T19:08:00Z">
        <w:r w:rsidR="00264F0D">
          <w:t>The feature invariance will allow a sign to be</w:t>
        </w:r>
      </w:ins>
      <w:ins w:id="2356" w:author="Arthur Parmentier" w:date="2020-05-20T19:09:00Z">
        <w:r w:rsidR="00264F0D">
          <w:t xml:space="preserve"> recognized</w:t>
        </w:r>
      </w:ins>
      <w:ins w:id="2357" w:author="Arthur Parmentier" w:date="2020-05-20T19:08:00Z">
        <w:r w:rsidR="00264F0D">
          <w:t xml:space="preserve"> </w:t>
        </w:r>
      </w:ins>
      <w:ins w:id="2358" w:author="Arthur Parmentier" w:date="2020-05-20T19:09:00Z">
        <w:r w:rsidR="00264F0D">
          <w:t xml:space="preserve">independently of the soundpainter’s </w:t>
        </w:r>
      </w:ins>
    </w:p>
    <w:p w:rsidR="005B458C" w:rsidRDefault="00264F0D" w:rsidP="00264F0D">
      <w:pPr>
        <w:pStyle w:val="Paragraphedeliste"/>
        <w:numPr>
          <w:ilvl w:val="1"/>
          <w:numId w:val="30"/>
        </w:numPr>
        <w:rPr>
          <w:ins w:id="2359" w:author="Arthur Parmentier" w:date="2020-05-20T19:10:00Z"/>
        </w:rPr>
      </w:pPr>
      <w:ins w:id="2360" w:author="Arthur Parmentier" w:date="2020-05-20T19:09:00Z">
        <w:r>
          <w:t>location and orientation</w:t>
        </w:r>
      </w:ins>
      <w:ins w:id="2361" w:author="Arthur Parmentier" w:date="2020-05-20T18:56:00Z">
        <w:r w:rsidR="009A5E99">
          <w:t xml:space="preserve"> </w:t>
        </w:r>
      </w:ins>
      <w:ins w:id="2362" w:author="Arthur Parmentier" w:date="2020-05-20T19:10:00Z">
        <w:r>
          <w:t>(</w:t>
        </w:r>
      </w:ins>
      <w:ins w:id="2363" w:author="Arthur Parmentier" w:date="2020-05-20T18:56:00Z">
        <w:r w:rsidR="009A5E99">
          <w:t xml:space="preserve">as long as the soundpainter </w:t>
        </w:r>
      </w:ins>
      <w:ins w:id="2364" w:author="Arthur Parmentier" w:date="2020-05-20T19:00:00Z">
        <w:r w:rsidR="001D766B">
          <w:t xml:space="preserve">faces the camera </w:t>
        </w:r>
      </w:ins>
      <w:ins w:id="2365" w:author="Arthur Parmentier" w:date="2020-05-20T19:01:00Z">
        <w:r w:rsidR="001D766B">
          <w:t xml:space="preserve">with a relatively small angle </w:t>
        </w:r>
      </w:ins>
      <w:ins w:id="2366" w:author="Arthur Parmentier" w:date="2020-05-20T19:00:00Z">
        <w:r w:rsidR="001D766B">
          <w:t>and does</w:t>
        </w:r>
      </w:ins>
      <w:ins w:id="2367" w:author="Arthur Parmentier" w:date="2020-05-20T18:57:00Z">
        <w:r w:rsidR="009A5E99">
          <w:t xml:space="preserve"> not</w:t>
        </w:r>
      </w:ins>
      <w:ins w:id="2368" w:author="Arthur Parmentier" w:date="2020-05-20T19:00:00Z">
        <w:r w:rsidR="001D766B">
          <w:t xml:space="preserve"> </w:t>
        </w:r>
      </w:ins>
      <w:ins w:id="2369" w:author="Arthur Parmentier" w:date="2020-05-20T18:57:00Z">
        <w:r w:rsidR="009A5E99">
          <w:t>get outside</w:t>
        </w:r>
      </w:ins>
      <w:ins w:id="2370" w:author="Arthur Parmentier" w:date="2020-05-20T19:00:00Z">
        <w:r w:rsidR="001D766B">
          <w:t xml:space="preserve"> its</w:t>
        </w:r>
      </w:ins>
      <w:ins w:id="2371" w:author="Arthur Parmentier" w:date="2020-05-20T18:57:00Z">
        <w:r w:rsidR="009A5E99">
          <w:t xml:space="preserve"> field of view</w:t>
        </w:r>
      </w:ins>
      <w:ins w:id="2372" w:author="Arthur Parmentier" w:date="2020-05-20T19:10:00Z">
        <w:r>
          <w:t>)</w:t>
        </w:r>
      </w:ins>
    </w:p>
    <w:p w:rsidR="00264F0D" w:rsidRDefault="00264F0D" w:rsidP="00264F0D">
      <w:pPr>
        <w:pStyle w:val="Paragraphedeliste"/>
        <w:numPr>
          <w:ilvl w:val="1"/>
          <w:numId w:val="30"/>
        </w:numPr>
        <w:rPr>
          <w:ins w:id="2373" w:author="Arthur Parmentier" w:date="2020-05-20T19:35:00Z"/>
        </w:rPr>
      </w:pPr>
      <w:ins w:id="2374" w:author="Arthur Parmentier" w:date="2020-05-20T19:10:00Z">
        <w:r>
          <w:lastRenderedPageBreak/>
          <w:t>body dimensions (assuming that the general proportions of the human b</w:t>
        </w:r>
      </w:ins>
      <w:ins w:id="2375" w:author="Arthur Parmentier" w:date="2020-05-20T19:11:00Z">
        <w:r>
          <w:t xml:space="preserve">ody </w:t>
        </w:r>
      </w:ins>
      <w:ins w:id="2376" w:author="Arthur Parmentier" w:date="2020-05-20T19:34:00Z">
        <w:r w:rsidR="0005532E">
          <w:t>remain</w:t>
        </w:r>
      </w:ins>
      <w:ins w:id="2377" w:author="Arthur Parmentier" w:date="2020-05-20T19:11:00Z">
        <w:r>
          <w:t xml:space="preserve"> constant)</w:t>
        </w:r>
      </w:ins>
    </w:p>
    <w:p w:rsidR="0005532E" w:rsidRDefault="0005532E" w:rsidP="0005532E">
      <w:pPr>
        <w:rPr>
          <w:ins w:id="2378" w:author="Arthur Parmentier" w:date="2020-05-20T19:37:00Z"/>
        </w:rPr>
      </w:pPr>
      <w:ins w:id="2379" w:author="Arthur Parmentier" w:date="2020-05-20T19:35:00Z">
        <w:r>
          <w:t>With these constraints in mind</w:t>
        </w:r>
      </w:ins>
      <w:ins w:id="2380" w:author="Arthur Parmentier" w:date="2020-05-20T19:40:00Z">
        <w:r>
          <w:t xml:space="preserve"> and </w:t>
        </w:r>
      </w:ins>
      <w:ins w:id="2381" w:author="Arthur Parmentier" w:date="2020-05-20T19:42:00Z">
        <w:r w:rsidR="00C2080C">
          <w:t xml:space="preserve">from </w:t>
        </w:r>
      </w:ins>
      <w:ins w:id="2382" w:author="Arthur Parmentier" w:date="2020-05-20T19:40:00Z">
        <w:r>
          <w:t>my previous knowledge of SP signs</w:t>
        </w:r>
      </w:ins>
      <w:ins w:id="2383" w:author="Arthur Parmentier" w:date="2020-05-20T19:36:00Z">
        <w:r>
          <w:t xml:space="preserve">, </w:t>
        </w:r>
      </w:ins>
      <w:ins w:id="2384" w:author="Arthur Parmentier" w:date="2020-05-20T19:40:00Z">
        <w:r w:rsidR="00C2080C">
          <w:t>I</w:t>
        </w:r>
      </w:ins>
      <w:ins w:id="2385" w:author="Arthur Parmentier" w:date="2020-05-20T19:36:00Z">
        <w:r>
          <w:t xml:space="preserve"> c</w:t>
        </w:r>
      </w:ins>
      <w:ins w:id="2386" w:author="Arthur Parmentier" w:date="2020-05-20T19:42:00Z">
        <w:r w:rsidR="00C2080C">
          <w:t>ould first</w:t>
        </w:r>
      </w:ins>
      <w:ins w:id="2387" w:author="Arthur Parmentier" w:date="2020-05-20T19:36:00Z">
        <w:r>
          <w:t xml:space="preserve"> order the body joints in PoseNet by their importance for SP signs recognition for </w:t>
        </w:r>
      </w:ins>
      <w:ins w:id="2388" w:author="Arthur Parmentier" w:date="2020-05-20T19:37:00Z">
        <w:r>
          <w:t>basic signs in default mode:</w:t>
        </w:r>
      </w:ins>
    </w:p>
    <w:p w:rsidR="0005532E" w:rsidRDefault="0005532E" w:rsidP="0005532E">
      <w:pPr>
        <w:pStyle w:val="Paragraphedeliste"/>
        <w:numPr>
          <w:ilvl w:val="0"/>
          <w:numId w:val="31"/>
        </w:numPr>
        <w:rPr>
          <w:ins w:id="2389" w:author="Arthur Parmentier" w:date="2020-05-20T19:40:00Z"/>
        </w:rPr>
      </w:pPr>
      <w:ins w:id="2390" w:author="Arthur Parmentier" w:date="2020-05-20T19:37:00Z">
        <w:r>
          <w:t>wrists</w:t>
        </w:r>
      </w:ins>
    </w:p>
    <w:p w:rsidR="0005532E" w:rsidRDefault="0005532E">
      <w:pPr>
        <w:pStyle w:val="Paragraphedeliste"/>
        <w:numPr>
          <w:ilvl w:val="0"/>
          <w:numId w:val="31"/>
        </w:numPr>
        <w:rPr>
          <w:ins w:id="2391" w:author="Arthur Parmentier" w:date="2020-05-20T19:37:00Z"/>
        </w:rPr>
      </w:pPr>
      <w:ins w:id="2392" w:author="Arthur Parmentier" w:date="2020-05-20T19:40:00Z">
        <w:r>
          <w:t>elbows</w:t>
        </w:r>
      </w:ins>
    </w:p>
    <w:p w:rsidR="00C2080C" w:rsidRDefault="00C2080C" w:rsidP="00C2080C">
      <w:pPr>
        <w:pStyle w:val="Paragraphedeliste"/>
        <w:numPr>
          <w:ilvl w:val="0"/>
          <w:numId w:val="31"/>
        </w:numPr>
        <w:rPr>
          <w:ins w:id="2393" w:author="Arthur Parmentier" w:date="2020-05-20T19:41:00Z"/>
        </w:rPr>
      </w:pPr>
      <w:ins w:id="2394" w:author="Arthur Parmentier" w:date="2020-05-20T19:41:00Z">
        <w:r>
          <w:t>shoulders</w:t>
        </w:r>
      </w:ins>
    </w:p>
    <w:p w:rsidR="00C2080C" w:rsidRDefault="00C2080C" w:rsidP="00C2080C">
      <w:pPr>
        <w:pStyle w:val="Paragraphedeliste"/>
        <w:numPr>
          <w:ilvl w:val="0"/>
          <w:numId w:val="31"/>
        </w:numPr>
        <w:rPr>
          <w:ins w:id="2395" w:author="Arthur Parmentier" w:date="2020-05-20T19:41:00Z"/>
        </w:rPr>
      </w:pPr>
      <w:ins w:id="2396" w:author="Arthur Parmentier" w:date="2020-05-20T19:41:00Z">
        <w:r>
          <w:t>all other joints</w:t>
        </w:r>
      </w:ins>
    </w:p>
    <w:p w:rsidR="00ED2134" w:rsidRPr="00046393" w:rsidRDefault="00C2080C">
      <w:pPr>
        <w:rPr>
          <w:ins w:id="2397" w:author="Arthur Parmentier" w:date="2020-05-20T20:02:00Z"/>
        </w:rPr>
      </w:pPr>
      <w:ins w:id="2398" w:author="Arthur Parmentier" w:date="2020-05-20T19:41:00Z">
        <w:r>
          <w:t>I</w:t>
        </w:r>
      </w:ins>
      <w:ins w:id="2399" w:author="Arthur Parmentier" w:date="2020-05-20T19:42:00Z">
        <w:r>
          <w:t xml:space="preserve">n fact, </w:t>
        </w:r>
      </w:ins>
      <w:ins w:id="2400" w:author="Arthur Parmentier" w:date="2020-05-20T19:43:00Z">
        <w:r>
          <w:t>I decided to only use wrists and elbows positions</w:t>
        </w:r>
      </w:ins>
      <w:ins w:id="2401" w:author="Arthur Parmentier" w:date="2020-05-20T19:44:00Z">
        <w:r>
          <w:t>, which gave the best performance in my initial tests</w:t>
        </w:r>
      </w:ins>
      <w:ins w:id="2402"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2403" w:author="Arthur Parmentier" w:date="2020-05-20T19:43:00Z">
        <w:r>
          <w:rPr>
            <w:rStyle w:val="Appelnotedebasdep"/>
          </w:rPr>
          <w:footnoteReference w:id="31"/>
        </w:r>
      </w:ins>
    </w:p>
    <w:p w:rsidR="00C46A73" w:rsidRDefault="00F304EE">
      <w:pPr>
        <w:pStyle w:val="Titre4"/>
        <w:rPr>
          <w:ins w:id="2422" w:author="Arthur Parmentier" w:date="2020-05-21T15:08:00Z"/>
        </w:rPr>
        <w:pPrChange w:id="2423" w:author="Arthur Parmentier" w:date="2020-05-21T15:08:00Z">
          <w:pPr/>
        </w:pPrChange>
      </w:pPr>
      <w:ins w:id="2424" w:author="Arthur Parmentier" w:date="2020-05-20T20:02:00Z">
        <w:r>
          <w:t>Hands tracking</w:t>
        </w:r>
      </w:ins>
    </w:p>
    <w:p w:rsidR="00C46A73" w:rsidRDefault="004020A1" w:rsidP="00F304EE">
      <w:pPr>
        <w:rPr>
          <w:ins w:id="2425" w:author="Arthur Parmentier" w:date="2020-06-03T17:58:00Z"/>
        </w:rPr>
      </w:pPr>
      <w:ins w:id="2426" w:author="Arthur Parmentier" w:date="2020-06-03T18:00:00Z">
        <w:r>
          <w:t>Similarly</w:t>
        </w:r>
      </w:ins>
      <w:ins w:id="2427" w:author="Arthur Parmentier" w:date="2020-06-03T17:58:00Z">
        <w:r>
          <w:t xml:space="preserve"> </w:t>
        </w:r>
      </w:ins>
      <w:ins w:id="2428" w:author="Arthur Parmentier" w:date="2020-06-03T17:57:00Z">
        <w:r>
          <w:t>to the ful</w:t>
        </w:r>
      </w:ins>
      <w:ins w:id="2429" w:author="Arthur Parmentier" w:date="2020-06-03T17:58:00Z">
        <w:r>
          <w:t>l body model, hands can be represented as a skeleton in which our features are built from the position of the han</w:t>
        </w:r>
      </w:ins>
      <w:ins w:id="2430" w:author="Arthur Parmentier" w:date="2020-06-03T17:59:00Z">
        <w:r>
          <w:t>ds in space.</w:t>
        </w:r>
      </w:ins>
      <w:ins w:id="2431" w:author="Arthur Parmentier" w:date="2020-06-03T18:00:00Z">
        <w:r>
          <w:t xml:space="preserve"> This time, a 3D model is necessary as several signs are ambiguous in 2D space and can only be classified by looking</w:t>
        </w:r>
      </w:ins>
      <w:ins w:id="2432"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2433" w:author="Arthur Parmentier" w:date="2020-06-03T18:06:00Z"/>
        </w:rPr>
      </w:pPr>
      <w:ins w:id="2434" w:author="Arthur Parmentier" w:date="2020-06-03T18:06:00Z">
        <w:r>
          <w:t>Hi5 Gloves</w:t>
        </w:r>
      </w:ins>
    </w:p>
    <w:p w:rsidR="00890740" w:rsidRPr="00890740" w:rsidRDefault="00890740">
      <w:pPr>
        <w:rPr>
          <w:ins w:id="2435" w:author="Arthur Parmentier" w:date="2020-06-03T17:58:00Z"/>
        </w:rPr>
      </w:pPr>
      <w:ins w:id="2436" w:author="Arthur Parmentier" w:date="2020-06-03T18:06:00Z">
        <w:r>
          <w:t>Just like for the full body model, I initi</w:t>
        </w:r>
      </w:ins>
      <w:ins w:id="2437" w:author="Arthur Parmentier" w:date="2020-06-03T18:07:00Z">
        <w:r>
          <w:t xml:space="preserve">ally looked at several existing technologies to model 3D positions of the hands. At the time of </w:t>
        </w:r>
      </w:ins>
      <w:ins w:id="2438" w:author="Arthur Parmentier" w:date="2020-06-03T18:08:00Z">
        <w:r>
          <w:t xml:space="preserve">my research (before early March 2020), there was no equivalent </w:t>
        </w:r>
      </w:ins>
      <w:ins w:id="2439" w:author="Arthur Parmentier" w:date="2020-06-03T18:57:00Z">
        <w:r w:rsidR="00221FBD">
          <w:t xml:space="preserve">computer-vision </w:t>
        </w:r>
      </w:ins>
      <w:ins w:id="2440" w:author="Arthur Parmentier" w:date="2020-06-03T18:08:00Z">
        <w:r>
          <w:t xml:space="preserve">model </w:t>
        </w:r>
      </w:ins>
      <w:ins w:id="2441" w:author="Arthur Parmentier" w:date="2020-06-03T18:57:00Z">
        <w:r w:rsidR="00221FBD">
          <w:t>similar to</w:t>
        </w:r>
      </w:ins>
      <w:ins w:id="2442" w:author="Arthur Parmentier" w:date="2020-06-03T18:08:00Z">
        <w:r>
          <w:t xml:space="preserve"> PoseNet </w:t>
        </w:r>
      </w:ins>
      <w:ins w:id="2443" w:author="Arthur Parmentier" w:date="2020-06-03T18:57:00Z">
        <w:r w:rsidR="00221FBD">
          <w:t>for the hands</w:t>
        </w:r>
      </w:ins>
      <w:ins w:id="2444" w:author="Arthur Parmentier" w:date="2020-06-03T18:58:00Z">
        <w:r w:rsidR="00221FBD">
          <w:t xml:space="preserve"> </w:t>
        </w:r>
      </w:ins>
      <w:ins w:id="2445" w:author="Arthur Parmentier" w:date="2020-06-03T18:08:00Z">
        <w:r>
          <w:t>that I could integrate into Ma</w:t>
        </w:r>
      </w:ins>
      <w:ins w:id="2446" w:author="Arthur Parmentier" w:date="2020-06-03T18:57:00Z">
        <w:r w:rsidR="00221FBD">
          <w:t>x</w:t>
        </w:r>
      </w:ins>
      <w:ins w:id="2447" w:author="Arthur Parmentier" w:date="2020-06-03T19:00:00Z">
        <w:r w:rsidR="00221FBD">
          <w:t>.</w:t>
        </w:r>
        <w:r w:rsidR="00221FBD">
          <w:rPr>
            <w:rStyle w:val="Appelnotedebasdep"/>
          </w:rPr>
          <w:footnoteReference w:id="32"/>
        </w:r>
      </w:ins>
    </w:p>
    <w:p w:rsidR="004020A1" w:rsidRDefault="00221FBD" w:rsidP="00F304EE">
      <w:pPr>
        <w:rPr>
          <w:ins w:id="2452" w:author="Arthur Parmentier" w:date="2020-06-03T19:04:00Z"/>
        </w:rPr>
      </w:pPr>
      <w:ins w:id="2453" w:author="Arthur Parmentier" w:date="2020-06-03T19:02:00Z">
        <w:r>
          <w:t>Instead, a variety of dedicated hardware wa</w:t>
        </w:r>
      </w:ins>
      <w:ins w:id="2454" w:author="Arthur Parmentier" w:date="2020-06-03T19:03:00Z">
        <w:r>
          <w:t xml:space="preserve">s already available on the market with three major </w:t>
        </w:r>
      </w:ins>
      <w:ins w:id="2455" w:author="Arthur Parmentier" w:date="2020-06-03T19:04:00Z">
        <w:r>
          <w:t>technologies:</w:t>
        </w:r>
      </w:ins>
    </w:p>
    <w:p w:rsidR="00221FBD" w:rsidRDefault="00221FBD" w:rsidP="00221FBD">
      <w:pPr>
        <w:pStyle w:val="Paragraphedeliste"/>
        <w:numPr>
          <w:ilvl w:val="0"/>
          <w:numId w:val="40"/>
        </w:numPr>
        <w:rPr>
          <w:ins w:id="2456" w:author="Arthur Parmentier" w:date="2020-06-03T19:04:00Z"/>
        </w:rPr>
      </w:pPr>
      <w:ins w:id="2457" w:author="Arthur Parmentier" w:date="2020-06-03T19:04:00Z">
        <w:r>
          <w:t>Marker based gloves</w:t>
        </w:r>
      </w:ins>
    </w:p>
    <w:p w:rsidR="00221FBD" w:rsidRDefault="00221FBD" w:rsidP="00221FBD">
      <w:pPr>
        <w:pStyle w:val="Paragraphedeliste"/>
        <w:numPr>
          <w:ilvl w:val="0"/>
          <w:numId w:val="40"/>
        </w:numPr>
        <w:rPr>
          <w:ins w:id="2458" w:author="Arthur Parmentier" w:date="2020-06-03T19:04:00Z"/>
        </w:rPr>
      </w:pPr>
      <w:ins w:id="2459" w:author="Arthur Parmentier" w:date="2020-06-03T19:04:00Z">
        <w:r>
          <w:t>Flex sensors</w:t>
        </w:r>
      </w:ins>
    </w:p>
    <w:p w:rsidR="00221FBD" w:rsidRDefault="00221FBD" w:rsidP="00221FBD">
      <w:pPr>
        <w:pStyle w:val="Paragraphedeliste"/>
        <w:numPr>
          <w:ilvl w:val="0"/>
          <w:numId w:val="40"/>
        </w:numPr>
        <w:rPr>
          <w:ins w:id="2460" w:author="Arthur Parmentier" w:date="2020-06-03T19:05:00Z"/>
        </w:rPr>
      </w:pPr>
      <w:ins w:id="2461" w:author="Arthur Parmentier" w:date="2020-06-03T19:04:00Z">
        <w:r>
          <w:t>Inertial measurement units</w:t>
        </w:r>
      </w:ins>
      <w:ins w:id="2462" w:author="Arthur Parmentier" w:date="2020-06-03T19:05:00Z">
        <w:r>
          <w:t>, typically using small magnetometers</w:t>
        </w:r>
      </w:ins>
    </w:p>
    <w:p w:rsidR="00E20C85" w:rsidRDefault="00221FBD" w:rsidP="00221FBD">
      <w:pPr>
        <w:rPr>
          <w:ins w:id="2463" w:author="Arthur Parmentier" w:date="2020-06-03T19:08:00Z"/>
        </w:rPr>
      </w:pPr>
      <w:ins w:id="2464" w:author="Arthur Parmentier" w:date="2020-06-03T19:05:00Z">
        <w:r>
          <w:t>The prices of this equipment is quite expensive on the market, from 1000 chf to 5000+ chf</w:t>
        </w:r>
      </w:ins>
      <w:ins w:id="2465" w:author="Arthur Parmentier" w:date="2020-06-03T19:06:00Z">
        <w:r>
          <w:t xml:space="preserve"> for most expensive models. </w:t>
        </w:r>
      </w:ins>
      <w:ins w:id="2466" w:author="Arthur Parmentier" w:date="2020-06-03T19:08:00Z">
        <w:r w:rsidR="00E20C85">
          <w:t xml:space="preserve">The cheapest models suffer from important </w:t>
        </w:r>
      </w:ins>
      <w:ins w:id="2467" w:author="Arthur Parmentier" w:date="2020-06-03T19:32:00Z">
        <w:r w:rsidR="00B34D15">
          <w:t>shortcomings</w:t>
        </w:r>
      </w:ins>
      <w:ins w:id="2468" w:author="Arthur Parmentier" w:date="2020-06-03T19:08:00Z">
        <w:r w:rsidR="00E20C85">
          <w:t>:</w:t>
        </w:r>
      </w:ins>
    </w:p>
    <w:p w:rsidR="00221FBD" w:rsidRDefault="00221FBD" w:rsidP="00E20C85">
      <w:pPr>
        <w:pStyle w:val="Paragraphedeliste"/>
        <w:numPr>
          <w:ilvl w:val="0"/>
          <w:numId w:val="40"/>
        </w:numPr>
        <w:rPr>
          <w:ins w:id="2469" w:author="Arthur Parmentier" w:date="2020-06-03T19:08:00Z"/>
        </w:rPr>
      </w:pPr>
      <w:ins w:id="2470" w:author="Arthur Parmentier" w:date="2020-06-03T19:06:00Z">
        <w:r>
          <w:t xml:space="preserve">IMUs are reported to drift when magnetic fields are present </w:t>
        </w:r>
      </w:ins>
      <w:ins w:id="2471"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2472" w:author="Arthur Parmentier" w:date="2020-06-03T19:33:00Z"/>
        </w:rPr>
      </w:pPr>
      <w:ins w:id="2473" w:author="Arthur Parmentier" w:date="2020-06-03T19:08:00Z">
        <w:r>
          <w:lastRenderedPageBreak/>
          <w:t>Flex sensors are only one dimensional</w:t>
        </w:r>
      </w:ins>
      <w:ins w:id="2474" w:author="Arthur Parmentier" w:date="2020-06-03T19:09:00Z">
        <w:r>
          <w:t>. In the cheap</w:t>
        </w:r>
      </w:ins>
      <w:ins w:id="2475" w:author="Arthur Parmentier" w:date="2020-06-03T19:10:00Z">
        <w:r>
          <w:t xml:space="preserve">est gloves, many important dimensions of the </w:t>
        </w:r>
      </w:ins>
      <w:ins w:id="2476" w:author="Arthur Parmentier" w:date="2020-06-03T19:33:00Z">
        <w:r w:rsidR="00277174">
          <w:t>fingers’</w:t>
        </w:r>
      </w:ins>
      <w:ins w:id="2477" w:author="Arthur Parmentier" w:date="2020-06-03T19:10:00Z">
        <w:r>
          <w:t xml:space="preserve"> movements such as the </w:t>
        </w:r>
      </w:ins>
      <w:ins w:id="2478" w:author="Arthur Parmentier" w:date="2020-06-03T19:11:00Z">
        <w:r w:rsidRPr="00E20C85">
          <w:t>phalangeal joint angles</w:t>
        </w:r>
      </w:ins>
      <w:ins w:id="2479" w:author="Arthur Parmentier" w:date="2020-06-03T19:12:00Z">
        <w:r>
          <w:t xml:space="preserve"> or angles between two fingers are therefore not captured, whereas they are</w:t>
        </w:r>
      </w:ins>
      <w:ins w:id="2480" w:author="Arthur Parmentier" w:date="2020-06-03T19:13:00Z">
        <w:r>
          <w:t xml:space="preserve"> often used in SP and other sign languages.</w:t>
        </w:r>
      </w:ins>
    </w:p>
    <w:p w:rsidR="00277174" w:rsidRDefault="00277174" w:rsidP="00E20C85">
      <w:pPr>
        <w:pStyle w:val="Paragraphedeliste"/>
        <w:numPr>
          <w:ilvl w:val="0"/>
          <w:numId w:val="40"/>
        </w:numPr>
        <w:rPr>
          <w:ins w:id="2481" w:author="Arthur Parmentier" w:date="2020-06-03T19:32:00Z"/>
        </w:rPr>
      </w:pPr>
      <w:ins w:id="2482" w:author="Arthur Parmentier" w:date="2020-06-03T19:33:00Z">
        <w:r>
          <w:t xml:space="preserve">Some gloves are designed for specific </w:t>
        </w:r>
      </w:ins>
      <w:ins w:id="2483" w:author="Arthur Parmentier" w:date="2020-06-03T19:34:00Z">
        <w:r>
          <w:t>software</w:t>
        </w:r>
      </w:ins>
      <w:ins w:id="2484" w:author="Arthur Parmentier" w:date="2020-06-03T19:33:00Z">
        <w:r>
          <w:t xml:space="preserve"> such as U</w:t>
        </w:r>
      </w:ins>
      <w:ins w:id="2485" w:author="Arthur Parmentier" w:date="2020-06-03T19:34:00Z">
        <w:r>
          <w:t>nity and may not integrate with Max easily.</w:t>
        </w:r>
      </w:ins>
    </w:p>
    <w:p w:rsidR="00277174" w:rsidRDefault="00277174" w:rsidP="00277174">
      <w:pPr>
        <w:rPr>
          <w:ins w:id="2486" w:author="Arthur Parmentier" w:date="2020-06-03T19:37:00Z"/>
        </w:rPr>
      </w:pPr>
      <w:ins w:id="2487" w:author="Arthur Parmentier" w:date="2020-06-03T19:34:00Z">
        <w:r>
          <w:t xml:space="preserve">While most expensive gloves </w:t>
        </w:r>
      </w:ins>
      <w:ins w:id="2488" w:author="Arthur Parmentier" w:date="2020-06-03T19:35:00Z">
        <w:r>
          <w:t xml:space="preserve">often provide solutions to these problems, I decided to start with the IMU based Hi5 gloves from Noitom, which is one of the cheapest one available on the market </w:t>
        </w:r>
      </w:ins>
      <w:ins w:id="2489" w:author="Arthur Parmentier" w:date="2020-06-03T19:36:00Z">
        <w:r>
          <w:t xml:space="preserve">(1000 chf approx.) </w:t>
        </w:r>
      </w:ins>
      <w:ins w:id="2490" w:author="Arthur Parmentier" w:date="2020-06-03T19:35:00Z">
        <w:r>
          <w:t>which</w:t>
        </w:r>
      </w:ins>
      <w:ins w:id="2491" w:author="Arthur Parmentier" w:date="2020-06-03T19:36:00Z">
        <w:r>
          <w:t xml:space="preserve"> provides a Unity and C++ SDK. </w:t>
        </w:r>
      </w:ins>
    </w:p>
    <w:p w:rsidR="00277174" w:rsidRDefault="00277174" w:rsidP="00277174">
      <w:pPr>
        <w:rPr>
          <w:ins w:id="2492" w:author="Arthur Parmentier" w:date="2020-06-03T19:39:00Z"/>
        </w:rPr>
      </w:pPr>
      <w:ins w:id="2493" w:author="Arthur Parmentier" w:date="2020-06-03T19:38:00Z">
        <w:r>
          <w:t xml:space="preserve">However, at the time of this report (early June), I have still been unable to test the gloves with Max. </w:t>
        </w:r>
      </w:ins>
      <w:ins w:id="2494" w:author="Arthur Parmentier" w:date="2020-06-03T19:39:00Z">
        <w:r>
          <w:t xml:space="preserve">I have made </w:t>
        </w:r>
      </w:ins>
      <w:ins w:id="2495" w:author="Arthur Parmentier" w:date="2020-06-03T19:58:00Z">
        <w:r w:rsidR="004B4499">
          <w:t>two</w:t>
        </w:r>
      </w:ins>
      <w:ins w:id="2496" w:author="Arthur Parmentier" w:date="2020-06-03T19:39:00Z">
        <w:r>
          <w:t xml:space="preserve"> mistakes during the conducting of the project:</w:t>
        </w:r>
      </w:ins>
    </w:p>
    <w:p w:rsidR="00277174" w:rsidRDefault="004B4499" w:rsidP="00277174">
      <w:pPr>
        <w:pStyle w:val="Paragraphedeliste"/>
        <w:numPr>
          <w:ilvl w:val="0"/>
          <w:numId w:val="40"/>
        </w:numPr>
        <w:rPr>
          <w:ins w:id="2497" w:author="Arthur Parmentier" w:date="2020-06-03T19:52:00Z"/>
        </w:rPr>
      </w:pPr>
      <w:ins w:id="2498" w:author="Arthur Parmentier" w:date="2020-06-03T19:56:00Z">
        <w:r>
          <w:t>Before buying the gloves, I</w:t>
        </w:r>
      </w:ins>
      <w:ins w:id="2499" w:author="Arthur Parmentier" w:date="2020-06-03T19:43:00Z">
        <w:r w:rsidR="00882698">
          <w:t xml:space="preserve"> had not realized that the gloves</w:t>
        </w:r>
      </w:ins>
      <w:ins w:id="2500" w:author="Arthur Parmentier" w:date="2020-06-03T19:45:00Z">
        <w:r w:rsidR="00882698">
          <w:t xml:space="preserve"> connection with the Vive trackers was</w:t>
        </w:r>
      </w:ins>
      <w:ins w:id="2501" w:author="Arthur Parmentier" w:date="2020-06-03T19:46:00Z">
        <w:r w:rsidR="00882698">
          <w:t xml:space="preserve"> not only a feature as they are marketed on their website and documentation but that the Vive trackers were also necessary for using the gloves directly with the provided Unity plugin.</w:t>
        </w:r>
      </w:ins>
      <w:ins w:id="2502" w:author="Arthur Parmentier" w:date="2020-06-03T19:48:00Z">
        <w:r w:rsidR="00882698">
          <w:t xml:space="preserve"> In fact, the connection </w:t>
        </w:r>
      </w:ins>
      <w:ins w:id="2503" w:author="Arthur Parmentier" w:date="2020-06-03T19:49:00Z">
        <w:r w:rsidR="00882698">
          <w:t xml:space="preserve">with </w:t>
        </w:r>
      </w:ins>
      <w:ins w:id="2504" w:author="Arthur Parmentier" w:date="2020-06-03T19:48:00Z">
        <w:r w:rsidR="00882698">
          <w:t xml:space="preserve">positional tracking </w:t>
        </w:r>
      </w:ins>
      <w:ins w:id="2505" w:author="Arthur Parmentier" w:date="2020-06-03T19:49:00Z">
        <w:r w:rsidR="00882698">
          <w:t xml:space="preserve">devices </w:t>
        </w:r>
      </w:ins>
      <w:ins w:id="2506" w:author="Arthur Parmentier" w:date="2020-06-03T19:48:00Z">
        <w:r w:rsidR="00882698">
          <w:t xml:space="preserve">was not </w:t>
        </w:r>
      </w:ins>
      <w:ins w:id="2507" w:author="Arthur Parmentier" w:date="2020-06-03T19:49:00Z">
        <w:r w:rsidR="00882698">
          <w:t>explicitly documented as a requirement for the Unity Plugin in their documentation</w:t>
        </w:r>
      </w:ins>
      <w:ins w:id="2508" w:author="Arthur Parmentier" w:date="2020-06-03T19:50:00Z">
        <w:r w:rsidR="00882698">
          <w:t xml:space="preserve">. We </w:t>
        </w:r>
      </w:ins>
      <w:ins w:id="2509" w:author="Arthur Parmentier" w:date="2020-06-03T19:51:00Z">
        <w:r w:rsidR="00882698">
          <w:t xml:space="preserve">could therefore not use the gloves on the fly with the provided scene and </w:t>
        </w:r>
      </w:ins>
      <w:ins w:id="2510" w:author="Arthur Parmentier" w:date="2020-06-03T19:52:00Z">
        <w:r w:rsidR="00882698">
          <w:t>needed</w:t>
        </w:r>
      </w:ins>
      <w:ins w:id="2511" w:author="Arthur Parmentier" w:date="2020-06-03T19:51:00Z">
        <w:r w:rsidR="00882698">
          <w:t xml:space="preserve"> additional scripting using the SDK.</w:t>
        </w:r>
      </w:ins>
      <w:ins w:id="2512" w:author="Arthur Parmentier" w:date="2020-06-03T19:44:00Z">
        <w:r w:rsidR="00882698">
          <w:t xml:space="preserve"> </w:t>
        </w:r>
      </w:ins>
    </w:p>
    <w:p w:rsidR="003F7478" w:rsidRDefault="004B4499" w:rsidP="00277174">
      <w:pPr>
        <w:pStyle w:val="Paragraphedeliste"/>
        <w:numPr>
          <w:ilvl w:val="0"/>
          <w:numId w:val="40"/>
        </w:numPr>
        <w:rPr>
          <w:ins w:id="2513" w:author="Arthur Parmentier" w:date="2020-06-03T19:58:00Z"/>
        </w:rPr>
      </w:pPr>
      <w:ins w:id="2514" w:author="Arthur Parmentier" w:date="2020-06-03T19:56:00Z">
        <w:r>
          <w:t xml:space="preserve">I had been late on testing the gloves and identifying that issue. Although it made sense to me </w:t>
        </w:r>
      </w:ins>
      <w:ins w:id="2515" w:author="Arthur Parmentier" w:date="2020-06-03T19:57:00Z">
        <w:r>
          <w:t>to start by building all the core mechanisms of the tool and pipeline before integrating the gloves, it was a mistake not to test them ea</w:t>
        </w:r>
      </w:ins>
      <w:ins w:id="2516" w:author="Arthur Parmentier" w:date="2020-06-03T19:58:00Z">
        <w:r>
          <w:t>rlier, so that I could have figured out this issue at early stages.</w:t>
        </w:r>
      </w:ins>
    </w:p>
    <w:p w:rsidR="004B4499" w:rsidRDefault="004B4499" w:rsidP="004B4499">
      <w:pPr>
        <w:rPr>
          <w:ins w:id="2517" w:author="Arthur Parmentier" w:date="2020-06-03T20:03:00Z"/>
        </w:rPr>
      </w:pPr>
      <w:ins w:id="2518" w:author="Arthur Parmentier" w:date="2020-06-03T19:59:00Z">
        <w:r>
          <w:t>The EM+ lab offer</w:t>
        </w:r>
      </w:ins>
      <w:ins w:id="2519" w:author="Arthur Parmentier" w:date="2020-06-03T20:00:00Z">
        <w:r>
          <w:t xml:space="preserve">ed me support to </w:t>
        </w:r>
      </w:ins>
      <w:ins w:id="2520" w:author="Arthur Parmentier" w:date="2020-06-03T20:03:00Z">
        <w:r>
          <w:t>build</w:t>
        </w:r>
      </w:ins>
      <w:ins w:id="2521" w:author="Arthur Parmentier" w:date="2020-06-03T20:00:00Z">
        <w:r>
          <w:t xml:space="preserve"> a dedicated object in Max </w:t>
        </w:r>
      </w:ins>
      <w:ins w:id="2522" w:author="Arthur Parmentier" w:date="2020-06-03T20:03:00Z">
        <w:r>
          <w:t xml:space="preserve">for </w:t>
        </w:r>
      </w:ins>
      <w:ins w:id="2523" w:author="Arthur Parmentier" w:date="2020-06-03T20:00:00Z">
        <w:r>
          <w:t>receiv</w:t>
        </w:r>
      </w:ins>
      <w:ins w:id="2524" w:author="Arthur Parmentier" w:date="2020-06-03T20:03:00Z">
        <w:r>
          <w:t>ing</w:t>
        </w:r>
      </w:ins>
      <w:ins w:id="2525" w:author="Arthur Parmentier" w:date="2020-06-03T20:00:00Z">
        <w:r>
          <w:t xml:space="preserve"> the gloves data. The first experiments with the C++ SDK were good but unfortunately</w:t>
        </w:r>
      </w:ins>
      <w:ins w:id="2526" w:author="Arthur Parmentier" w:date="2020-06-03T20:01:00Z">
        <w:r>
          <w:t xml:space="preserve">, </w:t>
        </w:r>
      </w:ins>
      <w:ins w:id="2527" w:author="Arthur Parmentier" w:date="2020-06-03T20:02:00Z">
        <w:r>
          <w:t>the difficult schedule of that semester did not yet allow us to go further.</w:t>
        </w:r>
      </w:ins>
    </w:p>
    <w:p w:rsidR="004B4499" w:rsidRDefault="004B4499">
      <w:pPr>
        <w:pStyle w:val="Titre5"/>
        <w:rPr>
          <w:ins w:id="2528" w:author="Arthur Parmentier" w:date="2020-05-21T15:08:00Z"/>
        </w:rPr>
        <w:pPrChange w:id="2529" w:author="Arthur Parmentier" w:date="2020-06-03T20:03:00Z">
          <w:pPr/>
        </w:pPrChange>
      </w:pPr>
      <w:ins w:id="2530" w:author="Arthur Parmentier" w:date="2020-06-03T20:03:00Z">
        <w:r>
          <w:t>HandPose</w:t>
        </w:r>
      </w:ins>
    </w:p>
    <w:p w:rsidR="00C46A73" w:rsidRDefault="00F64405" w:rsidP="00F304EE">
      <w:pPr>
        <w:rPr>
          <w:ins w:id="2531" w:author="Arthur Parmentier" w:date="2020-06-03T20:17:00Z"/>
        </w:rPr>
      </w:pPr>
      <w:ins w:id="2532" w:author="Arthur Parmentier" w:date="2020-06-03T20:19:00Z">
        <w:r>
          <w:t>A</w:t>
        </w:r>
      </w:ins>
      <w:ins w:id="2533" w:author="Arthur Parmentier" w:date="2020-06-03T20:05:00Z">
        <w:r w:rsidR="002E54F7">
          <w:t>round</w:t>
        </w:r>
      </w:ins>
      <w:ins w:id="2534" w:author="Arthur Parmentier" w:date="2020-06-03T20:03:00Z">
        <w:r w:rsidR="004B4499">
          <w:t xml:space="preserve"> mid-</w:t>
        </w:r>
      </w:ins>
      <w:ins w:id="2535" w:author="Arthur Parmentier" w:date="2020-06-03T20:07:00Z">
        <w:r w:rsidR="009C5B97">
          <w:t>M</w:t>
        </w:r>
      </w:ins>
      <w:ins w:id="2536" w:author="Arthur Parmentier" w:date="2020-06-03T20:03:00Z">
        <w:r w:rsidR="004B4499">
          <w:t>arch, Tensorflow released the new HandPose model</w:t>
        </w:r>
      </w:ins>
      <w:ins w:id="2537" w:author="Arthur Parmentier" w:date="2020-06-03T20:04:00Z">
        <w:r w:rsidR="004B4499">
          <w:rPr>
            <w:rStyle w:val="Appelnotedebasdep"/>
          </w:rPr>
          <w:footnoteReference w:id="33"/>
        </w:r>
      </w:ins>
      <w:ins w:id="2540" w:author="Arthur Parmentier" w:date="2020-06-03T20:03:00Z">
        <w:r w:rsidR="004B4499">
          <w:t>.</w:t>
        </w:r>
      </w:ins>
      <w:ins w:id="2541" w:author="Arthur Parmentier" w:date="2020-06-03T20:05:00Z">
        <w:r w:rsidR="009C5B97">
          <w:t xml:space="preserve"> I first heard about it from within the Max community</w:t>
        </w:r>
      </w:ins>
      <w:ins w:id="2542" w:author="Arthur Parmentier" w:date="2020-06-03T20:06:00Z">
        <w:r w:rsidR="009C5B97">
          <w:t>, when a first wrap of HandPose into an Electron se</w:t>
        </w:r>
      </w:ins>
      <w:ins w:id="2543" w:author="Arthur Parmentier" w:date="2020-06-03T20:08:00Z">
        <w:r w:rsidR="003D6C76">
          <w:t>r</w:t>
        </w:r>
      </w:ins>
      <w:ins w:id="2544" w:author="Arthur Parmentier" w:date="2020-06-03T20:06:00Z">
        <w:r w:rsidR="009C5B97">
          <w:t xml:space="preserve">ver (just like PoseNet) was shared on </w:t>
        </w:r>
      </w:ins>
      <w:ins w:id="2545" w:author="Arthur Parmentier" w:date="2020-06-03T20:07:00Z">
        <w:r w:rsidR="009C5B97">
          <w:t xml:space="preserve">github </w:t>
        </w:r>
      </w:ins>
      <w:ins w:id="2546" w:author="Arthur Parmentier" w:date="2020-06-03T20:09:00Z">
        <w:r w:rsidR="003D6C76">
          <w:t xml:space="preserve">late </w:t>
        </w:r>
      </w:ins>
      <w:ins w:id="2547" w:author="Arthur Parmentier" w:date="2020-06-03T20:07:00Z">
        <w:r w:rsidR="009C5B97">
          <w:t>May</w:t>
        </w:r>
      </w:ins>
      <w:ins w:id="2548" w:author="Arthur Parmentier" w:date="2020-06-03T20:08:00Z">
        <w:r w:rsidR="003D6C76">
          <w:rPr>
            <w:rStyle w:val="Appelnotedebasdep"/>
          </w:rPr>
          <w:footnoteReference w:id="34"/>
        </w:r>
      </w:ins>
      <w:ins w:id="2552" w:author="Arthur Parmentier" w:date="2020-06-03T20:07:00Z">
        <w:r w:rsidR="009C5B97">
          <w:t>.</w:t>
        </w:r>
        <w:r w:rsidR="003D6C76">
          <w:t xml:space="preserve"> In the following days, I contributed to designing an interface within Max that made the out</w:t>
        </w:r>
      </w:ins>
      <w:ins w:id="2553" w:author="Arthur Parmentier" w:date="2020-06-03T20:08:00Z">
        <w:r w:rsidR="003D6C76">
          <w:t>put of the model accessible to the user</w:t>
        </w:r>
      </w:ins>
      <w:ins w:id="2554"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2555"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2556" w:author="Arthur Parmentier" w:date="2020-06-03T20:18:00Z"/>
        </w:rPr>
      </w:pPr>
      <w:ins w:id="2557" w:author="Arthur Parmentier" w:date="2020-06-03T20:19:00Z">
        <w:r>
          <w:t>While</w:t>
        </w:r>
      </w:ins>
      <w:ins w:id="2558" w:author="Arthur Parmentier" w:date="2020-06-03T20:17:00Z">
        <w:r>
          <w:t xml:space="preserve"> I was stuck with the Hi5 gloves, HandPose provided me an easy and light way to </w:t>
        </w:r>
      </w:ins>
      <w:ins w:id="2559" w:author="Arthur Parmentier" w:date="2020-06-03T20:18:00Z">
        <w:r>
          <w:t>test the multi-input pipeline and the combination of the two scales or recognition inside Max.</w:t>
        </w:r>
      </w:ins>
      <w:ins w:id="2560" w:author="Arthur Parmentier" w:date="2020-06-03T21:35:00Z">
        <w:r w:rsidR="00F91D42">
          <w:t xml:space="preserve"> An introduction to HandPose inside my recognition tool is shown in my </w:t>
        </w:r>
      </w:ins>
      <w:ins w:id="2561"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2562" w:author="Arthur Parmentier" w:date="2020-06-03T21:35:00Z">
        <w:r w:rsidR="00F91D42">
          <w:t>.</w:t>
        </w:r>
      </w:ins>
    </w:p>
    <w:p w:rsidR="00F64405" w:rsidRDefault="00DB2BB8" w:rsidP="00F304EE">
      <w:pPr>
        <w:rPr>
          <w:ins w:id="2563" w:author="Arthur Parmentier" w:date="2020-06-03T20:20:00Z"/>
        </w:rPr>
      </w:pPr>
      <w:ins w:id="2564" w:author="Arthur Parmentier" w:date="2020-06-03T20:19:00Z">
        <w:r>
          <w:t xml:space="preserve">HandPose properties are very similar to PoseNet, hence it runs in a similar </w:t>
        </w:r>
      </w:ins>
      <w:ins w:id="2565"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2566" w:author="Arthur Parmentier" w:date="2020-06-03T20:09:00Z"/>
        </w:rPr>
      </w:pPr>
      <w:ins w:id="2567" w:author="Arthur Parmentier" w:date="2020-06-03T20:20:00Z">
        <w:r>
          <w:lastRenderedPageBreak/>
          <w:t xml:space="preserve">Contrary </w:t>
        </w:r>
      </w:ins>
      <w:ins w:id="2568" w:author="Arthur Parmentier" w:date="2020-06-03T20:21:00Z">
        <w:r>
          <w:t xml:space="preserve">to PoseNet, HandPose models the hand in 3D. However, it cannot yet recognize two hands at the same time, although there are good reasons to believe that this will be implemented </w:t>
        </w:r>
      </w:ins>
      <w:ins w:id="2569" w:author="Arthur Parmentier" w:date="2020-06-03T20:23:00Z">
        <w:r w:rsidR="005634B9">
          <w:t>soon</w:t>
        </w:r>
      </w:ins>
      <w:ins w:id="2570" w:author="Arthur Parmentier" w:date="2020-06-03T20:21:00Z">
        <w:r>
          <w:t>.</w:t>
        </w:r>
      </w:ins>
      <w:ins w:id="2571" w:author="Arthur Parmentier" w:date="2020-06-03T20:22:00Z">
        <w:r>
          <w:rPr>
            <w:rStyle w:val="Appelnotedebasdep"/>
          </w:rPr>
          <w:footnoteReference w:id="35"/>
        </w:r>
      </w:ins>
    </w:p>
    <w:p w:rsidR="00373B55" w:rsidRDefault="00373B55">
      <w:pPr>
        <w:keepNext/>
        <w:rPr>
          <w:ins w:id="2574" w:author="Arthur Parmentier" w:date="2020-06-03T20:13:00Z"/>
        </w:rPr>
        <w:pPrChange w:id="2575" w:author="Arthur Parmentier" w:date="2020-06-03T20:13:00Z">
          <w:pPr/>
        </w:pPrChange>
      </w:pPr>
      <w:ins w:id="2576"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2577" w:author="Arthur Parmentier" w:date="2020-05-20T20:03:00Z"/>
        </w:rPr>
        <w:pPrChange w:id="2578" w:author="Arthur Parmentier" w:date="2020-06-03T20:13:00Z">
          <w:pPr/>
        </w:pPrChange>
      </w:pPr>
      <w:bookmarkStart w:id="2579" w:name="_Ref42107678"/>
      <w:bookmarkStart w:id="2580" w:name="_Ref42107663"/>
      <w:ins w:id="2581" w:author="Arthur Parmentier" w:date="2020-06-03T20:13:00Z">
        <w:r>
          <w:t xml:space="preserve">Figure </w:t>
        </w:r>
        <w:r>
          <w:fldChar w:fldCharType="begin"/>
        </w:r>
        <w:r>
          <w:instrText xml:space="preserve"> SEQ Figure \* ARABIC </w:instrText>
        </w:r>
      </w:ins>
      <w:r>
        <w:fldChar w:fldCharType="separate"/>
      </w:r>
      <w:ins w:id="2582" w:author="Arthur Parmentier" w:date="2020-06-05T21:05:00Z">
        <w:r w:rsidR="001C2AA6">
          <w:rPr>
            <w:noProof/>
          </w:rPr>
          <w:t>5</w:t>
        </w:r>
      </w:ins>
      <w:ins w:id="2583" w:author="Arthur Parmentier" w:date="2020-06-03T20:13:00Z">
        <w:r>
          <w:fldChar w:fldCharType="end"/>
        </w:r>
        <w:bookmarkEnd w:id="2579"/>
        <w:r>
          <w:t xml:space="preserve"> My re-worked HandPose port to max</w:t>
        </w:r>
      </w:ins>
      <w:bookmarkEnd w:id="2580"/>
    </w:p>
    <w:p w:rsidR="008362F0" w:rsidRDefault="008362F0" w:rsidP="008362F0">
      <w:pPr>
        <w:rPr>
          <w:ins w:id="2584" w:author="Arthur Parmentier" w:date="2020-06-03T21:25:00Z"/>
        </w:rPr>
      </w:pPr>
      <w:ins w:id="2585" w:author="Arthur Parmentier" w:date="2020-06-03T20:51:00Z">
        <w:r>
          <w:lastRenderedPageBreak/>
          <w:t>In SP, signs that</w:t>
        </w:r>
      </w:ins>
      <w:ins w:id="2586" w:author="Arthur Parmentier" w:date="2020-06-03T20:52:00Z">
        <w:r>
          <w:t xml:space="preserve"> are made of hand poses in can have two versions</w:t>
        </w:r>
      </w:ins>
      <w:ins w:id="2587" w:author="Arthur Parmentier" w:date="2020-06-03T20:53:00Z">
        <w:r>
          <w:t xml:space="preserve">: two-handed and one-handed versions. </w:t>
        </w:r>
      </w:ins>
      <w:ins w:id="2588" w:author="Arthur Parmentier" w:date="2020-06-03T21:11:00Z">
        <w:r w:rsidR="005B413B">
          <w:t>While HandPose only allows for using one hand at the same time, the soundpainter can therefore use o</w:t>
        </w:r>
      </w:ins>
      <w:ins w:id="2589" w:author="Arthur Parmentier" w:date="2020-06-03T21:12:00Z">
        <w:r w:rsidR="005B413B">
          <w:t xml:space="preserve">nly one-handed signs with the recognition tool. Another possibility would be to the split the video input from the camera for the left and right side </w:t>
        </w:r>
      </w:ins>
      <w:ins w:id="2590" w:author="Arthur Parmentier" w:date="2020-06-03T21:13:00Z">
        <w:r w:rsidR="005B413B">
          <w:t>of the body (only one hand in each side) and running the model on both sides. This has not been tested by myself by would theoretically work without problem</w:t>
        </w:r>
      </w:ins>
      <w:ins w:id="2591" w:author="Arthur Parmentier" w:date="2020-06-03T21:14:00Z">
        <w:r w:rsidR="005B413B">
          <w:t xml:space="preserve"> if the user is able to do so.</w:t>
        </w:r>
      </w:ins>
    </w:p>
    <w:p w:rsidR="00EE5351" w:rsidRDefault="00F91D42">
      <w:pPr>
        <w:rPr>
          <w:ins w:id="2592" w:author="Arthur Parmentier" w:date="2020-06-03T20:49:00Z"/>
        </w:rPr>
        <w:pPrChange w:id="2593" w:author="Arthur Parmentier" w:date="2020-06-03T20:50:00Z">
          <w:pPr>
            <w:pStyle w:val="Titre4"/>
          </w:pPr>
        </w:pPrChange>
      </w:pPr>
      <w:ins w:id="2594" w:author="Arthur Parmentier" w:date="2020-06-03T21:34:00Z">
        <w:r>
          <w:t>Another</w:t>
        </w:r>
      </w:ins>
      <w:ins w:id="2595" w:author="Arthur Parmentier" w:date="2020-06-03T21:25:00Z">
        <w:r w:rsidR="00EE5351">
          <w:t xml:space="preserve"> important constraint when using HandPose is that the model only </w:t>
        </w:r>
      </w:ins>
      <w:ins w:id="2596" w:author="Arthur Parmentier" w:date="2020-06-03T21:26:00Z">
        <w:r w:rsidR="00EE5351">
          <w:t>works as long as the hand is sufficiently close to the camera</w:t>
        </w:r>
      </w:ins>
      <w:ins w:id="2597" w:author="Arthur Parmentier" w:date="2020-06-03T21:27:00Z">
        <w:r w:rsidR="00EE5351">
          <w:t>, typically within 2 meters from the camera. This greatly limits the ability of the soundpainter to use PoseNet and HandPos</w:t>
        </w:r>
      </w:ins>
      <w:ins w:id="2598" w:author="Arthur Parmentier" w:date="2020-06-03T21:28:00Z">
        <w:r w:rsidR="00EE5351">
          <w:t xml:space="preserve">e models on the same video source. While PoseNet has a greater accuracy when the full body is visible (not only arms), HandPose requires the user to typically get closer to the camera than the distance at which the </w:t>
        </w:r>
      </w:ins>
      <w:ins w:id="2599" w:author="Arthur Parmentier" w:date="2020-06-03T21:29:00Z">
        <w:r w:rsidR="00EE5351">
          <w:t xml:space="preserve">whole body fits inside the camera’s view. I suggest </w:t>
        </w:r>
      </w:ins>
      <w:ins w:id="2600" w:author="Arthur Parmentier" w:date="2020-06-03T21:30:00Z">
        <w:r w:rsidR="00EE5351">
          <w:t>using</w:t>
        </w:r>
      </w:ins>
      <w:ins w:id="2601" w:author="Arthur Parmentier" w:date="2020-06-03T21:29:00Z">
        <w:r w:rsidR="00EE5351">
          <w:t xml:space="preserve"> separate camera for each model, one that would be close to the soundpaint</w:t>
        </w:r>
      </w:ins>
      <w:ins w:id="2602" w:author="Arthur Parmentier" w:date="2020-06-03T21:30:00Z">
        <w:r w:rsidR="00EE5351">
          <w:t>er for HandPose and one further for PoseNet.</w:t>
        </w:r>
      </w:ins>
      <w:ins w:id="2603" w:author="Arthur Parmentier" w:date="2020-06-03T21:25:00Z">
        <w:r w:rsidR="00EE5351">
          <w:t xml:space="preserve"> </w:t>
        </w:r>
      </w:ins>
      <w:ins w:id="2604" w:author="Arthur Parmentier" w:date="2020-06-03T21:31:00Z">
        <w:r w:rsidR="00EE5351">
          <w:t>I have not been however to test this configuration yet. If it is not possible, then I suggest making sure that the arms</w:t>
        </w:r>
      </w:ins>
      <w:ins w:id="2605" w:author="Arthur Parmentier" w:date="2020-06-03T21:32:00Z">
        <w:r w:rsidR="00EE5351">
          <w:t>, torso and head are well visible for PoseNet, while leaving hips, knees and feet under the field of view of the camera</w:t>
        </w:r>
      </w:ins>
      <w:ins w:id="2606"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2607" w:author="Arthur Parmentier" w:date="2020-05-23T10:02:00Z"/>
        </w:rPr>
      </w:pPr>
      <w:ins w:id="2608" w:author="Arthur Parmentier" w:date="2020-05-20T20:03:00Z">
        <w:r>
          <w:t>Input manager</w:t>
        </w:r>
      </w:ins>
    </w:p>
    <w:p w:rsidR="00F304EE" w:rsidRDefault="00AF3FE7" w:rsidP="00F304EE">
      <w:pPr>
        <w:rPr>
          <w:ins w:id="2609" w:author="Arthur Parmentier" w:date="2020-06-03T22:07:00Z"/>
        </w:rPr>
      </w:pPr>
      <w:ins w:id="2610" w:author="Arthur Parmentier" w:date="2020-05-20T20:22:00Z">
        <w:r>
          <w:t xml:space="preserve">I initially created the ‘input manager’ </w:t>
        </w:r>
      </w:ins>
      <w:ins w:id="2611" w:author="Arthur Parmentier" w:date="2020-05-20T20:23:00Z">
        <w:r>
          <w:t xml:space="preserve">to allow the user to select in the list of all possible inputs (PoseNet, Kinect, gloves…) those </w:t>
        </w:r>
      </w:ins>
      <w:ins w:id="2612" w:author="Arthur Parmentier" w:date="2020-06-03T22:07:00Z">
        <w:r w:rsidR="005C26EA">
          <w:t>that he wanted to use and that the program should listen to</w:t>
        </w:r>
      </w:ins>
      <w:ins w:id="2613" w:author="Arthur Parmentier" w:date="2020-05-20T20:23:00Z">
        <w:r>
          <w:t>.</w:t>
        </w:r>
      </w:ins>
      <w:ins w:id="2614" w:author="Arthur Parmentier" w:date="2020-05-20T20:24:00Z">
        <w:r>
          <w:t xml:space="preserve"> This way, </w:t>
        </w:r>
      </w:ins>
      <w:ins w:id="2615" w:author="Arthur Parmentier" w:date="2020-05-23T10:29:00Z">
        <w:r w:rsidR="001A4444">
          <w:t>each part of the</w:t>
        </w:r>
      </w:ins>
      <w:ins w:id="2616" w:author="Arthur Parmentier" w:date="2020-05-20T20:24:00Z">
        <w:r>
          <w:t xml:space="preserve"> system would know how many features to expect and how to route the data flow correctly.</w:t>
        </w:r>
      </w:ins>
    </w:p>
    <w:p w:rsidR="005C26EA" w:rsidRDefault="005C26EA" w:rsidP="00F304EE">
      <w:pPr>
        <w:rPr>
          <w:ins w:id="2617" w:author="Arthur Parmentier" w:date="2020-05-20T20:24:00Z"/>
        </w:rPr>
      </w:pPr>
      <w:ins w:id="2618" w:author="Arthur Parmentier" w:date="2020-06-03T22:08:00Z">
        <w:r>
          <w:t xml:space="preserve">Until late stages of the project, when I started working with both PoseNet and HandPose, it was unclear for me whether a single DTW </w:t>
        </w:r>
      </w:ins>
      <w:ins w:id="2619" w:author="Arthur Parmentier" w:date="2020-06-03T22:09:00Z">
        <w:r>
          <w:t>model would be able to classify all signs from a sign input combining all the selected features from both HandPose and Posenet, or if I should instead use several models</w:t>
        </w:r>
      </w:ins>
      <w:ins w:id="2620" w:author="Arthur Parmentier" w:date="2020-06-03T22:10:00Z">
        <w:r>
          <w:t xml:space="preserve"> depending of the type of signs that the program should recognize (movement with the full body, hand poses, faders…).</w:t>
        </w:r>
      </w:ins>
      <w:ins w:id="2621" w:author="Arthur Parmentier" w:date="2020-06-03T22:12:00Z">
        <w:r w:rsidR="00C26758">
          <w:t xml:space="preserve"> There was also no built-in way to make a generic input to model routing in Max</w:t>
        </w:r>
      </w:ins>
      <w:ins w:id="2622" w:author="Arthur Parmentier" w:date="2020-06-03T22:13:00Z">
        <w:r w:rsidR="00C26758">
          <w:t>, so that I was hesitating between building a fixed routing that would work for my use case but would not allow any flexibility to change the inputs to each model</w:t>
        </w:r>
      </w:ins>
      <w:ins w:id="2623" w:author="Arthur Parmentier" w:date="2020-06-03T22:14:00Z">
        <w:r w:rsidR="00C26758">
          <w:t>, or building the desired input manager routing matrix myself. I chose the second option which allowed me to build a very modu</w:t>
        </w:r>
      </w:ins>
      <w:ins w:id="2624" w:author="Arthur Parmentier" w:date="2020-06-03T22:15:00Z">
        <w:r w:rsidR="00C26758">
          <w:t>lar tool, in which I could add or remove models and inputs in the future following my needs and the constraints of the several SP modes.</w:t>
        </w:r>
      </w:ins>
    </w:p>
    <w:p w:rsidR="00AF3FE7" w:rsidRDefault="00C26758">
      <w:pPr>
        <w:rPr>
          <w:ins w:id="2625" w:author="Arthur Parmentier" w:date="2020-05-20T22:45:00Z"/>
        </w:rPr>
        <w:pPrChange w:id="2626" w:author="Arthur Parmentier" w:date="2020-06-03T22:25:00Z">
          <w:pPr>
            <w:pStyle w:val="Paragraphedeliste"/>
            <w:numPr>
              <w:numId w:val="34"/>
            </w:numPr>
            <w:ind w:hanging="360"/>
          </w:pPr>
        </w:pPrChange>
      </w:pPr>
      <w:ins w:id="2627" w:author="Arthur Parmentier" w:date="2020-06-03T22:16:00Z">
        <w:r>
          <w:t>The present input manager allows</w:t>
        </w:r>
      </w:ins>
      <w:ins w:id="2628" w:author="Arthur Parmentier" w:date="2020-05-23T10:30:00Z">
        <w:r w:rsidR="00EA3401">
          <w:t xml:space="preserve"> the user</w:t>
        </w:r>
      </w:ins>
      <w:ins w:id="2629" w:author="Arthur Parmentier" w:date="2020-05-20T20:25:00Z">
        <w:r w:rsidR="00AF3FE7">
          <w:t xml:space="preserve"> to add his own input to the system automatically, without manually creating additional routings all over the program</w:t>
        </w:r>
      </w:ins>
      <w:ins w:id="2630" w:author="Arthur Parmentier" w:date="2020-06-03T22:17:00Z">
        <w:r w:rsidR="00E3655F">
          <w:t xml:space="preserve">, by following </w:t>
        </w:r>
      </w:ins>
      <w:ins w:id="2631" w:author="Arthur Parmentier" w:date="2020-06-03T22:24:00Z">
        <w:r w:rsidR="00E3655F">
          <w:t>only a few conventions</w:t>
        </w:r>
      </w:ins>
      <w:ins w:id="2632" w:author="Arthur Parmentier" w:date="2020-05-20T20:26:00Z">
        <w:r w:rsidR="00AF3FE7">
          <w:t xml:space="preserve"> </w:t>
        </w:r>
      </w:ins>
    </w:p>
    <w:p w:rsidR="00937092" w:rsidRDefault="00E3655F" w:rsidP="00937092">
      <w:pPr>
        <w:pStyle w:val="Paragraphedeliste"/>
        <w:numPr>
          <w:ilvl w:val="0"/>
          <w:numId w:val="34"/>
        </w:numPr>
        <w:rPr>
          <w:ins w:id="2633" w:author="Arthur Parmentier" w:date="2020-05-20T22:45:00Z"/>
        </w:rPr>
      </w:pPr>
      <w:ins w:id="2634" w:author="Arthur Parmentier" w:date="2020-06-03T22:24:00Z">
        <w:r>
          <w:t xml:space="preserve">each input must send its data </w:t>
        </w:r>
      </w:ins>
      <w:ins w:id="2635" w:author="Arthur Parmentier" w:date="2020-05-20T22:56:00Z">
        <w:r w:rsidR="00985386">
          <w:t>through</w:t>
        </w:r>
      </w:ins>
      <w:ins w:id="2636" w:author="Arthur Parmentier" w:date="2020-05-20T22:45:00Z">
        <w:r w:rsidR="00937092">
          <w:t xml:space="preserve"> a “send &lt;input_name&gt;” object</w:t>
        </w:r>
      </w:ins>
    </w:p>
    <w:p w:rsidR="00D0466E" w:rsidRDefault="00E3655F" w:rsidP="00E3655F">
      <w:pPr>
        <w:pStyle w:val="Paragraphedeliste"/>
        <w:numPr>
          <w:ilvl w:val="0"/>
          <w:numId w:val="34"/>
        </w:numPr>
        <w:rPr>
          <w:ins w:id="2637" w:author="Arthur Parmentier" w:date="2020-06-03T22:26:00Z"/>
        </w:rPr>
      </w:pPr>
      <w:ins w:id="2638" w:author="Arthur Parmentier" w:date="2020-06-03T22:25:00Z">
        <w:r>
          <w:lastRenderedPageBreak/>
          <w:t>each input must also forward its “</w:t>
        </w:r>
      </w:ins>
      <w:ins w:id="2639" w:author="Arthur Parmentier" w:date="2020-05-20T22:48:00Z">
        <w:r w:rsidR="00937092">
          <w:t>size” (</w:t>
        </w:r>
      </w:ins>
      <w:ins w:id="2640" w:author="Arthur Parmentier" w:date="2020-05-20T22:46:00Z">
        <w:r w:rsidR="00937092">
          <w:t>number of dimensions of the input</w:t>
        </w:r>
      </w:ins>
      <w:ins w:id="2641" w:author="Arthur Parmentier" w:date="2020-05-20T22:48:00Z">
        <w:r w:rsidR="00937092">
          <w:t>)</w:t>
        </w:r>
      </w:ins>
      <w:ins w:id="2642" w:author="Arthur Parmentier" w:date="2020-05-20T22:47:00Z">
        <w:r w:rsidR="00937092">
          <w:t xml:space="preserve"> </w:t>
        </w:r>
      </w:ins>
      <w:ins w:id="2643" w:author="Arthur Parmentier" w:date="2020-05-20T22:52:00Z">
        <w:r w:rsidR="008D00B2">
          <w:t>before the recording is launched</w:t>
        </w:r>
      </w:ins>
      <w:ins w:id="2644" w:author="Arthur Parmentier" w:date="2020-05-20T22:47:00Z">
        <w:r w:rsidR="00937092">
          <w:rPr>
            <w:rStyle w:val="Appelnotedebasdep"/>
          </w:rPr>
          <w:footnoteReference w:id="36"/>
        </w:r>
      </w:ins>
      <w:ins w:id="2669" w:author="Arthur Parmentier" w:date="2020-05-20T22:54:00Z">
        <w:r w:rsidR="00ED06F1">
          <w:t xml:space="preserve"> through a “sen</w:t>
        </w:r>
      </w:ins>
      <w:ins w:id="2670" w:author="Arthur Parmentier" w:date="2020-05-20T22:57:00Z">
        <w:r w:rsidR="00985386">
          <w:t>d</w:t>
        </w:r>
      </w:ins>
      <w:ins w:id="2671" w:author="Arthur Parmentier" w:date="2020-05-20T22:54:00Z">
        <w:r w:rsidR="00ED06F1">
          <w:t xml:space="preserve"> </w:t>
        </w:r>
      </w:ins>
      <w:ins w:id="2672" w:author="Arthur Parmentier" w:date="2020-05-20T22:55:00Z">
        <w:r w:rsidR="00A62CFE">
          <w:t>&lt;input_name&gt;_size” object</w:t>
        </w:r>
      </w:ins>
    </w:p>
    <w:p w:rsidR="00E3655F" w:rsidRDefault="00E3655F" w:rsidP="00E3655F">
      <w:pPr>
        <w:rPr>
          <w:ins w:id="2673" w:author="Arthur Parmentier" w:date="2020-06-03T22:31:00Z"/>
        </w:rPr>
      </w:pPr>
      <w:ins w:id="2674" w:author="Arthur Parmentier" w:date="2020-06-03T22:26:00Z">
        <w:r>
          <w:t xml:space="preserve">Then, on the input manager panel, the user can select what input should be used by each model. </w:t>
        </w:r>
      </w:ins>
      <w:ins w:id="2675" w:author="Arthur Parmentier" w:date="2020-06-03T22:27:00Z">
        <w:r>
          <w:t>Because inputs have different data rates and dimensions, it is</w:t>
        </w:r>
      </w:ins>
      <w:ins w:id="2676" w:author="Arthur Parmentier" w:date="2020-06-03T22:30:00Z">
        <w:r w:rsidR="009304A6">
          <w:t xml:space="preserve"> in general</w:t>
        </w:r>
      </w:ins>
      <w:ins w:id="2677" w:author="Arthur Parmentier" w:date="2020-06-03T22:27:00Z">
        <w:r>
          <w:t xml:space="preserve"> not possible to </w:t>
        </w:r>
        <w:r w:rsidR="009304A6">
          <w:t xml:space="preserve">route more than one input to a single model. If two inputs </w:t>
        </w:r>
      </w:ins>
      <w:ins w:id="2678" w:author="Arthur Parmentier" w:date="2020-06-03T22:29:00Z">
        <w:r w:rsidR="009304A6">
          <w:t>are compatible (typically with similar data rates)</w:t>
        </w:r>
      </w:ins>
      <w:ins w:id="2679" w:author="Arthur Parmentier" w:date="2020-06-03T22:27:00Z">
        <w:r w:rsidR="009304A6">
          <w:t xml:space="preserve"> the user simply can create a new input </w:t>
        </w:r>
      </w:ins>
      <w:ins w:id="2680" w:author="Arthur Parmentier" w:date="2020-06-03T22:28:00Z">
        <w:r w:rsidR="009304A6">
          <w:t>and merge the two original ones in a single one</w:t>
        </w:r>
      </w:ins>
      <w:ins w:id="2681" w:author="Arthur Parmentier" w:date="2020-06-03T22:29:00Z">
        <w:r w:rsidR="009304A6">
          <w:t xml:space="preserve"> the way he wants to</w:t>
        </w:r>
      </w:ins>
      <w:ins w:id="2682" w:author="Arthur Parmentier" w:date="2020-06-03T22:30:00Z">
        <w:r w:rsidR="009304A6">
          <w:t xml:space="preserve"> if he would like to route this new combination to a single model.</w:t>
        </w:r>
      </w:ins>
    </w:p>
    <w:p w:rsidR="004C7B1A" w:rsidRDefault="004C7B1A">
      <w:pPr>
        <w:keepNext/>
        <w:rPr>
          <w:ins w:id="2683" w:author="Arthur Parmentier" w:date="2020-06-03T22:41:00Z"/>
        </w:rPr>
        <w:pPrChange w:id="2684" w:author="Arthur Parmentier" w:date="2020-06-03T22:41:00Z">
          <w:pPr/>
        </w:pPrChange>
      </w:pPr>
      <w:ins w:id="2685"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2686" w:author="Arthur Parmentier" w:date="2020-05-20T19:38:00Z"/>
        </w:rPr>
        <w:pPrChange w:id="2687" w:author="Arthur Parmentier" w:date="2020-06-03T22:41:00Z">
          <w:pPr>
            <w:pStyle w:val="Paragraphedeliste"/>
            <w:numPr>
              <w:numId w:val="31"/>
            </w:numPr>
            <w:ind w:hanging="360"/>
          </w:pPr>
        </w:pPrChange>
      </w:pPr>
      <w:ins w:id="2688" w:author="Arthur Parmentier" w:date="2020-06-03T22:41:00Z">
        <w:r>
          <w:t xml:space="preserve">Figure </w:t>
        </w:r>
        <w:r>
          <w:fldChar w:fldCharType="begin"/>
        </w:r>
        <w:r>
          <w:instrText xml:space="preserve"> SEQ Figure \* ARABIC </w:instrText>
        </w:r>
      </w:ins>
      <w:r>
        <w:fldChar w:fldCharType="separate"/>
      </w:r>
      <w:ins w:id="2689" w:author="Arthur Parmentier" w:date="2020-06-05T21:05:00Z">
        <w:r w:rsidR="001C2AA6">
          <w:rPr>
            <w:noProof/>
          </w:rPr>
          <w:t>6</w:t>
        </w:r>
      </w:ins>
      <w:ins w:id="2690"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2691" w:author="Arthur Parmentier" w:date="2020-06-03T22:42:00Z">
        <w:r w:rsidR="00835835">
          <w:t>, allowing the user to add his own inputs or models in little time.</w:t>
        </w:r>
      </w:ins>
    </w:p>
    <w:p w:rsidR="002E315F" w:rsidRPr="003D367C" w:rsidDel="00F02080" w:rsidRDefault="002E315F">
      <w:pPr>
        <w:rPr>
          <w:del w:id="2692" w:author="Arthur Parmentier" w:date="2020-05-20T19:53:00Z"/>
          <w:rPrChange w:id="2693" w:author="Arthur Parmentier" w:date="2020-05-20T11:41:00Z">
            <w:rPr>
              <w:del w:id="2694" w:author="Arthur Parmentier" w:date="2020-05-20T19:53:00Z"/>
            </w:rPr>
          </w:rPrChange>
        </w:rPr>
        <w:pPrChange w:id="2695" w:author="Arthur Parmentier" w:date="2020-05-20T19:38:00Z">
          <w:pPr>
            <w:pStyle w:val="Titre2"/>
          </w:pPr>
        </w:pPrChange>
      </w:pPr>
      <w:bookmarkStart w:id="2696" w:name="_Toc41067207"/>
      <w:bookmarkStart w:id="2697" w:name="_Toc42259023"/>
      <w:bookmarkStart w:id="2698" w:name="_Toc42259100"/>
      <w:bookmarkEnd w:id="2696"/>
      <w:bookmarkEnd w:id="2697"/>
      <w:bookmarkEnd w:id="2698"/>
    </w:p>
    <w:p w:rsidR="00F25194" w:rsidRDefault="00F25194">
      <w:pPr>
        <w:pStyle w:val="Titre3"/>
        <w:rPr>
          <w:ins w:id="2699" w:author="Arthur Parmentier" w:date="2020-05-20T19:53:00Z"/>
        </w:rPr>
      </w:pPr>
      <w:bookmarkStart w:id="2700" w:name="_Toc42259101"/>
      <w:r w:rsidRPr="00953072">
        <w:t xml:space="preserve">Part 2: </w:t>
      </w:r>
      <w:del w:id="2701" w:author="Arthur Parmentier" w:date="2020-05-20T19:57:00Z">
        <w:r w:rsidRPr="00953072" w:rsidDel="000C6A61">
          <w:delText>Training &amp; data management</w:delText>
        </w:r>
      </w:del>
      <w:ins w:id="2702" w:author="Arthur Parmentier" w:date="2020-05-20T19:57:00Z">
        <w:r w:rsidR="000C6A61">
          <w:t>Signs &amp; dictionary management</w:t>
        </w:r>
      </w:ins>
      <w:bookmarkEnd w:id="2700"/>
    </w:p>
    <w:p w:rsidR="00635850" w:rsidRDefault="00635850" w:rsidP="00070661">
      <w:pPr>
        <w:rPr>
          <w:ins w:id="2703" w:author="Arthur Parmentier" w:date="2020-06-03T22:46:00Z"/>
        </w:rPr>
      </w:pPr>
      <w:ins w:id="2704"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2705" w:author="Arthur Parmentier" w:date="2020-06-03T23:38:00Z"/>
        </w:rPr>
        <w:pPrChange w:id="2706" w:author="Arthur Parmentier" w:date="2020-06-03T23:38:00Z">
          <w:pPr/>
        </w:pPrChange>
      </w:pPr>
      <w:ins w:id="2707" w:author="Arthur Parmentier" w:date="2020-06-03T23:38:00Z">
        <w:r>
          <w:lastRenderedPageBreak/>
          <w:t>Sign creation</w:t>
        </w:r>
      </w:ins>
    </w:p>
    <w:p w:rsidR="00635850" w:rsidRDefault="000C6A61" w:rsidP="00070661">
      <w:pPr>
        <w:rPr>
          <w:ins w:id="2708" w:author="Arthur Parmentier" w:date="2020-06-03T22:47:00Z"/>
        </w:rPr>
      </w:pPr>
      <w:ins w:id="2709" w:author="Arthur Parmentier" w:date="2020-05-20T19:57:00Z">
        <w:r>
          <w:t xml:space="preserve">We have seen that creating new signs is </w:t>
        </w:r>
      </w:ins>
      <w:ins w:id="2710" w:author="Arthur Parmentier" w:date="2020-06-03T22:47:00Z">
        <w:r w:rsidR="00635850">
          <w:t>one of the</w:t>
        </w:r>
      </w:ins>
      <w:ins w:id="2711" w:author="Arthur Parmentier" w:date="2020-05-20T19:58:00Z">
        <w:r>
          <w:t xml:space="preserve"> core mechanism</w:t>
        </w:r>
      </w:ins>
      <w:ins w:id="2712" w:author="Arthur Parmentier" w:date="2020-06-03T22:47:00Z">
        <w:r w:rsidR="00635850">
          <w:t>s</w:t>
        </w:r>
      </w:ins>
      <w:ins w:id="2713" w:author="Arthur Parmentier" w:date="2020-05-20T19:58:00Z">
        <w:r>
          <w:t xml:space="preserve"> of SP. </w:t>
        </w:r>
      </w:ins>
      <w:ins w:id="2714" w:author="Arthur Parmentier" w:date="2020-06-03T22:47:00Z">
        <w:r w:rsidR="00635850">
          <w:t xml:space="preserve">It is also </w:t>
        </w:r>
      </w:ins>
      <w:ins w:id="2715" w:author="Arthur Parmentier" w:date="2020-06-03T22:48:00Z">
        <w:r w:rsidR="00635850">
          <w:t>one important feature of</w:t>
        </w:r>
      </w:ins>
      <w:ins w:id="2716" w:author="Arthur Parmentier" w:date="2020-06-03T22:47:00Z">
        <w:r w:rsidR="00635850">
          <w:t xml:space="preserve"> my program</w:t>
        </w:r>
      </w:ins>
      <w:ins w:id="2717" w:author="Arthur Parmentier" w:date="2020-06-03T22:48:00Z">
        <w:r w:rsidR="00635850">
          <w:t xml:space="preserve"> in which</w:t>
        </w:r>
      </w:ins>
      <w:ins w:id="2718" w:author="Arthur Parmentier" w:date="2020-06-03T22:47:00Z">
        <w:r w:rsidR="00635850">
          <w:t xml:space="preserve"> the user can either create his own signs or use pre-recorded </w:t>
        </w:r>
      </w:ins>
      <w:ins w:id="2719" w:author="Arthur Parmentier" w:date="2020-06-03T22:48:00Z">
        <w:r w:rsidR="00635850">
          <w:t>signs, for instance that would have been created or recorded by other users.</w:t>
        </w:r>
      </w:ins>
    </w:p>
    <w:p w:rsidR="00F304EE" w:rsidRDefault="00070661" w:rsidP="00070661">
      <w:pPr>
        <w:rPr>
          <w:ins w:id="2720" w:author="Arthur Parmentier" w:date="2020-05-20T21:38:00Z"/>
        </w:rPr>
      </w:pPr>
      <w:ins w:id="2721" w:author="Arthur Parmentier" w:date="2020-05-20T21:38:00Z">
        <w:r>
          <w:t xml:space="preserve">In my program, a sign is defined </w:t>
        </w:r>
      </w:ins>
      <w:ins w:id="2722" w:author="Arthur Parmentier" w:date="2020-05-20T21:45:00Z">
        <w:r w:rsidR="002D466E">
          <w:t>t</w:t>
        </w:r>
      </w:ins>
      <w:ins w:id="2723" w:author="Arthur Parmentier" w:date="2020-06-03T22:52:00Z">
        <w:r w:rsidR="00BD52CD">
          <w:t>wo</w:t>
        </w:r>
      </w:ins>
      <w:ins w:id="2724" w:author="Arthur Parmentier" w:date="2020-05-20T21:38:00Z">
        <w:r>
          <w:t xml:space="preserve"> properties:</w:t>
        </w:r>
      </w:ins>
    </w:p>
    <w:p w:rsidR="00070661" w:rsidRDefault="00070661">
      <w:pPr>
        <w:pStyle w:val="Paragraphedeliste"/>
        <w:numPr>
          <w:ilvl w:val="0"/>
          <w:numId w:val="33"/>
        </w:numPr>
        <w:rPr>
          <w:ins w:id="2725" w:author="Arthur Parmentier" w:date="2020-05-20T20:02:00Z"/>
        </w:rPr>
        <w:pPrChange w:id="2726" w:author="Arthur Parmentier" w:date="2020-05-20T21:38:00Z">
          <w:pPr>
            <w:pStyle w:val="Paragraphedeliste"/>
            <w:numPr>
              <w:numId w:val="32"/>
            </w:numPr>
            <w:ind w:hanging="360"/>
          </w:pPr>
        </w:pPrChange>
      </w:pPr>
      <w:ins w:id="2727" w:author="Arthur Parmentier" w:date="2020-05-20T21:38:00Z">
        <w:r>
          <w:t>Its name</w:t>
        </w:r>
      </w:ins>
    </w:p>
    <w:p w:rsidR="00F304EE" w:rsidRDefault="00070661" w:rsidP="00F304EE">
      <w:pPr>
        <w:pStyle w:val="Paragraphedeliste"/>
        <w:numPr>
          <w:ilvl w:val="0"/>
          <w:numId w:val="32"/>
        </w:numPr>
        <w:rPr>
          <w:ins w:id="2728" w:author="Arthur Parmentier" w:date="2020-06-03T22:50:00Z"/>
        </w:rPr>
      </w:pPr>
      <w:ins w:id="2729" w:author="Arthur Parmentier" w:date="2020-05-20T21:39:00Z">
        <w:r>
          <w:t>Its category</w:t>
        </w:r>
      </w:ins>
      <w:ins w:id="2730" w:author="Arthur Parmentier" w:date="2020-05-20T21:28:00Z">
        <w:r w:rsidR="007D4B4B">
          <w:t>, in ana</w:t>
        </w:r>
      </w:ins>
      <w:ins w:id="2731" w:author="Arthur Parmentier" w:date="2020-05-20T21:29:00Z">
        <w:r w:rsidR="007D4B4B">
          <w:t xml:space="preserve">logy with the </w:t>
        </w:r>
      </w:ins>
      <w:ins w:id="2732" w:author="Arthur Parmentier" w:date="2020-06-05T19:22:00Z">
        <w:r w:rsidR="000E299B">
          <w:t>syntactic</w:t>
        </w:r>
      </w:ins>
      <w:ins w:id="2733" w:author="Arthur Parmentier" w:date="2020-05-20T21:29:00Z">
        <w:r w:rsidR="007D4B4B">
          <w:t xml:space="preserve"> model </w:t>
        </w:r>
      </w:ins>
      <w:ins w:id="2734" w:author="Arthur Parmentier" w:date="2020-06-03T22:49:00Z">
        <w:r w:rsidR="00D20FA9">
          <w:t>of</w:t>
        </w:r>
      </w:ins>
      <w:ins w:id="2735" w:author="Arthur Parmentier" w:date="2020-05-20T21:30:00Z">
        <w:r w:rsidR="007D4B4B">
          <w:t xml:space="preserve"> SP</w:t>
        </w:r>
      </w:ins>
      <w:ins w:id="2736" w:author="Arthur Parmentier" w:date="2020-06-03T22:49:00Z">
        <w:r w:rsidR="00D20FA9">
          <w:t xml:space="preserve"> </w:t>
        </w:r>
      </w:ins>
      <w:ins w:id="2737" w:author="Arthur Parmentier" w:date="2020-05-20T21:30:00Z">
        <w:r w:rsidR="007D4B4B">
          <w:t>: WHO, WHAT, HOW, WHEN, OFF,</w:t>
        </w:r>
      </w:ins>
      <w:ins w:id="2738" w:author="Arthur Parmentier" w:date="2020-05-20T21:31:00Z">
        <w:r w:rsidR="007D4B4B">
          <w:t xml:space="preserve"> NEUTRAL</w:t>
        </w:r>
      </w:ins>
      <w:ins w:id="2739" w:author="Arthur Parmentier" w:date="2020-06-03T22:49:00Z">
        <w:r w:rsidR="00D20FA9">
          <w:t xml:space="preserve"> &amp;</w:t>
        </w:r>
      </w:ins>
      <w:ins w:id="2740" w:author="Arthur Parmentier" w:date="2020-05-20T21:32:00Z">
        <w:r w:rsidR="007D4B4B">
          <w:t xml:space="preserve"> LOGIC</w:t>
        </w:r>
      </w:ins>
      <w:ins w:id="2741" w:author="Arthur Parmentier" w:date="2020-06-03T22:50:00Z">
        <w:r w:rsidR="00D20FA9">
          <w:t xml:space="preserve"> </w:t>
        </w:r>
        <w:r w:rsidR="00D20FA9">
          <w:rPr>
            <w:rStyle w:val="Appelnotedebasdep"/>
          </w:rPr>
          <w:footnoteReference w:id="37"/>
        </w:r>
      </w:ins>
    </w:p>
    <w:p w:rsidR="0012023C" w:rsidRDefault="001653F3" w:rsidP="001653F3">
      <w:pPr>
        <w:rPr>
          <w:ins w:id="2744" w:author="Arthur Parmentier" w:date="2020-05-22T09:21:00Z"/>
        </w:rPr>
      </w:pPr>
      <w:ins w:id="2745" w:author="Arthur Parmentier" w:date="2020-05-20T21:50:00Z">
        <w:r>
          <w:t>The</w:t>
        </w:r>
      </w:ins>
      <w:ins w:id="2746" w:author="Arthur Parmentier" w:date="2020-06-03T22:52:00Z">
        <w:r w:rsidR="00BD52CD">
          <w:t xml:space="preserve">se </w:t>
        </w:r>
      </w:ins>
      <w:ins w:id="2747" w:author="Arthur Parmentier" w:date="2020-05-20T21:50:00Z">
        <w:r>
          <w:t>properties are sufficient to allow t</w:t>
        </w:r>
      </w:ins>
      <w:ins w:id="2748" w:author="Arthur Parmentier" w:date="2020-05-20T21:51:00Z">
        <w:r>
          <w:t>he program to parse the sign</w:t>
        </w:r>
      </w:ins>
      <w:ins w:id="2749" w:author="Arthur Parmentier" w:date="2020-05-20T22:05:00Z">
        <w:r w:rsidR="0012023C">
          <w:t>, i.e. to construct a meaningful request from the temporal flow of signs</w:t>
        </w:r>
      </w:ins>
      <w:ins w:id="2750" w:author="Arthur Parmentier" w:date="2020-06-03T22:52:00Z">
        <w:r w:rsidR="00BD52CD">
          <w:t>.</w:t>
        </w:r>
      </w:ins>
      <w:ins w:id="2751" w:author="Arthur Parmentier" w:date="2020-06-03T22:51:00Z">
        <w:r w:rsidR="00BD52CD">
          <w:t xml:space="preserve"> </w:t>
        </w:r>
      </w:ins>
    </w:p>
    <w:p w:rsidR="00A87845" w:rsidRDefault="00BD52CD" w:rsidP="001653F3">
      <w:pPr>
        <w:rPr>
          <w:ins w:id="2752" w:author="Arthur Parmentier" w:date="2020-05-20T22:05:00Z"/>
        </w:rPr>
      </w:pPr>
      <w:ins w:id="2753"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0E299B" w:rsidRPr="00311097" w:rsidRDefault="000E299B">
                              <w:pPr>
                                <w:pStyle w:val="Lgende"/>
                                <w:rPr>
                                  <w:noProof/>
                                </w:rPr>
                                <w:pPrChange w:id="2754" w:author="Arthur Parmentier" w:date="2020-05-20T22:08:00Z">
                                  <w:pPr/>
                                </w:pPrChange>
                              </w:pPr>
                              <w:bookmarkStart w:id="2755" w:name="_Ref41031792"/>
                              <w:bookmarkStart w:id="2756" w:name="_Ref41031785"/>
                              <w:ins w:id="2757" w:author="Arthur Parmentier" w:date="2020-05-20T22:08:00Z">
                                <w:r>
                                  <w:t xml:space="preserve">Figure </w:t>
                                </w:r>
                                <w:r>
                                  <w:fldChar w:fldCharType="begin"/>
                                </w:r>
                                <w:r>
                                  <w:instrText xml:space="preserve"> SEQ Figure \* ARABIC </w:instrText>
                                </w:r>
                              </w:ins>
                              <w:r>
                                <w:fldChar w:fldCharType="separate"/>
                              </w:r>
                              <w:ins w:id="2758" w:author="Arthur Parmentier" w:date="2020-06-05T21:05:00Z">
                                <w:r w:rsidR="001C2AA6">
                                  <w:rPr>
                                    <w:noProof/>
                                  </w:rPr>
                                  <w:t>7</w:t>
                                </w:r>
                              </w:ins>
                              <w:ins w:id="2759" w:author="Arthur Parmentier" w:date="2020-05-20T22:08:00Z">
                                <w:r>
                                  <w:fldChar w:fldCharType="end"/>
                                </w:r>
                                <w:bookmarkEnd w:id="2755"/>
                                <w:r>
                                  <w:t xml:space="preserve"> User interface for defining new signs</w:t>
                                </w:r>
                              </w:ins>
                              <w:bookmarkEnd w:id="2756"/>
                              <w:ins w:id="2760" w:author="Arthur Parmentier" w:date="2020-06-03T22:56:00Z">
                                <w:r>
                                  <w:t xml:space="preserve"> and recording them to the buffers of a model. </w:t>
                                </w:r>
                              </w:ins>
                              <w:ins w:id="2761" w:author="Arthur Parmentier" w:date="2020-06-03T22:57:00Z">
                                <w:r>
                                  <w:t>First, the user can select which model he wants to use to recognize the sign</w:t>
                                </w:r>
                              </w:ins>
                              <w:ins w:id="2762" w:author="Arthur Parmentier" w:date="2020-06-03T22:58:00Z">
                                <w:r>
                                  <w:t xml:space="preserve">s he wants to add. </w:t>
                                </w:r>
                              </w:ins>
                              <w:ins w:id="2763" w:author="Arthur Parmentier" w:date="2020-06-03T22:57:00Z">
                                <w:r>
                                  <w:t>Then</w:t>
                                </w:r>
                              </w:ins>
                              <w:ins w:id="2764" w:author="Arthur Parmentier" w:date="2020-06-03T22:56:00Z">
                                <w:r>
                                  <w:t xml:space="preserve">, </w:t>
                                </w:r>
                              </w:ins>
                              <w:ins w:id="2765" w:author="Arthur Parmentier" w:date="2020-06-03T22:57:00Z">
                                <w:r>
                                  <w:t>he</w:t>
                                </w:r>
                              </w:ins>
                              <w:ins w:id="2766" w:author="Arthur Parmentier" w:date="2020-06-03T22:56:00Z">
                                <w:r>
                                  <w:t xml:space="preserve"> must enter the signs and their corresponding category</w:t>
                                </w:r>
                              </w:ins>
                              <w:ins w:id="2767" w:author="Arthur Parmentier" w:date="2020-06-03T22:57:00Z">
                                <w:r>
                                  <w:t xml:space="preserve"> that he would like to record. </w:t>
                                </w:r>
                              </w:ins>
                              <w:ins w:id="2768"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0E299B" w:rsidRPr="00311097" w:rsidRDefault="000E299B">
                        <w:pPr>
                          <w:pStyle w:val="Lgende"/>
                          <w:rPr>
                            <w:noProof/>
                          </w:rPr>
                          <w:pPrChange w:id="2769" w:author="Arthur Parmentier" w:date="2020-05-20T22:08:00Z">
                            <w:pPr/>
                          </w:pPrChange>
                        </w:pPr>
                        <w:bookmarkStart w:id="2770" w:name="_Ref41031792"/>
                        <w:bookmarkStart w:id="2771" w:name="_Ref41031785"/>
                        <w:ins w:id="2772" w:author="Arthur Parmentier" w:date="2020-05-20T22:08:00Z">
                          <w:r>
                            <w:t xml:space="preserve">Figure </w:t>
                          </w:r>
                          <w:r>
                            <w:fldChar w:fldCharType="begin"/>
                          </w:r>
                          <w:r>
                            <w:instrText xml:space="preserve"> SEQ Figure \* ARABIC </w:instrText>
                          </w:r>
                        </w:ins>
                        <w:r>
                          <w:fldChar w:fldCharType="separate"/>
                        </w:r>
                        <w:ins w:id="2773" w:author="Arthur Parmentier" w:date="2020-06-05T21:05:00Z">
                          <w:r w:rsidR="001C2AA6">
                            <w:rPr>
                              <w:noProof/>
                            </w:rPr>
                            <w:t>7</w:t>
                          </w:r>
                        </w:ins>
                        <w:ins w:id="2774" w:author="Arthur Parmentier" w:date="2020-05-20T22:08:00Z">
                          <w:r>
                            <w:fldChar w:fldCharType="end"/>
                          </w:r>
                          <w:bookmarkEnd w:id="2770"/>
                          <w:r>
                            <w:t xml:space="preserve"> User interface for defining new signs</w:t>
                          </w:r>
                        </w:ins>
                        <w:bookmarkEnd w:id="2771"/>
                        <w:ins w:id="2775" w:author="Arthur Parmentier" w:date="2020-06-03T22:56:00Z">
                          <w:r>
                            <w:t xml:space="preserve"> and recording them to the buffers of a model. </w:t>
                          </w:r>
                        </w:ins>
                        <w:ins w:id="2776" w:author="Arthur Parmentier" w:date="2020-06-03T22:57:00Z">
                          <w:r>
                            <w:t>First, the user can select which model he wants to use to recognize the sign</w:t>
                          </w:r>
                        </w:ins>
                        <w:ins w:id="2777" w:author="Arthur Parmentier" w:date="2020-06-03T22:58:00Z">
                          <w:r>
                            <w:t xml:space="preserve">s he wants to add. </w:t>
                          </w:r>
                        </w:ins>
                        <w:ins w:id="2778" w:author="Arthur Parmentier" w:date="2020-06-03T22:57:00Z">
                          <w:r>
                            <w:t>Then</w:t>
                          </w:r>
                        </w:ins>
                        <w:ins w:id="2779" w:author="Arthur Parmentier" w:date="2020-06-03T22:56:00Z">
                          <w:r>
                            <w:t xml:space="preserve">, </w:t>
                          </w:r>
                        </w:ins>
                        <w:ins w:id="2780" w:author="Arthur Parmentier" w:date="2020-06-03T22:57:00Z">
                          <w:r>
                            <w:t>he</w:t>
                          </w:r>
                        </w:ins>
                        <w:ins w:id="2781" w:author="Arthur Parmentier" w:date="2020-06-03T22:56:00Z">
                          <w:r>
                            <w:t xml:space="preserve"> must enter the signs and their corresponding category</w:t>
                          </w:r>
                        </w:ins>
                        <w:ins w:id="2782" w:author="Arthur Parmentier" w:date="2020-06-03T22:57:00Z">
                          <w:r>
                            <w:t xml:space="preserve"> that he would like to record. </w:t>
                          </w:r>
                        </w:ins>
                        <w:ins w:id="2783" w:author="Arthur Parmentier" w:date="2020-06-03T22:58:00Z">
                          <w:r>
                            <w:t>Finally, he can set a few parameters before launching the automated recording session.</w:t>
                          </w:r>
                        </w:ins>
                      </w:p>
                    </w:txbxContent>
                  </v:textbox>
                  <w10:wrap type="topAndBottom" anchorx="margin"/>
                </v:shape>
              </w:pict>
            </mc:Fallback>
          </mc:AlternateContent>
        </w:r>
      </w:ins>
      <w:ins w:id="2784"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2785" w:author="Arthur Parmentier" w:date="2020-06-03T23:07:00Z">
        <w:r w:rsidR="00FB2824">
          <w:t>The procedure for defining a new sign is shown</w:t>
        </w:r>
      </w:ins>
      <w:ins w:id="2786" w:author="Arthur Parmentier" w:date="2020-05-22T09:22:00Z">
        <w:r w:rsidR="00A87845">
          <w:t xml:space="preserve"> in 2.1. (</w:t>
        </w:r>
      </w:ins>
      <w:ins w:id="2787" w:author="Arthur Parmentier" w:date="2020-06-03T22:56:00Z">
        <w:r>
          <w:fldChar w:fldCharType="begin"/>
        </w:r>
        <w:r>
          <w:instrText xml:space="preserve"> REF _Ref41031792 \h </w:instrText>
        </w:r>
      </w:ins>
      <w:r>
        <w:fldChar w:fldCharType="separate"/>
      </w:r>
      <w:ins w:id="2788" w:author="Arthur Parmentier" w:date="2020-06-03T22:56:00Z">
        <w:r>
          <w:t xml:space="preserve">Figure </w:t>
        </w:r>
        <w:r>
          <w:rPr>
            <w:noProof/>
          </w:rPr>
          <w:t>6</w:t>
        </w:r>
        <w:r>
          <w:fldChar w:fldCharType="end"/>
        </w:r>
      </w:ins>
      <w:ins w:id="2789" w:author="Arthur Parmentier" w:date="2020-05-22T09:23:00Z">
        <w:r w:rsidR="00A87845">
          <w:t>).</w:t>
        </w:r>
      </w:ins>
    </w:p>
    <w:p w:rsidR="001653F3" w:rsidRDefault="00991C57" w:rsidP="001653F3">
      <w:pPr>
        <w:rPr>
          <w:ins w:id="2790" w:author="Arthur Parmentier" w:date="2020-05-20T21:52:00Z"/>
        </w:rPr>
      </w:pPr>
      <w:ins w:id="2791" w:author="Arthur Parmentier" w:date="2020-06-03T23:08:00Z">
        <w:r>
          <w:t>For the sign to effectively by identify,</w:t>
        </w:r>
      </w:ins>
      <w:ins w:id="2792" w:author="Arthur Parmentier" w:date="2020-05-20T21:52:00Z">
        <w:r w:rsidR="001653F3">
          <w:t xml:space="preserve"> two steps</w:t>
        </w:r>
      </w:ins>
      <w:ins w:id="2793" w:author="Arthur Parmentier" w:date="2020-06-03T23:08:00Z">
        <w:r>
          <w:t xml:space="preserve"> are required after the sign has been defined</w:t>
        </w:r>
      </w:ins>
      <w:ins w:id="2794" w:author="Arthur Parmentier" w:date="2020-05-20T21:54:00Z">
        <w:r w:rsidR="00D17256">
          <w:t>:</w:t>
        </w:r>
      </w:ins>
    </w:p>
    <w:p w:rsidR="002D466E" w:rsidRDefault="00A0616F" w:rsidP="001653F3">
      <w:pPr>
        <w:pStyle w:val="Paragraphedeliste"/>
        <w:numPr>
          <w:ilvl w:val="0"/>
          <w:numId w:val="32"/>
        </w:numPr>
        <w:rPr>
          <w:ins w:id="2795" w:author="Arthur Parmentier" w:date="2020-05-20T21:52:00Z"/>
        </w:rPr>
      </w:pPr>
      <w:ins w:id="2796" w:author="Arthur Parmentier" w:date="2020-05-20T21:53:00Z">
        <w:r>
          <w:t>Record</w:t>
        </w:r>
      </w:ins>
      <w:ins w:id="2797" w:author="Arthur Parmentier" w:date="2020-05-20T21:52:00Z">
        <w:r w:rsidR="001653F3">
          <w:t xml:space="preserve"> </w:t>
        </w:r>
      </w:ins>
      <w:ins w:id="2798" w:author="Arthur Parmentier" w:date="2020-05-20T21:45:00Z">
        <w:r w:rsidR="002D466E">
          <w:t>training examples</w:t>
        </w:r>
      </w:ins>
    </w:p>
    <w:p w:rsidR="001653F3" w:rsidRDefault="001653F3" w:rsidP="001653F3">
      <w:pPr>
        <w:pStyle w:val="Paragraphedeliste"/>
        <w:numPr>
          <w:ilvl w:val="0"/>
          <w:numId w:val="32"/>
        </w:numPr>
        <w:rPr>
          <w:ins w:id="2799" w:author="Arthur Parmentier" w:date="2020-06-03T23:09:00Z"/>
        </w:rPr>
      </w:pPr>
      <w:ins w:id="2800" w:author="Arthur Parmentier" w:date="2020-05-20T21:53:00Z">
        <w:r>
          <w:t>Program the virtual instrument itself</w:t>
        </w:r>
      </w:ins>
      <w:ins w:id="2801" w:author="Arthur Parmentier" w:date="2020-06-03T23:09:00Z">
        <w:r w:rsidR="00991C57">
          <w:t xml:space="preserve"> to interpret the sign</w:t>
        </w:r>
      </w:ins>
    </w:p>
    <w:p w:rsidR="00991C57" w:rsidRDefault="00991C57">
      <w:pPr>
        <w:rPr>
          <w:ins w:id="2802" w:author="Arthur Parmentier" w:date="2020-05-20T21:54:00Z"/>
        </w:rPr>
        <w:pPrChange w:id="2803" w:author="Arthur Parmentier" w:date="2020-06-03T23:09:00Z">
          <w:pPr>
            <w:pStyle w:val="Paragraphedeliste"/>
            <w:numPr>
              <w:numId w:val="32"/>
            </w:numPr>
            <w:ind w:hanging="360"/>
          </w:pPr>
        </w:pPrChange>
      </w:pPr>
      <w:ins w:id="2804" w:author="Arthur Parmentier" w:date="2020-06-03T23:09:00Z">
        <w:r>
          <w:t>While the recording of training examples is an auto</w:t>
        </w:r>
      </w:ins>
      <w:ins w:id="2805" w:author="Arthur Parmentier" w:date="2020-06-03T23:10:00Z">
        <w:r>
          <w:t xml:space="preserve">mated process that simply involves pushing one button, the programming of the virtual instrument or device that the sign should control is outside the scope of the program. </w:t>
        </w:r>
      </w:ins>
      <w:ins w:id="2806"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2807" w:author="Arthur Parmentier" w:date="2020-06-03T23:25:00Z">
        <w:r w:rsidR="006C424F">
          <w:t>the connection with other devices must be implemen</w:t>
        </w:r>
      </w:ins>
      <w:ins w:id="2808" w:author="Arthur Parmentier" w:date="2020-06-03T23:26:00Z">
        <w:r w:rsidR="006C424F">
          <w:t>ted later by the user himself.</w:t>
        </w:r>
      </w:ins>
      <w:ins w:id="2809" w:author="Arthur Parmentier" w:date="2020-06-03T23:11:00Z">
        <w:r>
          <w:t xml:space="preserve"> </w:t>
        </w:r>
      </w:ins>
    </w:p>
    <w:p w:rsidR="0051412E" w:rsidRDefault="0051412E">
      <w:pPr>
        <w:pStyle w:val="Titre4"/>
        <w:rPr>
          <w:ins w:id="2810" w:author="Arthur Parmentier" w:date="2020-06-03T23:39:00Z"/>
        </w:rPr>
        <w:pPrChange w:id="2811" w:author="Arthur Parmentier" w:date="2020-06-03T23:39:00Z">
          <w:pPr/>
        </w:pPrChange>
      </w:pPr>
      <w:ins w:id="2812" w:author="Arthur Parmentier" w:date="2020-06-03T23:39:00Z">
        <w:r>
          <w:t>Sign recording</w:t>
        </w:r>
      </w:ins>
    </w:p>
    <w:p w:rsidR="001222FB" w:rsidRDefault="00145F52" w:rsidP="00D17256">
      <w:pPr>
        <w:rPr>
          <w:ins w:id="2813" w:author="Arthur Parmentier" w:date="2020-05-20T22:23:00Z"/>
        </w:rPr>
      </w:pPr>
      <w:ins w:id="2814" w:author="Arthur Parmentier" w:date="2020-05-20T22:14:00Z">
        <w:r>
          <w:t xml:space="preserve">The user can choose to either define one sign at the time and </w:t>
        </w:r>
      </w:ins>
      <w:ins w:id="2815" w:author="Arthur Parmentier" w:date="2020-05-20T22:15:00Z">
        <w:r>
          <w:t>record one or several training examples for</w:t>
        </w:r>
      </w:ins>
      <w:ins w:id="2816" w:author="Arthur Parmentier" w:date="2020-05-20T22:14:00Z">
        <w:r>
          <w:t xml:space="preserve"> it, then saving the training </w:t>
        </w:r>
      </w:ins>
      <w:ins w:id="2817" w:author="Arthur Parmentier" w:date="2020-05-20T22:15:00Z">
        <w:r>
          <w:t xml:space="preserve">data and adding another sign… or directly define a list </w:t>
        </w:r>
      </w:ins>
      <w:ins w:id="2818" w:author="Arthur Parmentier" w:date="2020-05-20T22:16:00Z">
        <w:r>
          <w:t>of signs and recording all of them in the same session.</w:t>
        </w:r>
      </w:ins>
    </w:p>
    <w:p w:rsidR="00A83578" w:rsidRDefault="00A83578" w:rsidP="00D17256">
      <w:pPr>
        <w:rPr>
          <w:ins w:id="2819" w:author="Arthur Parmentier" w:date="2020-05-20T22:26:00Z"/>
        </w:rPr>
      </w:pPr>
      <w:ins w:id="2820" w:author="Arthur Parmentier" w:date="2020-05-20T22:23:00Z">
        <w:r>
          <w:t xml:space="preserve">The </w:t>
        </w:r>
      </w:ins>
      <w:ins w:id="2821" w:author="Arthur Parmentier" w:date="2020-05-20T22:25:00Z">
        <w:r>
          <w:t>recording session has the following form:</w:t>
        </w:r>
      </w:ins>
    </w:p>
    <w:p w:rsidR="00A83578" w:rsidRDefault="00A83578" w:rsidP="00A83578">
      <w:pPr>
        <w:pStyle w:val="Paragraphedeliste"/>
        <w:numPr>
          <w:ilvl w:val="1"/>
          <w:numId w:val="11"/>
        </w:numPr>
        <w:rPr>
          <w:ins w:id="2822" w:author="Arthur Parmentier" w:date="2020-05-20T22:26:00Z"/>
        </w:rPr>
      </w:pPr>
      <w:ins w:id="2823" w:author="Arthur Parmentier" w:date="2020-05-20T22:26:00Z">
        <w:r>
          <w:t>Initial preparation time</w:t>
        </w:r>
      </w:ins>
      <w:ins w:id="2824" w:author="Arthur Parmentier" w:date="2020-05-20T22:30:00Z">
        <w:r>
          <w:t xml:space="preserve"> of </w:t>
        </w:r>
      </w:ins>
      <w:ins w:id="2825" w:author="Arthur Parmentier" w:date="2020-05-20T22:31:00Z">
        <w:r>
          <w:rPr>
            <w:i/>
            <w:iCs/>
          </w:rPr>
          <w:t>I</w:t>
        </w:r>
      </w:ins>
      <w:ins w:id="2826" w:author="Arthur Parmentier" w:date="2020-05-20T22:30:00Z">
        <w:r>
          <w:t xml:space="preserve"> seconds</w:t>
        </w:r>
      </w:ins>
    </w:p>
    <w:p w:rsidR="00A83578" w:rsidRDefault="00A83578" w:rsidP="00A83578">
      <w:pPr>
        <w:pStyle w:val="Paragraphedeliste"/>
        <w:numPr>
          <w:ilvl w:val="1"/>
          <w:numId w:val="11"/>
        </w:numPr>
        <w:rPr>
          <w:ins w:id="2827" w:author="Arthur Parmentier" w:date="2020-05-20T22:28:00Z"/>
        </w:rPr>
      </w:pPr>
      <w:ins w:id="2828" w:author="Arthur Parmentier" w:date="2020-05-20T22:27:00Z">
        <w:r>
          <w:t xml:space="preserve">Each sign is recorded </w:t>
        </w:r>
        <w:r w:rsidRPr="00A83578">
          <w:rPr>
            <w:i/>
            <w:iCs/>
            <w:rPrChange w:id="2829" w:author="Arthur Parmentier" w:date="2020-05-20T22:30:00Z">
              <w:rPr/>
            </w:rPrChange>
          </w:rPr>
          <w:t>N</w:t>
        </w:r>
        <w:r>
          <w:t xml:space="preserve"> </w:t>
        </w:r>
      </w:ins>
      <w:ins w:id="2830" w:author="Arthur Parmentier" w:date="2020-05-20T22:28:00Z">
        <w:r>
          <w:t>times</w:t>
        </w:r>
      </w:ins>
      <w:ins w:id="2831" w:author="Arthur Parmentier" w:date="2020-05-20T22:29:00Z">
        <w:r>
          <w:t>, in the following loop:</w:t>
        </w:r>
      </w:ins>
    </w:p>
    <w:p w:rsidR="00A83578" w:rsidRDefault="00A83578" w:rsidP="00A83578">
      <w:pPr>
        <w:pStyle w:val="Paragraphedeliste"/>
        <w:numPr>
          <w:ilvl w:val="2"/>
          <w:numId w:val="11"/>
        </w:numPr>
        <w:rPr>
          <w:ins w:id="2832" w:author="Arthur Parmentier" w:date="2020-05-20T22:28:00Z"/>
        </w:rPr>
      </w:pPr>
      <w:ins w:id="2833" w:author="Arthur Parmentier" w:date="2020-05-20T22:29:00Z">
        <w:r>
          <w:t>The</w:t>
        </w:r>
      </w:ins>
      <w:ins w:id="2834" w:author="Arthur Parmentier" w:date="2020-05-20T22:28:00Z">
        <w:r>
          <w:t xml:space="preserve"> recording is launch</w:t>
        </w:r>
      </w:ins>
      <w:ins w:id="2835" w:author="Arthur Parmentier" w:date="2020-05-20T22:32:00Z">
        <w:r>
          <w:t>ed</w:t>
        </w:r>
      </w:ins>
      <w:ins w:id="2836" w:author="Arthur Parmentier" w:date="2020-05-20T22:28:00Z">
        <w:r>
          <w:t xml:space="preserve"> for </w:t>
        </w:r>
      </w:ins>
      <w:ins w:id="2837" w:author="Arthur Parmentier" w:date="2020-05-20T22:29:00Z">
        <w:r w:rsidRPr="00A83578">
          <w:rPr>
            <w:i/>
            <w:iCs/>
            <w:rPrChange w:id="2838" w:author="Arthur Parmentier" w:date="2020-05-20T22:30:00Z">
              <w:rPr/>
            </w:rPrChange>
          </w:rPr>
          <w:t>R</w:t>
        </w:r>
      </w:ins>
      <w:ins w:id="2839" w:author="Arthur Parmentier" w:date="2020-05-20T22:28:00Z">
        <w:r>
          <w:t xml:space="preserve"> seconds</w:t>
        </w:r>
      </w:ins>
    </w:p>
    <w:p w:rsidR="00A83578" w:rsidRDefault="0088440D" w:rsidP="00A83578">
      <w:pPr>
        <w:pStyle w:val="Paragraphedeliste"/>
        <w:numPr>
          <w:ilvl w:val="2"/>
          <w:numId w:val="11"/>
        </w:numPr>
        <w:rPr>
          <w:ins w:id="2840" w:author="Arthur Parmentier" w:date="2020-05-20T22:30:00Z"/>
        </w:rPr>
      </w:pPr>
      <w:ins w:id="2841" w:author="Arthur Parmentier" w:date="2020-05-21T09:49:00Z">
        <w:r>
          <w:t>Break (preparation time for next recording) of</w:t>
        </w:r>
      </w:ins>
      <w:ins w:id="2842" w:author="Arthur Parmentier" w:date="2020-05-20T22:29:00Z">
        <w:r w:rsidR="00A83578">
          <w:t xml:space="preserve"> </w:t>
        </w:r>
        <w:r w:rsidR="00A83578" w:rsidRPr="00A83578">
          <w:rPr>
            <w:i/>
            <w:iCs/>
            <w:rPrChange w:id="2843" w:author="Arthur Parmentier" w:date="2020-05-20T22:30:00Z">
              <w:rPr/>
            </w:rPrChange>
          </w:rPr>
          <w:t>P</w:t>
        </w:r>
        <w:r w:rsidR="00A83578">
          <w:t xml:space="preserve"> seconds</w:t>
        </w:r>
      </w:ins>
    </w:p>
    <w:p w:rsidR="00A83578" w:rsidRDefault="00A83578" w:rsidP="00A83578">
      <w:pPr>
        <w:rPr>
          <w:ins w:id="2844" w:author="Arthur Parmentier" w:date="2020-05-20T22:43:00Z"/>
        </w:rPr>
      </w:pPr>
      <w:ins w:id="2845" w:author="Arthur Parmentier" w:date="2020-05-20T22:31:00Z">
        <w:r>
          <w:t xml:space="preserve">The user can change the values of </w:t>
        </w:r>
      </w:ins>
      <w:ins w:id="2846" w:author="Arthur Parmentier" w:date="2020-05-20T22:32:00Z">
        <w:r>
          <w:rPr>
            <w:i/>
            <w:iCs/>
          </w:rPr>
          <w:t>0&lt;</w:t>
        </w:r>
      </w:ins>
      <w:ins w:id="2847" w:author="Arthur Parmentier" w:date="2020-05-20T22:31:00Z">
        <w:r>
          <w:rPr>
            <w:i/>
            <w:iCs/>
          </w:rPr>
          <w:t xml:space="preserve">I, </w:t>
        </w:r>
      </w:ins>
      <w:ins w:id="2848" w:author="Arthur Parmentier" w:date="2020-05-20T22:32:00Z">
        <w:r>
          <w:rPr>
            <w:i/>
            <w:iCs/>
          </w:rPr>
          <w:t>0&lt;</w:t>
        </w:r>
      </w:ins>
      <w:ins w:id="2849" w:author="Arthur Parmentier" w:date="2020-05-20T22:31:00Z">
        <w:r>
          <w:rPr>
            <w:i/>
            <w:iCs/>
          </w:rPr>
          <w:t xml:space="preserve">N, </w:t>
        </w:r>
      </w:ins>
      <w:ins w:id="2850" w:author="Arthur Parmentier" w:date="2020-05-20T22:32:00Z">
        <w:r>
          <w:rPr>
            <w:i/>
            <w:iCs/>
          </w:rPr>
          <w:t>0&lt;</w:t>
        </w:r>
      </w:ins>
      <w:ins w:id="2851" w:author="Arthur Parmentier" w:date="2020-05-20T22:31:00Z">
        <w:r>
          <w:rPr>
            <w:i/>
            <w:iCs/>
          </w:rPr>
          <w:t>R</w:t>
        </w:r>
      </w:ins>
      <w:ins w:id="2852" w:author="Arthur Parmentier" w:date="2020-05-20T22:32:00Z">
        <w:r>
          <w:rPr>
            <w:i/>
            <w:iCs/>
          </w:rPr>
          <w:t>&lt;5</w:t>
        </w:r>
      </w:ins>
      <w:ins w:id="2853" w:author="Arthur Parmentier" w:date="2020-05-20T22:33:00Z">
        <w:r w:rsidR="005325E0">
          <w:rPr>
            <w:rStyle w:val="Appelnotedebasdep"/>
            <w:i/>
            <w:iCs/>
          </w:rPr>
          <w:footnoteReference w:id="38"/>
        </w:r>
      </w:ins>
      <w:ins w:id="2870" w:author="Arthur Parmentier" w:date="2020-05-20T22:31:00Z">
        <w:r>
          <w:rPr>
            <w:i/>
            <w:iCs/>
          </w:rPr>
          <w:t xml:space="preserve"> </w:t>
        </w:r>
        <w:r>
          <w:t xml:space="preserve">and </w:t>
        </w:r>
      </w:ins>
      <w:ins w:id="2871" w:author="Arthur Parmentier" w:date="2020-05-20T22:32:00Z">
        <w:r>
          <w:t>0&lt;</w:t>
        </w:r>
      </w:ins>
      <w:ins w:id="2872" w:author="Arthur Parmentier" w:date="2020-05-20T22:31:00Z">
        <w:r>
          <w:rPr>
            <w:i/>
            <w:iCs/>
          </w:rPr>
          <w:t>P</w:t>
        </w:r>
        <w:r>
          <w:t xml:space="preserve"> according to his needs.</w:t>
        </w:r>
      </w:ins>
    </w:p>
    <w:p w:rsidR="00937092" w:rsidRDefault="004256FE">
      <w:pPr>
        <w:rPr>
          <w:ins w:id="2873" w:author="Arthur Parmentier" w:date="2020-05-21T09:56:00Z"/>
        </w:rPr>
      </w:pPr>
      <w:ins w:id="2874" w:author="Arthur Parmentier" w:date="2020-05-21T09:53:00Z">
        <w:r>
          <w:t>Each record</w:t>
        </w:r>
      </w:ins>
      <w:ins w:id="2875" w:author="Arthur Parmentier" w:date="2020-05-22T09:23:00Z">
        <w:r w:rsidR="00A87845">
          <w:t>ing</w:t>
        </w:r>
      </w:ins>
      <w:ins w:id="2876" w:author="Arthur Parmentier" w:date="2020-05-21T09:53:00Z">
        <w:r>
          <w:t xml:space="preserve"> </w:t>
        </w:r>
      </w:ins>
      <w:ins w:id="2877" w:author="Arthur Parmentier" w:date="2020-05-22T09:24:00Z">
        <w:r w:rsidR="00A728E6">
          <w:t>takes place in</w:t>
        </w:r>
      </w:ins>
      <w:ins w:id="2878" w:author="Arthur Parmentier" w:date="2020-05-21T09:54:00Z">
        <w:r>
          <w:t xml:space="preserve"> a different buffer of the Multiple Buffer (MuBu) object</w:t>
        </w:r>
      </w:ins>
      <w:ins w:id="2879" w:author="Arthur Parmentier" w:date="2020-06-03T23:27:00Z">
        <w:r w:rsidR="001B372B">
          <w:t>s (one Mubu object per model</w:t>
        </w:r>
        <w:r w:rsidR="001B372B">
          <w:rPr>
            <w:rStyle w:val="Appelnotedebasdep"/>
          </w:rPr>
          <w:footnoteReference w:id="39"/>
        </w:r>
        <w:r w:rsidR="001B372B">
          <w:t>)</w:t>
        </w:r>
      </w:ins>
      <w:ins w:id="2885" w:author="Arthur Parmentier" w:date="2020-05-21T09:54:00Z">
        <w:r>
          <w:t xml:space="preserve"> and </w:t>
        </w:r>
      </w:ins>
      <w:ins w:id="2886" w:author="Arthur Parmentier" w:date="2020-05-21T09:51:00Z">
        <w:r>
          <w:t>ea</w:t>
        </w:r>
      </w:ins>
      <w:ins w:id="2887" w:author="Arthur Parmentier" w:date="2020-05-21T09:52:00Z">
        <w:r>
          <w:t>ch active input data</w:t>
        </w:r>
      </w:ins>
      <w:ins w:id="2888" w:author="Arthur Parmentier" w:date="2020-05-21T09:51:00Z">
        <w:r>
          <w:t xml:space="preserve"> </w:t>
        </w:r>
      </w:ins>
      <w:ins w:id="2889" w:author="Arthur Parmentier" w:date="2020-05-21T09:52:00Z">
        <w:r>
          <w:t>is</w:t>
        </w:r>
      </w:ins>
      <w:ins w:id="2890" w:author="Arthur Parmentier" w:date="2020-05-21T09:51:00Z">
        <w:r>
          <w:t xml:space="preserve"> saved into</w:t>
        </w:r>
      </w:ins>
      <w:ins w:id="2891" w:author="Arthur Parmentier" w:date="2020-05-21T09:52:00Z">
        <w:r>
          <w:t xml:space="preserve"> a different </w:t>
        </w:r>
      </w:ins>
      <w:ins w:id="2892" w:author="Arthur Parmentier" w:date="2020-05-21T09:54:00Z">
        <w:r>
          <w:t xml:space="preserve">track. The user can </w:t>
        </w:r>
      </w:ins>
      <w:ins w:id="2893" w:author="Arthur Parmentier" w:date="2020-05-21T09:55:00Z">
        <w:r>
          <w:t>na</w:t>
        </w:r>
      </w:ins>
      <w:ins w:id="2894" w:author="Arthur Parmentier" w:date="2020-05-21T09:56:00Z">
        <w:r>
          <w:t>vigate</w:t>
        </w:r>
      </w:ins>
      <w:ins w:id="2895" w:author="Arthur Parmentier" w:date="2020-05-21T09:55:00Z">
        <w:r>
          <w:t xml:space="preserve"> the recorded data in each buffer and track using the Multiple Buffer Interface (Imubu object)</w:t>
        </w:r>
      </w:ins>
      <w:ins w:id="2896" w:author="Arthur Parmentier" w:date="2020-05-21T09:56:00Z">
        <w:r>
          <w:t>.</w:t>
        </w:r>
      </w:ins>
    </w:p>
    <w:p w:rsidR="0051412E" w:rsidRDefault="00EA7F1C">
      <w:pPr>
        <w:keepNext/>
        <w:rPr>
          <w:ins w:id="2897" w:author="Arthur Parmentier" w:date="2020-06-03T23:37:00Z"/>
        </w:rPr>
        <w:pPrChange w:id="2898" w:author="Arthur Parmentier" w:date="2020-06-03T23:37:00Z">
          <w:pPr/>
        </w:pPrChange>
      </w:pPr>
      <w:ins w:id="2899"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2900" w:author="Arthur Parmentier" w:date="2020-06-03T23:36:00Z"/>
        </w:rPr>
        <w:pPrChange w:id="2901" w:author="Arthur Parmentier" w:date="2020-06-03T23:37:00Z">
          <w:pPr/>
        </w:pPrChange>
      </w:pPr>
      <w:ins w:id="2902" w:author="Arthur Parmentier" w:date="2020-06-03T23:37:00Z">
        <w:r>
          <w:t xml:space="preserve">Figure </w:t>
        </w:r>
        <w:r>
          <w:fldChar w:fldCharType="begin"/>
        </w:r>
        <w:r>
          <w:instrText xml:space="preserve"> SEQ Figure \* ARABIC </w:instrText>
        </w:r>
      </w:ins>
      <w:r>
        <w:fldChar w:fldCharType="separate"/>
      </w:r>
      <w:ins w:id="2903" w:author="Arthur Parmentier" w:date="2020-06-05T21:05:00Z">
        <w:r w:rsidR="001C2AA6">
          <w:rPr>
            <w:noProof/>
          </w:rPr>
          <w:t>8</w:t>
        </w:r>
      </w:ins>
      <w:ins w:id="2904" w:author="Arthur Parmentier" w:date="2020-06-03T23:37:00Z">
        <w:r>
          <w:fldChar w:fldCharType="end"/>
        </w:r>
        <w:r>
          <w:t xml:space="preserve"> Imubu controls and interface.</w:t>
        </w:r>
      </w:ins>
    </w:p>
    <w:p w:rsidR="00D17256" w:rsidRDefault="004256FE">
      <w:pPr>
        <w:rPr>
          <w:ins w:id="2905" w:author="Arthur Parmentier" w:date="2020-05-21T10:01:00Z"/>
        </w:rPr>
      </w:pPr>
      <w:ins w:id="2906" w:author="Arthur Parmentier" w:date="2020-05-21T09:57:00Z">
        <w:r>
          <w:lastRenderedPageBreak/>
          <w:t>After the recording session, the data contained in a given track of a gi</w:t>
        </w:r>
      </w:ins>
      <w:ins w:id="2907" w:author="Arthur Parmentier" w:date="2020-05-21T09:58:00Z">
        <w:r>
          <w:t xml:space="preserve">ven buffer corresponds to </w:t>
        </w:r>
      </w:ins>
      <w:ins w:id="2908" w:author="Arthur Parmentier" w:date="2020-05-20T21:54:00Z">
        <w:r w:rsidR="00D17256">
          <w:t xml:space="preserve">a </w:t>
        </w:r>
      </w:ins>
      <w:ins w:id="2909" w:author="Arthur Parmentier" w:date="2020-05-21T09:58:00Z">
        <w:r>
          <w:t>(</w:t>
        </w:r>
      </w:ins>
      <w:ins w:id="2910" w:author="Arthur Parmentier" w:date="2020-05-20T21:54:00Z">
        <w:r w:rsidR="00D17256">
          <w:t>N</w:t>
        </w:r>
      </w:ins>
      <w:ins w:id="2911" w:author="Arthur Parmentier" w:date="2020-05-21T09:58:00Z">
        <w:r>
          <w:t>+1)</w:t>
        </w:r>
      </w:ins>
      <w:ins w:id="2912" w:author="Arthur Parmentier" w:date="2020-05-21T10:13:00Z">
        <w:r w:rsidR="0008549C">
          <w:t xml:space="preserve"> </w:t>
        </w:r>
      </w:ins>
      <w:ins w:id="2913" w:author="Arthur Parmentier" w:date="2020-05-20T21:54:00Z">
        <w:r w:rsidR="00D17256">
          <w:t>x</w:t>
        </w:r>
      </w:ins>
      <w:ins w:id="2914" w:author="Arthur Parmentier" w:date="2020-05-21T10:13:00Z">
        <w:r w:rsidR="0008549C">
          <w:t xml:space="preserve"> </w:t>
        </w:r>
      </w:ins>
      <w:ins w:id="2915" w:author="Arthur Parmentier" w:date="2020-05-20T21:54:00Z">
        <w:r w:rsidR="00D17256">
          <w:t xml:space="preserve">L matrix with N being the number of dimensions of </w:t>
        </w:r>
      </w:ins>
      <w:ins w:id="2916" w:author="Arthur Parmentier" w:date="2020-05-21T09:58:00Z">
        <w:r>
          <w:t>the corresponding</w:t>
        </w:r>
      </w:ins>
      <w:ins w:id="2917" w:author="Arthur Parmentier" w:date="2020-05-20T21:54:00Z">
        <w:r w:rsidR="00D17256">
          <w:t xml:space="preserve"> input and L being the number of steps in the recording sequence (sampling rate x duration of the sequence)</w:t>
        </w:r>
      </w:ins>
      <w:ins w:id="2918" w:author="Arthur Parmentier" w:date="2020-05-21T09:58:00Z">
        <w:r>
          <w:t>. T</w:t>
        </w:r>
      </w:ins>
      <w:ins w:id="2919" w:author="Arthur Parmentier" w:date="2020-05-21T09:59:00Z">
        <w:r>
          <w:t xml:space="preserve">he additional dimension corresponds to the time-tagging of the data. </w:t>
        </w:r>
      </w:ins>
      <w:ins w:id="2920" w:author="Arthur Parmentier" w:date="2020-05-21T10:01:00Z">
        <w:r w:rsidR="005C1896">
          <w:t>There are two main reasons for time-tagging the data:</w:t>
        </w:r>
      </w:ins>
    </w:p>
    <w:p w:rsidR="005C1896" w:rsidRDefault="005C1896" w:rsidP="005C1896">
      <w:pPr>
        <w:pStyle w:val="Paragraphedeliste"/>
        <w:numPr>
          <w:ilvl w:val="0"/>
          <w:numId w:val="35"/>
        </w:numPr>
        <w:rPr>
          <w:ins w:id="2921" w:author="Arthur Parmentier" w:date="2020-05-21T10:02:00Z"/>
        </w:rPr>
      </w:pPr>
      <w:ins w:id="2922" w:author="Arthur Parmentier" w:date="2020-05-21T10:01:00Z">
        <w:r>
          <w:t xml:space="preserve">When several inputs are recorded at the same time, each has its own </w:t>
        </w:r>
      </w:ins>
      <w:ins w:id="2923" w:author="Arthur Parmentier" w:date="2020-05-21T10:02:00Z">
        <w:r>
          <w:t>output rate</w:t>
        </w:r>
      </w:ins>
      <w:ins w:id="2924" w:author="Arthur Parmentier" w:date="2020-05-21T10:03:00Z">
        <w:r>
          <w:t xml:space="preserve">; </w:t>
        </w:r>
      </w:ins>
      <w:ins w:id="2925"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926" w:author="Arthur Parmentier" w:date="2020-05-21T10:11:00Z"/>
        </w:rPr>
      </w:pPr>
      <w:ins w:id="2927" w:author="Arthur Parmentier" w:date="2020-05-21T10:02:00Z">
        <w:r>
          <w:t>Individual inputs can have varying output rates over time, for instance Pose</w:t>
        </w:r>
      </w:ins>
      <w:ins w:id="2928" w:author="Arthur Parmentier" w:date="2020-06-03T23:37:00Z">
        <w:r w:rsidR="0051412E">
          <w:t>N</w:t>
        </w:r>
      </w:ins>
      <w:ins w:id="2929" w:author="Arthur Parmentier" w:date="2020-05-21T10:02:00Z">
        <w:r>
          <w:t>et</w:t>
        </w:r>
      </w:ins>
      <w:ins w:id="2930" w:author="Arthur Parmentier" w:date="2020-06-03T23:37:00Z">
        <w:r w:rsidR="0051412E">
          <w:t xml:space="preserve"> and HandPose that run on GPU</w:t>
        </w:r>
      </w:ins>
      <w:ins w:id="2931" w:author="Arthur Parmentier" w:date="2020-05-21T10:08:00Z">
        <w:r>
          <w:t>. Although we will see that the Dynamic Time Warping classification does “warp” the seq</w:t>
        </w:r>
      </w:ins>
      <w:ins w:id="2932" w:author="Arthur Parmentier" w:date="2020-05-21T10:09:00Z">
        <w:r>
          <w:t xml:space="preserve">uence in time and is therefore not sensitive to </w:t>
        </w:r>
        <w:r w:rsidR="00D9796F">
          <w:t xml:space="preserve">small variations of data rate, it </w:t>
        </w:r>
      </w:ins>
      <w:ins w:id="2933" w:author="Arthur Parmentier" w:date="2020-05-21T10:10:00Z">
        <w:r w:rsidR="00D9796F">
          <w:t xml:space="preserve">is safe to assume that keeping the data timing in place </w:t>
        </w:r>
      </w:ins>
      <w:ins w:id="2934" w:author="Arthur Parmentier" w:date="2020-05-21T10:11:00Z">
        <w:r w:rsidR="00D9796F">
          <w:t>always would better represent the original movements of the soundpainter</w:t>
        </w:r>
      </w:ins>
    </w:p>
    <w:p w:rsidR="00B92220" w:rsidRDefault="00995831" w:rsidP="00B92220">
      <w:pPr>
        <w:rPr>
          <w:ins w:id="2935" w:author="Arthur Parmentier" w:date="2020-05-21T14:39:00Z"/>
        </w:rPr>
      </w:pPr>
      <w:ins w:id="2936" w:author="Arthur Parmentier" w:date="2020-05-21T10:16:00Z">
        <w:r>
          <w:t>Wrapping up, i</w:t>
        </w:r>
      </w:ins>
      <w:ins w:id="2937" w:author="Arthur Parmentier" w:date="2020-05-21T10:15:00Z">
        <w:r>
          <w:t xml:space="preserve">nside the MuBu object, </w:t>
        </w:r>
      </w:ins>
      <w:ins w:id="2938" w:author="Arthur Parmentier" w:date="2020-05-21T10:16:00Z">
        <w:r>
          <w:t>a sign is represented by</w:t>
        </w:r>
      </w:ins>
      <w:ins w:id="2939" w:author="Arthur Parmentier" w:date="2020-05-21T14:37:00Z">
        <w:r w:rsidR="00B92220">
          <w:t xml:space="preserve"> labeled</w:t>
        </w:r>
      </w:ins>
      <w:ins w:id="2940" w:author="Arthur Parmentier" w:date="2020-05-21T14:34:00Z">
        <w:r w:rsidR="00B92220">
          <w:t xml:space="preserve"> multi-dimensional buffers</w:t>
        </w:r>
      </w:ins>
      <w:ins w:id="2941" w:author="Arthur Parmentier" w:date="2020-05-21T14:38:00Z">
        <w:r w:rsidR="00B92220">
          <w:t xml:space="preserve"> that contain the motion tracking data corresponding to each </w:t>
        </w:r>
      </w:ins>
      <w:ins w:id="2942" w:author="Arthur Parmentier" w:date="2020-05-21T14:39:00Z">
        <w:r w:rsidR="00B92220">
          <w:t>recorded example of the sign.</w:t>
        </w:r>
      </w:ins>
    </w:p>
    <w:p w:rsidR="00B92220" w:rsidRDefault="00B92220">
      <w:pPr>
        <w:rPr>
          <w:ins w:id="2943" w:author="Arthur Parmentier" w:date="2020-05-22T09:05:00Z"/>
        </w:rPr>
      </w:pPr>
      <w:ins w:id="2944" w:author="Arthur Parmentier" w:date="2020-05-21T14:39:00Z">
        <w:r>
          <w:t xml:space="preserve">Once the data has been recorded, the user is able to save the </w:t>
        </w:r>
      </w:ins>
      <w:ins w:id="2945" w:author="Arthur Parmentier" w:date="2020-05-21T14:40:00Z">
        <w:r>
          <w:t>recorded buffers to files in the ./data folder</w:t>
        </w:r>
      </w:ins>
      <w:ins w:id="2946" w:author="Arthur Parmentier" w:date="2020-05-22T09:24:00Z">
        <w:r w:rsidR="00AE73D8">
          <w:t xml:space="preserve">, by using the dedicated button </w:t>
        </w:r>
      </w:ins>
      <w:ins w:id="2947" w:author="Arthur Parmentier" w:date="2020-06-03T23:38:00Z">
        <w:r w:rsidR="0051412E">
          <w:t>“Save buffers to file”</w:t>
        </w:r>
      </w:ins>
      <w:ins w:id="2948" w:author="Arthur Parmentier" w:date="2020-05-22T09:24:00Z">
        <w:r w:rsidR="00AE73D8">
          <w:t>.</w:t>
        </w:r>
      </w:ins>
    </w:p>
    <w:p w:rsidR="0051412E" w:rsidRDefault="0051412E">
      <w:pPr>
        <w:pStyle w:val="Titre4"/>
        <w:rPr>
          <w:ins w:id="2949" w:author="Arthur Parmentier" w:date="2020-06-03T23:38:00Z"/>
        </w:rPr>
        <w:pPrChange w:id="2950" w:author="Arthur Parmentier" w:date="2020-06-03T23:38:00Z">
          <w:pPr/>
        </w:pPrChange>
      </w:pPr>
      <w:ins w:id="2951" w:author="Arthur Parmentier" w:date="2020-06-03T23:39:00Z">
        <w:r>
          <w:t>Saving recordings to file: building a dictionary</w:t>
        </w:r>
      </w:ins>
    </w:p>
    <w:p w:rsidR="00023308" w:rsidRDefault="00023308" w:rsidP="00023308">
      <w:pPr>
        <w:rPr>
          <w:ins w:id="2952" w:author="Arthur Parmentier" w:date="2020-05-22T08:10:00Z"/>
        </w:rPr>
      </w:pPr>
      <w:ins w:id="2953" w:author="Arthur Parmentier" w:date="2020-05-22T08:10:00Z">
        <w:r>
          <w:t>What would be ideal would be to store the data in the following fashion:</w:t>
        </w:r>
      </w:ins>
    </w:p>
    <w:p w:rsidR="00023308" w:rsidRDefault="00023308" w:rsidP="00023308">
      <w:pPr>
        <w:rPr>
          <w:ins w:id="2954" w:author="Arthur Parmentier" w:date="2020-05-22T08:27:00Z"/>
        </w:rPr>
      </w:pPr>
      <w:ins w:id="2955" w:author="Arthur Parmentier" w:date="2020-05-22T08:10:00Z">
        <w:r>
          <w:t>./data</w:t>
        </w:r>
        <w:r>
          <w:br/>
        </w:r>
        <w:r>
          <w:tab/>
          <w:t>/track_name (corresponds to the input name)</w:t>
        </w:r>
        <w:r>
          <w:br/>
        </w:r>
        <w:r>
          <w:tab/>
        </w:r>
        <w:r>
          <w:tab/>
          <w:t>/</w:t>
        </w:r>
      </w:ins>
      <w:ins w:id="2956" w:author="Arthur Parmentier" w:date="2020-05-22T08:11:00Z">
        <w:r>
          <w:t>sign_label</w:t>
        </w:r>
      </w:ins>
      <w:ins w:id="2957" w:author="Arthur Parmentier" w:date="2020-05-22T08:10:00Z">
        <w:r>
          <w:t xml:space="preserve"> + unique_id (.mubu or .txt)</w:t>
        </w:r>
      </w:ins>
    </w:p>
    <w:p w:rsidR="003943E3" w:rsidRDefault="003943E3" w:rsidP="00023308">
      <w:pPr>
        <w:rPr>
          <w:ins w:id="2958" w:author="Arthur Parmentier" w:date="2020-05-22T08:10:00Z"/>
        </w:rPr>
      </w:pPr>
      <w:ins w:id="2959" w:author="Arthur Parmentier" w:date="2020-05-22T08:27:00Z">
        <w:r>
          <w:t>The motivation for using this file and folder structure is that it best represents the data structure of the MuBu object itself</w:t>
        </w:r>
      </w:ins>
      <w:ins w:id="2960" w:author="Arthur Parmentier" w:date="2020-05-22T08:28:00Z">
        <w:r>
          <w:t xml:space="preserve"> and </w:t>
        </w:r>
      </w:ins>
      <w:ins w:id="2961" w:author="Arthur Parmentier" w:date="2020-05-22T08:29:00Z">
        <w:r>
          <w:t xml:space="preserve">allows the user to clearly identify what the file corresponds to without looking at its metadata. The user would then be allowed to mix data from </w:t>
        </w:r>
      </w:ins>
      <w:ins w:id="2962" w:author="Arthur Parmentier" w:date="2020-05-22T08:30:00Z">
        <w:r>
          <w:t xml:space="preserve">recording sessions that are inhomogeneous, i.e. with a different number of </w:t>
        </w:r>
        <w:r w:rsidR="00CA7DF5">
          <w:t>recorded inputs</w:t>
        </w:r>
      </w:ins>
      <w:ins w:id="2963" w:author="Arthur Parmentier" w:date="2020-05-22T08:31:00Z">
        <w:r w:rsidR="00CA7DF5">
          <w:t>, by loading all the files that corresponds to the inputs he uses, even though they might come from very different sessions.</w:t>
        </w:r>
      </w:ins>
    </w:p>
    <w:p w:rsidR="00023308" w:rsidRDefault="00023308">
      <w:pPr>
        <w:rPr>
          <w:ins w:id="2964" w:author="Arthur Parmentier" w:date="2020-05-22T08:21:00Z"/>
        </w:rPr>
      </w:pPr>
      <w:ins w:id="2965" w:author="Arthur Parmentier" w:date="2020-05-22T08:11:00Z">
        <w:r>
          <w:t xml:space="preserve">However, the MuBu object write and read mechanisms suffers </w:t>
        </w:r>
      </w:ins>
      <w:ins w:id="2966" w:author="Arthur Parmentier" w:date="2020-05-22T08:13:00Z">
        <w:r>
          <w:t>from bugs</w:t>
        </w:r>
        <w:r>
          <w:rPr>
            <w:rStyle w:val="Appelnotedebasdep"/>
          </w:rPr>
          <w:footnoteReference w:id="40"/>
        </w:r>
      </w:ins>
      <w:ins w:id="2968" w:author="Arthur Parmentier" w:date="2020-05-22T08:21:00Z">
        <w:r w:rsidR="008A6401">
          <w:t xml:space="preserve"> that should be fixed by the </w:t>
        </w:r>
      </w:ins>
      <w:ins w:id="2969" w:author="Arthur Parmentier" w:date="2020-05-22T08:22:00Z">
        <w:r w:rsidR="008A6401">
          <w:t>developers</w:t>
        </w:r>
      </w:ins>
      <w:ins w:id="2970" w:author="Arthur Parmentier" w:date="2020-05-22T08:21:00Z">
        <w:r w:rsidR="008A6401">
          <w:t xml:space="preserve"> in the </w:t>
        </w:r>
      </w:ins>
      <w:ins w:id="2971" w:author="Arthur Parmentier" w:date="2020-05-22T08:22:00Z">
        <w:r w:rsidR="008A6401">
          <w:t>near future (as of May 2020)</w:t>
        </w:r>
      </w:ins>
      <w:ins w:id="2972" w:author="Arthur Parmentier" w:date="2020-05-22T08:12:00Z">
        <w:r>
          <w:t xml:space="preserve"> </w:t>
        </w:r>
      </w:ins>
      <w:ins w:id="2973" w:author="Arthur Parmentier" w:date="2020-05-22T08:13:00Z">
        <w:r>
          <w:t>and I had to implement a workaround before it gets fixed</w:t>
        </w:r>
      </w:ins>
      <w:ins w:id="2974" w:author="Arthur Parmentier" w:date="2020-05-22T08:20:00Z">
        <w:r w:rsidR="008A6401">
          <w:t xml:space="preserve">, by saving </w:t>
        </w:r>
      </w:ins>
      <w:ins w:id="2975" w:author="Arthur Parmentier" w:date="2020-05-22T08:21:00Z">
        <w:r w:rsidR="008A6401">
          <w:t>each</w:t>
        </w:r>
      </w:ins>
      <w:ins w:id="2976" w:author="Arthur Parmentier" w:date="2020-05-22T08:20:00Z">
        <w:r w:rsidR="008A6401">
          <w:t xml:space="preserve"> buffer with all </w:t>
        </w:r>
      </w:ins>
      <w:ins w:id="2977" w:author="Arthur Parmentier" w:date="2020-05-22T08:21:00Z">
        <w:r w:rsidR="008A6401">
          <w:t>its</w:t>
        </w:r>
      </w:ins>
      <w:ins w:id="2978" w:author="Arthur Parmentier" w:date="2020-05-22T08:20:00Z">
        <w:r w:rsidR="008A6401">
          <w:t xml:space="preserve"> tracks in</w:t>
        </w:r>
      </w:ins>
      <w:ins w:id="2979" w:author="Arthur Parmentier" w:date="2020-05-22T08:21:00Z">
        <w:r w:rsidR="008A6401">
          <w:t xml:space="preserve"> a single file:</w:t>
        </w:r>
      </w:ins>
    </w:p>
    <w:p w:rsidR="008A6401" w:rsidRDefault="008A6401" w:rsidP="008A6401">
      <w:pPr>
        <w:rPr>
          <w:ins w:id="2980" w:author="Arthur Parmentier" w:date="2020-05-22T08:21:00Z"/>
        </w:rPr>
      </w:pPr>
      <w:ins w:id="2981" w:author="Arthur Parmentier" w:date="2020-05-22T08:21:00Z">
        <w:r>
          <w:t>./data</w:t>
        </w:r>
        <w:r>
          <w:br/>
        </w:r>
        <w:r>
          <w:tab/>
          <w:t>/configuration_#track_name_1_#track_name_2…</w:t>
        </w:r>
        <w:r>
          <w:br/>
        </w:r>
        <w:r>
          <w:tab/>
        </w:r>
        <w:r>
          <w:tab/>
          <w:t>/buffer_name + unique_id (.mubu, .txt)</w:t>
        </w:r>
      </w:ins>
    </w:p>
    <w:p w:rsidR="008A6401" w:rsidRDefault="008A6401">
      <w:pPr>
        <w:rPr>
          <w:ins w:id="2982" w:author="Arthur Parmentier" w:date="2020-06-03T23:40:00Z"/>
        </w:rPr>
      </w:pPr>
      <w:ins w:id="2983" w:author="Arthur Parmentier" w:date="2020-05-22T08:22:00Z">
        <w:r>
          <w:t>This way, the buffer names are saved correctly</w:t>
        </w:r>
      </w:ins>
      <w:ins w:id="2984" w:author="Arthur Parmentier" w:date="2020-05-22T08:31:00Z">
        <w:r w:rsidR="00DD65AA">
          <w:t>, but the user is no longer able to mix data</w:t>
        </w:r>
      </w:ins>
      <w:ins w:id="2985" w:author="Arthur Parmentier" w:date="2020-05-22T08:32:00Z">
        <w:r w:rsidR="00DD65AA">
          <w:t xml:space="preserve"> from different sets of inputs.</w:t>
        </w:r>
      </w:ins>
    </w:p>
    <w:p w:rsidR="00F05472" w:rsidRDefault="00F05472">
      <w:pPr>
        <w:pStyle w:val="Titre4"/>
        <w:rPr>
          <w:ins w:id="2986" w:author="Arthur Parmentier" w:date="2020-05-22T08:23:00Z"/>
        </w:rPr>
        <w:pPrChange w:id="2987" w:author="Arthur Parmentier" w:date="2020-06-03T23:40:00Z">
          <w:pPr/>
        </w:pPrChange>
      </w:pPr>
      <w:ins w:id="2988" w:author="Arthur Parmentier" w:date="2020-06-03T23:40:00Z">
        <w:r>
          <w:lastRenderedPageBreak/>
          <w:t>Loading pre-recorded signs</w:t>
        </w:r>
      </w:ins>
    </w:p>
    <w:p w:rsidR="008A6401" w:rsidRDefault="008A6401">
      <w:pPr>
        <w:rPr>
          <w:ins w:id="2989" w:author="Arthur Parmentier" w:date="2020-06-03T23:42:00Z"/>
        </w:rPr>
      </w:pPr>
      <w:ins w:id="2990" w:author="Arthur Parmentier" w:date="2020-05-22T08:24:00Z">
        <w:r>
          <w:t xml:space="preserve">Loading </w:t>
        </w:r>
      </w:ins>
      <w:ins w:id="2991" w:author="Arthur Parmentier" w:date="2020-05-22T09:14:00Z">
        <w:r w:rsidR="00A87845">
          <w:t xml:space="preserve">buffer data from files </w:t>
        </w:r>
      </w:ins>
      <w:ins w:id="2992" w:author="Arthur Parmentier" w:date="2020-05-22T08:24:00Z">
        <w:r>
          <w:t>is much simpler and can be achieved</w:t>
        </w:r>
      </w:ins>
      <w:ins w:id="2993" w:author="Arthur Parmentier" w:date="2020-05-22T09:25:00Z">
        <w:r w:rsidR="00C83F83">
          <w:t xml:space="preserve"> in 2.3.</w:t>
        </w:r>
      </w:ins>
      <w:ins w:id="2994" w:author="Arthur Parmentier" w:date="2020-05-22T08:24:00Z">
        <w:r>
          <w:t xml:space="preserve"> by a simple drag and drop of one or several data files </w:t>
        </w:r>
      </w:ins>
      <w:ins w:id="2995" w:author="Arthur Parmentier" w:date="2020-05-22T08:25:00Z">
        <w:r>
          <w:t xml:space="preserve">in the dedicated zone </w:t>
        </w:r>
      </w:ins>
      <w:ins w:id="2996"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2997" w:author="Arthur Parmentier" w:date="2020-06-03T23:40:00Z">
        <w:r w:rsidR="00F05472">
          <w:t xml:space="preserve">Figure </w:t>
        </w:r>
        <w:r w:rsidR="00F05472">
          <w:rPr>
            <w:noProof/>
          </w:rPr>
          <w:t>6</w:t>
        </w:r>
        <w:r w:rsidR="00F05472">
          <w:fldChar w:fldCharType="end"/>
        </w:r>
        <w:r w:rsidR="00F05472">
          <w:t>)</w:t>
        </w:r>
      </w:ins>
      <w:ins w:id="2998" w:author="Arthur Parmentier" w:date="2020-05-22T08:25:00Z">
        <w:r>
          <w:t>.</w:t>
        </w:r>
      </w:ins>
    </w:p>
    <w:p w:rsidR="00F05472" w:rsidRDefault="00F05472">
      <w:pPr>
        <w:pStyle w:val="Titre4"/>
        <w:rPr>
          <w:ins w:id="2999" w:author="Arthur Parmentier" w:date="2020-05-22T09:04:00Z"/>
        </w:rPr>
        <w:pPrChange w:id="3000" w:author="Arthur Parmentier" w:date="2020-06-03T23:42:00Z">
          <w:pPr/>
        </w:pPrChange>
      </w:pPr>
      <w:ins w:id="3001" w:author="Arthur Parmentier" w:date="2020-06-03T23:42:00Z">
        <w:r>
          <w:t>Summary</w:t>
        </w:r>
      </w:ins>
    </w:p>
    <w:p w:rsidR="00A87845" w:rsidRDefault="00A87845">
      <w:pPr>
        <w:rPr>
          <w:ins w:id="3002" w:author="Arthur Parmentier" w:date="2020-05-22T09:16:00Z"/>
        </w:rPr>
      </w:pPr>
      <w:ins w:id="3003" w:author="Arthur Parmentier" w:date="2020-05-22T09:15:00Z">
        <w:r>
          <w:t>Wrapping up, the user flow of the sign &amp; dictionary management layer is the fol</w:t>
        </w:r>
      </w:ins>
      <w:ins w:id="3004" w:author="Arthur Parmentier" w:date="2020-05-22T09:16:00Z">
        <w:r>
          <w:t>lowing:</w:t>
        </w:r>
      </w:ins>
    </w:p>
    <w:p w:rsidR="00A87845" w:rsidRDefault="00A87845" w:rsidP="00A87845">
      <w:pPr>
        <w:pStyle w:val="Paragraphedeliste"/>
        <w:numPr>
          <w:ilvl w:val="0"/>
          <w:numId w:val="38"/>
        </w:numPr>
        <w:rPr>
          <w:ins w:id="3005" w:author="Arthur Parmentier" w:date="2020-05-22T09:25:00Z"/>
        </w:rPr>
      </w:pPr>
      <w:ins w:id="3006" w:author="Arthur Parmentier" w:date="2020-05-22T09:16:00Z">
        <w:r>
          <w:t xml:space="preserve">If the user wants to record new signs, i.e. either record examples of a </w:t>
        </w:r>
      </w:ins>
      <w:ins w:id="3007" w:author="Arthur Parmentier" w:date="2020-05-22T09:17:00Z">
        <w:r>
          <w:t>sign that was not recorded and saved previously or record more examples of a sign that was already saved into files, he</w:t>
        </w:r>
      </w:ins>
      <w:ins w:id="3008" w:author="Arthur Parmentier" w:date="2020-05-22T09:18:00Z">
        <w:r>
          <w:t xml:space="preserve"> must first define which signs he wants to record  and then launch the recording session</w:t>
        </w:r>
      </w:ins>
      <w:ins w:id="3009" w:author="Arthur Parmentier" w:date="2020-06-03T23:41:00Z">
        <w:r w:rsidR="00F05472">
          <w:t>.</w:t>
        </w:r>
      </w:ins>
      <w:ins w:id="3010" w:author="Arthur Parmentier" w:date="2020-05-22T09:18:00Z">
        <w:r>
          <w:br/>
          <w:t>Once the si</w:t>
        </w:r>
      </w:ins>
      <w:ins w:id="3011" w:author="Arthur Parmentier" w:date="2020-05-22T09:19:00Z">
        <w:r>
          <w:t xml:space="preserve">gns are recorded in the buffer, he </w:t>
        </w:r>
      </w:ins>
      <w:ins w:id="3012" w:author="Arthur Parmentier" w:date="2020-06-03T23:41:00Z">
        <w:r w:rsidR="00F05472">
          <w:t xml:space="preserve">can </w:t>
        </w:r>
      </w:ins>
      <w:ins w:id="3013" w:author="Arthur Parmentier" w:date="2020-05-22T09:19:00Z">
        <w:r>
          <w:t>save them</w:t>
        </w:r>
      </w:ins>
      <w:ins w:id="3014" w:author="Arthur Parmentier" w:date="2020-06-03T23:41:00Z">
        <w:r w:rsidR="00F05472">
          <w:t xml:space="preserve"> to files</w:t>
        </w:r>
      </w:ins>
      <w:ins w:id="3015" w:author="Arthur Parmentier" w:date="2020-05-22T09:19:00Z">
        <w:r>
          <w:t xml:space="preserve"> by hitting the </w:t>
        </w:r>
      </w:ins>
      <w:ins w:id="3016" w:author="Arthur Parmentier" w:date="2020-06-03T23:41:00Z">
        <w:r w:rsidR="00F05472">
          <w:t>corresponding</w:t>
        </w:r>
      </w:ins>
      <w:ins w:id="3017" w:author="Arthur Parmentier" w:date="2020-05-22T09:19:00Z">
        <w:r>
          <w:t xml:space="preserve"> button if he is satisfied by the recordings.</w:t>
        </w:r>
        <w:r>
          <w:br/>
        </w:r>
      </w:ins>
      <w:ins w:id="3018" w:author="Arthur Parmentier" w:date="2020-05-22T09:20:00Z">
        <w:r>
          <w:t xml:space="preserve">If the user adds new signs </w:t>
        </w:r>
      </w:ins>
      <w:ins w:id="3019" w:author="Arthur Parmentier" w:date="2020-06-03T23:42:00Z">
        <w:r w:rsidR="00F05472">
          <w:t xml:space="preserve">again </w:t>
        </w:r>
      </w:ins>
      <w:ins w:id="3020" w:author="Arthur Parmentier" w:date="2020-05-22T09:20:00Z">
        <w:r>
          <w:t xml:space="preserve">without saving the buffers </w:t>
        </w:r>
      </w:ins>
      <w:ins w:id="3021" w:author="Arthur Parmentier" w:date="2020-06-03T23:42:00Z">
        <w:r w:rsidR="00F05472">
          <w:t>first</w:t>
        </w:r>
      </w:ins>
      <w:ins w:id="3022" w:author="Arthur Parmentier" w:date="2020-05-22T09:20:00Z">
        <w:r>
          <w:t>, the data that was contained in the Mu</w:t>
        </w:r>
      </w:ins>
      <w:ins w:id="3023" w:author="Arthur Parmentier" w:date="2020-05-22T09:21:00Z">
        <w:r>
          <w:t>Bu object is lost.</w:t>
        </w:r>
      </w:ins>
    </w:p>
    <w:p w:rsidR="006D0BF0" w:rsidRDefault="006D0BF0">
      <w:pPr>
        <w:pStyle w:val="Paragraphedeliste"/>
        <w:numPr>
          <w:ilvl w:val="0"/>
          <w:numId w:val="38"/>
        </w:numPr>
        <w:rPr>
          <w:ins w:id="3024" w:author="Arthur Parmentier" w:date="2020-05-22T08:19:00Z"/>
        </w:rPr>
        <w:pPrChange w:id="3025" w:author="Arthur Parmentier" w:date="2020-05-22T09:30:00Z">
          <w:pPr/>
        </w:pPrChange>
      </w:pPr>
      <w:ins w:id="3026" w:author="Arthur Parmentier" w:date="2020-05-22T09:26:00Z">
        <w:r>
          <w:t>Once the recording</w:t>
        </w:r>
      </w:ins>
      <w:ins w:id="3027" w:author="Arthur Parmentier" w:date="2020-05-22T09:27:00Z">
        <w:r>
          <w:t xml:space="preserve">s of new signs </w:t>
        </w:r>
      </w:ins>
      <w:ins w:id="3028" w:author="Arthur Parmentier" w:date="2020-05-22T09:29:00Z">
        <w:r>
          <w:t>are</w:t>
        </w:r>
      </w:ins>
      <w:ins w:id="3029" w:author="Arthur Parmentier" w:date="2020-05-22T09:27:00Z">
        <w:r>
          <w:t xml:space="preserve"> finished, the user should load </w:t>
        </w:r>
      </w:ins>
      <w:ins w:id="3030" w:author="Arthur Parmentier" w:date="2020-05-22T09:28:00Z">
        <w:r>
          <w:t xml:space="preserve">into the MuBu object </w:t>
        </w:r>
      </w:ins>
      <w:ins w:id="3031" w:author="Arthur Parmentier" w:date="2020-05-22T09:27:00Z">
        <w:r>
          <w:t>the data files of all signs that he wants to recognize and classify</w:t>
        </w:r>
      </w:ins>
      <w:ins w:id="3032" w:author="Arthur Parmentier" w:date="2020-05-22T09:28:00Z">
        <w:r>
          <w:t>, for all inputs that he would be using. This is done in by dragging and dropping the corresponding files from the data f</w:t>
        </w:r>
      </w:ins>
      <w:ins w:id="3033" w:author="Arthur Parmentier" w:date="2020-05-22T09:29:00Z">
        <w:r>
          <w:t>older</w:t>
        </w:r>
      </w:ins>
      <w:ins w:id="3034" w:author="Arthur Parmentier" w:date="2020-06-03T23:42:00Z">
        <w:r w:rsidR="00F05472">
          <w:t xml:space="preserve"> into the dedicated zone.</w:t>
        </w:r>
      </w:ins>
    </w:p>
    <w:p w:rsidR="00023308" w:rsidRPr="000C6A61" w:rsidDel="008A6401" w:rsidRDefault="00023308">
      <w:pPr>
        <w:rPr>
          <w:del w:id="3035" w:author="Arthur Parmentier" w:date="2020-05-22T08:20:00Z"/>
          <w:rPrChange w:id="3036" w:author="Arthur Parmentier" w:date="2020-05-20T19:53:00Z">
            <w:rPr>
              <w:del w:id="3037" w:author="Arthur Parmentier" w:date="2020-05-22T08:20:00Z"/>
            </w:rPr>
          </w:rPrChange>
        </w:rPr>
        <w:pPrChange w:id="3038" w:author="Arthur Parmentier" w:date="2020-05-21T14:34:00Z">
          <w:pPr>
            <w:pStyle w:val="Titre2"/>
          </w:pPr>
        </w:pPrChange>
      </w:pPr>
      <w:bookmarkStart w:id="3039" w:name="_Toc41067209"/>
      <w:bookmarkStart w:id="3040" w:name="_Toc42259025"/>
      <w:bookmarkStart w:id="3041" w:name="_Toc42259102"/>
      <w:bookmarkEnd w:id="3039"/>
      <w:bookmarkEnd w:id="3040"/>
      <w:bookmarkEnd w:id="3041"/>
    </w:p>
    <w:p w:rsidR="00F25194" w:rsidRDefault="00F25194">
      <w:pPr>
        <w:pStyle w:val="Titre3"/>
        <w:rPr>
          <w:ins w:id="3042" w:author="Arthur Parmentier" w:date="2020-06-04T10:50:00Z"/>
        </w:rPr>
      </w:pPr>
      <w:bookmarkStart w:id="3043" w:name="_Toc42259103"/>
      <w:r w:rsidRPr="00953072">
        <w:t xml:space="preserve">Part 3: </w:t>
      </w:r>
      <w:del w:id="3044" w:author="Arthur Parmentier" w:date="2020-05-22T09:59:00Z">
        <w:r w:rsidRPr="00953072" w:rsidDel="009B5ADF">
          <w:delText>Classification</w:delText>
        </w:r>
      </w:del>
      <w:ins w:id="3045" w:author="Arthur Parmentier" w:date="2020-05-22T09:59:00Z">
        <w:r w:rsidR="009B5ADF">
          <w:t>Real-time classifier</w:t>
        </w:r>
      </w:ins>
      <w:ins w:id="3046" w:author="Arthur Parmentier" w:date="2020-06-03T23:51:00Z">
        <w:r w:rsidR="00284E1B">
          <w:t>s</w:t>
        </w:r>
      </w:ins>
      <w:ins w:id="3047" w:author="Arthur Parmentier" w:date="2020-06-03T23:52:00Z">
        <w:r w:rsidR="00284E1B">
          <w:t>, regression or DTW models</w:t>
        </w:r>
      </w:ins>
      <w:bookmarkEnd w:id="3043"/>
    </w:p>
    <w:p w:rsidR="007111F3" w:rsidRDefault="007111F3" w:rsidP="007111F3">
      <w:pPr>
        <w:rPr>
          <w:ins w:id="3048" w:author="Arthur Parmentier" w:date="2020-06-04T10:52:00Z"/>
        </w:rPr>
      </w:pPr>
      <w:ins w:id="3049" w:author="Arthur Parmentier" w:date="2020-06-04T10:50:00Z">
        <w:r>
          <w:t xml:space="preserve">Now that </w:t>
        </w:r>
      </w:ins>
      <w:ins w:id="3050" w:author="Arthur Parmentier" w:date="2020-06-04T10:51:00Z">
        <w:r>
          <w:t xml:space="preserve">the user has been able to connect his motion tracking inputs and record a few signs, we will see how the </w:t>
        </w:r>
      </w:ins>
      <w:ins w:id="3051" w:author="Arthur Parmentier" w:date="2020-06-04T10:52:00Z">
        <w:r>
          <w:t>system is able to “recognize” the signs in real time with one or several machine learning model.</w:t>
        </w:r>
      </w:ins>
    </w:p>
    <w:p w:rsidR="007111F3" w:rsidRPr="007111F3" w:rsidRDefault="007111F3">
      <w:pPr>
        <w:pStyle w:val="Titre4"/>
        <w:rPr>
          <w:ins w:id="3052" w:author="Arthur Parmentier" w:date="2020-05-22T09:43:00Z"/>
          <w:rPrChange w:id="3053" w:author="Arthur Parmentier" w:date="2020-06-04T10:50:00Z">
            <w:rPr>
              <w:ins w:id="3054" w:author="Arthur Parmentier" w:date="2020-05-22T09:43:00Z"/>
            </w:rPr>
          </w:rPrChange>
        </w:rPr>
        <w:pPrChange w:id="3055" w:author="Arthur Parmentier" w:date="2020-06-04T10:53:00Z">
          <w:pPr>
            <w:pStyle w:val="Titre3"/>
          </w:pPr>
        </w:pPrChange>
      </w:pPr>
      <w:ins w:id="3056" w:author="Arthur Parmentier" w:date="2020-06-04T10:53:00Z">
        <w:r>
          <w:t>A short introduction to cognition and machine learning models</w:t>
        </w:r>
      </w:ins>
    </w:p>
    <w:p w:rsidR="00834EA5" w:rsidRDefault="00834EA5" w:rsidP="00834EA5">
      <w:pPr>
        <w:rPr>
          <w:ins w:id="3057" w:author="Arthur Parmentier" w:date="2020-05-22T09:58:00Z"/>
        </w:rPr>
      </w:pPr>
      <w:ins w:id="3058" w:author="Arthur Parmentier" w:date="2020-05-22T09:46:00Z">
        <w:r>
          <w:t xml:space="preserve">The word “cognition” </w:t>
        </w:r>
      </w:ins>
      <w:ins w:id="3059" w:author="Arthur Parmentier" w:date="2020-05-22T09:47:00Z">
        <w:r w:rsidRPr="00834EA5">
          <w:t>dates back to the 15th century, where it meant "thinking and awareness."</w:t>
        </w:r>
      </w:ins>
      <w:ins w:id="3060" w:author="Arthur Parmentier" w:date="2020-05-22T09:50:00Z">
        <w:r>
          <w:rPr>
            <w:rStyle w:val="Appelnotedebasdep"/>
          </w:rPr>
          <w:footnoteReference w:id="41"/>
        </w:r>
      </w:ins>
      <w:ins w:id="3062" w:author="Arthur Parmentier" w:date="2020-05-22T09:47:00Z">
        <w:r w:rsidRPr="00834EA5">
          <w:t xml:space="preserve"> The term comes from the Latin noun </w:t>
        </w:r>
        <w:r w:rsidRPr="00834EA5">
          <w:rPr>
            <w:i/>
            <w:iCs/>
            <w:rPrChange w:id="3063" w:author="Arthur Parmentier" w:date="2020-05-22T09:53:00Z">
              <w:rPr/>
            </w:rPrChange>
          </w:rPr>
          <w:t>cognitio</w:t>
        </w:r>
        <w:r w:rsidRPr="00834EA5">
          <w:t xml:space="preserve"> ('examination,' 'learning,' or 'knowledge'), derived from the verb </w:t>
        </w:r>
        <w:r w:rsidRPr="00834EA5">
          <w:rPr>
            <w:i/>
            <w:iCs/>
            <w:rPrChange w:id="3064"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3065" w:author="Arthur Parmentier" w:date="2020-05-22T09:50:00Z">
        <w:r>
          <w:rPr>
            <w:rStyle w:val="Appelnotedebasdep"/>
          </w:rPr>
          <w:footnoteReference w:id="42"/>
        </w:r>
      </w:ins>
      <w:ins w:id="3072" w:author="Arthur Parmentier" w:date="2020-05-22T09:52:00Z">
        <w:r>
          <w:t xml:space="preserve"> </w:t>
        </w:r>
      </w:ins>
      <w:ins w:id="3073" w:author="Arthur Parmentier" w:date="2020-05-22T09:53:00Z">
        <w:r>
          <w:br/>
        </w:r>
      </w:ins>
      <w:ins w:id="3074" w:author="Arthur Parmentier" w:date="2020-05-22T09:54:00Z">
        <w:r w:rsidR="009B5ADF">
          <w:t xml:space="preserve">Re-cognition </w:t>
        </w:r>
      </w:ins>
      <w:ins w:id="3075" w:author="Arthur Parmentier" w:date="2020-05-22T09:55:00Z">
        <w:r w:rsidR="009B5ADF">
          <w:t xml:space="preserve">can therefore be understood as </w:t>
        </w:r>
      </w:ins>
      <w:ins w:id="3076" w:author="Arthur Parmentier" w:date="2020-05-22T09:54:00Z">
        <w:r w:rsidR="009B5ADF">
          <w:t>the process</w:t>
        </w:r>
      </w:ins>
      <w:ins w:id="3077" w:author="Arthur Parmentier" w:date="2020-05-22T09:55:00Z">
        <w:r w:rsidR="009B5ADF">
          <w:t xml:space="preserve"> of “another” cognition, that allows</w:t>
        </w:r>
      </w:ins>
      <w:ins w:id="3078" w:author="Arthur Parmentier" w:date="2020-05-22T09:56:00Z">
        <w:r w:rsidR="009B5ADF">
          <w:t xml:space="preserve"> the identification of something already knew</w:t>
        </w:r>
      </w:ins>
      <w:ins w:id="3079" w:author="Arthur Parmentier" w:date="2020-05-22T09:57:00Z">
        <w:r w:rsidR="009B5ADF">
          <w:t xml:space="preserve"> or already perceived.</w:t>
        </w:r>
      </w:ins>
    </w:p>
    <w:p w:rsidR="009B5ADF" w:rsidRDefault="009B5ADF" w:rsidP="00834EA5">
      <w:pPr>
        <w:rPr>
          <w:ins w:id="3080" w:author="Arthur Parmentier" w:date="2020-05-22T10:12:00Z"/>
        </w:rPr>
      </w:pPr>
      <w:ins w:id="3081" w:author="Arthur Parmentier" w:date="2020-05-22T09:58:00Z">
        <w:r>
          <w:t xml:space="preserve">One can wonder what </w:t>
        </w:r>
      </w:ins>
      <w:ins w:id="3082" w:author="Arthur Parmentier" w:date="2020-05-22T09:59:00Z">
        <w:r>
          <w:t>the core processes of recognition are</w:t>
        </w:r>
      </w:ins>
      <w:ins w:id="3083" w:author="Arthur Parmentier" w:date="2020-05-22T10:00:00Z">
        <w:r>
          <w:t xml:space="preserve"> and try to reproduce them on a computer.</w:t>
        </w:r>
      </w:ins>
      <w:ins w:id="3084" w:author="Arthur Parmentier" w:date="2020-05-22T10:04:00Z">
        <w:r w:rsidR="00E908AB">
          <w:t xml:space="preserve"> Very common examples</w:t>
        </w:r>
      </w:ins>
      <w:ins w:id="3085" w:author="Arthur Parmentier" w:date="2020-05-22T10:05:00Z">
        <w:r w:rsidR="00E908AB">
          <w:t xml:space="preserve"> of computer-recognition come from the so-called computer vision field</w:t>
        </w:r>
      </w:ins>
      <w:ins w:id="3086" w:author="Arthur Parmentier" w:date="2020-05-22T10:08:00Z">
        <w:r w:rsidR="00E908AB">
          <w:t xml:space="preserve"> such as</w:t>
        </w:r>
      </w:ins>
      <w:ins w:id="3087" w:author="Arthur Parmentier" w:date="2020-05-22T10:07:00Z">
        <w:r w:rsidR="00E908AB">
          <w:t xml:space="preserve"> object recognition</w:t>
        </w:r>
      </w:ins>
      <w:ins w:id="3088" w:author="Arthur Parmentier" w:date="2020-05-22T10:18:00Z">
        <w:r w:rsidR="00BB3B34">
          <w:t xml:space="preserve"> (classification</w:t>
        </w:r>
      </w:ins>
      <w:ins w:id="3089" w:author="Arthur Parmentier" w:date="2020-05-22T10:19:00Z">
        <w:r w:rsidR="00BB3B34">
          <w:t>)</w:t>
        </w:r>
      </w:ins>
      <w:ins w:id="3090" w:author="Arthur Parmentier" w:date="2020-05-22T10:08:00Z">
        <w:r w:rsidR="00E908AB">
          <w:t xml:space="preserve"> or</w:t>
        </w:r>
      </w:ins>
      <w:ins w:id="3091" w:author="Arthur Parmentier" w:date="2020-05-22T10:07:00Z">
        <w:r w:rsidR="00E908AB">
          <w:t xml:space="preserve"> detection</w:t>
        </w:r>
      </w:ins>
      <w:ins w:id="3092" w:author="Arthur Parmentier" w:date="2020-05-22T10:08:00Z">
        <w:r w:rsidR="00E908AB">
          <w:t xml:space="preserve"> </w:t>
        </w:r>
      </w:ins>
      <w:ins w:id="3093" w:author="Arthur Parmentier" w:date="2020-05-22T10:09:00Z">
        <w:r w:rsidR="00E908AB">
          <w:t xml:space="preserve">convolutional neural networks </w:t>
        </w:r>
      </w:ins>
      <w:ins w:id="3094" w:author="Arthur Parmentier" w:date="2020-05-22T10:10:00Z">
        <w:r w:rsidR="00E908AB">
          <w:t xml:space="preserve">(CNNs) </w:t>
        </w:r>
      </w:ins>
      <w:ins w:id="3095" w:author="Arthur Parmentier" w:date="2020-05-22T10:09:00Z">
        <w:r w:rsidR="00E908AB">
          <w:t xml:space="preserve">whose </w:t>
        </w:r>
        <w:r w:rsidR="00E908AB">
          <w:lastRenderedPageBreak/>
          <w:t xml:space="preserve">performances are now close </w:t>
        </w:r>
      </w:ins>
      <w:ins w:id="3096" w:author="Arthur Parmentier" w:date="2020-05-22T10:10:00Z">
        <w:r w:rsidR="00E908AB">
          <w:t>to that of humans. However, CNNs are trained on huge amount of data</w:t>
        </w:r>
      </w:ins>
      <w:ins w:id="3097" w:author="Arthur Parmentier" w:date="2020-05-22T10:11:00Z">
        <w:r w:rsidR="00E908AB">
          <w:t xml:space="preserve"> and are (in general) not models that can be interpreted by humans.</w:t>
        </w:r>
      </w:ins>
    </w:p>
    <w:p w:rsidR="00D60A1F" w:rsidRDefault="00E908AB" w:rsidP="00834EA5">
      <w:pPr>
        <w:rPr>
          <w:ins w:id="3098" w:author="Arthur Parmentier" w:date="2020-06-04T11:50:00Z"/>
        </w:rPr>
      </w:pPr>
      <w:ins w:id="3099" w:author="Arthur Parmentier" w:date="2020-05-22T10:12:00Z">
        <w:r>
          <w:t>In the context of this master project</w:t>
        </w:r>
      </w:ins>
      <w:ins w:id="3100" w:author="Arthur Parmentier" w:date="2020-05-22T10:15:00Z">
        <w:r w:rsidR="00BB3B34">
          <w:t xml:space="preserve"> and to offer the ability of creating new signs </w:t>
        </w:r>
      </w:ins>
      <w:ins w:id="3101" w:author="Arthur Parmentier" w:date="2020-05-22T10:16:00Z">
        <w:r w:rsidR="00BB3B34">
          <w:t xml:space="preserve">to the user, we </w:t>
        </w:r>
      </w:ins>
      <w:ins w:id="3102" w:author="Arthur Parmentier" w:date="2020-05-22T10:24:00Z">
        <w:r w:rsidR="00D60A1F">
          <w:t>must</w:t>
        </w:r>
      </w:ins>
      <w:ins w:id="3103" w:author="Arthur Parmentier" w:date="2020-05-22T10:16:00Z">
        <w:r w:rsidR="00BB3B34">
          <w:t xml:space="preserve"> work with </w:t>
        </w:r>
      </w:ins>
      <w:ins w:id="3104" w:author="Arthur Parmentier" w:date="2020-05-22T10:17:00Z">
        <w:r w:rsidR="00BB3B34">
          <w:t>lightweight</w:t>
        </w:r>
      </w:ins>
      <w:ins w:id="3105" w:author="Arthur Parmentier" w:date="2020-05-22T10:16:00Z">
        <w:r w:rsidR="00BB3B34">
          <w:t>, interpretable models that can</w:t>
        </w:r>
      </w:ins>
      <w:ins w:id="3106" w:author="Arthur Parmentier" w:date="2020-05-22T10:17:00Z">
        <w:r w:rsidR="00BB3B34">
          <w:t xml:space="preserve"> be trained fast and</w:t>
        </w:r>
      </w:ins>
      <w:ins w:id="3107" w:author="Arthur Parmentier" w:date="2020-05-22T10:16:00Z">
        <w:r w:rsidR="00BB3B34">
          <w:t xml:space="preserve"> </w:t>
        </w:r>
      </w:ins>
      <w:ins w:id="3108" w:author="Arthur Parmentier" w:date="2020-05-22T10:17:00Z">
        <w:r w:rsidR="00BB3B34">
          <w:t>identify the signs that are performed in real time</w:t>
        </w:r>
      </w:ins>
      <w:ins w:id="3109" w:author="Arthur Parmentier" w:date="2020-05-22T10:19:00Z">
        <w:r w:rsidR="00BB3B34">
          <w:t>. In our case, the identification process is a simple classification process, in which we ask the classifier to predict the</w:t>
        </w:r>
      </w:ins>
      <w:ins w:id="3110" w:author="Arthur Parmentier" w:date="2020-05-22T10:20:00Z">
        <w:r w:rsidR="00BB3B34">
          <w:t xml:space="preserve"> “class” of the motion sequence performed by the performer among a set of classes that </w:t>
        </w:r>
      </w:ins>
      <w:ins w:id="3111" w:author="Arthur Parmentier" w:date="2020-05-22T10:21:00Z">
        <w:r w:rsidR="00BB3B34">
          <w:t>have been previously learned by the model: SP signs.</w:t>
        </w:r>
      </w:ins>
    </w:p>
    <w:p w:rsidR="00983F9B" w:rsidRDefault="00983F9B" w:rsidP="00834EA5">
      <w:pPr>
        <w:rPr>
          <w:ins w:id="3112" w:author="Arthur Parmentier" w:date="2020-05-22T10:36:00Z"/>
        </w:rPr>
      </w:pPr>
      <w:ins w:id="3113" w:author="Arthur Parmentier" w:date="2020-06-04T11:51:00Z">
        <w:r>
          <w:t>We have seen that in SP, there are very different types of signs (movements, poses</w:t>
        </w:r>
      </w:ins>
      <w:ins w:id="3114" w:author="Arthur Parmentier" w:date="2020-06-04T11:52:00Z">
        <w:r>
          <w:t xml:space="preserve"> – at several scales). </w:t>
        </w:r>
      </w:ins>
      <w:ins w:id="3115" w:author="Arthur Parmentier" w:date="2020-06-04T11:56:00Z">
        <w:r>
          <w:t>At</w:t>
        </w:r>
        <w:r w:rsidR="005A331F">
          <w:t xml:space="preserve"> the beginning of my project, I thought about recognizing all signs with </w:t>
        </w:r>
      </w:ins>
      <w:ins w:id="3116" w:author="Arthur Parmentier" w:date="2020-06-04T11:57:00Z">
        <w:r w:rsidR="005A331F">
          <w:t>a single Dynamic Time Warping model.</w:t>
        </w:r>
      </w:ins>
    </w:p>
    <w:p w:rsidR="00DF645F" w:rsidRDefault="005A331F">
      <w:pPr>
        <w:rPr>
          <w:ins w:id="3117" w:author="Arthur Parmentier" w:date="2020-06-04T11:57:00Z"/>
        </w:rPr>
      </w:pPr>
      <w:ins w:id="3118" w:author="Arthur Parmentier" w:date="2020-06-04T11:57:00Z">
        <w:r>
          <w:t>Indeed,</w:t>
        </w:r>
      </w:ins>
      <w:ins w:id="3119" w:author="Arthur Parmentier" w:date="2020-05-22T10:39:00Z">
        <w:r w:rsidR="00DF645F">
          <w:t xml:space="preserve"> two light-weight models are generally presented in the literature to classify time-sequences:</w:t>
        </w:r>
      </w:ins>
      <w:ins w:id="3120" w:author="Arthur Parmentier" w:date="2020-05-22T10:40:00Z">
        <w:r w:rsidR="00DF645F">
          <w:t xml:space="preserve"> Dynamic Time Warping </w:t>
        </w:r>
      </w:ins>
      <w:ins w:id="3121" w:author="Arthur Parmentier" w:date="2020-05-22T10:41:00Z">
        <w:r w:rsidR="00D50F7A">
          <w:t xml:space="preserve">(DTW) </w:t>
        </w:r>
      </w:ins>
      <w:ins w:id="3122" w:author="Arthur Parmentier" w:date="2020-05-22T10:40:00Z">
        <w:r w:rsidR="00DF645F">
          <w:t>and Hidden Markov Models</w:t>
        </w:r>
      </w:ins>
      <w:ins w:id="3123" w:author="Arthur Parmentier" w:date="2020-05-22T10:41:00Z">
        <w:r w:rsidR="00D50F7A">
          <w:t xml:space="preserve"> (HMM</w:t>
        </w:r>
      </w:ins>
      <w:ins w:id="3124" w:author="Arthur Parmentier" w:date="2020-05-22T10:42:00Z">
        <w:r w:rsidR="00D50F7A">
          <w:t>)</w:t>
        </w:r>
      </w:ins>
      <w:ins w:id="3125" w:author="Arthur Parmentier" w:date="2020-05-22T12:58:00Z">
        <w:r w:rsidR="00B734D3">
          <w:t>.</w:t>
        </w:r>
      </w:ins>
      <w:ins w:id="3126" w:author="Arthur Parmentier" w:date="2020-05-22T10:40:00Z">
        <w:r w:rsidR="00DF645F">
          <w:t xml:space="preserve"> In general</w:t>
        </w:r>
      </w:ins>
      <w:ins w:id="3127" w:author="Arthur Parmentier" w:date="2020-05-22T10:41:00Z">
        <w:r w:rsidR="00D50F7A">
          <w:t xml:space="preserve">, DTW is observed to be faster and more accurate that </w:t>
        </w:r>
      </w:ins>
      <w:ins w:id="3128" w:author="Arthur Parmentier" w:date="2020-05-22T10:42:00Z">
        <w:r w:rsidR="00D50F7A">
          <w:t>HMMs.</w:t>
        </w:r>
      </w:ins>
      <w:ins w:id="3129" w:author="Arthur Parmentier" w:date="2020-05-22T12:58:00Z">
        <w:r w:rsidR="00B734D3" w:rsidRPr="00B734D3">
          <w:t xml:space="preserve"> </w:t>
        </w:r>
        <w:r w:rsidR="00B734D3">
          <w:rPr>
            <w:rStyle w:val="Appelnotedebasdep"/>
          </w:rPr>
          <w:footnoteReference w:id="43"/>
        </w:r>
      </w:ins>
      <w:ins w:id="3136" w:author="Arthur Parmentier" w:date="2020-06-04T11:12:00Z">
        <w:r w:rsidR="00C4278F">
          <w:t xml:space="preserve"> Some works also propose combinations of HMM and DTW or modified DTW algorithms for gesture recognition.</w:t>
        </w:r>
        <w:r w:rsidR="00C4278F">
          <w:rPr>
            <w:rStyle w:val="Appelnotedebasdep"/>
          </w:rPr>
          <w:footnoteReference w:id="44"/>
        </w:r>
      </w:ins>
    </w:p>
    <w:p w:rsidR="005A331F" w:rsidRDefault="005A331F">
      <w:pPr>
        <w:rPr>
          <w:ins w:id="3143" w:author="Arthur Parmentier" w:date="2020-06-04T12:07:00Z"/>
        </w:rPr>
      </w:pPr>
      <w:ins w:id="3144" w:author="Arthur Parmentier" w:date="2020-06-04T11:57:00Z">
        <w:r>
          <w:t xml:space="preserve">My initial design was to </w:t>
        </w:r>
      </w:ins>
      <w:ins w:id="3145" w:author="Arthur Parmentier" w:date="2020-06-04T11:58:00Z">
        <w:r>
          <w:t>sum up all the features that I would use (full body skeleton, hands skeleton…) into a single feature vector that I could feed to DTW.</w:t>
        </w:r>
      </w:ins>
      <w:ins w:id="3146" w:author="Arthur Parmentier" w:date="2020-06-04T11:59:00Z">
        <w:r>
          <w:t xml:space="preserve"> </w:t>
        </w:r>
      </w:ins>
      <w:ins w:id="3147" w:author="Arthur Parmentier" w:date="2020-06-04T12:05:00Z">
        <w:r>
          <w:br/>
        </w:r>
      </w:ins>
      <w:ins w:id="3148" w:author="Arthur Parmentier" w:date="2020-06-04T11:59:00Z">
        <w:r>
          <w:t xml:space="preserve">The first obstacle to this initial design was that all inputs would not have similar data rates, so that </w:t>
        </w:r>
      </w:ins>
      <w:ins w:id="3149" w:author="Arthur Parmentier" w:date="2020-06-04T12:00:00Z">
        <w:r>
          <w:t>the combination of inputs would either result in a data rate</w:t>
        </w:r>
      </w:ins>
      <w:ins w:id="3150" w:author="Arthur Parmentier" w:date="2020-06-04T12:01:00Z">
        <w:r>
          <w:t xml:space="preserve"> equal to the slowest input or </w:t>
        </w:r>
      </w:ins>
      <w:ins w:id="3151" w:author="Arthur Parmentier" w:date="2020-06-04T12:03:00Z">
        <w:r>
          <w:t xml:space="preserve">a very high data rate, equal to the sum of each input data rate, but with common values between two consecutive feature </w:t>
        </w:r>
      </w:ins>
      <w:ins w:id="3152" w:author="Arthur Parmentier" w:date="2020-06-04T12:04:00Z">
        <w:r>
          <w:t>vectors. This situation would not be ideal as it would require more processing and would not repre</w:t>
        </w:r>
      </w:ins>
      <w:ins w:id="3153" w:author="Arthur Parmentier" w:date="2020-06-04T12:05:00Z">
        <w:r>
          <w:t>sent accurately the movement.</w:t>
        </w:r>
        <w:r>
          <w:br/>
          <w:t xml:space="preserve">The second obstacle was that although DTW can recognize poses, it performs much slower than </w:t>
        </w:r>
      </w:ins>
      <w:ins w:id="3154" w:author="Arthur Parmentier" w:date="2020-06-04T12:06:00Z">
        <w:r>
          <w:t>pose classifiers that are not time</w:t>
        </w:r>
        <w:r w:rsidR="00175441">
          <w:t>-dependent</w:t>
        </w:r>
        <w:r>
          <w:t>, such as SVM</w:t>
        </w:r>
        <w:r w:rsidR="00175441">
          <w:t xml:space="preserve"> or decision trees. </w:t>
        </w:r>
      </w:ins>
      <w:ins w:id="3155" w:author="Arthur Parmentier" w:date="2020-06-04T12:07:00Z">
        <w:r w:rsidR="00175441">
          <w:t>Ideally, one would want to construct one model per type of sign to be recognize.</w:t>
        </w:r>
      </w:ins>
    </w:p>
    <w:p w:rsidR="00175441" w:rsidRPr="00834EA5" w:rsidRDefault="00175441">
      <w:pPr>
        <w:rPr>
          <w:ins w:id="3156" w:author="Arthur Parmentier" w:date="2020-05-22T09:32:00Z"/>
          <w:rPrChange w:id="3157" w:author="Arthur Parmentier" w:date="2020-05-22T09:43:00Z">
            <w:rPr>
              <w:ins w:id="3158" w:author="Arthur Parmentier" w:date="2020-05-22T09:32:00Z"/>
            </w:rPr>
          </w:rPrChange>
        </w:rPr>
        <w:pPrChange w:id="3159" w:author="Arthur Parmentier" w:date="2020-05-22T09:43:00Z">
          <w:pPr>
            <w:pStyle w:val="Titre3"/>
          </w:pPr>
        </w:pPrChange>
      </w:pPr>
      <w:ins w:id="3160" w:author="Arthur Parmentier" w:date="2020-06-04T12:09:00Z">
        <w:r>
          <w:t xml:space="preserve">I have chosen to implement two models for my final prototype: one for the full body with DTW and one </w:t>
        </w:r>
      </w:ins>
      <w:ins w:id="3161" w:author="Arthur Parmentier" w:date="2020-06-04T12:10:00Z">
        <w:r>
          <w:t>for the hands with Adaboost decision trees.</w:t>
        </w:r>
      </w:ins>
    </w:p>
    <w:p w:rsidR="006D0BF0" w:rsidRDefault="00175441" w:rsidP="006D0BF0">
      <w:pPr>
        <w:pStyle w:val="Titre4"/>
        <w:rPr>
          <w:ins w:id="3162" w:author="Arthur Parmentier" w:date="2020-05-22T09:32:00Z"/>
        </w:rPr>
      </w:pPr>
      <w:ins w:id="3163" w:author="Arthur Parmentier" w:date="2020-06-04T12:10:00Z">
        <w:r>
          <w:lastRenderedPageBreak/>
          <w:t>Full</w:t>
        </w:r>
      </w:ins>
      <w:ins w:id="3164" w:author="Arthur Parmentier" w:date="2020-06-04T12:12:00Z">
        <w:r w:rsidR="00F73660">
          <w:t xml:space="preserve"> </w:t>
        </w:r>
      </w:ins>
      <w:ins w:id="3165" w:author="Arthur Parmentier" w:date="2020-06-04T12:10:00Z">
        <w:r>
          <w:t xml:space="preserve">body </w:t>
        </w:r>
      </w:ins>
      <w:ins w:id="3166" w:author="Arthur Parmentier" w:date="2020-05-22T12:18:00Z">
        <w:r w:rsidR="00E9747D">
          <w:t>Wekinator</w:t>
        </w:r>
      </w:ins>
      <w:ins w:id="3167" w:author="Arthur Parmentier" w:date="2020-05-22T09:32:00Z">
        <w:r w:rsidR="006D0BF0">
          <w:t xml:space="preserve"> DTW</w:t>
        </w:r>
      </w:ins>
    </w:p>
    <w:p w:rsidR="004116C1" w:rsidRDefault="00D50F7A" w:rsidP="006D0BF0">
      <w:pPr>
        <w:rPr>
          <w:ins w:id="3168" w:author="Arthur Parmentier" w:date="2020-05-22T11:38:00Z"/>
        </w:rPr>
      </w:pPr>
      <w:ins w:id="3169" w:author="Arthur Parmentier" w:date="2020-05-22T10:43:00Z">
        <w:r>
          <w:t xml:space="preserve">Unfortunately, at the time of the project, I could not </w:t>
        </w:r>
      </w:ins>
      <w:ins w:id="3170" w:author="Arthur Parmentier" w:date="2020-05-22T10:44:00Z">
        <w:r>
          <w:t>find any real-time implementation of DTW in Max/MSP.</w:t>
        </w:r>
        <w:r>
          <w:rPr>
            <w:rStyle w:val="Appelnotedebasdep"/>
          </w:rPr>
          <w:footnoteReference w:id="45"/>
        </w:r>
      </w:ins>
    </w:p>
    <w:p w:rsidR="00983F9B" w:rsidRDefault="00BA3283" w:rsidP="006D0BF0">
      <w:pPr>
        <w:rPr>
          <w:ins w:id="3212" w:author="Arthur Parmentier" w:date="2020-06-04T11:45:00Z"/>
        </w:rPr>
      </w:pPr>
      <w:ins w:id="3213" w:author="Arthur Parmentier" w:date="2020-05-22T11:38:00Z">
        <w:r>
          <w:t xml:space="preserve">However, </w:t>
        </w:r>
      </w:ins>
      <w:ins w:id="3214" w:author="Arthur Parmentier" w:date="2020-05-22T11:52:00Z">
        <w:r w:rsidR="000430B4">
          <w:t xml:space="preserve">the external software </w:t>
        </w:r>
      </w:ins>
      <w:ins w:id="3215" w:author="Arthur Parmentier" w:date="2020-05-22T12:18:00Z">
        <w:r w:rsidR="00E9747D">
          <w:t>Wekinator</w:t>
        </w:r>
      </w:ins>
      <w:ins w:id="3216" w:author="Arthur Parmentier" w:date="2020-05-22T11:38:00Z">
        <w:r>
          <w:rPr>
            <w:rStyle w:val="Appelnotedebasdep"/>
          </w:rPr>
          <w:footnoteReference w:id="46"/>
        </w:r>
      </w:ins>
      <w:ins w:id="3221" w:author="Arthur Parmentier" w:date="2020-05-22T11:39:00Z">
        <w:r w:rsidR="00965FAA">
          <w:t xml:space="preserve"> offers a very efficient DTW implementation based on the FastDTW library</w:t>
        </w:r>
      </w:ins>
      <w:ins w:id="3222" w:author="Arthur Parmentier" w:date="2020-05-22T11:40:00Z">
        <w:r w:rsidR="00965FAA">
          <w:rPr>
            <w:rStyle w:val="Appelnotedebasdep"/>
          </w:rPr>
          <w:footnoteReference w:id="47"/>
        </w:r>
      </w:ins>
      <w:ins w:id="3231" w:author="Arthur Parmentier" w:date="2020-05-22T11:43:00Z">
        <w:r w:rsidR="00B827FE">
          <w:t xml:space="preserve"> with additional improvements for real-time performance</w:t>
        </w:r>
      </w:ins>
      <w:ins w:id="3232" w:author="Arthur Parmentier" w:date="2020-06-04T11:45:00Z">
        <w:r w:rsidR="00983F9B">
          <w:t xml:space="preserve"> and several internal parameters for its DTW model.</w:t>
        </w:r>
      </w:ins>
    </w:p>
    <w:p w:rsidR="00B827FE" w:rsidRDefault="00B827FE" w:rsidP="006D0BF0">
      <w:pPr>
        <w:rPr>
          <w:ins w:id="3233" w:author="Arthur Parmentier" w:date="2020-05-22T11:37:00Z"/>
        </w:rPr>
      </w:pPr>
      <w:ins w:id="3234" w:author="Arthur Parmentier" w:date="2020-05-22T11:45:00Z">
        <w:r>
          <w:t xml:space="preserve">Max </w:t>
        </w:r>
      </w:ins>
      <w:ins w:id="3235" w:author="Arthur Parmentier" w:date="2020-06-04T11:46:00Z">
        <w:r w:rsidR="00983F9B">
          <w:t xml:space="preserve">and Wekinator communicate </w:t>
        </w:r>
      </w:ins>
      <w:ins w:id="3236" w:author="Arthur Parmentier" w:date="2020-06-04T11:44:00Z">
        <w:r w:rsidR="00983F9B">
          <w:t>in</w:t>
        </w:r>
      </w:ins>
      <w:ins w:id="3237" w:author="Arthur Parmentier" w:date="2020-05-22T11:45:00Z">
        <w:r>
          <w:t xml:space="preserve"> </w:t>
        </w:r>
      </w:ins>
      <w:ins w:id="3238" w:author="Arthur Parmentier" w:date="2020-05-22T11:44:00Z">
        <w:r>
          <w:t>O</w:t>
        </w:r>
      </w:ins>
      <w:ins w:id="3239" w:author="Arthur Parmentier" w:date="2020-05-22T11:45:00Z">
        <w:r>
          <w:t>pen Sound Control (OSC</w:t>
        </w:r>
      </w:ins>
      <w:ins w:id="3240" w:author="Arthur Parmentier" w:date="2020-06-04T11:49:00Z">
        <w:r w:rsidR="00983F9B">
          <w:t>)</w:t>
        </w:r>
      </w:ins>
      <w:ins w:id="3241" w:author="Arthur Parmentier" w:date="2020-06-04T11:46:00Z">
        <w:r w:rsidR="00983F9B">
          <w:t>. A</w:t>
        </w:r>
      </w:ins>
      <w:ins w:id="3242" w:author="Arthur Parmentier" w:date="2020-05-22T11:46:00Z">
        <w:r>
          <w:t xml:space="preserve">lthough the user must launch </w:t>
        </w:r>
      </w:ins>
      <w:ins w:id="3243" w:author="Arthur Parmentier" w:date="2020-05-22T12:18:00Z">
        <w:r w:rsidR="00E9747D">
          <w:t>Wekinator</w:t>
        </w:r>
      </w:ins>
      <w:ins w:id="3244" w:author="Arthur Parmentier" w:date="2020-05-22T11:46:00Z">
        <w:r>
          <w:t xml:space="preserve"> separately and perform basic op</w:t>
        </w:r>
      </w:ins>
      <w:ins w:id="3245" w:author="Arthur Parmentier" w:date="2020-05-22T11:47:00Z">
        <w:r>
          <w:t xml:space="preserve">erations </w:t>
        </w:r>
      </w:ins>
      <w:ins w:id="3246" w:author="Arthur Parmentier" w:date="2020-06-04T11:49:00Z">
        <w:r w:rsidR="00983F9B">
          <w:t>on</w:t>
        </w:r>
      </w:ins>
      <w:ins w:id="3247" w:author="Arthur Parmentier" w:date="2020-05-22T11:47:00Z">
        <w:r>
          <w:t xml:space="preserve"> its </w:t>
        </w:r>
      </w:ins>
      <w:ins w:id="3248" w:author="Arthur Parmentier" w:date="2020-06-04T11:49:00Z">
        <w:r w:rsidR="00983F9B">
          <w:t>GUI</w:t>
        </w:r>
      </w:ins>
      <w:ins w:id="3249" w:author="Arthur Parmentier" w:date="2020-05-22T11:47:00Z">
        <w:r>
          <w:t xml:space="preserve">, </w:t>
        </w:r>
      </w:ins>
      <w:ins w:id="3250" w:author="Arthur Parmentier" w:date="2020-06-04T11:49:00Z">
        <w:r w:rsidR="00983F9B">
          <w:t>most important parts</w:t>
        </w:r>
      </w:ins>
      <w:ins w:id="3251" w:author="Arthur Parmentier" w:date="2020-05-22T11:47:00Z">
        <w:r>
          <w:t xml:space="preserve"> of </w:t>
        </w:r>
      </w:ins>
      <w:ins w:id="3252" w:author="Arthur Parmentier" w:date="2020-05-22T12:18:00Z">
        <w:r w:rsidR="00E9747D">
          <w:t>Wekinator</w:t>
        </w:r>
      </w:ins>
      <w:ins w:id="3253" w:author="Arthur Parmentier" w:date="2020-05-22T11:47:00Z">
        <w:r>
          <w:t xml:space="preserve"> can be controlled remotely via OSC, allowing Max </w:t>
        </w:r>
      </w:ins>
      <w:ins w:id="3254" w:author="Arthur Parmentier" w:date="2020-05-22T11:50:00Z">
        <w:r w:rsidR="000430B4">
          <w:t xml:space="preserve">to automatize certain operations, such </w:t>
        </w:r>
      </w:ins>
      <w:ins w:id="3255" w:author="Arthur Parmentier" w:date="2020-06-04T11:49:00Z">
        <w:r w:rsidR="00983F9B">
          <w:t>its</w:t>
        </w:r>
      </w:ins>
      <w:ins w:id="3256" w:author="Arthur Parmentier" w:date="2020-05-22T11:50:00Z">
        <w:r w:rsidR="000430B4">
          <w:t xml:space="preserve"> training process.</w:t>
        </w:r>
      </w:ins>
    </w:p>
    <w:p w:rsidR="004116C1" w:rsidRDefault="00D454BF" w:rsidP="006D0BF0">
      <w:pPr>
        <w:rPr>
          <w:ins w:id="3257" w:author="Arthur Parmentier" w:date="2020-05-22T11:53:00Z"/>
        </w:rPr>
      </w:pPr>
      <w:ins w:id="3258" w:author="Arthur Parmentier" w:date="2020-05-22T11:53:00Z">
        <w:r>
          <w:t xml:space="preserve">The “user guide” for using </w:t>
        </w:r>
      </w:ins>
      <w:ins w:id="3259" w:author="Arthur Parmentier" w:date="2020-05-22T12:18:00Z">
        <w:r w:rsidR="00E9747D">
          <w:t>Wekinator</w:t>
        </w:r>
      </w:ins>
      <w:ins w:id="3260" w:author="Arthur Parmentier" w:date="2020-05-22T11:53:00Z">
        <w:r>
          <w:t xml:space="preserve"> with the project is the following:</w:t>
        </w:r>
      </w:ins>
    </w:p>
    <w:p w:rsidR="00D454BF" w:rsidRDefault="00D454BF">
      <w:pPr>
        <w:ind w:left="720"/>
        <w:rPr>
          <w:ins w:id="3261" w:author="Arthur Parmentier" w:date="2020-05-22T11:53:00Z"/>
        </w:rPr>
        <w:pPrChange w:id="3262" w:author="Arthur Parmentier" w:date="2020-05-22T11:53:00Z">
          <w:pPr/>
        </w:pPrChange>
      </w:pPr>
      <w:ins w:id="3263" w:author="Arthur Parmentier" w:date="2020-05-22T11:53:00Z">
        <w:r>
          <w:t xml:space="preserve">1) Start </w:t>
        </w:r>
      </w:ins>
      <w:ins w:id="3264" w:author="Arthur Parmentier" w:date="2020-05-22T12:18:00Z">
        <w:r w:rsidR="00E9747D">
          <w:t>Wekinator</w:t>
        </w:r>
      </w:ins>
      <w:ins w:id="3265" w:author="Arthur Parmentier" w:date="2020-05-22T11:53:00Z">
        <w:r>
          <w:t>.</w:t>
        </w:r>
      </w:ins>
    </w:p>
    <w:p w:rsidR="00D454BF" w:rsidRDefault="00D454BF">
      <w:pPr>
        <w:ind w:left="720"/>
        <w:rPr>
          <w:ins w:id="3266" w:author="Arthur Parmentier" w:date="2020-05-22T11:53:00Z"/>
        </w:rPr>
        <w:pPrChange w:id="3267" w:author="Arthur Parmentier" w:date="2020-05-22T11:53:00Z">
          <w:pPr/>
        </w:pPrChange>
      </w:pPr>
      <w:ins w:id="3268" w:author="Arthur Parmentier" w:date="2020-05-22T11:53:00Z">
        <w:r>
          <w:t xml:space="preserve">2) Set the listening port to </w:t>
        </w:r>
      </w:ins>
      <w:ins w:id="3269" w:author="Arthur Parmentier" w:date="2020-06-04T11:49:00Z">
        <w:r w:rsidR="00983F9B">
          <w:t xml:space="preserve">match </w:t>
        </w:r>
      </w:ins>
      <w:ins w:id="3270" w:author="Arthur Parmentier" w:date="2020-06-04T11:50:00Z">
        <w:r w:rsidR="00983F9B">
          <w:t xml:space="preserve">Max settings </w:t>
        </w:r>
      </w:ins>
      <w:ins w:id="3271" w:author="Arthur Parmentier" w:date="2020-05-22T11:53:00Z">
        <w:r>
          <w:t>and click "start listening"</w:t>
        </w:r>
      </w:ins>
    </w:p>
    <w:p w:rsidR="00D454BF" w:rsidRDefault="00D454BF">
      <w:pPr>
        <w:ind w:left="720"/>
        <w:rPr>
          <w:ins w:id="3272" w:author="Arthur Parmentier" w:date="2020-05-22T11:53:00Z"/>
        </w:rPr>
        <w:pPrChange w:id="3273" w:author="Arthur Parmentier" w:date="2020-05-22T11:53:00Z">
          <w:pPr/>
        </w:pPrChange>
      </w:pPr>
      <w:ins w:id="3274" w:author="Arthur Parmentier" w:date="2020-05-22T11:53:00Z">
        <w:r>
          <w:t>3) Set the OSC input address to /wek/inputs (default)</w:t>
        </w:r>
      </w:ins>
    </w:p>
    <w:p w:rsidR="00D454BF" w:rsidRDefault="00D454BF">
      <w:pPr>
        <w:ind w:left="720"/>
        <w:rPr>
          <w:ins w:id="3275" w:author="Arthur Parmentier" w:date="2020-05-22T11:53:00Z"/>
        </w:rPr>
        <w:pPrChange w:id="3276" w:author="Arthur Parmentier" w:date="2020-05-22T11:53:00Z">
          <w:pPr/>
        </w:pPrChange>
      </w:pPr>
      <w:ins w:id="3277" w:author="Arthur Parmentier" w:date="2020-05-22T11:53:00Z">
        <w:r>
          <w:t>4) Change the number of inputs (#inputs) to match the size of your input in this patch</w:t>
        </w:r>
      </w:ins>
      <w:ins w:id="3278" w:author="Arthur Parmentier" w:date="2020-05-22T18:38:00Z">
        <w:r w:rsidR="00C24A48">
          <w:t>er</w:t>
        </w:r>
      </w:ins>
      <w:ins w:id="3279" w:author="Arthur Parmentier" w:date="2020-05-22T11:53:00Z">
        <w:r>
          <w:t xml:space="preserve">, as defined in the first layer. For instance, with </w:t>
        </w:r>
      </w:ins>
      <w:ins w:id="3280" w:author="Arthur Parmentier" w:date="2020-05-22T11:54:00Z">
        <w:r>
          <w:t>P</w:t>
        </w:r>
      </w:ins>
      <w:ins w:id="3281" w:author="Arthur Parmentier" w:date="2020-05-22T11:53:00Z">
        <w:r>
          <w:t>ose</w:t>
        </w:r>
      </w:ins>
      <w:ins w:id="3282" w:author="Arthur Parmentier" w:date="2020-05-22T11:54:00Z">
        <w:r>
          <w:t>N</w:t>
        </w:r>
      </w:ins>
      <w:ins w:id="3283" w:author="Arthur Parmentier" w:date="2020-05-22T11:53:00Z">
        <w:r>
          <w:t>et, there are two features per joint (X and Y coordinates) so #inputs = #joints*2</w:t>
        </w:r>
      </w:ins>
    </w:p>
    <w:p w:rsidR="00D454BF" w:rsidRDefault="00D454BF">
      <w:pPr>
        <w:ind w:left="720"/>
        <w:rPr>
          <w:ins w:id="3284" w:author="Arthur Parmentier" w:date="2020-05-22T11:53:00Z"/>
        </w:rPr>
        <w:pPrChange w:id="3285" w:author="Arthur Parmentier" w:date="2020-05-22T11:53:00Z">
          <w:pPr/>
        </w:pPrChange>
      </w:pPr>
      <w:ins w:id="3286" w:author="Arthur Parmentier" w:date="2020-05-22T11:53:00Z">
        <w:r>
          <w:t xml:space="preserve">5) Change the </w:t>
        </w:r>
      </w:ins>
      <w:ins w:id="3287" w:author="Arthur Parmentier" w:date="2020-05-22T12:18:00Z">
        <w:r w:rsidR="00E9747D">
          <w:t>Wekinator</w:t>
        </w:r>
      </w:ins>
      <w:ins w:id="3288" w:author="Arthur Parmentier" w:date="2020-05-22T11:53:00Z">
        <w:r>
          <w:t xml:space="preserve"> output type to "All Dynamic Time Warping" with N</w:t>
        </w:r>
      </w:ins>
      <w:ins w:id="3289" w:author="Arthur Parmentier" w:date="2020-06-04T12:14:00Z">
        <w:r w:rsidR="006217E4">
          <w:t xml:space="preserve"> gestures types, N</w:t>
        </w:r>
      </w:ins>
      <w:ins w:id="3290" w:author="Arthur Parmentier" w:date="2020-05-22T11:56:00Z">
        <w:r w:rsidR="00FD00B9">
          <w:t xml:space="preserve"> </w:t>
        </w:r>
      </w:ins>
      <w:ins w:id="3291" w:author="Arthur Parmentier" w:date="2020-06-04T12:13:00Z">
        <w:r w:rsidR="006217E4">
          <w:t>equal o</w:t>
        </w:r>
      </w:ins>
      <w:ins w:id="3292" w:author="Arthur Parmentier" w:date="2020-06-04T12:14:00Z">
        <w:r w:rsidR="006217E4">
          <w:t xml:space="preserve">r </w:t>
        </w:r>
      </w:ins>
      <w:ins w:id="3293" w:author="Arthur Parmentier" w:date="2020-06-04T12:13:00Z">
        <w:r w:rsidR="006217E4">
          <w:t>greater than</w:t>
        </w:r>
      </w:ins>
      <w:ins w:id="3294" w:author="Arthur Parmentier" w:date="2020-05-22T11:56:00Z">
        <w:r w:rsidR="00FD00B9">
          <w:t xml:space="preserve"> </w:t>
        </w:r>
      </w:ins>
      <w:ins w:id="3295" w:author="Arthur Parmentier" w:date="2020-05-22T11:53:00Z">
        <w:r>
          <w:t xml:space="preserve">the size of your dictionary of signs. It probably does not matter if you </w:t>
        </w:r>
      </w:ins>
      <w:ins w:id="3296" w:author="Arthur Parmentier" w:date="2020-05-22T11:56:00Z">
        <w:r w:rsidR="00FD00B9">
          <w:t>specify</w:t>
        </w:r>
      </w:ins>
      <w:ins w:id="3297" w:author="Arthur Parmentier" w:date="2020-05-22T11:53:00Z">
        <w:r>
          <w:t xml:space="preserve"> a greater amount of types, so you can also use any sufficiently large N if you do not know how many signs it should recognize</w:t>
        </w:r>
      </w:ins>
      <w:ins w:id="3298" w:author="Arthur Parmentier" w:date="2020-05-22T11:56:00Z">
        <w:r w:rsidR="00936A60">
          <w:t xml:space="preserve">; </w:t>
        </w:r>
      </w:ins>
      <w:ins w:id="3299" w:author="Arthur Parmentier" w:date="2020-05-22T11:57:00Z">
        <w:r w:rsidR="00936A60">
          <w:t xml:space="preserve">ultimately, </w:t>
        </w:r>
      </w:ins>
      <w:ins w:id="3300" w:author="Arthur Parmentier" w:date="2020-05-22T12:18:00Z">
        <w:r w:rsidR="00E9747D">
          <w:t>Wekinator</w:t>
        </w:r>
      </w:ins>
      <w:ins w:id="3301" w:author="Arthur Parmentier" w:date="2020-05-22T11:57:00Z">
        <w:r w:rsidR="00936A60">
          <w:t xml:space="preserve"> will simply never match the signs to those classes.</w:t>
        </w:r>
      </w:ins>
    </w:p>
    <w:p w:rsidR="00D454BF" w:rsidRDefault="00D454BF">
      <w:pPr>
        <w:ind w:left="720"/>
        <w:rPr>
          <w:ins w:id="3302" w:author="Arthur Parmentier" w:date="2020-05-22T11:53:00Z"/>
        </w:rPr>
        <w:pPrChange w:id="3303" w:author="Arthur Parmentier" w:date="2020-05-22T11:53:00Z">
          <w:pPr/>
        </w:pPrChange>
      </w:pPr>
      <w:ins w:id="3304" w:author="Arthur Parmentier" w:date="2020-05-22T11:53:00Z">
        <w:r>
          <w:t xml:space="preserve">6) Set the ouput port to </w:t>
        </w:r>
      </w:ins>
      <w:ins w:id="3305" w:author="Arthur Parmentier" w:date="2020-06-04T12:14:00Z">
        <w:r w:rsidR="00AA2510">
          <w:t>match Max/MSP settings</w:t>
        </w:r>
      </w:ins>
      <w:ins w:id="3306" w:author="Arthur Parmentier" w:date="2020-05-22T11:53:00Z">
        <w:r>
          <w:t xml:space="preserve"> and click next.</w:t>
        </w:r>
      </w:ins>
    </w:p>
    <w:p w:rsidR="00D454BF" w:rsidRDefault="00D454BF">
      <w:pPr>
        <w:ind w:left="720"/>
        <w:rPr>
          <w:ins w:id="3307" w:author="Arthur Parmentier" w:date="2020-05-22T11:53:00Z"/>
        </w:rPr>
        <w:pPrChange w:id="3308" w:author="Arthur Parmentier" w:date="2020-05-22T11:53:00Z">
          <w:pPr/>
        </w:pPrChange>
      </w:pPr>
      <w:ins w:id="3309" w:author="Arthur Parmentier" w:date="2020-05-22T11:53:00Z">
        <w:r>
          <w:lastRenderedPageBreak/>
          <w:t xml:space="preserve">7) If any input is running, make sure that the </w:t>
        </w:r>
      </w:ins>
      <w:ins w:id="3310" w:author="Arthur Parmentier" w:date="2020-05-22T11:54:00Z">
        <w:r w:rsidR="008E3834">
          <w:t>“</w:t>
        </w:r>
      </w:ins>
      <w:ins w:id="3311" w:author="Arthur Parmentier" w:date="2020-05-22T11:53:00Z">
        <w:r>
          <w:t>OSC In</w:t>
        </w:r>
      </w:ins>
      <w:ins w:id="3312" w:author="Arthur Parmentier" w:date="2020-05-22T11:54:00Z">
        <w:r w:rsidR="008E3834">
          <w:t>”</w:t>
        </w:r>
      </w:ins>
      <w:ins w:id="3313" w:author="Arthur Parmentier" w:date="2020-05-22T11:53:00Z">
        <w:r>
          <w:t xml:space="preserve"> indicator of </w:t>
        </w:r>
      </w:ins>
      <w:ins w:id="3314" w:author="Arthur Parmentier" w:date="2020-05-22T12:18:00Z">
        <w:r w:rsidR="00E9747D">
          <w:t>Wekinator</w:t>
        </w:r>
      </w:ins>
      <w:ins w:id="3315" w:author="Arthur Parmentier" w:date="2020-05-22T11:53:00Z">
        <w:r>
          <w:t xml:space="preserve"> is green. If it is yellow</w:t>
        </w:r>
      </w:ins>
      <w:ins w:id="3316" w:author="Arthur Parmentier" w:date="2020-05-22T11:54:00Z">
        <w:r w:rsidR="008E3834">
          <w:t xml:space="preserve"> instead</w:t>
        </w:r>
      </w:ins>
      <w:ins w:id="3317" w:author="Arthur Parmentier" w:date="2020-05-22T11:53:00Z">
        <w:r>
          <w:t xml:space="preserve">, </w:t>
        </w:r>
      </w:ins>
      <w:ins w:id="3318" w:author="Arthur Parmentier" w:date="2020-06-04T12:14:00Z">
        <w:r w:rsidR="00D02205">
          <w:t>make sure you have some inpu</w:t>
        </w:r>
      </w:ins>
      <w:ins w:id="3319" w:author="Arthur Parmentier" w:date="2020-06-04T12:15:00Z">
        <w:r w:rsidR="00D02205">
          <w:t xml:space="preserve">t running and try </w:t>
        </w:r>
      </w:ins>
      <w:ins w:id="3320" w:author="Arthur Parmentier" w:date="2020-05-22T11:53:00Z">
        <w:r>
          <w:t xml:space="preserve">to open the view/OSC input status window and restart listening to the OSC. If it is red, check that the size of your input in Max matches the #input parameter of </w:t>
        </w:r>
      </w:ins>
      <w:ins w:id="3321" w:author="Arthur Parmentier" w:date="2020-05-22T12:18:00Z">
        <w:r w:rsidR="00E9747D">
          <w:t>Wekinator</w:t>
        </w:r>
      </w:ins>
      <w:ins w:id="3322" w:author="Arthur Parmentier" w:date="2020-05-22T11:53:00Z">
        <w:r>
          <w:t>.</w:t>
        </w:r>
      </w:ins>
    </w:p>
    <w:p w:rsidR="00D454BF" w:rsidRDefault="00D454BF">
      <w:pPr>
        <w:ind w:left="720"/>
        <w:rPr>
          <w:ins w:id="3323" w:author="Arthur Parmentier" w:date="2020-05-22T11:53:00Z"/>
        </w:rPr>
        <w:pPrChange w:id="3324" w:author="Arthur Parmentier" w:date="2020-05-22T11:53:00Z">
          <w:pPr/>
        </w:pPrChange>
      </w:pPr>
      <w:ins w:id="3325" w:author="Arthur Parmentier" w:date="2020-05-22T11:53:00Z">
        <w:r>
          <w:t xml:space="preserve">8) You can now push the </w:t>
        </w:r>
      </w:ins>
      <w:ins w:id="3326" w:author="Arthur Parmentier" w:date="2020-06-04T12:15:00Z">
        <w:r w:rsidR="00B35E64">
          <w:t>train</w:t>
        </w:r>
      </w:ins>
      <w:ins w:id="3327" w:author="Arthur Parmentier" w:date="2020-05-22T11:53:00Z">
        <w:r>
          <w:t xml:space="preserve"> button</w:t>
        </w:r>
      </w:ins>
      <w:ins w:id="3328" w:author="Arthur Parmentier" w:date="2020-06-04T12:15:00Z">
        <w:r w:rsidR="00B35E64">
          <w:t xml:space="preserve"> aside the Mubu object for the full body DTW model</w:t>
        </w:r>
      </w:ins>
      <w:ins w:id="3329" w:author="Arthur Parmentier" w:date="2020-05-22T11:53:00Z">
        <w:r>
          <w:t xml:space="preserve">. The number of examples for each sign should </w:t>
        </w:r>
      </w:ins>
      <w:ins w:id="3330" w:author="Arthur Parmentier" w:date="2020-06-04T12:15:00Z">
        <w:r w:rsidR="009A73CA">
          <w:t>show up</w:t>
        </w:r>
      </w:ins>
      <w:ins w:id="3331" w:author="Arthur Parmentier" w:date="2020-05-22T11:53:00Z">
        <w:r>
          <w:t xml:space="preserve"> in </w:t>
        </w:r>
      </w:ins>
      <w:ins w:id="3332" w:author="Arthur Parmentier" w:date="2020-05-22T12:18:00Z">
        <w:r w:rsidR="00E9747D">
          <w:t>Wekinator</w:t>
        </w:r>
      </w:ins>
      <w:ins w:id="3333" w:author="Arthur Parmentier" w:date="2020-05-22T11:53:00Z">
        <w:r>
          <w:t>.</w:t>
        </w:r>
      </w:ins>
    </w:p>
    <w:p w:rsidR="00D454BF" w:rsidRDefault="00D454BF">
      <w:pPr>
        <w:ind w:left="720"/>
        <w:rPr>
          <w:ins w:id="3334" w:author="Arthur Parmentier" w:date="2020-05-22T11:37:00Z"/>
        </w:rPr>
        <w:pPrChange w:id="3335" w:author="Arthur Parmentier" w:date="2020-05-22T11:53:00Z">
          <w:pPr/>
        </w:pPrChange>
      </w:pPr>
      <w:ins w:id="3336" w:author="Arthur Parmentier" w:date="2020-05-22T11:53:00Z">
        <w:r>
          <w:t xml:space="preserve">9) Once the training is done after a few seconds, you can press the "run" button in </w:t>
        </w:r>
      </w:ins>
      <w:ins w:id="3337" w:author="Arthur Parmentier" w:date="2020-05-22T12:18:00Z">
        <w:r w:rsidR="00E9747D">
          <w:t>Wekinator</w:t>
        </w:r>
      </w:ins>
      <w:ins w:id="3338" w:author="Arthur Parmentier" w:date="2020-05-22T11:53:00Z">
        <w:r>
          <w:t xml:space="preserve"> to start classifying your live input.</w:t>
        </w:r>
      </w:ins>
    </w:p>
    <w:p w:rsidR="004116C1" w:rsidRDefault="00CD5F56" w:rsidP="006D0BF0">
      <w:pPr>
        <w:rPr>
          <w:ins w:id="3339" w:author="Arthur Parmentier" w:date="2020-06-04T12:28:00Z"/>
        </w:rPr>
      </w:pPr>
      <w:ins w:id="3340" w:author="Arthur Parmentier" w:date="2020-05-22T11:57:00Z">
        <w:r>
          <w:t>These operations ma</w:t>
        </w:r>
      </w:ins>
      <w:ins w:id="3341" w:author="Arthur Parmentier" w:date="2020-05-22T12:20:00Z">
        <w:r w:rsidR="00E9747D">
          <w:t>y</w:t>
        </w:r>
      </w:ins>
      <w:ins w:id="3342" w:author="Arthur Parmentier" w:date="2020-05-22T11:57:00Z">
        <w:r>
          <w:t xml:space="preserve"> take 3 minutes at the fi</w:t>
        </w:r>
      </w:ins>
      <w:ins w:id="3343" w:author="Arthur Parmentier" w:date="2020-05-22T11:58:00Z">
        <w:r>
          <w:t>rst time use and less than 1 minute once the user would get acquainted to the process. Automatizing these steps</w:t>
        </w:r>
      </w:ins>
      <w:ins w:id="3344" w:author="Arthur Parmentier" w:date="2020-05-22T11:59:00Z">
        <w:r>
          <w:t xml:space="preserve"> would be very difficult from Max directly, as </w:t>
        </w:r>
      </w:ins>
      <w:ins w:id="3345" w:author="Arthur Parmentier" w:date="2020-05-22T12:18:00Z">
        <w:r w:rsidR="00E9747D">
          <w:t>Wekinator</w:t>
        </w:r>
      </w:ins>
      <w:ins w:id="3346" w:author="Arthur Parmentier" w:date="2020-05-22T11:59:00Z">
        <w:r>
          <w:t xml:space="preserve"> builds its own file structures </w:t>
        </w:r>
      </w:ins>
      <w:ins w:id="3347" w:author="Arthur Parmentier" w:date="2020-05-22T12:00:00Z">
        <w:r>
          <w:t xml:space="preserve">and </w:t>
        </w:r>
      </w:ins>
      <w:ins w:id="3348" w:author="Arthur Parmentier" w:date="2020-06-04T12:16:00Z">
        <w:r w:rsidR="00AF7CAA">
          <w:t>I could not find a way</w:t>
        </w:r>
      </w:ins>
      <w:ins w:id="3349" w:author="Arthur Parmentier" w:date="2020-05-22T12:01:00Z">
        <w:r>
          <w:t xml:space="preserve"> to load a project in </w:t>
        </w:r>
      </w:ins>
      <w:ins w:id="3350" w:author="Arthur Parmentier" w:date="2020-05-22T12:18:00Z">
        <w:r w:rsidR="00E9747D">
          <w:t>Wekinator</w:t>
        </w:r>
      </w:ins>
      <w:ins w:id="3351" w:author="Arthur Parmentier" w:date="2020-05-22T12:01:00Z">
        <w:r>
          <w:t xml:space="preserve"> from</w:t>
        </w:r>
      </w:ins>
      <w:ins w:id="3352" w:author="Arthur Parmentier" w:date="2020-05-22T11:58:00Z">
        <w:r>
          <w:t xml:space="preserve"> </w:t>
        </w:r>
      </w:ins>
      <w:ins w:id="3353" w:author="Arthur Parmentier" w:date="2020-05-22T12:02:00Z">
        <w:r>
          <w:t>a command line</w:t>
        </w:r>
      </w:ins>
      <w:ins w:id="3354" w:author="Arthur Parmentier" w:date="2020-05-22T12:18:00Z">
        <w:r w:rsidR="00E9747D">
          <w:t xml:space="preserve"> directly.</w:t>
        </w:r>
      </w:ins>
      <w:ins w:id="3355" w:author="Arthur Parmentier" w:date="2020-06-04T12:16:00Z">
        <w:r w:rsidR="00805C6B">
          <w:t xml:space="preserve"> In the future, it is possible that the InteractML or Ra</w:t>
        </w:r>
      </w:ins>
      <w:ins w:id="3356" w:author="Arthur Parmentier" w:date="2020-06-04T12:17:00Z">
        <w:r w:rsidR="00805C6B">
          <w:t>pidMax project will make th</w:t>
        </w:r>
      </w:ins>
      <w:ins w:id="3357" w:author="Arthur Parmentier" w:date="2020-06-04T12:28:00Z">
        <w:r w:rsidR="008F7240">
          <w:t>e process</w:t>
        </w:r>
      </w:ins>
      <w:ins w:id="3358" w:author="Arthur Parmentier" w:date="2020-06-04T12:17:00Z">
        <w:r w:rsidR="00805C6B">
          <w:t xml:space="preserve"> fully automated.</w:t>
        </w:r>
      </w:ins>
    </w:p>
    <w:p w:rsidR="00620051" w:rsidRDefault="00620051" w:rsidP="006D0BF0">
      <w:pPr>
        <w:rPr>
          <w:ins w:id="3359" w:author="Arthur Parmentier" w:date="2020-06-04T12:45:00Z"/>
        </w:rPr>
      </w:pPr>
      <w:ins w:id="3360" w:author="Arthur Parmentier" w:date="2020-06-04T12:28:00Z">
        <w:r>
          <w:t xml:space="preserve">Once the model is running, Max receives in real time the set of DTW distances </w:t>
        </w:r>
      </w:ins>
      <w:ins w:id="3361" w:author="Arthur Parmentier" w:date="2020-06-04T12:29:00Z">
        <w:r>
          <w:t>from the real time sequence to</w:t>
        </w:r>
      </w:ins>
      <w:ins w:id="3362" w:author="Arthur Parmentier" w:date="2020-06-04T12:28:00Z">
        <w:r>
          <w:t xml:space="preserve"> each</w:t>
        </w:r>
      </w:ins>
      <w:ins w:id="3363" w:author="Arthur Parmentier" w:date="2020-06-04T12:29:00Z">
        <w:r>
          <w:t xml:space="preserve"> recorded</w:t>
        </w:r>
      </w:ins>
      <w:ins w:id="3364" w:author="Arthur Parmentier" w:date="2020-06-04T12:28:00Z">
        <w:r>
          <w:t xml:space="preserve"> </w:t>
        </w:r>
      </w:ins>
      <w:ins w:id="3365" w:author="Arthur Parmentier" w:date="2020-06-04T12:29:00Z">
        <w:r>
          <w:t xml:space="preserve">sign sequence. By finding the minimal value in that set and </w:t>
        </w:r>
      </w:ins>
      <w:ins w:id="3366" w:author="Arthur Parmentier" w:date="2020-06-04T12:30:00Z">
        <w:r>
          <w:t xml:space="preserve">comparing this value to a confidence threshold, we </w:t>
        </w:r>
      </w:ins>
      <w:ins w:id="3367" w:author="Arthur Parmentier" w:date="2020-06-04T12:31:00Z">
        <w:r>
          <w:t>can find when a sign is being performed in real time.</w:t>
        </w:r>
      </w:ins>
    </w:p>
    <w:p w:rsidR="00DD39AE" w:rsidRDefault="00DD39AE">
      <w:pPr>
        <w:keepNext/>
        <w:rPr>
          <w:ins w:id="3368" w:author="Arthur Parmentier" w:date="2020-06-04T12:46:00Z"/>
        </w:rPr>
        <w:pPrChange w:id="3369" w:author="Arthur Parmentier" w:date="2020-06-04T12:46:00Z">
          <w:pPr/>
        </w:pPrChange>
      </w:pPr>
      <w:ins w:id="3370"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3371" w:author="Arthur Parmentier" w:date="2020-06-04T12:31:00Z"/>
        </w:rPr>
        <w:pPrChange w:id="3372" w:author="Arthur Parmentier" w:date="2020-06-04T12:46:00Z">
          <w:pPr/>
        </w:pPrChange>
      </w:pPr>
      <w:ins w:id="3373" w:author="Arthur Parmentier" w:date="2020-06-04T12:46:00Z">
        <w:r>
          <w:t xml:space="preserve">Figure </w:t>
        </w:r>
        <w:r>
          <w:fldChar w:fldCharType="begin"/>
        </w:r>
        <w:r>
          <w:instrText xml:space="preserve"> SEQ Figure \* ARABIC </w:instrText>
        </w:r>
      </w:ins>
      <w:r>
        <w:fldChar w:fldCharType="separate"/>
      </w:r>
      <w:ins w:id="3374" w:author="Arthur Parmentier" w:date="2020-06-05T21:05:00Z">
        <w:r w:rsidR="001C2AA6">
          <w:rPr>
            <w:noProof/>
          </w:rPr>
          <w:t>9</w:t>
        </w:r>
      </w:ins>
      <w:ins w:id="3375"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3376" w:author="Arthur Parmentier" w:date="2020-05-22T11:37:00Z"/>
        </w:rPr>
      </w:pPr>
      <w:ins w:id="3377" w:author="Arthur Parmentier" w:date="2020-06-04T12:34:00Z">
        <w:r>
          <w:t>We will address performance</w:t>
        </w:r>
      </w:ins>
      <w:ins w:id="3378" w:author="Arthur Parmentier" w:date="2020-06-04T12:35:00Z">
        <w:r>
          <w:t xml:space="preserve"> and accuracy aspects in a further section.</w:t>
        </w:r>
      </w:ins>
    </w:p>
    <w:p w:rsidR="004116C1" w:rsidRDefault="00620051" w:rsidP="00620051">
      <w:pPr>
        <w:pStyle w:val="Titre4"/>
        <w:rPr>
          <w:ins w:id="3379" w:author="Arthur Parmentier" w:date="2020-06-04T12:35:00Z"/>
        </w:rPr>
      </w:pPr>
      <w:ins w:id="3380" w:author="Arthur Parmentier" w:date="2020-06-04T12:35:00Z">
        <w:r>
          <w:lastRenderedPageBreak/>
          <w:t xml:space="preserve">Hands Adaboost </w:t>
        </w:r>
      </w:ins>
      <w:ins w:id="3381" w:author="Arthur Parmentier" w:date="2020-06-04T12:42:00Z">
        <w:r w:rsidR="00BD61A6">
          <w:t xml:space="preserve">for </w:t>
        </w:r>
      </w:ins>
      <w:ins w:id="3382" w:author="Arthur Parmentier" w:date="2020-06-04T12:35:00Z">
        <w:r>
          <w:t>decision tree</w:t>
        </w:r>
      </w:ins>
    </w:p>
    <w:p w:rsidR="00620051" w:rsidRDefault="00620051" w:rsidP="00620051">
      <w:pPr>
        <w:rPr>
          <w:ins w:id="3383" w:author="Arthur Parmentier" w:date="2020-06-04T12:39:00Z"/>
        </w:rPr>
      </w:pPr>
      <w:ins w:id="3384" w:author="Arthur Parmentier" w:date="2020-06-04T12:35:00Z">
        <w:r>
          <w:t>To recognize hand poses that are used in s</w:t>
        </w:r>
      </w:ins>
      <w:ins w:id="3385" w:author="Arthur Parmentier" w:date="2020-06-04T12:36:00Z">
        <w:r>
          <w:t xml:space="preserve">igns like “tempo” or “volume”, I chose to work with </w:t>
        </w:r>
      </w:ins>
      <w:ins w:id="3386" w:author="Arthur Parmentier" w:date="2020-06-04T12:37:00Z">
        <w:r>
          <w:t xml:space="preserve">an Adaboost </w:t>
        </w:r>
      </w:ins>
      <w:ins w:id="3387" w:author="Arthur Parmentier" w:date="2020-06-04T12:42:00Z">
        <w:r w:rsidR="00BD61A6">
          <w:t xml:space="preserve">for </w:t>
        </w:r>
      </w:ins>
      <w:ins w:id="3388" w:author="Arthur Parmentier" w:date="2020-06-04T12:37:00Z">
        <w:r>
          <w:t xml:space="preserve">decision tree classifier model in Wekinator. The configuration process in Wekinator is </w:t>
        </w:r>
      </w:ins>
      <w:ins w:id="3389" w:author="Arthur Parmentier" w:date="2020-06-04T12:38:00Z">
        <w:r>
          <w:t xml:space="preserve">only </w:t>
        </w:r>
      </w:ins>
      <w:ins w:id="3390" w:author="Arthur Parmentier" w:date="2020-06-04T12:37:00Z">
        <w:r>
          <w:t>slight</w:t>
        </w:r>
      </w:ins>
      <w:ins w:id="3391" w:author="Arthur Parmentier" w:date="2020-06-04T12:38:00Z">
        <w:r>
          <w:t xml:space="preserve">ly different </w:t>
        </w:r>
      </w:ins>
      <w:ins w:id="3392"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3393" w:author="Arthur Parmentier" w:date="2020-05-22T09:13:00Z"/>
          <w:rPrChange w:id="3394" w:author="Arthur Parmentier" w:date="2020-06-04T12:35:00Z">
            <w:rPr>
              <w:ins w:id="3395" w:author="Arthur Parmentier" w:date="2020-05-22T09:13:00Z"/>
            </w:rPr>
          </w:rPrChange>
        </w:rPr>
        <w:pPrChange w:id="3396" w:author="Arthur Parmentier" w:date="2020-06-04T12:35:00Z">
          <w:pPr>
            <w:pStyle w:val="Titre3"/>
          </w:pPr>
        </w:pPrChange>
      </w:pPr>
      <w:ins w:id="3397" w:author="Arthur Parmentier" w:date="2020-06-04T12:40:00Z">
        <w:r>
          <w:t>At the output of the model, Max receives the index of the most likely sign</w:t>
        </w:r>
      </w:ins>
      <w:ins w:id="3398" w:author="Arthur Parmentier" w:date="2020-06-04T12:41:00Z">
        <w:r>
          <w:t xml:space="preserve"> and can eventually threshold on the confidence of the classification to avoid </w:t>
        </w:r>
      </w:ins>
      <w:ins w:id="3399" w:author="Arthur Parmentier" w:date="2020-06-04T12:42:00Z">
        <w:r w:rsidR="00D26A17">
          <w:t>false positives</w:t>
        </w:r>
      </w:ins>
      <w:ins w:id="3400" w:author="Arthur Parmentier" w:date="2020-06-04T12:41:00Z">
        <w:r>
          <w:t>.</w:t>
        </w:r>
      </w:ins>
    </w:p>
    <w:p w:rsidR="006D0BF0" w:rsidRPr="00A87845" w:rsidDel="004D7C82" w:rsidRDefault="006D0BF0">
      <w:pPr>
        <w:rPr>
          <w:del w:id="3401" w:author="Arthur Parmentier" w:date="2020-06-04T12:17:00Z"/>
          <w:rPrChange w:id="3402" w:author="Arthur Parmentier" w:date="2020-05-22T09:13:00Z">
            <w:rPr>
              <w:del w:id="3403" w:author="Arthur Parmentier" w:date="2020-06-04T12:17:00Z"/>
            </w:rPr>
          </w:rPrChange>
        </w:rPr>
        <w:pPrChange w:id="3404" w:author="Arthur Parmentier" w:date="2020-05-22T09:13:00Z">
          <w:pPr>
            <w:pStyle w:val="Titre2"/>
          </w:pPr>
        </w:pPrChange>
      </w:pPr>
      <w:bookmarkStart w:id="3405" w:name="_Toc42259027"/>
      <w:bookmarkStart w:id="3406" w:name="_Toc42259104"/>
      <w:bookmarkEnd w:id="3405"/>
      <w:bookmarkEnd w:id="3406"/>
    </w:p>
    <w:p w:rsidR="00F25194" w:rsidRDefault="00F25194">
      <w:pPr>
        <w:pStyle w:val="Titre3"/>
        <w:rPr>
          <w:ins w:id="3407" w:author="Arthur Parmentier" w:date="2020-06-04T14:56:00Z"/>
        </w:rPr>
      </w:pPr>
      <w:bookmarkStart w:id="3408" w:name="_Toc42259105"/>
      <w:r w:rsidRPr="00953072">
        <w:t>Part 4: Grammar parsing</w:t>
      </w:r>
      <w:bookmarkEnd w:id="3408"/>
    </w:p>
    <w:p w:rsidR="00947BFF" w:rsidRPr="00947BFF" w:rsidRDefault="00947BFF">
      <w:pPr>
        <w:pStyle w:val="Titre4"/>
        <w:rPr>
          <w:ins w:id="3409" w:author="Arthur Parmentier" w:date="2020-06-04T13:57:00Z"/>
          <w:rPrChange w:id="3410" w:author="Arthur Parmentier" w:date="2020-06-04T14:56:00Z">
            <w:rPr>
              <w:ins w:id="3411" w:author="Arthur Parmentier" w:date="2020-06-04T13:57:00Z"/>
            </w:rPr>
          </w:rPrChange>
        </w:rPr>
        <w:pPrChange w:id="3412" w:author="Arthur Parmentier" w:date="2020-06-04T14:56:00Z">
          <w:pPr>
            <w:pStyle w:val="Titre3"/>
          </w:pPr>
        </w:pPrChange>
      </w:pPr>
      <w:ins w:id="3413" w:author="Arthur Parmentier" w:date="2020-06-04T14:56:00Z">
        <w:r>
          <w:t>A finite state machine (FSM) or automata</w:t>
        </w:r>
      </w:ins>
    </w:p>
    <w:p w:rsidR="00043B6E" w:rsidRDefault="00043B6E" w:rsidP="00043B6E">
      <w:pPr>
        <w:rPr>
          <w:ins w:id="3414" w:author="Arthur Parmentier" w:date="2020-06-04T13:59:00Z"/>
        </w:rPr>
      </w:pPr>
      <w:ins w:id="3415" w:author="Arthur Parmentier" w:date="2020-06-04T13:57:00Z">
        <w:r>
          <w:t xml:space="preserve">From the models introduced in the previous section, </w:t>
        </w:r>
      </w:ins>
      <w:ins w:id="3416" w:author="Arthur Parmentier" w:date="2020-06-04T13:58:00Z">
        <w:r>
          <w:t xml:space="preserve">we </w:t>
        </w:r>
      </w:ins>
      <w:ins w:id="3417" w:author="Arthur Parmentier" w:date="2020-06-04T13:59:00Z">
        <w:r>
          <w:t>can</w:t>
        </w:r>
      </w:ins>
      <w:ins w:id="3418" w:author="Arthur Parmentier" w:date="2020-06-04T13:58:00Z">
        <w:r>
          <w:t xml:space="preserve"> recognize individual signs, forming a sequence in time, just like words form a phrase in oral languages.</w:t>
        </w:r>
      </w:ins>
    </w:p>
    <w:p w:rsidR="00043B6E" w:rsidRDefault="00043B6E" w:rsidP="00043B6E">
      <w:pPr>
        <w:rPr>
          <w:ins w:id="3419" w:author="Arthur Parmentier" w:date="2020-06-04T14:02:00Z"/>
        </w:rPr>
      </w:pPr>
      <w:ins w:id="3420" w:author="Arthur Parmentier" w:date="2020-06-04T14:00:00Z">
        <w:r>
          <w:t xml:space="preserve">The next step is therefore to implement the grammar of SP </w:t>
        </w:r>
      </w:ins>
      <w:ins w:id="3421" w:author="Arthur Parmentier" w:date="2020-06-04T14:01:00Z">
        <w:r>
          <w:t>with a parsing mechanism that would then allow us to create requests or commands to each device that acts a</w:t>
        </w:r>
      </w:ins>
      <w:ins w:id="3422" w:author="Arthur Parmentier" w:date="2020-06-04T14:02:00Z">
        <w:r>
          <w:t>s an individual performer in the system.</w:t>
        </w:r>
      </w:ins>
    </w:p>
    <w:p w:rsidR="00043B6E" w:rsidRDefault="00043B6E" w:rsidP="00043B6E">
      <w:pPr>
        <w:rPr>
          <w:ins w:id="3423" w:author="Arthur Parmentier" w:date="2020-06-04T14:05:00Z"/>
        </w:rPr>
      </w:pPr>
      <w:ins w:id="3424" w:author="Arthur Parmentier" w:date="2020-06-04T14:02:00Z">
        <w:r>
          <w:t>We have seen previously that</w:t>
        </w:r>
      </w:ins>
      <w:ins w:id="3425" w:author="Arthur Parmentier" w:date="2020-06-04T14:03:00Z">
        <w:r>
          <w:t xml:space="preserve"> the default SP mode can be modeled as a regular lan</w:t>
        </w:r>
      </w:ins>
      <w:ins w:id="3426" w:author="Arthur Parmentier" w:date="2020-06-04T14:04:00Z">
        <w:r>
          <w:t xml:space="preserve">guage. This allow us to build a deterministic finite state machine </w:t>
        </w:r>
      </w:ins>
      <w:ins w:id="3427" w:author="Arthur Parmentier" w:date="2020-06-04T14:06:00Z">
        <w:r>
          <w:t xml:space="preserve">(FSM) </w:t>
        </w:r>
      </w:ins>
      <w:ins w:id="3428" w:author="Arthur Parmentier" w:date="2020-06-04T14:04:00Z">
        <w:r>
          <w:t xml:space="preserve">that can create </w:t>
        </w:r>
      </w:ins>
      <w:ins w:id="3429" w:author="Arthur Parmentier" w:date="2020-06-04T14:05:00Z">
        <w:r>
          <w:t>meaningful requests from the time sequence of signs.</w:t>
        </w:r>
      </w:ins>
    </w:p>
    <w:p w:rsidR="00541D7C" w:rsidRDefault="00043B6E">
      <w:pPr>
        <w:rPr>
          <w:ins w:id="3430" w:author="Arthur Parmentier" w:date="2020-06-04T14:46:00Z"/>
        </w:rPr>
        <w:pPrChange w:id="3431" w:author="Arthur Parmentier" w:date="2020-06-04T14:46:00Z">
          <w:pPr>
            <w:keepNext/>
          </w:pPr>
        </w:pPrChange>
      </w:pPr>
      <w:ins w:id="3432" w:author="Arthur Parmentier" w:date="2020-06-04T14:06:00Z">
        <w:r>
          <w:t>There are several ways to implement a FSM inside Max</w:t>
        </w:r>
      </w:ins>
      <w:ins w:id="3433" w:author="Arthur Parmentier" w:date="2020-06-04T14:07:00Z">
        <w:r>
          <w:t xml:space="preserve"> but the most convenient </w:t>
        </w:r>
        <w:r w:rsidR="003341C4">
          <w:t xml:space="preserve">way that I found was using a </w:t>
        </w:r>
      </w:ins>
      <w:ins w:id="3434" w:author="Arthur Parmentier" w:date="2020-06-04T14:08:00Z">
        <w:r w:rsidR="003341C4">
          <w:t>node.js package called “Javascript state machine”</w:t>
        </w:r>
        <w:r w:rsidR="003341C4">
          <w:rPr>
            <w:rStyle w:val="Appelnotedebasdep"/>
          </w:rPr>
          <w:footnoteReference w:id="48"/>
        </w:r>
      </w:ins>
      <w:ins w:id="3437" w:author="Arthur Parmentier" w:date="2020-06-04T14:09:00Z">
        <w:r w:rsidR="00443149">
          <w:t xml:space="preserve">. </w:t>
        </w:r>
      </w:ins>
      <w:ins w:id="3438" w:author="Arthur Parmentier" w:date="2020-06-04T14:10:00Z">
        <w:r w:rsidR="00443149">
          <w:t>By also using the Viz.js lib</w:t>
        </w:r>
      </w:ins>
      <w:ins w:id="3439" w:author="Arthur Parmentier" w:date="2020-06-04T14:11:00Z">
        <w:r w:rsidR="00443149">
          <w:t>rary</w:t>
        </w:r>
        <w:r w:rsidR="00443149">
          <w:rPr>
            <w:rStyle w:val="Appelnotedebasdep"/>
          </w:rPr>
          <w:footnoteReference w:id="49"/>
        </w:r>
        <w:r w:rsidR="00443149">
          <w:t xml:space="preserve">, I was able </w:t>
        </w:r>
      </w:ins>
      <w:ins w:id="3442" w:author="Arthur Parmentier" w:date="2020-06-04T14:12:00Z">
        <w:r w:rsidR="00443149">
          <w:t>to display the</w:t>
        </w:r>
      </w:ins>
      <w:ins w:id="3443" w:author="Arthur Parmentier" w:date="2020-06-04T14:13:00Z">
        <w:r w:rsidR="00443149">
          <w:t xml:space="preserve"> FSM inside a Jweb object in Max as a connected graph that represents all the states and transitions of the FSM. This is a very nice v</w:t>
        </w:r>
      </w:ins>
      <w:ins w:id="3444" w:author="Arthur Parmentier" w:date="2020-06-04T14:14:00Z">
        <w:r w:rsidR="00443149">
          <w:t>isualization for learning the grammar of SP and also for programmers to have a di</w:t>
        </w:r>
      </w:ins>
      <w:ins w:id="3445" w:author="Arthur Parmentier" w:date="2020-06-04T14:15:00Z">
        <w:r w:rsidR="00443149">
          <w:t>rect feedback on their grammatical implementation, for instance when adding new modes to the tool in the future</w:t>
        </w:r>
      </w:ins>
      <w:ins w:id="3446"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3447"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3448" w:author="Arthur Parmentier" w:date="2020-06-04T14:44:00Z"/>
        </w:rPr>
        <w:pPrChange w:id="3449" w:author="Arthur Parmentier" w:date="2020-06-04T14:44:00Z">
          <w:pPr/>
        </w:pPrChange>
      </w:pPr>
      <w:ins w:id="3450"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3451" w:author="Arthur Parmentier" w:date="2020-06-04T14:46:00Z"/>
        </w:rPr>
      </w:pPr>
      <w:bookmarkStart w:id="3452" w:name="_Ref42174288"/>
      <w:bookmarkStart w:id="3453" w:name="_Ref42174282"/>
      <w:ins w:id="3454" w:author="Arthur Parmentier" w:date="2020-06-04T14:44:00Z">
        <w:r>
          <w:t xml:space="preserve">Figure </w:t>
        </w:r>
        <w:r>
          <w:fldChar w:fldCharType="begin"/>
        </w:r>
        <w:r>
          <w:instrText xml:space="preserve"> SEQ Figure \* ARABIC </w:instrText>
        </w:r>
      </w:ins>
      <w:r>
        <w:fldChar w:fldCharType="separate"/>
      </w:r>
      <w:ins w:id="3455" w:author="Arthur Parmentier" w:date="2020-06-05T21:05:00Z">
        <w:r w:rsidR="001C2AA6">
          <w:rPr>
            <w:noProof/>
          </w:rPr>
          <w:t>10</w:t>
        </w:r>
      </w:ins>
      <w:ins w:id="3456" w:author="Arthur Parmentier" w:date="2020-06-04T14:44:00Z">
        <w:r>
          <w:fldChar w:fldCharType="end"/>
        </w:r>
        <w:bookmarkEnd w:id="3452"/>
        <w:r>
          <w:t xml:space="preserve"> Max</w:t>
        </w:r>
      </w:ins>
      <w:ins w:id="3457" w:author="Arthur Parmentier" w:date="2020-06-04T15:54:00Z">
        <w:r w:rsidR="009972CC">
          <w:t xml:space="preserve"> SP</w:t>
        </w:r>
      </w:ins>
      <w:ins w:id="3458" w:author="Arthur Parmentier" w:date="2020-06-04T14:44:00Z">
        <w:r>
          <w:t xml:space="preserve"> automata (FSM) GUI</w:t>
        </w:r>
      </w:ins>
      <w:bookmarkEnd w:id="3453"/>
    </w:p>
    <w:p w:rsidR="00541D7C" w:rsidRDefault="00541D7C" w:rsidP="00541D7C">
      <w:pPr>
        <w:rPr>
          <w:ins w:id="3459" w:author="Arthur Parmentier" w:date="2020-06-04T14:56:00Z"/>
        </w:rPr>
      </w:pPr>
      <w:ins w:id="3460" w:author="Arthur Parmentier" w:date="2020-06-04T14:47:00Z">
        <w:r>
          <w:t xml:space="preserve">Yet, the FSM only implements the default SP mode and </w:t>
        </w:r>
      </w:ins>
      <w:ins w:id="3461" w:author="Arthur Parmentier" w:date="2020-06-04T14:48:00Z">
        <w:r>
          <w:t>although they have a dedicated state, all logic elements are not implemented either</w:t>
        </w:r>
      </w:ins>
      <w:ins w:id="3462" w:author="Arthur Parmentier" w:date="2020-06-04T14:49:00Z">
        <w:r>
          <w:t xml:space="preserve">, as they introduce a </w:t>
        </w:r>
      </w:ins>
      <w:ins w:id="3463" w:author="Arthur Parmentier" w:date="2020-06-04T14:50:00Z">
        <w:r>
          <w:t>great level of complexity both in the automata and the interpretation by the device itself.</w:t>
        </w:r>
      </w:ins>
    </w:p>
    <w:p w:rsidR="00947BFF" w:rsidRDefault="00947BFF">
      <w:pPr>
        <w:pStyle w:val="Titre4"/>
        <w:rPr>
          <w:ins w:id="3464" w:author="Arthur Parmentier" w:date="2020-06-04T14:50:00Z"/>
        </w:rPr>
        <w:pPrChange w:id="3465" w:author="Arthur Parmentier" w:date="2020-06-04T14:56:00Z">
          <w:pPr/>
        </w:pPrChange>
      </w:pPr>
      <w:ins w:id="3466" w:author="Arthur Parmentier" w:date="2020-06-04T14:56:00Z">
        <w:r>
          <w:t>Forming a request to de</w:t>
        </w:r>
      </w:ins>
      <w:ins w:id="3467" w:author="Arthur Parmentier" w:date="2020-06-04T14:57:00Z">
        <w:r>
          <w:t xml:space="preserve">vices </w:t>
        </w:r>
      </w:ins>
      <w:ins w:id="3468" w:author="Arthur Parmentier" w:date="2020-06-04T14:56:00Z">
        <w:r>
          <w:t>from a sequence</w:t>
        </w:r>
      </w:ins>
      <w:ins w:id="3469" w:author="Arthur Parmentier" w:date="2020-06-04T14:57:00Z">
        <w:r>
          <w:t xml:space="preserve"> of signs</w:t>
        </w:r>
      </w:ins>
    </w:p>
    <w:p w:rsidR="00947BFF" w:rsidRDefault="00C47018" w:rsidP="00947BFF">
      <w:pPr>
        <w:rPr>
          <w:ins w:id="3470" w:author="Arthur Parmentier" w:date="2020-06-04T15:00:00Z"/>
        </w:rPr>
      </w:pPr>
      <w:ins w:id="3471" w:author="Arthur Parmentier" w:date="2020-06-04T14:58:00Z">
        <w:r>
          <w:t>For constructing the request messages, I took inspiration from the OSC protocol: at the</w:t>
        </w:r>
      </w:ins>
      <w:ins w:id="3472" w:author="Arthur Parmentier" w:date="2020-06-04T14:59:00Z">
        <w:r>
          <w:t xml:space="preserve"> output of the automata, requests are sent to the devices with the following rec</w:t>
        </w:r>
      </w:ins>
      <w:ins w:id="3473" w:author="Arthur Parmentier" w:date="2020-06-04T15:00:00Z">
        <w:r>
          <w:t>ursive forms:</w:t>
        </w:r>
      </w:ins>
    </w:p>
    <w:p w:rsidR="00C47018" w:rsidRDefault="00C47018" w:rsidP="00947BFF">
      <w:pPr>
        <w:rPr>
          <w:ins w:id="3474" w:author="Arthur Parmentier" w:date="2020-06-04T15:04:00Z"/>
        </w:rPr>
      </w:pPr>
      <w:ins w:id="3475" w:author="Arthur Parmentier" w:date="2020-06-04T15:00:00Z">
        <w:r>
          <w:t>/device_name/content/parameter value</w:t>
        </w:r>
      </w:ins>
      <w:ins w:id="3476" w:author="Arthur Parmentier" w:date="2020-06-04T15:01:00Z">
        <w:r>
          <w:br/>
          <w:t>/device_name/content/parameter/</w:t>
        </w:r>
      </w:ins>
      <w:ins w:id="3477" w:author="Arthur Parmentier" w:date="2020-06-04T15:03:00Z">
        <w:r>
          <w:t>parameter_of_the</w:t>
        </w:r>
      </w:ins>
      <w:ins w:id="3478" w:author="Arthur Parmentier" w:date="2020-06-04T15:04:00Z">
        <w:r>
          <w:t>_parameter/…/… value</w:t>
        </w:r>
        <w:r w:rsidR="00CC0516">
          <w:t>1 value2 …</w:t>
        </w:r>
      </w:ins>
    </w:p>
    <w:p w:rsidR="00CC0516" w:rsidRDefault="009972CC" w:rsidP="00947BFF">
      <w:pPr>
        <w:rPr>
          <w:ins w:id="3479" w:author="Arthur Parmentier" w:date="2020-06-04T15:56:00Z"/>
        </w:rPr>
      </w:pPr>
      <w:ins w:id="3480" w:author="Arthur Parmentier" w:date="2020-06-04T15:51:00Z">
        <w:r>
          <w:t xml:space="preserve">The way </w:t>
        </w:r>
      </w:ins>
      <w:ins w:id="3481" w:author="Arthur Parmentier" w:date="2020-06-04T15:54:00Z">
        <w:r w:rsidR="00342F3F">
          <w:t>the request is formed inside the automata is by collecting each sign</w:t>
        </w:r>
      </w:ins>
      <w:ins w:id="3482" w:author="Arthur Parmentier" w:date="2020-06-04T15:55:00Z">
        <w:r w:rsidR="00342F3F">
          <w:t xml:space="preserve"> during the state transitions and assembling them into </w:t>
        </w:r>
      </w:ins>
      <w:ins w:id="3483" w:author="Arthur Parmentier" w:date="2020-06-04T15:56:00Z">
        <w:r w:rsidR="00342F3F">
          <w:t>several hierarchical objects:</w:t>
        </w:r>
      </w:ins>
    </w:p>
    <w:p w:rsidR="00342F3F" w:rsidRDefault="00342F3F" w:rsidP="00342F3F">
      <w:pPr>
        <w:pStyle w:val="Paragraphedeliste"/>
        <w:numPr>
          <w:ilvl w:val="0"/>
          <w:numId w:val="41"/>
        </w:numPr>
        <w:rPr>
          <w:ins w:id="3484" w:author="Arthur Parmentier" w:date="2020-06-04T15:56:00Z"/>
        </w:rPr>
      </w:pPr>
      <w:ins w:id="3485" w:author="Arthur Parmentier" w:date="2020-06-04T15:56:00Z">
        <w:r>
          <w:t>The request object that stores each request in the following format:</w:t>
        </w:r>
      </w:ins>
    </w:p>
    <w:p w:rsidR="00342F3F" w:rsidRDefault="00342F3F" w:rsidP="00342F3F">
      <w:pPr>
        <w:pStyle w:val="Paragraphedeliste"/>
        <w:numPr>
          <w:ilvl w:val="1"/>
          <w:numId w:val="41"/>
        </w:numPr>
        <w:rPr>
          <w:ins w:id="3486" w:author="Arthur Parmentier" w:date="2020-06-04T15:57:00Z"/>
        </w:rPr>
      </w:pPr>
      <w:ins w:id="3487" w:author="Arthur Parmentier" w:date="2020-06-04T15:56:00Z">
        <w:r>
          <w:t>At the first level</w:t>
        </w:r>
      </w:ins>
      <w:ins w:id="3488" w:author="Arthur Parmentier" w:date="2020-06-04T15:57:00Z">
        <w:r>
          <w:t>, the index of the request</w:t>
        </w:r>
      </w:ins>
    </w:p>
    <w:p w:rsidR="00342F3F" w:rsidRDefault="00342F3F" w:rsidP="00342F3F">
      <w:pPr>
        <w:pStyle w:val="Paragraphedeliste"/>
        <w:numPr>
          <w:ilvl w:val="2"/>
          <w:numId w:val="41"/>
        </w:numPr>
        <w:rPr>
          <w:ins w:id="3489" w:author="Arthur Parmentier" w:date="2020-06-04T15:57:00Z"/>
        </w:rPr>
      </w:pPr>
      <w:ins w:id="3490" w:author="Arthur Parmentier" w:date="2020-06-04T15:57:00Z">
        <w:r>
          <w:t>At the second level, the name of the devices</w:t>
        </w:r>
      </w:ins>
    </w:p>
    <w:p w:rsidR="00342F3F" w:rsidRDefault="00342F3F" w:rsidP="00342F3F">
      <w:pPr>
        <w:pStyle w:val="Paragraphedeliste"/>
        <w:numPr>
          <w:ilvl w:val="3"/>
          <w:numId w:val="41"/>
        </w:numPr>
        <w:rPr>
          <w:ins w:id="3491" w:author="Arthur Parmentier" w:date="2020-06-04T15:57:00Z"/>
        </w:rPr>
      </w:pPr>
      <w:ins w:id="3492" w:author="Arthur Parmentier" w:date="2020-06-04T15:57:00Z">
        <w:r>
          <w:t>At the third level, the name of the contents</w:t>
        </w:r>
      </w:ins>
    </w:p>
    <w:p w:rsidR="00342F3F" w:rsidRDefault="00342F3F" w:rsidP="00342F3F">
      <w:pPr>
        <w:pStyle w:val="Paragraphedeliste"/>
        <w:numPr>
          <w:ilvl w:val="4"/>
          <w:numId w:val="41"/>
        </w:numPr>
        <w:rPr>
          <w:ins w:id="3493" w:author="Arthur Parmentier" w:date="2020-06-04T15:57:00Z"/>
        </w:rPr>
      </w:pPr>
      <w:ins w:id="3494" w:author="Arthur Parmentier" w:date="2020-06-04T15:57:00Z">
        <w:r>
          <w:t>At the fourth level, the contents’ parameters</w:t>
        </w:r>
      </w:ins>
    </w:p>
    <w:p w:rsidR="00342F3F" w:rsidRDefault="00342F3F" w:rsidP="00342F3F">
      <w:pPr>
        <w:pStyle w:val="Paragraphedeliste"/>
        <w:numPr>
          <w:ilvl w:val="5"/>
          <w:numId w:val="41"/>
        </w:numPr>
        <w:rPr>
          <w:ins w:id="3495" w:author="Arthur Parmentier" w:date="2020-06-04T15:58:00Z"/>
        </w:rPr>
      </w:pPr>
      <w:ins w:id="3496"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0E299B" w:rsidRPr="00910A67" w:rsidRDefault="000E299B">
                              <w:pPr>
                                <w:pStyle w:val="Lgende"/>
                                <w:rPr>
                                  <w:noProof/>
                                </w:rPr>
                                <w:pPrChange w:id="3497" w:author="Arthur Parmentier" w:date="2020-06-04T16:00:00Z">
                                  <w:pPr>
                                    <w:pStyle w:val="Paragraphedeliste"/>
                                    <w:numPr>
                                      <w:ilvl w:val="5"/>
                                      <w:numId w:val="41"/>
                                    </w:numPr>
                                    <w:ind w:left="4320" w:hanging="360"/>
                                  </w:pPr>
                                </w:pPrChange>
                              </w:pPr>
                              <w:ins w:id="3498" w:author="Arthur Parmentier" w:date="2020-06-04T16:00:00Z">
                                <w:r>
                                  <w:t xml:space="preserve">Figure </w:t>
                                </w:r>
                                <w:r>
                                  <w:fldChar w:fldCharType="begin"/>
                                </w:r>
                                <w:r>
                                  <w:instrText xml:space="preserve"> SEQ Figure \* ARABIC </w:instrText>
                                </w:r>
                              </w:ins>
                              <w:r>
                                <w:fldChar w:fldCharType="separate"/>
                              </w:r>
                              <w:ins w:id="3499" w:author="Arthur Parmentier" w:date="2020-06-05T21:05:00Z">
                                <w:r w:rsidR="001C2AA6">
                                  <w:rPr>
                                    <w:noProof/>
                                  </w:rPr>
                                  <w:t>11</w:t>
                                </w:r>
                              </w:ins>
                              <w:ins w:id="3500"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0E299B" w:rsidRPr="00910A67" w:rsidRDefault="000E299B">
                        <w:pPr>
                          <w:pStyle w:val="Lgende"/>
                          <w:rPr>
                            <w:noProof/>
                          </w:rPr>
                          <w:pPrChange w:id="3501" w:author="Arthur Parmentier" w:date="2020-06-04T16:00:00Z">
                            <w:pPr>
                              <w:pStyle w:val="Paragraphedeliste"/>
                              <w:numPr>
                                <w:ilvl w:val="5"/>
                                <w:numId w:val="41"/>
                              </w:numPr>
                              <w:ind w:left="4320" w:hanging="360"/>
                            </w:pPr>
                          </w:pPrChange>
                        </w:pPr>
                        <w:ins w:id="3502" w:author="Arthur Parmentier" w:date="2020-06-04T16:00:00Z">
                          <w:r>
                            <w:t xml:space="preserve">Figure </w:t>
                          </w:r>
                          <w:r>
                            <w:fldChar w:fldCharType="begin"/>
                          </w:r>
                          <w:r>
                            <w:instrText xml:space="preserve"> SEQ Figure \* ARABIC </w:instrText>
                          </w:r>
                        </w:ins>
                        <w:r>
                          <w:fldChar w:fldCharType="separate"/>
                        </w:r>
                        <w:ins w:id="3503" w:author="Arthur Parmentier" w:date="2020-06-05T21:05:00Z">
                          <w:r w:rsidR="001C2AA6">
                            <w:rPr>
                              <w:noProof/>
                            </w:rPr>
                            <w:t>11</w:t>
                          </w:r>
                        </w:ins>
                        <w:ins w:id="3504" w:author="Arthur Parmentier" w:date="2020-06-04T16:00:00Z">
                          <w:r>
                            <w:fldChar w:fldCharType="end"/>
                          </w:r>
                          <w:r>
                            <w:t xml:space="preserve"> Representation of the request object inside Max</w:t>
                          </w:r>
                        </w:ins>
                      </w:p>
                    </w:txbxContent>
                  </v:textbox>
                  <w10:wrap type="topAndBottom"/>
                </v:shape>
              </w:pict>
            </mc:Fallback>
          </mc:AlternateContent>
        </w:r>
      </w:ins>
      <w:ins w:id="3505"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3506" w:author="Arthur Parmentier" w:date="2020-06-04T15:58:00Z">
        <w:r>
          <w:t>At deeper levels, the parameters of the parameters…</w:t>
        </w:r>
        <w:r>
          <w:br/>
        </w:r>
      </w:ins>
    </w:p>
    <w:p w:rsidR="00342F3F" w:rsidRDefault="00342F3F" w:rsidP="00342F3F">
      <w:pPr>
        <w:pStyle w:val="Paragraphedeliste"/>
        <w:numPr>
          <w:ilvl w:val="0"/>
          <w:numId w:val="41"/>
        </w:numPr>
        <w:rPr>
          <w:ins w:id="3507" w:author="Arthur Parmentier" w:date="2020-06-04T16:01:00Z"/>
        </w:rPr>
      </w:pPr>
      <w:ins w:id="3508"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3509" w:author="Arthur Parmentier" w:date="2020-06-04T16:02:00Z"/>
        </w:rPr>
      </w:pPr>
      <w:ins w:id="3510" w:author="Arthur Parmentier" w:date="2020-06-04T16:01:00Z">
        <w:r>
          <w:t xml:space="preserve">The “reverse distribution” object </w:t>
        </w:r>
      </w:ins>
      <w:ins w:id="3511" w:author="Arthur Parmentier" w:date="2020-06-04T16:02:00Z">
        <w:r>
          <w:t>that stores for each content, what device is playing it with what parameters.</w:t>
        </w:r>
      </w:ins>
    </w:p>
    <w:p w:rsidR="00342F3F" w:rsidRDefault="00342F3F" w:rsidP="00342F3F">
      <w:pPr>
        <w:rPr>
          <w:ins w:id="3512" w:author="Arthur Parmentier" w:date="2020-06-04T16:04:00Z"/>
        </w:rPr>
      </w:pPr>
      <w:ins w:id="3513" w:author="Arthur Parmentier" w:date="2020-06-04T16:02:00Z">
        <w:r>
          <w:t>For convenience, I also use inter</w:t>
        </w:r>
      </w:ins>
      <w:ins w:id="3514" w:author="Arthur Parmentier" w:date="2020-06-04T16:03:00Z">
        <w:r>
          <w:t>mediate objects that store specific types of signs (the “who”, “what” arrays) in the parsing proc</w:t>
        </w:r>
      </w:ins>
      <w:ins w:id="3515" w:author="Arthur Parmentier" w:date="2020-06-04T16:04:00Z">
        <w:r>
          <w:t>ess</w:t>
        </w:r>
      </w:ins>
      <w:ins w:id="3516" w:author="Arthur Parmentier" w:date="2020-06-04T16:03:00Z">
        <w:r>
          <w:t>.</w:t>
        </w:r>
      </w:ins>
    </w:p>
    <w:p w:rsidR="00342F3F" w:rsidRDefault="00342F3F" w:rsidP="00342F3F">
      <w:pPr>
        <w:rPr>
          <w:ins w:id="3517" w:author="Arthur Parmentier" w:date="2020-06-04T16:06:00Z"/>
        </w:rPr>
      </w:pPr>
      <w:ins w:id="3518" w:author="Arthur Parmentier" w:date="2020-06-04T16:04:00Z">
        <w:r>
          <w:t xml:space="preserve">Finally, the “group” object </w:t>
        </w:r>
        <w:r w:rsidR="00071EE1">
          <w:t xml:space="preserve">defines and store all the groups of the performance and the </w:t>
        </w:r>
      </w:ins>
      <w:ins w:id="3519" w:author="Arthur Parmentier" w:date="2020-06-04T16:05:00Z">
        <w:r w:rsidR="00071EE1">
          <w:t xml:space="preserve">“defaults” object stores default values for certain parameters. Both can be used to adapt the parsing to </w:t>
        </w:r>
      </w:ins>
      <w:ins w:id="3520" w:author="Arthur Parmentier" w:date="2020-06-04T16:06:00Z">
        <w:r w:rsidR="00E24837">
          <w:t xml:space="preserve">specific </w:t>
        </w:r>
      </w:ins>
      <w:ins w:id="3521" w:author="Arthur Parmentier" w:date="2020-06-04T16:05:00Z">
        <w:r w:rsidR="00071EE1">
          <w:t>p</w:t>
        </w:r>
      </w:ins>
      <w:ins w:id="3522" w:author="Arthur Parmentier" w:date="2020-06-04T16:06:00Z">
        <w:r w:rsidR="00071EE1">
          <w:t>erformance situation, in analogy with the default parameters and the conventional groups in SP.</w:t>
        </w:r>
      </w:ins>
    </w:p>
    <w:p w:rsidR="00117172" w:rsidRDefault="00117172">
      <w:pPr>
        <w:keepNext/>
        <w:rPr>
          <w:ins w:id="3523" w:author="Arthur Parmentier" w:date="2020-06-04T16:08:00Z"/>
        </w:rPr>
        <w:pPrChange w:id="3524" w:author="Arthur Parmentier" w:date="2020-06-04T16:08:00Z">
          <w:pPr/>
        </w:pPrChange>
      </w:pPr>
      <w:ins w:id="3525"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3526" w:author="Arthur Parmentier" w:date="2020-06-04T16:08:00Z"/>
        </w:rPr>
      </w:pPr>
      <w:ins w:id="3527" w:author="Arthur Parmentier" w:date="2020-06-04T16:08:00Z">
        <w:r>
          <w:t xml:space="preserve">Figure </w:t>
        </w:r>
        <w:r>
          <w:fldChar w:fldCharType="begin"/>
        </w:r>
        <w:r>
          <w:instrText xml:space="preserve"> SEQ Figure \* ARABIC </w:instrText>
        </w:r>
      </w:ins>
      <w:r>
        <w:fldChar w:fldCharType="separate"/>
      </w:r>
      <w:ins w:id="3528" w:author="Arthur Parmentier" w:date="2020-06-05T21:05:00Z">
        <w:r w:rsidR="001C2AA6">
          <w:rPr>
            <w:noProof/>
          </w:rPr>
          <w:t>12</w:t>
        </w:r>
      </w:ins>
      <w:ins w:id="3529" w:author="Arthur Parmentier" w:date="2020-06-04T16:08:00Z">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3530" w:author="Arthur Parmentier" w:date="2020-06-04T16:12:00Z"/>
        </w:rPr>
      </w:pPr>
      <w:ins w:id="3531" w:author="Arthur Parmentier" w:date="2020-06-04T16:08:00Z">
        <w:r>
          <w:lastRenderedPageBreak/>
          <w:t xml:space="preserve">The </w:t>
        </w:r>
      </w:ins>
      <w:ins w:id="3532" w:author="Arthur Parmentier" w:date="2020-06-04T16:11:00Z">
        <w:r>
          <w:t xml:space="preserve">details of the </w:t>
        </w:r>
      </w:ins>
      <w:ins w:id="3533" w:author="Arthur Parmentier" w:date="2020-06-04T16:08:00Z">
        <w:r>
          <w:t xml:space="preserve">internal mechanisms of the </w:t>
        </w:r>
      </w:ins>
      <w:ins w:id="3534" w:author="Arthur Parmentier" w:date="2020-06-04T16:09:00Z">
        <w:r>
          <w:t>automata and the operations it makes on those objects are not described in this report because of the</w:t>
        </w:r>
      </w:ins>
      <w:ins w:id="3535" w:author="Arthur Parmentier" w:date="2020-06-04T16:10:00Z">
        <w:r>
          <w:t xml:space="preserve"> complexity of their description in written English; they are available to the programmer by look</w:t>
        </w:r>
      </w:ins>
      <w:ins w:id="3536" w:author="Arthur Parmentier" w:date="2020-06-04T16:11:00Z">
        <w:r>
          <w:t>ing at the automata.js file that implements those mechanisms.</w:t>
        </w:r>
      </w:ins>
    </w:p>
    <w:p w:rsidR="00D92437" w:rsidRDefault="00D92437" w:rsidP="00117172">
      <w:pPr>
        <w:rPr>
          <w:ins w:id="3537" w:author="Arthur Parmentier" w:date="2020-06-04T16:13:00Z"/>
        </w:rPr>
      </w:pPr>
      <w:ins w:id="3538" w:author="Arthur Parmentier" w:date="2020-06-04T16:12:00Z">
        <w:r>
          <w:t>However, there are specific</w:t>
        </w:r>
      </w:ins>
      <w:ins w:id="3539" w:author="Arthur Parmentier" w:date="2020-06-04T16:13:00Z">
        <w:r>
          <w:t xml:space="preserve"> elements of the code that can bring interesting points to a conceptual analysis of SP categories.</w:t>
        </w:r>
      </w:ins>
    </w:p>
    <w:p w:rsidR="00D92437" w:rsidRDefault="00D92437" w:rsidP="00D92437">
      <w:pPr>
        <w:pStyle w:val="Titre4"/>
        <w:rPr>
          <w:ins w:id="3540" w:author="Arthur Parmentier" w:date="2020-06-04T16:25:00Z"/>
        </w:rPr>
      </w:pPr>
      <w:ins w:id="3541" w:author="Arthur Parmentier" w:date="2020-06-04T16:14:00Z">
        <w:r>
          <w:t>Discussion of some implementation choices and representation of SP concepts and elements</w:t>
        </w:r>
      </w:ins>
    </w:p>
    <w:p w:rsidR="00A94972" w:rsidRDefault="004F69F6" w:rsidP="004F69F6">
      <w:pPr>
        <w:pStyle w:val="Titre5"/>
        <w:rPr>
          <w:ins w:id="3542" w:author="Arthur Parmentier" w:date="2020-06-04T21:46:00Z"/>
        </w:rPr>
      </w:pPr>
      <w:ins w:id="3543" w:author="Arthur Parmentier" w:date="2020-06-04T21:43:00Z">
        <w:r>
          <w:t>“</w:t>
        </w:r>
      </w:ins>
      <w:ins w:id="3544" w:author="Arthur Parmentier" w:date="2020-06-04T16:26:00Z">
        <w:r w:rsidR="00A94972">
          <w:t>Play</w:t>
        </w:r>
      </w:ins>
      <w:ins w:id="3545" w:author="Arthur Parmentier" w:date="2020-06-04T21:43:00Z">
        <w:r>
          <w:t>”,</w:t>
        </w:r>
      </w:ins>
      <w:ins w:id="3546" w:author="Arthur Parmentier" w:date="2020-06-04T16:26:00Z">
        <w:r w:rsidR="00A94972">
          <w:t xml:space="preserve"> </w:t>
        </w:r>
      </w:ins>
      <w:ins w:id="3547" w:author="Arthur Parmentier" w:date="2020-06-04T21:43:00Z">
        <w:r>
          <w:t>“s</w:t>
        </w:r>
      </w:ins>
      <w:ins w:id="3548" w:author="Arthur Parmentier" w:date="2020-06-04T16:26:00Z">
        <w:r w:rsidR="00A94972">
          <w:t>lowly enter</w:t>
        </w:r>
      </w:ins>
      <w:ins w:id="3549" w:author="Arthur Parmentier" w:date="2020-06-04T21:43:00Z">
        <w:r>
          <w:t>”:</w:t>
        </w:r>
      </w:ins>
      <w:ins w:id="3550" w:author="Arthur Parmentier" w:date="2020-06-04T16:26:00Z">
        <w:r w:rsidR="00A94972">
          <w:t xml:space="preserve"> </w:t>
        </w:r>
      </w:ins>
      <w:ins w:id="3551" w:author="Arthur Parmentier" w:date="2020-06-04T21:45:00Z">
        <w:r>
          <w:t>from the conceptual opposition between immediateness and delay</w:t>
        </w:r>
      </w:ins>
      <w:ins w:id="3552" w:author="Arthur Parmentier" w:date="2020-06-04T21:46:00Z">
        <w:r>
          <w:t xml:space="preserve"> to a continuous parametrization of time</w:t>
        </w:r>
      </w:ins>
    </w:p>
    <w:p w:rsidR="004F69F6" w:rsidRDefault="004F69F6" w:rsidP="004F69F6">
      <w:pPr>
        <w:rPr>
          <w:ins w:id="3553" w:author="Arthur Parmentier" w:date="2020-06-04T21:53:00Z"/>
        </w:rPr>
      </w:pPr>
      <w:ins w:id="3554" w:author="Arthur Parmentier" w:date="2020-06-04T21:47:00Z">
        <w:r>
          <w:t>To def</w:t>
        </w:r>
      </w:ins>
      <w:ins w:id="3555" w:author="Arthur Parmentier" w:date="2020-06-04T21:48:00Z">
        <w:r>
          <w:t>ine “when” the events must happen in SP, it is very frequent to either use Play for immediate requests and Slowly for anything that needs to be delay</w:t>
        </w:r>
      </w:ins>
      <w:ins w:id="3556" w:author="Arthur Parmentier" w:date="2020-06-04T21:49:00Z">
        <w:r>
          <w:t>ed (and eventually precise the delay time using “within X seconds”).</w:t>
        </w:r>
      </w:ins>
      <w:ins w:id="3557" w:author="Arthur Parmentier" w:date="2020-06-04T21:50:00Z">
        <w:r>
          <w:t xml:space="preserve"> This way, there is a clear opposition between im</w:t>
        </w:r>
      </w:ins>
      <w:ins w:id="3558" w:author="Arthur Parmentier" w:date="2020-06-04T21:51:00Z">
        <w:r>
          <w:t>mediateness and delay, whereas for a computer, there are no such categories but rather a continuous parametrization of time</w:t>
        </w:r>
      </w:ins>
      <w:ins w:id="3559" w:author="Arthur Parmentier" w:date="2020-06-04T21:52:00Z">
        <w:r>
          <w:t>, such that it is possible to synchronize events very precisely and define timing in ways much more complex than the immediate versus delayed dichotomy that is relevan</w:t>
        </w:r>
      </w:ins>
      <w:ins w:id="3560" w:author="Arthur Parmentier" w:date="2020-06-04T21:53:00Z">
        <w:r>
          <w:t>t for human performers.</w:t>
        </w:r>
      </w:ins>
    </w:p>
    <w:p w:rsidR="00046C87" w:rsidRDefault="001E11AE" w:rsidP="004F69F6">
      <w:pPr>
        <w:rPr>
          <w:ins w:id="3561" w:author="Arthur Parmentier" w:date="2020-06-04T22:13:00Z"/>
        </w:rPr>
      </w:pPr>
      <w:ins w:id="3562" w:author="Arthur Parmentier" w:date="2020-06-04T21:53:00Z">
        <w:r>
          <w:t>I think that conceptually, using machines in SP bring</w:t>
        </w:r>
      </w:ins>
      <w:ins w:id="3563" w:author="Arthur Parmentier" w:date="2020-06-04T21:54:00Z">
        <w:r>
          <w:t>s</w:t>
        </w:r>
      </w:ins>
      <w:ins w:id="3564" w:author="Arthur Parmentier" w:date="2020-06-04T21:53:00Z">
        <w:r>
          <w:t xml:space="preserve"> new ways of thinking </w:t>
        </w:r>
      </w:ins>
      <w:ins w:id="3565" w:author="Arthur Parmentier" w:date="2020-06-04T21:54:00Z">
        <w:r>
          <w:t xml:space="preserve">and working with </w:t>
        </w:r>
      </w:ins>
      <w:ins w:id="3566" w:author="Arthur Parmentier" w:date="2020-06-04T21:53:00Z">
        <w:r>
          <w:t>time in SP</w:t>
        </w:r>
      </w:ins>
      <w:ins w:id="3567" w:author="Arthur Parmentier" w:date="2020-06-04T21:54:00Z">
        <w:r>
          <w:t xml:space="preserve">. Because I am not an expert </w:t>
        </w:r>
      </w:ins>
      <w:ins w:id="3568" w:author="Arthur Parmentier" w:date="2020-06-04T22:00:00Z">
        <w:r w:rsidR="00046C87">
          <w:t xml:space="preserve">on </w:t>
        </w:r>
      </w:ins>
      <w:ins w:id="3569" w:author="Arthur Parmentier" w:date="2020-06-04T21:54:00Z">
        <w:r>
          <w:t xml:space="preserve">that </w:t>
        </w:r>
      </w:ins>
      <w:ins w:id="3570" w:author="Arthur Parmentier" w:date="2020-06-04T22:00:00Z">
        <w:r w:rsidR="00046C87">
          <w:t>side</w:t>
        </w:r>
      </w:ins>
      <w:ins w:id="3571" w:author="Arthur Parmentier" w:date="2020-06-04T21:54:00Z">
        <w:r>
          <w:t xml:space="preserve"> of SP, I am not sure whether </w:t>
        </w:r>
      </w:ins>
      <w:ins w:id="3572" w:author="Arthur Parmentier" w:date="2020-06-04T21:55:00Z">
        <w:r>
          <w:t xml:space="preserve">there are already signs </w:t>
        </w:r>
      </w:ins>
      <w:ins w:id="3573" w:author="Arthur Parmentier" w:date="2020-06-04T21:56:00Z">
        <w:r>
          <w:t xml:space="preserve">for working with time </w:t>
        </w:r>
      </w:ins>
      <w:ins w:id="3574" w:author="Arthur Parmentier" w:date="2020-06-04T21:57:00Z">
        <w:r>
          <w:t xml:space="preserve">at the precision and parametrization of </w:t>
        </w:r>
      </w:ins>
      <w:ins w:id="3575" w:author="Arthur Parmentier" w:date="2020-06-04T21:56:00Z">
        <w:r>
          <w:t>machines</w:t>
        </w:r>
      </w:ins>
      <w:ins w:id="3576" w:author="Arthur Parmentier" w:date="2020-06-04T22:02:00Z">
        <w:r w:rsidR="00A15169">
          <w:t xml:space="preserve"> (absolute timing, relative timing, continuous parame</w:t>
        </w:r>
      </w:ins>
      <w:ins w:id="3577" w:author="Arthur Parmentier" w:date="2020-06-04T22:03:00Z">
        <w:r w:rsidR="00A15169">
          <w:t>trization of time</w:t>
        </w:r>
        <w:r w:rsidR="000223A2">
          <w:t xml:space="preserve"> at the very low or very large scale…)</w:t>
        </w:r>
      </w:ins>
      <w:ins w:id="3578" w:author="Arthur Parmentier" w:date="2020-06-04T21:56:00Z">
        <w:r>
          <w:t xml:space="preserve"> but </w:t>
        </w:r>
      </w:ins>
      <w:ins w:id="3579" w:author="Arthur Parmentier" w:date="2020-06-04T21:57:00Z">
        <w:r>
          <w:t xml:space="preserve">I have never </w:t>
        </w:r>
        <w:r w:rsidR="00046C87">
          <w:t>experienced</w:t>
        </w:r>
        <w:r>
          <w:t xml:space="preserve"> such signs</w:t>
        </w:r>
      </w:ins>
      <w:ins w:id="3580" w:author="Arthur Parmentier" w:date="2020-06-04T22:02:00Z">
        <w:r w:rsidR="00A15169">
          <w:t>.</w:t>
        </w:r>
      </w:ins>
      <w:ins w:id="3581" w:author="Arthur Parmentier" w:date="2020-06-04T22:09:00Z">
        <w:r w:rsidR="00326669">
          <w:t xml:space="preserve"> Of course, precision or parametrization is often not wanted in SP where the interest lies in the </w:t>
        </w:r>
      </w:ins>
      <w:ins w:id="3582" w:author="Arthur Parmentier" w:date="2020-06-04T22:10:00Z">
        <w:r w:rsidR="00326669">
          <w:t>liberty that a performer has in his propositions. However, with machines, fine descriptions of time are often relevant and allow for a wide variety of results (</w:t>
        </w:r>
      </w:ins>
      <w:ins w:id="3583" w:author="Arthur Parmentier" w:date="2020-06-04T22:11:00Z">
        <w:r w:rsidR="00326669">
          <w:t xml:space="preserve">think about signal processing, effects…). I find the idea of requesting a computer to delay </w:t>
        </w:r>
      </w:ins>
      <w:ins w:id="3584" w:author="Arthur Parmentier" w:date="2020-06-04T22:12:00Z">
        <w:r w:rsidR="00326669">
          <w:t>a sequence by a few samples only or reaction synchronously to events a very powerful and interesting aspect of working with computer and hope that the language could evolve with</w:t>
        </w:r>
      </w:ins>
      <w:ins w:id="3585" w:author="Arthur Parmentier" w:date="2020-06-04T22:13:00Z">
        <w:r w:rsidR="00326669">
          <w:t xml:space="preserve"> the use of such technologies.</w:t>
        </w:r>
      </w:ins>
    </w:p>
    <w:p w:rsidR="00A94972" w:rsidRDefault="000F7B62" w:rsidP="003B0646">
      <w:pPr>
        <w:pStyle w:val="Titre5"/>
        <w:rPr>
          <w:ins w:id="3586" w:author="Arthur Parmentier" w:date="2020-06-04T23:32:00Z"/>
        </w:rPr>
      </w:pPr>
      <w:ins w:id="3587" w:author="Arthur Parmentier" w:date="2020-06-04T23:54:00Z">
        <w:r>
          <w:t>Content and modifier sharing the same state in the automata</w:t>
        </w:r>
      </w:ins>
    </w:p>
    <w:p w:rsidR="003B0646" w:rsidRDefault="003B0646" w:rsidP="003B0646">
      <w:pPr>
        <w:rPr>
          <w:ins w:id="3588" w:author="Arthur Parmentier" w:date="2020-06-04T23:46:00Z"/>
        </w:rPr>
      </w:pPr>
      <w:ins w:id="3589" w:author="Arthur Parmentier" w:date="2020-06-04T23:32:00Z">
        <w:r>
          <w:t xml:space="preserve">Originally, I had separated the state “content” and “content modifier” in my automata, before observing that </w:t>
        </w:r>
      </w:ins>
      <w:ins w:id="3590" w:author="Arthur Parmentier" w:date="2020-06-04T23:33:00Z">
        <w:r w:rsidR="003B4A46">
          <w:t>after the first request, they shared the same transitions</w:t>
        </w:r>
      </w:ins>
      <w:ins w:id="3591" w:author="Arthur Parmentier" w:date="2020-06-04T23:42:00Z">
        <w:r w:rsidR="003B4A46">
          <w:t xml:space="preserve"> </w:t>
        </w:r>
      </w:ins>
      <w:ins w:id="3592" w:author="Arthur Parmentier" w:date="2020-06-04T23:44:00Z">
        <w:r w:rsidR="00745F86">
          <w:t xml:space="preserve">and could be merged into a single state that I called “content modifiers”. This shows that the grammatical construction itself does not reflect the conceptual difference between </w:t>
        </w:r>
      </w:ins>
      <w:ins w:id="3593"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3594" w:author="Arthur Parmentier" w:date="2020-06-04T23:53:00Z"/>
        </w:rPr>
      </w:pPr>
      <w:ins w:id="3595" w:author="Arthur Parmentier" w:date="2020-06-04T23:46:00Z">
        <w:r>
          <w:t>In fact, it is possible to remark that the idea of a content always come with default parameters, such that signing a content is always eq</w:t>
        </w:r>
      </w:ins>
      <w:ins w:id="3596" w:author="Arthur Parmentier" w:date="2020-06-04T23:47:00Z">
        <w:r>
          <w:t xml:space="preserve">uivalent to signing content + default or open parameters. On the other side, one could push the limits of the “content </w:t>
        </w:r>
      </w:ins>
      <w:ins w:id="3597" w:author="Arthur Parmentier" w:date="2020-06-04T23:48:00Z">
        <w:r>
          <w:t>modifier” very far, such that one would observe that at the end, the content has totally changed.</w:t>
        </w:r>
      </w:ins>
      <w:ins w:id="3598" w:author="Arthur Parmentier" w:date="2020-06-04T23:49:00Z">
        <w:r>
          <w:t xml:space="preserve"> It shows that the frontiers or the concept of content and modifiers are very porous, just like we have seen in the theory of concepts previously.</w:t>
        </w:r>
      </w:ins>
      <w:ins w:id="3599" w:author="Arthur Parmentier" w:date="2020-06-04T23:50:00Z">
        <w:r>
          <w:t xml:space="preserve"> The fact that the content and modifier state</w:t>
        </w:r>
      </w:ins>
      <w:ins w:id="3600" w:author="Arthur Parmentier" w:date="2020-06-04T23:51:00Z">
        <w:r>
          <w:t xml:space="preserve"> coincide is to me a direct consequence from the porosity of these two concepts that can regroup </w:t>
        </w:r>
      </w:ins>
      <w:ins w:id="3601" w:author="Arthur Parmentier" w:date="2020-06-04T23:52:00Z">
        <w:r>
          <w:t xml:space="preserve">under the single idea of “content modifier”, whether it is at a fine level </w:t>
        </w:r>
        <w:r>
          <w:lastRenderedPageBreak/>
          <w:t xml:space="preserve">(subtle changes in volume </w:t>
        </w:r>
      </w:ins>
      <w:ins w:id="3602" w:author="Arthur Parmentier" w:date="2020-06-04T23:53:00Z">
        <w:r w:rsidR="000F7B62">
          <w:t>that are close for the human perception</w:t>
        </w:r>
      </w:ins>
      <w:ins w:id="3603" w:author="Arthur Parmentier" w:date="2020-06-04T23:52:00Z">
        <w:r>
          <w:t xml:space="preserve">) or </w:t>
        </w:r>
      </w:ins>
      <w:ins w:id="3604" w:author="Arthur Parmentier" w:date="2020-06-04T23:53:00Z">
        <w:r w:rsidR="000F7B62">
          <w:t>broader level (change from a long tone to a pointillism, that are very different conceptually).</w:t>
        </w:r>
      </w:ins>
    </w:p>
    <w:p w:rsidR="000F7B62" w:rsidRDefault="000F7B62" w:rsidP="000F7B62">
      <w:pPr>
        <w:pStyle w:val="Titre5"/>
        <w:rPr>
          <w:ins w:id="3605" w:author="Arthur Parmentier" w:date="2020-06-05T15:30:00Z"/>
        </w:rPr>
      </w:pPr>
      <w:ins w:id="3606" w:author="Arthur Parmentier" w:date="2020-06-04T23:54:00Z">
        <w:r>
          <w:t xml:space="preserve">The challenge of </w:t>
        </w:r>
      </w:ins>
      <w:ins w:id="3607" w:author="Arthur Parmentier" w:date="2020-06-05T14:52:00Z">
        <w:r w:rsidR="005557DC">
          <w:t>prepositional</w:t>
        </w:r>
      </w:ins>
      <w:ins w:id="3608" w:author="Arthur Parmentier" w:date="2020-06-04T23:55:00Z">
        <w:r>
          <w:t xml:space="preserve"> elements </w:t>
        </w:r>
      </w:ins>
      <w:ins w:id="3609" w:author="Arthur Parmentier" w:date="2020-06-05T00:19:00Z">
        <w:r w:rsidR="007137A0">
          <w:t>unveiling the contextual components of SP</w:t>
        </w:r>
      </w:ins>
    </w:p>
    <w:p w:rsidR="002D025D" w:rsidRPr="002D025D" w:rsidRDefault="002D025D" w:rsidP="002D025D">
      <w:pPr>
        <w:pStyle w:val="Titre6"/>
        <w:rPr>
          <w:ins w:id="3610" w:author="Arthur Parmentier" w:date="2020-06-04T23:55:00Z"/>
          <w:rPrChange w:id="3611" w:author="Arthur Parmentier" w:date="2020-06-05T15:30:00Z">
            <w:rPr>
              <w:ins w:id="3612" w:author="Arthur Parmentier" w:date="2020-06-04T23:55:00Z"/>
            </w:rPr>
          </w:rPrChange>
        </w:rPr>
        <w:pPrChange w:id="3613" w:author="Arthur Parmentier" w:date="2020-06-05T15:30:00Z">
          <w:pPr>
            <w:pStyle w:val="Titre5"/>
          </w:pPr>
        </w:pPrChange>
      </w:pPr>
      <w:ins w:id="3614" w:author="Arthur Parmentier" w:date="2020-06-05T15:31:00Z">
        <w:r>
          <w:t>“</w:t>
        </w:r>
      </w:ins>
      <w:ins w:id="3615" w:author="Arthur Parmentier" w:date="2020-06-05T15:30:00Z">
        <w:r>
          <w:t>With</w:t>
        </w:r>
      </w:ins>
      <w:ins w:id="3616" w:author="Arthur Parmentier" w:date="2020-06-05T15:31:00Z">
        <w:r>
          <w:t>”</w:t>
        </w:r>
      </w:ins>
      <w:ins w:id="3617" w:author="Arthur Parmentier" w:date="2020-06-05T15:30:00Z">
        <w:r>
          <w:t xml:space="preserve"> + content -&gt; modifier</w:t>
        </w:r>
      </w:ins>
    </w:p>
    <w:p w:rsidR="000F7B62" w:rsidRDefault="000F7B62" w:rsidP="000F7B62">
      <w:pPr>
        <w:rPr>
          <w:ins w:id="3618" w:author="Arthur Parmentier" w:date="2020-06-05T15:30:00Z"/>
        </w:rPr>
      </w:pPr>
      <w:ins w:id="3619" w:author="Arthur Parmentier" w:date="2020-06-04T23:55:00Z">
        <w:r>
          <w:t xml:space="preserve">Adding to the previous remark, we can see that using </w:t>
        </w:r>
      </w:ins>
      <w:ins w:id="3620" w:author="Arthur Parmentier" w:date="2020-06-05T15:11:00Z">
        <w:r w:rsidR="006676C8">
          <w:t>prepositional</w:t>
        </w:r>
      </w:ins>
      <w:ins w:id="3621" w:author="Arthur Parmentier" w:date="2020-06-04T23:55:00Z">
        <w:r>
          <w:t xml:space="preserve"> elements can change </w:t>
        </w:r>
      </w:ins>
      <w:ins w:id="3622" w:author="Arthur Parmentier" w:date="2020-06-05T15:12:00Z">
        <w:r w:rsidR="006676C8">
          <w:t>the syntax of the signs. F</w:t>
        </w:r>
      </w:ins>
      <w:ins w:id="3623" w:author="Arthur Parmentier" w:date="2020-06-04T23:56:00Z">
        <w:r>
          <w:t xml:space="preserve">or </w:t>
        </w:r>
      </w:ins>
      <w:ins w:id="3624" w:author="Arthur Parmentier" w:date="2020-06-05T15:15:00Z">
        <w:r w:rsidR="00AC069B">
          <w:t>instance,</w:t>
        </w:r>
      </w:ins>
      <w:ins w:id="3625" w:author="Arthur Parmentier" w:date="2020-06-04T23:56:00Z">
        <w:r>
          <w:t xml:space="preserve"> in the sentence “whole group, movement with pointillism, slowly enter”</w:t>
        </w:r>
      </w:ins>
      <w:ins w:id="3626" w:author="Arthur Parmentier" w:date="2020-06-05T15:12:00Z">
        <w:r w:rsidR="006676C8">
          <w:t xml:space="preserve">, pointillism </w:t>
        </w:r>
      </w:ins>
      <w:ins w:id="3627" w:author="Arthur Parmentier" w:date="2020-06-05T15:13:00Z">
        <w:r w:rsidR="006676C8">
          <w:t xml:space="preserve">is a modifier, </w:t>
        </w:r>
      </w:ins>
      <w:ins w:id="3628" w:author="Arthur Parmentier" w:date="2020-06-05T15:15:00Z">
        <w:r w:rsidR="00AC069B">
          <w:t>whereas</w:t>
        </w:r>
      </w:ins>
      <w:ins w:id="3629" w:author="Arthur Parmentier" w:date="2020-06-05T15:13:00Z">
        <w:r w:rsidR="006676C8">
          <w:t xml:space="preserve"> in the sentence “whole group, pointil</w:t>
        </w:r>
      </w:ins>
      <w:ins w:id="3630" w:author="Arthur Parmentier" w:date="2020-06-05T15:14:00Z">
        <w:r w:rsidR="006676C8">
          <w:t>lism, play” it is a content and is often explained as such</w:t>
        </w:r>
      </w:ins>
      <w:ins w:id="3631" w:author="Arthur Parmentier" w:date="2020-06-04T23:57:00Z">
        <w:r>
          <w:t>.</w:t>
        </w:r>
      </w:ins>
    </w:p>
    <w:p w:rsidR="002D025D" w:rsidRDefault="002D025D" w:rsidP="002D025D">
      <w:pPr>
        <w:pStyle w:val="Titre6"/>
        <w:rPr>
          <w:ins w:id="3632" w:author="Arthur Parmentier" w:date="2020-06-05T00:04:00Z"/>
        </w:rPr>
        <w:pPrChange w:id="3633" w:author="Arthur Parmentier" w:date="2020-06-05T15:31:00Z">
          <w:pPr/>
        </w:pPrChange>
      </w:pPr>
      <w:ins w:id="3634" w:author="Arthur Parmentier" w:date="2020-06-05T15:31:00Z">
        <w:r>
          <w:t>Content + “group” -&gt; identifier</w:t>
        </w:r>
      </w:ins>
    </w:p>
    <w:p w:rsidR="00747B7B" w:rsidRDefault="002D025D" w:rsidP="000F7B62">
      <w:pPr>
        <w:rPr>
          <w:ins w:id="3635" w:author="Arthur Parmentier" w:date="2020-06-05T00:05:00Z"/>
        </w:rPr>
      </w:pPr>
      <w:ins w:id="3636" w:author="Arthur Parmentier" w:date="2020-06-05T15:30:00Z">
        <w:r>
          <w:t>Consider</w:t>
        </w:r>
      </w:ins>
      <w:ins w:id="3637" w:author="Arthur Parmentier" w:date="2020-06-05T00:04:00Z">
        <w:r w:rsidR="00747B7B">
          <w:t xml:space="preserve"> the following example:</w:t>
        </w:r>
      </w:ins>
    </w:p>
    <w:p w:rsidR="00747B7B" w:rsidRDefault="00747B7B" w:rsidP="00747B7B">
      <w:pPr>
        <w:pStyle w:val="Paragraphedeliste"/>
        <w:numPr>
          <w:ilvl w:val="0"/>
          <w:numId w:val="41"/>
        </w:numPr>
        <w:rPr>
          <w:ins w:id="3638" w:author="Arthur Parmentier" w:date="2020-06-05T00:05:00Z"/>
        </w:rPr>
      </w:pPr>
      <w:ins w:id="3639" w:author="Arthur Parmentier" w:date="2020-06-05T00:05:00Z">
        <w:r>
          <w:t>First request: “percussion 1, actor 1, dancer 1, minimalism, play”</w:t>
        </w:r>
      </w:ins>
    </w:p>
    <w:p w:rsidR="00747B7B" w:rsidRDefault="00747B7B" w:rsidP="00747B7B">
      <w:pPr>
        <w:pStyle w:val="Paragraphedeliste"/>
        <w:numPr>
          <w:ilvl w:val="0"/>
          <w:numId w:val="41"/>
        </w:numPr>
        <w:rPr>
          <w:ins w:id="3640" w:author="Arthur Parmentier" w:date="2020-06-05T00:06:00Z"/>
        </w:rPr>
      </w:pPr>
      <w:ins w:id="3641" w:author="Arthur Parmentier" w:date="2020-06-05T00:05:00Z">
        <w:r>
          <w:t>Second request: “</w:t>
        </w:r>
      </w:ins>
      <w:ins w:id="3642" w:author="Arthur Parmentier" w:date="2020-06-05T00:06:00Z">
        <w:r>
          <w:t>numerics, long tone, play”</w:t>
        </w:r>
      </w:ins>
    </w:p>
    <w:p w:rsidR="00747B7B" w:rsidRDefault="00747B7B" w:rsidP="00747B7B">
      <w:pPr>
        <w:pStyle w:val="Paragraphedeliste"/>
        <w:numPr>
          <w:ilvl w:val="0"/>
          <w:numId w:val="41"/>
        </w:numPr>
        <w:rPr>
          <w:ins w:id="3643" w:author="Arthur Parmentier" w:date="2020-06-05T00:06:00Z"/>
        </w:rPr>
      </w:pPr>
      <w:ins w:id="3644" w:author="Arthur Parmentier" w:date="2020-06-05T00:06:00Z">
        <w:r>
          <w:t>Third request: “minimalism…”</w:t>
        </w:r>
      </w:ins>
    </w:p>
    <w:p w:rsidR="00376090" w:rsidRDefault="00747B7B" w:rsidP="00747B7B">
      <w:pPr>
        <w:rPr>
          <w:ins w:id="3645" w:author="Arthur Parmentier" w:date="2020-06-05T00:15:00Z"/>
        </w:rPr>
      </w:pPr>
      <w:ins w:id="3646" w:author="Arthur Parmentier" w:date="2020-06-05T00:06:00Z">
        <w:r>
          <w:t xml:space="preserve">At this point, the finite state machine </w:t>
        </w:r>
      </w:ins>
      <w:ins w:id="3647" w:author="Arthur Parmentier" w:date="2020-06-05T15:17:00Z">
        <w:r w:rsidR="00AC069B">
          <w:t>cannot</w:t>
        </w:r>
      </w:ins>
      <w:ins w:id="3648" w:author="Arthur Parmentier" w:date="2020-06-05T00:06:00Z">
        <w:r>
          <w:t xml:space="preserve"> determine whether m</w:t>
        </w:r>
      </w:ins>
      <w:ins w:id="3649" w:author="Arthur Parmentier" w:date="2020-06-05T00:07:00Z">
        <w:r>
          <w:t>inimalism is part of the broad identifier “minimalism group” or if it is a content for the identifier “numerics”.</w:t>
        </w:r>
      </w:ins>
      <w:ins w:id="3650" w:author="Arthur Parmentier" w:date="2020-06-05T00:08:00Z">
        <w:r w:rsidR="007D1E32">
          <w:t xml:space="preserve"> </w:t>
        </w:r>
      </w:ins>
      <w:ins w:id="3651" w:author="Arthur Parmentier" w:date="2020-06-05T15:16:00Z">
        <w:r w:rsidR="00AC069B">
          <w:t xml:space="preserve">To parse the </w:t>
        </w:r>
      </w:ins>
      <w:ins w:id="3652" w:author="Arthur Parmentier" w:date="2020-06-05T19:22:00Z">
        <w:r w:rsidR="000E299B">
          <w:t>syntactic</w:t>
        </w:r>
      </w:ins>
      <w:ins w:id="3653" w:author="Arthur Parmentier" w:date="2020-06-05T15:16:00Z">
        <w:r w:rsidR="00AC069B">
          <w:t xml:space="preserve"> role of “minimalism”, we therefore </w:t>
        </w:r>
      </w:ins>
      <w:ins w:id="3654" w:author="Arthur Parmentier" w:date="2020-06-05T15:17:00Z">
        <w:r w:rsidR="00AC069B">
          <w:t>must</w:t>
        </w:r>
      </w:ins>
      <w:ins w:id="3655" w:author="Arthur Parmentier" w:date="2020-06-05T15:16:00Z">
        <w:r w:rsidR="00AC069B">
          <w:t xml:space="preserve"> know more about its context</w:t>
        </w:r>
      </w:ins>
      <w:ins w:id="3656" w:author="Arthur Parmentier" w:date="2020-06-05T15:17:00Z">
        <w:r w:rsidR="00AC069B">
          <w:t xml:space="preserve">, i.e. what precedes it and what follows it. </w:t>
        </w:r>
      </w:ins>
    </w:p>
    <w:p w:rsidR="00376090" w:rsidRDefault="00376090" w:rsidP="00747B7B">
      <w:pPr>
        <w:rPr>
          <w:ins w:id="3657" w:author="Arthur Parmentier" w:date="2020-06-05T00:15:00Z"/>
        </w:rPr>
      </w:pPr>
      <w:ins w:id="3658" w:author="Arthur Parmentier" w:date="2020-06-05T00:15:00Z">
        <w:r>
          <w:t xml:space="preserve">The </w:t>
        </w:r>
      </w:ins>
      <w:ins w:id="3659" w:author="Arthur Parmentier" w:date="2020-06-05T15:18:00Z">
        <w:r w:rsidR="00AC069B">
          <w:t xml:space="preserve">action of “group” after a content </w:t>
        </w:r>
      </w:ins>
      <w:ins w:id="3660" w:author="Arthur Parmentier" w:date="2020-06-05T15:19:00Z">
        <w:r w:rsidR="00AC069B">
          <w:t>can be summarize in the following grammar rule:</w:t>
        </w:r>
      </w:ins>
    </w:p>
    <w:p w:rsidR="00376090" w:rsidRDefault="00376090" w:rsidP="00747B7B">
      <w:pPr>
        <w:rPr>
          <w:ins w:id="3661" w:author="Arthur Parmentier" w:date="2020-06-05T15:31:00Z"/>
        </w:rPr>
      </w:pPr>
      <w:ins w:id="3662" w:author="Arthur Parmentier" w:date="2020-06-05T00:16:00Z">
        <w:r>
          <w:t xml:space="preserve">Content </w:t>
        </w:r>
      </w:ins>
      <w:ins w:id="3663" w:author="Arthur Parmentier" w:date="2020-06-05T00:15:00Z">
        <w:r>
          <w:t xml:space="preserve">+ “group” -&gt; </w:t>
        </w:r>
      </w:ins>
      <w:ins w:id="3664" w:author="Arthur Parmentier" w:date="2020-06-05T00:16:00Z">
        <w:r>
          <w:t>Identifier</w:t>
        </w:r>
      </w:ins>
    </w:p>
    <w:p w:rsidR="002D025D" w:rsidRDefault="00576B55" w:rsidP="002D025D">
      <w:pPr>
        <w:pStyle w:val="Titre6"/>
        <w:rPr>
          <w:ins w:id="3665" w:author="Arthur Parmentier" w:date="2020-06-05T15:19:00Z"/>
        </w:rPr>
        <w:pPrChange w:id="3666" w:author="Arthur Parmentier" w:date="2020-06-05T15:31:00Z">
          <w:pPr/>
        </w:pPrChange>
      </w:pPr>
      <w:ins w:id="3667" w:author="Arthur Parmentier" w:date="2020-06-05T15:32:00Z">
        <w:r>
          <w:t>Prepositions a</w:t>
        </w:r>
      </w:ins>
      <w:ins w:id="3668" w:author="Arthur Parmentier" w:date="2020-06-05T15:40:00Z">
        <w:r w:rsidR="00D966BC">
          <w:t xml:space="preserve">s </w:t>
        </w:r>
      </w:ins>
      <w:ins w:id="3669" w:author="Arthur Parmentier" w:date="2020-06-05T19:22:00Z">
        <w:r w:rsidR="000E299B">
          <w:t>syntactic</w:t>
        </w:r>
      </w:ins>
      <w:ins w:id="3670" w:author="Arthur Parmentier" w:date="2020-06-05T15:32:00Z">
        <w:r>
          <w:t xml:space="preserve"> operators</w:t>
        </w:r>
      </w:ins>
    </w:p>
    <w:p w:rsidR="002D025D" w:rsidRDefault="00AC069B" w:rsidP="00747B7B">
      <w:pPr>
        <w:rPr>
          <w:ins w:id="3671" w:author="Arthur Parmentier" w:date="2020-06-05T15:26:00Z"/>
        </w:rPr>
      </w:pPr>
      <w:ins w:id="3672" w:author="Arthur Parmentier" w:date="2020-06-05T15:19:00Z">
        <w:r>
          <w:t xml:space="preserve">There are examples that </w:t>
        </w:r>
      </w:ins>
      <w:ins w:id="3673" w:author="Arthur Parmentier" w:date="2020-06-05T15:41:00Z">
        <w:r w:rsidR="00D966BC">
          <w:t>show</w:t>
        </w:r>
      </w:ins>
      <w:ins w:id="3674" w:author="Arthur Parmentier" w:date="2020-06-05T15:20:00Z">
        <w:r>
          <w:t xml:space="preserve"> the </w:t>
        </w:r>
      </w:ins>
      <w:ins w:id="3675" w:author="Arthur Parmentier" w:date="2020-06-05T15:31:00Z">
        <w:r w:rsidR="002D025D">
          <w:t xml:space="preserve">influence of </w:t>
        </w:r>
      </w:ins>
      <w:ins w:id="3676" w:author="Arthur Parmentier" w:date="2020-06-05T15:20:00Z">
        <w:r>
          <w:t>context in SP grammar. Think of recursive requests such as</w:t>
        </w:r>
      </w:ins>
      <w:ins w:id="3677" w:author="Arthur Parmentier" w:date="2020-06-05T15:33:00Z">
        <w:r w:rsidR="004B5F28">
          <w:t xml:space="preserve">: </w:t>
        </w:r>
      </w:ins>
      <w:ins w:id="3678" w:author="Arthur Parmentier" w:date="2020-06-05T15:20:00Z">
        <w:r>
          <w:t xml:space="preserve">“Whole group, </w:t>
        </w:r>
      </w:ins>
      <w:ins w:id="3679" w:author="Arthur Parmentier" w:date="2020-06-05T15:21:00Z">
        <w:r>
          <w:t>pointillism</w:t>
        </w:r>
      </w:ins>
      <w:ins w:id="3680" w:author="Arthur Parmentier" w:date="2020-06-05T15:22:00Z">
        <w:r>
          <w:t xml:space="preserve"> with head</w:t>
        </w:r>
      </w:ins>
      <w:ins w:id="3681" w:author="Arthur Parmentier" w:date="2020-06-05T15:23:00Z">
        <w:r>
          <w:t xml:space="preserve"> </w:t>
        </w:r>
      </w:ins>
      <w:ins w:id="3682" w:author="Arthur Parmentier" w:date="2020-06-05T15:22:00Z">
        <w:r>
          <w:t>add hands low</w:t>
        </w:r>
      </w:ins>
      <w:ins w:id="3683" w:author="Arthur Parmentier" w:date="2020-06-05T15:23:00Z">
        <w:r>
          <w:t xml:space="preserve"> volume, play”</w:t>
        </w:r>
      </w:ins>
      <w:ins w:id="3684" w:author="Arthur Parmentier" w:date="2020-06-05T15:33:00Z">
        <w:r w:rsidR="004B5F28">
          <w:t>.</w:t>
        </w:r>
        <w:r w:rsidR="004B5F28">
          <w:br/>
        </w:r>
      </w:ins>
      <w:ins w:id="3685" w:author="Arthur Parmentier" w:date="2020-06-05T15:25:00Z">
        <w:r w:rsidR="002D025D">
          <w:t>One could interpret the “low volume</w:t>
        </w:r>
      </w:ins>
      <w:ins w:id="3686" w:author="Arthur Parmentier" w:date="2020-06-05T15:26:00Z">
        <w:r w:rsidR="002D025D">
          <w:t>” in two ways:</w:t>
        </w:r>
      </w:ins>
    </w:p>
    <w:p w:rsidR="002D025D" w:rsidRDefault="002D025D" w:rsidP="00747B7B">
      <w:pPr>
        <w:rPr>
          <w:ins w:id="3687" w:author="Arthur Parmentier" w:date="2020-06-05T15:26:00Z"/>
        </w:rPr>
      </w:pPr>
      <w:ins w:id="3688" w:author="Arthur Parmentier" w:date="2020-06-05T15:26:00Z">
        <w:r>
          <w:t>1° referring to the pointillism in general</w:t>
        </w:r>
        <w:r>
          <w:br/>
          <w:t>2° referring t</w:t>
        </w:r>
      </w:ins>
      <w:ins w:id="3689" w:author="Arthur Parmentier" w:date="2020-06-05T15:34:00Z">
        <w:r w:rsidR="004B5F28">
          <w:t>o the</w:t>
        </w:r>
      </w:ins>
      <w:ins w:id="3690" w:author="Arthur Parmentier" w:date="2020-06-05T15:26:00Z">
        <w:r>
          <w:t xml:space="preserve"> movements </w:t>
        </w:r>
      </w:ins>
      <w:ins w:id="3691" w:author="Arthur Parmentier" w:date="2020-06-05T15:34:00Z">
        <w:r w:rsidR="0018560A">
          <w:t xml:space="preserve">of the hands </w:t>
        </w:r>
      </w:ins>
      <w:ins w:id="3692" w:author="Arthur Parmentier" w:date="2020-06-05T15:26:00Z">
        <w:r>
          <w:t>only</w:t>
        </w:r>
      </w:ins>
    </w:p>
    <w:p w:rsidR="002D025D" w:rsidRDefault="002D025D" w:rsidP="00747B7B">
      <w:pPr>
        <w:rPr>
          <w:ins w:id="3693" w:author="Arthur Parmentier" w:date="2020-06-05T15:28:00Z"/>
        </w:rPr>
      </w:pPr>
      <w:ins w:id="3694" w:author="Arthur Parmentier" w:date="2020-06-05T15:26:00Z">
        <w:r>
          <w:t xml:space="preserve">I would personally </w:t>
        </w:r>
      </w:ins>
      <w:ins w:id="3695" w:author="Arthur Parmentier" w:date="2020-06-05T15:27:00Z">
        <w:r>
          <w:t xml:space="preserve">interpret the request the first way. </w:t>
        </w:r>
      </w:ins>
      <w:ins w:id="3696" w:author="Arthur Parmentier" w:date="2020-06-05T15:28:00Z">
        <w:r>
          <w:t>However,</w:t>
        </w:r>
      </w:ins>
      <w:ins w:id="3697" w:author="Arthur Parmentier" w:date="2020-06-05T15:27:00Z">
        <w:r>
          <w:t xml:space="preserve"> in the following request:</w:t>
        </w:r>
      </w:ins>
      <w:ins w:id="3698" w:author="Arthur Parmentier" w:date="2020-06-05T15:34:00Z">
        <w:r w:rsidR="004B5F28">
          <w:t xml:space="preserve"> </w:t>
        </w:r>
      </w:ins>
      <w:ins w:id="3699" w:author="Arthur Parmentier" w:date="2020-06-05T15:27:00Z">
        <w:r>
          <w:t>“Whole group, pointillism with head</w:t>
        </w:r>
      </w:ins>
      <w:ins w:id="3700" w:author="Arthur Parmentier" w:date="2020-06-05T15:28:00Z">
        <w:r>
          <w:t xml:space="preserve"> high volume</w:t>
        </w:r>
      </w:ins>
      <w:ins w:id="3701" w:author="Arthur Parmentier" w:date="2020-06-05T15:27:00Z">
        <w:r>
          <w:t xml:space="preserve"> add hands low volume, play”</w:t>
        </w:r>
      </w:ins>
      <w:ins w:id="3702" w:author="Arthur Parmentier" w:date="2020-06-05T15:34:00Z">
        <w:r w:rsidR="004B5F28">
          <w:t xml:space="preserve">, </w:t>
        </w:r>
      </w:ins>
      <w:ins w:id="3703" w:author="Arthur Parmentier" w:date="2020-06-05T15:28:00Z">
        <w:r>
          <w:t>I would interpret it the second way, i.e. that the low volume refers to the hands only.</w:t>
        </w:r>
      </w:ins>
    </w:p>
    <w:p w:rsidR="009C1A6D" w:rsidRDefault="007D69D8" w:rsidP="00747B7B">
      <w:pPr>
        <w:rPr>
          <w:ins w:id="3704" w:author="Arthur Parmentier" w:date="2020-06-05T16:15:00Z"/>
        </w:rPr>
      </w:pPr>
      <w:ins w:id="3705" w:author="Arthur Parmentier" w:date="2020-06-05T15:34:00Z">
        <w:r>
          <w:t>In general, my observation is th</w:t>
        </w:r>
      </w:ins>
      <w:ins w:id="3706" w:author="Arthur Parmentier" w:date="2020-06-05T16:02:00Z">
        <w:r w:rsidR="0010023A">
          <w:t xml:space="preserve">at there is a class of SP signs that I would call “prepositions”: </w:t>
        </w:r>
      </w:ins>
      <w:ins w:id="3707" w:author="Arthur Parmentier" w:date="2020-06-05T15:34:00Z">
        <w:r>
          <w:t xml:space="preserve">with, without, add, group, </w:t>
        </w:r>
      </w:ins>
      <w:ins w:id="3708" w:author="Arthur Parmentier" w:date="2020-06-05T15:35:00Z">
        <w:r>
          <w:t>remove</w:t>
        </w:r>
      </w:ins>
      <w:ins w:id="3709" w:author="Arthur Parmentier" w:date="2020-06-05T16:15:00Z">
        <w:r w:rsidR="00A97496">
          <w:t>, go on to, go back to, morph</w:t>
        </w:r>
      </w:ins>
      <w:ins w:id="3710" w:author="Arthur Parmentier" w:date="2020-06-05T15:35:00Z">
        <w:r>
          <w:t>…</w:t>
        </w:r>
      </w:ins>
      <w:ins w:id="3711" w:author="Arthur Parmentier" w:date="2020-06-05T16:02:00Z">
        <w:r w:rsidR="0010023A">
          <w:t xml:space="preserve"> that</w:t>
        </w:r>
      </w:ins>
      <w:ins w:id="3712" w:author="Arthur Parmentier" w:date="2020-06-05T15:35:00Z">
        <w:r>
          <w:t xml:space="preserve"> </w:t>
        </w:r>
      </w:ins>
      <w:ins w:id="3713" w:author="Arthur Parmentier" w:date="2020-06-05T15:45:00Z">
        <w:r w:rsidR="00D966BC">
          <w:t>a</w:t>
        </w:r>
        <w:r w:rsidR="00F4578C">
          <w:t>ct as operators</w:t>
        </w:r>
      </w:ins>
      <w:ins w:id="3714" w:author="Arthur Parmentier" w:date="2020-06-05T15:46:00Z">
        <w:r w:rsidR="00F4578C">
          <w:rPr>
            <w:rStyle w:val="Appelnotedebasdep"/>
          </w:rPr>
          <w:footnoteReference w:id="50"/>
        </w:r>
        <w:r w:rsidR="00F4578C">
          <w:t xml:space="preserve"> that changes the </w:t>
        </w:r>
        <w:r w:rsidR="00F4578C">
          <w:lastRenderedPageBreak/>
          <w:t>syntax of elements around them.</w:t>
        </w:r>
      </w:ins>
      <w:ins w:id="3718" w:author="Arthur Parmentier" w:date="2020-06-05T16:03:00Z">
        <w:r w:rsidR="007E64ED">
          <w:t xml:space="preserve"> In the second SP workbook</w:t>
        </w:r>
      </w:ins>
      <w:ins w:id="3719" w:author="Arthur Parmentier" w:date="2020-06-05T16:05:00Z">
        <w:r w:rsidR="00B25170">
          <w:t xml:space="preserve"> by Walter Thompson</w:t>
        </w:r>
      </w:ins>
      <w:ins w:id="3720" w:author="Arthur Parmentier" w:date="2020-06-05T16:12:00Z">
        <w:r w:rsidR="00B25170">
          <w:t>,</w:t>
        </w:r>
      </w:ins>
      <w:ins w:id="3721" w:author="Arthur Parmentier" w:date="2020-06-05T16:05:00Z">
        <w:r w:rsidR="00B25170">
          <w:t xml:space="preserve"> the</w:t>
        </w:r>
      </w:ins>
      <w:ins w:id="3722" w:author="Arthur Parmentier" w:date="2020-06-05T16:12:00Z">
        <w:r w:rsidR="00B25170">
          <w:t>s</w:t>
        </w:r>
      </w:ins>
      <w:ins w:id="3723" w:author="Arthur Parmentier" w:date="2020-06-05T16:05:00Z">
        <w:r w:rsidR="00B25170">
          <w:t>e</w:t>
        </w:r>
      </w:ins>
      <w:ins w:id="3724" w:author="Arthur Parmentier" w:date="2020-06-05T16:03:00Z">
        <w:r w:rsidR="007E64ED">
          <w:t xml:space="preserve"> signs ar</w:t>
        </w:r>
      </w:ins>
      <w:ins w:id="3725" w:author="Arthur Parmentier" w:date="2020-06-05T16:05:00Z">
        <w:r w:rsidR="00B25170">
          <w:t>e described as belonging to</w:t>
        </w:r>
      </w:ins>
      <w:ins w:id="3726" w:author="Arthur Parmentier" w:date="2020-06-05T16:03:00Z">
        <w:r w:rsidR="007E64ED">
          <w:t xml:space="preserve"> the syntax categories “what”</w:t>
        </w:r>
      </w:ins>
      <w:ins w:id="3727" w:author="Arthur Parmentier" w:date="2020-06-05T16:07:00Z">
        <w:r w:rsidR="00B25170">
          <w:t xml:space="preserve"> or “who”</w:t>
        </w:r>
      </w:ins>
      <w:ins w:id="3728" w:author="Arthur Parmentier" w:date="2020-06-05T16:08:00Z">
        <w:r w:rsidR="00B25170">
          <w:t xml:space="preserve"> and part of the </w:t>
        </w:r>
      </w:ins>
      <w:ins w:id="3729" w:author="Arthur Parmentier" w:date="2020-06-05T16:09:00Z">
        <w:r w:rsidR="00B25170">
          <w:t xml:space="preserve">“function signal” class. </w:t>
        </w:r>
      </w:ins>
    </w:p>
    <w:p w:rsidR="009C1A6D" w:rsidRDefault="009C1A6D" w:rsidP="00747B7B">
      <w:pPr>
        <w:rPr>
          <w:ins w:id="3730" w:author="Arthur Parmentier" w:date="2020-06-05T16:16:00Z"/>
        </w:rPr>
      </w:pPr>
      <w:ins w:id="3731" w:author="Arthur Parmentier" w:date="2020-06-05T16:16:00Z">
        <w:r>
          <w:rPr>
            <w:noProof/>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Pr>
            <w:noProof/>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Default="009C1A6D" w:rsidP="00747B7B">
      <w:pPr>
        <w:rPr>
          <w:ins w:id="3732" w:author="Arthur Parmentier" w:date="2020-06-05T16:16:00Z"/>
        </w:rPr>
      </w:pPr>
      <w:ins w:id="3733" w:author="Arthur Parmentier" w:date="2020-06-05T16:20:00Z">
        <w:r>
          <w:t>DECORRELATION what – content how -modifier…??</w:t>
        </w:r>
      </w:ins>
    </w:p>
    <w:p w:rsidR="002D025D" w:rsidRDefault="00B25170" w:rsidP="00747B7B">
      <w:pPr>
        <w:rPr>
          <w:ins w:id="3734" w:author="Arthur Parmentier" w:date="2020-06-05T00:15:00Z"/>
        </w:rPr>
      </w:pPr>
      <w:ins w:id="3735" w:author="Arthur Parmentier" w:date="2020-06-05T16:09:00Z">
        <w:r>
          <w:t>From my model of SP as a re</w:t>
        </w:r>
      </w:ins>
      <w:ins w:id="3736" w:author="Arthur Parmentier" w:date="2020-06-05T16:10:00Z">
        <w:r>
          <w:t xml:space="preserve">gular language and the previous observations, it is clear that at the syntax level, these signs are very different from other </w:t>
        </w:r>
      </w:ins>
      <w:ins w:id="3737" w:author="Arthur Parmentier" w:date="2020-06-05T16:11:00Z">
        <w:r>
          <w:t>contents</w:t>
        </w:r>
      </w:ins>
      <w:ins w:id="3738" w:author="Arthur Parmentier" w:date="2020-06-05T16:10:00Z">
        <w:r>
          <w:t xml:space="preserve"> or </w:t>
        </w:r>
      </w:ins>
      <w:ins w:id="3739" w:author="Arthur Parmentier" w:date="2020-06-05T16:11:00Z">
        <w:r>
          <w:t>modifie</w:t>
        </w:r>
      </w:ins>
      <w:ins w:id="3740" w:author="Arthur Parmentier" w:date="2020-06-05T16:12:00Z">
        <w:r>
          <w:t xml:space="preserve">rs </w:t>
        </w:r>
      </w:ins>
      <w:ins w:id="3741" w:author="Arthur Parmentier" w:date="2020-06-05T16:10:00Z">
        <w:r>
          <w:t>signs.</w:t>
        </w:r>
      </w:ins>
    </w:p>
    <w:p w:rsidR="00747B7B" w:rsidRDefault="007D1E32" w:rsidP="00747B7B">
      <w:pPr>
        <w:rPr>
          <w:ins w:id="3742" w:author="Arthur Parmentier" w:date="2020-06-05T00:13:00Z"/>
        </w:rPr>
      </w:pPr>
      <w:ins w:id="3743" w:author="Arthur Parmentier" w:date="2020-06-05T00:08:00Z">
        <w:r>
          <w:t xml:space="preserve">It is a very important limitation of the modeling of SP as a regular language, that I have not solved in my tool yet. Several options </w:t>
        </w:r>
      </w:ins>
      <w:ins w:id="3744" w:author="Arthur Parmentier" w:date="2020-06-05T00:09:00Z">
        <w:r>
          <w:t>for</w:t>
        </w:r>
      </w:ins>
      <w:ins w:id="3745" w:author="Arthur Parmentier" w:date="2020-06-05T00:10:00Z">
        <w:r w:rsidR="00974865">
          <w:t xml:space="preserve"> solving this problem</w:t>
        </w:r>
      </w:ins>
      <w:ins w:id="3746" w:author="Arthur Parmentier" w:date="2020-06-05T00:11:00Z">
        <w:r w:rsidR="00974865">
          <w:t xml:space="preserve"> in</w:t>
        </w:r>
      </w:ins>
      <w:ins w:id="3747" w:author="Arthur Parmentier" w:date="2020-06-05T00:09:00Z">
        <w:r>
          <w:t xml:space="preserve"> </w:t>
        </w:r>
      </w:ins>
      <w:ins w:id="3748" w:author="Arthur Parmentier" w:date="2020-06-05T00:10:00Z">
        <w:r>
          <w:t xml:space="preserve">a </w:t>
        </w:r>
      </w:ins>
      <w:ins w:id="3749" w:author="Arthur Parmentier" w:date="2020-06-05T00:09:00Z">
        <w:r>
          <w:t>future implementation are discussed in a further section.</w:t>
        </w:r>
      </w:ins>
    </w:p>
    <w:p w:rsidR="009854FD" w:rsidRPr="000F7B62" w:rsidRDefault="00376090">
      <w:pPr>
        <w:rPr>
          <w:ins w:id="3750" w:author="Arthur Parmentier" w:date="2020-06-04T16:33:00Z"/>
        </w:rPr>
        <w:pPrChange w:id="3751" w:author="Arthur Parmentier" w:date="2020-06-05T00:06:00Z">
          <w:pPr>
            <w:pStyle w:val="Paragraphedeliste"/>
            <w:numPr>
              <w:numId w:val="38"/>
            </w:numPr>
            <w:ind w:hanging="360"/>
          </w:pPr>
        </w:pPrChange>
      </w:pPr>
      <w:ins w:id="3752" w:author="Arthur Parmentier" w:date="2020-06-05T00:13:00Z">
        <w:r>
          <w:t>In all cases that I have identified, it is the logical element that are able to change the category of a sign and therefore</w:t>
        </w:r>
      </w:ins>
      <w:ins w:id="3753" w:author="Arthur Parmentier" w:date="2020-06-05T00:14:00Z">
        <w:r>
          <w:t xml:space="preserve"> “break” the FSM representation validity</w:t>
        </w:r>
      </w:ins>
      <w:ins w:id="3754" w:author="Arthur Parmentier" w:date="2020-06-05T00:16:00Z">
        <w:r>
          <w:t xml:space="preserve">. I hope that my work and these observations will </w:t>
        </w:r>
      </w:ins>
      <w:ins w:id="3755" w:author="Arthur Parmentier" w:date="2020-06-05T00:17:00Z">
        <w:r>
          <w:t>serve as a bas</w:t>
        </w:r>
      </w:ins>
      <w:ins w:id="3756" w:author="Arthur Parmentier" w:date="2020-06-05T00:18:00Z">
        <w:r>
          <w:t>e</w:t>
        </w:r>
      </w:ins>
      <w:ins w:id="3757" w:author="Arthur Parmentier" w:date="2020-06-05T00:17:00Z">
        <w:r>
          <w:t xml:space="preserve"> for </w:t>
        </w:r>
      </w:ins>
      <w:ins w:id="3758" w:author="Arthur Parmentier" w:date="2020-06-05T00:18:00Z">
        <w:r>
          <w:t>deeper</w:t>
        </w:r>
      </w:ins>
      <w:ins w:id="3759" w:author="Arthur Parmentier" w:date="2020-06-05T00:17:00Z">
        <w:r>
          <w:t xml:space="preserve"> stud</w:t>
        </w:r>
      </w:ins>
      <w:ins w:id="3760" w:author="Arthur Parmentier" w:date="2020-06-05T00:18:00Z">
        <w:r>
          <w:t>ies</w:t>
        </w:r>
      </w:ins>
      <w:ins w:id="3761" w:author="Arthur Parmentier" w:date="2020-06-05T00:17:00Z">
        <w:r>
          <w:t xml:space="preserve"> and</w:t>
        </w:r>
      </w:ins>
      <w:ins w:id="3762" w:author="Arthur Parmentier" w:date="2020-06-05T00:18:00Z">
        <w:r>
          <w:t xml:space="preserve"> linguistic</w:t>
        </w:r>
      </w:ins>
      <w:ins w:id="3763" w:author="Arthur Parmentier" w:date="2020-06-05T00:17:00Z">
        <w:r>
          <w:t xml:space="preserve"> modeling of SP grammar in its “regular” and “contextual” components</w:t>
        </w:r>
      </w:ins>
      <w:ins w:id="3764" w:author="Arthur Parmentier" w:date="2020-06-05T00:20:00Z">
        <w:r w:rsidR="00897AB2">
          <w:t>, a process which to my knowledge has not been done so far.</w:t>
        </w:r>
      </w:ins>
    </w:p>
    <w:p w:rsidR="00C97610" w:rsidRPr="00A94972" w:rsidDel="000F7B62" w:rsidRDefault="00C97610">
      <w:pPr>
        <w:pStyle w:val="Paragraphedeliste"/>
        <w:numPr>
          <w:ilvl w:val="0"/>
          <w:numId w:val="38"/>
        </w:numPr>
        <w:rPr>
          <w:del w:id="3765" w:author="Arthur Parmentier" w:date="2020-06-05T00:01:00Z"/>
          <w:rPrChange w:id="3766" w:author="Arthur Parmentier" w:date="2020-06-04T16:25:00Z">
            <w:rPr>
              <w:del w:id="3767" w:author="Arthur Parmentier" w:date="2020-06-05T00:01:00Z"/>
            </w:rPr>
          </w:rPrChange>
        </w:rPr>
        <w:pPrChange w:id="3768" w:author="Arthur Parmentier" w:date="2020-06-04T16:59:00Z">
          <w:pPr>
            <w:pStyle w:val="Titre2"/>
          </w:pPr>
        </w:pPrChange>
      </w:pPr>
      <w:bookmarkStart w:id="3769" w:name="_Toc42259029"/>
      <w:bookmarkStart w:id="3770" w:name="_Toc42259106"/>
      <w:bookmarkEnd w:id="3769"/>
      <w:bookmarkEnd w:id="3770"/>
    </w:p>
    <w:p w:rsidR="00F25194" w:rsidRDefault="00F25194">
      <w:pPr>
        <w:pStyle w:val="Titre3"/>
        <w:rPr>
          <w:ins w:id="3771" w:author="Arthur Parmentier" w:date="2020-06-05T00:33:00Z"/>
        </w:rPr>
      </w:pPr>
      <w:bookmarkStart w:id="3772" w:name="_Toc42259107"/>
      <w:r w:rsidRPr="00953072">
        <w:t>Part 5: Orchestra simulation</w:t>
      </w:r>
      <w:bookmarkEnd w:id="3772"/>
    </w:p>
    <w:p w:rsidR="002453FD" w:rsidRDefault="002453FD" w:rsidP="002453FD">
      <w:pPr>
        <w:rPr>
          <w:ins w:id="3773" w:author="Arthur Parmentier" w:date="2020-06-05T00:37:00Z"/>
        </w:rPr>
      </w:pPr>
      <w:ins w:id="3774" w:author="Arthur Parmentier" w:date="2020-06-05T00:35:00Z">
        <w:r>
          <w:t xml:space="preserve">From the OSC commands created by the automata, there is an unlimited panel of </w:t>
        </w:r>
      </w:ins>
      <w:ins w:id="3775" w:author="Arthur Parmentier" w:date="2020-06-05T00:36:00Z">
        <w:r>
          <w:t xml:space="preserve">tools and ways to create an orchestra. </w:t>
        </w:r>
      </w:ins>
    </w:p>
    <w:p w:rsidR="002453FD" w:rsidRDefault="00AC4940" w:rsidP="002453FD">
      <w:pPr>
        <w:pStyle w:val="Titre4"/>
        <w:rPr>
          <w:ins w:id="3776" w:author="Arthur Parmentier" w:date="2020-06-05T00:37:00Z"/>
        </w:rPr>
      </w:pPr>
      <w:ins w:id="3777" w:author="Arthur Parmentier" w:date="2020-06-05T12:55:00Z">
        <w:r>
          <w:t xml:space="preserve">First try with </w:t>
        </w:r>
      </w:ins>
      <w:ins w:id="3778" w:author="Arthur Parmentier" w:date="2020-06-05T00:37:00Z">
        <w:r w:rsidR="002453FD">
          <w:t>Ableton Live</w:t>
        </w:r>
      </w:ins>
    </w:p>
    <w:p w:rsidR="002453FD" w:rsidRDefault="002453FD" w:rsidP="002453FD">
      <w:pPr>
        <w:rPr>
          <w:ins w:id="3779" w:author="Arthur Parmentier" w:date="2020-06-05T00:43:00Z"/>
        </w:rPr>
      </w:pPr>
      <w:ins w:id="3780" w:author="Arthur Parmentier" w:date="2020-06-05T00:36:00Z">
        <w:r>
          <w:t xml:space="preserve">I originally started by building a connection with </w:t>
        </w:r>
      </w:ins>
      <w:ins w:id="3781" w:author="Arthur Parmentier" w:date="2020-06-05T00:40:00Z">
        <w:r w:rsidR="00233897">
          <w:t xml:space="preserve">the performance software </w:t>
        </w:r>
      </w:ins>
      <w:ins w:id="3782" w:author="Arthur Parmentier" w:date="2020-06-05T00:36:00Z">
        <w:r>
          <w:t>Ableton Live</w:t>
        </w:r>
      </w:ins>
      <w:ins w:id="3783" w:author="Arthur Parmentier" w:date="2020-06-05T00:40:00Z">
        <w:r w:rsidR="00233897">
          <w:t xml:space="preserve"> because of its wide spread use in the community of live performing artists</w:t>
        </w:r>
      </w:ins>
      <w:ins w:id="3784" w:author="Arthur Parmentier" w:date="2020-06-05T00:41:00Z">
        <w:r w:rsidR="00233897">
          <w:t xml:space="preserve"> (DJs, live performers) and its useful features for li</w:t>
        </w:r>
      </w:ins>
      <w:ins w:id="3785" w:author="Arthur Parmentier" w:date="2020-06-05T00:42:00Z">
        <w:r w:rsidR="00233897">
          <w:t>ve music such as the use of scenes and or the launch of clips synchron</w:t>
        </w:r>
      </w:ins>
      <w:ins w:id="3786" w:author="Arthur Parmentier" w:date="2020-06-05T00:43:00Z">
        <w:r w:rsidR="00233897">
          <w:t>ized with a particular metric and tempo.</w:t>
        </w:r>
      </w:ins>
    </w:p>
    <w:p w:rsidR="00E93BAC" w:rsidRDefault="00E93BAC" w:rsidP="002453FD">
      <w:pPr>
        <w:rPr>
          <w:ins w:id="3787" w:author="Arthur Parmentier" w:date="2020-06-05T00:56:00Z"/>
        </w:rPr>
      </w:pPr>
      <w:ins w:id="3788" w:author="Arthur Parmentier" w:date="2020-06-05T00:44:00Z">
        <w:r>
          <w:t>Just like many DAWs, Live can be hard to control externally and only offer a limi</w:t>
        </w:r>
      </w:ins>
      <w:ins w:id="3789" w:author="Arthur Parmentier" w:date="2020-06-05T00:45:00Z">
        <w:r>
          <w:t>ted API to its internal mechanisms. Controlling Live externally typically requires scripting a se</w:t>
        </w:r>
      </w:ins>
      <w:ins w:id="3790" w:author="Arthur Parmentier" w:date="2020-06-05T00:46:00Z">
        <w:r>
          <w:t>rver in python that must be installed manually. However, LiveOSC</w:t>
        </w:r>
      </w:ins>
      <w:ins w:id="3791" w:author="Arthur Parmentier" w:date="2020-06-05T00:48:00Z">
        <w:r>
          <w:rPr>
            <w:rStyle w:val="Appelnotedebasdep"/>
          </w:rPr>
          <w:footnoteReference w:id="51"/>
        </w:r>
      </w:ins>
      <w:ins w:id="3795" w:author="Arthur Parmentier" w:date="2020-06-05T00:46:00Z">
        <w:r>
          <w:t xml:space="preserve"> has been shared by the community to </w:t>
        </w:r>
      </w:ins>
      <w:ins w:id="3796" w:author="Arthur Parmentier" w:date="2020-06-05T00:47:00Z">
        <w:r>
          <w:t>help in this process by creating</w:t>
        </w:r>
      </w:ins>
      <w:ins w:id="3797" w:author="Arthur Parmentier" w:date="2020-06-05T00:56:00Z">
        <w:r w:rsidR="00AD4CD1">
          <w:t xml:space="preserve"> server that listens to</w:t>
        </w:r>
      </w:ins>
      <w:ins w:id="3798" w:author="Arthur Parmentier" w:date="2020-06-05T00:47:00Z">
        <w:r>
          <w:t xml:space="preserve"> OSC map</w:t>
        </w:r>
      </w:ins>
      <w:ins w:id="3799" w:author="Arthur Parmentier" w:date="2020-06-05T00:56:00Z">
        <w:r w:rsidR="00AD4CD1">
          <w:t xml:space="preserve"> it to</w:t>
        </w:r>
      </w:ins>
      <w:ins w:id="3800" w:author="Arthur Parmentier" w:date="2020-06-05T00:47:00Z">
        <w:r>
          <w:t xml:space="preserve"> Live parameters</w:t>
        </w:r>
      </w:ins>
      <w:ins w:id="3801" w:author="Arthur Parmentier" w:date="2020-06-05T00:48:00Z">
        <w:r>
          <w:t>.</w:t>
        </w:r>
      </w:ins>
    </w:p>
    <w:p w:rsidR="00AD4CD1" w:rsidRDefault="00AD4CD1" w:rsidP="002453FD">
      <w:pPr>
        <w:rPr>
          <w:ins w:id="3802" w:author="Arthur Parmentier" w:date="2020-06-05T01:07:00Z"/>
        </w:rPr>
      </w:pPr>
      <w:ins w:id="3803" w:author="Arthur Parmentier" w:date="2020-06-05T00:57:00Z">
        <w:r>
          <w:t xml:space="preserve">In my </w:t>
        </w:r>
      </w:ins>
      <w:ins w:id="3804" w:author="Arthur Parmentier" w:date="2020-06-05T00:58:00Z">
        <w:r>
          <w:fldChar w:fldCharType="begin"/>
        </w:r>
        <w:r>
          <w:instrText xml:space="preserve"> HYPERLINK "https://www.youtube.com/watch?v=OmPFMT9mgOs" </w:instrText>
        </w:r>
        <w:r>
          <w:fldChar w:fldCharType="separate"/>
        </w:r>
        <w:r w:rsidRPr="00AD4CD1">
          <w:rPr>
            <w:rStyle w:val="Lienhypertexte"/>
          </w:rPr>
          <w:t>third demo video</w:t>
        </w:r>
        <w:r>
          <w:fldChar w:fldCharType="end"/>
        </w:r>
      </w:ins>
      <w:ins w:id="3805" w:author="Arthur Parmentier" w:date="2020-06-05T00:57:00Z">
        <w:r>
          <w:t>, I showed how I could use custom gestures to launch and stop clips in Live</w:t>
        </w:r>
      </w:ins>
      <w:ins w:id="3806" w:author="Arthur Parmentier" w:date="2020-06-05T00:58:00Z">
        <w:r>
          <w:t>, just like a simple DJ controller would.</w:t>
        </w:r>
      </w:ins>
      <w:ins w:id="3807" w:author="Arthur Parmentier" w:date="2020-06-05T01:00:00Z">
        <w:r>
          <w:t xml:space="preserve"> It required only a little effort to convert the conventions I use in my </w:t>
        </w:r>
        <w:r>
          <w:lastRenderedPageBreak/>
          <w:t>OSC</w:t>
        </w:r>
      </w:ins>
      <w:ins w:id="3808" w:author="Arthur Parmentier" w:date="2020-06-05T01:01:00Z">
        <w:r>
          <w:t xml:space="preserve"> commands to match the LiveOSC format. </w:t>
        </w:r>
      </w:ins>
      <w:ins w:id="3809" w:author="Arthur Parmentier" w:date="2020-06-05T01:03:00Z">
        <w:r>
          <w:t xml:space="preserve">By synchronizing </w:t>
        </w:r>
      </w:ins>
      <w:ins w:id="3810" w:author="Arthur Parmentier" w:date="2020-06-05T01:01:00Z">
        <w:r>
          <w:t xml:space="preserve">all the clips </w:t>
        </w:r>
      </w:ins>
      <w:ins w:id="3811" w:author="Arthur Parmentier" w:date="2020-06-05T01:02:00Z">
        <w:r>
          <w:t>at the same tempo and metric</w:t>
        </w:r>
      </w:ins>
      <w:ins w:id="3812" w:author="Arthur Parmentier" w:date="2020-06-05T01:01:00Z">
        <w:r>
          <w:t xml:space="preserve">, </w:t>
        </w:r>
      </w:ins>
      <w:ins w:id="3813" w:author="Arthur Parmentier" w:date="2020-06-05T01:03:00Z">
        <w:r>
          <w:t>Live allowed me to c</w:t>
        </w:r>
      </w:ins>
      <w:ins w:id="3814" w:author="Arthur Parmentier" w:date="2020-06-05T01:04:00Z">
        <w:r>
          <w:t xml:space="preserve">reate a fun demo with very simple controls that </w:t>
        </w:r>
      </w:ins>
      <w:ins w:id="3815" w:author="Arthur Parmentier" w:date="2020-06-05T01:05:00Z">
        <w:r>
          <w:t>“sounds good” and can easily be modified and customized by the users.</w:t>
        </w:r>
      </w:ins>
    </w:p>
    <w:p w:rsidR="00E13FD2" w:rsidRDefault="00A911BE" w:rsidP="002453FD">
      <w:pPr>
        <w:rPr>
          <w:ins w:id="3816" w:author="Arthur Parmentier" w:date="2020-06-05T12:54:00Z"/>
        </w:rPr>
      </w:pPr>
      <w:ins w:id="3817" w:author="Arthur Parmentier" w:date="2020-06-05T12:38:00Z">
        <w:r>
          <w:t>However, t</w:t>
        </w:r>
      </w:ins>
      <w:ins w:id="3818" w:author="Arthur Parmentier" w:date="2020-06-05T01:07:00Z">
        <w:r w:rsidR="00E13FD2">
          <w:t>he integration of SP commands could not be pushed very far into Live without more complex scripting</w:t>
        </w:r>
      </w:ins>
      <w:ins w:id="3819" w:author="Arthur Parmentier" w:date="2020-06-05T01:08:00Z">
        <w:r w:rsidR="00E13FD2">
          <w:t xml:space="preserve"> by extending the LiveOSC API, or perhaps by using additional custom Max for Live scripts.</w:t>
        </w:r>
      </w:ins>
      <w:ins w:id="3820" w:author="Arthur Parmentier" w:date="2020-06-05T12:41:00Z">
        <w:r>
          <w:t xml:space="preserve"> For instance, in Live like in many DAWs, it is not possible to change dynamically the tempo of single elements, as they are built around a single timeline whose tempo is usually shared by all </w:t>
        </w:r>
      </w:ins>
      <w:ins w:id="3821" w:author="Arthur Parmentier" w:date="2020-06-05T12:42:00Z">
        <w:r>
          <w:t>clips.</w:t>
        </w:r>
      </w:ins>
      <w:ins w:id="3822" w:author="Arthur Parmentier" w:date="2020-06-05T01:11:00Z">
        <w:r w:rsidR="00E13FD2">
          <w:br/>
        </w:r>
      </w:ins>
      <w:ins w:id="3823" w:author="Arthur Parmentier" w:date="2020-06-05T01:10:00Z">
        <w:r w:rsidR="00E13FD2">
          <w:t xml:space="preserve">This is </w:t>
        </w:r>
      </w:ins>
      <w:ins w:id="3824" w:author="Arthur Parmentier" w:date="2020-06-05T12:42:00Z">
        <w:r>
          <w:t xml:space="preserve">a very useful and ergonomic design choice for many use case but clearly is a limit to one of the most basic </w:t>
        </w:r>
      </w:ins>
      <w:ins w:id="3825" w:author="Arthur Parmentier" w:date="2020-06-05T12:43:00Z">
        <w:r>
          <w:t>element of composition in SP</w:t>
        </w:r>
      </w:ins>
      <w:ins w:id="3826" w:author="Arthur Parmentier" w:date="2020-06-05T01:11:00Z">
        <w:r w:rsidR="00E13FD2">
          <w:t xml:space="preserve">. Some extended research showed me that </w:t>
        </w:r>
      </w:ins>
      <w:ins w:id="3827" w:author="Arthur Parmentier" w:date="2020-06-05T01:12:00Z">
        <w:r w:rsidR="00E13FD2">
          <w:t xml:space="preserve">there would be some workarounds change the tempo of a single clip of scene from within their </w:t>
        </w:r>
      </w:ins>
      <w:ins w:id="3828" w:author="Arthur Parmentier" w:date="2020-06-05T01:13:00Z">
        <w:r w:rsidR="00E13FD2">
          <w:t>naming</w:t>
        </w:r>
      </w:ins>
      <w:ins w:id="3829" w:author="Arthur Parmentier" w:date="2020-06-05T01:12:00Z">
        <w:r w:rsidR="00E13FD2">
          <w:t>, which would make it a better tool than other DAWs in which multiple tempos are</w:t>
        </w:r>
      </w:ins>
      <w:ins w:id="3830" w:author="Arthur Parmentier" w:date="2020-06-05T01:13:00Z">
        <w:r w:rsidR="00E13FD2">
          <w:t xml:space="preserve"> almost never found. But getting into those modifications in real time would </w:t>
        </w:r>
      </w:ins>
      <w:ins w:id="3831" w:author="Arthur Parmentier" w:date="2020-06-05T12:43:00Z">
        <w:r>
          <w:t xml:space="preserve">require a very deep “hack” into Live that I could not afford </w:t>
        </w:r>
      </w:ins>
      <w:ins w:id="3832" w:author="Arthur Parmentier" w:date="2020-06-05T12:44:00Z">
        <w:r>
          <w:t>spending time on in the frame of this project; also given that Live is a proprietary software that would maybe not be the most popular c</w:t>
        </w:r>
      </w:ins>
      <w:ins w:id="3833" w:author="Arthur Parmentier" w:date="2020-06-05T12:45:00Z">
        <w:r>
          <w:t>hoice among the community of performers and Soundpainting that I target with my tool.</w:t>
        </w:r>
      </w:ins>
    </w:p>
    <w:p w:rsidR="00AC4940" w:rsidRDefault="00AC4940" w:rsidP="00AC4940">
      <w:pPr>
        <w:pStyle w:val="Titre4"/>
        <w:rPr>
          <w:ins w:id="3834" w:author="Arthur Parmentier" w:date="2020-06-05T12:54:00Z"/>
        </w:rPr>
      </w:pPr>
      <w:ins w:id="3835" w:author="Arthur Parmentier" w:date="2020-06-05T12:58:00Z">
        <w:r>
          <w:t>The advantages of DAWs over Max</w:t>
        </w:r>
      </w:ins>
    </w:p>
    <w:p w:rsidR="00AC4940" w:rsidRDefault="00AC4940" w:rsidP="00AC4940">
      <w:pPr>
        <w:rPr>
          <w:ins w:id="3836" w:author="Arthur Parmentier" w:date="2020-06-05T13:41:00Z"/>
        </w:rPr>
      </w:pPr>
      <w:ins w:id="3837" w:author="Arthur Parmentier" w:date="2020-06-05T12:54:00Z">
        <w:r>
          <w:t>While searching for altern</w:t>
        </w:r>
      </w:ins>
      <w:ins w:id="3838" w:author="Arthur Parmentier" w:date="2020-06-05T12:55:00Z">
        <w:r>
          <w:t>atives to Ableton to implemen</w:t>
        </w:r>
      </w:ins>
      <w:ins w:id="3839" w:author="Arthur Parmentier" w:date="2020-06-05T12:57:00Z">
        <w:r>
          <w:t>t the virtual orchestra</w:t>
        </w:r>
      </w:ins>
      <w:ins w:id="3840" w:author="Arthur Parmentier" w:date="2020-06-05T12:58:00Z">
        <w:r>
          <w:t xml:space="preserve">, I realized that </w:t>
        </w:r>
      </w:ins>
      <w:ins w:id="3841" w:author="Arthur Parmentier" w:date="2020-06-05T12:59:00Z">
        <w:r>
          <w:t>most DAWs d</w:t>
        </w:r>
      </w:ins>
      <w:ins w:id="3842" w:author="Arthur Parmentier" w:date="2020-06-05T13:40:00Z">
        <w:r w:rsidR="00B9593F">
          <w:t>o not have</w:t>
        </w:r>
      </w:ins>
      <w:ins w:id="3843" w:author="Arthur Parmentier" w:date="2020-06-05T12:59:00Z">
        <w:r>
          <w:t xml:space="preserve"> the flexibility that would </w:t>
        </w:r>
      </w:ins>
      <w:ins w:id="3844" w:author="Arthur Parmentier" w:date="2020-06-05T13:40:00Z">
        <w:r w:rsidR="00943D75">
          <w:t>is</w:t>
        </w:r>
      </w:ins>
      <w:ins w:id="3845" w:author="Arthur Parmentier" w:date="2020-06-05T12:59:00Z">
        <w:r>
          <w:t xml:space="preserve"> required for composing in real-time with SP gestures</w:t>
        </w:r>
      </w:ins>
      <w:ins w:id="3846" w:author="Arthur Parmentier" w:date="2020-06-05T13:41:00Z">
        <w:r w:rsidR="00943D75">
          <w:t>:</w:t>
        </w:r>
      </w:ins>
    </w:p>
    <w:p w:rsidR="00943D75" w:rsidRDefault="00943D75" w:rsidP="00943D75">
      <w:pPr>
        <w:pStyle w:val="Paragraphedeliste"/>
        <w:numPr>
          <w:ilvl w:val="0"/>
          <w:numId w:val="41"/>
        </w:numPr>
        <w:rPr>
          <w:ins w:id="3847" w:author="Arthur Parmentier" w:date="2020-06-05T13:41:00Z"/>
        </w:rPr>
      </w:pPr>
      <w:ins w:id="3848" w:author="Arthur Parmentier" w:date="2020-06-05T13:41:00Z">
        <w:r>
          <w:t>Working at several tempos</w:t>
        </w:r>
      </w:ins>
    </w:p>
    <w:p w:rsidR="00943D75" w:rsidRDefault="00943D75" w:rsidP="00943D75">
      <w:pPr>
        <w:pStyle w:val="Paragraphedeliste"/>
        <w:numPr>
          <w:ilvl w:val="0"/>
          <w:numId w:val="41"/>
        </w:numPr>
        <w:rPr>
          <w:ins w:id="3849" w:author="Arthur Parmentier" w:date="2020-06-05T13:42:00Z"/>
        </w:rPr>
      </w:pPr>
      <w:ins w:id="3850" w:author="Arthur Parmentier" w:date="2020-06-05T13:42:00Z">
        <w:r>
          <w:t>Looping things on the fly</w:t>
        </w:r>
      </w:ins>
    </w:p>
    <w:p w:rsidR="00943D75" w:rsidRDefault="00943D75" w:rsidP="00943D75">
      <w:pPr>
        <w:pStyle w:val="Paragraphedeliste"/>
        <w:numPr>
          <w:ilvl w:val="0"/>
          <w:numId w:val="41"/>
        </w:numPr>
        <w:rPr>
          <w:ins w:id="3851" w:author="Arthur Parmentier" w:date="2020-06-05T13:45:00Z"/>
        </w:rPr>
      </w:pPr>
      <w:ins w:id="3852" w:author="Arthur Parmentier" w:date="2020-06-05T13:44:00Z">
        <w:r>
          <w:t>Working with continuous frequencies (in contrast with quantized pitches in the frequency domain) for glissandos</w:t>
        </w:r>
      </w:ins>
      <w:ins w:id="3853" w:author="Arthur Parmentier" w:date="2020-06-05T13:45:00Z">
        <w:r>
          <w:t xml:space="preserve"> and pitch manipulation</w:t>
        </w:r>
      </w:ins>
    </w:p>
    <w:p w:rsidR="00943D75" w:rsidRDefault="00943D75" w:rsidP="00943D75">
      <w:pPr>
        <w:pStyle w:val="Paragraphedeliste"/>
        <w:numPr>
          <w:ilvl w:val="0"/>
          <w:numId w:val="41"/>
        </w:numPr>
        <w:rPr>
          <w:ins w:id="3854" w:author="Arthur Parmentier" w:date="2020-06-05T13:45:00Z"/>
        </w:rPr>
      </w:pPr>
      <w:ins w:id="3855" w:author="Arthur Parmentier" w:date="2020-06-05T13:45:00Z">
        <w:r>
          <w:t>Extension to generative methods that rely and real-time analysis of musical elements</w:t>
        </w:r>
      </w:ins>
    </w:p>
    <w:p w:rsidR="00943D75" w:rsidRDefault="00943D75" w:rsidP="00943D75">
      <w:pPr>
        <w:pStyle w:val="Paragraphedeliste"/>
        <w:numPr>
          <w:ilvl w:val="0"/>
          <w:numId w:val="41"/>
        </w:numPr>
        <w:rPr>
          <w:ins w:id="3856" w:author="Arthur Parmentier" w:date="2020-06-05T13:45:00Z"/>
        </w:rPr>
      </w:pPr>
      <w:ins w:id="3857" w:author="Arthur Parmentier" w:date="2020-06-05T13:45:00Z">
        <w:r>
          <w:t>…</w:t>
        </w:r>
      </w:ins>
    </w:p>
    <w:p w:rsidR="00943D75" w:rsidRDefault="00943D75" w:rsidP="00943D75">
      <w:pPr>
        <w:rPr>
          <w:ins w:id="3858" w:author="Arthur Parmentier" w:date="2020-06-05T13:47:00Z"/>
        </w:rPr>
      </w:pPr>
      <w:ins w:id="3859" w:author="Arthur Parmentier" w:date="2020-06-05T13:46:00Z">
        <w:r>
          <w:t>For many of these elements, Max/MSP looks like a better choice than DAWs</w:t>
        </w:r>
      </w:ins>
      <w:ins w:id="3860" w:author="Arthur Parmentier" w:date="2020-06-05T13:47:00Z">
        <w:r>
          <w:t xml:space="preserve"> because of its packages and objects dedicated to these features.</w:t>
        </w:r>
      </w:ins>
    </w:p>
    <w:p w:rsidR="00943D75" w:rsidRDefault="00943D75" w:rsidP="00943D75">
      <w:pPr>
        <w:rPr>
          <w:ins w:id="3861" w:author="Arthur Parmentier" w:date="2020-06-05T13:50:00Z"/>
        </w:rPr>
      </w:pPr>
      <w:ins w:id="3862" w:author="Arthur Parmentier" w:date="2020-06-05T13:47:00Z">
        <w:r>
          <w:t xml:space="preserve">However, </w:t>
        </w:r>
      </w:ins>
      <w:ins w:id="3863" w:author="Arthur Parmentier" w:date="2020-06-05T13:50:00Z">
        <w:r>
          <w:t xml:space="preserve">DAWs offer high-level and ergonomic features that are not </w:t>
        </w:r>
        <w:r w:rsidR="0054171C">
          <w:t>found into Max:</w:t>
        </w:r>
      </w:ins>
    </w:p>
    <w:p w:rsidR="0054171C" w:rsidRPr="00AC4940" w:rsidRDefault="0054171C" w:rsidP="0054171C">
      <w:pPr>
        <w:pStyle w:val="Paragraphedeliste"/>
        <w:numPr>
          <w:ilvl w:val="0"/>
          <w:numId w:val="38"/>
        </w:numPr>
        <w:rPr>
          <w:ins w:id="3864" w:author="Arthur Parmentier" w:date="2020-06-05T01:14:00Z"/>
          <w:rPrChange w:id="3865" w:author="Arthur Parmentier" w:date="2020-06-05T12:54:00Z">
            <w:rPr>
              <w:ins w:id="3866" w:author="Arthur Parmentier" w:date="2020-06-05T01:14:00Z"/>
            </w:rPr>
          </w:rPrChange>
        </w:rPr>
        <w:pPrChange w:id="3867" w:author="Arthur Parmentier" w:date="2020-06-05T13:51:00Z">
          <w:pPr/>
        </w:pPrChange>
      </w:pPr>
      <w:ins w:id="3868" w:author="Arthur Parmentier" w:date="2020-06-05T13:51:00Z">
        <w:r>
          <w:t>Midi roll editor</w:t>
        </w:r>
      </w:ins>
    </w:p>
    <w:p w:rsidR="00E13FD2" w:rsidRPr="002453FD" w:rsidRDefault="00E13FD2">
      <w:pPr>
        <w:rPr>
          <w:ins w:id="3869" w:author="Arthur Parmentier" w:date="2020-05-18T17:06:00Z"/>
          <w:rPrChange w:id="3870" w:author="Arthur Parmentier" w:date="2020-06-05T00:33:00Z">
            <w:rPr>
              <w:ins w:id="3871" w:author="Arthur Parmentier" w:date="2020-05-18T17:06:00Z"/>
            </w:rPr>
          </w:rPrChange>
        </w:rPr>
        <w:pPrChange w:id="3872" w:author="Arthur Parmentier" w:date="2020-06-05T00:37:00Z">
          <w:pPr>
            <w:pStyle w:val="Titre2"/>
          </w:pPr>
        </w:pPrChange>
      </w:pPr>
    </w:p>
    <w:p w:rsidR="005522F0" w:rsidRDefault="005522F0" w:rsidP="005522F0">
      <w:pPr>
        <w:pStyle w:val="Titre2"/>
        <w:rPr>
          <w:ins w:id="3873" w:author="Arthur Parmentier" w:date="2020-05-18T17:06:00Z"/>
        </w:rPr>
      </w:pPr>
      <w:bookmarkStart w:id="3874" w:name="_Toc42259108"/>
      <w:ins w:id="3875" w:author="Arthur Parmentier" w:date="2020-05-18T17:06:00Z">
        <w:r>
          <w:t>Performance</w:t>
        </w:r>
      </w:ins>
      <w:ins w:id="3876" w:author="Arthur Parmentier" w:date="2020-05-22T20:36:00Z">
        <w:r w:rsidR="001F0E95">
          <w:t xml:space="preserve"> aspects</w:t>
        </w:r>
      </w:ins>
      <w:bookmarkEnd w:id="3874"/>
    </w:p>
    <w:p w:rsidR="005522F0" w:rsidRDefault="005522F0" w:rsidP="005522F0">
      <w:pPr>
        <w:pStyle w:val="Titre3"/>
        <w:rPr>
          <w:ins w:id="3877" w:author="Arthur Parmentier" w:date="2020-05-18T17:07:00Z"/>
        </w:rPr>
      </w:pPr>
      <w:bookmarkStart w:id="3878" w:name="_Toc42259109"/>
      <w:ins w:id="3879" w:author="Arthur Parmentier" w:date="2020-05-18T17:06:00Z">
        <w:r>
          <w:t xml:space="preserve">PoseNet and </w:t>
        </w:r>
      </w:ins>
      <w:ins w:id="3880" w:author="Arthur Parmentier" w:date="2020-05-22T12:18:00Z">
        <w:r w:rsidR="00E9747D">
          <w:t>Wekinator</w:t>
        </w:r>
      </w:ins>
      <w:ins w:id="3881" w:author="Arthur Parmentier" w:date="2020-05-18T17:06:00Z">
        <w:r>
          <w:t xml:space="preserve"> settings</w:t>
        </w:r>
      </w:ins>
      <w:bookmarkEnd w:id="3878"/>
    </w:p>
    <w:p w:rsidR="002A1FE9" w:rsidRDefault="002A1FE9" w:rsidP="005522F0">
      <w:pPr>
        <w:rPr>
          <w:ins w:id="3882" w:author="Arthur Parmentier" w:date="2020-05-22T20:36:00Z"/>
        </w:rPr>
      </w:pPr>
      <w:ins w:id="3883" w:author="Arthur Parmentier" w:date="2020-05-22T20:36:00Z">
        <w:r>
          <w:t>As mentioned previously</w:t>
        </w:r>
      </w:ins>
      <w:ins w:id="3884" w:author="Arthur Parmentier" w:date="2020-05-22T23:32:00Z">
        <w:r w:rsidR="00A37563">
          <w:t>, PoseNet as different parameters that influence its performances.</w:t>
        </w:r>
      </w:ins>
      <w:ins w:id="3885" w:author="Arthur Parmentier" w:date="2020-05-22T23:33:00Z">
        <w:r w:rsidR="00A37563">
          <w:t xml:space="preserve"> It is however not obvious where lies the best compromise between accuracy and the</w:t>
        </w:r>
      </w:ins>
      <w:ins w:id="3886" w:author="Arthur Parmentier" w:date="2020-05-22T23:34:00Z">
        <w:r w:rsidR="00A37563">
          <w:t xml:space="preserve"> number of poses processed by seconds (FPS).</w:t>
        </w:r>
      </w:ins>
      <w:ins w:id="3887" w:author="Arthur Parmentier" w:date="2020-05-22T23:40:00Z">
        <w:r w:rsidR="009940BE">
          <w:t xml:space="preserve"> Let’s take a look </w:t>
        </w:r>
      </w:ins>
      <w:ins w:id="3888" w:author="Arthur Parmentier" w:date="2020-05-22T23:41:00Z">
        <w:r w:rsidR="009940BE">
          <w:t xml:space="preserve">at how Wekinator processes its input to </w:t>
        </w:r>
      </w:ins>
      <w:ins w:id="3889" w:author="Arthur Parmentier" w:date="2020-05-22T23:42:00Z">
        <w:r w:rsidR="008542B7">
          <w:t>identify</w:t>
        </w:r>
        <w:r w:rsidR="00185944">
          <w:t xml:space="preserve"> the best settings for PoseNet.</w:t>
        </w:r>
      </w:ins>
    </w:p>
    <w:p w:rsidR="005522F0" w:rsidRDefault="005522F0" w:rsidP="005522F0">
      <w:pPr>
        <w:rPr>
          <w:ins w:id="3890" w:author="Arthur Parmentier" w:date="2020-05-20T19:53:00Z"/>
        </w:rPr>
      </w:pPr>
      <w:ins w:id="3891" w:author="Arthur Parmentier" w:date="2020-05-18T17:07:00Z">
        <w:r>
          <w:lastRenderedPageBreak/>
          <w:t>We know that</w:t>
        </w:r>
      </w:ins>
      <w:ins w:id="3892" w:author="Arthur Parmentier" w:date="2020-05-22T20:15:00Z">
        <w:r w:rsidR="00FF217B">
          <w:t xml:space="preserve"> by default,</w:t>
        </w:r>
      </w:ins>
      <w:ins w:id="3893" w:author="Arthur Parmentier" w:date="2020-05-18T17:07:00Z">
        <w:r>
          <w:t xml:space="preserve"> </w:t>
        </w:r>
      </w:ins>
      <w:ins w:id="3894" w:author="Arthur Parmentier" w:date="2020-05-22T12:18:00Z">
        <w:r w:rsidR="00E9747D">
          <w:t>Wekinator</w:t>
        </w:r>
      </w:ins>
      <w:ins w:id="3895" w:author="Arthur Parmentier" w:date="2020-05-22T20:15:00Z">
        <w:r w:rsidR="00FF217B">
          <w:t>’s DTW</w:t>
        </w:r>
      </w:ins>
      <w:ins w:id="3896" w:author="Arthur Parmentier" w:date="2020-05-18T17:07:00Z">
        <w:r>
          <w:t xml:space="preserve"> is downsampling </w:t>
        </w:r>
      </w:ins>
      <w:ins w:id="3897" w:author="Arthur Parmentier" w:date="2020-05-22T20:15:00Z">
        <w:r w:rsidR="00FF217B">
          <w:t>the data rate</w:t>
        </w:r>
      </w:ins>
      <w:ins w:id="3898" w:author="Arthur Parmentier" w:date="2020-05-18T17:07:00Z">
        <w:r>
          <w:t xml:space="preserve"> to improve the DTW speed, such that the best compromise in performance and accuracy is to keep the number of FPS just below what </w:t>
        </w:r>
      </w:ins>
      <w:ins w:id="3899" w:author="Arthur Parmentier" w:date="2020-05-22T12:18:00Z">
        <w:r w:rsidR="00E9747D">
          <w:t>Wekinator</w:t>
        </w:r>
      </w:ins>
      <w:ins w:id="3900" w:author="Arthur Parmentier" w:date="2020-05-18T17:07:00Z">
        <w:r>
          <w:t xml:space="preserve"> can handle without downsampling for a sequence of 2 seconds</w:t>
        </w:r>
        <w:r>
          <w:rPr>
            <w:rStyle w:val="Appelnotedebasdep"/>
          </w:rPr>
          <w:footnoteReference w:id="52"/>
        </w:r>
        <w:r>
          <w:t xml:space="preserve">. With </w:t>
        </w:r>
      </w:ins>
      <w:ins w:id="3906" w:author="Arthur Parmentier" w:date="2020-05-22T12:18:00Z">
        <w:r w:rsidR="00E9747D">
          <w:t>Wekinator</w:t>
        </w:r>
      </w:ins>
      <w:ins w:id="3907" w:author="Arthur Parmentier" w:date="2020-05-18T17:07:00Z">
        <w:r>
          <w:t>’s default settings (max sequence size = 10), the ideal number of FPS is 5</w:t>
        </w:r>
        <w:r>
          <w:rPr>
            <w:rStyle w:val="Appelnotedebasdep"/>
          </w:rPr>
          <w:footnoteReference w:id="53"/>
        </w:r>
        <w:r>
          <w:t xml:space="preserve">. On a fast computer, it would be worth to change </w:t>
        </w:r>
      </w:ins>
      <w:ins w:id="3910" w:author="Arthur Parmentier" w:date="2020-05-22T12:18:00Z">
        <w:r w:rsidR="00E9747D">
          <w:t>Wekinator</w:t>
        </w:r>
      </w:ins>
      <w:ins w:id="3911" w:author="Arthur Parmentier" w:date="2020-05-18T17:07:00Z">
        <w:r>
          <w:t>’s default max sequence length to 20-</w:t>
        </w:r>
      </w:ins>
      <w:ins w:id="3912" w:author="Arthur Parmentier" w:date="2020-05-22T23:42:00Z">
        <w:r w:rsidR="009940BE">
          <w:t>4</w:t>
        </w:r>
      </w:ins>
      <w:ins w:id="3913" w:author="Arthur Parmentier" w:date="2020-05-18T17:07:00Z">
        <w:r>
          <w:t>0 and run with around 10-</w:t>
        </w:r>
      </w:ins>
      <w:ins w:id="3914" w:author="Arthur Parmentier" w:date="2020-05-22T23:42:00Z">
        <w:r w:rsidR="009940BE">
          <w:t>20</w:t>
        </w:r>
      </w:ins>
      <w:ins w:id="3915" w:author="Arthur Parmentier" w:date="2020-05-18T17:07:00Z">
        <w:r>
          <w:t xml:space="preserve"> FPS, which have proven to be more than enough for SP recognition or disable downsampling.</w:t>
        </w:r>
      </w:ins>
    </w:p>
    <w:p w:rsidR="00F02080" w:rsidRDefault="00DF2E6B" w:rsidP="005522F0">
      <w:pPr>
        <w:rPr>
          <w:ins w:id="3916" w:author="Arthur Parmentier" w:date="2020-05-22T23:50:00Z"/>
        </w:rPr>
      </w:pPr>
      <w:ins w:id="3917" w:author="Arthur Parmentier" w:date="2020-05-22T23:43:00Z">
        <w:r>
          <w:t>An</w:t>
        </w:r>
      </w:ins>
      <w:ins w:id="3918" w:author="Arthur Parmentier" w:date="2020-05-22T23:44:00Z">
        <w:r>
          <w:t xml:space="preserve">other question that would yet still need to be addressed is whether using very different rates for PoseNet among the </w:t>
        </w:r>
      </w:ins>
      <w:ins w:id="3919" w:author="Arthur Parmentier" w:date="2020-05-22T23:45:00Z">
        <w:r>
          <w:t xml:space="preserve">training </w:t>
        </w:r>
      </w:ins>
      <w:ins w:id="3920" w:author="Arthur Parmentier" w:date="2020-05-22T23:44:00Z">
        <w:r>
          <w:t>dataset or between the training data</w:t>
        </w:r>
      </w:ins>
      <w:ins w:id="3921" w:author="Arthur Parmentier" w:date="2020-05-22T23:45:00Z">
        <w:r>
          <w:t>set</w:t>
        </w:r>
      </w:ins>
      <w:ins w:id="3922" w:author="Arthur Parmentier" w:date="2020-05-22T23:44:00Z">
        <w:r>
          <w:t xml:space="preserve"> and rea</w:t>
        </w:r>
      </w:ins>
      <w:ins w:id="3923" w:author="Arthur Parmentier" w:date="2020-05-22T23:45:00Z">
        <w:r>
          <w:t>l-time data would badly affect the performances of Wekinator DTW or not. Al</w:t>
        </w:r>
      </w:ins>
      <w:ins w:id="3924" w:author="Arthur Parmentier" w:date="2020-05-22T23:46:00Z">
        <w:r>
          <w:t>though DTW warps the sequence and should be able to match two sequences with a different data rate, they are still constraints on how</w:t>
        </w:r>
      </w:ins>
      <w:ins w:id="3925" w:author="Arthur Parmentier" w:date="2020-05-22T23:47:00Z">
        <w:r>
          <w:t xml:space="preserve"> far the algorithm looks forward in time to find a point that may match a s</w:t>
        </w:r>
      </w:ins>
      <w:ins w:id="3926" w:author="Arthur Parmentier" w:date="2020-05-22T23:48:00Z">
        <w:r>
          <w:t>equence in the training set and possibly on how much the sequence can be warped. These remarks are only speculative at the moment</w:t>
        </w:r>
      </w:ins>
      <w:ins w:id="3927"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3928" w:author="Arthur Parmentier" w:date="2020-05-22T23:50:00Z">
        <w:r>
          <w:t>applications.</w:t>
        </w:r>
      </w:ins>
    </w:p>
    <w:p w:rsidR="00DF2E6B" w:rsidRDefault="00DF2E6B" w:rsidP="005522F0">
      <w:pPr>
        <w:rPr>
          <w:ins w:id="3929" w:author="Arthur Parmentier" w:date="2020-05-20T19:53:00Z"/>
        </w:rPr>
      </w:pPr>
      <w:ins w:id="3930" w:author="Arthur Parmentier" w:date="2020-05-22T23:50:00Z">
        <w:r>
          <w:t xml:space="preserve">It is also to be tested how does the performance of Wekinator changes with the </w:t>
        </w:r>
      </w:ins>
      <w:ins w:id="3931" w:author="Arthur Parmentier" w:date="2020-05-22T23:51:00Z">
        <w:r>
          <w:t>number</w:t>
        </w:r>
      </w:ins>
      <w:ins w:id="3932" w:author="Arthur Parmentier" w:date="2020-05-22T23:50:00Z">
        <w:r>
          <w:t xml:space="preserve"> of signs to be recognized. In the scope of this project, no more than </w:t>
        </w:r>
      </w:ins>
      <w:ins w:id="3933" w:author="Arthur Parmentier" w:date="2020-05-22T23:51:00Z">
        <w:r>
          <w:t xml:space="preserve">dozens of signs were tested but it is possible and likely that its performance (accuracy but </w:t>
        </w:r>
      </w:ins>
      <w:ins w:id="3934" w:author="Arthur Parmentier" w:date="2020-05-22T23:52:00Z">
        <w:r>
          <w:t>also speed)</w:t>
        </w:r>
      </w:ins>
      <w:ins w:id="3935" w:author="Arthur Parmentier" w:date="2020-05-22T23:51:00Z">
        <w:r>
          <w:t xml:space="preserve"> drops with the increas</w:t>
        </w:r>
      </w:ins>
      <w:ins w:id="3936" w:author="Arthur Parmentier" w:date="2020-05-22T23:52:00Z">
        <w:r>
          <w:t xml:space="preserve">e of the number of signs. These points should be investigated for future improvements of the tools, especially for working </w:t>
        </w:r>
      </w:ins>
      <w:ins w:id="3937" w:author="Arthur Parmentier" w:date="2020-05-22T23:53:00Z">
        <w:r>
          <w:t>with bigger sets of signs.</w:t>
        </w:r>
      </w:ins>
    </w:p>
    <w:p w:rsidR="00F02080" w:rsidRDefault="00F02080" w:rsidP="005522F0">
      <w:pPr>
        <w:rPr>
          <w:ins w:id="3938" w:author="Arthur Parmentier" w:date="2020-05-20T19:53:00Z"/>
        </w:rPr>
      </w:pPr>
    </w:p>
    <w:p w:rsidR="00F02080" w:rsidRDefault="00F02080" w:rsidP="005522F0">
      <w:pPr>
        <w:rPr>
          <w:ins w:id="3939" w:author="Arthur Parmentier" w:date="2020-05-20T19:53:00Z"/>
        </w:rPr>
      </w:pPr>
    </w:p>
    <w:p w:rsidR="00F02080" w:rsidRDefault="00F02080" w:rsidP="005522F0">
      <w:pPr>
        <w:rPr>
          <w:ins w:id="3940" w:author="Arthur Parmentier" w:date="2020-05-20T19:53:00Z"/>
        </w:rPr>
      </w:pPr>
    </w:p>
    <w:p w:rsidR="00F02080" w:rsidRPr="00CA4544" w:rsidRDefault="00F02080" w:rsidP="00F02080">
      <w:pPr>
        <w:rPr>
          <w:ins w:id="3941" w:author="Arthur Parmentier" w:date="2020-05-20T19:53:00Z"/>
        </w:rPr>
      </w:pPr>
      <w:ins w:id="3942"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3943" w:author="Arthur Parmentier" w:date="2020-05-18T17:07:00Z"/>
        </w:rPr>
        <w:pPrChange w:id="3944" w:author="Arthur Parmentier" w:date="2020-05-22T08:25:00Z">
          <w:pPr/>
        </w:pPrChange>
      </w:pPr>
      <w:bookmarkStart w:id="3945" w:name="_Toc42259110"/>
      <w:ins w:id="3946" w:author="Arthur Parmentier" w:date="2020-05-22T08:25:00Z">
        <w:r>
          <w:t>Threading</w:t>
        </w:r>
      </w:ins>
      <w:bookmarkEnd w:id="3945"/>
    </w:p>
    <w:p w:rsidR="005522F0" w:rsidRPr="005522F0" w:rsidRDefault="005522F0">
      <w:pPr>
        <w:rPr>
          <w:rPrChange w:id="3947" w:author="Arthur Parmentier" w:date="2020-05-18T17:07:00Z">
            <w:rPr/>
          </w:rPrChange>
        </w:rPr>
        <w:pPrChange w:id="3948" w:author="Arthur Parmentier" w:date="2020-05-18T17:07:00Z">
          <w:pPr>
            <w:pStyle w:val="Titre2"/>
          </w:pPr>
        </w:pPrChange>
      </w:pPr>
    </w:p>
    <w:p w:rsidR="00F25194" w:rsidRPr="00953072" w:rsidRDefault="00F25194">
      <w:pPr>
        <w:pStyle w:val="Titre2"/>
      </w:pPr>
      <w:del w:id="3949" w:author="Arthur Parmentier" w:date="2020-05-14T15:55:00Z">
        <w:r w:rsidRPr="00953072" w:rsidDel="008E4BF0">
          <w:lastRenderedPageBreak/>
          <w:delText xml:space="preserve">Part 6: </w:delText>
        </w:r>
      </w:del>
      <w:bookmarkStart w:id="3950" w:name="_Toc42259111"/>
      <w:r w:rsidRPr="00953072">
        <w:t>Learning</w:t>
      </w:r>
      <w:ins w:id="3951" w:author="Arthur Parmentier" w:date="2020-05-14T15:55:00Z">
        <w:r w:rsidR="008E4BF0">
          <w:t xml:space="preserve"> in SP and numerical tool</w:t>
        </w:r>
      </w:ins>
      <w:bookmarkEnd w:id="3950"/>
      <w:del w:id="3952" w:author="Arthur Parmentier" w:date="2020-05-14T15:55:00Z">
        <w:r w:rsidRPr="00953072" w:rsidDel="008E4BF0">
          <w:delText xml:space="preserve"> mechanism (?)</w:delText>
        </w:r>
      </w:del>
    </w:p>
    <w:p w:rsidR="00604767" w:rsidRPr="00953072" w:rsidRDefault="00604767">
      <w:pPr>
        <w:pStyle w:val="Titre2"/>
        <w:pPrChange w:id="3953" w:author="Arthur Parmentier" w:date="2020-05-18T17:11:00Z">
          <w:pPr>
            <w:pStyle w:val="Titre1"/>
          </w:pPr>
        </w:pPrChange>
      </w:pPr>
      <w:bookmarkStart w:id="3954" w:name="_Toc42259112"/>
      <w:r w:rsidRPr="00953072">
        <w:t>Potential &amp; future of the tool</w:t>
      </w:r>
      <w:bookmarkEnd w:id="3954"/>
    </w:p>
    <w:p w:rsidR="00F7581A" w:rsidRDefault="007938BA" w:rsidP="00F7581A">
      <w:pPr>
        <w:pStyle w:val="Titre3"/>
        <w:rPr>
          <w:ins w:id="3955" w:author="Arthur Parmentier" w:date="2020-05-21T17:03:00Z"/>
        </w:rPr>
      </w:pPr>
      <w:bookmarkStart w:id="3956" w:name="_Toc42259113"/>
      <w:ins w:id="3957" w:author="Arthur Parmentier" w:date="2020-05-21T17:03:00Z">
        <w:r>
          <w:t>Emotion recognition</w:t>
        </w:r>
        <w:bookmarkEnd w:id="3956"/>
      </w:ins>
    </w:p>
    <w:p w:rsidR="007938BA" w:rsidRPr="007938BA" w:rsidRDefault="007938BA">
      <w:pPr>
        <w:pStyle w:val="Titre4"/>
        <w:rPr>
          <w:ins w:id="3958" w:author="Arthur Parmentier" w:date="2020-05-21T17:01:00Z"/>
          <w:rPrChange w:id="3959" w:author="Arthur Parmentier" w:date="2020-05-21T17:03:00Z">
            <w:rPr>
              <w:ins w:id="3960" w:author="Arthur Parmentier" w:date="2020-05-21T17:01:00Z"/>
            </w:rPr>
          </w:rPrChange>
        </w:rPr>
        <w:pPrChange w:id="3961" w:author="Arthur Parmentier" w:date="2020-05-21T17:03:00Z">
          <w:pPr>
            <w:pStyle w:val="Titre6"/>
          </w:pPr>
        </w:pPrChange>
      </w:pPr>
      <w:ins w:id="3962" w:author="Arthur Parmentier" w:date="2020-05-21T17:03:00Z">
        <w:r>
          <w:t xml:space="preserve">From PoseNet to building features for </w:t>
        </w:r>
      </w:ins>
      <w:ins w:id="3963" w:author="Arthur Parmentier" w:date="2020-05-21T17:04:00Z">
        <w:r>
          <w:t>recognizing emotions</w:t>
        </w:r>
      </w:ins>
      <w:ins w:id="3964" w:author="Arthur Parmentier" w:date="2020-05-21T17:17:00Z">
        <w:r w:rsidR="00E61559">
          <w:t xml:space="preserve"> in body gestures</w:t>
        </w:r>
      </w:ins>
    </w:p>
    <w:p w:rsidR="00F7581A" w:rsidRDefault="00F7581A" w:rsidP="00F7581A">
      <w:pPr>
        <w:rPr>
          <w:ins w:id="3965" w:author="Arthur Parmentier" w:date="2020-05-21T17:01:00Z"/>
        </w:rPr>
      </w:pPr>
      <w:ins w:id="3966"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54"/>
        </w:r>
        <w:r>
          <w:t xml:space="preserve"> and its potential use in other SP modes.</w:t>
        </w:r>
      </w:ins>
    </w:p>
    <w:p w:rsidR="00F7581A" w:rsidRDefault="00F7581A" w:rsidP="00F7581A">
      <w:pPr>
        <w:rPr>
          <w:ins w:id="3975" w:author="Arthur Parmentier" w:date="2020-05-21T17:01:00Z"/>
        </w:rPr>
      </w:pPr>
      <w:ins w:id="3976"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3977" w:author="Arthur Parmentier" w:date="2020-05-21T17:01:00Z"/>
        </w:rPr>
      </w:pPr>
      <w:ins w:id="3978" w:author="Arthur Parmentier" w:date="2020-05-21T17:01:00Z">
        <w:r>
          <w:t>The EyesWeb project</w:t>
        </w:r>
        <w:r>
          <w:rPr>
            <w:rStyle w:val="Appelnotedebasdep"/>
          </w:rPr>
          <w:footnoteReference w:id="55"/>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56"/>
        </w:r>
        <w:r>
          <w:t xml:space="preserve"> , the experiments and interactive performances they present suggest that these features do capture some sense of the emotions conveyed through gestures.</w:t>
        </w:r>
      </w:ins>
    </w:p>
    <w:p w:rsidR="00F7581A" w:rsidRDefault="00F7581A" w:rsidP="00F7581A">
      <w:pPr>
        <w:rPr>
          <w:ins w:id="3988" w:author="Arthur Parmentier" w:date="2020-05-21T17:04:00Z"/>
        </w:rPr>
      </w:pPr>
      <w:ins w:id="3989" w:author="Arthur Parmentier" w:date="2020-05-21T17:01:00Z">
        <w:r>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3990" w:author="Arthur Parmentier" w:date="2020-05-21T17:09:00Z"/>
        </w:rPr>
      </w:pPr>
      <w:ins w:id="3991" w:author="Arthur Parmentier" w:date="2020-05-21T17:05:00Z">
        <w:r>
          <w:lastRenderedPageBreak/>
          <w:t>Face</w:t>
        </w:r>
      </w:ins>
      <w:ins w:id="3992" w:author="Arthur Parmentier" w:date="2020-05-21T17:06:00Z">
        <w:r>
          <w:t>Mesh</w:t>
        </w:r>
      </w:ins>
      <w:ins w:id="3993" w:author="Arthur Parmentier" w:date="2020-05-21T17:17:00Z">
        <w:r w:rsidR="00150C0E">
          <w:t xml:space="preserve"> and face emotions recognition</w:t>
        </w:r>
      </w:ins>
    </w:p>
    <w:p w:rsidR="007938BA" w:rsidRDefault="007938BA" w:rsidP="007938BA">
      <w:pPr>
        <w:rPr>
          <w:ins w:id="3994" w:author="Arthur Parmentier" w:date="2020-05-21T17:14:00Z"/>
        </w:rPr>
      </w:pPr>
      <w:ins w:id="3995" w:author="Arthur Parmentier" w:date="2020-05-21T17:09:00Z">
        <w:r>
          <w:t xml:space="preserve">Tensorflow </w:t>
        </w:r>
      </w:ins>
      <w:ins w:id="3996" w:author="Arthur Parmentier" w:date="2020-05-21T17:10:00Z">
        <w:r>
          <w:t xml:space="preserve">has just released in </w:t>
        </w:r>
      </w:ins>
      <w:ins w:id="3997" w:author="Arthur Parmentier" w:date="2020-05-21T17:13:00Z">
        <w:r>
          <w:t>March</w:t>
        </w:r>
      </w:ins>
      <w:ins w:id="3998" w:author="Arthur Parmentier" w:date="2020-05-21T17:10:00Z">
        <w:r>
          <w:t xml:space="preserve"> 2020 the </w:t>
        </w:r>
      </w:ins>
      <w:ins w:id="3999" w:author="Arthur Parmentier" w:date="2020-05-21T17:14:00Z">
        <w:r w:rsidR="00E61559">
          <w:t>F</w:t>
        </w:r>
      </w:ins>
      <w:ins w:id="4000" w:author="Arthur Parmentier" w:date="2020-05-21T17:10:00Z">
        <w:r>
          <w:t>acemesh package</w:t>
        </w:r>
      </w:ins>
      <w:ins w:id="4001" w:author="Arthur Parmentier" w:date="2020-05-21T17:31:00Z">
        <w:r w:rsidR="005F3B6B">
          <w:rPr>
            <w:rStyle w:val="Appelnotedebasdep"/>
          </w:rPr>
          <w:footnoteReference w:id="57"/>
        </w:r>
      </w:ins>
      <w:ins w:id="4003" w:author="Arthur Parmentier" w:date="2020-05-21T17:11:00Z">
        <w:r>
          <w:t xml:space="preserve"> that infers approximate 3D facial surface geometry from an image or video stream</w:t>
        </w:r>
      </w:ins>
      <w:ins w:id="4004" w:author="Arthur Parmentier" w:date="2020-05-21T17:13:00Z">
        <w:r w:rsidR="00E61559">
          <w:t xml:space="preserve"> and that can be ported to Max just as easily as PoseNet or </w:t>
        </w:r>
      </w:ins>
      <w:ins w:id="4005" w:author="Arthur Parmentier" w:date="2020-05-21T17:14:00Z">
        <w:r w:rsidR="00E61559">
          <w:t>Handpose models.</w:t>
        </w:r>
      </w:ins>
    </w:p>
    <w:p w:rsidR="00E61559" w:rsidRDefault="00E61559" w:rsidP="007938BA">
      <w:pPr>
        <w:rPr>
          <w:ins w:id="4006" w:author="Arthur Parmentier" w:date="2020-05-21T17:22:00Z"/>
        </w:rPr>
      </w:pPr>
      <w:ins w:id="4007" w:author="Arthur Parmentier" w:date="2020-05-21T17:15:00Z">
        <w:r>
          <w:t>One use of this package for SP could be</w:t>
        </w:r>
      </w:ins>
      <w:ins w:id="4008" w:author="Arthur Parmentier" w:date="2020-05-21T17:22:00Z">
        <w:r w:rsidR="00150C0E">
          <w:t xml:space="preserve"> building a lightweight</w:t>
        </w:r>
      </w:ins>
      <w:ins w:id="4009" w:author="Arthur Parmentier" w:date="2020-05-21T17:15:00Z">
        <w:r>
          <w:t xml:space="preserve"> expression and emotion classifi</w:t>
        </w:r>
      </w:ins>
      <w:ins w:id="4010" w:author="Arthur Parmentier" w:date="2020-05-21T17:22:00Z">
        <w:r w:rsidR="00150C0E">
          <w:t>er that could also be used in SP modes such as the shapeline</w:t>
        </w:r>
      </w:ins>
      <w:ins w:id="4011" w:author="Arthur Parmentier" w:date="2020-05-21T17:15:00Z">
        <w:r>
          <w:t>.</w:t>
        </w:r>
      </w:ins>
    </w:p>
    <w:p w:rsidR="00150C0E" w:rsidRPr="007938BA" w:rsidRDefault="00150C0E">
      <w:pPr>
        <w:rPr>
          <w:ins w:id="4012" w:author="Arthur Parmentier" w:date="2020-05-21T17:01:00Z"/>
        </w:rPr>
      </w:pPr>
      <w:ins w:id="4013" w:author="Arthur Parmentier" w:date="2020-05-21T17:22:00Z">
        <w:r>
          <w:t>There are already several convincing attemp</w:t>
        </w:r>
      </w:ins>
      <w:ins w:id="4014" w:author="Arthur Parmentier" w:date="2020-05-21T17:23:00Z">
        <w:r>
          <w:t>ts at recognizing facial emotions but</w:t>
        </w:r>
      </w:ins>
      <w:ins w:id="4015" w:author="Arthur Parmentier" w:date="2020-05-21T17:24:00Z">
        <w:r w:rsidR="00C43BD9">
          <w:t xml:space="preserve"> Face</w:t>
        </w:r>
      </w:ins>
      <w:ins w:id="4016" w:author="Arthur Parmentier" w:date="2020-05-21T17:31:00Z">
        <w:r w:rsidR="00717498">
          <w:t>m</w:t>
        </w:r>
      </w:ins>
      <w:ins w:id="4017" w:author="Arthur Parmentier" w:date="2020-05-21T17:24:00Z">
        <w:r w:rsidR="00C43BD9">
          <w:t>esh advantage is that it opens the way for fast, real-time emo</w:t>
        </w:r>
      </w:ins>
      <w:ins w:id="4018" w:author="Arthur Parmentier" w:date="2020-05-21T17:25:00Z">
        <w:r w:rsidR="00C43BD9">
          <w:t>tion recognition from 3D me</w:t>
        </w:r>
      </w:ins>
      <w:ins w:id="4019" w:author="Arthur Parmentier" w:date="2020-05-21T17:26:00Z">
        <w:r w:rsidR="00C43BD9">
          <w:t xml:space="preserve">sh, hence independent of the user’s face color, dimensions, </w:t>
        </w:r>
      </w:ins>
      <w:ins w:id="4020" w:author="Arthur Parmentier" w:date="2020-05-21T17:27:00Z">
        <w:r w:rsidR="00C43BD9">
          <w:t xml:space="preserve">eyebrow shape, etc. </w:t>
        </w:r>
      </w:ins>
      <w:ins w:id="4021" w:author="Arthur Parmentier" w:date="2020-05-21T17:28:00Z">
        <w:r w:rsidR="00C43BD9">
          <w:t xml:space="preserve">Just like a </w:t>
        </w:r>
      </w:ins>
      <w:ins w:id="4022" w:author="Arthur Parmentier" w:date="2020-05-21T17:29:00Z">
        <w:r w:rsidR="00C43BD9">
          <w:t xml:space="preserve">normalized </w:t>
        </w:r>
      </w:ins>
      <w:ins w:id="4023" w:author="Arthur Parmentier" w:date="2020-05-21T17:28:00Z">
        <w:r w:rsidR="00C43BD9">
          <w:t xml:space="preserve">skeleton from PoseNet </w:t>
        </w:r>
      </w:ins>
      <w:ins w:id="4024" w:author="Arthur Parmentier" w:date="2020-05-21T17:29:00Z">
        <w:r w:rsidR="00C43BD9">
          <w:t>allows us to build a simple yet efficient model for recognizing SP signs without heavy training sets and models, the Face</w:t>
        </w:r>
      </w:ins>
      <w:ins w:id="4025" w:author="Arthur Parmentier" w:date="2020-05-21T17:30:00Z">
        <w:r w:rsidR="00C43BD9">
          <w:t xml:space="preserve">mesh could allow </w:t>
        </w:r>
      </w:ins>
      <w:ins w:id="4026" w:author="Arthur Parmentier" w:date="2020-05-21T17:53:00Z">
        <w:r w:rsidR="00C67C3E">
          <w:t>us to</w:t>
        </w:r>
      </w:ins>
      <w:ins w:id="4027" w:author="Arthur Parmentier" w:date="2020-05-21T17:30:00Z">
        <w:r w:rsidR="00C43BD9">
          <w:t xml:space="preserve"> recogniz</w:t>
        </w:r>
      </w:ins>
      <w:ins w:id="4028" w:author="Arthur Parmentier" w:date="2020-05-21T17:53:00Z">
        <w:r w:rsidR="00C67C3E">
          <w:t>e</w:t>
        </w:r>
      </w:ins>
      <w:ins w:id="4029" w:author="Arthur Parmentier" w:date="2020-05-21T17:30:00Z">
        <w:r w:rsidR="00C43BD9">
          <w:t xml:space="preserve"> emotions as facial signs… but also creating </w:t>
        </w:r>
      </w:ins>
      <w:ins w:id="4030" w:author="Arthur Parmentier" w:date="2020-05-21T17:53:00Z">
        <w:r w:rsidR="00C67C3E">
          <w:t>our</w:t>
        </w:r>
      </w:ins>
      <w:ins w:id="4031" w:author="Arthur Parmentier" w:date="2020-05-21T17:30:00Z">
        <w:r w:rsidR="00C43BD9">
          <w:t xml:space="preserve"> own, new sign</w:t>
        </w:r>
      </w:ins>
      <w:ins w:id="4032" w:author="Arthur Parmentier" w:date="2020-05-21T17:53:00Z">
        <w:r w:rsidR="00C67C3E">
          <w:t>s</w:t>
        </w:r>
      </w:ins>
      <w:ins w:id="4033" w:author="Arthur Parmentier" w:date="2020-05-21T17:30:00Z">
        <w:r w:rsidR="00C43BD9">
          <w:t xml:space="preserve"> with the face</w:t>
        </w:r>
      </w:ins>
      <w:ins w:id="4034" w:author="Arthur Parmentier" w:date="2020-05-21T17:31:00Z">
        <w:r w:rsidR="00C43BD9">
          <w:t>.</w:t>
        </w:r>
      </w:ins>
    </w:p>
    <w:p w:rsidR="00604767" w:rsidDel="00F7581A" w:rsidRDefault="00186BEF">
      <w:pPr>
        <w:pStyle w:val="Titre3"/>
        <w:rPr>
          <w:del w:id="4035" w:author="Arthur Parmentier" w:date="2020-05-21T17:01:00Z"/>
        </w:rPr>
        <w:pPrChange w:id="4036" w:author="Arthur Parmentier" w:date="2020-05-18T17:11:00Z">
          <w:pPr>
            <w:pStyle w:val="Titre2"/>
          </w:pPr>
        </w:pPrChange>
      </w:pPr>
      <w:del w:id="4037" w:author="Arthur Parmentier" w:date="2020-05-21T17:01:00Z">
        <w:r w:rsidDel="00F7581A">
          <w:delText>Topic A: what could be improved and how</w:delText>
        </w:r>
        <w:bookmarkStart w:id="4038" w:name="_Toc41067219"/>
        <w:bookmarkStart w:id="4039" w:name="_Toc42259037"/>
        <w:bookmarkStart w:id="4040" w:name="_Toc42259114"/>
        <w:bookmarkEnd w:id="4038"/>
        <w:bookmarkEnd w:id="4039"/>
        <w:bookmarkEnd w:id="4040"/>
      </w:del>
    </w:p>
    <w:p w:rsidR="003C19D8" w:rsidRDefault="003C19D8" w:rsidP="003C19D8">
      <w:pPr>
        <w:pStyle w:val="Titre3"/>
        <w:rPr>
          <w:ins w:id="4041" w:author="Arthur Parmentier" w:date="2020-05-22T10:25:00Z"/>
        </w:rPr>
      </w:pPr>
      <w:bookmarkStart w:id="4042" w:name="_Toc42259115"/>
      <w:ins w:id="4043" w:author="Arthur Parmentier" w:date="2020-05-22T10:24:00Z">
        <w:r>
          <w:t xml:space="preserve">Classification problem with </w:t>
        </w:r>
      </w:ins>
      <w:ins w:id="4044" w:author="Arthur Parmentier" w:date="2020-05-22T10:25:00Z">
        <w:r>
          <w:t>CRF</w:t>
        </w:r>
      </w:ins>
      <w:bookmarkEnd w:id="4042"/>
      <w:del w:id="4045"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4046" w:author="Arthur Parmentier" w:date="2020-05-23T19:46:00Z">
            <w:rPr/>
          </w:rPrChange>
        </w:rPr>
        <w:pPrChange w:id="4047" w:author="Arthur Parmentier" w:date="2020-05-22T10:25:00Z">
          <w:pPr>
            <w:pStyle w:val="Titre2"/>
          </w:pPr>
        </w:pPrChange>
      </w:pPr>
      <w:ins w:id="4048" w:author="Arthur Parmentier" w:date="2020-05-22T10:25:00Z">
        <w:r w:rsidRPr="00BF1ECB">
          <w:rPr>
            <w:lang w:val="fr-FR"/>
            <w:rPrChange w:id="4049" w:author="Arthur Parmentier" w:date="2020-05-23T19:46:00Z">
              <w:rPr/>
            </w:rPrChange>
          </w:rPr>
          <w:t xml:space="preserve">Le CRF tient compte de la proba de chaque signe plus de la position dans la requête pour </w:t>
        </w:r>
      </w:ins>
      <w:ins w:id="4050" w:author="Arthur Parmentier" w:date="2020-05-22T10:26:00Z">
        <w:r w:rsidRPr="00BF1ECB">
          <w:rPr>
            <w:lang w:val="fr-FR"/>
            <w:rPrChange w:id="4051" w:author="Arthur Parmentier" w:date="2020-05-23T19:46:00Z">
              <w:rPr/>
            </w:rPrChange>
          </w:rPr>
          <w:t>classifier le signe</w:t>
        </w:r>
      </w:ins>
    </w:p>
    <w:p w:rsidR="00186BEF" w:rsidRPr="00186BEF" w:rsidRDefault="00186BEF">
      <w:pPr>
        <w:pStyle w:val="Titre3"/>
        <w:pPrChange w:id="4052" w:author="Arthur Parmentier" w:date="2020-05-18T17:11:00Z">
          <w:pPr>
            <w:pStyle w:val="Titre2"/>
          </w:pPr>
        </w:pPrChange>
      </w:pPr>
      <w:bookmarkStart w:id="4053" w:name="_Toc42259116"/>
      <w:r>
        <w:t>The future</w:t>
      </w:r>
      <w:bookmarkEnd w:id="4053"/>
    </w:p>
    <w:p w:rsidR="00E75199" w:rsidRPr="00953072" w:rsidRDefault="00E75199" w:rsidP="00E6654A">
      <w:pPr>
        <w:pStyle w:val="Titre1"/>
      </w:pPr>
      <w:bookmarkStart w:id="4054" w:name="_Toc42259117"/>
      <w:r w:rsidRPr="00953072">
        <w:t>Conclusion</w:t>
      </w:r>
      <w:bookmarkEnd w:id="4054"/>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4055" w:author="Arthur Parmentier" w:date="2020-05-12T19:23:00Z"/>
        </w:rPr>
      </w:pPr>
      <w:ins w:id="4056" w:author="Arthur Parmentier" w:date="2020-05-12T19:13:00Z">
        <w:r>
          <w:t>SIGN = something that stands for something else</w:t>
        </w:r>
      </w:ins>
      <w:ins w:id="4057" w:author="Arthur Parmentier" w:date="2020-05-12T19:14:00Z">
        <w:r w:rsidR="00A34795">
          <w:t>; signified &amp; signifier</w:t>
        </w:r>
        <w:r w:rsidR="00A34795">
          <w:br/>
          <w:t>3 != types of signs: symbols, icons and indices</w:t>
        </w:r>
      </w:ins>
    </w:p>
    <w:p w:rsidR="00A34795" w:rsidRDefault="00A34795" w:rsidP="00E6654A">
      <w:pPr>
        <w:rPr>
          <w:ins w:id="4058" w:author="Arthur Parmentier" w:date="2020-05-12T19:23:00Z"/>
        </w:rPr>
      </w:pPr>
      <w:ins w:id="4059" w:author="Arthur Parmentier" w:date="2020-05-12T19:23:00Z">
        <w:r>
          <w:t>No synonyms in SP</w:t>
        </w:r>
      </w:ins>
    </w:p>
    <w:p w:rsidR="00A34795" w:rsidRPr="00953072" w:rsidRDefault="00A34795" w:rsidP="00E6654A">
      <w:ins w:id="4060" w:author="Arthur Parmentier" w:date="2020-05-12T19:23:00Z">
        <w:r>
          <w:t>Are there homonyms?</w:t>
        </w:r>
        <w:r w:rsidR="0011688F">
          <w:t xml:space="preserve"> YESS</w:t>
        </w:r>
      </w:ins>
    </w:p>
    <w:bookmarkEnd w:id="377"/>
    <w:p w:rsidR="00F25194" w:rsidRDefault="00F25194" w:rsidP="00E6654A">
      <w:pPr>
        <w:rPr>
          <w:ins w:id="4061" w:author="Arthur Parmentier" w:date="2020-05-12T19:27:00Z"/>
        </w:rPr>
      </w:pPr>
    </w:p>
    <w:p w:rsidR="008A6488" w:rsidRDefault="008A6488" w:rsidP="00E6654A">
      <w:pPr>
        <w:rPr>
          <w:ins w:id="4062" w:author="Arthur Parmentier" w:date="2020-05-12T19:32:00Z"/>
        </w:rPr>
      </w:pPr>
      <w:ins w:id="4063" w:author="Arthur Parmentier" w:date="2020-05-12T19:27:00Z">
        <w:r>
          <w:t>Meronymes… to check/discuss</w:t>
        </w:r>
        <w:r w:rsidR="00481EE1">
          <w:t xml:space="preserve"> : sense relations</w:t>
        </w:r>
      </w:ins>
    </w:p>
    <w:p w:rsidR="000717DB" w:rsidRDefault="000717DB" w:rsidP="00E6654A">
      <w:pPr>
        <w:rPr>
          <w:ins w:id="4064" w:author="Arthur Parmentier" w:date="2020-05-12T19:32:00Z"/>
        </w:rPr>
      </w:pPr>
    </w:p>
    <w:p w:rsidR="000717DB" w:rsidRDefault="000717DB" w:rsidP="00E6654A">
      <w:pPr>
        <w:rPr>
          <w:ins w:id="4065" w:author="Arthur Parmentier" w:date="2020-05-13T09:41:00Z"/>
        </w:rPr>
      </w:pPr>
      <w:ins w:id="4066" w:author="Arthur Parmentier" w:date="2020-05-12T19:32:00Z">
        <w:r>
          <w:t xml:space="preserve">Sign overloading: </w:t>
        </w:r>
      </w:ins>
      <w:ins w:id="4067" w:author="Arthur Parmentier" w:date="2020-05-12T19:34:00Z">
        <w:r w:rsidR="00C07A15">
          <w:t>what is an analogy?</w:t>
        </w:r>
      </w:ins>
    </w:p>
    <w:p w:rsidR="003C3E32" w:rsidRDefault="003C3E32" w:rsidP="00E6654A">
      <w:pPr>
        <w:rPr>
          <w:ins w:id="4068" w:author="Arthur Parmentier" w:date="2020-05-13T09:41:00Z"/>
        </w:rPr>
      </w:pPr>
    </w:p>
    <w:p w:rsidR="003C3E32" w:rsidRDefault="003C3E32" w:rsidP="00E6654A">
      <w:pPr>
        <w:rPr>
          <w:ins w:id="4069" w:author="Arthur Parmentier" w:date="2020-05-14T13:28:00Z"/>
          <w:rStyle w:val="reference-text"/>
        </w:rPr>
      </w:pPr>
      <w:ins w:id="4070" w:author="Arthur Parmentier" w:date="2020-05-13T09:41:00Z">
        <w:r>
          <w:t>Quantum-like theory of concepts to model human interaction (interference) in resp</w:t>
        </w:r>
      </w:ins>
      <w:ins w:id="4071" w:author="Arthur Parmentier" w:date="2020-05-13T09:42:00Z">
        <w:r>
          <w:t xml:space="preserve">onding to SP signs? </w:t>
        </w:r>
      </w:ins>
      <w:ins w:id="4072" w:author="Arthur Parmentier" w:date="2020-05-14T13:28:00Z">
        <w:r w:rsidR="00A84632">
          <w:rPr>
            <w:rStyle w:val="reference-text"/>
          </w:rPr>
          <w:fldChar w:fldCharType="begin"/>
        </w:r>
        <w:r w:rsidR="00A84632">
          <w:rPr>
            <w:rStyle w:val="reference-text"/>
          </w:rPr>
          <w:instrText xml:space="preserve"> HYPERLINK "</w:instrText>
        </w:r>
      </w:ins>
      <w:ins w:id="4073" w:author="Arthur Parmentier" w:date="2020-05-13T09:42:00Z">
        <w:r w:rsidR="00A84632" w:rsidRPr="00163523">
          <w:rPr>
            <w:rStyle w:val="reference-text"/>
          </w:rPr>
          <w:instrText>https://www.frontiersin.org/articles/10.3389/fpsyg.2016.00418/full</w:instrText>
        </w:r>
      </w:ins>
      <w:ins w:id="4074" w:author="Arthur Parmentier" w:date="2020-05-14T13:28:00Z">
        <w:r w:rsidR="00A84632">
          <w:rPr>
            <w:rStyle w:val="reference-text"/>
          </w:rPr>
          <w:instrText xml:space="preserve">" </w:instrText>
        </w:r>
        <w:r w:rsidR="00A84632">
          <w:rPr>
            <w:rStyle w:val="reference-text"/>
          </w:rPr>
          <w:fldChar w:fldCharType="separate"/>
        </w:r>
      </w:ins>
      <w:ins w:id="4075" w:author="Arthur Parmentier" w:date="2020-05-13T09:42:00Z">
        <w:r w:rsidR="00A84632" w:rsidRPr="00C802FD">
          <w:rPr>
            <w:rStyle w:val="Lienhypertexte"/>
          </w:rPr>
          <w:t>https://www.frontiersin.org/articles/10.3389/fpsyg.2016.00418/full</w:t>
        </w:r>
      </w:ins>
      <w:ins w:id="4076" w:author="Arthur Parmentier" w:date="2020-05-14T13:28:00Z">
        <w:r w:rsidR="00A84632">
          <w:rPr>
            <w:rStyle w:val="reference-text"/>
          </w:rPr>
          <w:fldChar w:fldCharType="end"/>
        </w:r>
      </w:ins>
    </w:p>
    <w:p w:rsidR="00A84632" w:rsidRDefault="00A84632" w:rsidP="00E6654A">
      <w:pPr>
        <w:rPr>
          <w:ins w:id="4077" w:author="Arthur Parmentier" w:date="2020-05-14T13:28:00Z"/>
          <w:rStyle w:val="reference-text"/>
        </w:rPr>
      </w:pPr>
    </w:p>
    <w:p w:rsidR="00A84632" w:rsidRDefault="00A84632" w:rsidP="00A84632">
      <w:pPr>
        <w:rPr>
          <w:ins w:id="4078" w:author="Arthur Parmentier" w:date="2020-05-14T13:28:00Z"/>
        </w:rPr>
      </w:pPr>
      <w:ins w:id="4079" w:author="Arthur Parmentier" w:date="2020-05-14T13:28:00Z">
        <w:r w:rsidRPr="00953072">
          <w:t>Modes and defaults: attempt to define particular grammars inside a “universal” one?</w:t>
        </w:r>
      </w:ins>
    </w:p>
    <w:p w:rsidR="00A84632" w:rsidRPr="00670002" w:rsidRDefault="006A7F9F" w:rsidP="00A84632">
      <w:pPr>
        <w:rPr>
          <w:ins w:id="4080" w:author="Arthur Parmentier" w:date="2020-05-14T13:28:00Z"/>
          <w:lang w:val="fr-FR"/>
          <w:rPrChange w:id="4081" w:author="Arthur Parmentier" w:date="2020-05-18T14:23:00Z">
            <w:rPr>
              <w:ins w:id="4082" w:author="Arthur Parmentier" w:date="2020-05-14T13:28:00Z"/>
            </w:rPr>
          </w:rPrChange>
        </w:rPr>
      </w:pPr>
      <w:ins w:id="4083" w:author="Arthur Parmentier" w:date="2020-05-14T15:15:00Z">
        <w:r w:rsidRPr="00670002">
          <w:rPr>
            <w:lang w:val="fr-FR"/>
            <w:rPrChange w:id="4084" w:author="Arthur Parmentier" w:date="2020-05-18T14:23:00Z">
              <w:rPr/>
            </w:rPrChange>
          </w:rPr>
          <w:t>Enquete statistique sur poid</w:t>
        </w:r>
        <w:r w:rsidR="00FC6CCC" w:rsidRPr="00670002">
          <w:rPr>
            <w:lang w:val="fr-FR"/>
            <w:rPrChange w:id="4085" w:author="Arthur Parmentier" w:date="2020-05-18T14:23:00Z">
              <w:rPr/>
            </w:rPrChange>
          </w:rPr>
          <w:t>s</w:t>
        </w:r>
        <w:r w:rsidRPr="00670002">
          <w:rPr>
            <w:lang w:val="fr-FR"/>
            <w:rPrChange w:id="4086" w:author="Arthur Parmentier" w:date="2020-05-18T14:23:00Z">
              <w:rPr/>
            </w:rPrChange>
          </w:rPr>
          <w:t xml:space="preserve"> cogniti</w:t>
        </w:r>
      </w:ins>
      <w:ins w:id="4087" w:author="Arthur Parmentier" w:date="2020-05-14T15:16:00Z">
        <w:r w:rsidR="00711575" w:rsidRPr="00670002">
          <w:rPr>
            <w:lang w:val="fr-FR"/>
            <w:rPrChange w:id="4088" w:author="Arthur Parmentier" w:date="2020-05-18T14:23:00Z">
              <w:rPr/>
            </w:rPrChange>
          </w:rPr>
          <w:t>f</w:t>
        </w:r>
      </w:ins>
      <w:ins w:id="4089" w:author="Arthur Parmentier" w:date="2020-05-14T15:15:00Z">
        <w:r w:rsidRPr="00670002">
          <w:rPr>
            <w:lang w:val="fr-FR"/>
            <w:rPrChange w:id="4090" w:author="Arthur Parmentier" w:date="2020-05-18T14:23:00Z">
              <w:rPr/>
            </w:rPrChange>
          </w:rPr>
          <w:t>/temps de réponse/complexité de la réponse/débutant/experts</w:t>
        </w:r>
      </w:ins>
    </w:p>
    <w:p w:rsidR="00A84632" w:rsidRPr="00670002" w:rsidRDefault="00A84632" w:rsidP="00A84632">
      <w:pPr>
        <w:rPr>
          <w:ins w:id="4091" w:author="Arthur Parmentier" w:date="2020-05-14T13:28:00Z"/>
          <w:lang w:val="fr-FR"/>
          <w:rPrChange w:id="4092" w:author="Arthur Parmentier" w:date="2020-05-18T14:23:00Z">
            <w:rPr>
              <w:ins w:id="4093" w:author="Arthur Parmentier" w:date="2020-05-14T13:28:00Z"/>
            </w:rPr>
          </w:rPrChange>
        </w:rPr>
      </w:pPr>
    </w:p>
    <w:p w:rsidR="00A84632" w:rsidRPr="00670002" w:rsidRDefault="00A84632" w:rsidP="00A84632">
      <w:pPr>
        <w:rPr>
          <w:ins w:id="4094" w:author="Arthur Parmentier" w:date="2020-05-14T13:28:00Z"/>
          <w:lang w:val="fr-FR"/>
          <w:rPrChange w:id="4095" w:author="Arthur Parmentier" w:date="2020-05-18T14:23:00Z">
            <w:rPr>
              <w:ins w:id="4096" w:author="Arthur Parmentier" w:date="2020-05-14T13:28:00Z"/>
            </w:rPr>
          </w:rPrChange>
        </w:rPr>
      </w:pPr>
    </w:p>
    <w:p w:rsidR="00A84632" w:rsidRPr="00670002" w:rsidRDefault="00A84632" w:rsidP="00A84632">
      <w:pPr>
        <w:rPr>
          <w:ins w:id="4097" w:author="Arthur Parmentier" w:date="2020-05-14T13:28:00Z"/>
          <w:lang w:val="fr-FR"/>
          <w:rPrChange w:id="4098" w:author="Arthur Parmentier" w:date="2020-05-18T14:23:00Z">
            <w:rPr>
              <w:ins w:id="4099" w:author="Arthur Parmentier" w:date="2020-05-14T13:28:00Z"/>
            </w:rPr>
          </w:rPrChange>
        </w:rPr>
      </w:pPr>
    </w:p>
    <w:p w:rsidR="00A84632" w:rsidRPr="00670002" w:rsidRDefault="00A84632" w:rsidP="00A84632">
      <w:pPr>
        <w:rPr>
          <w:ins w:id="4100" w:author="Arthur Parmentier" w:date="2020-05-14T13:28:00Z"/>
          <w:lang w:val="fr-FR"/>
          <w:rPrChange w:id="4101" w:author="Arthur Parmentier" w:date="2020-05-18T14:23:00Z">
            <w:rPr>
              <w:ins w:id="4102" w:author="Arthur Parmentier" w:date="2020-05-14T13:28:00Z"/>
            </w:rPr>
          </w:rPrChange>
        </w:rPr>
      </w:pPr>
    </w:p>
    <w:p w:rsidR="00A84632" w:rsidRPr="00670002" w:rsidRDefault="00A84632" w:rsidP="00A84632">
      <w:pPr>
        <w:rPr>
          <w:ins w:id="4103" w:author="Arthur Parmentier" w:date="2020-05-14T13:28:00Z"/>
          <w:lang w:val="fr-FR"/>
          <w:rPrChange w:id="4104" w:author="Arthur Parmentier" w:date="2020-05-18T14:23:00Z">
            <w:rPr>
              <w:ins w:id="4105" w:author="Arthur Parmentier" w:date="2020-05-14T13:28:00Z"/>
            </w:rPr>
          </w:rPrChange>
        </w:rPr>
      </w:pPr>
    </w:p>
    <w:p w:rsidR="00A84632" w:rsidRPr="00670002" w:rsidRDefault="00A84632" w:rsidP="00A84632">
      <w:pPr>
        <w:rPr>
          <w:ins w:id="4106" w:author="Arthur Parmentier" w:date="2020-05-14T13:28:00Z"/>
          <w:lang w:val="fr-FR"/>
          <w:rPrChange w:id="4107" w:author="Arthur Parmentier" w:date="2020-05-18T14:23:00Z">
            <w:rPr>
              <w:ins w:id="4108" w:author="Arthur Parmentier" w:date="2020-05-14T13:28:00Z"/>
            </w:rPr>
          </w:rPrChange>
        </w:rPr>
      </w:pPr>
    </w:p>
    <w:p w:rsidR="00A84632" w:rsidRDefault="00A84632" w:rsidP="00A84632">
      <w:pPr>
        <w:rPr>
          <w:ins w:id="4109" w:author="Arthur Parmentier" w:date="2020-05-14T13:28:00Z"/>
        </w:rPr>
      </w:pPr>
      <w:ins w:id="4110" w:author="Arthur Parmentier" w:date="2020-05-14T13:28:00Z">
        <w:r>
          <w:t>“categorization is the name of the cognition game and analogy is the mechanism that drives it all”.</w:t>
        </w:r>
      </w:ins>
    </w:p>
    <w:p w:rsidR="00A84632" w:rsidRDefault="00A84632" w:rsidP="00A84632">
      <w:pPr>
        <w:rPr>
          <w:ins w:id="4111" w:author="Arthur Parmentier" w:date="2020-05-14T13:28:00Z"/>
        </w:rPr>
      </w:pPr>
      <w:ins w:id="4112" w:author="Arthur Parmentier" w:date="2020-05-14T13:28:00Z">
        <w:r>
          <w:t>Making analogy = raising the similar features of two mental things</w:t>
        </w:r>
      </w:ins>
    </w:p>
    <w:p w:rsidR="00A84632" w:rsidRDefault="00A84632" w:rsidP="00A84632">
      <w:pPr>
        <w:rPr>
          <w:ins w:id="4113" w:author="Arthur Parmentier" w:date="2020-05-14T13:28:00Z"/>
        </w:rPr>
      </w:pPr>
      <w:ins w:id="4114" w:author="Arthur Parmentier" w:date="2020-05-14T13:28:00Z">
        <w:r>
          <w:t>Analogy is responsible for concept’s expansion.</w:t>
        </w:r>
      </w:ins>
    </w:p>
    <w:p w:rsidR="00A84632" w:rsidRPr="00670002" w:rsidRDefault="00A84632" w:rsidP="00A84632">
      <w:pPr>
        <w:rPr>
          <w:ins w:id="4115" w:author="Arthur Parmentier" w:date="2020-05-14T13:28:00Z"/>
          <w:lang w:val="fr-FR"/>
          <w:rPrChange w:id="4116" w:author="Arthur Parmentier" w:date="2020-05-18T14:23:00Z">
            <w:rPr>
              <w:ins w:id="4117" w:author="Arthur Parmentier" w:date="2020-05-14T13:28:00Z"/>
            </w:rPr>
          </w:rPrChange>
        </w:rPr>
      </w:pPr>
      <w:ins w:id="4118" w:author="Arthur Parmentier" w:date="2020-05-14T13:28:00Z">
        <w:r>
          <w:t xml:space="preserve">Hierarchy of concepts? At least a complex form of structuring; Link with researchs in DH ontologies. </w:t>
        </w:r>
        <w:r w:rsidRPr="00670002">
          <w:rPr>
            <w:lang w:val="fr-FR"/>
            <w:rPrChange w:id="4119" w:author="Arthur Parmentier" w:date="2020-05-18T14:23:00Z">
              <w:rPr/>
            </w:rPrChange>
          </w:rPr>
          <w:t>Nice example: german way of constructing words</w:t>
        </w:r>
      </w:ins>
    </w:p>
    <w:p w:rsidR="00A84632" w:rsidRPr="00670002" w:rsidRDefault="00A84632" w:rsidP="00E6654A">
      <w:pPr>
        <w:rPr>
          <w:ins w:id="4120" w:author="Arthur Parmentier" w:date="2020-05-14T13:28:00Z"/>
          <w:lang w:val="fr-FR"/>
          <w:rPrChange w:id="4121" w:author="Arthur Parmentier" w:date="2020-05-18T14:23:00Z">
            <w:rPr>
              <w:ins w:id="4122" w:author="Arthur Parmentier" w:date="2020-05-14T13:28:00Z"/>
            </w:rPr>
          </w:rPrChange>
        </w:rPr>
      </w:pPr>
    </w:p>
    <w:p w:rsidR="00A84632" w:rsidRPr="00670002" w:rsidRDefault="000B405B" w:rsidP="00E6654A">
      <w:pPr>
        <w:rPr>
          <w:ins w:id="4123" w:author="Arthur Parmentier" w:date="2020-05-14T14:50:00Z"/>
          <w:lang w:val="fr-FR"/>
          <w:rPrChange w:id="4124" w:author="Arthur Parmentier" w:date="2020-05-18T14:23:00Z">
            <w:rPr>
              <w:ins w:id="4125" w:author="Arthur Parmentier" w:date="2020-05-14T14:50:00Z"/>
            </w:rPr>
          </w:rPrChange>
        </w:rPr>
      </w:pPr>
      <w:ins w:id="4126" w:author="Arthur Parmentier" w:date="2020-05-14T14:49:00Z">
        <w:r w:rsidRPr="00670002">
          <w:rPr>
            <w:lang w:val="fr-FR"/>
            <w:rPrChange w:id="4127" w:author="Arthur Parmentier" w:date="2020-05-18T14:23:00Z">
              <w:rPr/>
            </w:rPrChange>
          </w:rPr>
          <w:t>Utilization des signes motivée par la representation a priori du concept/résultat du soundpainter</w:t>
        </w:r>
      </w:ins>
    </w:p>
    <w:p w:rsidR="006331DF" w:rsidRPr="00670002" w:rsidRDefault="006331DF" w:rsidP="00E6654A">
      <w:pPr>
        <w:rPr>
          <w:ins w:id="4128" w:author="Arthur Parmentier" w:date="2020-05-14T14:51:00Z"/>
          <w:lang w:val="fr-FR"/>
          <w:rPrChange w:id="4129" w:author="Arthur Parmentier" w:date="2020-05-18T14:23:00Z">
            <w:rPr>
              <w:ins w:id="4130" w:author="Arthur Parmentier" w:date="2020-05-14T14:51:00Z"/>
            </w:rPr>
          </w:rPrChange>
        </w:rPr>
      </w:pPr>
      <w:ins w:id="4131" w:author="Arthur Parmentier" w:date="2020-05-14T14:50:00Z">
        <w:r w:rsidRPr="00670002">
          <w:rPr>
            <w:lang w:val="fr-FR"/>
            <w:rPrChange w:id="4132" w:author="Arthur Parmentier" w:date="2020-05-18T14:23:00Z">
              <w:rPr/>
            </w:rPrChange>
          </w:rPr>
          <w:t xml:space="preserve">Représentation mentale qui precede la réponse du performer; intéressant pour W (tout le monde?) si </w:t>
        </w:r>
      </w:ins>
      <w:ins w:id="4133" w:author="Arthur Parmentier" w:date="2020-05-14T14:51:00Z">
        <w:r w:rsidRPr="00670002">
          <w:rPr>
            <w:lang w:val="fr-FR"/>
            <w:rPrChange w:id="4134" w:author="Arthur Parmentier" w:date="2020-05-18T14:23:00Z">
              <w:rPr/>
            </w:rPrChange>
          </w:rPr>
          <w:t>la réponse n’est pas telle qu’attendue</w:t>
        </w:r>
      </w:ins>
    </w:p>
    <w:p w:rsidR="00C63733" w:rsidRPr="00670002" w:rsidRDefault="00C63733" w:rsidP="00E6654A">
      <w:pPr>
        <w:rPr>
          <w:ins w:id="4135" w:author="Arthur Parmentier" w:date="2020-05-14T14:57:00Z"/>
          <w:lang w:val="fr-FR"/>
          <w:rPrChange w:id="4136" w:author="Arthur Parmentier" w:date="2020-05-18T14:23:00Z">
            <w:rPr>
              <w:ins w:id="4137" w:author="Arthur Parmentier" w:date="2020-05-14T14:57:00Z"/>
            </w:rPr>
          </w:rPrChange>
        </w:rPr>
      </w:pPr>
      <w:ins w:id="4138" w:author="Arthur Parmentier" w:date="2020-05-14T14:51:00Z">
        <w:r w:rsidRPr="00670002">
          <w:rPr>
            <w:lang w:val="fr-FR"/>
            <w:rPrChange w:id="4139" w:author="Arthur Parmentier" w:date="2020-05-18T14:23:00Z">
              <w:rPr/>
            </w:rPrChange>
          </w:rPr>
          <w:t>On ne peut s’adresser qu’à une discipline qu’on connait un peu</w:t>
        </w:r>
      </w:ins>
    </w:p>
    <w:p w:rsidR="00CD4FE1" w:rsidRPr="00670002" w:rsidRDefault="00CD4FE1" w:rsidP="00E6654A">
      <w:pPr>
        <w:rPr>
          <w:ins w:id="4140" w:author="Arthur Parmentier" w:date="2020-05-14T14:57:00Z"/>
          <w:lang w:val="fr-FR"/>
          <w:rPrChange w:id="4141" w:author="Arthur Parmentier" w:date="2020-05-18T14:23:00Z">
            <w:rPr>
              <w:ins w:id="4142" w:author="Arthur Parmentier" w:date="2020-05-14T14:57:00Z"/>
            </w:rPr>
          </w:rPrChange>
        </w:rPr>
      </w:pPr>
    </w:p>
    <w:p w:rsidR="00CD4FE1" w:rsidRPr="00670002" w:rsidRDefault="00CD4FE1" w:rsidP="00E6654A">
      <w:pPr>
        <w:rPr>
          <w:ins w:id="4143" w:author="Arthur Parmentier" w:date="2020-05-14T14:59:00Z"/>
          <w:lang w:val="fr-FR"/>
          <w:rPrChange w:id="4144" w:author="Arthur Parmentier" w:date="2020-05-18T14:23:00Z">
            <w:rPr>
              <w:ins w:id="4145" w:author="Arthur Parmentier" w:date="2020-05-14T14:59:00Z"/>
            </w:rPr>
          </w:rPrChange>
        </w:rPr>
      </w:pPr>
      <w:ins w:id="4146" w:author="Arthur Parmentier" w:date="2020-05-14T14:57:00Z">
        <w:r w:rsidRPr="00670002">
          <w:rPr>
            <w:lang w:val="fr-FR"/>
            <w:rPrChange w:id="4147" w:author="Arthur Parmentier" w:date="2020-05-18T14:23:00Z">
              <w:rPr/>
            </w:rPrChange>
          </w:rPr>
          <w:t>Immobilté du soundpainter dans la config ordi et config traditionnelle walter</w:t>
        </w:r>
      </w:ins>
      <w:ins w:id="4148" w:author="Arthur Parmentier" w:date="2020-05-14T14:58:00Z">
        <w:r w:rsidR="00B47E57" w:rsidRPr="00670002">
          <w:rPr>
            <w:lang w:val="fr-FR"/>
            <w:rPrChange w:id="4149" w:author="Arthur Parmentier" w:date="2020-05-18T14:23:00Z">
              <w:rPr/>
            </w:rPrChange>
          </w:rPr>
          <w:t xml:space="preserve"> =&gt; aucune “deformation” du contexte de la performance artistique</w:t>
        </w:r>
        <w:r w:rsidR="004732DA" w:rsidRPr="00670002">
          <w:rPr>
            <w:lang w:val="fr-FR"/>
            <w:rPrChange w:id="4150" w:author="Arthur Parmentier" w:date="2020-05-18T14:23:00Z">
              <w:rPr/>
            </w:rPrChange>
          </w:rPr>
          <w:br/>
          <w:t>Notion d’espace</w:t>
        </w:r>
      </w:ins>
    </w:p>
    <w:p w:rsidR="00474CFF" w:rsidRPr="00670002" w:rsidRDefault="00474CFF" w:rsidP="00E6654A">
      <w:pPr>
        <w:rPr>
          <w:ins w:id="4151" w:author="Arthur Parmentier" w:date="2020-05-14T14:59:00Z"/>
          <w:lang w:val="fr-FR"/>
          <w:rPrChange w:id="4152" w:author="Arthur Parmentier" w:date="2020-05-18T14:23:00Z">
            <w:rPr>
              <w:ins w:id="4153" w:author="Arthur Parmentier" w:date="2020-05-14T14:59:00Z"/>
            </w:rPr>
          </w:rPrChange>
        </w:rPr>
      </w:pPr>
      <w:ins w:id="4154" w:author="Arthur Parmentier" w:date="2020-05-14T14:59:00Z">
        <w:r w:rsidRPr="00670002">
          <w:rPr>
            <w:lang w:val="fr-FR"/>
            <w:rPrChange w:id="4155" w:author="Arthur Parmentier" w:date="2020-05-18T14:23:00Z">
              <w:rPr/>
            </w:rPrChange>
          </w:rPr>
          <w:t>Distinction SP et performer: discussion de l’év</w:t>
        </w:r>
      </w:ins>
      <w:ins w:id="4156" w:author="Arthur Parmentier" w:date="2020-05-14T15:00:00Z">
        <w:r w:rsidRPr="00670002">
          <w:rPr>
            <w:lang w:val="fr-FR"/>
            <w:rPrChange w:id="4157" w:author="Arthur Parmentier" w:date="2020-05-18T14:23:00Z">
              <w:rPr/>
            </w:rPrChange>
          </w:rPr>
          <w:t>o</w:t>
        </w:r>
      </w:ins>
      <w:ins w:id="4158" w:author="Arthur Parmentier" w:date="2020-05-14T14:59:00Z">
        <w:r w:rsidRPr="00670002">
          <w:rPr>
            <w:lang w:val="fr-FR"/>
            <w:rPrChange w:id="4159" w:author="Arthur Parmentier" w:date="2020-05-18T14:23:00Z">
              <w:rPr/>
            </w:rPrChange>
          </w:rPr>
          <w:t>l</w:t>
        </w:r>
      </w:ins>
      <w:ins w:id="4160" w:author="Arthur Parmentier" w:date="2020-05-14T15:00:00Z">
        <w:r w:rsidRPr="00670002">
          <w:rPr>
            <w:lang w:val="fr-FR"/>
            <w:rPrChange w:id="4161" w:author="Arthur Parmentier" w:date="2020-05-18T14:23:00Z">
              <w:rPr/>
            </w:rPrChange>
          </w:rPr>
          <w:t>u</w:t>
        </w:r>
      </w:ins>
      <w:ins w:id="4162" w:author="Arthur Parmentier" w:date="2020-05-14T14:59:00Z">
        <w:r w:rsidRPr="00670002">
          <w:rPr>
            <w:lang w:val="fr-FR"/>
            <w:rPrChange w:id="4163" w:author="Arthur Parmentier" w:date="2020-05-18T14:23:00Z">
              <w:rPr/>
            </w:rPrChange>
          </w:rPr>
          <w:t>tion</w:t>
        </w:r>
      </w:ins>
      <w:ins w:id="4164" w:author="Arthur Parmentier" w:date="2020-05-14T15:01:00Z">
        <w:r w:rsidRPr="00670002">
          <w:rPr>
            <w:lang w:val="fr-FR"/>
            <w:rPrChange w:id="4165" w:author="Arthur Parmentier" w:date="2020-05-18T14:23:00Z">
              <w:rPr/>
            </w:rPrChange>
          </w:rPr>
          <w:t>, prospections de configuration possible?</w:t>
        </w:r>
      </w:ins>
      <w:ins w:id="4166" w:author="Arthur Parmentier" w:date="2020-05-14T14:59:00Z">
        <w:r w:rsidRPr="00670002">
          <w:rPr>
            <w:lang w:val="fr-FR"/>
            <w:rPrChange w:id="4167" w:author="Arthur Parmentier" w:date="2020-05-18T14:23:00Z">
              <w:rPr/>
            </w:rPrChange>
          </w:rPr>
          <w:t xml:space="preserve"> </w:t>
        </w:r>
      </w:ins>
    </w:p>
    <w:p w:rsidR="00474CFF" w:rsidRPr="00BF1ECB" w:rsidRDefault="00474CFF" w:rsidP="00E6654A">
      <w:pPr>
        <w:rPr>
          <w:ins w:id="4168" w:author="Arthur Parmentier" w:date="2020-05-14T15:29:00Z"/>
          <w:lang w:val="fr-FR"/>
          <w:rPrChange w:id="4169" w:author="Arthur Parmentier" w:date="2020-05-23T19:46:00Z">
            <w:rPr>
              <w:ins w:id="4170" w:author="Arthur Parmentier" w:date="2020-05-14T15:29:00Z"/>
            </w:rPr>
          </w:rPrChange>
        </w:rPr>
      </w:pPr>
      <w:ins w:id="4171" w:author="Arthur Parmentier" w:date="2020-05-14T14:59:00Z">
        <w:r w:rsidRPr="00BF1ECB">
          <w:rPr>
            <w:lang w:val="fr-FR"/>
            <w:rPrChange w:id="4172" w:author="Arthur Parmentier" w:date="2020-05-23T19:46:00Z">
              <w:rPr/>
            </w:rPrChange>
          </w:rPr>
          <w:t>Nouvelles configurations: le so</w:t>
        </w:r>
      </w:ins>
    </w:p>
    <w:p w:rsidR="0017374C" w:rsidRPr="00BF1ECB" w:rsidRDefault="0017374C" w:rsidP="00E6654A">
      <w:pPr>
        <w:rPr>
          <w:ins w:id="4173" w:author="Arthur Parmentier" w:date="2020-05-14T15:29:00Z"/>
          <w:lang w:val="fr-FR"/>
          <w:rPrChange w:id="4174" w:author="Arthur Parmentier" w:date="2020-05-23T19:46:00Z">
            <w:rPr>
              <w:ins w:id="4175" w:author="Arthur Parmentier" w:date="2020-05-14T15:29:00Z"/>
            </w:rPr>
          </w:rPrChange>
        </w:rPr>
      </w:pPr>
    </w:p>
    <w:p w:rsidR="0017374C" w:rsidRPr="00E97618" w:rsidRDefault="0017374C" w:rsidP="00E6654A">
      <w:pPr>
        <w:rPr>
          <w:ins w:id="4176" w:author="Arthur Parmentier" w:date="2020-05-14T15:37:00Z"/>
          <w:lang w:val="fr-FR"/>
          <w:rPrChange w:id="4177" w:author="Arthur Parmentier" w:date="2020-05-18T14:21:00Z">
            <w:rPr>
              <w:ins w:id="4178" w:author="Arthur Parmentier" w:date="2020-05-14T15:37:00Z"/>
            </w:rPr>
          </w:rPrChange>
        </w:rPr>
      </w:pPr>
      <w:ins w:id="4179" w:author="Arthur Parmentier" w:date="2020-05-14T15:29:00Z">
        <w:r w:rsidRPr="00E97618">
          <w:rPr>
            <w:lang w:val="fr-FR"/>
            <w:rPrChange w:id="4180" w:author="Arthur Parmentier" w:date="2020-05-18T14:21:00Z">
              <w:rPr/>
            </w:rPrChange>
          </w:rPr>
          <w:lastRenderedPageBreak/>
          <w:t xml:space="preserve">W a </w:t>
        </w:r>
        <w:r w:rsidR="009814BB" w:rsidRPr="00E97618">
          <w:rPr>
            <w:lang w:val="fr-FR"/>
            <w:rPrChange w:id="4181" w:author="Arthur Parmentier" w:date="2020-05-18T14:21:00Z">
              <w:rPr/>
            </w:rPrChange>
          </w:rPr>
          <w:t>d</w:t>
        </w:r>
        <w:r w:rsidRPr="00E97618">
          <w:rPr>
            <w:lang w:val="fr-FR"/>
            <w:rPrChange w:id="4182" w:author="Arthur Parmentier" w:date="2020-05-18T14:21:00Z">
              <w:rPr/>
            </w:rPrChange>
          </w:rPr>
          <w:t>eja supprimé signe?</w:t>
        </w:r>
        <w:r w:rsidR="009814BB" w:rsidRPr="00E97618">
          <w:rPr>
            <w:lang w:val="fr-FR"/>
            <w:rPrChange w:id="4183" w:author="Arthur Parmentier" w:date="2020-05-18T14:21:00Z">
              <w:rPr/>
            </w:rPrChange>
          </w:rPr>
          <w:t xml:space="preserve"> Pk?</w:t>
        </w:r>
        <w:r w:rsidRPr="00E97618">
          <w:rPr>
            <w:lang w:val="fr-FR"/>
            <w:rPrChange w:id="4184" w:author="Arthur Parmentier" w:date="2020-05-18T14:21:00Z">
              <w:rPr/>
            </w:rPrChange>
          </w:rPr>
          <w:t xml:space="preserve"> Ex “race” supprimée du dict de l’académie</w:t>
        </w:r>
      </w:ins>
      <w:ins w:id="4185" w:author="Arthur Parmentier" w:date="2020-05-14T15:30:00Z">
        <w:r w:rsidR="008B1BC4" w:rsidRPr="00E97618">
          <w:rPr>
            <w:lang w:val="fr-FR"/>
            <w:rPrChange w:id="4186" w:author="Arthur Parmentier" w:date="2020-05-18T14:21:00Z">
              <w:rPr/>
            </w:rPrChange>
          </w:rPr>
          <w:br/>
          <w:t>Pas de synonyme en SP?</w:t>
        </w:r>
        <w:r w:rsidR="009C4444" w:rsidRPr="00E97618">
          <w:rPr>
            <w:lang w:val="fr-FR"/>
            <w:rPrChange w:id="4187" w:author="Arthur Parmentier" w:date="2020-05-18T14:21:00Z">
              <w:rPr/>
            </w:rPrChange>
          </w:rPr>
          <w:t xml:space="preserve"> </w:t>
        </w:r>
      </w:ins>
      <w:ins w:id="4188" w:author="Arthur Parmentier" w:date="2020-05-14T15:31:00Z">
        <w:r w:rsidR="009C4444" w:rsidRPr="00E97618">
          <w:rPr>
            <w:lang w:val="fr-FR"/>
            <w:rPrChange w:id="4189" w:author="Arthur Parmentier" w:date="2020-05-18T14:21:00Z">
              <w:rPr/>
            </w:rPrChange>
          </w:rPr>
          <w:t>Interpretation du synonyme d</w:t>
        </w:r>
      </w:ins>
      <w:ins w:id="4190" w:author="Arthur Parmentier" w:date="2020-05-14T15:32:00Z">
        <w:r w:rsidR="009C4444" w:rsidRPr="00E97618">
          <w:rPr>
            <w:lang w:val="fr-FR"/>
            <w:rPrChange w:id="4191" w:author="Arthur Parmentier" w:date="2020-05-18T14:21:00Z">
              <w:rPr/>
            </w:rPrChange>
          </w:rPr>
          <w:t>ans les langues avec contexts: ???</w:t>
        </w:r>
        <w:r w:rsidR="00A67223" w:rsidRPr="00E97618">
          <w:rPr>
            <w:lang w:val="fr-FR"/>
            <w:rPrChange w:id="4192" w:author="Arthur Parmentier" w:date="2020-05-18T14:21:00Z">
              <w:rPr/>
            </w:rPrChange>
          </w:rPr>
          <w:t xml:space="preserve"> nuance contextuelle (cf video )</w:t>
        </w:r>
      </w:ins>
    </w:p>
    <w:p w:rsidR="00A06D4C" w:rsidRPr="00E97618" w:rsidRDefault="00A06D4C" w:rsidP="00E6654A">
      <w:pPr>
        <w:rPr>
          <w:ins w:id="4193" w:author="Arthur Parmentier" w:date="2020-05-14T15:37:00Z"/>
          <w:lang w:val="fr-FR"/>
          <w:rPrChange w:id="4194" w:author="Arthur Parmentier" w:date="2020-05-18T14:21:00Z">
            <w:rPr>
              <w:ins w:id="4195" w:author="Arthur Parmentier" w:date="2020-05-14T15:37:00Z"/>
            </w:rPr>
          </w:rPrChange>
        </w:rPr>
      </w:pPr>
    </w:p>
    <w:p w:rsidR="00A06D4C" w:rsidRPr="00670002" w:rsidRDefault="00A06D4C" w:rsidP="00E6654A">
      <w:pPr>
        <w:rPr>
          <w:ins w:id="4196" w:author="Arthur Parmentier" w:date="2020-05-14T15:38:00Z"/>
          <w:lang w:val="fr-FR"/>
          <w:rPrChange w:id="4197" w:author="Arthur Parmentier" w:date="2020-05-18T14:23:00Z">
            <w:rPr>
              <w:ins w:id="4198" w:author="Arthur Parmentier" w:date="2020-05-14T15:38:00Z"/>
            </w:rPr>
          </w:rPrChange>
        </w:rPr>
      </w:pPr>
      <w:ins w:id="4199" w:author="Arthur Parmentier" w:date="2020-05-14T15:37:00Z">
        <w:r w:rsidRPr="00670002">
          <w:rPr>
            <w:lang w:val="fr-FR"/>
            <w:rPrChange w:id="4200" w:author="Arthur Parmentier" w:date="2020-05-18T14:23:00Z">
              <w:rPr/>
            </w:rPrChange>
          </w:rPr>
          <w:t xml:space="preserve">Language SP manipulé </w:t>
        </w:r>
      </w:ins>
      <w:ins w:id="4201" w:author="Arthur Parmentier" w:date="2020-05-14T15:38:00Z">
        <w:r w:rsidRPr="00670002">
          <w:rPr>
            <w:lang w:val="fr-FR"/>
            <w:rPrChange w:id="4202" w:author="Arthur Parmentier" w:date="2020-05-18T14:23:00Z">
              <w:rPr/>
            </w:rPrChange>
          </w:rPr>
          <w:t>par le sp (context free grammar) VS musical language (context sensitive)</w:t>
        </w:r>
        <w:r w:rsidR="00F732CE" w:rsidRPr="00670002">
          <w:rPr>
            <w:lang w:val="fr-FR"/>
            <w:rPrChange w:id="4203" w:author="Arthur Parmentier" w:date="2020-05-18T14:23:00Z">
              <w:rPr/>
            </w:rPrChange>
          </w:rPr>
          <w:t xml:space="preserve"> by performer</w:t>
        </w:r>
      </w:ins>
    </w:p>
    <w:p w:rsidR="00475458" w:rsidRPr="00670002" w:rsidRDefault="00475458" w:rsidP="00E6654A">
      <w:pPr>
        <w:rPr>
          <w:ins w:id="4204" w:author="Arthur Parmentier" w:date="2020-05-14T15:38:00Z"/>
          <w:lang w:val="fr-FR"/>
          <w:rPrChange w:id="4205" w:author="Arthur Parmentier" w:date="2020-05-18T14:23:00Z">
            <w:rPr>
              <w:ins w:id="4206" w:author="Arthur Parmentier" w:date="2020-05-14T15:38:00Z"/>
            </w:rPr>
          </w:rPrChange>
        </w:rPr>
      </w:pPr>
    </w:p>
    <w:p w:rsidR="00475458" w:rsidRPr="00670002" w:rsidRDefault="00475458" w:rsidP="00E6654A">
      <w:pPr>
        <w:rPr>
          <w:ins w:id="4207" w:author="Arthur Parmentier" w:date="2020-05-14T15:44:00Z"/>
          <w:lang w:val="fr-FR"/>
          <w:rPrChange w:id="4208" w:author="Arthur Parmentier" w:date="2020-05-18T14:23:00Z">
            <w:rPr>
              <w:ins w:id="4209" w:author="Arthur Parmentier" w:date="2020-05-14T15:44:00Z"/>
            </w:rPr>
          </w:rPrChange>
        </w:rPr>
      </w:pPr>
      <w:ins w:id="4210" w:author="Arthur Parmentier" w:date="2020-05-14T15:38:00Z">
        <w:r w:rsidRPr="00670002">
          <w:rPr>
            <w:lang w:val="fr-FR"/>
            <w:rPrChange w:id="4211" w:author="Arthur Parmentier" w:date="2020-05-18T14:23:00Z">
              <w:rPr/>
            </w:rPrChange>
          </w:rPr>
          <w:t>Context</w:t>
        </w:r>
      </w:ins>
      <w:ins w:id="4212" w:author="Arthur Parmentier" w:date="2020-05-14T15:39:00Z">
        <w:r w:rsidRPr="00670002">
          <w:rPr>
            <w:lang w:val="fr-FR"/>
            <w:rPrChange w:id="4213" w:author="Arthur Parmentier" w:date="2020-05-18T14:23:00Z">
              <w:rPr/>
            </w:rPrChange>
          </w:rPr>
          <w:t>: importance au dela de la (context</w:t>
        </w:r>
      </w:ins>
      <w:ins w:id="4214" w:author="Arthur Parmentier" w:date="2020-05-14T15:41:00Z">
        <w:r w:rsidR="005A0160" w:rsidRPr="00670002">
          <w:rPr>
            <w:lang w:val="fr-FR"/>
            <w:rPrChange w:id="4215" w:author="Arthur Parmentier" w:date="2020-05-18T14:23:00Z">
              <w:rPr/>
            </w:rPrChange>
          </w:rPr>
          <w:t>-</w:t>
        </w:r>
      </w:ins>
      <w:ins w:id="4216" w:author="Arthur Parmentier" w:date="2020-05-14T15:39:00Z">
        <w:r w:rsidRPr="00670002">
          <w:rPr>
            <w:lang w:val="fr-FR"/>
            <w:rPrChange w:id="4217" w:author="Arthur Parmentier" w:date="2020-05-18T14:23:00Z">
              <w:rPr/>
            </w:rPrChange>
          </w:rPr>
          <w:t>free grammar)</w:t>
        </w:r>
        <w:r w:rsidR="00384716" w:rsidRPr="00670002">
          <w:rPr>
            <w:lang w:val="fr-FR"/>
            <w:rPrChange w:id="4218" w:author="Arthur Parmentier" w:date="2020-05-18T14:23:00Z">
              <w:rPr/>
            </w:rPrChange>
          </w:rPr>
          <w:t>: attentes du compositeur, configuration</w:t>
        </w:r>
      </w:ins>
      <w:ins w:id="4219" w:author="Arthur Parmentier" w:date="2020-05-14T15:41:00Z">
        <w:r w:rsidR="00CF3BC0" w:rsidRPr="00670002">
          <w:rPr>
            <w:lang w:val="fr-FR"/>
            <w:rPrChange w:id="4220" w:author="Arthur Parmentier" w:date="2020-05-18T14:23:00Z">
              <w:rPr/>
            </w:rPrChange>
          </w:rPr>
          <w:t>, par défaut…</w:t>
        </w:r>
      </w:ins>
    </w:p>
    <w:p w:rsidR="005D5A11" w:rsidRPr="00670002" w:rsidRDefault="005D5A11" w:rsidP="00E6654A">
      <w:pPr>
        <w:rPr>
          <w:ins w:id="4221" w:author="Arthur Parmentier" w:date="2020-05-14T15:44:00Z"/>
          <w:lang w:val="fr-FR"/>
          <w:rPrChange w:id="4222" w:author="Arthur Parmentier" w:date="2020-05-18T14:23:00Z">
            <w:rPr>
              <w:ins w:id="4223" w:author="Arthur Parmentier" w:date="2020-05-14T15:44:00Z"/>
            </w:rPr>
          </w:rPrChange>
        </w:rPr>
      </w:pPr>
    </w:p>
    <w:p w:rsidR="005D5A11" w:rsidRPr="00670002" w:rsidRDefault="005D5A11" w:rsidP="00E6654A">
      <w:pPr>
        <w:rPr>
          <w:ins w:id="4224" w:author="Arthur Parmentier" w:date="2020-05-14T15:44:00Z"/>
          <w:lang w:val="fr-FR"/>
          <w:rPrChange w:id="4225" w:author="Arthur Parmentier" w:date="2020-05-18T14:23:00Z">
            <w:rPr>
              <w:ins w:id="4226" w:author="Arthur Parmentier" w:date="2020-05-14T15:44:00Z"/>
            </w:rPr>
          </w:rPrChange>
        </w:rPr>
      </w:pPr>
      <w:ins w:id="4227" w:author="Arthur Parmentier" w:date="2020-05-14T15:44:00Z">
        <w:r w:rsidRPr="00670002">
          <w:rPr>
            <w:lang w:val="fr-FR"/>
            <w:rPrChange w:id="4228" w:author="Arthur Parmentier" w:date="2020-05-18T14:23:00Z">
              <w:rPr/>
            </w:rPrChange>
          </w:rPr>
          <w:t>Mode: préciser le sens</w:t>
        </w:r>
        <w:r w:rsidR="0074035C" w:rsidRPr="00670002">
          <w:rPr>
            <w:lang w:val="fr-FR"/>
            <w:rPrChange w:id="4229" w:author="Arthur Parmentier" w:date="2020-05-18T14:23:00Z">
              <w:rPr/>
            </w:rPrChange>
          </w:rPr>
          <w:t xml:space="preserve"> </w:t>
        </w:r>
        <w:r w:rsidRPr="00670002">
          <w:rPr>
            <w:lang w:val="fr-FR"/>
            <w:rPrChange w:id="4230" w:author="Arthur Parmentier" w:date="2020-05-18T14:23:00Z">
              <w:rPr/>
            </w:rPrChange>
          </w:rPr>
          <w:t>en SP</w:t>
        </w:r>
      </w:ins>
    </w:p>
    <w:p w:rsidR="0074035C" w:rsidRPr="00670002" w:rsidRDefault="0074035C" w:rsidP="00E6654A">
      <w:pPr>
        <w:rPr>
          <w:ins w:id="4231" w:author="Arthur Parmentier" w:date="2020-05-14T15:58:00Z"/>
          <w:lang w:val="fr-FR"/>
          <w:rPrChange w:id="4232" w:author="Arthur Parmentier" w:date="2020-05-18T14:23:00Z">
            <w:rPr>
              <w:ins w:id="4233" w:author="Arthur Parmentier" w:date="2020-05-14T15:58:00Z"/>
            </w:rPr>
          </w:rPrChange>
        </w:rPr>
      </w:pPr>
      <w:ins w:id="4234" w:author="Arthur Parmentier" w:date="2020-05-14T15:44:00Z">
        <w:r w:rsidRPr="00670002">
          <w:rPr>
            <w:lang w:val="fr-FR"/>
            <w:rPrChange w:id="4235" w:author="Arthur Parmentier" w:date="2020-05-18T14:23:00Z">
              <w:rPr/>
            </w:rPrChange>
          </w:rPr>
          <w:t>“mode”, “for</w:t>
        </w:r>
      </w:ins>
      <w:ins w:id="4236" w:author="Arthur Parmentier" w:date="2020-05-14T15:45:00Z">
        <w:r w:rsidRPr="00670002">
          <w:rPr>
            <w:lang w:val="fr-FR"/>
            <w:rPrChange w:id="4237" w:author="Arthur Parmentier" w:date="2020-05-18T14:23:00Z">
              <w:rPr/>
            </w:rPrChange>
          </w:rPr>
          <w:t>me”</w:t>
        </w:r>
      </w:ins>
    </w:p>
    <w:p w:rsidR="00FB6B81" w:rsidRPr="00670002" w:rsidRDefault="00FB6B81" w:rsidP="00E6654A">
      <w:pPr>
        <w:rPr>
          <w:ins w:id="4238" w:author="Arthur Parmentier" w:date="2020-05-14T15:59:00Z"/>
          <w:lang w:val="fr-FR"/>
          <w:rPrChange w:id="4239" w:author="Arthur Parmentier" w:date="2020-05-18T14:23:00Z">
            <w:rPr>
              <w:ins w:id="4240" w:author="Arthur Parmentier" w:date="2020-05-14T15:59:00Z"/>
            </w:rPr>
          </w:rPrChange>
        </w:rPr>
      </w:pPr>
    </w:p>
    <w:p w:rsidR="00FB6B81" w:rsidRPr="00670002" w:rsidRDefault="00FB6B81" w:rsidP="00E6654A">
      <w:pPr>
        <w:rPr>
          <w:ins w:id="4241" w:author="Arthur Parmentier" w:date="2020-05-14T15:58:00Z"/>
          <w:lang w:val="fr-FR"/>
          <w:rPrChange w:id="4242" w:author="Arthur Parmentier" w:date="2020-05-18T14:23:00Z">
            <w:rPr>
              <w:ins w:id="4243" w:author="Arthur Parmentier" w:date="2020-05-14T15:58:00Z"/>
            </w:rPr>
          </w:rPrChange>
        </w:rPr>
      </w:pPr>
      <w:ins w:id="4244" w:author="Arthur Parmentier" w:date="2020-05-14T15:59:00Z">
        <w:r w:rsidRPr="00670002">
          <w:rPr>
            <w:lang w:val="fr-FR"/>
            <w:rPrChange w:id="4245" w:author="Arthur Parmentier" w:date="2020-05-18T14:23:00Z">
              <w:rPr/>
            </w:rPrChange>
          </w:rPr>
          <w:t>Glossaire (definition des mots/concepts utilizes)</w:t>
        </w:r>
      </w:ins>
    </w:p>
    <w:p w:rsidR="00FB6B81" w:rsidRPr="00670002" w:rsidRDefault="00FB6B81" w:rsidP="00E6654A">
      <w:pPr>
        <w:rPr>
          <w:ins w:id="4246" w:author="Arthur Parmentier" w:date="2020-05-14T16:26:00Z"/>
          <w:lang w:val="fr-FR"/>
          <w:rPrChange w:id="4247" w:author="Arthur Parmentier" w:date="2020-05-18T14:23:00Z">
            <w:rPr>
              <w:ins w:id="4248" w:author="Arthur Parmentier" w:date="2020-05-14T16:26:00Z"/>
            </w:rPr>
          </w:rPrChange>
        </w:rPr>
      </w:pPr>
      <w:ins w:id="4249" w:author="Arthur Parmentier" w:date="2020-05-14T15:58:00Z">
        <w:r w:rsidRPr="00670002">
          <w:rPr>
            <w:lang w:val="fr-FR"/>
            <w:rPrChange w:id="4250" w:author="Arthur Parmentier" w:date="2020-05-18T14:23:00Z">
              <w:rPr/>
            </w:rPrChange>
          </w:rPr>
          <w:t>Biblio, table des illust</w:t>
        </w:r>
      </w:ins>
      <w:ins w:id="4251" w:author="Arthur Parmentier" w:date="2020-05-14T15:59:00Z">
        <w:r w:rsidRPr="00670002">
          <w:rPr>
            <w:lang w:val="fr-FR"/>
            <w:rPrChange w:id="4252" w:author="Arthur Parmentier" w:date="2020-05-18T14:23:00Z">
              <w:rPr/>
            </w:rPrChange>
          </w:rPr>
          <w:t>rations.</w:t>
        </w:r>
      </w:ins>
    </w:p>
    <w:p w:rsidR="009946FB" w:rsidRPr="00670002" w:rsidRDefault="009946FB" w:rsidP="00E6654A">
      <w:pPr>
        <w:rPr>
          <w:ins w:id="4253" w:author="Arthur Parmentier" w:date="2020-05-14T16:26:00Z"/>
          <w:lang w:val="fr-FR"/>
          <w:rPrChange w:id="4254" w:author="Arthur Parmentier" w:date="2020-05-18T14:23:00Z">
            <w:rPr>
              <w:ins w:id="4255" w:author="Arthur Parmentier" w:date="2020-05-14T16:26:00Z"/>
            </w:rPr>
          </w:rPrChange>
        </w:rPr>
      </w:pPr>
    </w:p>
    <w:p w:rsidR="009946FB" w:rsidRPr="00670002" w:rsidRDefault="009946FB" w:rsidP="00E6654A">
      <w:pPr>
        <w:rPr>
          <w:ins w:id="4256" w:author="Arthur Parmentier" w:date="2020-05-14T16:26:00Z"/>
          <w:lang w:val="fr-FR"/>
          <w:rPrChange w:id="4257" w:author="Arthur Parmentier" w:date="2020-05-18T14:23:00Z">
            <w:rPr>
              <w:ins w:id="4258" w:author="Arthur Parmentier" w:date="2020-05-14T16:26:00Z"/>
            </w:rPr>
          </w:rPrChange>
        </w:rPr>
      </w:pPr>
      <w:ins w:id="4259" w:author="Arthur Parmentier" w:date="2020-05-14T16:26:00Z">
        <w:r w:rsidRPr="00670002">
          <w:rPr>
            <w:lang w:val="fr-FR"/>
            <w:rPrChange w:id="4260" w:author="Arthur Parmentier" w:date="2020-05-18T14:23:00Z">
              <w:rPr/>
            </w:rPrChange>
          </w:rPr>
          <w:t>4 semaines:</w:t>
        </w:r>
      </w:ins>
    </w:p>
    <w:p w:rsidR="009946FB" w:rsidRPr="00BC2A28" w:rsidRDefault="009946FB" w:rsidP="00E6654A">
      <w:pPr>
        <w:rPr>
          <w:ins w:id="4261" w:author="Arthur Parmentier" w:date="2020-05-14T16:28:00Z"/>
          <w:lang w:val="fr-FR"/>
          <w:rPrChange w:id="4262" w:author="Arthur Parmentier" w:date="2020-06-02T23:03:00Z">
            <w:rPr>
              <w:ins w:id="4263" w:author="Arthur Parmentier" w:date="2020-05-14T16:28:00Z"/>
            </w:rPr>
          </w:rPrChange>
        </w:rPr>
      </w:pPr>
      <w:ins w:id="4264" w:author="Arthur Parmentier" w:date="2020-05-14T16:28:00Z">
        <w:r w:rsidRPr="00BC2A28">
          <w:rPr>
            <w:lang w:val="fr-FR"/>
            <w:rPrChange w:id="4265" w:author="Arthur Parmentier" w:date="2020-06-02T23:03:00Z">
              <w:rPr/>
            </w:rPrChange>
          </w:rPr>
          <w:t xml:space="preserve">Facilité: </w:t>
        </w:r>
      </w:ins>
    </w:p>
    <w:p w:rsidR="009946FB" w:rsidRDefault="009946FB">
      <w:pPr>
        <w:ind w:firstLine="360"/>
        <w:rPr>
          <w:ins w:id="4266" w:author="Arthur Parmentier" w:date="2020-05-14T16:28:00Z"/>
        </w:rPr>
        <w:pPrChange w:id="4267" w:author="Arthur Parmentier" w:date="2020-05-14T16:28:00Z">
          <w:pPr/>
        </w:pPrChange>
      </w:pPr>
      <w:ins w:id="4268" w:author="Arthur Parmentier" w:date="2020-05-14T16:28:00Z">
        <w:r>
          <w:t>- partie technologique</w:t>
        </w:r>
      </w:ins>
    </w:p>
    <w:p w:rsidR="009946FB" w:rsidRDefault="009946FB" w:rsidP="009946FB">
      <w:pPr>
        <w:pStyle w:val="Paragraphedeliste"/>
        <w:numPr>
          <w:ilvl w:val="0"/>
          <w:numId w:val="14"/>
        </w:numPr>
        <w:rPr>
          <w:ins w:id="4269" w:author="Arthur Parmentier" w:date="2020-05-14T16:28:00Z"/>
        </w:rPr>
      </w:pPr>
      <w:ins w:id="4270" w:author="Arthur Parmentier" w:date="2020-05-14T16:28:00Z">
        <w:r>
          <w:t>Brief history of SP</w:t>
        </w:r>
      </w:ins>
    </w:p>
    <w:p w:rsidR="009946FB" w:rsidRDefault="009946FB" w:rsidP="00B827FE">
      <w:pPr>
        <w:rPr>
          <w:ins w:id="4271" w:author="Arthur Parmentier" w:date="2020-05-22T11:49:00Z"/>
        </w:rPr>
      </w:pPr>
    </w:p>
    <w:p w:rsidR="00B827FE" w:rsidRDefault="00B827FE">
      <w:pPr>
        <w:rPr>
          <w:ins w:id="4272" w:author="Arthur Parmentier" w:date="2020-05-23T19:48:00Z"/>
        </w:rPr>
      </w:pPr>
      <w:ins w:id="4273" w:author="Arthur Parmentier" w:date="2020-05-22T11:49:00Z">
        <w:r>
          <w:t>INTERACTML and why I dropped Unity</w:t>
        </w:r>
      </w:ins>
    </w:p>
    <w:p w:rsidR="0019026D" w:rsidRDefault="0019026D">
      <w:pPr>
        <w:rPr>
          <w:ins w:id="4274" w:author="Arthur Parmentier" w:date="2020-06-05T16:32:00Z"/>
        </w:rPr>
      </w:pPr>
      <w:ins w:id="4275" w:author="Arthur Parmentier" w:date="2020-05-23T19:48:00Z">
        <w:r>
          <w:t>Splitcam</w:t>
        </w:r>
      </w:ins>
    </w:p>
    <w:p w:rsidR="00E814B3" w:rsidRDefault="00E814B3">
      <w:pPr>
        <w:rPr>
          <w:ins w:id="4276" w:author="Arthur Parmentier" w:date="2020-06-05T16:32:00Z"/>
        </w:rPr>
      </w:pPr>
    </w:p>
    <w:p w:rsidR="00E814B3" w:rsidRPr="00953072" w:rsidRDefault="00E814B3">
      <w:ins w:id="4277" w:author="Arthur Parmentier" w:date="2020-06-05T16:32:00Z">
        <w:r>
          <w:t>Recursivity in SP?</w:t>
        </w:r>
      </w:ins>
    </w:p>
    <w:sectPr w:rsidR="00E814B3" w:rsidRPr="00953072" w:rsidSect="00670002">
      <w:footerReference w:type="even" r:id="rId32"/>
      <w:footerReference w:type="default" r:id="rId33"/>
      <w:pgSz w:w="11906" w:h="16838"/>
      <w:pgMar w:top="1440" w:right="1080" w:bottom="1440" w:left="1080" w:header="708" w:footer="708" w:gutter="0"/>
      <w:pgNumType w:start="1"/>
      <w:cols w:space="720"/>
      <w:docGrid w:linePitch="299"/>
      <w:sectPrChange w:id="4278" w:author="Arthur Parmentier" w:date="2020-05-18T14:24:00Z">
        <w:sectPr w:rsidR="00E814B3"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176C" w:rsidRDefault="00E4176C" w:rsidP="00E6654A">
      <w:r>
        <w:separator/>
      </w:r>
    </w:p>
  </w:endnote>
  <w:endnote w:type="continuationSeparator" w:id="0">
    <w:p w:rsidR="00E4176C" w:rsidRDefault="00E4176C"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99B" w:rsidRDefault="000E299B" w:rsidP="00E6654A">
    <w:r>
      <w:fldChar w:fldCharType="begin"/>
    </w:r>
    <w:r>
      <w:instrText>PAGE</w:instrText>
    </w:r>
    <w:r>
      <w:fldChar w:fldCharType="end"/>
    </w:r>
  </w:p>
  <w:p w:rsidR="000E299B" w:rsidRDefault="000E299B"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99B" w:rsidRDefault="000E299B" w:rsidP="00E6654A">
    <w:r>
      <w:fldChar w:fldCharType="begin"/>
    </w:r>
    <w:r>
      <w:instrText>PAGE</w:instrText>
    </w:r>
    <w:r>
      <w:fldChar w:fldCharType="separate"/>
    </w:r>
    <w:r>
      <w:rPr>
        <w:noProof/>
      </w:rPr>
      <w:t>1</w:t>
    </w:r>
    <w:r>
      <w:fldChar w:fldCharType="end"/>
    </w:r>
  </w:p>
  <w:p w:rsidR="000E299B" w:rsidRDefault="000E299B"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176C" w:rsidRDefault="00E4176C" w:rsidP="00E6654A">
      <w:r>
        <w:separator/>
      </w:r>
    </w:p>
  </w:footnote>
  <w:footnote w:type="continuationSeparator" w:id="0">
    <w:p w:rsidR="00E4176C" w:rsidRDefault="00E4176C" w:rsidP="00E6654A">
      <w:r>
        <w:continuationSeparator/>
      </w:r>
    </w:p>
  </w:footnote>
  <w:footnote w:id="1">
    <w:p w:rsidR="000E299B" w:rsidRPr="00670002" w:rsidRDefault="000E299B">
      <w:pPr>
        <w:pStyle w:val="Notedebasdepage"/>
        <w:rPr>
          <w:rPrChange w:id="507" w:author="Arthur Parmentier" w:date="2020-05-18T14:23:00Z">
            <w:rPr>
              <w:lang w:val="fr-FR"/>
            </w:rPr>
          </w:rPrChange>
        </w:rPr>
      </w:pPr>
      <w:r>
        <w:rPr>
          <w:rStyle w:val="Appelnotedebasdep"/>
        </w:rPr>
        <w:footnoteRef/>
      </w:r>
      <w:r>
        <w:t xml:space="preserve"> </w:t>
      </w:r>
      <w:ins w:id="508" w:author="Arthur Parmentier" w:date="2020-05-13T09:32:00Z">
        <w:r w:rsidRPr="009A67DE">
          <w:t>Eleanor H. Rosch. Natural Categories. Cognitive Psychology 4, 328-350 (1973)</w:t>
        </w:r>
      </w:ins>
      <w:ins w:id="509" w:author="Arthur Parmentier" w:date="2020-05-13T09:33:00Z">
        <w:r>
          <w:t>, introducing the “prototype theory”</w:t>
        </w:r>
      </w:ins>
      <w:del w:id="510" w:author="Arthur Parmentier" w:date="2020-05-13T09:32:00Z">
        <w:r w:rsidRPr="00670002" w:rsidDel="009A67DE">
          <w:rPr>
            <w:rPrChange w:id="511" w:author="Arthur Parmentier" w:date="2020-05-18T14:23:00Z">
              <w:rPr>
                <w:lang w:val="fr-FR"/>
              </w:rPr>
            </w:rPrChange>
          </w:rPr>
          <w:delText>Ref. Eleanor Rosch (prototype theory)</w:delText>
        </w:r>
      </w:del>
    </w:p>
  </w:footnote>
  <w:footnote w:id="2">
    <w:p w:rsidR="000E299B" w:rsidRPr="00670002" w:rsidRDefault="000E299B">
      <w:pPr>
        <w:pStyle w:val="Notedebasdepage"/>
      </w:pPr>
      <w:ins w:id="527" w:author="Arthur Parmentier" w:date="2020-05-12T19:07:00Z">
        <w:r>
          <w:rPr>
            <w:rStyle w:val="Appelnotedebasdep"/>
          </w:rPr>
          <w:footnoteRef/>
        </w:r>
        <w:r>
          <w:t xml:space="preserve"> </w:t>
        </w:r>
        <w:r w:rsidRPr="00670002">
          <w:rPr>
            <w:rPrChange w:id="528" w:author="Arthur Parmentier" w:date="2020-05-18T14:23:00Z">
              <w:rPr>
                <w:lang w:val="fr-FR"/>
              </w:rPr>
            </w:rPrChange>
          </w:rPr>
          <w:t xml:space="preserve">For a </w:t>
        </w:r>
      </w:ins>
      <w:ins w:id="529" w:author="Arthur Parmentier" w:date="2020-05-13T09:33:00Z">
        <w:r w:rsidRPr="00670002">
          <w:rPr>
            <w:rPrChange w:id="530" w:author="Arthur Parmentier" w:date="2020-05-18T14:23:00Z">
              <w:rPr>
                <w:lang w:val="fr-FR"/>
              </w:rPr>
            </w:rPrChange>
          </w:rPr>
          <w:t>concise explanation of the ideas behind the prototype theory</w:t>
        </w:r>
      </w:ins>
      <w:ins w:id="531" w:author="Arthur Parmentier" w:date="2020-05-12T19:07:00Z">
        <w:r w:rsidRPr="00670002">
          <w:rPr>
            <w:rPrChange w:id="532" w:author="Arthur Parmentier" w:date="2020-05-18T14:23:00Z">
              <w:rPr>
                <w:lang w:val="fr-FR"/>
              </w:rPr>
            </w:rPrChange>
          </w:rPr>
          <w:t>, check https://www.youtube.com/watch?v=mff_sPnz_gs</w:t>
        </w:r>
      </w:ins>
    </w:p>
  </w:footnote>
  <w:footnote w:id="3">
    <w:p w:rsidR="000E299B" w:rsidRPr="00670002" w:rsidRDefault="000E299B">
      <w:pPr>
        <w:pStyle w:val="Notedebasdepage"/>
        <w:rPr>
          <w:rPrChange w:id="533" w:author="Arthur Parmentier" w:date="2020-05-18T14:23:00Z">
            <w:rPr>
              <w:lang w:val="fr-FR"/>
            </w:rPr>
          </w:rPrChange>
        </w:rPr>
      </w:pPr>
      <w:r>
        <w:rPr>
          <w:rStyle w:val="Appelnotedebasdep"/>
        </w:rPr>
        <w:footnoteRef/>
      </w:r>
      <w:r>
        <w:t xml:space="preserve"> </w:t>
      </w:r>
      <w:r w:rsidRPr="00670002">
        <w:rPr>
          <w:rPrChange w:id="534" w:author="Arthur Parmentier" w:date="2020-05-18T14:23:00Z">
            <w:rPr>
              <w:lang w:val="fr-FR"/>
            </w:rPr>
          </w:rPrChange>
        </w:rPr>
        <w:t>Ref M.R. class on pitch categorisation. Emphasis on the complexity of the categorisation process (non linear wrt similarity)</w:t>
      </w:r>
    </w:p>
  </w:footnote>
  <w:footnote w:id="4">
    <w:p w:rsidR="000E299B" w:rsidRPr="00670002" w:rsidRDefault="000E299B">
      <w:pPr>
        <w:pStyle w:val="Notedebasdepage"/>
      </w:pPr>
      <w:ins w:id="606" w:author="Arthur Parmentier" w:date="2020-05-13T11:16:00Z">
        <w:r>
          <w:rPr>
            <w:rStyle w:val="Appelnotedebasdep"/>
          </w:rPr>
          <w:footnoteRef/>
        </w:r>
        <w:r>
          <w:t xml:space="preserve"> </w:t>
        </w:r>
      </w:ins>
      <w:ins w:id="607" w:author="Arthur Parmentier" w:date="2020-05-13T11:17:00Z">
        <w:r w:rsidRPr="00670002">
          <w:rPr>
            <w:rPrChange w:id="608" w:author="Arthur Parmentier" w:date="2020-05-18T14:23:00Z">
              <w:rPr>
                <w:lang w:val="fr-FR"/>
              </w:rPr>
            </w:rPrChange>
          </w:rPr>
          <w:t>Note that the whole discussion of this section is only relevant to the signs used to signify contents.</w:t>
        </w:r>
      </w:ins>
    </w:p>
  </w:footnote>
  <w:footnote w:id="5">
    <w:p w:rsidR="000E299B" w:rsidRPr="00670002" w:rsidRDefault="000E299B">
      <w:pPr>
        <w:pStyle w:val="Notedebasdepage"/>
      </w:pPr>
      <w:ins w:id="614" w:author="Arthur Parmentier" w:date="2020-05-13T10:35:00Z">
        <w:r>
          <w:rPr>
            <w:rStyle w:val="Appelnotedebasdep"/>
          </w:rPr>
          <w:footnoteRef/>
        </w:r>
        <w:r>
          <w:t xml:space="preserve"> </w:t>
        </w:r>
        <w:r w:rsidRPr="00670002">
          <w:rPr>
            <w:rPrChange w:id="615" w:author="Arthur Parmentier" w:date="2020-05-18T14:23:00Z">
              <w:rPr>
                <w:lang w:val="fr-FR"/>
              </w:rPr>
            </w:rPrChange>
          </w:rPr>
          <w:t xml:space="preserve">In reference to </w:t>
        </w:r>
      </w:ins>
      <w:ins w:id="616" w:author="Arthur Parmentier" w:date="2020-05-13T10:36:00Z">
        <w:r w:rsidRPr="00670002">
          <w:rPr>
            <w:rPrChange w:id="617" w:author="Arthur Parmentier" w:date="2020-05-18T14:23:00Z">
              <w:rPr>
                <w:lang w:val="fr-FR"/>
              </w:rPr>
            </w:rPrChange>
          </w:rPr>
          <w:t>the concept of overloading in programming languages.</w:t>
        </w:r>
      </w:ins>
    </w:p>
  </w:footnote>
  <w:footnote w:id="6">
    <w:p w:rsidR="000E299B" w:rsidRPr="00670002" w:rsidRDefault="000E299B">
      <w:pPr>
        <w:pStyle w:val="Notedebasdepage"/>
      </w:pPr>
      <w:ins w:id="646" w:author="Arthur Parmentier" w:date="2020-05-13T10:19:00Z">
        <w:r>
          <w:rPr>
            <w:rStyle w:val="Appelnotedebasdep"/>
          </w:rPr>
          <w:footnoteRef/>
        </w:r>
        <w:r>
          <w:t xml:space="preserve"> </w:t>
        </w:r>
        <w:r w:rsidRPr="00670002">
          <w:rPr>
            <w:rPrChange w:id="647" w:author="Arthur Parmentier" w:date="2020-05-18T14:23:00Z">
              <w:rPr>
                <w:lang w:val="fr-FR"/>
              </w:rPr>
            </w:rPrChange>
          </w:rPr>
          <w:t>There may be other cases in which a sign has several signified, even inside one discipline, but we won’t d</w:t>
        </w:r>
      </w:ins>
      <w:ins w:id="648" w:author="Arthur Parmentier" w:date="2020-05-13T10:20:00Z">
        <w:r w:rsidRPr="00670002">
          <w:rPr>
            <w:rPrChange w:id="649" w:author="Arthur Parmentier" w:date="2020-05-18T14:23:00Z">
              <w:rPr>
                <w:lang w:val="fr-FR"/>
              </w:rPr>
            </w:rPrChange>
          </w:rPr>
          <w:t>iscuss this possibility.</w:t>
        </w:r>
      </w:ins>
    </w:p>
  </w:footnote>
  <w:footnote w:id="7">
    <w:p w:rsidR="000E299B" w:rsidRPr="00670002" w:rsidRDefault="000E299B" w:rsidP="005868B3">
      <w:pPr>
        <w:pStyle w:val="Notedebasdepage"/>
        <w:rPr>
          <w:ins w:id="687" w:author="Arthur Parmentier" w:date="2020-05-13T10:30:00Z"/>
          <w:rPrChange w:id="688" w:author="Arthur Parmentier" w:date="2020-05-18T14:23:00Z">
            <w:rPr>
              <w:ins w:id="689" w:author="Arthur Parmentier" w:date="2020-05-13T10:30:00Z"/>
              <w:lang w:val="fr-FR"/>
            </w:rPr>
          </w:rPrChange>
        </w:rPr>
      </w:pPr>
      <w:ins w:id="690" w:author="Arthur Parmentier" w:date="2020-05-13T10:30:00Z">
        <w:r>
          <w:rPr>
            <w:rStyle w:val="Appelnotedebasdep"/>
          </w:rPr>
          <w:footnoteRef/>
        </w:r>
        <w:r>
          <w:t xml:space="preserve"> </w:t>
        </w:r>
        <w:r w:rsidRPr="00670002">
          <w:rPr>
            <w:rPrChange w:id="691" w:author="Arthur Parmentier" w:date="2020-05-18T14:23:00Z">
              <w:rPr>
                <w:lang w:val="fr-FR"/>
              </w:rPr>
            </w:rPrChange>
          </w:rPr>
          <w:t>We will discuss the motivations of this construction later.</w:t>
        </w:r>
      </w:ins>
    </w:p>
  </w:footnote>
  <w:footnote w:id="8">
    <w:p w:rsidR="000E299B" w:rsidRPr="0054442D" w:rsidDel="00697BA8" w:rsidRDefault="000E299B" w:rsidP="001C0B0E">
      <w:pPr>
        <w:pStyle w:val="Notedebasdepage"/>
        <w:rPr>
          <w:del w:id="830" w:author="Arthur Parmentier" w:date="2020-05-12T18:13:00Z"/>
          <w:lang w:val="fr-FR"/>
        </w:rPr>
      </w:pPr>
      <w:del w:id="83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0E299B" w:rsidRPr="008B7AAC" w:rsidDel="005868B3" w:rsidRDefault="000E299B">
      <w:pPr>
        <w:pStyle w:val="Notedebasdepage"/>
        <w:rPr>
          <w:del w:id="883" w:author="Arthur Parmentier" w:date="2020-05-13T10:30:00Z"/>
          <w:lang w:val="fr-FR"/>
        </w:rPr>
      </w:pPr>
      <w:del w:id="884"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0E299B" w:rsidRPr="00670002" w:rsidRDefault="000E299B">
      <w:pPr>
        <w:pStyle w:val="Notedebasdepage"/>
        <w:rPr>
          <w:rPrChange w:id="894"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0E299B" w:rsidRPr="00670002" w:rsidRDefault="000E299B">
      <w:pPr>
        <w:pStyle w:val="Notedebasdepage"/>
        <w:rPr>
          <w:rPrChange w:id="896"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0E299B" w:rsidRPr="00670002" w:rsidRDefault="000E299B">
      <w:pPr>
        <w:pStyle w:val="Notedebasdepage"/>
        <w:rPr>
          <w:rPrChange w:id="901" w:author="Arthur Parmentier" w:date="2020-05-18T14:23:00Z">
            <w:rPr>
              <w:lang w:val="fr-FR"/>
            </w:rPr>
          </w:rPrChange>
        </w:rPr>
      </w:pPr>
      <w:r>
        <w:rPr>
          <w:rStyle w:val="Appelnotedebasdep"/>
        </w:rPr>
        <w:footnoteRef/>
      </w:r>
      <w:r>
        <w:t xml:space="preserve"> </w:t>
      </w:r>
      <w:r w:rsidRPr="00670002">
        <w:rPr>
          <w:rPrChange w:id="902"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0E299B" w:rsidRPr="00670002" w:rsidRDefault="000E299B">
      <w:pPr>
        <w:pStyle w:val="Notedebasdepage"/>
        <w:rPr>
          <w:rPrChange w:id="903" w:author="Arthur Parmentier" w:date="2020-05-18T14:23:00Z">
            <w:rPr>
              <w:lang w:val="fr-FR"/>
            </w:rPr>
          </w:rPrChange>
        </w:rPr>
      </w:pPr>
      <w:r>
        <w:rPr>
          <w:rStyle w:val="Appelnotedebasdep"/>
        </w:rPr>
        <w:footnoteRef/>
      </w:r>
      <w:r>
        <w:t xml:space="preserve"> </w:t>
      </w:r>
      <w:r w:rsidRPr="00670002">
        <w:rPr>
          <w:rPrChange w:id="904"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4">
    <w:p w:rsidR="000E299B" w:rsidRPr="007C61CD" w:rsidRDefault="000E299B">
      <w:pPr>
        <w:pStyle w:val="Notedebasdepage"/>
        <w:rPr>
          <w:lang w:val="fr-FR"/>
          <w:rPrChange w:id="980" w:author="Arthur Parmentier" w:date="2020-06-05T16:54:00Z">
            <w:rPr/>
          </w:rPrChange>
        </w:rPr>
      </w:pPr>
      <w:ins w:id="981" w:author="Arthur Parmentier" w:date="2020-06-05T16:54:00Z">
        <w:r>
          <w:rPr>
            <w:rStyle w:val="Appelnotedebasdep"/>
          </w:rPr>
          <w:footnoteRef/>
        </w:r>
        <w:r>
          <w:t xml:space="preserve"> </w:t>
        </w:r>
        <w:r>
          <w:rPr>
            <w:lang w:val="fr-FR"/>
          </w:rPr>
          <w:t xml:space="preserve">Some basic </w:t>
        </w:r>
      </w:ins>
      <w:ins w:id="982" w:author="Arthur Parmentier" w:date="2020-06-05T16:55:00Z">
        <w:r>
          <w:rPr>
            <w:lang w:val="fr-FR"/>
          </w:rPr>
          <w:t xml:space="preserve">examples can be found here : </w:t>
        </w:r>
        <w:r w:rsidRPr="007C61CD">
          <w:rPr>
            <w:lang w:val="fr-FR"/>
          </w:rPr>
          <w:t>https://www.handspeak.com/learn/index.php?id=41</w:t>
        </w:r>
      </w:ins>
    </w:p>
  </w:footnote>
  <w:footnote w:id="15">
    <w:p w:rsidR="000E299B" w:rsidRPr="00501832" w:rsidRDefault="000E299B">
      <w:pPr>
        <w:pStyle w:val="Notedebasdepage"/>
        <w:rPr>
          <w:lang w:val="fr-FR"/>
          <w:rPrChange w:id="986" w:author="Arthur Parmentier" w:date="2020-06-05T16:44:00Z">
            <w:rPr/>
          </w:rPrChange>
        </w:rPr>
      </w:pPr>
      <w:ins w:id="987" w:author="Arthur Parmentier" w:date="2020-06-05T16:44:00Z">
        <w:r>
          <w:rPr>
            <w:rStyle w:val="Appelnotedebasdep"/>
          </w:rPr>
          <w:footnoteRef/>
        </w:r>
        <w:r>
          <w:t xml:space="preserve"> </w:t>
        </w:r>
        <w:r>
          <w:rPr>
            <w:lang w:val="fr-FR"/>
          </w:rPr>
          <w:t xml:space="preserve">See </w:t>
        </w:r>
        <w:r w:rsidRPr="00501832">
          <w:rPr>
            <w:lang w:val="fr-FR"/>
          </w:rPr>
          <w:t>http://www.sematos.eu/lsf-p-tomber-5958.html</w:t>
        </w:r>
      </w:ins>
    </w:p>
  </w:footnote>
  <w:footnote w:id="16">
    <w:p w:rsidR="000E299B" w:rsidRPr="007C61CD" w:rsidRDefault="000E299B">
      <w:pPr>
        <w:pStyle w:val="Notedebasdepage"/>
        <w:rPr>
          <w:lang w:val="fr-FR"/>
          <w:rPrChange w:id="998" w:author="Arthur Parmentier" w:date="2020-06-05T16:53:00Z">
            <w:rPr/>
          </w:rPrChange>
        </w:rPr>
      </w:pPr>
      <w:ins w:id="999" w:author="Arthur Parmentier" w:date="2020-06-05T16:53:00Z">
        <w:r>
          <w:rPr>
            <w:rStyle w:val="Appelnotedebasdep"/>
          </w:rPr>
          <w:footnoteRef/>
        </w:r>
        <w:r>
          <w:t xml:space="preserve"> </w:t>
        </w:r>
        <w:r>
          <w:rPr>
            <w:lang w:val="fr-FR"/>
          </w:rPr>
          <w:t xml:space="preserve">For a discussion on this topic, see </w:t>
        </w:r>
      </w:ins>
      <w:ins w:id="1000" w:author="Arthur Parmentier" w:date="2020-06-05T16:54:00Z">
        <w:r>
          <w:t xml:space="preserve">Aronoff, Mark et al. “THE PARADOX OF SIGN LANGUAGE MORPHOLOGY.” </w:t>
        </w:r>
        <w:r>
          <w:rPr>
            <w:i/>
            <w:iCs/>
          </w:rPr>
          <w:t>Language</w:t>
        </w:r>
        <w:r>
          <w:t xml:space="preserve"> vol. 81,2 (2005): 301-344.</w:t>
        </w:r>
      </w:ins>
    </w:p>
  </w:footnote>
  <w:footnote w:id="17">
    <w:p w:rsidR="000E299B" w:rsidRPr="00E32F34" w:rsidRDefault="000E299B">
      <w:pPr>
        <w:pStyle w:val="Notedebasdepage"/>
        <w:rPr>
          <w:lang w:val="fr-FR"/>
          <w:rPrChange w:id="1006" w:author="Arthur Parmentier" w:date="2020-06-05T16:58:00Z">
            <w:rPr/>
          </w:rPrChange>
        </w:rPr>
      </w:pPr>
      <w:ins w:id="1007" w:author="Arthur Parmentier" w:date="2020-06-05T16:58:00Z">
        <w:r>
          <w:rPr>
            <w:rStyle w:val="Appelnotedebasdep"/>
          </w:rPr>
          <w:footnoteRef/>
        </w:r>
      </w:ins>
      <w:ins w:id="1008" w:author="Arthur Parmentier" w:date="2020-06-05T16:59:00Z">
        <w:r>
          <w:rPr>
            <w:lang w:val="fr-FR"/>
          </w:rPr>
          <w:t xml:space="preserve"> I am not sure whether « long tone » or « top-bottom » are exactly morphemes, but I will leave this dis</w:t>
        </w:r>
      </w:ins>
      <w:ins w:id="1009" w:author="Arthur Parmentier" w:date="2020-06-05T17:00:00Z">
        <w:r>
          <w:rPr>
            <w:lang w:val="fr-FR"/>
          </w:rPr>
          <w:t>cussion to experts in the field.</w:t>
        </w:r>
      </w:ins>
    </w:p>
  </w:footnote>
  <w:footnote w:id="18">
    <w:p w:rsidR="000E299B" w:rsidRPr="00FE0C03" w:rsidRDefault="000E299B">
      <w:pPr>
        <w:pStyle w:val="Notedebasdepage"/>
        <w:rPr>
          <w:lang w:val="fr-FR"/>
          <w:rPrChange w:id="1043" w:author="Arthur Parmentier" w:date="2020-06-05T17:14:00Z">
            <w:rPr/>
          </w:rPrChange>
        </w:rPr>
      </w:pPr>
      <w:ins w:id="1044" w:author="Arthur Parmentier" w:date="2020-06-05T17:14:00Z">
        <w:r>
          <w:rPr>
            <w:rStyle w:val="Appelnotedebasdep"/>
          </w:rPr>
          <w:footnoteRef/>
        </w:r>
        <w:r>
          <w:t xml:space="preserve"> </w:t>
        </w:r>
        <w:r w:rsidRPr="00FE0C03">
          <w:t>http://www.soundpainting.com/soundpainting/</w:t>
        </w:r>
      </w:ins>
    </w:p>
  </w:footnote>
  <w:footnote w:id="19">
    <w:p w:rsidR="000E299B" w:rsidRPr="00EC0188" w:rsidRDefault="000E299B">
      <w:pPr>
        <w:pStyle w:val="Notedebasdepage"/>
        <w:rPr>
          <w:lang w:val="fr-FR"/>
          <w:rPrChange w:id="1198" w:author="Arthur Parmentier" w:date="2020-06-05T18:42:00Z">
            <w:rPr/>
          </w:rPrChange>
        </w:rPr>
      </w:pPr>
      <w:ins w:id="1199" w:author="Arthur Parmentier" w:date="2020-06-05T18:42:00Z">
        <w:r>
          <w:rPr>
            <w:rStyle w:val="Appelnotedebasdep"/>
          </w:rPr>
          <w:footnoteRef/>
        </w:r>
        <w:r>
          <w:t xml:space="preserve"> </w:t>
        </w:r>
        <w:r>
          <w:rPr>
            <w:lang w:val="fr-FR"/>
          </w:rPr>
          <w:t>The most interesting example to my mind is that of the Pira</w:t>
        </w:r>
      </w:ins>
      <w:ins w:id="1200" w:author="Arthur Parmentier" w:date="2020-06-05T18:43:00Z">
        <w:r>
          <w:rPr>
            <w:lang w:val="fr-FR"/>
          </w:rPr>
          <w:t>hã people studied by Daniel Everet</w:t>
        </w:r>
      </w:ins>
      <w:ins w:id="1201" w:author="Arthur Parmentier" w:date="2020-06-05T18:49:00Z">
        <w:r>
          <w:rPr>
            <w:lang w:val="fr-FR"/>
          </w:rPr>
          <w:t xml:space="preserve">t, which contradicts the universality of recursivity </w:t>
        </w:r>
      </w:ins>
      <w:ins w:id="1202" w:author="Arthur Parmentier" w:date="2020-06-05T18:50:00Z">
        <w:r>
          <w:rPr>
            <w:lang w:val="fr-FR"/>
          </w:rPr>
          <w:t>in human cognition</w:t>
        </w:r>
      </w:ins>
      <w:ins w:id="1203" w:author="Arthur Parmentier" w:date="2020-06-05T18:43:00Z">
        <w:r>
          <w:rPr>
            <w:lang w:val="fr-FR"/>
          </w:rPr>
          <w:t xml:space="preserve">: </w:t>
        </w:r>
        <w:r w:rsidRPr="00EC0188">
          <w:rPr>
            <w:lang w:val="fr-FR"/>
          </w:rPr>
          <w:t>https://en.wikipedia.org/wiki/Pirah%C3%A3_language</w:t>
        </w:r>
      </w:ins>
    </w:p>
  </w:footnote>
  <w:footnote w:id="20">
    <w:p w:rsidR="004C1058" w:rsidRPr="004C1058" w:rsidRDefault="004C1058">
      <w:pPr>
        <w:pStyle w:val="Notedebasdepage"/>
        <w:rPr>
          <w:lang w:val="fr-FR"/>
          <w:rPrChange w:id="1258" w:author="Arthur Parmentier" w:date="2020-06-05T21:23:00Z">
            <w:rPr/>
          </w:rPrChange>
        </w:rPr>
      </w:pPr>
      <w:ins w:id="1259" w:author="Arthur Parmentier" w:date="2020-06-05T21:23:00Z">
        <w:r>
          <w:rPr>
            <w:rStyle w:val="Appelnotedebasdep"/>
          </w:rPr>
          <w:footnoteRef/>
        </w:r>
        <w:r>
          <w:t xml:space="preserve"> </w:t>
        </w:r>
      </w:ins>
      <w:ins w:id="1260" w:author="Arthur Parmentier" w:date="2020-06-05T21:33:00Z">
        <w:r w:rsidR="00907944">
          <w:rPr>
            <w:lang w:val="fr-FR"/>
          </w:rPr>
          <w:t>They</w:t>
        </w:r>
      </w:ins>
      <w:ins w:id="1261" w:author="Arthur Parmentier" w:date="2020-06-05T21:24:00Z">
        <w:r>
          <w:rPr>
            <w:lang w:val="fr-FR"/>
          </w:rPr>
          <w:t xml:space="preserve"> embody several semantic components that can change the meaning of one or several signs</w:t>
        </w:r>
      </w:ins>
      <w:ins w:id="1262" w:author="Arthur Parmentier" w:date="2020-06-05T21:34:00Z">
        <w:r w:rsidR="00907944">
          <w:rPr>
            <w:lang w:val="fr-FR"/>
          </w:rPr>
          <w:t xml:space="preserve"> and make some signs from the SP alphabet significant and some other insignificant.</w:t>
        </w:r>
      </w:ins>
    </w:p>
  </w:footnote>
  <w:footnote w:id="21">
    <w:p w:rsidR="006C6E21" w:rsidRPr="006C6E21" w:rsidRDefault="006C6E21">
      <w:pPr>
        <w:pStyle w:val="Notedebasdepage"/>
        <w:rPr>
          <w:lang w:val="fr-FR"/>
          <w:rPrChange w:id="1296" w:author="Arthur Parmentier" w:date="2020-06-05T21:38:00Z">
            <w:rPr/>
          </w:rPrChange>
        </w:rPr>
      </w:pPr>
      <w:ins w:id="1297" w:author="Arthur Parmentier" w:date="2020-06-05T21:38:00Z">
        <w:r>
          <w:rPr>
            <w:rStyle w:val="Appelnotedebasdep"/>
          </w:rPr>
          <w:footnoteRef/>
        </w:r>
        <w:r>
          <w:t xml:space="preserve"> </w:t>
        </w:r>
        <w:r>
          <w:rPr>
            <w:lang w:val="fr-FR"/>
          </w:rPr>
          <w:t xml:space="preserve">Walter uses the term « escape » in </w:t>
        </w:r>
      </w:ins>
      <w:ins w:id="1298" w:author="Arthur Parmentier" w:date="2020-06-05T21:39:00Z">
        <w:r w:rsidR="00195C6D">
          <w:rPr>
            <w:lang w:val="fr-FR"/>
          </w:rPr>
          <w:t>his</w:t>
        </w:r>
      </w:ins>
      <w:ins w:id="1299" w:author="Arthur Parmentier" w:date="2020-06-05T21:38:00Z">
        <w:r>
          <w:rPr>
            <w:lang w:val="fr-FR"/>
          </w:rPr>
          <w:t xml:space="preserve"> description of the « tear up » sign which is very commonly used as an escape sign.</w:t>
        </w:r>
      </w:ins>
    </w:p>
  </w:footnote>
  <w:footnote w:id="22">
    <w:p w:rsidR="000E299B" w:rsidRPr="006D51B6" w:rsidRDefault="000E299B" w:rsidP="00351FEC">
      <w:pPr>
        <w:pStyle w:val="Notedebasdepage"/>
        <w:rPr>
          <w:ins w:id="1619" w:author="Arthur Parmentier" w:date="2020-06-02T19:33:00Z"/>
        </w:rPr>
      </w:pPr>
      <w:ins w:id="1620" w:author="Arthur Parmentier" w:date="2020-06-02T19:33:00Z">
        <w:r>
          <w:rPr>
            <w:rStyle w:val="Appelnotedebasdep"/>
          </w:rPr>
          <w:footnoteRef/>
        </w:r>
        <w:r>
          <w:t xml:space="preserve"> External parts that are “shipped in” with the program are distributed under GPLv3 license (or less restrictive).</w:t>
        </w:r>
      </w:ins>
    </w:p>
  </w:footnote>
  <w:footnote w:id="23">
    <w:p w:rsidR="000E299B" w:rsidRPr="00116732" w:rsidRDefault="000E299B">
      <w:pPr>
        <w:pStyle w:val="Notedebasdepage"/>
      </w:pPr>
      <w:ins w:id="1839" w:author="Arthur Parmentier" w:date="2020-05-18T15:19:00Z">
        <w:r>
          <w:rPr>
            <w:rStyle w:val="Appelnotedebasdep"/>
          </w:rPr>
          <w:footnoteRef/>
        </w:r>
        <w:r>
          <w:t xml:space="preserve"> </w:t>
        </w:r>
      </w:ins>
      <w:ins w:id="1840" w:author="Arthur Parmentier" w:date="2020-05-18T15:20:00Z">
        <w:r>
          <w:t xml:space="preserve">With </w:t>
        </w:r>
      </w:ins>
      <w:ins w:id="1841" w:author="Arthur Parmentier" w:date="2020-05-19T10:40:00Z">
        <w:r>
          <w:t>TensorFlow</w:t>
        </w:r>
      </w:ins>
      <w:ins w:id="1842" w:author="Arthur Parmentier" w:date="2020-05-18T15:20:00Z">
        <w:r>
          <w:t xml:space="preserve">: </w:t>
        </w:r>
      </w:ins>
      <w:ins w:id="1843" w:author="Arthur Parmentier" w:date="2020-05-18T15:19:00Z">
        <w:r w:rsidRPr="006A443F">
          <w:t>https://github.com/tensorflow/tfjs-models/tree/master/posenet</w:t>
        </w:r>
      </w:ins>
    </w:p>
  </w:footnote>
  <w:footnote w:id="24">
    <w:p w:rsidR="000E299B" w:rsidRDefault="000E299B" w:rsidP="00943F21">
      <w:pPr>
        <w:rPr>
          <w:ins w:id="1862" w:author="Arthur Parmentier" w:date="2020-06-03T17:48:00Z"/>
          <w:rFonts w:ascii="Times New Roman" w:hAnsi="Times New Roman"/>
          <w:lang w:val="fr-FR"/>
        </w:rPr>
      </w:pPr>
      <w:ins w:id="1863" w:author="Arthur Parmentier" w:date="2020-05-22T19:58:00Z">
        <w:r>
          <w:rPr>
            <w:rStyle w:val="Appelnotedebasdep"/>
          </w:rPr>
          <w:footnoteRef/>
        </w:r>
        <w:r>
          <w:t xml:space="preserve"> </w:t>
        </w:r>
      </w:ins>
      <w:ins w:id="1864"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0E299B" w:rsidRPr="00BF1ECB" w:rsidRDefault="000E299B" w:rsidP="00943F21">
      <w:pPr>
        <w:pStyle w:val="Notedebasdepage"/>
      </w:pPr>
      <w:ins w:id="1865"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25">
    <w:p w:rsidR="000E299B" w:rsidRPr="00BF1ECB" w:rsidRDefault="000E299B">
      <w:pPr>
        <w:pStyle w:val="Notedebasdepage"/>
      </w:pPr>
      <w:ins w:id="2089" w:author="Arthur Parmentier" w:date="2020-05-19T16:10:00Z">
        <w:r>
          <w:rPr>
            <w:rStyle w:val="Appelnotedebasdep"/>
          </w:rPr>
          <w:footnoteRef/>
        </w:r>
        <w:r>
          <w:t xml:space="preserve"> </w:t>
        </w:r>
        <w:r w:rsidRPr="005E2970">
          <w:t>https://github.com/CMU-Perceptual-Computing-Lab/openpose</w:t>
        </w:r>
      </w:ins>
    </w:p>
  </w:footnote>
  <w:footnote w:id="26">
    <w:p w:rsidR="000E299B" w:rsidRPr="00BF1ECB" w:rsidRDefault="000E299B">
      <w:pPr>
        <w:pStyle w:val="Notedebasdepage"/>
      </w:pPr>
      <w:ins w:id="2095" w:author="Arthur Parmentier" w:date="2020-05-19T16:16:00Z">
        <w:r>
          <w:rPr>
            <w:rStyle w:val="Appelnotedebasdep"/>
          </w:rPr>
          <w:footnoteRef/>
        </w:r>
        <w:r>
          <w:t xml:space="preserve"> </w:t>
        </w:r>
      </w:ins>
      <w:ins w:id="2096" w:author="Arthur Parmentier" w:date="2020-05-19T16:17:00Z">
        <w:r w:rsidRPr="00BF1ECB">
          <w:rPr>
            <w:rPrChange w:id="2097"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2098"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2099" w:author="Arthur Parmentier" w:date="2020-05-23T19:46:00Z">
              <w:rPr>
                <w:rStyle w:val="Lienhypertexte"/>
                <w:lang w:val="fr-FR"/>
              </w:rPr>
            </w:rPrChange>
          </w:rPr>
          <w:t>https://github.com/Hzzone/pytorch-openpose</w:t>
        </w:r>
        <w:r>
          <w:rPr>
            <w:lang w:val="fr-FR"/>
          </w:rPr>
          <w:fldChar w:fldCharType="end"/>
        </w:r>
        <w:r w:rsidRPr="00BF1ECB">
          <w:rPr>
            <w:rPrChange w:id="2100" w:author="Arthur Parmentier" w:date="2020-05-23T19:46:00Z">
              <w:rPr>
                <w:lang w:val="fr-FR"/>
              </w:rPr>
            </w:rPrChange>
          </w:rPr>
          <w:t xml:space="preserve">) and then try to run the python scripts in Max </w:t>
        </w:r>
      </w:ins>
      <w:ins w:id="2101" w:author="Arthur Parmentier" w:date="2020-05-19T16:19:00Z">
        <w:r w:rsidRPr="00BF1ECB">
          <w:rPr>
            <w:rPrChange w:id="2102" w:author="Arthur Parmentier" w:date="2020-05-23T19:46:00Z">
              <w:rPr>
                <w:lang w:val="fr-FR"/>
              </w:rPr>
            </w:rPrChange>
          </w:rPr>
          <w:t xml:space="preserve">(Max does </w:t>
        </w:r>
      </w:ins>
      <w:ins w:id="2103" w:author="Arthur Parmentier" w:date="2020-05-19T16:20:00Z">
        <w:r w:rsidRPr="00BF1ECB">
          <w:rPr>
            <w:rPrChange w:id="2104" w:author="Arthur Parmentier" w:date="2020-05-23T19:46:00Z">
              <w:rPr>
                <w:lang w:val="fr-FR"/>
              </w:rPr>
            </w:rPrChange>
          </w:rPr>
          <w:t xml:space="preserve">not interpret Python natively) </w:t>
        </w:r>
      </w:ins>
      <w:ins w:id="2105" w:author="Arthur Parmentier" w:date="2020-05-19T16:17:00Z">
        <w:r w:rsidRPr="00BF1ECB">
          <w:rPr>
            <w:rPrChange w:id="2106" w:author="Arthur Parmentier" w:date="2020-05-23T19:46:00Z">
              <w:rPr>
                <w:lang w:val="fr-FR"/>
              </w:rPr>
            </w:rPrChange>
          </w:rPr>
          <w:t xml:space="preserve">with </w:t>
        </w:r>
      </w:ins>
      <w:ins w:id="2107" w:author="Arthur Parmentier" w:date="2020-05-19T16:19:00Z">
        <w:r>
          <w:rPr>
            <w:lang w:val="fr-FR"/>
          </w:rPr>
          <w:fldChar w:fldCharType="begin"/>
        </w:r>
        <w:r w:rsidRPr="00BF1ECB">
          <w:rPr>
            <w:rPrChange w:id="2108" w:author="Arthur Parmentier" w:date="2020-05-23T19:46:00Z">
              <w:rPr>
                <w:lang w:val="fr-FR"/>
              </w:rPr>
            </w:rPrChange>
          </w:rPr>
          <w:instrText xml:space="preserve"> HYPERLINK "</w:instrText>
        </w:r>
      </w:ins>
      <w:ins w:id="2109" w:author="Arthur Parmentier" w:date="2020-05-19T16:18:00Z">
        <w:r w:rsidRPr="00BF1ECB">
          <w:rPr>
            <w:rPrChange w:id="2110" w:author="Arthur Parmentier" w:date="2020-05-23T19:46:00Z">
              <w:rPr>
                <w:lang w:val="fr-FR"/>
              </w:rPr>
            </w:rPrChange>
          </w:rPr>
          <w:instrText>https://github.com/grrrr/py</w:instrText>
        </w:r>
      </w:ins>
      <w:ins w:id="2111" w:author="Arthur Parmentier" w:date="2020-05-19T16:19:00Z">
        <w:r w:rsidRPr="00BF1ECB">
          <w:rPr>
            <w:rPrChange w:id="2112" w:author="Arthur Parmentier" w:date="2020-05-23T19:46:00Z">
              <w:rPr>
                <w:lang w:val="fr-FR"/>
              </w:rPr>
            </w:rPrChange>
          </w:rPr>
          <w:instrText xml:space="preserve">" </w:instrText>
        </w:r>
        <w:r>
          <w:rPr>
            <w:lang w:val="fr-FR"/>
          </w:rPr>
          <w:fldChar w:fldCharType="separate"/>
        </w:r>
      </w:ins>
      <w:ins w:id="2113" w:author="Arthur Parmentier" w:date="2020-05-19T16:18:00Z">
        <w:r w:rsidRPr="00BF1ECB">
          <w:rPr>
            <w:rStyle w:val="Lienhypertexte"/>
            <w:rPrChange w:id="2114" w:author="Arthur Parmentier" w:date="2020-05-23T19:46:00Z">
              <w:rPr>
                <w:rStyle w:val="Lienhypertexte"/>
                <w:lang w:val="fr-FR"/>
              </w:rPr>
            </w:rPrChange>
          </w:rPr>
          <w:t>https://github.com/grrrr/py</w:t>
        </w:r>
      </w:ins>
      <w:ins w:id="2115" w:author="Arthur Parmentier" w:date="2020-05-19T16:19:00Z">
        <w:r>
          <w:rPr>
            <w:lang w:val="fr-FR"/>
          </w:rPr>
          <w:fldChar w:fldCharType="end"/>
        </w:r>
      </w:ins>
      <w:ins w:id="2116" w:author="Arthur Parmentier" w:date="2020-05-19T16:20:00Z">
        <w:r w:rsidRPr="00BF1ECB">
          <w:rPr>
            <w:rPrChange w:id="2117" w:author="Arthur Parmentier" w:date="2020-05-23T19:46:00Z">
              <w:rPr>
                <w:lang w:val="fr-FR"/>
              </w:rPr>
            </w:rPrChange>
          </w:rPr>
          <w:t>. It is very unlikely to work</w:t>
        </w:r>
      </w:ins>
      <w:ins w:id="2118" w:author="Arthur Parmentier" w:date="2020-05-19T16:21:00Z">
        <w:r w:rsidRPr="00BF1ECB">
          <w:rPr>
            <w:rPrChange w:id="2119" w:author="Arthur Parmentier" w:date="2020-05-23T19:46:00Z">
              <w:rPr>
                <w:lang w:val="fr-FR"/>
              </w:rPr>
            </w:rPrChange>
          </w:rPr>
          <w:t xml:space="preserve"> and could not be tested in the frame of my master thesis.</w:t>
        </w:r>
      </w:ins>
    </w:p>
  </w:footnote>
  <w:footnote w:id="27">
    <w:p w:rsidR="000E299B" w:rsidRPr="00BF1ECB" w:rsidRDefault="000E299B">
      <w:pPr>
        <w:pStyle w:val="Notedebasdepage"/>
      </w:pPr>
      <w:ins w:id="2124" w:author="Arthur Parmentier" w:date="2020-05-19T19:59:00Z">
        <w:r>
          <w:rPr>
            <w:rStyle w:val="Appelnotedebasdep"/>
          </w:rPr>
          <w:footnoteRef/>
        </w:r>
        <w:r>
          <w:t xml:space="preserve"> </w:t>
        </w:r>
      </w:ins>
      <w:ins w:id="2125" w:author="Arthur Parmentier" w:date="2020-05-19T20:00:00Z">
        <w:r>
          <w:t xml:space="preserve">The most convincing project is </w:t>
        </w:r>
      </w:ins>
      <w:ins w:id="2126" w:author="Arthur Parmentier" w:date="2020-05-19T19:59:00Z">
        <w:r w:rsidRPr="00F707EB">
          <w:t>https://saic-violet.github.io/learnable-triangulation/</w:t>
        </w:r>
      </w:ins>
    </w:p>
  </w:footnote>
  <w:footnote w:id="28">
    <w:p w:rsidR="000E299B" w:rsidRPr="00BF1ECB" w:rsidRDefault="000E299B" w:rsidP="00FF7548">
      <w:pPr>
        <w:pStyle w:val="Notedebasdepage"/>
        <w:rPr>
          <w:ins w:id="2154" w:author="Arthur Parmentier" w:date="2020-05-19T22:04:00Z"/>
          <w:rPrChange w:id="2155" w:author="Arthur Parmentier" w:date="2020-05-23T19:46:00Z">
            <w:rPr>
              <w:ins w:id="2156" w:author="Arthur Parmentier" w:date="2020-05-19T22:04:00Z"/>
              <w:lang w:val="fr-FR"/>
            </w:rPr>
          </w:rPrChange>
        </w:rPr>
      </w:pPr>
      <w:ins w:id="2157" w:author="Arthur Parmentier" w:date="2020-05-19T21:57:00Z">
        <w:r>
          <w:rPr>
            <w:rStyle w:val="Appelnotedebasdep"/>
          </w:rPr>
          <w:footnoteRef/>
        </w:r>
        <w:r>
          <w:t xml:space="preserve"> </w:t>
        </w:r>
        <w:r w:rsidRPr="00BF1ECB">
          <w:rPr>
            <w:rPrChange w:id="2158" w:author="Arthur Parmentier" w:date="2020-05-23T19:46:00Z">
              <w:rPr>
                <w:lang w:val="fr-FR"/>
              </w:rPr>
            </w:rPrChange>
          </w:rPr>
          <w:t xml:space="preserve">I had a theoretical discussion with Walter around the idea that in theory, one could use </w:t>
        </w:r>
      </w:ins>
      <w:ins w:id="2159" w:author="Arthur Parmentier" w:date="2020-05-19T21:58:00Z">
        <w:r w:rsidRPr="00BF1ECB">
          <w:rPr>
            <w:rPrChange w:id="2160" w:author="Arthur Parmentier" w:date="2020-05-23T19:46:00Z">
              <w:rPr>
                <w:lang w:val="fr-FR"/>
              </w:rPr>
            </w:rPrChange>
          </w:rPr>
          <w:t xml:space="preserve">« play » without « entering the box » in requests such as </w:t>
        </w:r>
      </w:ins>
      <w:ins w:id="2161" w:author="Arthur Parmentier" w:date="2020-05-19T21:59:00Z">
        <w:r w:rsidRPr="00BF1ECB">
          <w:rPr>
            <w:rPrChange w:id="2162" w:author="Arthur Parmentier" w:date="2020-05-23T19:46:00Z">
              <w:rPr>
                <w:lang w:val="fr-FR"/>
              </w:rPr>
            </w:rPrChange>
          </w:rPr>
          <w:t>« </w:t>
        </w:r>
      </w:ins>
      <w:ins w:id="2163" w:author="Arthur Parmentier" w:date="2020-05-19T22:03:00Z">
        <w:r w:rsidRPr="00BF1ECB">
          <w:rPr>
            <w:rPrChange w:id="2164" w:author="Arthur Parmentier" w:date="2020-05-23T19:46:00Z">
              <w:rPr>
                <w:lang w:val="fr-FR"/>
              </w:rPr>
            </w:rPrChange>
          </w:rPr>
          <w:t xml:space="preserve">Strings LT Slowly enter </w:t>
        </w:r>
      </w:ins>
      <w:ins w:id="2165" w:author="Arthur Parmentier" w:date="2020-05-19T22:01:00Z">
        <w:r w:rsidRPr="00BF1ECB">
          <w:rPr>
            <w:rPrChange w:id="2166" w:author="Arthur Parmentier" w:date="2020-05-23T19:46:00Z">
              <w:rPr>
                <w:lang w:val="fr-FR"/>
              </w:rPr>
            </w:rPrChange>
          </w:rPr>
          <w:t>Perc.</w:t>
        </w:r>
      </w:ins>
      <w:ins w:id="2167" w:author="Arthur Parmentier" w:date="2020-05-19T21:58:00Z">
        <w:r w:rsidRPr="00BF1ECB">
          <w:rPr>
            <w:rPrChange w:id="2168" w:author="Arthur Parmentier" w:date="2020-05-23T19:46:00Z">
              <w:rPr>
                <w:lang w:val="fr-FR"/>
              </w:rPr>
            </w:rPrChange>
          </w:rPr>
          <w:t xml:space="preserve"> LT Play </w:t>
        </w:r>
      </w:ins>
      <w:ins w:id="2169" w:author="Arthur Parmentier" w:date="2020-05-19T22:04:00Z">
        <w:r w:rsidRPr="00BF1ECB">
          <w:rPr>
            <w:rPrChange w:id="2170" w:author="Arthur Parmentier" w:date="2020-05-23T19:46:00Z">
              <w:rPr>
                <w:lang w:val="fr-FR"/>
              </w:rPr>
            </w:rPrChange>
          </w:rPr>
          <w:t xml:space="preserve">WG </w:t>
        </w:r>
      </w:ins>
      <w:ins w:id="2171" w:author="Arthur Parmentier" w:date="2020-05-19T21:59:00Z">
        <w:r w:rsidRPr="00BF1ECB">
          <w:rPr>
            <w:rPrChange w:id="2172" w:author="Arthur Parmentier" w:date="2020-05-23T19:46:00Z">
              <w:rPr>
                <w:lang w:val="fr-FR"/>
              </w:rPr>
            </w:rPrChange>
          </w:rPr>
          <w:t>After 30 seconds Off Play </w:t>
        </w:r>
      </w:ins>
      <w:ins w:id="2173" w:author="Arthur Parmentier" w:date="2020-05-19T22:03:00Z">
        <w:r w:rsidRPr="00BF1ECB">
          <w:rPr>
            <w:rPrChange w:id="2174" w:author="Arthur Parmentier" w:date="2020-05-23T19:46:00Z">
              <w:rPr>
                <w:lang w:val="fr-FR"/>
              </w:rPr>
            </w:rPrChange>
          </w:rPr>
          <w:t>&lt;enter the box&gt;</w:t>
        </w:r>
      </w:ins>
      <w:ins w:id="2175" w:author="Arthur Parmentier" w:date="2020-05-19T22:05:00Z">
        <w:r w:rsidRPr="00BF1ECB">
          <w:rPr>
            <w:rPrChange w:id="2176" w:author="Arthur Parmentier" w:date="2020-05-23T19:46:00Z">
              <w:rPr>
                <w:lang w:val="fr-FR"/>
              </w:rPr>
            </w:rPrChange>
          </w:rPr>
          <w:t xml:space="preserve"> </w:t>
        </w:r>
      </w:ins>
      <w:ins w:id="2177" w:author="Arthur Parmentier" w:date="2020-05-19T21:59:00Z">
        <w:r w:rsidRPr="00BF1ECB">
          <w:rPr>
            <w:rPrChange w:id="2178" w:author="Arthur Parmentier" w:date="2020-05-23T19:46:00Z">
              <w:rPr>
                <w:lang w:val="fr-FR"/>
              </w:rPr>
            </w:rPrChange>
          </w:rPr>
          <w:t>», which would mean </w:t>
        </w:r>
      </w:ins>
      <w:ins w:id="2179" w:author="Arthur Parmentier" w:date="2020-05-19T22:04:00Z">
        <w:r w:rsidRPr="00BF1ECB">
          <w:rPr>
            <w:rPrChange w:id="2180" w:author="Arthur Parmentier" w:date="2020-05-23T19:46:00Z">
              <w:rPr>
                <w:lang w:val="fr-FR"/>
              </w:rPr>
            </w:rPrChange>
          </w:rPr>
          <w:t>that when the soundpainter « enters the box » :</w:t>
        </w:r>
      </w:ins>
    </w:p>
    <w:p w:rsidR="000E299B" w:rsidRPr="00BF1ECB" w:rsidRDefault="000E299B" w:rsidP="00FF7548">
      <w:pPr>
        <w:pStyle w:val="Notedebasdepage"/>
        <w:numPr>
          <w:ilvl w:val="0"/>
          <w:numId w:val="29"/>
        </w:numPr>
        <w:rPr>
          <w:ins w:id="2181" w:author="Arthur Parmentier" w:date="2020-05-19T22:05:00Z"/>
          <w:rPrChange w:id="2182" w:author="Arthur Parmentier" w:date="2020-05-23T19:46:00Z">
            <w:rPr>
              <w:ins w:id="2183" w:author="Arthur Parmentier" w:date="2020-05-19T22:05:00Z"/>
              <w:lang w:val="fr-FR"/>
            </w:rPr>
          </w:rPrChange>
        </w:rPr>
      </w:pPr>
      <w:ins w:id="2184" w:author="Arthur Parmentier" w:date="2020-05-19T22:04:00Z">
        <w:r w:rsidRPr="00BF1ECB">
          <w:rPr>
            <w:rPrChange w:id="2185" w:author="Arthur Parmentier" w:date="2020-05-23T19:46:00Z">
              <w:rPr>
                <w:lang w:val="fr-FR"/>
              </w:rPr>
            </w:rPrChange>
          </w:rPr>
          <w:t xml:space="preserve">Strings slowly </w:t>
        </w:r>
      </w:ins>
      <w:ins w:id="2186" w:author="Arthur Parmentier" w:date="2020-05-19T22:05:00Z">
        <w:r w:rsidRPr="00BF1ECB">
          <w:rPr>
            <w:rPrChange w:id="2187" w:author="Arthur Parmentier" w:date="2020-05-23T19:46:00Z">
              <w:rPr>
                <w:lang w:val="fr-FR"/>
              </w:rPr>
            </w:rPrChange>
          </w:rPr>
          <w:t>enter with a LT</w:t>
        </w:r>
      </w:ins>
    </w:p>
    <w:p w:rsidR="000E299B" w:rsidRDefault="000E299B" w:rsidP="00FF7548">
      <w:pPr>
        <w:pStyle w:val="Notedebasdepage"/>
        <w:numPr>
          <w:ilvl w:val="0"/>
          <w:numId w:val="29"/>
        </w:numPr>
        <w:rPr>
          <w:ins w:id="2188" w:author="Arthur Parmentier" w:date="2020-05-19T22:05:00Z"/>
          <w:lang w:val="fr-FR"/>
        </w:rPr>
      </w:pPr>
      <w:ins w:id="2189" w:author="Arthur Parmentier" w:date="2020-05-19T22:05:00Z">
        <w:r>
          <w:rPr>
            <w:lang w:val="fr-FR"/>
          </w:rPr>
          <w:t>Percussions play immediately a LT</w:t>
        </w:r>
      </w:ins>
    </w:p>
    <w:p w:rsidR="000E299B" w:rsidRDefault="000E299B" w:rsidP="00FF7548">
      <w:pPr>
        <w:pStyle w:val="Notedebasdepage"/>
        <w:numPr>
          <w:ilvl w:val="0"/>
          <w:numId w:val="29"/>
        </w:numPr>
        <w:rPr>
          <w:ins w:id="2190" w:author="Arthur Parmentier" w:date="2020-05-19T22:05:00Z"/>
          <w:lang w:val="fr-FR"/>
        </w:rPr>
      </w:pPr>
      <w:ins w:id="2191" w:author="Arthur Parmentier" w:date="2020-05-19T22:05:00Z">
        <w:r>
          <w:rPr>
            <w:lang w:val="fr-FR"/>
          </w:rPr>
          <w:t>Everyone stops after 30 seconds</w:t>
        </w:r>
      </w:ins>
    </w:p>
    <w:p w:rsidR="000E299B" w:rsidRPr="00BF1ECB" w:rsidRDefault="000E299B">
      <w:pPr>
        <w:pStyle w:val="Notedebasdepage"/>
      </w:pPr>
      <w:ins w:id="2192" w:author="Arthur Parmentier" w:date="2020-05-19T22:05:00Z">
        <w:r w:rsidRPr="00BF1ECB">
          <w:rPr>
            <w:rPrChange w:id="2193" w:author="Arthur Parmentier" w:date="2020-05-23T19:46:00Z">
              <w:rPr>
                <w:lang w:val="fr-FR"/>
              </w:rPr>
            </w:rPrChange>
          </w:rPr>
          <w:t>By not « entering the box » when signing the « Play » or « Slowly enter » gest</w:t>
        </w:r>
      </w:ins>
      <w:ins w:id="2194" w:author="Arthur Parmentier" w:date="2020-05-19T22:06:00Z">
        <w:r w:rsidRPr="00BF1ECB">
          <w:rPr>
            <w:rPrChange w:id="2195" w:author="Arthur Parmentier" w:date="2020-05-23T19:46:00Z">
              <w:rPr>
                <w:lang w:val="fr-FR"/>
              </w:rPr>
            </w:rPrChange>
          </w:rPr>
          <w:t xml:space="preserve">ures, it would allow everyone to schedule the 30 seconds count at the same time to perhaps stay synchronized with an external process. </w:t>
        </w:r>
      </w:ins>
      <w:ins w:id="2196" w:author="Arthur Parmentier" w:date="2020-05-19T22:07:00Z">
        <w:r w:rsidRPr="00BF1ECB">
          <w:rPr>
            <w:rPrChange w:id="2197" w:author="Arthur Parmentier" w:date="2020-05-23T19:46:00Z">
              <w:rPr>
                <w:lang w:val="fr-FR"/>
              </w:rPr>
            </w:rPrChange>
          </w:rPr>
          <w:t xml:space="preserve">It would make sense to differenciate the timing properties of the « go gestures » (delay </w:t>
        </w:r>
      </w:ins>
      <w:ins w:id="2198" w:author="Arthur Parmentier" w:date="2020-05-19T22:08:00Z">
        <w:r w:rsidRPr="00BF1ECB">
          <w:rPr>
            <w:rPrChange w:id="2199" w:author="Arthur Parmentier" w:date="2020-05-23T19:46:00Z">
              <w:rPr>
                <w:lang w:val="fr-FR"/>
              </w:rPr>
            </w:rPrChange>
          </w:rPr>
          <w:t xml:space="preserve">start by a certain amount) with </w:t>
        </w:r>
      </w:ins>
      <w:ins w:id="2200" w:author="Arthur Parmentier" w:date="2020-05-19T22:10:00Z">
        <w:r w:rsidRPr="00BF1ECB">
          <w:rPr>
            <w:rPrChange w:id="2201" w:author="Arthur Parmentier" w:date="2020-05-23T19:46:00Z">
              <w:rPr>
                <w:lang w:val="fr-FR"/>
              </w:rPr>
            </w:rPrChange>
          </w:rPr>
          <w:t>« entering the box » which has for specific meaning « execute the request now »</w:t>
        </w:r>
      </w:ins>
      <w:ins w:id="2202" w:author="Arthur Parmentier" w:date="2020-05-19T22:08:00Z">
        <w:r w:rsidRPr="00BF1ECB">
          <w:rPr>
            <w:rPrChange w:id="2203" w:author="Arthur Parmentier" w:date="2020-05-23T19:46:00Z">
              <w:rPr>
                <w:lang w:val="fr-FR"/>
              </w:rPr>
            </w:rPrChange>
          </w:rPr>
          <w:t xml:space="preserve"> for certain configurations, such as when working with computers and time-sen</w:t>
        </w:r>
      </w:ins>
      <w:ins w:id="2204" w:author="Arthur Parmentier" w:date="2020-05-19T22:09:00Z">
        <w:r w:rsidRPr="00BF1ECB">
          <w:rPr>
            <w:rPrChange w:id="2205" w:author="Arthur Parmentier" w:date="2020-05-23T19:46:00Z">
              <w:rPr>
                <w:lang w:val="fr-FR"/>
              </w:rPr>
            </w:rPrChange>
          </w:rPr>
          <w:t xml:space="preserve">sitive systems. In practice, with human performers, the </w:t>
        </w:r>
      </w:ins>
      <w:ins w:id="2206" w:author="Arthur Parmentier" w:date="2020-05-19T22:11:00Z">
        <w:r w:rsidRPr="00BF1ECB">
          <w:rPr>
            <w:rPrChange w:id="2207" w:author="Arthur Parmentier" w:date="2020-05-23T19:46:00Z">
              <w:rPr>
                <w:lang w:val="fr-FR"/>
              </w:rPr>
            </w:rPrChange>
          </w:rPr>
          <w:t>de</w:t>
        </w:r>
      </w:ins>
      <w:ins w:id="2208" w:author="Arthur Parmentier" w:date="2020-05-19T22:09:00Z">
        <w:r w:rsidRPr="00BF1ECB">
          <w:rPr>
            <w:rPrChange w:id="2209" w:author="Arthur Parmentier" w:date="2020-05-23T19:46:00Z">
              <w:rPr>
                <w:lang w:val="fr-FR"/>
              </w:rPr>
            </w:rPrChange>
          </w:rPr>
          <w:t>correlation between the</w:t>
        </w:r>
      </w:ins>
      <w:ins w:id="2210" w:author="Arthur Parmentier" w:date="2020-05-19T22:10:00Z">
        <w:r w:rsidRPr="00BF1ECB">
          <w:rPr>
            <w:rPrChange w:id="2211" w:author="Arthur Parmentier" w:date="2020-05-23T19:46:00Z">
              <w:rPr>
                <w:lang w:val="fr-FR"/>
              </w:rPr>
            </w:rPrChange>
          </w:rPr>
          <w:t xml:space="preserve"> two </w:t>
        </w:r>
      </w:ins>
      <w:ins w:id="2212" w:author="Arthur Parmentier" w:date="2020-05-19T22:11:00Z">
        <w:r w:rsidRPr="00BF1ECB">
          <w:rPr>
            <w:rPrChange w:id="2213" w:author="Arthur Parmentier" w:date="2020-05-23T19:46:00Z">
              <w:rPr>
                <w:lang w:val="fr-FR"/>
              </w:rPr>
            </w:rPrChange>
          </w:rPr>
          <w:t>is either rare or never used within the default mode</w:t>
        </w:r>
      </w:ins>
      <w:ins w:id="2214" w:author="Arthur Parmentier" w:date="2020-05-19T22:14:00Z">
        <w:r w:rsidRPr="00BF1ECB">
          <w:rPr>
            <w:rPrChange w:id="2215" w:author="Arthur Parmentier" w:date="2020-05-23T19:46:00Z">
              <w:rPr>
                <w:lang w:val="fr-FR"/>
              </w:rPr>
            </w:rPrChange>
          </w:rPr>
          <w:t>.</w:t>
        </w:r>
      </w:ins>
    </w:p>
  </w:footnote>
  <w:footnote w:id="29">
    <w:p w:rsidR="000E299B" w:rsidRPr="00BF1ECB" w:rsidRDefault="000E299B">
      <w:pPr>
        <w:pStyle w:val="Notedebasdepage"/>
      </w:pPr>
      <w:ins w:id="2251" w:author="Arthur Parmentier" w:date="2020-05-19T23:04:00Z">
        <w:r>
          <w:rPr>
            <w:rStyle w:val="Appelnotedebasdep"/>
          </w:rPr>
          <w:footnoteRef/>
        </w:r>
        <w:r>
          <w:t xml:space="preserve"> </w:t>
        </w:r>
        <w:r w:rsidRPr="00BF1ECB">
          <w:rPr>
            <w:rPrChange w:id="2252" w:author="Arthur Parmentier" w:date="2020-05-23T19:46:00Z">
              <w:rPr>
                <w:lang w:val="fr-FR"/>
              </w:rPr>
            </w:rPrChange>
          </w:rPr>
          <w:t>One could ask</w:t>
        </w:r>
      </w:ins>
      <w:ins w:id="2253" w:author="Arthur Parmentier" w:date="2020-05-19T23:05:00Z">
        <w:r w:rsidRPr="00BF1ECB">
          <w:rPr>
            <w:rPrChange w:id="2254" w:author="Arthur Parmentier" w:date="2020-05-23T19:46:00Z">
              <w:rPr>
                <w:lang w:val="fr-FR"/>
              </w:rPr>
            </w:rPrChange>
          </w:rPr>
          <w:t xml:space="preserve"> : « why then is it the case that the soundpainter always consider </w:t>
        </w:r>
      </w:ins>
      <w:ins w:id="2255" w:author="Arthur Parmentier" w:date="2020-05-19T23:08:00Z">
        <w:r w:rsidRPr="00BF1ECB">
          <w:rPr>
            <w:rPrChange w:id="2256" w:author="Arthur Parmentier" w:date="2020-05-23T19:46:00Z">
              <w:rPr>
                <w:lang w:val="fr-FR"/>
              </w:rPr>
            </w:rPrChange>
          </w:rPr>
          <w:t>the virtual</w:t>
        </w:r>
      </w:ins>
      <w:ins w:id="2257" w:author="Arthur Parmentier" w:date="2020-05-19T23:05:00Z">
        <w:r w:rsidRPr="00BF1ECB">
          <w:rPr>
            <w:rPrChange w:id="2258" w:author="Arthur Parmentier" w:date="2020-05-23T19:46:00Z">
              <w:rPr>
                <w:lang w:val="fr-FR"/>
              </w:rPr>
            </w:rPrChange>
          </w:rPr>
          <w:t xml:space="preserve"> « box », even when the grammar of the mode implies that the request is always immediate ? I believe that it has to do with how SP has developed from the </w:t>
        </w:r>
      </w:ins>
      <w:ins w:id="2259" w:author="Arthur Parmentier" w:date="2020-05-19T23:06:00Z">
        <w:r w:rsidRPr="00BF1ECB">
          <w:rPr>
            <w:rPrChange w:id="2260" w:author="Arthur Parmentier" w:date="2020-05-23T19:46:00Z">
              <w:rPr>
                <w:lang w:val="fr-FR"/>
              </w:rPr>
            </w:rPrChange>
          </w:rPr>
          <w:t xml:space="preserve">default mode to others and the pratical </w:t>
        </w:r>
      </w:ins>
      <w:ins w:id="2261" w:author="Arthur Parmentier" w:date="2020-05-19T23:07:00Z">
        <w:r w:rsidRPr="00BF1ECB">
          <w:rPr>
            <w:rPrChange w:id="2262" w:author="Arthur Parmentier" w:date="2020-05-23T19:46:00Z">
              <w:rPr>
                <w:lang w:val="fr-FR"/>
              </w:rPr>
            </w:rPrChange>
          </w:rPr>
          <w:t>point of reference</w:t>
        </w:r>
      </w:ins>
      <w:ins w:id="2263" w:author="Arthur Parmentier" w:date="2020-05-19T23:06:00Z">
        <w:r w:rsidRPr="00BF1ECB">
          <w:rPr>
            <w:rPrChange w:id="2264" w:author="Arthur Parmentier" w:date="2020-05-23T19:46:00Z">
              <w:rPr>
                <w:lang w:val="fr-FR"/>
              </w:rPr>
            </w:rPrChange>
          </w:rPr>
          <w:t xml:space="preserve"> that the « box » is a common symbol for immediateness in all modes.</w:t>
        </w:r>
      </w:ins>
    </w:p>
  </w:footnote>
  <w:footnote w:id="30">
    <w:p w:rsidR="000E299B" w:rsidRPr="00BF1ECB" w:rsidRDefault="000E299B">
      <w:pPr>
        <w:pStyle w:val="Notedebasdepage"/>
      </w:pPr>
      <w:ins w:id="2279" w:author="Arthur Parmentier" w:date="2020-05-19T23:11:00Z">
        <w:r>
          <w:rPr>
            <w:rStyle w:val="Appelnotedebasdep"/>
          </w:rPr>
          <w:footnoteRef/>
        </w:r>
        <w:r>
          <w:t xml:space="preserve"> </w:t>
        </w:r>
        <w:r w:rsidRPr="00BF1ECB">
          <w:rPr>
            <w:rPrChange w:id="2280" w:author="Arthur Parmentier" w:date="2020-05-23T19:46:00Z">
              <w:rPr>
                <w:lang w:val="fr-FR"/>
              </w:rPr>
            </w:rPrChange>
          </w:rPr>
          <w:t>In practice, soundpainters tend to omit the « enter » and « exit »</w:t>
        </w:r>
      </w:ins>
      <w:ins w:id="2281" w:author="Arthur Parmentier" w:date="2020-05-19T23:12:00Z">
        <w:r w:rsidRPr="00BF1ECB">
          <w:rPr>
            <w:rPrChange w:id="2282" w:author="Arthur Parmentier" w:date="2020-05-23T19:46:00Z">
              <w:rPr>
                <w:lang w:val="fr-FR"/>
              </w:rPr>
            </w:rPrChange>
          </w:rPr>
          <w:t xml:space="preserve"> signs of mode</w:t>
        </w:r>
      </w:ins>
      <w:ins w:id="2283" w:author="Arthur Parmentier" w:date="2020-05-19T23:15:00Z">
        <w:r w:rsidRPr="00BF1ECB">
          <w:rPr>
            <w:rPrChange w:id="2284" w:author="Arthur Parmentier" w:date="2020-05-23T19:46:00Z">
              <w:rPr>
                <w:lang w:val="fr-FR"/>
              </w:rPr>
            </w:rPrChange>
          </w:rPr>
          <w:t xml:space="preserve">s that are </w:t>
        </w:r>
      </w:ins>
      <w:ins w:id="2285" w:author="Arthur Parmentier" w:date="2020-05-19T23:16:00Z">
        <w:r w:rsidRPr="00BF1ECB">
          <w:rPr>
            <w:rPrChange w:id="2286" w:author="Arthur Parmentier" w:date="2020-05-23T19:46:00Z">
              <w:rPr>
                <w:lang w:val="fr-FR"/>
              </w:rPr>
            </w:rPrChange>
          </w:rPr>
          <w:t>not ambiguous</w:t>
        </w:r>
      </w:ins>
      <w:ins w:id="2287" w:author="Arthur Parmentier" w:date="2020-05-19T23:12:00Z">
        <w:r w:rsidRPr="00BF1ECB">
          <w:rPr>
            <w:rPrChange w:id="2288" w:author="Arthur Parmentier" w:date="2020-05-23T19:46:00Z">
              <w:rPr>
                <w:lang w:val="fr-FR"/>
              </w:rPr>
            </w:rPrChange>
          </w:rPr>
          <w:t>, making things more difficult without depth tracking</w:t>
        </w:r>
      </w:ins>
      <w:ins w:id="2289" w:author="Arthur Parmentier" w:date="2020-05-19T23:16:00Z">
        <w:r w:rsidRPr="00BF1ECB">
          <w:rPr>
            <w:rPrChange w:id="2290" w:author="Arthur Parmentier" w:date="2020-05-23T19:46:00Z">
              <w:rPr>
                <w:lang w:val="fr-FR"/>
              </w:rPr>
            </w:rPrChange>
          </w:rPr>
          <w:t xml:space="preserve"> in case that « entering the box » is the only mark of the change of mode </w:t>
        </w:r>
      </w:ins>
      <w:ins w:id="2291" w:author="Arthur Parmentier" w:date="2020-05-19T23:17:00Z">
        <w:r w:rsidRPr="00BF1ECB">
          <w:rPr>
            <w:rPrChange w:id="2292" w:author="Arthur Parmentier" w:date="2020-05-23T19:46:00Z">
              <w:rPr>
                <w:lang w:val="fr-FR"/>
              </w:rPr>
            </w:rPrChange>
          </w:rPr>
          <w:t>(for instance by using the launch mode directly with « entering/exiting the box » instead of signing Launch Mode and Tear).</w:t>
        </w:r>
      </w:ins>
    </w:p>
  </w:footnote>
  <w:footnote w:id="31">
    <w:p w:rsidR="000E299B" w:rsidRPr="00BF1ECB" w:rsidRDefault="000E299B">
      <w:pPr>
        <w:pStyle w:val="Notedebasdepage"/>
      </w:pPr>
      <w:ins w:id="2404" w:author="Arthur Parmentier" w:date="2020-05-20T19:43:00Z">
        <w:r>
          <w:rPr>
            <w:rStyle w:val="Appelnotedebasdep"/>
          </w:rPr>
          <w:footnoteRef/>
        </w:r>
        <w:r>
          <w:t xml:space="preserve"> </w:t>
        </w:r>
        <w:r w:rsidRPr="00BF1ECB">
          <w:rPr>
            <w:rPrChange w:id="2405" w:author="Arthur Parmentier" w:date="2020-05-23T19:46:00Z">
              <w:rPr>
                <w:lang w:val="fr-FR"/>
              </w:rPr>
            </w:rPrChange>
          </w:rPr>
          <w:t>I did not test the performance of this choice quantitatively, but only qualitatively</w:t>
        </w:r>
      </w:ins>
      <w:ins w:id="2406" w:author="Arthur Parmentier" w:date="2020-05-20T21:37:00Z">
        <w:r w:rsidRPr="00BF1ECB">
          <w:rPr>
            <w:rPrChange w:id="2407" w:author="Arthur Parmentier" w:date="2020-05-23T19:46:00Z">
              <w:rPr>
                <w:lang w:val="fr-FR"/>
              </w:rPr>
            </w:rPrChange>
          </w:rPr>
          <w:t xml:space="preserve"> </w:t>
        </w:r>
      </w:ins>
      <w:ins w:id="2408" w:author="Arthur Parmentier" w:date="2020-05-20T19:43:00Z">
        <w:r w:rsidRPr="00BF1ECB">
          <w:rPr>
            <w:rPrChange w:id="2409" w:author="Arthur Parmentier" w:date="2020-05-23T19:46:00Z">
              <w:rPr>
                <w:lang w:val="fr-FR"/>
              </w:rPr>
            </w:rPrChange>
          </w:rPr>
          <w:t>by testing</w:t>
        </w:r>
      </w:ins>
      <w:ins w:id="2410" w:author="Arthur Parmentier" w:date="2020-05-20T21:37:00Z">
        <w:r w:rsidRPr="00BF1ECB">
          <w:rPr>
            <w:rPrChange w:id="2411" w:author="Arthur Parmentier" w:date="2020-05-23T19:46:00Z">
              <w:rPr>
                <w:lang w:val="fr-FR"/>
              </w:rPr>
            </w:rPrChange>
          </w:rPr>
          <w:t xml:space="preserve"> the change in performance that I could perceive</w:t>
        </w:r>
      </w:ins>
      <w:ins w:id="2412" w:author="Arthur Parmentier" w:date="2020-05-20T19:44:00Z">
        <w:r w:rsidRPr="00BF1ECB">
          <w:rPr>
            <w:rPrChange w:id="2413" w:author="Arthur Parmentier" w:date="2020-05-23T19:46:00Z">
              <w:rPr>
                <w:lang w:val="fr-FR"/>
              </w:rPr>
            </w:rPrChange>
          </w:rPr>
          <w:t xml:space="preserve"> with and without shoulders. </w:t>
        </w:r>
      </w:ins>
      <w:ins w:id="2414" w:author="Arthur Parmentier" w:date="2020-05-20T19:45:00Z">
        <w:r w:rsidRPr="00BF1ECB">
          <w:rPr>
            <w:rPrChange w:id="2415" w:author="Arthur Parmentier" w:date="2020-05-23T19:46:00Z">
              <w:rPr>
                <w:lang w:val="fr-FR"/>
              </w:rPr>
            </w:rPrChange>
          </w:rPr>
          <w:t>It is obvious from the SP signs</w:t>
        </w:r>
      </w:ins>
      <w:ins w:id="2416" w:author="Arthur Parmentier" w:date="2020-05-20T19:46:00Z">
        <w:r w:rsidRPr="00BF1ECB">
          <w:rPr>
            <w:rPrChange w:id="2417" w:author="Arthur Parmentier" w:date="2020-05-23T19:46:00Z">
              <w:rPr>
                <w:lang w:val="fr-FR"/>
              </w:rPr>
            </w:rPrChange>
          </w:rPr>
          <w:t xml:space="preserve"> that I consider</w:t>
        </w:r>
      </w:ins>
      <w:ins w:id="2418" w:author="Arthur Parmentier" w:date="2020-05-20T19:45:00Z">
        <w:r w:rsidRPr="00BF1ECB">
          <w:rPr>
            <w:rPrChange w:id="2419" w:author="Arthur Parmentier" w:date="2020-05-23T19:46:00Z">
              <w:rPr>
                <w:lang w:val="fr-FR"/>
              </w:rPr>
            </w:rPrChange>
          </w:rPr>
          <w:t xml:space="preserve"> that aside shoulders, no other </w:t>
        </w:r>
      </w:ins>
      <w:ins w:id="2420" w:author="Arthur Parmentier" w:date="2020-05-20T19:46:00Z">
        <w:r w:rsidRPr="00BF1ECB">
          <w:rPr>
            <w:rPrChange w:id="2421" w:author="Arthur Parmentier" w:date="2020-05-23T19:46:00Z">
              <w:rPr>
                <w:lang w:val="fr-FR"/>
              </w:rPr>
            </w:rPrChange>
          </w:rPr>
          <w:t>body joints could increase the performance of the recognition in real-time (curse of dimentionality problem).</w:t>
        </w:r>
      </w:ins>
    </w:p>
  </w:footnote>
  <w:footnote w:id="32">
    <w:p w:rsidR="000E299B" w:rsidRPr="00221FBD" w:rsidRDefault="000E299B">
      <w:pPr>
        <w:pStyle w:val="Notedebasdepage"/>
        <w:rPr>
          <w:lang w:val="fr-FR"/>
          <w:rPrChange w:id="2448" w:author="Arthur Parmentier" w:date="2020-06-03T19:00:00Z">
            <w:rPr/>
          </w:rPrChange>
        </w:rPr>
      </w:pPr>
      <w:ins w:id="2449" w:author="Arthur Parmentier" w:date="2020-06-03T19:00:00Z">
        <w:r>
          <w:rPr>
            <w:rStyle w:val="Appelnotedebasdep"/>
          </w:rPr>
          <w:footnoteRef/>
        </w:r>
        <w:r>
          <w:t xml:space="preserve"> </w:t>
        </w:r>
        <w:r>
          <w:rPr>
            <w:lang w:val="fr-FR"/>
          </w:rPr>
          <w:t xml:space="preserve">Several hand pose estimations models are presented here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2450" w:author="Arthur Parmentier" w:date="2020-06-03T19:01:00Z">
        <w:r>
          <w:rPr>
            <w:lang w:val="fr-FR"/>
          </w:rPr>
          <w:t>The open pose model also has 2D hand pose recognition but in each case, the models c</w:t>
        </w:r>
      </w:ins>
      <w:ins w:id="2451" w:author="Arthur Parmentier" w:date="2020-06-03T19:02:00Z">
        <w:r>
          <w:rPr>
            <w:lang w:val="fr-FR"/>
          </w:rPr>
          <w:t>ould not easily be ported to Max.</w:t>
        </w:r>
      </w:ins>
    </w:p>
  </w:footnote>
  <w:footnote w:id="33">
    <w:p w:rsidR="000E299B" w:rsidRPr="004B4499" w:rsidRDefault="000E299B">
      <w:pPr>
        <w:pStyle w:val="Notedebasdepage"/>
        <w:rPr>
          <w:lang w:val="fr-FR"/>
          <w:rPrChange w:id="2538" w:author="Arthur Parmentier" w:date="2020-06-03T20:04:00Z">
            <w:rPr/>
          </w:rPrChange>
        </w:rPr>
      </w:pPr>
      <w:ins w:id="2539" w:author="Arthur Parmentier" w:date="2020-06-03T20:04:00Z">
        <w:r>
          <w:rPr>
            <w:rStyle w:val="Appelnotedebasdep"/>
          </w:rPr>
          <w:footnoteRef/>
        </w:r>
        <w:r>
          <w:t xml:space="preserve"> </w:t>
        </w:r>
        <w:r>
          <w:rPr>
            <w:lang w:val="fr-FR"/>
          </w:rPr>
          <w:t xml:space="preserve">See Tensorflow blog, March 09, 2020 : </w:t>
        </w:r>
        <w:r w:rsidRPr="004B4499">
          <w:rPr>
            <w:lang w:val="fr-FR"/>
          </w:rPr>
          <w:t>https://blog.tensorflow.org/2020/03/face-and-hand-tracking-in-browser-with-mediapipe-and-tensorflowjs.html</w:t>
        </w:r>
      </w:ins>
    </w:p>
  </w:footnote>
  <w:footnote w:id="34">
    <w:p w:rsidR="000E299B" w:rsidRPr="003D6C76" w:rsidRDefault="000E299B">
      <w:pPr>
        <w:pStyle w:val="Notedebasdepage"/>
        <w:rPr>
          <w:lang w:val="fr-FR"/>
          <w:rPrChange w:id="2549" w:author="Arthur Parmentier" w:date="2020-06-03T20:08:00Z">
            <w:rPr/>
          </w:rPrChange>
        </w:rPr>
      </w:pPr>
      <w:ins w:id="2550" w:author="Arthur Parmentier" w:date="2020-06-03T20:08:00Z">
        <w:r>
          <w:rPr>
            <w:rStyle w:val="Appelnotedebasdep"/>
          </w:rPr>
          <w:footnoteRef/>
        </w:r>
        <w:r>
          <w:t xml:space="preserve"> </w:t>
        </w:r>
      </w:ins>
      <w:ins w:id="2551" w:author="Arthur Parmentier" w:date="2020-06-03T20:09:00Z">
        <w:r w:rsidRPr="003D6C76">
          <w:t>https://github.com/lysdexic-audio/n4m-handpose</w:t>
        </w:r>
      </w:ins>
    </w:p>
  </w:footnote>
  <w:footnote w:id="35">
    <w:p w:rsidR="000E299B" w:rsidRPr="00DB2BB8" w:rsidRDefault="000E299B">
      <w:pPr>
        <w:pStyle w:val="Notedebasdepage"/>
        <w:rPr>
          <w:lang w:val="fr-FR"/>
          <w:rPrChange w:id="2572" w:author="Arthur Parmentier" w:date="2020-06-03T20:22:00Z">
            <w:rPr/>
          </w:rPrChange>
        </w:rPr>
      </w:pPr>
      <w:ins w:id="2573" w:author="Arthur Parmentier" w:date="2020-06-03T20:22:00Z">
        <w:r>
          <w:rPr>
            <w:rStyle w:val="Appelnotedebasdep"/>
          </w:rPr>
          <w:footnoteRef/>
        </w:r>
        <w:r>
          <w:t xml:space="preserve"> </w:t>
        </w:r>
        <w:r>
          <w:rPr>
            <w:lang w:val="fr-FR"/>
          </w:rPr>
          <w:t xml:space="preserve">See the MediaPipe repository : </w:t>
        </w:r>
        <w:r w:rsidRPr="00DB2BB8">
          <w:rPr>
            <w:lang w:val="fr-FR"/>
          </w:rPr>
          <w:t>https://github.com/google/mediapipe/blob/master/mediapipe/docs/multi_hand_tracking_mobile_gpu.md</w:t>
        </w:r>
      </w:ins>
    </w:p>
  </w:footnote>
  <w:footnote w:id="36">
    <w:p w:rsidR="000E299B" w:rsidRPr="00BF1ECB" w:rsidRDefault="000E299B">
      <w:pPr>
        <w:pStyle w:val="Notedebasdepage"/>
      </w:pPr>
      <w:ins w:id="2645" w:author="Arthur Parmentier" w:date="2020-05-20T22:47:00Z">
        <w:r>
          <w:rPr>
            <w:rStyle w:val="Appelnotedebasdep"/>
          </w:rPr>
          <w:footnoteRef/>
        </w:r>
        <w:r>
          <w:t xml:space="preserve"> </w:t>
        </w:r>
        <w:r w:rsidRPr="00BF1ECB">
          <w:rPr>
            <w:rPrChange w:id="2646" w:author="Arthur Parmentier" w:date="2020-05-23T19:46:00Z">
              <w:rPr>
                <w:lang w:val="fr-FR"/>
              </w:rPr>
            </w:rPrChange>
          </w:rPr>
          <w:t xml:space="preserve">The </w:t>
        </w:r>
      </w:ins>
      <w:ins w:id="2647" w:author="Arthur Parmentier" w:date="2020-05-20T22:50:00Z">
        <w:r w:rsidRPr="00BF1ECB">
          <w:rPr>
            <w:rPrChange w:id="2648" w:author="Arthur Parmentier" w:date="2020-05-23T19:46:00Z">
              <w:rPr>
                <w:lang w:val="fr-FR"/>
              </w:rPr>
            </w:rPrChange>
          </w:rPr>
          <w:t>information flow</w:t>
        </w:r>
      </w:ins>
      <w:ins w:id="2649" w:author="Arthur Parmentier" w:date="2020-05-20T22:47:00Z">
        <w:r w:rsidRPr="00BF1ECB">
          <w:rPr>
            <w:rPrChange w:id="2650" w:author="Arthur Parmentier" w:date="2020-05-23T19:46:00Z">
              <w:rPr>
                <w:lang w:val="fr-FR"/>
              </w:rPr>
            </w:rPrChange>
          </w:rPr>
          <w:t xml:space="preserve"> at the opening of the patch</w:t>
        </w:r>
      </w:ins>
      <w:ins w:id="2651" w:author="Arthur Parmentier" w:date="2020-05-22T18:38:00Z">
        <w:r w:rsidRPr="00BF1ECB">
          <w:rPr>
            <w:rPrChange w:id="2652" w:author="Arthur Parmentier" w:date="2020-05-23T19:46:00Z">
              <w:rPr>
                <w:lang w:val="fr-FR"/>
              </w:rPr>
            </w:rPrChange>
          </w:rPr>
          <w:t>er</w:t>
        </w:r>
      </w:ins>
      <w:ins w:id="2653" w:author="Arthur Parmentier" w:date="2020-05-20T22:47:00Z">
        <w:r w:rsidRPr="00BF1ECB">
          <w:rPr>
            <w:rPrChange w:id="2654" w:author="Arthur Parmentier" w:date="2020-05-23T19:46:00Z">
              <w:rPr>
                <w:lang w:val="fr-FR"/>
              </w:rPr>
            </w:rPrChange>
          </w:rPr>
          <w:t xml:space="preserve"> follows a specific order. </w:t>
        </w:r>
      </w:ins>
      <w:ins w:id="2655" w:author="Arthur Parmentier" w:date="2020-05-20T22:53:00Z">
        <w:r w:rsidRPr="00BF1ECB">
          <w:rPr>
            <w:rPrChange w:id="2656" w:author="Arthur Parmentier" w:date="2020-05-23T19:46:00Z">
              <w:rPr>
                <w:lang w:val="fr-FR"/>
              </w:rPr>
            </w:rPrChange>
          </w:rPr>
          <w:t>If implemented at startup, t</w:t>
        </w:r>
      </w:ins>
      <w:ins w:id="2657" w:author="Arthur Parmentier" w:date="2020-05-20T22:48:00Z">
        <w:r w:rsidRPr="00BF1ECB">
          <w:rPr>
            <w:rPrChange w:id="2658" w:author="Arthur Parmentier" w:date="2020-05-23T19:46:00Z">
              <w:rPr>
                <w:lang w:val="fr-FR"/>
              </w:rPr>
            </w:rPrChange>
          </w:rPr>
          <w:t>he triggering of the input size</w:t>
        </w:r>
      </w:ins>
      <w:ins w:id="2659" w:author="Arthur Parmentier" w:date="2020-05-20T22:50:00Z">
        <w:r w:rsidRPr="00BF1ECB">
          <w:rPr>
            <w:rPrChange w:id="2660" w:author="Arthur Parmentier" w:date="2020-05-23T19:46:00Z">
              <w:rPr>
                <w:lang w:val="fr-FR"/>
              </w:rPr>
            </w:rPrChange>
          </w:rPr>
          <w:t xml:space="preserve"> </w:t>
        </w:r>
      </w:ins>
      <w:ins w:id="2661" w:author="Arthur Parmentier" w:date="2020-05-20T22:48:00Z">
        <w:r w:rsidRPr="00BF1ECB">
          <w:rPr>
            <w:rPrChange w:id="2662" w:author="Arthur Parmentier" w:date="2020-05-23T19:46:00Z">
              <w:rPr>
                <w:lang w:val="fr-FR"/>
              </w:rPr>
            </w:rPrChange>
          </w:rPr>
          <w:t>should be launched with a « loadpercent 91 » object to garan</w:t>
        </w:r>
      </w:ins>
      <w:ins w:id="2663" w:author="Arthur Parmentier" w:date="2020-05-20T22:49:00Z">
        <w:r w:rsidRPr="00BF1ECB">
          <w:rPr>
            <w:rPrChange w:id="2664" w:author="Arthur Parmentier" w:date="2020-05-23T19:46:00Z">
              <w:rPr>
                <w:lang w:val="fr-FR"/>
              </w:rPr>
            </w:rPrChange>
          </w:rPr>
          <w:t>tee that it is caught by the input manager</w:t>
        </w:r>
      </w:ins>
      <w:ins w:id="2665" w:author="Arthur Parmentier" w:date="2020-05-20T22:53:00Z">
        <w:r w:rsidRPr="00BF1ECB">
          <w:rPr>
            <w:rPrChange w:id="2666" w:author="Arthur Parmentier" w:date="2020-05-23T19:46:00Z">
              <w:rPr>
                <w:lang w:val="fr-FR"/>
              </w:rPr>
            </w:rPrChange>
          </w:rPr>
          <w:t>. Otherwise, the number can be sent anytime</w:t>
        </w:r>
      </w:ins>
      <w:ins w:id="2667" w:author="Arthur Parmentier" w:date="2020-05-20T22:54:00Z">
        <w:r w:rsidRPr="00BF1ECB">
          <w:rPr>
            <w:rPrChange w:id="2668" w:author="Arthur Parmentier" w:date="2020-05-23T19:46:00Z">
              <w:rPr>
                <w:lang w:val="fr-FR"/>
              </w:rPr>
            </w:rPrChange>
          </w:rPr>
          <w:t xml:space="preserve"> before the recording is launched.</w:t>
        </w:r>
      </w:ins>
    </w:p>
  </w:footnote>
  <w:footnote w:id="37">
    <w:p w:rsidR="000E299B" w:rsidRPr="00D20FA9" w:rsidRDefault="000E299B">
      <w:pPr>
        <w:pStyle w:val="Notedebasdepage"/>
        <w:rPr>
          <w:lang w:val="fr-FR"/>
          <w:rPrChange w:id="2742" w:author="Arthur Parmentier" w:date="2020-06-03T22:50:00Z">
            <w:rPr/>
          </w:rPrChange>
        </w:rPr>
      </w:pPr>
      <w:ins w:id="2743"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38">
    <w:p w:rsidR="000E299B" w:rsidRPr="00BF1ECB" w:rsidRDefault="000E299B">
      <w:pPr>
        <w:pStyle w:val="Notedebasdepage"/>
      </w:pPr>
      <w:ins w:id="2854" w:author="Arthur Parmentier" w:date="2020-05-20T22:33:00Z">
        <w:r>
          <w:rPr>
            <w:rStyle w:val="Appelnotedebasdep"/>
          </w:rPr>
          <w:footnoteRef/>
        </w:r>
        <w:r>
          <w:t xml:space="preserve"> </w:t>
        </w:r>
        <w:r w:rsidRPr="00BF1ECB">
          <w:rPr>
            <w:rPrChange w:id="2855" w:author="Arthur Parmentier" w:date="2020-05-23T19:46:00Z">
              <w:rPr>
                <w:lang w:val="fr-FR"/>
              </w:rPr>
            </w:rPrChange>
          </w:rPr>
          <w:t xml:space="preserve">5 seconds is the maximum sequence length </w:t>
        </w:r>
      </w:ins>
      <w:ins w:id="2856" w:author="Arthur Parmentier" w:date="2020-05-20T22:35:00Z">
        <w:r w:rsidRPr="00BF1ECB">
          <w:rPr>
            <w:rPrChange w:id="2857" w:author="Arthur Parmentier" w:date="2020-05-23T19:46:00Z">
              <w:rPr>
                <w:lang w:val="fr-FR"/>
              </w:rPr>
            </w:rPrChange>
          </w:rPr>
          <w:t>that I allowed the recording buffer to store</w:t>
        </w:r>
      </w:ins>
      <w:ins w:id="2858" w:author="Arthur Parmentier" w:date="2020-05-20T22:36:00Z">
        <w:r w:rsidRPr="00BF1ECB">
          <w:rPr>
            <w:rPrChange w:id="2859" w:author="Arthur Parmentier" w:date="2020-05-23T19:46:00Z">
              <w:rPr>
                <w:lang w:val="fr-FR"/>
              </w:rPr>
            </w:rPrChange>
          </w:rPr>
          <w:t xml:space="preserve">. Internally, </w:t>
        </w:r>
      </w:ins>
      <w:ins w:id="2860" w:author="Arthur Parmentier" w:date="2020-05-20T22:37:00Z">
        <w:r w:rsidRPr="00BF1ECB">
          <w:rPr>
            <w:rPrChange w:id="2861" w:author="Arthur Parmentier" w:date="2020-05-23T19:46:00Z">
              <w:rPr>
                <w:lang w:val="fr-FR"/>
              </w:rPr>
            </w:rPrChange>
          </w:rPr>
          <w:t>it is a constraint from the M</w:t>
        </w:r>
      </w:ins>
      <w:ins w:id="2862" w:author="Arthur Parmentier" w:date="2020-05-20T22:38:00Z">
        <w:r w:rsidRPr="00BF1ECB">
          <w:rPr>
            <w:rPrChange w:id="2863" w:author="Arthur Parmentier" w:date="2020-05-23T19:46:00Z">
              <w:rPr>
                <w:lang w:val="fr-FR"/>
              </w:rPr>
            </w:rPrChange>
          </w:rPr>
          <w:t>uBu object that stores the buffers and require a « maximum capacity » for each track, possibly for memory allocation issues.</w:t>
        </w:r>
      </w:ins>
      <w:ins w:id="2864" w:author="Arthur Parmentier" w:date="2020-05-20T22:36:00Z">
        <w:r w:rsidRPr="00BF1ECB">
          <w:rPr>
            <w:rPrChange w:id="2865" w:author="Arthur Parmentier" w:date="2020-05-23T19:46:00Z">
              <w:rPr>
                <w:lang w:val="fr-FR"/>
              </w:rPr>
            </w:rPrChange>
          </w:rPr>
          <w:t xml:space="preserve"> </w:t>
        </w:r>
      </w:ins>
      <w:ins w:id="2866" w:author="Arthur Parmentier" w:date="2020-05-20T22:39:00Z">
        <w:r w:rsidRPr="00BF1ECB">
          <w:rPr>
            <w:rPrChange w:id="2867" w:author="Arthur Parmentier" w:date="2020-05-23T19:46:00Z">
              <w:rPr>
                <w:lang w:val="fr-FR"/>
              </w:rPr>
            </w:rPrChange>
          </w:rPr>
          <w:t xml:space="preserve">However, it is unrealistic that a sign does take more than 2 seconds to </w:t>
        </w:r>
      </w:ins>
      <w:ins w:id="2868" w:author="Arthur Parmentier" w:date="2020-05-20T22:40:00Z">
        <w:r w:rsidRPr="00BF1ECB">
          <w:rPr>
            <w:rPrChange w:id="2869" w:author="Arthur Parmentier" w:date="2020-05-23T19:46:00Z">
              <w:rPr>
                <w:lang w:val="fr-FR"/>
              </w:rPr>
            </w:rPrChange>
          </w:rPr>
          <w:t>be executed.</w:t>
        </w:r>
      </w:ins>
    </w:p>
  </w:footnote>
  <w:footnote w:id="39">
    <w:p w:rsidR="000E299B" w:rsidRPr="001B372B" w:rsidRDefault="000E299B">
      <w:pPr>
        <w:pStyle w:val="Notedebasdepage"/>
        <w:rPr>
          <w:lang w:val="fr-FR"/>
          <w:rPrChange w:id="2880" w:author="Arthur Parmentier" w:date="2020-06-03T23:27:00Z">
            <w:rPr/>
          </w:rPrChange>
        </w:rPr>
      </w:pPr>
      <w:ins w:id="2881" w:author="Arthur Parmentier" w:date="2020-06-03T23:27:00Z">
        <w:r>
          <w:rPr>
            <w:rStyle w:val="Appelnotedebasdep"/>
          </w:rPr>
          <w:footnoteRef/>
        </w:r>
        <w:r>
          <w:t xml:space="preserve"> </w:t>
        </w:r>
        <w:r>
          <w:rPr>
            <w:lang w:val="fr-FR"/>
          </w:rPr>
          <w:t xml:space="preserve">In further releases of the tool, </w:t>
        </w:r>
      </w:ins>
      <w:ins w:id="2882" w:author="Arthur Parmentier" w:date="2020-06-03T23:28:00Z">
        <w:r>
          <w:rPr>
            <w:lang w:val="fr-FR"/>
          </w:rPr>
          <w:t>i twill be possible</w:t>
        </w:r>
      </w:ins>
      <w:ins w:id="2883" w:author="Arthur Parmentier" w:date="2020-06-03T23:27:00Z">
        <w:r>
          <w:rPr>
            <w:lang w:val="fr-FR"/>
          </w:rPr>
          <w:t xml:space="preserve"> to only use one Mubu object for all models, but I could not reach this level of gener</w:t>
        </w:r>
      </w:ins>
      <w:ins w:id="2884" w:author="Arthur Parmentier" w:date="2020-06-03T23:28:00Z">
        <w:r>
          <w:rPr>
            <w:lang w:val="fr-FR"/>
          </w:rPr>
          <w:t>icity and complexity inside the frame of my project.</w:t>
        </w:r>
      </w:ins>
    </w:p>
  </w:footnote>
  <w:footnote w:id="40">
    <w:p w:rsidR="000E299B" w:rsidRPr="00BF1ECB" w:rsidRDefault="000E299B">
      <w:pPr>
        <w:pStyle w:val="Notedebasdepage"/>
      </w:pPr>
      <w:ins w:id="2967" w:author="Arthur Parmentier" w:date="2020-05-22T08:13:00Z">
        <w:r>
          <w:rPr>
            <w:rStyle w:val="Appelnotedebasdep"/>
          </w:rPr>
          <w:footnoteRef/>
        </w:r>
        <w:r>
          <w:t xml:space="preserve"> </w:t>
        </w:r>
        <w:r w:rsidRPr="00023308">
          <w:t>https://discussion.forum.ircam.fr/t/mubu-write-to-file-bugs-suggested-improvement/21714/2</w:t>
        </w:r>
      </w:ins>
    </w:p>
  </w:footnote>
  <w:footnote w:id="41">
    <w:p w:rsidR="000E299B" w:rsidRPr="00BF1ECB" w:rsidRDefault="000E299B">
      <w:pPr>
        <w:pStyle w:val="Notedebasdepage"/>
      </w:pPr>
      <w:ins w:id="3061"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42">
    <w:p w:rsidR="000E299B" w:rsidRPr="00834EA5" w:rsidRDefault="000E299B">
      <w:pPr>
        <w:rPr>
          <w:rPrChange w:id="3066" w:author="Arthur Parmentier" w:date="2020-05-22T09:51:00Z">
            <w:rPr/>
          </w:rPrChange>
        </w:rPr>
        <w:pPrChange w:id="3067" w:author="Arthur Parmentier" w:date="2020-05-22T09:51:00Z">
          <w:pPr>
            <w:pStyle w:val="Notedebasdepage"/>
          </w:pPr>
        </w:pPrChange>
      </w:pPr>
      <w:ins w:id="3068" w:author="Arthur Parmentier" w:date="2020-05-22T09:50:00Z">
        <w:r>
          <w:rPr>
            <w:rStyle w:val="Appelnotedebasdep"/>
          </w:rPr>
          <w:footnoteRef/>
        </w:r>
        <w:r>
          <w:t xml:space="preserve"> </w:t>
        </w:r>
      </w:ins>
      <w:ins w:id="3069"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3070"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3071"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43">
    <w:p w:rsidR="000E299B" w:rsidRPr="007B1045" w:rsidRDefault="000E299B" w:rsidP="00B734D3">
      <w:pPr>
        <w:pStyle w:val="Notedebasdepage"/>
        <w:rPr>
          <w:ins w:id="3130" w:author="Arthur Parmentier" w:date="2020-05-22T12:58:00Z"/>
          <w:lang w:val="fr-FR"/>
        </w:rPr>
      </w:pPr>
      <w:ins w:id="3131" w:author="Arthur Parmentier" w:date="2020-05-22T12:58:00Z">
        <w:r>
          <w:rPr>
            <w:rStyle w:val="Appelnotedebasdep"/>
          </w:rPr>
          <w:footnoteRef/>
        </w:r>
        <w:r>
          <w:t xml:space="preserve"> </w:t>
        </w:r>
      </w:ins>
      <w:ins w:id="3132" w:author="Arthur Parmentier" w:date="2020-06-04T11:08:00Z">
        <w:r w:rsidRPr="00C4278F">
          <w:rPr>
            <w:lang w:val="fr-FR"/>
          </w:rPr>
          <w:t xml:space="preserve">Raheja, Jagdish &amp; Minhas, M. &amp; Prashanth, D. &amp; Shah, Tarang &amp; Chaudhary, Ankit. (2015). </w:t>
        </w:r>
        <w:r w:rsidRPr="00C4278F">
          <w:rPr>
            <w:i/>
            <w:iCs/>
            <w:lang w:val="fr-FR"/>
            <w:rPrChange w:id="3133" w:author="Arthur Parmentier" w:date="2020-06-04T11:09:00Z">
              <w:rPr>
                <w:lang w:val="fr-FR"/>
              </w:rPr>
            </w:rPrChange>
          </w:rPr>
          <w:t>Robust gesture recognition using Kinect: A comparison between DTW and HMM</w:t>
        </w:r>
        <w:r w:rsidRPr="00C4278F">
          <w:rPr>
            <w:lang w:val="fr-FR"/>
          </w:rPr>
          <w:t>. Optik - International Journal for Light and Electron Optics.</w:t>
        </w:r>
      </w:ins>
      <w:ins w:id="3134" w:author="Arthur Parmentier" w:date="2020-06-04T11:11:00Z">
        <w:r>
          <w:rPr>
            <w:lang w:val="fr-FR"/>
          </w:rPr>
          <w:br/>
        </w:r>
        <w:r>
          <w:t xml:space="preserve">Carmona J.M., Climent J. (2012) </w:t>
        </w:r>
        <w:r w:rsidRPr="00C4278F">
          <w:rPr>
            <w:i/>
            <w:iCs/>
            <w:rPrChange w:id="3135"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44">
    <w:p w:rsidR="000E299B" w:rsidRPr="00C4278F" w:rsidRDefault="000E299B">
      <w:pPr>
        <w:pStyle w:val="Notedebasdepage"/>
        <w:rPr>
          <w:lang w:val="fr-FR"/>
          <w:rPrChange w:id="3137" w:author="Arthur Parmentier" w:date="2020-06-04T11:12:00Z">
            <w:rPr/>
          </w:rPrChange>
        </w:rPr>
      </w:pPr>
      <w:ins w:id="3138" w:author="Arthur Parmentier" w:date="2020-06-04T11:12:00Z">
        <w:r>
          <w:rPr>
            <w:rStyle w:val="Appelnotedebasdep"/>
          </w:rPr>
          <w:footnoteRef/>
        </w:r>
        <w:r>
          <w:t xml:space="preserve"> </w:t>
        </w:r>
      </w:ins>
      <w:ins w:id="3139" w:author="Arthur Parmentier" w:date="2020-06-04T11:13:00Z">
        <w:r w:rsidRPr="00C4278F">
          <w:t xml:space="preserve">Hiyadi, Hajar &amp; Ababsa, Fakhreddine &amp; Montagne, Christophe &amp; Bouyakhf, El Houssine &amp; Regragui, Fakhita. (2016). </w:t>
        </w:r>
        <w:r w:rsidRPr="00C4278F">
          <w:rPr>
            <w:i/>
            <w:iCs/>
            <w:rPrChange w:id="3140" w:author="Arthur Parmentier" w:date="2020-06-04T11:13:00Z">
              <w:rPr/>
            </w:rPrChange>
          </w:rPr>
          <w:t>Combination of HMM and DTW for 3D Dynamic Gesture Recognition Using Depth Only</w:t>
        </w:r>
        <w:r w:rsidRPr="00C4278F">
          <w:t>.</w:t>
        </w:r>
        <w:r>
          <w:br/>
        </w:r>
      </w:ins>
      <w:ins w:id="3141" w:author="Arthur Parmentier" w:date="2020-06-04T11:14:00Z">
        <w:r w:rsidRPr="00C4278F">
          <w:rPr>
            <w:lang w:val="fr-FR"/>
          </w:rPr>
          <w:t xml:space="preserve">Choi, Hyo-rim &amp; Kim, Tae-Yong. (2017). </w:t>
        </w:r>
        <w:r w:rsidRPr="00C71B81">
          <w:rPr>
            <w:i/>
            <w:iCs/>
            <w:lang w:val="fr-FR"/>
            <w:rPrChange w:id="3142" w:author="Arthur Parmentier" w:date="2020-06-04T11:15:00Z">
              <w:rPr>
                <w:lang w:val="fr-FR"/>
              </w:rPr>
            </w:rPrChange>
          </w:rPr>
          <w:t>Directional Dynamic Time Warping for Gesture Recognition</w:t>
        </w:r>
        <w:r w:rsidRPr="00C4278F">
          <w:rPr>
            <w:lang w:val="fr-FR"/>
          </w:rPr>
          <w:t>. 22-25. 10.1145/3145511.3145526.</w:t>
        </w:r>
      </w:ins>
    </w:p>
  </w:footnote>
  <w:footnote w:id="45">
    <w:p w:rsidR="000E299B" w:rsidRDefault="000E299B" w:rsidP="00D64278">
      <w:pPr>
        <w:pStyle w:val="Notedebasdepage"/>
        <w:rPr>
          <w:ins w:id="3171" w:author="Arthur Parmentier" w:date="2020-05-22T11:26:00Z"/>
        </w:rPr>
      </w:pPr>
      <w:ins w:id="3172" w:author="Arthur Parmentier" w:date="2020-05-22T10:44:00Z">
        <w:r>
          <w:rPr>
            <w:rStyle w:val="Appelnotedebasdep"/>
          </w:rPr>
          <w:footnoteRef/>
        </w:r>
      </w:ins>
    </w:p>
    <w:p w:rsidR="000E299B" w:rsidRPr="00BF1ECB" w:rsidRDefault="000E299B">
      <w:pPr>
        <w:pStyle w:val="Notedebasdepage"/>
        <w:numPr>
          <w:ilvl w:val="0"/>
          <w:numId w:val="39"/>
        </w:numPr>
        <w:rPr>
          <w:ins w:id="3173" w:author="Arthur Parmentier" w:date="2020-05-22T11:01:00Z"/>
          <w:rPrChange w:id="3174" w:author="Arthur Parmentier" w:date="2020-05-23T19:46:00Z">
            <w:rPr>
              <w:ins w:id="3175" w:author="Arthur Parmentier" w:date="2020-05-22T11:01:00Z"/>
              <w:lang w:val="fr-FR"/>
            </w:rPr>
          </w:rPrChange>
        </w:rPr>
      </w:pPr>
      <w:ins w:id="3176" w:author="Arthur Parmentier" w:date="2020-05-22T10:44:00Z">
        <w:r w:rsidRPr="00BF1ECB">
          <w:rPr>
            <w:rPrChange w:id="3177" w:author="Arthur Parmentier" w:date="2020-05-23T19:46:00Z">
              <w:rPr>
                <w:lang w:val="fr-FR"/>
              </w:rPr>
            </w:rPrChange>
          </w:rPr>
          <w:t xml:space="preserve">The MuBu library has a </w:t>
        </w:r>
      </w:ins>
      <w:ins w:id="3178" w:author="Arthur Parmentier" w:date="2020-05-22T10:45:00Z">
        <w:r w:rsidRPr="00BF1ECB">
          <w:rPr>
            <w:rPrChange w:id="3179" w:author="Arthur Parmentier" w:date="2020-05-23T19:46:00Z">
              <w:rPr>
                <w:lang w:val="fr-FR"/>
              </w:rPr>
            </w:rPrChange>
          </w:rPr>
          <w:t xml:space="preserve">DTW object that can be directly used on the buffers but I could not find </w:t>
        </w:r>
      </w:ins>
      <w:ins w:id="3180" w:author="Arthur Parmentier" w:date="2020-05-22T10:46:00Z">
        <w:r w:rsidRPr="00BF1ECB">
          <w:rPr>
            <w:rPrChange w:id="3181" w:author="Arthur Parmentier" w:date="2020-05-23T19:46:00Z">
              <w:rPr>
                <w:lang w:val="fr-FR"/>
              </w:rPr>
            </w:rPrChange>
          </w:rPr>
          <w:t xml:space="preserve">whether it could or </w:t>
        </w:r>
      </w:ins>
      <w:ins w:id="3182" w:author="Arthur Parmentier" w:date="2020-05-22T10:45:00Z">
        <w:r w:rsidRPr="00BF1ECB">
          <w:rPr>
            <w:rPrChange w:id="3183" w:author="Arthur Parmentier" w:date="2020-05-23T19:46:00Z">
              <w:rPr>
                <w:lang w:val="fr-FR"/>
              </w:rPr>
            </w:rPrChange>
          </w:rPr>
          <w:t xml:space="preserve">how to make it work </w:t>
        </w:r>
      </w:ins>
      <w:ins w:id="3184" w:author="Arthur Parmentier" w:date="2020-05-22T10:46:00Z">
        <w:r w:rsidRPr="00BF1ECB">
          <w:rPr>
            <w:rPrChange w:id="3185" w:author="Arthur Parmentier" w:date="2020-05-23T19:46:00Z">
              <w:rPr>
                <w:lang w:val="fr-FR"/>
              </w:rPr>
            </w:rPrChange>
          </w:rPr>
          <w:t xml:space="preserve">with </w:t>
        </w:r>
      </w:ins>
      <w:ins w:id="3186" w:author="Arthur Parmentier" w:date="2020-05-22T10:45:00Z">
        <w:r w:rsidRPr="00BF1ECB">
          <w:rPr>
            <w:rPrChange w:id="3187" w:author="Arthur Parmentier" w:date="2020-05-23T19:46:00Z">
              <w:rPr>
                <w:lang w:val="fr-FR"/>
              </w:rPr>
            </w:rPrChange>
          </w:rPr>
          <w:t>real-time</w:t>
        </w:r>
      </w:ins>
      <w:ins w:id="3188" w:author="Arthur Parmentier" w:date="2020-05-22T10:46:00Z">
        <w:r w:rsidRPr="00BF1ECB">
          <w:rPr>
            <w:rPrChange w:id="3189" w:author="Arthur Parmentier" w:date="2020-05-23T19:46:00Z">
              <w:rPr>
                <w:lang w:val="fr-FR"/>
              </w:rPr>
            </w:rPrChange>
          </w:rPr>
          <w:t xml:space="preserve"> data.</w:t>
        </w:r>
      </w:ins>
      <w:ins w:id="3190" w:author="Arthur Parmentier" w:date="2020-05-22T11:00:00Z">
        <w:r w:rsidRPr="00BF1ECB">
          <w:rPr>
            <w:rPrChange w:id="3191" w:author="Arthur Parmentier" w:date="2020-05-23T19:46:00Z">
              <w:rPr>
                <w:lang w:val="fr-FR"/>
              </w:rPr>
            </w:rPrChange>
          </w:rPr>
          <w:t xml:space="preserve"> </w:t>
        </w:r>
      </w:ins>
    </w:p>
    <w:p w:rsidR="000E299B" w:rsidRPr="0058758C" w:rsidRDefault="000E299B" w:rsidP="00AD7B79">
      <w:pPr>
        <w:pStyle w:val="Notedebasdepage"/>
        <w:numPr>
          <w:ilvl w:val="0"/>
          <w:numId w:val="39"/>
        </w:numPr>
        <w:rPr>
          <w:ins w:id="3192" w:author="Arthur Parmentier" w:date="2020-05-22T11:27:00Z"/>
          <w:lang w:val="fr-FR"/>
          <w:rPrChange w:id="3193" w:author="Arthur Parmentier" w:date="2020-05-22T11:27:00Z">
            <w:rPr>
              <w:ins w:id="3194" w:author="Arthur Parmentier" w:date="2020-05-22T11:27:00Z"/>
            </w:rPr>
          </w:rPrChange>
        </w:rPr>
      </w:pPr>
      <w:ins w:id="3195" w:author="Arthur Parmentier" w:date="2020-05-22T11:01:00Z">
        <w:r w:rsidRPr="00BF1ECB">
          <w:rPr>
            <w:rPrChange w:id="3196" w:author="Arthur Parmentier" w:date="2020-05-23T19:46:00Z">
              <w:rPr>
                <w:lang w:val="fr-FR"/>
              </w:rPr>
            </w:rPrChange>
          </w:rPr>
          <w:t xml:space="preserve">Frédéric Bettens from UMons presented in 2009 the num.dtw object for Max and PD, but it can not longer be found over the </w:t>
        </w:r>
      </w:ins>
      <w:ins w:id="3197" w:author="Arthur Parmentier" w:date="2020-05-22T11:02:00Z">
        <w:r w:rsidRPr="00BF1ECB">
          <w:rPr>
            <w:rPrChange w:id="3198" w:author="Arthur Parmentier" w:date="2020-05-23T19:46:00Z">
              <w:rPr>
                <w:lang w:val="fr-FR"/>
              </w:rPr>
            </w:rPrChange>
          </w:rPr>
          <w:t xml:space="preserve">web as annonced in its introductory paper </w:t>
        </w:r>
      </w:ins>
      <w:ins w:id="3199" w:author="Arthur Parmentier" w:date="2020-05-22T11:22:00Z">
        <w:r w:rsidRPr="00BF1ECB">
          <w:rPr>
            <w:i/>
            <w:iCs/>
            <w:rPrChange w:id="3200" w:author="Arthur Parmentier" w:date="2020-05-23T19:46:00Z">
              <w:rPr>
                <w:lang w:val="fr-FR"/>
              </w:rPr>
            </w:rPrChange>
          </w:rPr>
          <w:t>Real-time dtw-based gesture recognition external object for max/msp and puredata</w:t>
        </w:r>
        <w:r w:rsidRPr="00BF1ECB">
          <w:rPr>
            <w:rPrChange w:id="3201" w:author="Arthur Parmentier" w:date="2020-05-23T19:46:00Z">
              <w:rPr>
                <w:lang w:val="fr-FR"/>
              </w:rPr>
            </w:rPrChange>
          </w:rPr>
          <w:t xml:space="preserve"> in </w:t>
        </w:r>
      </w:ins>
      <w:ins w:id="3202" w:author="Arthur Parmentier" w:date="2020-05-22T11:23:00Z">
        <w:r>
          <w:t>Proc. SMC ’09, 2009 30-35</w:t>
        </w:r>
      </w:ins>
    </w:p>
    <w:p w:rsidR="000E299B" w:rsidRDefault="000E299B">
      <w:pPr>
        <w:pStyle w:val="Notedebasdepage"/>
        <w:numPr>
          <w:ilvl w:val="0"/>
          <w:numId w:val="39"/>
        </w:numPr>
        <w:rPr>
          <w:ins w:id="3203" w:author="Arthur Parmentier" w:date="2020-06-04T10:54:00Z"/>
        </w:rPr>
      </w:pPr>
      <w:ins w:id="3204" w:author="Arthur Parmentier" w:date="2020-05-22T11:27:00Z">
        <w:r>
          <w:t>A</w:t>
        </w:r>
      </w:ins>
      <w:ins w:id="3205" w:author="Arthur Parmentier" w:date="2020-05-22T11:29:00Z">
        <w:r>
          <w:t>nother DTW object for Max has been built on t</w:t>
        </w:r>
      </w:ins>
      <w:ins w:id="3206" w:author="Arthur Parmentier" w:date="2020-05-22T11:30:00Z">
        <w:r>
          <w:t xml:space="preserve">he online-DTW library: </w:t>
        </w:r>
        <w:r w:rsidRPr="0058758C">
          <w:rPr>
            <w:i/>
            <w:iCs/>
            <w:rPrChange w:id="3207" w:author="Arthur Parmentier" w:date="2020-05-22T11:30:00Z">
              <w:rPr/>
            </w:rPrChange>
          </w:rPr>
          <w:t>An Online Tempo Tracker for Automatic Accompaniment based on Audio-to-audio Alignment and Beat Tracking</w:t>
        </w:r>
        <w:r>
          <w:t xml:space="preserve">, G. Burloiu. In Sound and Music Computing (SMC), 2016, but </w:t>
        </w:r>
      </w:ins>
      <w:ins w:id="3208" w:author="Arthur Parmentier" w:date="2020-05-22T11:31:00Z">
        <w:r>
          <w:t>i</w:t>
        </w:r>
      </w:ins>
      <w:ins w:id="3209" w:author="Arthur Parmentier" w:date="2020-05-22T11:32:00Z">
        <w:r>
          <w:t>t is not designed to be used as a classifier.</w:t>
        </w:r>
      </w:ins>
    </w:p>
    <w:p w:rsidR="000E299B" w:rsidRPr="00BF1ECB" w:rsidRDefault="000E299B">
      <w:pPr>
        <w:pStyle w:val="Notedebasdepage"/>
        <w:numPr>
          <w:ilvl w:val="0"/>
          <w:numId w:val="39"/>
        </w:numPr>
        <w:pPrChange w:id="3210" w:author="Arthur Parmentier" w:date="2020-05-22T11:01:00Z">
          <w:pPr>
            <w:pStyle w:val="Notedebasdepage"/>
          </w:pPr>
        </w:pPrChange>
      </w:pPr>
      <w:ins w:id="3211"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46">
    <w:p w:rsidR="000E299B" w:rsidRPr="00BF1ECB" w:rsidRDefault="000E299B">
      <w:pPr>
        <w:pStyle w:val="Notedebasdepage"/>
      </w:pPr>
      <w:ins w:id="3217" w:author="Arthur Parmentier" w:date="2020-05-22T11:38:00Z">
        <w:r>
          <w:rPr>
            <w:rStyle w:val="Appelnotedebasdep"/>
          </w:rPr>
          <w:footnoteRef/>
        </w:r>
        <w:r>
          <w:t xml:space="preserve"> </w:t>
        </w:r>
      </w:ins>
      <w:ins w:id="3218" w:author="Arthur Parmentier" w:date="2020-05-22T11:39:00Z">
        <w:r w:rsidRPr="00BA3283">
          <w:t>http://www.</w:t>
        </w:r>
      </w:ins>
      <w:ins w:id="3219" w:author="Arthur Parmentier" w:date="2020-05-22T12:18:00Z">
        <w:r>
          <w:t>Wekinator</w:t>
        </w:r>
      </w:ins>
      <w:ins w:id="3220" w:author="Arthur Parmentier" w:date="2020-05-22T11:39:00Z">
        <w:r w:rsidRPr="00BA3283">
          <w:t>.org/</w:t>
        </w:r>
      </w:ins>
    </w:p>
  </w:footnote>
  <w:footnote w:id="47">
    <w:p w:rsidR="000E299B" w:rsidRPr="00965FAA" w:rsidRDefault="000E299B" w:rsidP="00965FAA">
      <w:pPr>
        <w:pStyle w:val="Notedebasdepage"/>
        <w:rPr>
          <w:i/>
          <w:iCs/>
          <w:rPrChange w:id="3223" w:author="Arthur Parmentier" w:date="2020-05-22T11:42:00Z">
            <w:rPr/>
          </w:rPrChange>
        </w:rPr>
      </w:pPr>
      <w:ins w:id="3224" w:author="Arthur Parmentier" w:date="2020-05-22T11:40:00Z">
        <w:r>
          <w:rPr>
            <w:rStyle w:val="Appelnotedebasdep"/>
          </w:rPr>
          <w:footnoteRef/>
        </w:r>
        <w:r>
          <w:t xml:space="preserve"> See </w:t>
        </w:r>
      </w:ins>
      <w:ins w:id="3225" w:author="Arthur Parmentier" w:date="2020-05-22T11:41:00Z">
        <w:r w:rsidRPr="00965FAA">
          <w:rPr>
            <w:i/>
            <w:iCs/>
            <w:rPrChange w:id="3226" w:author="Arthur Parmentier" w:date="2020-05-22T11:41:00Z">
              <w:rPr/>
            </w:rPrChange>
          </w:rPr>
          <w:t>FastDTW: Toward Accurate Dynamic Time Warping in</w:t>
        </w:r>
      </w:ins>
      <w:ins w:id="3227" w:author="Arthur Parmentier" w:date="2020-05-22T11:42:00Z">
        <w:r>
          <w:rPr>
            <w:i/>
            <w:iCs/>
          </w:rPr>
          <w:t xml:space="preserve"> </w:t>
        </w:r>
      </w:ins>
      <w:ins w:id="3228" w:author="Arthur Parmentier" w:date="2020-05-22T11:41:00Z">
        <w:r w:rsidRPr="00965FAA">
          <w:rPr>
            <w:i/>
            <w:iCs/>
            <w:rPrChange w:id="3229" w:author="Arthur Parmentier" w:date="2020-05-22T11:41:00Z">
              <w:rPr/>
            </w:rPrChange>
          </w:rPr>
          <w:t>Linear Time and Space</w:t>
        </w:r>
        <w:r>
          <w:rPr>
            <w:i/>
            <w:iCs/>
          </w:rPr>
          <w:t>,</w:t>
        </w:r>
        <w:r>
          <w:t xml:space="preserve"> </w:t>
        </w:r>
        <w:r w:rsidRPr="00965FAA">
          <w:t xml:space="preserve">Stan Salvador and Philip </w:t>
        </w:r>
      </w:ins>
      <w:ins w:id="3230" w:author="Arthur Parmentier" w:date="2020-05-22T11:42:00Z">
        <w:r w:rsidRPr="00965FAA">
          <w:t>in</w:t>
        </w:r>
        <w:r>
          <w:t xml:space="preserve"> </w:t>
        </w:r>
        <w:r w:rsidRPr="00965FAA">
          <w:t>Intelligent Data Analysis 11(5):70-80 · January 2004</w:t>
        </w:r>
      </w:ins>
    </w:p>
  </w:footnote>
  <w:footnote w:id="48">
    <w:p w:rsidR="000E299B" w:rsidRPr="003341C4" w:rsidRDefault="000E299B">
      <w:pPr>
        <w:pStyle w:val="Notedebasdepage"/>
        <w:rPr>
          <w:lang w:val="fr-FR"/>
          <w:rPrChange w:id="3435" w:author="Arthur Parmentier" w:date="2020-06-04T14:08:00Z">
            <w:rPr/>
          </w:rPrChange>
        </w:rPr>
      </w:pPr>
      <w:ins w:id="3436" w:author="Arthur Parmentier" w:date="2020-06-04T14:08:00Z">
        <w:r>
          <w:rPr>
            <w:rStyle w:val="Appelnotedebasdep"/>
          </w:rPr>
          <w:footnoteRef/>
        </w:r>
        <w:r>
          <w:t xml:space="preserve"> </w:t>
        </w:r>
        <w:r>
          <w:rPr>
            <w:lang w:val="fr-FR"/>
          </w:rPr>
          <w:t>See </w:t>
        </w:r>
        <w:r w:rsidRPr="003341C4">
          <w:rPr>
            <w:lang w:val="fr-FR"/>
          </w:rPr>
          <w:t>https://github.com/jakesgordon/javascript-state-machine/</w:t>
        </w:r>
      </w:ins>
    </w:p>
  </w:footnote>
  <w:footnote w:id="49">
    <w:p w:rsidR="000E299B" w:rsidRPr="00443149" w:rsidRDefault="000E299B">
      <w:pPr>
        <w:pStyle w:val="Notedebasdepage"/>
        <w:rPr>
          <w:lang w:val="fr-FR"/>
          <w:rPrChange w:id="3440" w:author="Arthur Parmentier" w:date="2020-06-04T14:11:00Z">
            <w:rPr/>
          </w:rPrChange>
        </w:rPr>
      </w:pPr>
      <w:ins w:id="3441" w:author="Arthur Parmentier" w:date="2020-06-04T14:11:00Z">
        <w:r>
          <w:rPr>
            <w:rStyle w:val="Appelnotedebasdep"/>
          </w:rPr>
          <w:footnoteRef/>
        </w:r>
        <w:r>
          <w:t xml:space="preserve"> </w:t>
        </w:r>
        <w:r w:rsidRPr="00443149">
          <w:t>https://github.com/mdaines/viz.js</w:t>
        </w:r>
      </w:ins>
    </w:p>
  </w:footnote>
  <w:footnote w:id="50">
    <w:p w:rsidR="000E299B" w:rsidRPr="00F4578C" w:rsidRDefault="000E299B">
      <w:pPr>
        <w:pStyle w:val="Notedebasdepage"/>
        <w:rPr>
          <w:lang w:val="fr-FR"/>
          <w:rPrChange w:id="3715" w:author="Arthur Parmentier" w:date="2020-06-05T15:47:00Z">
            <w:rPr/>
          </w:rPrChange>
        </w:rPr>
      </w:pPr>
      <w:ins w:id="3716" w:author="Arthur Parmentier" w:date="2020-06-05T15:46:00Z">
        <w:r>
          <w:rPr>
            <w:rStyle w:val="Appelnotedebasdep"/>
          </w:rPr>
          <w:footnoteRef/>
        </w:r>
        <w:r>
          <w:t xml:space="preserve"> </w:t>
        </w:r>
      </w:ins>
      <w:ins w:id="3717" w:author="Arthur Parmentier" w:date="2020-06-05T15:47:00Z">
        <w:r>
          <w:rPr>
            <w:lang w:val="fr-FR"/>
          </w:rPr>
          <w:t xml:space="preserve">The notion of operator in linguistic is well defined but I am not sufficiently expert in that field to clearly define and interpret my observations in those terms : </w:t>
        </w:r>
        <w:r w:rsidRPr="00F4578C">
          <w:rPr>
            <w:lang w:val="fr-FR"/>
          </w:rPr>
          <w:t>https://en.wikipedia.org/wiki/Operator_(linguistics)</w:t>
        </w:r>
      </w:ins>
    </w:p>
  </w:footnote>
  <w:footnote w:id="51">
    <w:p w:rsidR="000E299B" w:rsidRPr="00E93BAC" w:rsidRDefault="000E299B">
      <w:pPr>
        <w:pStyle w:val="Notedebasdepage"/>
        <w:rPr>
          <w:lang w:val="fr-FR"/>
          <w:rPrChange w:id="3792" w:author="Arthur Parmentier" w:date="2020-06-05T00:48:00Z">
            <w:rPr/>
          </w:rPrChange>
        </w:rPr>
      </w:pPr>
      <w:ins w:id="3793" w:author="Arthur Parmentier" w:date="2020-06-05T00:48:00Z">
        <w:r>
          <w:rPr>
            <w:rStyle w:val="Appelnotedebasdep"/>
          </w:rPr>
          <w:footnoteRef/>
        </w:r>
        <w:r>
          <w:t xml:space="preserve"> </w:t>
        </w:r>
        <w:r>
          <w:rPr>
            <w:lang w:val="fr-FR"/>
          </w:rPr>
          <w:t>The vers</w:t>
        </w:r>
      </w:ins>
      <w:ins w:id="3794" w:author="Arthur Parmentier" w:date="2020-06-05T00:49:00Z">
        <w:r>
          <w:rPr>
            <w:lang w:val="fr-FR"/>
          </w:rPr>
          <w:t xml:space="preserve">ion that I am using is the following : </w:t>
        </w:r>
        <w:r w:rsidRPr="00E93BAC">
          <w:rPr>
            <w:lang w:val="fr-FR"/>
          </w:rPr>
          <w:t>https://github.com/ideoforms/LiveOSC</w:t>
        </w:r>
      </w:ins>
    </w:p>
  </w:footnote>
  <w:footnote w:id="52">
    <w:p w:rsidR="000E299B" w:rsidRPr="00FF217B" w:rsidRDefault="000E299B" w:rsidP="005522F0">
      <w:pPr>
        <w:pStyle w:val="Notedebasdepage"/>
        <w:rPr>
          <w:ins w:id="3901" w:author="Arthur Parmentier" w:date="2020-05-18T17:07:00Z"/>
        </w:rPr>
      </w:pPr>
      <w:ins w:id="3902" w:author="Arthur Parmentier" w:date="2020-05-18T17:07:00Z">
        <w:r>
          <w:rPr>
            <w:rStyle w:val="Appelnotedebasdep"/>
          </w:rPr>
          <w:footnoteRef/>
        </w:r>
        <w:r>
          <w:t xml:space="preserve"> </w:t>
        </w:r>
        <w:r w:rsidRPr="00CC0B22">
          <w:t xml:space="preserve">2 seconds is the default value </w:t>
        </w:r>
        <w:r>
          <w:t>of the recording sequence for each sign.</w:t>
        </w:r>
      </w:ins>
      <w:ins w:id="3903" w:author="Arthur Parmentier" w:date="2020-05-22T20:16:00Z">
        <w:r>
          <w:t xml:space="preserve"> The implementation details of Wekinator are discussed in </w:t>
        </w:r>
      </w:ins>
      <w:ins w:id="3904" w:author="Arthur Parmentier" w:date="2020-05-22T20:17:00Z">
        <w:r>
          <w:t xml:space="preserve">the course </w:t>
        </w:r>
        <w:r>
          <w:rPr>
            <w:i/>
            <w:iCs/>
          </w:rPr>
          <w:t>Machine learning for musicians and artists, Working with time</w:t>
        </w:r>
        <w:r>
          <w:t xml:space="preserve"> on Kadenze.com</w:t>
        </w:r>
      </w:ins>
      <w:ins w:id="390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3">
    <w:p w:rsidR="000E299B" w:rsidRPr="00CC0B22" w:rsidRDefault="000E299B" w:rsidP="005522F0">
      <w:pPr>
        <w:pStyle w:val="Notedebasdepage"/>
        <w:rPr>
          <w:ins w:id="3908" w:author="Arthur Parmentier" w:date="2020-05-18T17:07:00Z"/>
        </w:rPr>
      </w:pPr>
      <w:ins w:id="3909" w:author="Arthur Parmentier" w:date="2020-05-18T17:07:00Z">
        <w:r>
          <w:rPr>
            <w:rStyle w:val="Appelnotedebasdep"/>
          </w:rPr>
          <w:footnoteRef/>
        </w:r>
        <w:r>
          <w:t xml:space="preserve"> </w:t>
        </w:r>
        <w:r w:rsidRPr="00CC0B22">
          <w:t>We indeed have FPS*sequence_</w:t>
        </w:r>
        <w:r>
          <w:t>length = sequence size.</w:t>
        </w:r>
      </w:ins>
    </w:p>
  </w:footnote>
  <w:footnote w:id="54">
    <w:p w:rsidR="000E299B" w:rsidRPr="00BF1ECB" w:rsidRDefault="000E299B" w:rsidP="00F7581A">
      <w:pPr>
        <w:pStyle w:val="Notedebasdepage"/>
        <w:rPr>
          <w:ins w:id="3967" w:author="Arthur Parmentier" w:date="2020-05-21T17:01:00Z"/>
          <w:rPrChange w:id="3968" w:author="Arthur Parmentier" w:date="2020-05-23T19:46:00Z">
            <w:rPr>
              <w:ins w:id="3969" w:author="Arthur Parmentier" w:date="2020-05-21T17:01:00Z"/>
              <w:lang w:val="fr-FR"/>
            </w:rPr>
          </w:rPrChange>
        </w:rPr>
      </w:pPr>
      <w:ins w:id="3970" w:author="Arthur Parmentier" w:date="2020-05-21T17:01:00Z">
        <w:r>
          <w:rPr>
            <w:rStyle w:val="Appelnotedebasdep"/>
          </w:rPr>
          <w:footnoteRef/>
        </w:r>
        <w:r>
          <w:t xml:space="preserve"> </w:t>
        </w:r>
        <w:r w:rsidRPr="00BF1ECB">
          <w:rPr>
            <w:rPrChange w:id="3971" w:author="Arthur Parmentier" w:date="2020-05-23T19:46:00Z">
              <w:rPr>
                <w:lang w:val="fr-FR"/>
              </w:rPr>
            </w:rPrChange>
          </w:rPr>
          <w:t xml:space="preserve">Modosc can be found at </w:t>
        </w:r>
        <w:r>
          <w:rPr>
            <w:lang w:val="fr-FR"/>
          </w:rPr>
          <w:fldChar w:fldCharType="begin"/>
        </w:r>
        <w:r w:rsidRPr="00BF1ECB">
          <w:rPr>
            <w:rPrChange w:id="397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3973" w:author="Arthur Parmentier" w:date="2020-05-23T19:46:00Z">
              <w:rPr>
                <w:rStyle w:val="Lienhypertexte"/>
                <w:lang w:val="fr-FR"/>
              </w:rPr>
            </w:rPrChange>
          </w:rPr>
          <w:t>https://github.com/motiondescriptors/modosc</w:t>
        </w:r>
        <w:r>
          <w:rPr>
            <w:lang w:val="fr-FR"/>
          </w:rPr>
          <w:fldChar w:fldCharType="end"/>
        </w:r>
        <w:r w:rsidRPr="00BF1ECB">
          <w:rPr>
            <w:rPrChange w:id="3974" w:author="Arthur Parmentier" w:date="2020-05-23T19:46:00Z">
              <w:rPr>
                <w:lang w:val="fr-FR"/>
              </w:rPr>
            </w:rPrChange>
          </w:rPr>
          <w:t>, which relevant papers.</w:t>
        </w:r>
      </w:ins>
    </w:p>
  </w:footnote>
  <w:footnote w:id="55">
    <w:p w:rsidR="000E299B" w:rsidRPr="00BF1ECB" w:rsidRDefault="000E299B" w:rsidP="00F7581A">
      <w:pPr>
        <w:pStyle w:val="Notedebasdepage"/>
        <w:rPr>
          <w:ins w:id="3979" w:author="Arthur Parmentier" w:date="2020-05-21T17:01:00Z"/>
          <w:rPrChange w:id="3980" w:author="Arthur Parmentier" w:date="2020-05-23T19:46:00Z">
            <w:rPr>
              <w:ins w:id="3981" w:author="Arthur Parmentier" w:date="2020-05-21T17:01:00Z"/>
              <w:lang w:val="fr-FR"/>
            </w:rPr>
          </w:rPrChange>
        </w:rPr>
      </w:pPr>
      <w:ins w:id="3982" w:author="Arthur Parmentier" w:date="2020-05-21T17:01:00Z">
        <w:r>
          <w:rPr>
            <w:rStyle w:val="Appelnotedebasdep"/>
          </w:rPr>
          <w:footnoteRef/>
        </w:r>
        <w:r>
          <w:t xml:space="preserve"> </w:t>
        </w:r>
        <w:r w:rsidRPr="00A17DFF">
          <w:t>http://www.infomus.org/eyesweb_eng.php</w:t>
        </w:r>
      </w:ins>
    </w:p>
  </w:footnote>
  <w:footnote w:id="56">
    <w:p w:rsidR="000E299B" w:rsidRPr="00BF1ECB" w:rsidRDefault="000E299B" w:rsidP="00F7581A">
      <w:pPr>
        <w:pStyle w:val="Notedebasdepage"/>
        <w:rPr>
          <w:ins w:id="3983" w:author="Arthur Parmentier" w:date="2020-05-21T17:01:00Z"/>
          <w:rPrChange w:id="3984" w:author="Arthur Parmentier" w:date="2020-05-23T19:46:00Z">
            <w:rPr>
              <w:ins w:id="3985" w:author="Arthur Parmentier" w:date="2020-05-21T17:01:00Z"/>
              <w:lang w:val="fr-FR"/>
            </w:rPr>
          </w:rPrChange>
        </w:rPr>
      </w:pPr>
      <w:ins w:id="3986" w:author="Arthur Parmentier" w:date="2020-05-21T17:01:00Z">
        <w:r>
          <w:rPr>
            <w:rStyle w:val="Appelnotedebasdep"/>
          </w:rPr>
          <w:footnoteRef/>
        </w:r>
        <w:r>
          <w:t xml:space="preserve"> </w:t>
        </w:r>
        <w:r w:rsidRPr="00BF1ECB">
          <w:rPr>
            <w:rPrChange w:id="3987" w:author="Arthur Parmentier" w:date="2020-05-23T19:46:00Z">
              <w:rPr>
                <w:lang w:val="fr-FR"/>
              </w:rPr>
            </w:rPrChange>
          </w:rPr>
          <w:t xml:space="preserve">See for instance </w:t>
        </w:r>
        <w:r>
          <w:t>https://arxiv.org/pdf/1402.5047v1.pdf</w:t>
        </w:r>
      </w:ins>
    </w:p>
  </w:footnote>
  <w:footnote w:id="57">
    <w:p w:rsidR="000E299B" w:rsidRPr="00BF1ECB" w:rsidRDefault="000E299B">
      <w:pPr>
        <w:pStyle w:val="Notedebasdepage"/>
      </w:pPr>
      <w:ins w:id="400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506E4"/>
    <w:rsid w:val="00054963"/>
    <w:rsid w:val="0005532E"/>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299B"/>
    <w:rsid w:val="000E327A"/>
    <w:rsid w:val="000E48D1"/>
    <w:rsid w:val="000E4DCD"/>
    <w:rsid w:val="000F1082"/>
    <w:rsid w:val="000F1531"/>
    <w:rsid w:val="000F7B62"/>
    <w:rsid w:val="0010023A"/>
    <w:rsid w:val="001014E8"/>
    <w:rsid w:val="00101C2C"/>
    <w:rsid w:val="00103255"/>
    <w:rsid w:val="00103759"/>
    <w:rsid w:val="00106056"/>
    <w:rsid w:val="0011019E"/>
    <w:rsid w:val="00112903"/>
    <w:rsid w:val="00116732"/>
    <w:rsid w:val="0011688F"/>
    <w:rsid w:val="00117172"/>
    <w:rsid w:val="0012023C"/>
    <w:rsid w:val="001222FB"/>
    <w:rsid w:val="00122D9C"/>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1B6C"/>
    <w:rsid w:val="001723D6"/>
    <w:rsid w:val="0017374C"/>
    <w:rsid w:val="00175441"/>
    <w:rsid w:val="0017617D"/>
    <w:rsid w:val="00177D40"/>
    <w:rsid w:val="0018560A"/>
    <w:rsid w:val="00185944"/>
    <w:rsid w:val="00186BEF"/>
    <w:rsid w:val="0019026D"/>
    <w:rsid w:val="00195BC6"/>
    <w:rsid w:val="00195C6D"/>
    <w:rsid w:val="0019691B"/>
    <w:rsid w:val="001A0623"/>
    <w:rsid w:val="001A2544"/>
    <w:rsid w:val="001A3480"/>
    <w:rsid w:val="001A4444"/>
    <w:rsid w:val="001A4E7E"/>
    <w:rsid w:val="001A6485"/>
    <w:rsid w:val="001B082B"/>
    <w:rsid w:val="001B372B"/>
    <w:rsid w:val="001B3C86"/>
    <w:rsid w:val="001B4864"/>
    <w:rsid w:val="001C0B0E"/>
    <w:rsid w:val="001C1266"/>
    <w:rsid w:val="001C2AA6"/>
    <w:rsid w:val="001C55EF"/>
    <w:rsid w:val="001C7282"/>
    <w:rsid w:val="001D1810"/>
    <w:rsid w:val="001D3228"/>
    <w:rsid w:val="001D3544"/>
    <w:rsid w:val="001D3835"/>
    <w:rsid w:val="001D5E7F"/>
    <w:rsid w:val="001D6D56"/>
    <w:rsid w:val="001D7151"/>
    <w:rsid w:val="001D7225"/>
    <w:rsid w:val="001D766B"/>
    <w:rsid w:val="001E09DA"/>
    <w:rsid w:val="001E0E98"/>
    <w:rsid w:val="001E11AE"/>
    <w:rsid w:val="001E1856"/>
    <w:rsid w:val="001F0E95"/>
    <w:rsid w:val="001F182F"/>
    <w:rsid w:val="001F5AEC"/>
    <w:rsid w:val="001F6197"/>
    <w:rsid w:val="002067E2"/>
    <w:rsid w:val="00214331"/>
    <w:rsid w:val="00217BEE"/>
    <w:rsid w:val="00221FBD"/>
    <w:rsid w:val="0023341B"/>
    <w:rsid w:val="00233897"/>
    <w:rsid w:val="00237B5C"/>
    <w:rsid w:val="00240203"/>
    <w:rsid w:val="002408AA"/>
    <w:rsid w:val="002410DE"/>
    <w:rsid w:val="002453FD"/>
    <w:rsid w:val="00245836"/>
    <w:rsid w:val="002459E7"/>
    <w:rsid w:val="002463AB"/>
    <w:rsid w:val="00252D92"/>
    <w:rsid w:val="00254700"/>
    <w:rsid w:val="00256775"/>
    <w:rsid w:val="002649BB"/>
    <w:rsid w:val="00264F0D"/>
    <w:rsid w:val="00266B08"/>
    <w:rsid w:val="002676CA"/>
    <w:rsid w:val="00273CAA"/>
    <w:rsid w:val="00273CB4"/>
    <w:rsid w:val="00274337"/>
    <w:rsid w:val="00276936"/>
    <w:rsid w:val="00276A39"/>
    <w:rsid w:val="00276CA1"/>
    <w:rsid w:val="00277174"/>
    <w:rsid w:val="00277A13"/>
    <w:rsid w:val="00284E1B"/>
    <w:rsid w:val="00292AD2"/>
    <w:rsid w:val="00297C3F"/>
    <w:rsid w:val="002A0CF5"/>
    <w:rsid w:val="002A0F01"/>
    <w:rsid w:val="002A16C2"/>
    <w:rsid w:val="002A1FE9"/>
    <w:rsid w:val="002A3C42"/>
    <w:rsid w:val="002A46D5"/>
    <w:rsid w:val="002B4F17"/>
    <w:rsid w:val="002C0BFC"/>
    <w:rsid w:val="002C1E78"/>
    <w:rsid w:val="002C276B"/>
    <w:rsid w:val="002D025D"/>
    <w:rsid w:val="002D269B"/>
    <w:rsid w:val="002D466E"/>
    <w:rsid w:val="002E315F"/>
    <w:rsid w:val="002E54F7"/>
    <w:rsid w:val="002E7599"/>
    <w:rsid w:val="002E75B2"/>
    <w:rsid w:val="002F0D6B"/>
    <w:rsid w:val="002F2CA9"/>
    <w:rsid w:val="002F3631"/>
    <w:rsid w:val="002F36CC"/>
    <w:rsid w:val="002F3824"/>
    <w:rsid w:val="002F5B0B"/>
    <w:rsid w:val="003100D6"/>
    <w:rsid w:val="0031070A"/>
    <w:rsid w:val="003126BD"/>
    <w:rsid w:val="00324E8C"/>
    <w:rsid w:val="00325849"/>
    <w:rsid w:val="00326669"/>
    <w:rsid w:val="00327836"/>
    <w:rsid w:val="003336AC"/>
    <w:rsid w:val="003341C4"/>
    <w:rsid w:val="0033640F"/>
    <w:rsid w:val="00337510"/>
    <w:rsid w:val="0034163D"/>
    <w:rsid w:val="00341F58"/>
    <w:rsid w:val="0034219C"/>
    <w:rsid w:val="00342F3F"/>
    <w:rsid w:val="00343FE0"/>
    <w:rsid w:val="00345FC6"/>
    <w:rsid w:val="00351FEC"/>
    <w:rsid w:val="00352D4C"/>
    <w:rsid w:val="003579B0"/>
    <w:rsid w:val="00357E87"/>
    <w:rsid w:val="0036091B"/>
    <w:rsid w:val="00360E78"/>
    <w:rsid w:val="003612B5"/>
    <w:rsid w:val="0036185A"/>
    <w:rsid w:val="00363997"/>
    <w:rsid w:val="00365C58"/>
    <w:rsid w:val="003706BA"/>
    <w:rsid w:val="003735D4"/>
    <w:rsid w:val="003739E8"/>
    <w:rsid w:val="00373B55"/>
    <w:rsid w:val="00375332"/>
    <w:rsid w:val="00376090"/>
    <w:rsid w:val="00381F4D"/>
    <w:rsid w:val="0038284C"/>
    <w:rsid w:val="00384716"/>
    <w:rsid w:val="00385E2E"/>
    <w:rsid w:val="003873DC"/>
    <w:rsid w:val="00391624"/>
    <w:rsid w:val="00393470"/>
    <w:rsid w:val="00394059"/>
    <w:rsid w:val="003943E3"/>
    <w:rsid w:val="00395172"/>
    <w:rsid w:val="00397262"/>
    <w:rsid w:val="003A23BB"/>
    <w:rsid w:val="003B0646"/>
    <w:rsid w:val="003B4A46"/>
    <w:rsid w:val="003C19D8"/>
    <w:rsid w:val="003C31A7"/>
    <w:rsid w:val="003C3E32"/>
    <w:rsid w:val="003C7CC5"/>
    <w:rsid w:val="003D04EE"/>
    <w:rsid w:val="003D29B8"/>
    <w:rsid w:val="003D367C"/>
    <w:rsid w:val="003D3E7E"/>
    <w:rsid w:val="003D5749"/>
    <w:rsid w:val="003D5D5B"/>
    <w:rsid w:val="003D69EC"/>
    <w:rsid w:val="003D6C76"/>
    <w:rsid w:val="003E12E8"/>
    <w:rsid w:val="003E1EE3"/>
    <w:rsid w:val="003E3973"/>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3B74"/>
    <w:rsid w:val="004256FE"/>
    <w:rsid w:val="0042671B"/>
    <w:rsid w:val="00434325"/>
    <w:rsid w:val="00436197"/>
    <w:rsid w:val="00443149"/>
    <w:rsid w:val="00443A41"/>
    <w:rsid w:val="00446AB2"/>
    <w:rsid w:val="00454612"/>
    <w:rsid w:val="004577DA"/>
    <w:rsid w:val="00462E61"/>
    <w:rsid w:val="004659F5"/>
    <w:rsid w:val="004714EE"/>
    <w:rsid w:val="004732DA"/>
    <w:rsid w:val="00473DCD"/>
    <w:rsid w:val="00474CFF"/>
    <w:rsid w:val="00475458"/>
    <w:rsid w:val="004810C9"/>
    <w:rsid w:val="00481EE1"/>
    <w:rsid w:val="00486FDC"/>
    <w:rsid w:val="00492FB8"/>
    <w:rsid w:val="0049358D"/>
    <w:rsid w:val="0049456C"/>
    <w:rsid w:val="004B04FD"/>
    <w:rsid w:val="004B18F3"/>
    <w:rsid w:val="004B4499"/>
    <w:rsid w:val="004B4D10"/>
    <w:rsid w:val="004B5F28"/>
    <w:rsid w:val="004C1058"/>
    <w:rsid w:val="004C1FCB"/>
    <w:rsid w:val="004C2F74"/>
    <w:rsid w:val="004C52F4"/>
    <w:rsid w:val="004C63B5"/>
    <w:rsid w:val="004C7B1A"/>
    <w:rsid w:val="004D3630"/>
    <w:rsid w:val="004D3B98"/>
    <w:rsid w:val="004D468F"/>
    <w:rsid w:val="004D7C82"/>
    <w:rsid w:val="004E0B5A"/>
    <w:rsid w:val="004E4397"/>
    <w:rsid w:val="004F1D82"/>
    <w:rsid w:val="004F69F6"/>
    <w:rsid w:val="004F6E10"/>
    <w:rsid w:val="00500F7F"/>
    <w:rsid w:val="00501832"/>
    <w:rsid w:val="0051191F"/>
    <w:rsid w:val="0051238B"/>
    <w:rsid w:val="0051412E"/>
    <w:rsid w:val="00515E70"/>
    <w:rsid w:val="00517834"/>
    <w:rsid w:val="00521206"/>
    <w:rsid w:val="00523640"/>
    <w:rsid w:val="0053230A"/>
    <w:rsid w:val="005325E0"/>
    <w:rsid w:val="00532F4A"/>
    <w:rsid w:val="00540F15"/>
    <w:rsid w:val="0054171C"/>
    <w:rsid w:val="00541D7C"/>
    <w:rsid w:val="00543457"/>
    <w:rsid w:val="00543CA7"/>
    <w:rsid w:val="005441BE"/>
    <w:rsid w:val="0054442D"/>
    <w:rsid w:val="00545764"/>
    <w:rsid w:val="005522F0"/>
    <w:rsid w:val="00552C44"/>
    <w:rsid w:val="00554B3D"/>
    <w:rsid w:val="00554E5F"/>
    <w:rsid w:val="005550CB"/>
    <w:rsid w:val="00555240"/>
    <w:rsid w:val="005557DC"/>
    <w:rsid w:val="005634B9"/>
    <w:rsid w:val="005639BB"/>
    <w:rsid w:val="00567C86"/>
    <w:rsid w:val="005711C9"/>
    <w:rsid w:val="00572902"/>
    <w:rsid w:val="00573005"/>
    <w:rsid w:val="00573697"/>
    <w:rsid w:val="00573D3D"/>
    <w:rsid w:val="00575AED"/>
    <w:rsid w:val="00576B55"/>
    <w:rsid w:val="00576BEC"/>
    <w:rsid w:val="00576E0F"/>
    <w:rsid w:val="00577853"/>
    <w:rsid w:val="00581F4F"/>
    <w:rsid w:val="00585D0B"/>
    <w:rsid w:val="005868B3"/>
    <w:rsid w:val="0058758C"/>
    <w:rsid w:val="00587BD5"/>
    <w:rsid w:val="0059081B"/>
    <w:rsid w:val="00592C13"/>
    <w:rsid w:val="00593AA1"/>
    <w:rsid w:val="00593BAE"/>
    <w:rsid w:val="00596602"/>
    <w:rsid w:val="005A0160"/>
    <w:rsid w:val="005A1998"/>
    <w:rsid w:val="005A331F"/>
    <w:rsid w:val="005A3CBF"/>
    <w:rsid w:val="005A6D19"/>
    <w:rsid w:val="005A6DBA"/>
    <w:rsid w:val="005A7B09"/>
    <w:rsid w:val="005B0B86"/>
    <w:rsid w:val="005B3BD4"/>
    <w:rsid w:val="005B413B"/>
    <w:rsid w:val="005B458C"/>
    <w:rsid w:val="005B6936"/>
    <w:rsid w:val="005C09F0"/>
    <w:rsid w:val="005C1523"/>
    <w:rsid w:val="005C1896"/>
    <w:rsid w:val="005C26EA"/>
    <w:rsid w:val="005C333E"/>
    <w:rsid w:val="005C67EA"/>
    <w:rsid w:val="005C78CB"/>
    <w:rsid w:val="005D1170"/>
    <w:rsid w:val="005D4C66"/>
    <w:rsid w:val="005D5A11"/>
    <w:rsid w:val="005E047A"/>
    <w:rsid w:val="005E047F"/>
    <w:rsid w:val="005E0A3C"/>
    <w:rsid w:val="005E0D6C"/>
    <w:rsid w:val="005E2970"/>
    <w:rsid w:val="005E56A8"/>
    <w:rsid w:val="005E5A03"/>
    <w:rsid w:val="005E605C"/>
    <w:rsid w:val="005F3B4F"/>
    <w:rsid w:val="005F3B6B"/>
    <w:rsid w:val="005F48A0"/>
    <w:rsid w:val="00601FB4"/>
    <w:rsid w:val="00602378"/>
    <w:rsid w:val="00603CFA"/>
    <w:rsid w:val="00604767"/>
    <w:rsid w:val="0060525E"/>
    <w:rsid w:val="006054A3"/>
    <w:rsid w:val="00612F18"/>
    <w:rsid w:val="006155A3"/>
    <w:rsid w:val="00616215"/>
    <w:rsid w:val="00616EBE"/>
    <w:rsid w:val="00620051"/>
    <w:rsid w:val="006217E4"/>
    <w:rsid w:val="006223A9"/>
    <w:rsid w:val="006331DF"/>
    <w:rsid w:val="00635850"/>
    <w:rsid w:val="00640FA9"/>
    <w:rsid w:val="00643933"/>
    <w:rsid w:val="00651E2D"/>
    <w:rsid w:val="00655B8B"/>
    <w:rsid w:val="0066003C"/>
    <w:rsid w:val="00660D67"/>
    <w:rsid w:val="0066352B"/>
    <w:rsid w:val="00665749"/>
    <w:rsid w:val="00665CB4"/>
    <w:rsid w:val="006676C8"/>
    <w:rsid w:val="00667A8E"/>
    <w:rsid w:val="00667E73"/>
    <w:rsid w:val="00670002"/>
    <w:rsid w:val="00672C10"/>
    <w:rsid w:val="0067424B"/>
    <w:rsid w:val="00674C10"/>
    <w:rsid w:val="006840DA"/>
    <w:rsid w:val="006854B3"/>
    <w:rsid w:val="00685808"/>
    <w:rsid w:val="00685AAF"/>
    <w:rsid w:val="00685B7F"/>
    <w:rsid w:val="00686540"/>
    <w:rsid w:val="00687A5C"/>
    <w:rsid w:val="00693047"/>
    <w:rsid w:val="006955B4"/>
    <w:rsid w:val="0069767F"/>
    <w:rsid w:val="00697BA8"/>
    <w:rsid w:val="006A17B3"/>
    <w:rsid w:val="006A443F"/>
    <w:rsid w:val="006A50CD"/>
    <w:rsid w:val="006A5A11"/>
    <w:rsid w:val="006A5C81"/>
    <w:rsid w:val="006A67AC"/>
    <w:rsid w:val="006A68DA"/>
    <w:rsid w:val="006A7F9F"/>
    <w:rsid w:val="006B3B0D"/>
    <w:rsid w:val="006B6ED0"/>
    <w:rsid w:val="006C424F"/>
    <w:rsid w:val="006C4B1C"/>
    <w:rsid w:val="006C5C52"/>
    <w:rsid w:val="006C6E21"/>
    <w:rsid w:val="006D0BF0"/>
    <w:rsid w:val="006D10E9"/>
    <w:rsid w:val="006D51B6"/>
    <w:rsid w:val="006D58F1"/>
    <w:rsid w:val="006E55E8"/>
    <w:rsid w:val="006E6EE1"/>
    <w:rsid w:val="006E7D32"/>
    <w:rsid w:val="006F51BE"/>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7498"/>
    <w:rsid w:val="00717834"/>
    <w:rsid w:val="0072458D"/>
    <w:rsid w:val="00724CD5"/>
    <w:rsid w:val="00725AC2"/>
    <w:rsid w:val="00725D84"/>
    <w:rsid w:val="00725EA3"/>
    <w:rsid w:val="0072614D"/>
    <w:rsid w:val="00727764"/>
    <w:rsid w:val="00736DF0"/>
    <w:rsid w:val="0074035C"/>
    <w:rsid w:val="00741F28"/>
    <w:rsid w:val="00743436"/>
    <w:rsid w:val="0074518A"/>
    <w:rsid w:val="00745AF4"/>
    <w:rsid w:val="00745F86"/>
    <w:rsid w:val="00747963"/>
    <w:rsid w:val="00747B7B"/>
    <w:rsid w:val="00752647"/>
    <w:rsid w:val="00752860"/>
    <w:rsid w:val="00774F33"/>
    <w:rsid w:val="007776CB"/>
    <w:rsid w:val="00783AA3"/>
    <w:rsid w:val="00792D87"/>
    <w:rsid w:val="007938BA"/>
    <w:rsid w:val="007A0071"/>
    <w:rsid w:val="007A0932"/>
    <w:rsid w:val="007A0B34"/>
    <w:rsid w:val="007A0E51"/>
    <w:rsid w:val="007A0EF4"/>
    <w:rsid w:val="007A5BBA"/>
    <w:rsid w:val="007B1805"/>
    <w:rsid w:val="007B3735"/>
    <w:rsid w:val="007B7A4A"/>
    <w:rsid w:val="007C1D12"/>
    <w:rsid w:val="007C6041"/>
    <w:rsid w:val="007C61CD"/>
    <w:rsid w:val="007D075F"/>
    <w:rsid w:val="007D0D3B"/>
    <w:rsid w:val="007D1E32"/>
    <w:rsid w:val="007D4B4B"/>
    <w:rsid w:val="007D4E17"/>
    <w:rsid w:val="007D69D8"/>
    <w:rsid w:val="007D7578"/>
    <w:rsid w:val="007D784E"/>
    <w:rsid w:val="007E0A0A"/>
    <w:rsid w:val="007E64ED"/>
    <w:rsid w:val="007E76C0"/>
    <w:rsid w:val="007E7D0A"/>
    <w:rsid w:val="0080158F"/>
    <w:rsid w:val="00803E2B"/>
    <w:rsid w:val="0080466C"/>
    <w:rsid w:val="00805C6B"/>
    <w:rsid w:val="00805DF1"/>
    <w:rsid w:val="00807A3E"/>
    <w:rsid w:val="00817BCA"/>
    <w:rsid w:val="008211BE"/>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81453"/>
    <w:rsid w:val="00882698"/>
    <w:rsid w:val="00882B73"/>
    <w:rsid w:val="008833B3"/>
    <w:rsid w:val="0088440D"/>
    <w:rsid w:val="008852B8"/>
    <w:rsid w:val="0089035B"/>
    <w:rsid w:val="00890740"/>
    <w:rsid w:val="00897810"/>
    <w:rsid w:val="00897AB2"/>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5BD3"/>
    <w:rsid w:val="008F7240"/>
    <w:rsid w:val="00900BAB"/>
    <w:rsid w:val="00900C8A"/>
    <w:rsid w:val="00904AF3"/>
    <w:rsid w:val="00905C28"/>
    <w:rsid w:val="00906D2A"/>
    <w:rsid w:val="00907944"/>
    <w:rsid w:val="00913680"/>
    <w:rsid w:val="00914B9D"/>
    <w:rsid w:val="00915AFD"/>
    <w:rsid w:val="00915B3A"/>
    <w:rsid w:val="009230DE"/>
    <w:rsid w:val="0092338D"/>
    <w:rsid w:val="00924FE7"/>
    <w:rsid w:val="00925889"/>
    <w:rsid w:val="009300B6"/>
    <w:rsid w:val="009304A6"/>
    <w:rsid w:val="0093296D"/>
    <w:rsid w:val="00934630"/>
    <w:rsid w:val="00935701"/>
    <w:rsid w:val="00936A60"/>
    <w:rsid w:val="00937092"/>
    <w:rsid w:val="00937D97"/>
    <w:rsid w:val="00943D75"/>
    <w:rsid w:val="00943F21"/>
    <w:rsid w:val="00947BFF"/>
    <w:rsid w:val="00952411"/>
    <w:rsid w:val="00953072"/>
    <w:rsid w:val="009564AC"/>
    <w:rsid w:val="00957686"/>
    <w:rsid w:val="00960BA6"/>
    <w:rsid w:val="0096226B"/>
    <w:rsid w:val="00964E49"/>
    <w:rsid w:val="00965FAA"/>
    <w:rsid w:val="00966026"/>
    <w:rsid w:val="009732EE"/>
    <w:rsid w:val="00974865"/>
    <w:rsid w:val="0097606E"/>
    <w:rsid w:val="00977D66"/>
    <w:rsid w:val="009814BB"/>
    <w:rsid w:val="009824AD"/>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A6D"/>
    <w:rsid w:val="009C261B"/>
    <w:rsid w:val="009C4444"/>
    <w:rsid w:val="009C5B97"/>
    <w:rsid w:val="009D2FFA"/>
    <w:rsid w:val="009D3597"/>
    <w:rsid w:val="009D41F3"/>
    <w:rsid w:val="009D5821"/>
    <w:rsid w:val="009D63F0"/>
    <w:rsid w:val="009D75C8"/>
    <w:rsid w:val="009D7F8E"/>
    <w:rsid w:val="009E3561"/>
    <w:rsid w:val="009E7ADA"/>
    <w:rsid w:val="009F19C2"/>
    <w:rsid w:val="009F79AA"/>
    <w:rsid w:val="00A00963"/>
    <w:rsid w:val="00A01FAD"/>
    <w:rsid w:val="00A0616F"/>
    <w:rsid w:val="00A06D4C"/>
    <w:rsid w:val="00A15169"/>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51DF"/>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11BE"/>
    <w:rsid w:val="00A938B2"/>
    <w:rsid w:val="00A94972"/>
    <w:rsid w:val="00A97496"/>
    <w:rsid w:val="00AA2510"/>
    <w:rsid w:val="00AB02F6"/>
    <w:rsid w:val="00AB2243"/>
    <w:rsid w:val="00AC069B"/>
    <w:rsid w:val="00AC2E6D"/>
    <w:rsid w:val="00AC4940"/>
    <w:rsid w:val="00AC57DD"/>
    <w:rsid w:val="00AD0ADB"/>
    <w:rsid w:val="00AD2F7B"/>
    <w:rsid w:val="00AD4CD1"/>
    <w:rsid w:val="00AD6A79"/>
    <w:rsid w:val="00AD6FFE"/>
    <w:rsid w:val="00AD70C6"/>
    <w:rsid w:val="00AD721A"/>
    <w:rsid w:val="00AD7B79"/>
    <w:rsid w:val="00AE03D5"/>
    <w:rsid w:val="00AE0551"/>
    <w:rsid w:val="00AE0A35"/>
    <w:rsid w:val="00AE2C19"/>
    <w:rsid w:val="00AE58D1"/>
    <w:rsid w:val="00AE73D8"/>
    <w:rsid w:val="00AF2EC4"/>
    <w:rsid w:val="00AF3FE7"/>
    <w:rsid w:val="00AF7CAA"/>
    <w:rsid w:val="00B01C19"/>
    <w:rsid w:val="00B01D9E"/>
    <w:rsid w:val="00B05CB9"/>
    <w:rsid w:val="00B07984"/>
    <w:rsid w:val="00B11BF7"/>
    <w:rsid w:val="00B11EF1"/>
    <w:rsid w:val="00B12EC1"/>
    <w:rsid w:val="00B1735D"/>
    <w:rsid w:val="00B17B8A"/>
    <w:rsid w:val="00B21279"/>
    <w:rsid w:val="00B22614"/>
    <w:rsid w:val="00B22E85"/>
    <w:rsid w:val="00B25170"/>
    <w:rsid w:val="00B307BE"/>
    <w:rsid w:val="00B30A20"/>
    <w:rsid w:val="00B34D15"/>
    <w:rsid w:val="00B34E77"/>
    <w:rsid w:val="00B35A01"/>
    <w:rsid w:val="00B35E64"/>
    <w:rsid w:val="00B37963"/>
    <w:rsid w:val="00B400C3"/>
    <w:rsid w:val="00B41CA4"/>
    <w:rsid w:val="00B4379D"/>
    <w:rsid w:val="00B44442"/>
    <w:rsid w:val="00B44867"/>
    <w:rsid w:val="00B45CE3"/>
    <w:rsid w:val="00B47E57"/>
    <w:rsid w:val="00B50A23"/>
    <w:rsid w:val="00B51491"/>
    <w:rsid w:val="00B52D1B"/>
    <w:rsid w:val="00B53663"/>
    <w:rsid w:val="00B56430"/>
    <w:rsid w:val="00B56948"/>
    <w:rsid w:val="00B5754F"/>
    <w:rsid w:val="00B6139A"/>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593F"/>
    <w:rsid w:val="00B9612C"/>
    <w:rsid w:val="00B96316"/>
    <w:rsid w:val="00B964BD"/>
    <w:rsid w:val="00BA2E6A"/>
    <w:rsid w:val="00BA3283"/>
    <w:rsid w:val="00BA3828"/>
    <w:rsid w:val="00BA63E4"/>
    <w:rsid w:val="00BA66EC"/>
    <w:rsid w:val="00BB329A"/>
    <w:rsid w:val="00BB3B34"/>
    <w:rsid w:val="00BC2A28"/>
    <w:rsid w:val="00BC3D06"/>
    <w:rsid w:val="00BC5C24"/>
    <w:rsid w:val="00BD202F"/>
    <w:rsid w:val="00BD2C86"/>
    <w:rsid w:val="00BD52CD"/>
    <w:rsid w:val="00BD61A6"/>
    <w:rsid w:val="00BD621B"/>
    <w:rsid w:val="00BD6305"/>
    <w:rsid w:val="00BD73B3"/>
    <w:rsid w:val="00BD79EF"/>
    <w:rsid w:val="00BE04C2"/>
    <w:rsid w:val="00BE0793"/>
    <w:rsid w:val="00BE6686"/>
    <w:rsid w:val="00BE6883"/>
    <w:rsid w:val="00BE77C2"/>
    <w:rsid w:val="00BF0C35"/>
    <w:rsid w:val="00BF0ED0"/>
    <w:rsid w:val="00BF1ECB"/>
    <w:rsid w:val="00BF2076"/>
    <w:rsid w:val="00BF3C70"/>
    <w:rsid w:val="00BF5AB9"/>
    <w:rsid w:val="00BF73B1"/>
    <w:rsid w:val="00C03948"/>
    <w:rsid w:val="00C04C33"/>
    <w:rsid w:val="00C07A15"/>
    <w:rsid w:val="00C11EF2"/>
    <w:rsid w:val="00C12299"/>
    <w:rsid w:val="00C13D88"/>
    <w:rsid w:val="00C16C06"/>
    <w:rsid w:val="00C2080C"/>
    <w:rsid w:val="00C209FE"/>
    <w:rsid w:val="00C21DB0"/>
    <w:rsid w:val="00C21E49"/>
    <w:rsid w:val="00C24A48"/>
    <w:rsid w:val="00C261F8"/>
    <w:rsid w:val="00C26758"/>
    <w:rsid w:val="00C27D4A"/>
    <w:rsid w:val="00C31E28"/>
    <w:rsid w:val="00C3262D"/>
    <w:rsid w:val="00C32ADD"/>
    <w:rsid w:val="00C362C5"/>
    <w:rsid w:val="00C36A2F"/>
    <w:rsid w:val="00C4278F"/>
    <w:rsid w:val="00C43BD9"/>
    <w:rsid w:val="00C45C9D"/>
    <w:rsid w:val="00C46A73"/>
    <w:rsid w:val="00C47018"/>
    <w:rsid w:val="00C47381"/>
    <w:rsid w:val="00C514A9"/>
    <w:rsid w:val="00C52DE9"/>
    <w:rsid w:val="00C57F79"/>
    <w:rsid w:val="00C61D32"/>
    <w:rsid w:val="00C621A9"/>
    <w:rsid w:val="00C6284D"/>
    <w:rsid w:val="00C63733"/>
    <w:rsid w:val="00C64909"/>
    <w:rsid w:val="00C67C3E"/>
    <w:rsid w:val="00C71B81"/>
    <w:rsid w:val="00C75BE3"/>
    <w:rsid w:val="00C83F83"/>
    <w:rsid w:val="00C86DBE"/>
    <w:rsid w:val="00C87BEA"/>
    <w:rsid w:val="00C907A8"/>
    <w:rsid w:val="00C91523"/>
    <w:rsid w:val="00C97610"/>
    <w:rsid w:val="00CA3393"/>
    <w:rsid w:val="00CA7DF5"/>
    <w:rsid w:val="00CB1E29"/>
    <w:rsid w:val="00CB26AB"/>
    <w:rsid w:val="00CC0516"/>
    <w:rsid w:val="00CC0FEC"/>
    <w:rsid w:val="00CC430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205"/>
    <w:rsid w:val="00D0268F"/>
    <w:rsid w:val="00D0466E"/>
    <w:rsid w:val="00D0639C"/>
    <w:rsid w:val="00D143DB"/>
    <w:rsid w:val="00D16846"/>
    <w:rsid w:val="00D16ED0"/>
    <w:rsid w:val="00D17256"/>
    <w:rsid w:val="00D2029D"/>
    <w:rsid w:val="00D206F5"/>
    <w:rsid w:val="00D20FA9"/>
    <w:rsid w:val="00D23577"/>
    <w:rsid w:val="00D2561F"/>
    <w:rsid w:val="00D26A17"/>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2437"/>
    <w:rsid w:val="00D966BC"/>
    <w:rsid w:val="00D97343"/>
    <w:rsid w:val="00D97670"/>
    <w:rsid w:val="00D9796F"/>
    <w:rsid w:val="00DA3D9A"/>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39AE"/>
    <w:rsid w:val="00DD65AA"/>
    <w:rsid w:val="00DD75CE"/>
    <w:rsid w:val="00DE1036"/>
    <w:rsid w:val="00DE1655"/>
    <w:rsid w:val="00DE1B67"/>
    <w:rsid w:val="00DE2CDB"/>
    <w:rsid w:val="00DE3F01"/>
    <w:rsid w:val="00DE44D3"/>
    <w:rsid w:val="00DE6220"/>
    <w:rsid w:val="00DF17A5"/>
    <w:rsid w:val="00DF24F8"/>
    <w:rsid w:val="00DF2E6B"/>
    <w:rsid w:val="00DF3BEC"/>
    <w:rsid w:val="00DF40D9"/>
    <w:rsid w:val="00DF47C8"/>
    <w:rsid w:val="00DF645F"/>
    <w:rsid w:val="00DF7AED"/>
    <w:rsid w:val="00E00D2B"/>
    <w:rsid w:val="00E02D0E"/>
    <w:rsid w:val="00E13FD2"/>
    <w:rsid w:val="00E165D2"/>
    <w:rsid w:val="00E176C0"/>
    <w:rsid w:val="00E20C85"/>
    <w:rsid w:val="00E22AD3"/>
    <w:rsid w:val="00E24064"/>
    <w:rsid w:val="00E24837"/>
    <w:rsid w:val="00E30937"/>
    <w:rsid w:val="00E32F34"/>
    <w:rsid w:val="00E336D0"/>
    <w:rsid w:val="00E34725"/>
    <w:rsid w:val="00E3655F"/>
    <w:rsid w:val="00E4176C"/>
    <w:rsid w:val="00E430D6"/>
    <w:rsid w:val="00E43538"/>
    <w:rsid w:val="00E44A97"/>
    <w:rsid w:val="00E44D60"/>
    <w:rsid w:val="00E46E02"/>
    <w:rsid w:val="00E6096A"/>
    <w:rsid w:val="00E61559"/>
    <w:rsid w:val="00E61C67"/>
    <w:rsid w:val="00E6654A"/>
    <w:rsid w:val="00E7027A"/>
    <w:rsid w:val="00E713ED"/>
    <w:rsid w:val="00E715BE"/>
    <w:rsid w:val="00E71B1F"/>
    <w:rsid w:val="00E72410"/>
    <w:rsid w:val="00E73928"/>
    <w:rsid w:val="00E75199"/>
    <w:rsid w:val="00E762DF"/>
    <w:rsid w:val="00E814B3"/>
    <w:rsid w:val="00E83D31"/>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B42AE"/>
    <w:rsid w:val="00EC0188"/>
    <w:rsid w:val="00EC0935"/>
    <w:rsid w:val="00EC0CDA"/>
    <w:rsid w:val="00ED06F1"/>
    <w:rsid w:val="00ED2072"/>
    <w:rsid w:val="00ED2134"/>
    <w:rsid w:val="00EE1399"/>
    <w:rsid w:val="00EE2DD4"/>
    <w:rsid w:val="00EE3C9F"/>
    <w:rsid w:val="00EE5351"/>
    <w:rsid w:val="00EE6A08"/>
    <w:rsid w:val="00EF1B4B"/>
    <w:rsid w:val="00EF2E96"/>
    <w:rsid w:val="00EF330C"/>
    <w:rsid w:val="00EF6D7B"/>
    <w:rsid w:val="00EF7645"/>
    <w:rsid w:val="00F00F6E"/>
    <w:rsid w:val="00F02080"/>
    <w:rsid w:val="00F02459"/>
    <w:rsid w:val="00F05461"/>
    <w:rsid w:val="00F05472"/>
    <w:rsid w:val="00F0700C"/>
    <w:rsid w:val="00F11A13"/>
    <w:rsid w:val="00F148AD"/>
    <w:rsid w:val="00F150E6"/>
    <w:rsid w:val="00F163F4"/>
    <w:rsid w:val="00F17DD1"/>
    <w:rsid w:val="00F21DF2"/>
    <w:rsid w:val="00F24850"/>
    <w:rsid w:val="00F25194"/>
    <w:rsid w:val="00F304EE"/>
    <w:rsid w:val="00F33572"/>
    <w:rsid w:val="00F35BC0"/>
    <w:rsid w:val="00F419AB"/>
    <w:rsid w:val="00F45509"/>
    <w:rsid w:val="00F4578C"/>
    <w:rsid w:val="00F47638"/>
    <w:rsid w:val="00F56170"/>
    <w:rsid w:val="00F572C3"/>
    <w:rsid w:val="00F630AC"/>
    <w:rsid w:val="00F636CA"/>
    <w:rsid w:val="00F6380F"/>
    <w:rsid w:val="00F64405"/>
    <w:rsid w:val="00F66CEC"/>
    <w:rsid w:val="00F707EB"/>
    <w:rsid w:val="00F71238"/>
    <w:rsid w:val="00F732CE"/>
    <w:rsid w:val="00F73465"/>
    <w:rsid w:val="00F73660"/>
    <w:rsid w:val="00F7515C"/>
    <w:rsid w:val="00F7581A"/>
    <w:rsid w:val="00F76CA7"/>
    <w:rsid w:val="00F813C8"/>
    <w:rsid w:val="00F91D42"/>
    <w:rsid w:val="00F941D4"/>
    <w:rsid w:val="00FA4DD8"/>
    <w:rsid w:val="00FA53E4"/>
    <w:rsid w:val="00FA6678"/>
    <w:rsid w:val="00FB0C2C"/>
    <w:rsid w:val="00FB2824"/>
    <w:rsid w:val="00FB31C3"/>
    <w:rsid w:val="00FB6B81"/>
    <w:rsid w:val="00FC1C0A"/>
    <w:rsid w:val="00FC61C6"/>
    <w:rsid w:val="00FC6CCC"/>
    <w:rsid w:val="00FC7B7A"/>
    <w:rsid w:val="00FD00B9"/>
    <w:rsid w:val="00FD1DF3"/>
    <w:rsid w:val="00FD25EA"/>
    <w:rsid w:val="00FD4109"/>
    <w:rsid w:val="00FD47FA"/>
    <w:rsid w:val="00FE0C03"/>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CE5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7C0150-32E4-45BA-9F06-EEB79542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9709</TotalTime>
  <Pages>57</Pages>
  <Words>17482</Words>
  <Characters>96152</Characters>
  <Application>Microsoft Office Word</Application>
  <DocSecurity>0</DocSecurity>
  <Lines>801</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921</cp:revision>
  <dcterms:created xsi:type="dcterms:W3CDTF">2019-12-11T06:12:00Z</dcterms:created>
  <dcterms:modified xsi:type="dcterms:W3CDTF">2020-06-05T20:33:00Z</dcterms:modified>
</cp:coreProperties>
</file>