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r w:rsidR="00F4343F">
              <w:rPr>
                <w:noProof/>
                <w:webHidden/>
              </w:rPr>
            </w:r>
          </w:ins>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r>
              <w:rPr>
                <w:noProof/>
                <w:webHidden/>
              </w:rPr>
            </w:r>
          </w:ins>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r>
              <w:rPr>
                <w:noProof/>
                <w:webHidden/>
              </w:rPr>
            </w:r>
          </w:ins>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r>
              <w:rPr>
                <w:noProof/>
                <w:webHidden/>
              </w:rPr>
            </w:r>
          </w:ins>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r>
              <w:rPr>
                <w:noProof/>
                <w:webHidden/>
              </w:rPr>
            </w:r>
          </w:ins>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r>
              <w:rPr>
                <w:noProof/>
                <w:webHidden/>
              </w:rPr>
            </w:r>
          </w:ins>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r>
              <w:rPr>
                <w:noProof/>
                <w:webHidden/>
              </w:rPr>
            </w:r>
          </w:ins>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r>
              <w:rPr>
                <w:noProof/>
                <w:webHidden/>
              </w:rPr>
            </w:r>
          </w:ins>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r>
              <w:rPr>
                <w:noProof/>
                <w:webHidden/>
              </w:rPr>
            </w:r>
          </w:ins>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r>
              <w:rPr>
                <w:noProof/>
                <w:webHidden/>
              </w:rPr>
            </w:r>
          </w:ins>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r>
              <w:rPr>
                <w:noProof/>
                <w:webHidden/>
              </w:rPr>
            </w:r>
          </w:ins>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r>
              <w:rPr>
                <w:noProof/>
                <w:webHidden/>
              </w:rPr>
            </w:r>
          </w:ins>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r>
              <w:rPr>
                <w:noProof/>
                <w:webHidden/>
              </w:rPr>
            </w:r>
          </w:ins>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r>
              <w:rPr>
                <w:noProof/>
                <w:webHidden/>
              </w:rPr>
            </w:r>
          </w:ins>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r>
              <w:rPr>
                <w:noProof/>
                <w:webHidden/>
              </w:rPr>
            </w:r>
          </w:ins>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r>
              <w:rPr>
                <w:noProof/>
                <w:webHidden/>
              </w:rPr>
            </w:r>
          </w:ins>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r>
              <w:rPr>
                <w:noProof/>
                <w:webHidden/>
              </w:rPr>
            </w:r>
          </w:ins>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r>
              <w:rPr>
                <w:noProof/>
                <w:webHidden/>
              </w:rPr>
            </w:r>
          </w:ins>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r>
              <w:rPr>
                <w:noProof/>
                <w:webHidden/>
              </w:rPr>
            </w:r>
          </w:ins>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r>
              <w:rPr>
                <w:noProof/>
                <w:webHidden/>
              </w:rPr>
            </w:r>
          </w:ins>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r>
              <w:rPr>
                <w:noProof/>
                <w:webHidden/>
              </w:rPr>
            </w:r>
          </w:ins>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r>
              <w:rPr>
                <w:noProof/>
                <w:webHidden/>
              </w:rPr>
            </w:r>
          </w:ins>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r>
              <w:rPr>
                <w:noProof/>
                <w:webHidden/>
              </w:rPr>
            </w:r>
          </w:ins>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r>
              <w:rPr>
                <w:noProof/>
                <w:webHidden/>
              </w:rPr>
            </w:r>
          </w:ins>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r>
              <w:rPr>
                <w:noProof/>
                <w:webHidden/>
              </w:rPr>
            </w:r>
          </w:ins>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r>
              <w:rPr>
                <w:noProof/>
                <w:webHidden/>
              </w:rPr>
            </w:r>
          </w:ins>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r>
              <w:rPr>
                <w:noProof/>
                <w:webHidden/>
              </w:rPr>
            </w:r>
          </w:ins>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r>
              <w:rPr>
                <w:noProof/>
                <w:webHidden/>
              </w:rPr>
            </w:r>
          </w:ins>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r>
              <w:rPr>
                <w:noProof/>
                <w:webHidden/>
              </w:rPr>
            </w:r>
          </w:ins>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r>
              <w:rPr>
                <w:noProof/>
                <w:webHidden/>
              </w:rPr>
            </w:r>
          </w:ins>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r>
              <w:rPr>
                <w:noProof/>
                <w:webHidden/>
              </w:rPr>
            </w:r>
          </w:ins>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r>
              <w:rPr>
                <w:noProof/>
                <w:webHidden/>
              </w:rPr>
            </w:r>
          </w:ins>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r>
              <w:rPr>
                <w:noProof/>
                <w:webHidden/>
              </w:rPr>
            </w:r>
          </w:ins>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r>
              <w:rPr>
                <w:noProof/>
                <w:webHidden/>
              </w:rPr>
            </w:r>
          </w:ins>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r>
              <w:rPr>
                <w:noProof/>
                <w:webHidden/>
              </w:rPr>
            </w:r>
          </w:ins>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r>
              <w:rPr>
                <w:noProof/>
                <w:webHidden/>
              </w:rPr>
            </w:r>
          </w:ins>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r>
              <w:rPr>
                <w:noProof/>
                <w:webHidden/>
              </w:rPr>
            </w:r>
          </w:ins>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r>
              <w:rPr>
                <w:noProof/>
                <w:webHidden/>
              </w:rPr>
            </w:r>
          </w:ins>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r>
              <w:rPr>
                <w:noProof/>
                <w:webHidden/>
              </w:rPr>
            </w:r>
          </w:ins>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r>
              <w:rPr>
                <w:noProof/>
                <w:webHidden/>
              </w:rPr>
            </w:r>
          </w:ins>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r>
              <w:rPr>
                <w:noProof/>
                <w:webHidden/>
              </w:rPr>
            </w:r>
          </w:ins>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r>
              <w:rPr>
                <w:noProof/>
                <w:webHidden/>
              </w:rPr>
            </w:r>
          </w:ins>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r>
              <w:rPr>
                <w:noProof/>
                <w:webHidden/>
              </w:rPr>
            </w:r>
          </w:ins>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r>
              <w:rPr>
                <w:noProof/>
                <w:webHidden/>
              </w:rPr>
            </w:r>
          </w:ins>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r>
              <w:rPr>
                <w:noProof/>
                <w:webHidden/>
              </w:rPr>
            </w:r>
          </w:ins>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r>
              <w:rPr>
                <w:noProof/>
                <w:webHidden/>
              </w:rPr>
            </w:r>
          </w:ins>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r>
              <w:rPr>
                <w:noProof/>
                <w:webHidden/>
              </w:rPr>
            </w:r>
          </w:ins>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r>
              <w:rPr>
                <w:noProof/>
                <w:webHidden/>
              </w:rPr>
            </w:r>
          </w:ins>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r>
              <w:rPr>
                <w:noProof/>
                <w:webHidden/>
              </w:rPr>
            </w:r>
          </w:ins>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r>
              <w:rPr>
                <w:noProof/>
                <w:webHidden/>
              </w:rPr>
            </w:r>
          </w:ins>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r>
              <w:rPr>
                <w:noProof/>
                <w:webHidden/>
              </w:rPr>
            </w:r>
          </w:ins>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r>
              <w:rPr>
                <w:noProof/>
                <w:webHidden/>
              </w:rPr>
            </w:r>
          </w:ins>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r>
              <w:rPr>
                <w:noProof/>
                <w:webHidden/>
              </w:rPr>
            </w:r>
          </w:ins>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r>
              <w:rPr>
                <w:noProof/>
                <w:webHidden/>
              </w:rPr>
            </w:r>
          </w:ins>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r>
              <w:rPr>
                <w:noProof/>
                <w:webHidden/>
              </w:rPr>
            </w:r>
          </w:ins>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r>
              <w:rPr>
                <w:noProof/>
                <w:webHidden/>
              </w:rPr>
            </w:r>
          </w:ins>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r>
              <w:rPr>
                <w:noProof/>
                <w:webHidden/>
              </w:rPr>
            </w:r>
          </w:ins>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r>
              <w:rPr>
                <w:noProof/>
                <w:webHidden/>
              </w:rPr>
            </w:r>
          </w:ins>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r>
              <w:rPr>
                <w:noProof/>
                <w:webHidden/>
              </w:rPr>
            </w:r>
          </w:ins>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r>
              <w:rPr>
                <w:noProof/>
                <w:webHidden/>
              </w:rPr>
            </w:r>
          </w:ins>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r>
              <w:rPr>
                <w:noProof/>
                <w:webHidden/>
              </w:rPr>
            </w:r>
          </w:ins>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r>
              <w:rPr>
                <w:noProof/>
                <w:webHidden/>
              </w:rPr>
            </w:r>
          </w:ins>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r>
              <w:rPr>
                <w:noProof/>
                <w:webHidden/>
              </w:rPr>
            </w:r>
          </w:ins>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r>
              <w:rPr>
                <w:noProof/>
                <w:webHidden/>
              </w:rPr>
            </w:r>
          </w:ins>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r>
              <w:rPr>
                <w:noProof/>
                <w:webHidden/>
              </w:rPr>
            </w:r>
          </w:ins>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r>
              <w:rPr>
                <w:noProof/>
                <w:webHidden/>
              </w:rPr>
            </w:r>
          </w:ins>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r>
              <w:rPr>
                <w:noProof/>
                <w:webHidden/>
              </w:rPr>
            </w:r>
          </w:ins>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r>
              <w:rPr>
                <w:noProof/>
                <w:webHidden/>
              </w:rPr>
            </w:r>
          </w:ins>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r>
              <w:rPr>
                <w:noProof/>
                <w:webHidden/>
              </w:rPr>
            </w:r>
          </w:ins>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r>
              <w:rPr>
                <w:noProof/>
                <w:webHidden/>
              </w:rPr>
            </w:r>
          </w:ins>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r>
              <w:rPr>
                <w:noProof/>
                <w:webHidden/>
              </w:rPr>
            </w:r>
          </w:ins>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r>
              <w:rPr>
                <w:noProof/>
                <w:webHidden/>
              </w:rPr>
            </w:r>
          </w:ins>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r>
              <w:rPr>
                <w:noProof/>
                <w:webHidden/>
              </w:rPr>
            </w:r>
          </w:ins>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noProof/>
                <w:rPrChange w:id="236" w:author="Arthur Parmentier" w:date="2020-06-07T15:27:00Z">
                  <w:rPr>
                    <w:rStyle w:val="Lienhypertexte"/>
                    <w:noProof/>
                  </w:rPr>
                </w:rPrChange>
              </w:rPr>
              <w:delText>I.</w:delText>
            </w:r>
            <w:r w:rsidRPr="007C437A" w:rsidDel="00BA3828">
              <w:rPr>
                <w:rFonts w:eastAsiaTheme="minorEastAsia" w:cstheme="minorBidi"/>
                <w:noProof/>
                <w:rPrChange w:id="237" w:author="Arthur Parmentier" w:date="2020-06-07T15:27:00Z">
                  <w:rPr>
                    <w:rFonts w:eastAsiaTheme="minorEastAsia" w:cstheme="minorBidi"/>
                    <w:noProof/>
                    <w:lang w:val="fr-FR"/>
                  </w:rPr>
                </w:rPrChange>
              </w:rPr>
              <w:tab/>
            </w:r>
            <w:r w:rsidRPr="007C437A" w:rsidDel="00BA3828">
              <w:rPr>
                <w:noProof/>
                <w:rPrChange w:id="238"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noProof/>
                <w:rPrChange w:id="243" w:author="Arthur Parmentier" w:date="2020-06-07T15:27:00Z">
                  <w:rPr>
                    <w:rStyle w:val="Lienhypertexte"/>
                    <w:noProof/>
                  </w:rPr>
                </w:rPrChange>
              </w:rPr>
              <w:delText>III.</w:delText>
            </w:r>
            <w:r w:rsidRPr="007C437A" w:rsidDel="00BA3828">
              <w:rPr>
                <w:rFonts w:eastAsiaTheme="minorEastAsia" w:cstheme="minorBidi"/>
                <w:noProof/>
                <w:rPrChange w:id="244" w:author="Arthur Parmentier" w:date="2020-06-07T15:27:00Z">
                  <w:rPr>
                    <w:rFonts w:eastAsiaTheme="minorEastAsia" w:cstheme="minorBidi"/>
                    <w:noProof/>
                    <w:lang w:val="fr-FR"/>
                  </w:rPr>
                </w:rPrChange>
              </w:rPr>
              <w:tab/>
            </w:r>
            <w:r w:rsidRPr="007C437A" w:rsidDel="00BA3828">
              <w:rPr>
                <w:noProof/>
                <w:rPrChange w:id="245"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noProof/>
                <w:rPrChange w:id="250" w:author="Arthur Parmentier" w:date="2020-06-07T15:27:00Z">
                  <w:rPr>
                    <w:rStyle w:val="Lienhypertexte"/>
                    <w:noProof/>
                  </w:rPr>
                </w:rPrChange>
              </w:rPr>
              <w:delText>A.</w:delText>
            </w:r>
            <w:r w:rsidRPr="007C437A" w:rsidDel="00BA3828">
              <w:rPr>
                <w:rFonts w:eastAsiaTheme="minorEastAsia" w:cstheme="minorBidi"/>
                <w:noProof/>
                <w:rPrChange w:id="251" w:author="Arthur Parmentier" w:date="2020-06-07T15:27:00Z">
                  <w:rPr>
                    <w:rFonts w:eastAsiaTheme="minorEastAsia" w:cstheme="minorBidi"/>
                    <w:noProof/>
                    <w:lang w:val="fr-FR"/>
                  </w:rPr>
                </w:rPrChange>
              </w:rPr>
              <w:tab/>
            </w:r>
            <w:r w:rsidRPr="007C437A" w:rsidDel="00BA3828">
              <w:rPr>
                <w:noProof/>
                <w:rPrChange w:id="252"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noProof/>
                <w:rPrChange w:id="257" w:author="Arthur Parmentier" w:date="2020-06-07T15:27:00Z">
                  <w:rPr>
                    <w:rStyle w:val="Lienhypertexte"/>
                    <w:noProof/>
                  </w:rPr>
                </w:rPrChange>
              </w:rPr>
              <w:delText>B.</w:delText>
            </w:r>
            <w:r w:rsidRPr="007C437A" w:rsidDel="00BA3828">
              <w:rPr>
                <w:rFonts w:eastAsiaTheme="minorEastAsia" w:cstheme="minorBidi"/>
                <w:noProof/>
                <w:rPrChange w:id="258" w:author="Arthur Parmentier" w:date="2020-06-07T15:27:00Z">
                  <w:rPr>
                    <w:rFonts w:eastAsiaTheme="minorEastAsia" w:cstheme="minorBidi"/>
                    <w:noProof/>
                    <w:lang w:val="fr-FR"/>
                  </w:rPr>
                </w:rPrChange>
              </w:rPr>
              <w:tab/>
            </w:r>
            <w:r w:rsidRPr="007C437A" w:rsidDel="00BA3828">
              <w:rPr>
                <w:noProof/>
                <w:rPrChange w:id="259"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noProof/>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noProof/>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noProof/>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noProof/>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noProof/>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noProof/>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noProof/>
                <w:rPrChange w:id="285" w:author="Arthur Parmentier" w:date="2020-06-07T15:27:00Z">
                  <w:rPr>
                    <w:rStyle w:val="Lienhypertexte"/>
                    <w:noProof/>
                  </w:rPr>
                </w:rPrChange>
              </w:rPr>
              <w:delText>IV.</w:delText>
            </w:r>
            <w:r w:rsidRPr="007C437A" w:rsidDel="00BA3828">
              <w:rPr>
                <w:rFonts w:eastAsiaTheme="minorEastAsia" w:cstheme="minorBidi"/>
                <w:noProof/>
                <w:rPrChange w:id="286" w:author="Arthur Parmentier" w:date="2020-06-07T15:27:00Z">
                  <w:rPr>
                    <w:rFonts w:eastAsiaTheme="minorEastAsia" w:cstheme="minorBidi"/>
                    <w:noProof/>
                    <w:lang w:val="fr-FR"/>
                  </w:rPr>
                </w:rPrChange>
              </w:rPr>
              <w:tab/>
            </w:r>
            <w:r w:rsidRPr="007C437A" w:rsidDel="00BA3828">
              <w:rPr>
                <w:noProof/>
                <w:rPrChange w:id="287"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noProof/>
                <w:rPrChange w:id="292" w:author="Arthur Parmentier" w:date="2020-06-07T15:27:00Z">
                  <w:rPr>
                    <w:rStyle w:val="Lienhypertexte"/>
                    <w:noProof/>
                  </w:rPr>
                </w:rPrChange>
              </w:rPr>
              <w:delText>A.</w:delText>
            </w:r>
            <w:r w:rsidRPr="007C437A" w:rsidDel="00BA3828">
              <w:rPr>
                <w:rFonts w:eastAsiaTheme="minorEastAsia" w:cstheme="minorBidi"/>
                <w:noProof/>
                <w:rPrChange w:id="293" w:author="Arthur Parmentier" w:date="2020-06-07T15:27:00Z">
                  <w:rPr>
                    <w:rFonts w:eastAsiaTheme="minorEastAsia" w:cstheme="minorBidi"/>
                    <w:noProof/>
                    <w:lang w:val="fr-FR"/>
                  </w:rPr>
                </w:rPrChange>
              </w:rPr>
              <w:tab/>
            </w:r>
            <w:r w:rsidRPr="007C437A" w:rsidDel="00BA3828">
              <w:rPr>
                <w:noProof/>
                <w:rPrChange w:id="294"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noProof/>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noProof/>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noProof/>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noProof/>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noProof/>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noProof/>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noProof/>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noProof/>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noProof/>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noProof/>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noProof/>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noProof/>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noProof/>
                <w:rPrChange w:id="341" w:author="Arthur Parmentier" w:date="2020-06-07T15:27:00Z">
                  <w:rPr>
                    <w:rStyle w:val="Lienhypertexte"/>
                    <w:noProof/>
                  </w:rPr>
                </w:rPrChange>
              </w:rPr>
              <w:delText>B.</w:delText>
            </w:r>
            <w:r w:rsidRPr="007C437A" w:rsidDel="00BA3828">
              <w:rPr>
                <w:rFonts w:eastAsiaTheme="minorEastAsia" w:cstheme="minorBidi"/>
                <w:noProof/>
                <w:rPrChange w:id="342" w:author="Arthur Parmentier" w:date="2020-06-07T15:27:00Z">
                  <w:rPr>
                    <w:rFonts w:eastAsiaTheme="minorEastAsia" w:cstheme="minorBidi"/>
                    <w:noProof/>
                    <w:lang w:val="fr-FR"/>
                  </w:rPr>
                </w:rPrChange>
              </w:rPr>
              <w:tab/>
            </w:r>
            <w:r w:rsidRPr="007C437A" w:rsidDel="00BA3828">
              <w:rPr>
                <w:noProof/>
                <w:rPrChange w:id="343"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noProof/>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noProof/>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noProof/>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noProof/>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noProof/>
                <w:rPrChange w:id="362" w:author="Arthur Parmentier" w:date="2020-06-07T15:27:00Z">
                  <w:rPr>
                    <w:rStyle w:val="Lienhypertexte"/>
                    <w:noProof/>
                  </w:rPr>
                </w:rPrChange>
              </w:rPr>
              <w:delText>C.</w:delText>
            </w:r>
            <w:r w:rsidRPr="007C437A" w:rsidDel="00BA3828">
              <w:rPr>
                <w:rFonts w:eastAsiaTheme="minorEastAsia" w:cstheme="minorBidi"/>
                <w:noProof/>
                <w:rPrChange w:id="363" w:author="Arthur Parmentier" w:date="2020-06-07T15:27:00Z">
                  <w:rPr>
                    <w:rFonts w:eastAsiaTheme="minorEastAsia" w:cstheme="minorBidi"/>
                    <w:noProof/>
                    <w:lang w:val="fr-FR"/>
                  </w:rPr>
                </w:rPrChange>
              </w:rPr>
              <w:tab/>
            </w:r>
            <w:r w:rsidRPr="007C437A" w:rsidDel="00BA3828">
              <w:rPr>
                <w:noProof/>
                <w:rPrChange w:id="364"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noProof/>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noProof/>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noProof/>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noProof/>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noProof/>
                <w:rPrChange w:id="383" w:author="Arthur Parmentier" w:date="2020-06-07T15:27:00Z">
                  <w:rPr>
                    <w:rStyle w:val="Lienhypertexte"/>
                    <w:noProof/>
                  </w:rPr>
                </w:rPrChange>
              </w:rPr>
              <w:delText>V.</w:delText>
            </w:r>
            <w:r w:rsidRPr="007C437A" w:rsidDel="00BA3828">
              <w:rPr>
                <w:rFonts w:eastAsiaTheme="minorEastAsia" w:cstheme="minorBidi"/>
                <w:noProof/>
                <w:rPrChange w:id="384" w:author="Arthur Parmentier" w:date="2020-06-07T15:27:00Z">
                  <w:rPr>
                    <w:rFonts w:eastAsiaTheme="minorEastAsia" w:cstheme="minorBidi"/>
                    <w:noProof/>
                    <w:lang w:val="fr-FR"/>
                  </w:rPr>
                </w:rPrChange>
              </w:rPr>
              <w:tab/>
            </w:r>
            <w:r w:rsidRPr="007C437A" w:rsidDel="00BA3828">
              <w:rPr>
                <w:noProof/>
                <w:rPrChange w:id="385"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noProof/>
                <w:rPrChange w:id="390" w:author="Arthur Parmentier" w:date="2020-06-07T15:27:00Z">
                  <w:rPr>
                    <w:rStyle w:val="Lienhypertexte"/>
                    <w:noProof/>
                  </w:rPr>
                </w:rPrChange>
              </w:rPr>
              <w:delText>A.</w:delText>
            </w:r>
            <w:r w:rsidRPr="007C437A" w:rsidDel="00BA3828">
              <w:rPr>
                <w:rFonts w:eastAsiaTheme="minorEastAsia" w:cstheme="minorBidi"/>
                <w:noProof/>
                <w:rPrChange w:id="391" w:author="Arthur Parmentier" w:date="2020-06-07T15:27:00Z">
                  <w:rPr>
                    <w:rFonts w:eastAsiaTheme="minorEastAsia" w:cstheme="minorBidi"/>
                    <w:noProof/>
                    <w:lang w:val="fr-FR"/>
                  </w:rPr>
                </w:rPrChange>
              </w:rPr>
              <w:tab/>
            </w:r>
            <w:r w:rsidRPr="007C437A" w:rsidDel="00BA3828">
              <w:rPr>
                <w:noProof/>
                <w:rPrChange w:id="392"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noProof/>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noProof/>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noProof/>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noProof/>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noProof/>
                <w:rPrChange w:id="411" w:author="Arthur Parmentier" w:date="2020-06-07T15:27:00Z">
                  <w:rPr>
                    <w:rStyle w:val="Lienhypertexte"/>
                    <w:noProof/>
                  </w:rPr>
                </w:rPrChange>
              </w:rPr>
              <w:delText>B.</w:delText>
            </w:r>
            <w:r w:rsidRPr="007C437A" w:rsidDel="00BA3828">
              <w:rPr>
                <w:rFonts w:eastAsiaTheme="minorEastAsia" w:cstheme="minorBidi"/>
                <w:noProof/>
                <w:rPrChange w:id="412" w:author="Arthur Parmentier" w:date="2020-06-07T15:27:00Z">
                  <w:rPr>
                    <w:rFonts w:eastAsiaTheme="minorEastAsia" w:cstheme="minorBidi"/>
                    <w:noProof/>
                    <w:lang w:val="fr-FR"/>
                  </w:rPr>
                </w:rPrChange>
              </w:rPr>
              <w:tab/>
            </w:r>
            <w:r w:rsidRPr="007C437A" w:rsidDel="00BA3828">
              <w:rPr>
                <w:noProof/>
                <w:rPrChange w:id="413"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noProof/>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noProof/>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noProof/>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noProof/>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noProof/>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noProof/>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noProof/>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noProof/>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noProof/>
                <w:rPrChange w:id="446" w:author="Arthur Parmentier" w:date="2020-06-07T15:27:00Z">
                  <w:rPr>
                    <w:rStyle w:val="Lienhypertexte"/>
                    <w:noProof/>
                  </w:rPr>
                </w:rPrChange>
              </w:rPr>
              <w:delText>VI.</w:delText>
            </w:r>
            <w:r w:rsidRPr="007C437A" w:rsidDel="00BA3828">
              <w:rPr>
                <w:rFonts w:eastAsiaTheme="minorEastAsia" w:cstheme="minorBidi"/>
                <w:noProof/>
                <w:rPrChange w:id="447" w:author="Arthur Parmentier" w:date="2020-06-07T15:27:00Z">
                  <w:rPr>
                    <w:rFonts w:eastAsiaTheme="minorEastAsia" w:cstheme="minorBidi"/>
                    <w:noProof/>
                    <w:lang w:val="fr-FR"/>
                  </w:rPr>
                </w:rPrChange>
              </w:rPr>
              <w:tab/>
            </w:r>
            <w:r w:rsidRPr="007C437A" w:rsidDel="00BA3828">
              <w:rPr>
                <w:noProof/>
                <w:rPrChange w:id="448"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noProof/>
                <w:rPrChange w:id="453" w:author="Arthur Parmentier" w:date="2020-06-07T15:27:00Z">
                  <w:rPr>
                    <w:rStyle w:val="Lienhypertexte"/>
                    <w:noProof/>
                  </w:rPr>
                </w:rPrChange>
              </w:rPr>
              <w:delText>A.</w:delText>
            </w:r>
            <w:r w:rsidRPr="007C437A" w:rsidDel="00BA3828">
              <w:rPr>
                <w:rFonts w:eastAsiaTheme="minorEastAsia" w:cstheme="minorBidi"/>
                <w:noProof/>
                <w:rPrChange w:id="454" w:author="Arthur Parmentier" w:date="2020-06-07T15:27:00Z">
                  <w:rPr>
                    <w:rFonts w:eastAsiaTheme="minorEastAsia" w:cstheme="minorBidi"/>
                    <w:noProof/>
                    <w:lang w:val="fr-FR"/>
                  </w:rPr>
                </w:rPrChange>
              </w:rPr>
              <w:tab/>
            </w:r>
            <w:r w:rsidRPr="007C437A" w:rsidDel="00BA3828">
              <w:rPr>
                <w:noProof/>
                <w:rPrChange w:id="455"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noProof/>
                <w:rPrChange w:id="460" w:author="Arthur Parmentier" w:date="2020-06-07T15:27:00Z">
                  <w:rPr>
                    <w:rStyle w:val="Lienhypertexte"/>
                    <w:noProof/>
                  </w:rPr>
                </w:rPrChange>
              </w:rPr>
              <w:delText>B.</w:delText>
            </w:r>
            <w:r w:rsidRPr="007C437A" w:rsidDel="00BA3828">
              <w:rPr>
                <w:rFonts w:eastAsiaTheme="minorEastAsia" w:cstheme="minorBidi"/>
                <w:noProof/>
                <w:rPrChange w:id="461" w:author="Arthur Parmentier" w:date="2020-06-07T15:27:00Z">
                  <w:rPr>
                    <w:rFonts w:eastAsiaTheme="minorEastAsia" w:cstheme="minorBidi"/>
                    <w:noProof/>
                    <w:lang w:val="fr-FR"/>
                  </w:rPr>
                </w:rPrChange>
              </w:rPr>
              <w:tab/>
            </w:r>
            <w:r w:rsidRPr="007C437A" w:rsidDel="00BA3828">
              <w:rPr>
                <w:noProof/>
                <w:rPrChange w:id="462"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noProof/>
                <w:rPrChange w:id="467" w:author="Arthur Parmentier" w:date="2020-06-07T15:27:00Z">
                  <w:rPr>
                    <w:rStyle w:val="Lienhypertexte"/>
                    <w:noProof/>
                  </w:rPr>
                </w:rPrChange>
              </w:rPr>
              <w:delText>C.</w:delText>
            </w:r>
            <w:r w:rsidRPr="007C437A" w:rsidDel="00BA3828">
              <w:rPr>
                <w:rFonts w:eastAsiaTheme="minorEastAsia" w:cstheme="minorBidi"/>
                <w:noProof/>
                <w:rPrChange w:id="468" w:author="Arthur Parmentier" w:date="2020-06-07T15:27:00Z">
                  <w:rPr>
                    <w:rFonts w:eastAsiaTheme="minorEastAsia" w:cstheme="minorBidi"/>
                    <w:noProof/>
                    <w:lang w:val="fr-FR"/>
                  </w:rPr>
                </w:rPrChange>
              </w:rPr>
              <w:tab/>
            </w:r>
            <w:r w:rsidRPr="007C437A" w:rsidDel="00BA3828">
              <w:rPr>
                <w:noProof/>
                <w:rPrChange w:id="469"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noProof/>
                <w:rPrChange w:id="474" w:author="Arthur Parmentier" w:date="2020-06-07T15:27:00Z">
                  <w:rPr>
                    <w:rStyle w:val="Lienhypertexte"/>
                    <w:noProof/>
                  </w:rPr>
                </w:rPrChange>
              </w:rPr>
              <w:delText>D.</w:delText>
            </w:r>
            <w:r w:rsidRPr="007C437A" w:rsidDel="00BA3828">
              <w:rPr>
                <w:rFonts w:eastAsiaTheme="minorEastAsia" w:cstheme="minorBidi"/>
                <w:noProof/>
                <w:rPrChange w:id="475" w:author="Arthur Parmentier" w:date="2020-06-07T15:27:00Z">
                  <w:rPr>
                    <w:rFonts w:eastAsiaTheme="minorEastAsia" w:cstheme="minorBidi"/>
                    <w:noProof/>
                    <w:lang w:val="fr-FR"/>
                  </w:rPr>
                </w:rPrChange>
              </w:rPr>
              <w:tab/>
            </w:r>
            <w:r w:rsidRPr="007C437A" w:rsidDel="00BA3828">
              <w:rPr>
                <w:noProof/>
                <w:rPrChange w:id="476"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noProof/>
                <w:rPrChange w:id="481" w:author="Arthur Parmentier" w:date="2020-06-07T15:27:00Z">
                  <w:rPr>
                    <w:rStyle w:val="Lienhypertexte"/>
                    <w:noProof/>
                  </w:rPr>
                </w:rPrChange>
              </w:rPr>
              <w:delText>E.</w:delText>
            </w:r>
            <w:r w:rsidRPr="007C437A" w:rsidDel="00BA3828">
              <w:rPr>
                <w:rFonts w:eastAsiaTheme="minorEastAsia" w:cstheme="minorBidi"/>
                <w:noProof/>
                <w:rPrChange w:id="482" w:author="Arthur Parmentier" w:date="2020-06-07T15:27:00Z">
                  <w:rPr>
                    <w:rFonts w:eastAsiaTheme="minorEastAsia" w:cstheme="minorBidi"/>
                    <w:noProof/>
                    <w:lang w:val="fr-FR"/>
                  </w:rPr>
                </w:rPrChange>
              </w:rPr>
              <w:tab/>
            </w:r>
            <w:r w:rsidRPr="007C437A" w:rsidDel="00BA3828">
              <w:rPr>
                <w:noProof/>
                <w:rPrChange w:id="483"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noProof/>
                <w:rPrChange w:id="488" w:author="Arthur Parmentier" w:date="2020-06-07T15:27:00Z">
                  <w:rPr>
                    <w:rStyle w:val="Lienhypertexte"/>
                    <w:noProof/>
                  </w:rPr>
                </w:rPrChange>
              </w:rPr>
              <w:delText>F.</w:delText>
            </w:r>
            <w:r w:rsidRPr="007C437A" w:rsidDel="00BA3828">
              <w:rPr>
                <w:rFonts w:eastAsiaTheme="minorEastAsia" w:cstheme="minorBidi"/>
                <w:noProof/>
                <w:rPrChange w:id="489" w:author="Arthur Parmentier" w:date="2020-06-07T15:27:00Z">
                  <w:rPr>
                    <w:rFonts w:eastAsiaTheme="minorEastAsia" w:cstheme="minorBidi"/>
                    <w:noProof/>
                    <w:lang w:val="fr-FR"/>
                  </w:rPr>
                </w:rPrChange>
              </w:rPr>
              <w:tab/>
            </w:r>
            <w:r w:rsidRPr="007C437A" w:rsidDel="00BA3828">
              <w:rPr>
                <w:noProof/>
                <w:rPrChange w:id="490"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noProof/>
                <w:rPrChange w:id="495" w:author="Arthur Parmentier" w:date="2020-06-07T15:27:00Z">
                  <w:rPr>
                    <w:rStyle w:val="Lienhypertexte"/>
                    <w:noProof/>
                  </w:rPr>
                </w:rPrChange>
              </w:rPr>
              <w:delText>G.</w:delText>
            </w:r>
            <w:r w:rsidRPr="007C437A" w:rsidDel="00BA3828">
              <w:rPr>
                <w:rFonts w:eastAsiaTheme="minorEastAsia" w:cstheme="minorBidi"/>
                <w:noProof/>
                <w:rPrChange w:id="496" w:author="Arthur Parmentier" w:date="2020-06-07T15:27:00Z">
                  <w:rPr>
                    <w:rFonts w:eastAsiaTheme="minorEastAsia" w:cstheme="minorBidi"/>
                    <w:noProof/>
                    <w:lang w:val="fr-FR"/>
                  </w:rPr>
                </w:rPrChange>
              </w:rPr>
              <w:tab/>
            </w:r>
            <w:r w:rsidRPr="007C437A" w:rsidDel="00BA3828">
              <w:rPr>
                <w:noProof/>
                <w:rPrChange w:id="497"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noProof/>
                <w:rPrChange w:id="502" w:author="Arthur Parmentier" w:date="2020-06-07T15:27:00Z">
                  <w:rPr>
                    <w:rStyle w:val="Lienhypertexte"/>
                    <w:noProof/>
                  </w:rPr>
                </w:rPrChange>
              </w:rPr>
              <w:delText>H.</w:delText>
            </w:r>
            <w:r w:rsidRPr="007C437A" w:rsidDel="00BA3828">
              <w:rPr>
                <w:rFonts w:eastAsiaTheme="minorEastAsia" w:cstheme="minorBidi"/>
                <w:noProof/>
                <w:rPrChange w:id="503" w:author="Arthur Parmentier" w:date="2020-06-07T15:27:00Z">
                  <w:rPr>
                    <w:rFonts w:eastAsiaTheme="minorEastAsia" w:cstheme="minorBidi"/>
                    <w:noProof/>
                    <w:lang w:val="fr-FR"/>
                  </w:rPr>
                </w:rPrChange>
              </w:rPr>
              <w:tab/>
            </w:r>
            <w:r w:rsidRPr="007C437A" w:rsidDel="00BA3828">
              <w:rPr>
                <w:noProof/>
                <w:rPrChange w:id="504"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noProof/>
                <w:rPrChange w:id="509" w:author="Arthur Parmentier" w:date="2020-06-07T15:27:00Z">
                  <w:rPr>
                    <w:rStyle w:val="Lienhypertexte"/>
                    <w:noProof/>
                  </w:rPr>
                </w:rPrChange>
              </w:rPr>
              <w:delText>VII.</w:delText>
            </w:r>
            <w:r w:rsidRPr="007C437A" w:rsidDel="00BA3828">
              <w:rPr>
                <w:rFonts w:eastAsiaTheme="minorEastAsia" w:cstheme="minorBidi"/>
                <w:noProof/>
                <w:rPrChange w:id="510" w:author="Arthur Parmentier" w:date="2020-06-07T15:27:00Z">
                  <w:rPr>
                    <w:rFonts w:eastAsiaTheme="minorEastAsia" w:cstheme="minorBidi"/>
                    <w:noProof/>
                    <w:lang w:val="fr-FR"/>
                  </w:rPr>
                </w:rPrChange>
              </w:rPr>
              <w:tab/>
            </w:r>
            <w:r w:rsidRPr="007C437A" w:rsidDel="00BA3828">
              <w:rPr>
                <w:noProof/>
                <w:rPrChange w:id="511"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noProof/>
                <w:rPrChange w:id="516" w:author="Arthur Parmentier" w:date="2020-06-07T15:27:00Z">
                  <w:rPr>
                    <w:rStyle w:val="Lienhypertexte"/>
                    <w:noProof/>
                  </w:rPr>
                </w:rPrChange>
              </w:rPr>
              <w:delText>A.</w:delText>
            </w:r>
            <w:r w:rsidRPr="007C437A" w:rsidDel="00BA3828">
              <w:rPr>
                <w:rFonts w:eastAsiaTheme="minorEastAsia" w:cstheme="minorBidi"/>
                <w:noProof/>
                <w:rPrChange w:id="517" w:author="Arthur Parmentier" w:date="2020-06-07T15:27:00Z">
                  <w:rPr>
                    <w:rFonts w:eastAsiaTheme="minorEastAsia" w:cstheme="minorBidi"/>
                    <w:noProof/>
                    <w:lang w:val="fr-FR"/>
                  </w:rPr>
                </w:rPrChange>
              </w:rPr>
              <w:tab/>
            </w:r>
            <w:r w:rsidRPr="007C437A" w:rsidDel="00BA3828">
              <w:rPr>
                <w:noProof/>
                <w:rPrChange w:id="518"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noProof/>
                <w:rPrChange w:id="523" w:author="Arthur Parmentier" w:date="2020-06-07T15:27:00Z">
                  <w:rPr>
                    <w:rStyle w:val="Lienhypertexte"/>
                    <w:noProof/>
                  </w:rPr>
                </w:rPrChange>
              </w:rPr>
              <w:delText>B.</w:delText>
            </w:r>
            <w:r w:rsidRPr="007C437A" w:rsidDel="00BA3828">
              <w:rPr>
                <w:rFonts w:eastAsiaTheme="minorEastAsia" w:cstheme="minorBidi"/>
                <w:noProof/>
                <w:rPrChange w:id="524" w:author="Arthur Parmentier" w:date="2020-06-07T15:27:00Z">
                  <w:rPr>
                    <w:rFonts w:eastAsiaTheme="minorEastAsia" w:cstheme="minorBidi"/>
                    <w:noProof/>
                    <w:lang w:val="fr-FR"/>
                  </w:rPr>
                </w:rPrChange>
              </w:rPr>
              <w:tab/>
            </w:r>
            <w:r w:rsidRPr="007C437A" w:rsidDel="00BA3828">
              <w:rPr>
                <w:noProof/>
                <w:rPrChange w:id="525"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noProof/>
                <w:rPrChange w:id="530" w:author="Arthur Parmentier" w:date="2020-06-07T15:27:00Z">
                  <w:rPr>
                    <w:rStyle w:val="Lienhypertexte"/>
                    <w:noProof/>
                  </w:rPr>
                </w:rPrChange>
              </w:rPr>
              <w:delText>C.</w:delText>
            </w:r>
            <w:r w:rsidRPr="007C437A" w:rsidDel="00BA3828">
              <w:rPr>
                <w:rFonts w:eastAsiaTheme="minorEastAsia" w:cstheme="minorBidi"/>
                <w:noProof/>
                <w:rPrChange w:id="531" w:author="Arthur Parmentier" w:date="2020-06-07T15:27:00Z">
                  <w:rPr>
                    <w:rFonts w:eastAsiaTheme="minorEastAsia" w:cstheme="minorBidi"/>
                    <w:noProof/>
                    <w:lang w:val="fr-FR"/>
                  </w:rPr>
                </w:rPrChange>
              </w:rPr>
              <w:tab/>
            </w:r>
            <w:r w:rsidRPr="007C437A" w:rsidDel="00BA3828">
              <w:rPr>
                <w:noProof/>
                <w:rPrChange w:id="532"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noProof/>
                <w:rPrChange w:id="537" w:author="Arthur Parmentier" w:date="2020-06-07T15:27:00Z">
                  <w:rPr>
                    <w:rStyle w:val="Lienhypertexte"/>
                    <w:noProof/>
                  </w:rPr>
                </w:rPrChange>
              </w:rPr>
              <w:delText>VIII.</w:delText>
            </w:r>
            <w:r w:rsidRPr="007C437A" w:rsidDel="00BA3828">
              <w:rPr>
                <w:rFonts w:eastAsiaTheme="minorEastAsia" w:cstheme="minorBidi"/>
                <w:noProof/>
                <w:rPrChange w:id="538" w:author="Arthur Parmentier" w:date="2020-06-07T15:27:00Z">
                  <w:rPr>
                    <w:rFonts w:eastAsiaTheme="minorEastAsia" w:cstheme="minorBidi"/>
                    <w:noProof/>
                    <w:lang w:val="fr-FR"/>
                  </w:rPr>
                </w:rPrChange>
              </w:rPr>
              <w:tab/>
            </w:r>
            <w:r w:rsidRPr="007C437A" w:rsidDel="00BA3828">
              <w:rPr>
                <w:noProof/>
                <w:rPrChange w:id="539"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39912163"/>
      <w:bookmarkStart w:id="548" w:name="_Toc42550069"/>
      <w:r w:rsidRPr="007C437A">
        <w:t>A brief history of Soundpainting</w:t>
      </w:r>
      <w:bookmarkEnd w:id="546"/>
      <w:bookmarkEnd w:id="548"/>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0025930"/>
      <w:bookmarkStart w:id="646" w:name="_Toc42550071"/>
      <w:ins w:id="647" w:author="Arthur Parmentier" w:date="2020-05-14T14:10:00Z">
        <w:r w:rsidRPr="007C437A">
          <w:t>Developments</w:t>
        </w:r>
      </w:ins>
      <w:bookmarkEnd w:id="646"/>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5"/>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0" w:author="Arthur Parmentier" w:date="2020-06-07T19:24:00Z">
        <w:r w:rsidR="00D15826">
          <w:t xml:space="preserve">, showing the </w:t>
        </w:r>
      </w:ins>
      <w:ins w:id="721" w:author="Arthur Parmentier" w:date="2020-06-07T19:25:00Z">
        <w:r w:rsidR="00D15826">
          <w:t>diversity of instruments and disciplines it can be meaningful to.</w:t>
        </w:r>
      </w:ins>
    </w:p>
    <w:p w:rsidR="00E06654" w:rsidRDefault="00E06654" w:rsidP="00E06654">
      <w:pPr>
        <w:rPr>
          <w:ins w:id="722" w:author="Arthur Parmentier" w:date="2020-06-07T18:49:00Z"/>
        </w:rPr>
      </w:pPr>
      <w:ins w:id="723" w:author="Arthur Parmentier" w:date="2020-06-07T18:47:00Z">
        <w:r>
          <w:t xml:space="preserve">Walter explains </w:t>
        </w:r>
      </w:ins>
      <w:ins w:id="724" w:author="Arthur Parmentier" w:date="2020-06-07T18:49:00Z">
        <w:r>
          <w:t xml:space="preserve">that “Performers first learning Soundpainting won’t relate it to any specific discipline because of its multidisciplinary applications. </w:t>
        </w:r>
      </w:ins>
      <w:ins w:id="725" w:author="Arthur Parmentier" w:date="2020-06-07T18:50:00Z">
        <w:r>
          <w:t>[He]</w:t>
        </w:r>
      </w:ins>
      <w:ins w:id="726"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27" w:author="Arthur Parmentier" w:date="2020-06-07T18:50:00Z">
        <w:r w:rsidR="008E2F19">
          <w:t>”</w:t>
        </w:r>
      </w:ins>
    </w:p>
    <w:p w:rsidR="00E06654" w:rsidRDefault="008E2F19" w:rsidP="00E06654">
      <w:pPr>
        <w:rPr>
          <w:ins w:id="728" w:author="Arthur Parmentier" w:date="2020-06-07T18:51:00Z"/>
        </w:rPr>
      </w:pPr>
      <w:ins w:id="729" w:author="Arthur Parmentier" w:date="2020-06-07T18:50:00Z">
        <w:r>
          <w:t>To the question “</w:t>
        </w:r>
      </w:ins>
      <w:ins w:id="730" w:author="Arthur Parmentier" w:date="2020-06-07T18:49:00Z">
        <w:r w:rsidR="00E06654">
          <w:t>Are all your gestures intended to be interpretable by both musicians and dancers?</w:t>
        </w:r>
      </w:ins>
      <w:ins w:id="731" w:author="Arthur Parmentier" w:date="2020-06-07T18:50:00Z">
        <w:r>
          <w:t>”, he answers: “</w:t>
        </w:r>
      </w:ins>
      <w:ins w:id="732"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33" w:author="Arthur Parmentier" w:date="2020-06-07T18:50:00Z">
        <w:r>
          <w:t>”</w:t>
        </w:r>
        <w:r w:rsidR="000953B3">
          <w:rPr>
            <w:rStyle w:val="Appelnotedebasdep"/>
          </w:rPr>
          <w:footnoteReference w:id="2"/>
        </w:r>
      </w:ins>
    </w:p>
    <w:p w:rsidR="00736EF4" w:rsidRPr="007C437A" w:rsidRDefault="008538C8" w:rsidP="00E06654">
      <w:pPr>
        <w:rPr>
          <w:ins w:id="735" w:author="Arthur Parmentier" w:date="2020-06-06T15:19:00Z"/>
        </w:rPr>
      </w:pPr>
      <w:ins w:id="736" w:author="Arthur Parmentier" w:date="2020-06-07T18:51:00Z">
        <w:r>
          <w:t xml:space="preserve">The </w:t>
        </w:r>
      </w:ins>
      <w:ins w:id="737" w:author="Arthur Parmentier" w:date="2020-06-07T19:25:00Z">
        <w:r w:rsidR="00352C06">
          <w:t xml:space="preserve">multi-disciplinary component of SP is now at the core of its </w:t>
        </w:r>
      </w:ins>
      <w:ins w:id="73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39" w:author="Arthur Parmentier" w:date="2020-06-06T15:47:00Z"/>
        </w:rPr>
      </w:pPr>
      <w:del w:id="740" w:author="Arthur Parmentier" w:date="2020-06-06T15:47:00Z">
        <w:r w:rsidRPr="007C437A" w:rsidDel="00AC50C0">
          <w:delText>SP not limited to music performance. Signs started to be created by W himself from 90+ for multidisciplinary performance.</w:delText>
        </w:r>
        <w:bookmarkStart w:id="741" w:name="_Toc42449725"/>
        <w:bookmarkStart w:id="742" w:name="_Toc42449807"/>
        <w:bookmarkStart w:id="743" w:name="_Toc42549984"/>
        <w:bookmarkStart w:id="744" w:name="_Toc42550077"/>
        <w:bookmarkEnd w:id="741"/>
        <w:bookmarkEnd w:id="742"/>
        <w:bookmarkEnd w:id="743"/>
        <w:bookmarkEnd w:id="744"/>
      </w:del>
    </w:p>
    <w:p w:rsidR="00C75BE3" w:rsidRDefault="00C75BE3">
      <w:pPr>
        <w:pStyle w:val="Titre3"/>
        <w:rPr>
          <w:ins w:id="745" w:author="Arthur Parmentier" w:date="2020-06-07T18:02:00Z"/>
        </w:rPr>
      </w:pPr>
      <w:bookmarkStart w:id="746" w:name="_Toc40025933"/>
      <w:bookmarkStart w:id="747" w:name="_Toc42550078"/>
      <w:r w:rsidRPr="007C437A">
        <w:t xml:space="preserve">Fertility in Europe, </w:t>
      </w:r>
      <w:r w:rsidR="00ED2072" w:rsidRPr="007C437A">
        <w:t xml:space="preserve">worldwide </w:t>
      </w:r>
      <w:r w:rsidRPr="007C437A">
        <w:t>spread</w:t>
      </w:r>
      <w:r w:rsidR="00ED2072" w:rsidRPr="007C437A">
        <w:t xml:space="preserve"> in </w:t>
      </w:r>
      <w:del w:id="748" w:author="Arthur Parmentier" w:date="2020-06-07T17:56:00Z">
        <w:r w:rsidR="00ED2072" w:rsidRPr="007C437A" w:rsidDel="00252940">
          <w:delText xml:space="preserve">modern </w:delText>
        </w:r>
      </w:del>
      <w:ins w:id="749" w:author="Arthur Parmentier" w:date="2020-06-07T17:56:00Z">
        <w:r w:rsidR="00252940">
          <w:t>Western</w:t>
        </w:r>
        <w:r w:rsidR="00252940" w:rsidRPr="007C437A">
          <w:t xml:space="preserve"> </w:t>
        </w:r>
      </w:ins>
      <w:r w:rsidR="00ED2072" w:rsidRPr="007C437A">
        <w:t>societ</w:t>
      </w:r>
      <w:ins w:id="750" w:author="Arthur Parmentier" w:date="2020-06-07T19:27:00Z">
        <w:r w:rsidR="004E5194">
          <w:t>ies</w:t>
        </w:r>
      </w:ins>
      <w:del w:id="751" w:author="Arthur Parmentier" w:date="2020-06-07T17:57:00Z">
        <w:r w:rsidR="00ED2072" w:rsidRPr="007C437A" w:rsidDel="00252940">
          <w:delText>i</w:delText>
        </w:r>
      </w:del>
      <w:del w:id="752" w:author="Arthur Parmentier" w:date="2020-06-07T17:56:00Z">
        <w:r w:rsidR="00ED2072" w:rsidRPr="007C437A" w:rsidDel="00252940">
          <w:delText>es</w:delText>
        </w:r>
      </w:del>
      <w:bookmarkEnd w:id="746"/>
      <w:ins w:id="753" w:author="Arthur Parmentier" w:date="2020-06-06T15:57:00Z">
        <w:r w:rsidR="00FA052A" w:rsidRPr="007C437A">
          <w:t>, the constr</w:t>
        </w:r>
      </w:ins>
      <w:ins w:id="754" w:author="Arthur Parmentier" w:date="2020-06-06T15:58:00Z">
        <w:r w:rsidR="00FA052A" w:rsidRPr="007C437A">
          <w:t xml:space="preserve">uction of a community and the beginning of the </w:t>
        </w:r>
      </w:ins>
      <w:ins w:id="755" w:author="Arthur Parmentier" w:date="2020-06-06T15:59:00Z">
        <w:r w:rsidR="00FA052A" w:rsidRPr="007C437A">
          <w:t>normalization of SP</w:t>
        </w:r>
      </w:ins>
      <w:bookmarkEnd w:id="747"/>
    </w:p>
    <w:p w:rsidR="00514370" w:rsidRPr="00514370" w:rsidRDefault="00514370">
      <w:pPr>
        <w:pStyle w:val="Titre4"/>
        <w:rPr>
          <w:rPrChange w:id="756" w:author="Arthur Parmentier" w:date="2020-06-07T18:02:00Z">
            <w:rPr/>
          </w:rPrChange>
        </w:rPr>
        <w:pPrChange w:id="757" w:author="Arthur Parmentier" w:date="2020-06-07T18:02:00Z">
          <w:pPr>
            <w:pStyle w:val="Titre3"/>
          </w:pPr>
        </w:pPrChange>
      </w:pPr>
      <w:ins w:id="758" w:author="Arthur Parmentier" w:date="2020-06-07T18:02:00Z">
        <w:r>
          <w:t>An important spread and growth in Western soci</w:t>
        </w:r>
      </w:ins>
      <w:ins w:id="759"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0" w:author="Arthur Parmentier" w:date="2020-06-07T19:28:00Z">
        <w:r w:rsidR="00AE7556">
          <w:t xml:space="preserve">the growth of </w:t>
        </w:r>
      </w:ins>
      <w:r w:rsidRPr="007C437A">
        <w:t xml:space="preserve">Soundpainting in France, which </w:t>
      </w:r>
      <w:ins w:id="761" w:author="Arthur Parmentier" w:date="2020-06-07T19:28:00Z">
        <w:r w:rsidR="00AA760B">
          <w:t>is now</w:t>
        </w:r>
      </w:ins>
      <w:del w:id="762" w:author="Arthur Parmentier" w:date="2020-06-07T19:28:00Z">
        <w:r w:rsidRPr="007C437A" w:rsidDel="00AA760B">
          <w:delText>now has</w:delText>
        </w:r>
      </w:del>
      <w:r w:rsidRPr="007C437A">
        <w:t xml:space="preserve"> probably </w:t>
      </w:r>
      <w:ins w:id="763" w:author="Arthur Parmentier" w:date="2020-06-07T19:28:00Z">
        <w:r w:rsidR="00AA760B">
          <w:t>its</w:t>
        </w:r>
      </w:ins>
      <w:del w:id="764" w:author="Arthur Parmentier" w:date="2020-06-07T19:28:00Z">
        <w:r w:rsidRPr="007C437A" w:rsidDel="00AA760B">
          <w:delText>the</w:delText>
        </w:r>
      </w:del>
      <w:r w:rsidRPr="007C437A">
        <w:t xml:space="preserve"> largest </w:t>
      </w:r>
      <w:del w:id="765" w:author="Arthur Parmentier" w:date="2020-06-07T19:28:00Z">
        <w:r w:rsidRPr="007C437A" w:rsidDel="00AA760B">
          <w:delText xml:space="preserve">SP </w:delText>
        </w:r>
      </w:del>
      <w:r w:rsidRPr="007C437A">
        <w:t>community over the world.</w:t>
      </w:r>
    </w:p>
    <w:p w:rsidR="00252940" w:rsidRDefault="009A2092" w:rsidP="00E6654A">
      <w:pPr>
        <w:rPr>
          <w:ins w:id="766" w:author="Arthur Parmentier" w:date="2020-06-07T18:03:00Z"/>
        </w:rPr>
      </w:pPr>
      <w:del w:id="767" w:author="Arthur Parmentier" w:date="2020-06-07T19:28:00Z">
        <w:r w:rsidRPr="007C437A" w:rsidDel="007B6B04">
          <w:delText xml:space="preserve">Today, </w:delText>
        </w:r>
      </w:del>
      <w:r w:rsidRPr="007C437A">
        <w:t xml:space="preserve">Soundpainting is </w:t>
      </w:r>
      <w:ins w:id="768" w:author="Arthur Parmentier" w:date="2020-06-07T19:28:00Z">
        <w:r w:rsidR="007B6B04">
          <w:t xml:space="preserve">now </w:t>
        </w:r>
      </w:ins>
      <w:r w:rsidRPr="007C437A">
        <w:t>used for on</w:t>
      </w:r>
      <w:ins w:id="769" w:author="Arthur Parmentier" w:date="2020-06-06T15:49:00Z">
        <w:r w:rsidR="00F479B2" w:rsidRPr="007C437A">
          <w:t xml:space="preserve"> </w:t>
        </w:r>
      </w:ins>
      <w:del w:id="770" w:author="Arthur Parmentier" w:date="2020-06-06T15:50:00Z">
        <w:r w:rsidRPr="007C437A" w:rsidDel="00F479B2">
          <w:delText xml:space="preserve"> </w:delText>
        </w:r>
      </w:del>
      <w:r w:rsidRPr="007C437A">
        <w:t xml:space="preserve">every </w:t>
      </w:r>
      <w:ins w:id="771" w:author="Arthur Parmentier" w:date="2020-06-06T15:50:00Z">
        <w:r w:rsidR="00F479B2" w:rsidRPr="007C437A">
          <w:t xml:space="preserve">populated </w:t>
        </w:r>
      </w:ins>
      <w:r w:rsidRPr="007C437A">
        <w:t>continent</w:t>
      </w:r>
      <w:ins w:id="772" w:author="Arthur Parmentier" w:date="2020-06-06T15:59:00Z">
        <w:r w:rsidR="00FA052A" w:rsidRPr="007C437A">
          <w:t xml:space="preserve">, especially in </w:t>
        </w:r>
      </w:ins>
      <w:ins w:id="773" w:author="Arthur Parmentier" w:date="2020-06-07T17:48:00Z">
        <w:r w:rsidR="00053756">
          <w:t>the Western world</w:t>
        </w:r>
      </w:ins>
      <w:ins w:id="774" w:author="Arthur Parmentier" w:date="2020-06-06T15:59:00Z">
        <w:r w:rsidR="00FA052A" w:rsidRPr="007C437A">
          <w:t>.</w:t>
        </w:r>
        <w:r w:rsidR="00FA052A" w:rsidRPr="007C437A">
          <w:rPr>
            <w:rStyle w:val="Appelnotedebasdep"/>
          </w:rPr>
          <w:footnoteReference w:id="3"/>
        </w:r>
      </w:ins>
      <w:ins w:id="789" w:author="Arthur Parmentier" w:date="2020-06-07T17:57:00Z">
        <w:r w:rsidR="00252940">
          <w:br/>
          <w:t>A</w:t>
        </w:r>
      </w:ins>
      <w:ins w:id="790" w:author="Arthur Parmentier" w:date="2020-06-07T17:58:00Z">
        <w:r w:rsidR="00252940">
          <w:t xml:space="preserve"> community is born around Walter Thompson</w:t>
        </w:r>
      </w:ins>
      <w:ins w:id="791" w:author="Arthur Parmentier" w:date="2020-06-07T18:00:00Z">
        <w:r w:rsidR="00F9296B">
          <w:t xml:space="preserve"> as we</w:t>
        </w:r>
      </w:ins>
      <w:ins w:id="792" w:author="Arthur Parmentier" w:date="2020-06-07T18:01:00Z">
        <w:r w:rsidR="00F9296B">
          <w:t>ll as several SP orchestras on top of the Walter Thompson</w:t>
        </w:r>
      </w:ins>
      <w:ins w:id="793" w:author="Arthur Parmentier" w:date="2020-06-07T18:02:00Z">
        <w:r w:rsidR="00F9296B">
          <w:t xml:space="preserve"> Orchestra which he started soundpainting with.</w:t>
        </w:r>
      </w:ins>
      <w:del w:id="794" w:author="Arthur Parmentier" w:date="2020-06-06T15:59:00Z">
        <w:r w:rsidRPr="007C437A" w:rsidDel="00FA052A">
          <w:delText xml:space="preserve"> and</w:delText>
        </w:r>
      </w:del>
    </w:p>
    <w:p w:rsidR="00514370" w:rsidRDefault="00514370">
      <w:pPr>
        <w:pStyle w:val="Titre4"/>
        <w:rPr>
          <w:ins w:id="795" w:author="Arthur Parmentier" w:date="2020-06-07T17:57:00Z"/>
        </w:rPr>
        <w:pPrChange w:id="796" w:author="Arthur Parmentier" w:date="2020-06-07T18:03:00Z">
          <w:pPr/>
        </w:pPrChange>
      </w:pPr>
      <w:ins w:id="797" w:author="Arthur Parmentier" w:date="2020-06-07T18:03:00Z">
        <w:r>
          <w:t xml:space="preserve">A living and expanding language </w:t>
        </w:r>
      </w:ins>
    </w:p>
    <w:p w:rsidR="009A2092" w:rsidRPr="007C437A" w:rsidDel="00FA052A" w:rsidRDefault="009A2092" w:rsidP="00E6654A">
      <w:pPr>
        <w:rPr>
          <w:del w:id="798" w:author="Arthur Parmentier" w:date="2020-06-06T15:55:00Z"/>
        </w:rPr>
      </w:pPr>
      <w:del w:id="799" w:author="Arthur Parmentier" w:date="2020-06-06T15:59:00Z">
        <w:r w:rsidRPr="007C437A" w:rsidDel="00FA052A">
          <w:delText xml:space="preserve"> s</w:delText>
        </w:r>
      </w:del>
      <w:ins w:id="800" w:author="Arthur Parmentier" w:date="2020-06-06T15:59:00Z">
        <w:r w:rsidR="00FA052A" w:rsidRPr="007C437A">
          <w:t>S</w:t>
        </w:r>
      </w:ins>
      <w:r w:rsidRPr="007C437A">
        <w:t xml:space="preserve">everal artists created </w:t>
      </w:r>
      <w:ins w:id="801" w:author="Arthur Parmentier" w:date="2020-06-07T19:47:00Z">
        <w:r w:rsidR="00FC5FD3">
          <w:t>new sign</w:t>
        </w:r>
      </w:ins>
      <w:ins w:id="802" w:author="Arthur Parmentier" w:date="2020-06-07T19:50:00Z">
        <w:r w:rsidR="00531407">
          <w:t>s</w:t>
        </w:r>
      </w:ins>
      <w:del w:id="803" w:author="Arthur Parmentier" w:date="2020-06-07T19:47:00Z">
        <w:r w:rsidRPr="007C437A" w:rsidDel="00FC5FD3">
          <w:delText>their own signs</w:delText>
        </w:r>
      </w:del>
      <w:r w:rsidRPr="007C437A">
        <w:t xml:space="preserve"> for the</w:t>
      </w:r>
      <w:ins w:id="804" w:author="Arthur Parmentier" w:date="2020-06-07T19:47:00Z">
        <w:r w:rsidR="00FC5FD3">
          <w:t>ir own</w:t>
        </w:r>
      </w:ins>
      <w:r w:rsidRPr="007C437A">
        <w:t xml:space="preserve"> needs</w:t>
      </w:r>
      <w:ins w:id="805" w:author="Arthur Parmentier" w:date="2020-06-06T15:51:00Z">
        <w:r w:rsidR="00912BCC" w:rsidRPr="007C437A">
          <w:t xml:space="preserve"> </w:t>
        </w:r>
      </w:ins>
      <w:ins w:id="806" w:author="Arthur Parmentier" w:date="2020-06-07T19:47:00Z">
        <w:r w:rsidR="00FC5FD3">
          <w:t>with</w:t>
        </w:r>
      </w:ins>
      <w:ins w:id="807" w:author="Arthur Parmentier" w:date="2020-06-06T15:51:00Z">
        <w:r w:rsidR="00912BCC" w:rsidRPr="007C437A">
          <w:t xml:space="preserve"> their</w:t>
        </w:r>
      </w:ins>
      <w:del w:id="808" w:author="Arthur Parmentier" w:date="2020-06-06T15:51:00Z">
        <w:r w:rsidRPr="007C437A" w:rsidDel="00912BCC">
          <w:delText xml:space="preserve"> of their own</w:delText>
        </w:r>
      </w:del>
      <w:r w:rsidRPr="007C437A">
        <w:t xml:space="preserve"> </w:t>
      </w:r>
      <w:ins w:id="809" w:author="Arthur Parmentier" w:date="2020-06-07T19:47:00Z">
        <w:r w:rsidR="00FC5FD3">
          <w:t xml:space="preserve">particular </w:t>
        </w:r>
      </w:ins>
      <w:r w:rsidRPr="007C437A">
        <w:t>group</w:t>
      </w:r>
      <w:ins w:id="810" w:author="Arthur Parmentier" w:date="2020-06-06T15:51:00Z">
        <w:r w:rsidR="00912BCC" w:rsidRPr="007C437A">
          <w:t>s</w:t>
        </w:r>
      </w:ins>
      <w:r w:rsidRPr="007C437A">
        <w:t xml:space="preserve"> </w:t>
      </w:r>
      <w:ins w:id="811" w:author="Arthur Parmentier" w:date="2020-06-06T15:52:00Z">
        <w:r w:rsidR="00912BCC" w:rsidRPr="007C437A">
          <w:t>and</w:t>
        </w:r>
      </w:ins>
      <w:del w:id="812" w:author="Arthur Parmentier" w:date="2020-06-06T15:52:00Z">
        <w:r w:rsidRPr="007C437A" w:rsidDel="00912BCC">
          <w:delText>or</w:delText>
        </w:r>
      </w:del>
      <w:r w:rsidRPr="007C437A">
        <w:t xml:space="preserve"> </w:t>
      </w:r>
      <w:ins w:id="813" w:author="Arthur Parmentier" w:date="2020-06-06T15:52:00Z">
        <w:r w:rsidR="00912BCC" w:rsidRPr="007C437A">
          <w:t xml:space="preserve">performance </w:t>
        </w:r>
      </w:ins>
      <w:r w:rsidRPr="007C437A">
        <w:t>configuration</w:t>
      </w:r>
      <w:ins w:id="814" w:author="Arthur Parmentier" w:date="2020-06-06T15:52:00Z">
        <w:r w:rsidR="00912BCC" w:rsidRPr="007C437A">
          <w:t>s</w:t>
        </w:r>
      </w:ins>
      <w:ins w:id="815" w:author="Arthur Parmentier" w:date="2020-06-07T19:50:00Z">
        <w:r w:rsidR="00FE2852">
          <w:t>: the language has evolved with the contribution of new soundpai</w:t>
        </w:r>
      </w:ins>
      <w:ins w:id="816" w:author="Arthur Parmentier" w:date="2020-06-07T19:51:00Z">
        <w:r w:rsidR="00FE2852">
          <w:t>nters, creating now more than 1500 signs</w:t>
        </w:r>
      </w:ins>
      <w:r w:rsidRPr="007C437A">
        <w:t>.</w:t>
      </w:r>
      <w:ins w:id="817" w:author="Arthur Parmentier" w:date="2020-06-07T19:51:00Z">
        <w:r w:rsidR="00FE2852">
          <w:br/>
        </w:r>
      </w:ins>
      <w:ins w:id="818" w:author="Arthur Parmentier" w:date="2020-06-06T15:52:00Z">
        <w:r w:rsidR="00B74CBB" w:rsidRPr="007C437A">
          <w:t>T</w:t>
        </w:r>
      </w:ins>
      <w:ins w:id="819" w:author="Arthur Parmentier" w:date="2020-06-06T15:53:00Z">
        <w:r w:rsidR="00B74CBB" w:rsidRPr="007C437A">
          <w:t xml:space="preserve">hompson </w:t>
        </w:r>
      </w:ins>
      <w:ins w:id="820" w:author="Arthur Parmentier" w:date="2020-06-06T15:54:00Z">
        <w:r w:rsidR="00FA052A" w:rsidRPr="007C437A">
          <w:t>is still the main figure of SP and gave himself a special role in keeping the language normalized and un</w:t>
        </w:r>
      </w:ins>
      <w:ins w:id="821" w:author="Arthur Parmentier" w:date="2020-06-06T15:55:00Z">
        <w:r w:rsidR="00FA052A" w:rsidRPr="007C437A">
          <w:t xml:space="preserve">iversal. He leads </w:t>
        </w:r>
      </w:ins>
    </w:p>
    <w:p w:rsidR="006C4B1C" w:rsidRPr="007C437A" w:rsidDel="00FA052A" w:rsidRDefault="006C4B1C" w:rsidP="00E6654A">
      <w:pPr>
        <w:rPr>
          <w:del w:id="822" w:author="Arthur Parmentier" w:date="2020-06-06T15:55:00Z"/>
        </w:rPr>
      </w:pPr>
      <w:del w:id="823" w:author="Arthur Parmentier" w:date="2020-06-06T15:55:00Z">
        <w:r w:rsidRPr="007C437A" w:rsidDel="00FA052A">
          <w:delText xml:space="preserve">Important point: W wants to make sure that the language stays normalized and universal. </w:delText>
        </w:r>
      </w:del>
      <w:ins w:id="824" w:author="Arthur Parmentier" w:date="2020-06-06T15:55:00Z">
        <w:r w:rsidR="00FA052A" w:rsidRPr="007C437A">
          <w:t>t</w:t>
        </w:r>
      </w:ins>
      <w:del w:id="825" w:author="Arthur Parmentier" w:date="2020-06-06T15:55:00Z">
        <w:r w:rsidRPr="007C437A" w:rsidDel="00FA052A">
          <w:delText>T</w:delText>
        </w:r>
      </w:del>
      <w:r w:rsidRPr="007C437A">
        <w:t>hink tanks,</w:t>
      </w:r>
      <w:ins w:id="826" w:author="Arthur Parmentier" w:date="2020-06-06T15:55:00Z">
        <w:r w:rsidR="00FA052A" w:rsidRPr="007C437A">
          <w:t xml:space="preserve"> community groups and discussions,</w:t>
        </w:r>
      </w:ins>
      <w:r w:rsidRPr="007C437A">
        <w:t xml:space="preserve"> </w:t>
      </w:r>
      <w:ins w:id="827" w:author="Arthur Parmentier" w:date="2020-06-06T15:55:00Z">
        <w:r w:rsidR="00FA052A" w:rsidRPr="007C437A">
          <w:t>the constr</w:t>
        </w:r>
      </w:ins>
      <w:ins w:id="828" w:author="Arthur Parmentier" w:date="2020-06-06T15:56:00Z">
        <w:r w:rsidR="00FA052A" w:rsidRPr="007C437A">
          <w:t xml:space="preserve">uction of </w:t>
        </w:r>
      </w:ins>
      <w:r w:rsidRPr="007C437A">
        <w:t>glossar</w:t>
      </w:r>
      <w:ins w:id="829" w:author="Arthur Parmentier" w:date="2020-06-06T15:55:00Z">
        <w:r w:rsidR="00FA052A" w:rsidRPr="007C437A">
          <w:t>ies</w:t>
        </w:r>
      </w:ins>
      <w:del w:id="830" w:author="Arthur Parmentier" w:date="2020-06-06T15:55:00Z">
        <w:r w:rsidRPr="007C437A" w:rsidDel="00FA052A">
          <w:delText>y</w:delText>
        </w:r>
      </w:del>
      <w:ins w:id="831" w:author="Arthur Parmentier" w:date="2020-06-06T15:55:00Z">
        <w:r w:rsidR="00FA052A" w:rsidRPr="007C437A">
          <w:t xml:space="preserve"> and </w:t>
        </w:r>
      </w:ins>
      <w:del w:id="832" w:author="Arthur Parmentier" w:date="2020-06-06T15:55:00Z">
        <w:r w:rsidRPr="007C437A" w:rsidDel="00FA052A">
          <w:delText>/</w:delText>
        </w:r>
      </w:del>
      <w:r w:rsidRPr="007C437A">
        <w:t>dictionar</w:t>
      </w:r>
      <w:ins w:id="833" w:author="Arthur Parmentier" w:date="2020-06-06T15:55:00Z">
        <w:r w:rsidR="00FA052A" w:rsidRPr="007C437A">
          <w:t>ies</w:t>
        </w:r>
      </w:ins>
      <w:del w:id="834" w:author="Arthur Parmentier" w:date="2020-06-06T15:55:00Z">
        <w:r w:rsidRPr="007C437A" w:rsidDel="00FA052A">
          <w:delText>y of signs, community relations…</w:delText>
        </w:r>
      </w:del>
    </w:p>
    <w:p w:rsidR="009A2092" w:rsidRPr="007C437A" w:rsidRDefault="00FA052A" w:rsidP="00E6654A">
      <w:pPr>
        <w:rPr>
          <w:ins w:id="835" w:author="Arthur Parmentier" w:date="2020-06-06T15:56:00Z"/>
        </w:rPr>
      </w:pPr>
      <w:ins w:id="836" w:author="Arthur Parmentier" w:date="2020-06-06T15:55:00Z">
        <w:r w:rsidRPr="007C437A">
          <w:t xml:space="preserve"> </w:t>
        </w:r>
      </w:ins>
      <w:ins w:id="837" w:author="Arthur Parmentier" w:date="2020-06-06T15:56:00Z">
        <w:r w:rsidRPr="007C437A">
          <w:t>where the signs</w:t>
        </w:r>
      </w:ins>
      <w:ins w:id="838" w:author="Arthur Parmentier" w:date="2020-06-06T16:29:00Z">
        <w:r w:rsidR="008030DF" w:rsidRPr="007C437A">
          <w:t>, their meanings</w:t>
        </w:r>
      </w:ins>
      <w:ins w:id="839" w:author="Arthur Parmentier" w:date="2020-06-06T15:56:00Z">
        <w:r w:rsidRPr="007C437A">
          <w:t xml:space="preserve"> and uses are discussed.</w:t>
        </w:r>
      </w:ins>
    </w:p>
    <w:p w:rsidR="00FA052A" w:rsidRPr="007C437A" w:rsidRDefault="00B3767E" w:rsidP="00E6654A">
      <w:ins w:id="840" w:author="Arthur Parmentier" w:date="2020-06-06T16:09:00Z">
        <w:r w:rsidRPr="007C437A">
          <w:t>T</w:t>
        </w:r>
      </w:ins>
      <w:ins w:id="841" w:author="Arthur Parmentier" w:date="2020-06-06T16:10:00Z">
        <w:r w:rsidRPr="007C437A">
          <w:t xml:space="preserve">wo conflictual views of on </w:t>
        </w:r>
      </w:ins>
      <w:ins w:id="842" w:author="Arthur Parmentier" w:date="2020-06-06T16:15:00Z">
        <w:r w:rsidRPr="007C437A">
          <w:t>SP</w:t>
        </w:r>
      </w:ins>
      <w:ins w:id="843" w:author="Arthur Parmentier" w:date="2020-06-06T16:10:00Z">
        <w:r w:rsidRPr="007C437A">
          <w:t xml:space="preserve"> are observed: </w:t>
        </w:r>
      </w:ins>
      <w:ins w:id="844" w:author="Arthur Parmentier" w:date="2020-06-06T16:13:00Z">
        <w:r w:rsidRPr="007C437A">
          <w:br/>
          <w:t>On one hand</w:t>
        </w:r>
      </w:ins>
      <w:ins w:id="845" w:author="Arthur Parmentier" w:date="2020-06-06T16:10:00Z">
        <w:r w:rsidRPr="007C437A">
          <w:t xml:space="preserve"> </w:t>
        </w:r>
      </w:ins>
      <w:ins w:id="846" w:author="Arthur Parmentier" w:date="2020-06-06T16:11:00Z">
        <w:r w:rsidRPr="007C437A">
          <w:t xml:space="preserve">the idea of SP as a language in constant evolution, whose rules and definitions are changing over time as people </w:t>
        </w:r>
      </w:ins>
      <w:ins w:id="847" w:author="Arthur Parmentier" w:date="2020-06-06T16:12:00Z">
        <w:r w:rsidRPr="007C437A">
          <w:t xml:space="preserve">transform </w:t>
        </w:r>
      </w:ins>
      <w:ins w:id="848" w:author="Arthur Parmentier" w:date="2020-06-06T16:11:00Z">
        <w:r w:rsidRPr="007C437A">
          <w:t xml:space="preserve">it for </w:t>
        </w:r>
      </w:ins>
      <w:ins w:id="849" w:author="Arthur Parmentier" w:date="2020-06-06T16:12:00Z">
        <w:r w:rsidRPr="007C437A">
          <w:t xml:space="preserve">their own use; an element of culture that </w:t>
        </w:r>
      </w:ins>
      <w:ins w:id="850" w:author="Arthur Parmentier" w:date="2020-06-06T16:13:00Z">
        <w:r w:rsidRPr="007C437A">
          <w:t>can fundamentally not be owned and controlled.</w:t>
        </w:r>
      </w:ins>
      <w:ins w:id="851" w:author="Arthur Parmentier" w:date="2020-06-06T16:14:00Z">
        <w:r w:rsidRPr="007C437A">
          <w:t xml:space="preserve"> This representation is close to the one of other languages whose diversit</w:t>
        </w:r>
      </w:ins>
      <w:ins w:id="852" w:author="Arthur Parmentier" w:date="2020-06-06T16:15:00Z">
        <w:r w:rsidRPr="007C437A">
          <w:t>ies and divergent evolutions are well-known throughout history.</w:t>
        </w:r>
      </w:ins>
      <w:ins w:id="853" w:author="Arthur Parmentier" w:date="2020-06-06T16:13:00Z">
        <w:r w:rsidRPr="007C437A">
          <w:br/>
          <w:t>On the other hand</w:t>
        </w:r>
      </w:ins>
      <w:ins w:id="854" w:author="Arthur Parmentier" w:date="2020-06-06T16:15:00Z">
        <w:r w:rsidRPr="007C437A">
          <w:t xml:space="preserve">, </w:t>
        </w:r>
        <w:r w:rsidR="0053613D" w:rsidRPr="007C437A">
          <w:t>SP is considered as a creation</w:t>
        </w:r>
      </w:ins>
      <w:ins w:id="855" w:author="Arthur Parmentier" w:date="2020-06-06T16:16:00Z">
        <w:r w:rsidR="0053613D" w:rsidRPr="007C437A">
          <w:t xml:space="preserve"> (moreover, with a living creator)</w:t>
        </w:r>
      </w:ins>
      <w:ins w:id="856" w:author="Arthur Parmentier" w:date="2020-06-06T16:17:00Z">
        <w:r w:rsidR="0053613D" w:rsidRPr="007C437A">
          <w:t xml:space="preserve"> </w:t>
        </w:r>
      </w:ins>
      <w:ins w:id="857" w:author="Arthur Parmentier" w:date="2020-06-06T16:20:00Z">
        <w:r w:rsidR="0053613D" w:rsidRPr="007C437A">
          <w:t>that cannot legitimately be transformed by anyone under the same name and whose transformations must be discussed</w:t>
        </w:r>
      </w:ins>
      <w:ins w:id="858" w:author="Arthur Parmentier" w:date="2020-06-06T16:21:00Z">
        <w:r w:rsidR="0053613D" w:rsidRPr="007C437A">
          <w:t xml:space="preserve"> and eventually approved by its creator and the members of the community.</w:t>
        </w:r>
      </w:ins>
    </w:p>
    <w:p w:rsidR="009A2092" w:rsidRPr="007C437A" w:rsidRDefault="00B43E85" w:rsidP="00E6654A">
      <w:pPr>
        <w:rPr>
          <w:ins w:id="859" w:author="Arthur Parmentier" w:date="2020-06-07T15:20:00Z"/>
        </w:rPr>
      </w:pPr>
      <w:ins w:id="860" w:author="Arthur Parmentier" w:date="2020-06-06T16:23:00Z">
        <w:r w:rsidRPr="007C437A">
          <w:lastRenderedPageBreak/>
          <w:t>Th</w:t>
        </w:r>
      </w:ins>
      <w:ins w:id="861" w:author="Arthur Parmentier" w:date="2020-06-06T16:24:00Z">
        <w:r w:rsidRPr="007C437A">
          <w:t xml:space="preserve">is conflict is also found in several societies between institutions that claim to have an authority on </w:t>
        </w:r>
      </w:ins>
      <w:ins w:id="862" w:author="Arthur Parmentier" w:date="2020-06-06T16:25:00Z">
        <w:r w:rsidRPr="007C437A">
          <w:t xml:space="preserve">both the syntactic rules of a language and its dictionary and </w:t>
        </w:r>
      </w:ins>
      <w:ins w:id="863" w:author="Arthur Parmentier" w:date="2020-06-06T16:26:00Z">
        <w:r w:rsidRPr="007C437A">
          <w:t xml:space="preserve">speakers who are constantly transforming the language </w:t>
        </w:r>
      </w:ins>
      <w:ins w:id="864" w:author="Arthur Parmentier" w:date="2020-06-06T16:28:00Z">
        <w:r w:rsidR="00651357" w:rsidRPr="007C437A">
          <w:t>irrespectively of the</w:t>
        </w:r>
      </w:ins>
      <w:ins w:id="865" w:author="Arthur Parmentier" w:date="2020-06-06T16:26:00Z">
        <w:r w:rsidRPr="007C437A">
          <w:t xml:space="preserve"> approv</w:t>
        </w:r>
      </w:ins>
      <w:ins w:id="866" w:author="Arthur Parmentier" w:date="2020-06-06T16:28:00Z">
        <w:r w:rsidR="00651357" w:rsidRPr="007C437A">
          <w:t>al</w:t>
        </w:r>
      </w:ins>
      <w:ins w:id="867" w:author="Arthur Parmentier" w:date="2020-06-06T16:26:00Z">
        <w:r w:rsidRPr="007C437A">
          <w:t xml:space="preserve"> </w:t>
        </w:r>
      </w:ins>
      <w:ins w:id="868" w:author="Arthur Parmentier" w:date="2020-06-06T16:29:00Z">
        <w:r w:rsidR="00651357" w:rsidRPr="007C437A">
          <w:t>or control of</w:t>
        </w:r>
      </w:ins>
      <w:ins w:id="869" w:author="Arthur Parmentier" w:date="2020-06-06T16:26:00Z">
        <w:r w:rsidRPr="007C437A">
          <w:t xml:space="preserve"> these institution</w:t>
        </w:r>
      </w:ins>
      <w:ins w:id="870" w:author="Arthur Parmentier" w:date="2020-06-06T16:29:00Z">
        <w:r w:rsidR="00651357" w:rsidRPr="007C437A">
          <w:t>s.</w:t>
        </w:r>
      </w:ins>
    </w:p>
    <w:p w:rsidR="00F65D6B" w:rsidRPr="007C437A" w:rsidRDefault="00F65D6B" w:rsidP="00E6654A">
      <w:pPr>
        <w:rPr>
          <w:ins w:id="871" w:author="Arthur Parmentier" w:date="2020-06-06T16:29:00Z"/>
        </w:rPr>
      </w:pPr>
      <w:ins w:id="872" w:author="Arthur Parmentier" w:date="2020-06-07T15:20:00Z">
        <w:r w:rsidRPr="007C437A">
          <w:t>In his WB2, Thompson writes: “In order to address the needs of growth and to keep the language from spreading into hundre</w:t>
        </w:r>
      </w:ins>
      <w:ins w:id="873"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74" w:author="Arthur Parmentier" w:date="2020-06-07T18:54:00Z"/>
        </w:rPr>
      </w:pPr>
      <w:ins w:id="875" w:author="Arthur Parmentier" w:date="2020-06-06T16:30:00Z">
        <w:r w:rsidRPr="007C437A">
          <w:t>The</w:t>
        </w:r>
      </w:ins>
      <w:ins w:id="876" w:author="Arthur Parmentier" w:date="2020-06-06T16:34:00Z">
        <w:r w:rsidRPr="007C437A">
          <w:t xml:space="preserve"> need for normalization and the</w:t>
        </w:r>
      </w:ins>
      <w:ins w:id="877" w:author="Arthur Parmentier" w:date="2020-06-06T16:30:00Z">
        <w:r w:rsidRPr="007C437A">
          <w:t xml:space="preserve"> concern that a language might drift and be so split apart that t</w:t>
        </w:r>
      </w:ins>
      <w:ins w:id="878" w:author="Arthur Parmentier" w:date="2020-06-06T16:31:00Z">
        <w:r w:rsidRPr="007C437A">
          <w:t xml:space="preserve">wo speakers would have trouble understanding each other </w:t>
        </w:r>
      </w:ins>
      <w:ins w:id="879" w:author="Arthur Parmentier" w:date="2020-06-06T16:34:00Z">
        <w:r w:rsidRPr="007C437A">
          <w:t>are</w:t>
        </w:r>
      </w:ins>
      <w:ins w:id="880" w:author="Arthur Parmentier" w:date="2020-06-06T16:31:00Z">
        <w:r w:rsidRPr="007C437A">
          <w:t xml:space="preserve"> also found </w:t>
        </w:r>
      </w:ins>
      <w:ins w:id="881" w:author="Arthur Parmentier" w:date="2020-06-06T16:35:00Z">
        <w:r w:rsidRPr="007C437A">
          <w:t xml:space="preserve">with </w:t>
        </w:r>
      </w:ins>
      <w:ins w:id="882" w:author="Arthur Parmentier" w:date="2020-06-06T16:34:00Z">
        <w:r w:rsidRPr="007C437A">
          <w:t>other sign languages</w:t>
        </w:r>
      </w:ins>
      <w:ins w:id="883" w:author="Arthur Parmentier" w:date="2020-06-06T16:35:00Z">
        <w:r w:rsidR="00A025BD" w:rsidRPr="007C437A">
          <w:t>. For instance in France, where SP</w:t>
        </w:r>
      </w:ins>
      <w:ins w:id="884" w:author="Arthur Parmentier" w:date="2020-06-06T16:36:00Z">
        <w:r w:rsidR="00A025BD" w:rsidRPr="007C437A">
          <w:t xml:space="preserve"> has grown rapidly, we can find a lot of divergent views </w:t>
        </w:r>
      </w:ins>
      <w:ins w:id="885" w:author="Arthur Parmentier" w:date="2020-06-06T16:38:00Z">
        <w:r w:rsidR="00057697" w:rsidRPr="007C437A">
          <w:t>on</w:t>
        </w:r>
      </w:ins>
      <w:ins w:id="886" w:author="Arthur Parmentier" w:date="2020-06-06T16:36:00Z">
        <w:r w:rsidR="00A025BD" w:rsidRPr="007C437A">
          <w:t xml:space="preserve"> the French Sign Language which alth</w:t>
        </w:r>
      </w:ins>
      <w:ins w:id="887" w:author="Arthur Parmentier" w:date="2020-06-06T16:37:00Z">
        <w:r w:rsidR="00A025BD" w:rsidRPr="007C437A">
          <w:t>ough being much older, has a number of speakers relatively low</w:t>
        </w:r>
      </w:ins>
      <w:ins w:id="888" w:author="Arthur Parmentier" w:date="2020-06-06T16:38:00Z">
        <w:r w:rsidR="00A025BD" w:rsidRPr="007C437A">
          <w:t xml:space="preserve"> who only recently in history started forming a visible community and has</w:t>
        </w:r>
      </w:ins>
      <w:ins w:id="889" w:author="Arthur Parmentier" w:date="2020-06-06T16:37:00Z">
        <w:r w:rsidR="00A025BD" w:rsidRPr="007C437A">
          <w:t xml:space="preserve"> very little literature that describes its grammatical rules and structure.</w:t>
        </w:r>
      </w:ins>
      <w:ins w:id="890" w:author="Arthur Parmentier" w:date="2020-06-06T16:32:00Z">
        <w:r w:rsidRPr="007C437A">
          <w:rPr>
            <w:rStyle w:val="Appelnotedebasdep"/>
          </w:rPr>
          <w:footnoteReference w:id="4"/>
        </w:r>
      </w:ins>
      <w:ins w:id="898" w:author="Arthur Parmentier" w:date="2020-06-06T16:59:00Z">
        <w:r w:rsidR="003724FD" w:rsidRPr="007C437A">
          <w:br/>
        </w:r>
      </w:ins>
      <w:ins w:id="899"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03"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04" w:author="Arthur Parmentier" w:date="2020-06-06T17:02:00Z">
        <w:r w:rsidR="003724FD" w:rsidRPr="007C437A">
          <w:t xml:space="preserve"> But if mistakes are interesting of the side of the performer, is it any different on the side of the soundpainter?</w:t>
        </w:r>
      </w:ins>
      <w:ins w:id="905" w:author="Arthur Parmentier" w:date="2020-06-07T15:23:00Z">
        <w:r w:rsidR="00773982" w:rsidRPr="007C437A">
          <w:t xml:space="preserve"> We will see that </w:t>
        </w:r>
      </w:ins>
      <w:ins w:id="906" w:author="Arthur Parmentier" w:date="2020-06-07T15:24:00Z">
        <w:r w:rsidR="00773982" w:rsidRPr="007C437A">
          <w:t xml:space="preserve">the definition of a </w:t>
        </w:r>
      </w:ins>
      <w:ins w:id="907" w:author="Arthur Parmentier" w:date="2020-06-07T15:23:00Z">
        <w:r w:rsidR="00773982" w:rsidRPr="007C437A">
          <w:t xml:space="preserve">“mistake” </w:t>
        </w:r>
      </w:ins>
      <w:ins w:id="908" w:author="Arthur Parmentier" w:date="2020-06-07T15:24:00Z">
        <w:r w:rsidR="00773982" w:rsidRPr="007C437A">
          <w:t xml:space="preserve">is </w:t>
        </w:r>
      </w:ins>
      <w:ins w:id="909" w:author="Arthur Parmentier" w:date="2020-06-07T15:25:00Z">
        <w:r w:rsidR="00B2140E" w:rsidRPr="007C437A">
          <w:t>conventional,</w:t>
        </w:r>
      </w:ins>
      <w:ins w:id="910" w:author="Arthur Parmentier" w:date="2020-06-07T15:24:00Z">
        <w:r w:rsidR="00773982" w:rsidRPr="007C437A">
          <w:t xml:space="preserve"> and we will discuss the role of conventions as meta-structures of SP in a next sec</w:t>
        </w:r>
      </w:ins>
      <w:ins w:id="911" w:author="Arthur Parmentier" w:date="2020-06-07T15:25:00Z">
        <w:r w:rsidR="00773982" w:rsidRPr="007C437A">
          <w:t>tion.</w:t>
        </w:r>
        <w:r w:rsidR="00B2140E" w:rsidRPr="007C437A">
          <w:t xml:space="preserve"> However at this point, it is important to </w:t>
        </w:r>
      </w:ins>
      <w:ins w:id="912" w:author="Arthur Parmentier" w:date="2020-06-07T17:46:00Z">
        <w:r w:rsidR="009C1516">
          <w:t>point out</w:t>
        </w:r>
      </w:ins>
      <w:ins w:id="913" w:author="Arthur Parmentier" w:date="2020-06-07T15:25:00Z">
        <w:r w:rsidR="00B2140E" w:rsidRPr="007C437A">
          <w:t xml:space="preserve"> that languages evolve from mistakes and that a different judgement is </w:t>
        </w:r>
      </w:ins>
      <w:ins w:id="914" w:author="Arthur Parmentier" w:date="2020-06-07T15:26:00Z">
        <w:r w:rsidR="00C5542B" w:rsidRPr="007C437A">
          <w:t>applied</w:t>
        </w:r>
      </w:ins>
      <w:ins w:id="915" w:author="Arthur Parmentier" w:date="2020-06-07T15:25:00Z">
        <w:r w:rsidR="00B2140E" w:rsidRPr="007C437A">
          <w:t xml:space="preserve"> in SP depending on whether the mistake is on the side of the</w:t>
        </w:r>
      </w:ins>
      <w:ins w:id="916" w:author="Arthur Parmentier" w:date="2020-06-07T15:26:00Z">
        <w:r w:rsidR="00B2140E" w:rsidRPr="007C437A">
          <w:t xml:space="preserve"> soundpainter or the performer (as interpreter).</w:t>
        </w:r>
      </w:ins>
    </w:p>
    <w:p w:rsidR="008538C8" w:rsidRPr="007C437A" w:rsidRDefault="008538C8" w:rsidP="00E6654A">
      <w:pPr>
        <w:rPr>
          <w:ins w:id="917" w:author="Arthur Parmentier" w:date="2020-06-06T17:02:00Z"/>
        </w:rPr>
      </w:pPr>
      <w:ins w:id="918"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22" w:author="Arthur Parmentier" w:date="2020-06-07T18:56:00Z">
        <w:r>
          <w:t xml:space="preserve">One may question whether SP is indeed universal and unique. We will </w:t>
        </w:r>
      </w:ins>
      <w:ins w:id="923" w:author="Arthur Parmentier" w:date="2020-06-07T18:57:00Z">
        <w:r>
          <w:t>see</w:t>
        </w:r>
        <w:r w:rsidR="00EC6EF9">
          <w:t xml:space="preserve"> in a nex</w:t>
        </w:r>
      </w:ins>
      <w:ins w:id="924" w:author="Arthur Parmentier" w:date="2020-06-07T18:58:00Z">
        <w:r w:rsidR="00EC6EF9">
          <w:t>t section</w:t>
        </w:r>
      </w:ins>
      <w:ins w:id="925" w:author="Arthur Parmentier" w:date="2020-06-07T18:57:00Z">
        <w:r>
          <w:t xml:space="preserve"> that they are other sign languages in history that have multiple similarities with SP.</w:t>
        </w:r>
      </w:ins>
    </w:p>
    <w:p w:rsidR="003724FD" w:rsidRDefault="007150A7" w:rsidP="007150A7">
      <w:pPr>
        <w:pStyle w:val="Titre3"/>
        <w:rPr>
          <w:ins w:id="926" w:author="Arthur Parmentier" w:date="2020-06-07T18:06:00Z"/>
        </w:rPr>
      </w:pPr>
      <w:bookmarkStart w:id="927" w:name="_Ref42523320"/>
      <w:bookmarkStart w:id="928" w:name="_Toc42550079"/>
      <w:ins w:id="929" w:author="Arthur Parmentier" w:date="2020-06-07T18:06:00Z">
        <w:r>
          <w:t>The revisited orchestra</w:t>
        </w:r>
        <w:bookmarkEnd w:id="927"/>
        <w:bookmarkEnd w:id="928"/>
      </w:ins>
    </w:p>
    <w:p w:rsidR="00BC086B" w:rsidRDefault="007150A7" w:rsidP="007150A7">
      <w:pPr>
        <w:rPr>
          <w:ins w:id="930" w:author="Arthur Parmentier" w:date="2020-06-07T18:06:00Z"/>
        </w:rPr>
      </w:pPr>
      <w:ins w:id="931" w:author="Arthur Parmentier" w:date="2020-06-07T18:08:00Z">
        <w:r>
          <w:t xml:space="preserve">While </w:t>
        </w:r>
      </w:ins>
      <w:ins w:id="932" w:author="Arthur Parmentier" w:date="2020-06-07T18:09:00Z">
        <w:r>
          <w:t>SP has developed around</w:t>
        </w:r>
        <w:r w:rsidR="0098222C">
          <w:t xml:space="preserve"> </w:t>
        </w:r>
      </w:ins>
      <w:ins w:id="933" w:author="Arthur Parmentier" w:date="2020-06-07T18:10:00Z">
        <w:r w:rsidR="0098222C">
          <w:t xml:space="preserve">a prototypical configuration involving a composer and an orchestra of performers, </w:t>
        </w:r>
      </w:ins>
      <w:ins w:id="934"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67" w:author="Arthur Parmentier" w:date="2020-06-07T18:11:00Z">
        <w:r w:rsidR="0098222C">
          <w:t xml:space="preserve">the language </w:t>
        </w:r>
      </w:ins>
      <w:ins w:id="968" w:author="Arthur Parmentier" w:date="2020-06-07T18:06:00Z">
        <w:r>
          <w:t xml:space="preserve">not only for a frontal performance linking a composer and performers but as a communication and synthesis language </w:t>
        </w:r>
      </w:ins>
      <w:ins w:id="969" w:author="Arthur Parmentier" w:date="2020-06-07T18:11:00Z">
        <w:r w:rsidR="0098222C" w:rsidRPr="0098222C">
          <w:rPr>
            <w:color w:val="0000FF"/>
            <w:rPrChange w:id="970" w:author="Arthur Parmentier" w:date="2020-06-07T18:11:00Z">
              <w:rPr>
                <w:color w:val="0000FF"/>
                <w:u w:val="single"/>
              </w:rPr>
            </w:rPrChange>
          </w:rPr>
          <w:t>between the performers themselves</w:t>
        </w:r>
      </w:ins>
      <w:ins w:id="971" w:author="Arthur Parmentier" w:date="2020-06-07T18:15:00Z">
        <w:r w:rsidR="00E80BBA">
          <w:t xml:space="preserve"> and as a </w:t>
        </w:r>
      </w:ins>
      <w:ins w:id="972" w:author="Arthur Parmentier" w:date="2020-06-07T18:16:00Z">
        <w:r w:rsidR="00E80BBA">
          <w:t>interacting language with the public.</w:t>
        </w:r>
      </w:ins>
      <w:ins w:id="973" w:author="Arthur Parmentier" w:date="2020-06-07T18:39:00Z">
        <w:r w:rsidR="004844B0">
          <w:br/>
        </w:r>
      </w:ins>
      <w:ins w:id="974" w:author="Arthur Parmentier" w:date="2020-06-07T18:40:00Z">
        <w:r w:rsidR="004844B0">
          <w:t xml:space="preserve">Thompson himself speaks about the </w:t>
        </w:r>
      </w:ins>
      <w:ins w:id="975" w:author="Arthur Parmentier" w:date="2020-06-07T18:41:00Z">
        <w:r w:rsidR="004844B0">
          <w:t xml:space="preserve">creation of </w:t>
        </w:r>
      </w:ins>
      <w:ins w:id="976" w:author="Arthur Parmentier" w:date="2020-06-07T18:40:00Z">
        <w:r w:rsidR="004844B0">
          <w:t>“one</w:t>
        </w:r>
      </w:ins>
      <w:ins w:id="977" w:author="Arthur Parmentier" w:date="2020-06-07T18:41:00Z">
        <w:r w:rsidR="004844B0">
          <w:t xml:space="preserve"> handed signs” in SP as</w:t>
        </w:r>
        <w:r w:rsidR="00076BC8">
          <w:t xml:space="preserve"> the transformation of the </w:t>
        </w:r>
        <w:r w:rsidR="00076BC8">
          <w:lastRenderedPageBreak/>
          <w:t>language in response to his n</w:t>
        </w:r>
      </w:ins>
      <w:ins w:id="978" w:author="Arthur Parmentier" w:date="2020-06-07T18:42:00Z">
        <w:r w:rsidR="00076BC8">
          <w:t xml:space="preserve">eed </w:t>
        </w:r>
      </w:ins>
      <w:ins w:id="979" w:author="Arthur Parmentier" w:date="2020-06-07T18:43:00Z">
        <w:r w:rsidR="00420D72">
          <w:t>soundpaint</w:t>
        </w:r>
      </w:ins>
      <w:ins w:id="980" w:author="Arthur Parmentier" w:date="2020-06-07T18:42:00Z">
        <w:r w:rsidR="00076BC8">
          <w:t xml:space="preserve"> while performing, so that he could continue to play while communicate with other performers </w:t>
        </w:r>
      </w:ins>
      <w:ins w:id="981" w:author="Arthur Parmentier" w:date="2020-06-07T18:43:00Z">
        <w:r w:rsidR="00076BC8">
          <w:t>using SP signs.</w:t>
        </w:r>
      </w:ins>
      <w:ins w:id="982" w:author="Arthur Parmentier" w:date="2020-06-07T18:39:00Z">
        <w:r w:rsidR="004844B0">
          <w:br/>
        </w:r>
        <w:r w:rsidR="00AA60AB">
          <w:t xml:space="preserve">In </w:t>
        </w:r>
      </w:ins>
      <w:ins w:id="983" w:author="Arthur Parmentier" w:date="2020-06-07T18:46:00Z">
        <w:r w:rsidR="00F935A9">
          <w:t>each</w:t>
        </w:r>
      </w:ins>
      <w:ins w:id="984" w:author="Arthur Parmentier" w:date="2020-06-07T18:39:00Z">
        <w:r w:rsidR="00AA60AB">
          <w:t xml:space="preserve"> case</w:t>
        </w:r>
      </w:ins>
      <w:ins w:id="985" w:author="Arthur Parmentier" w:date="2020-06-07T18:46:00Z">
        <w:r w:rsidR="00F935A9">
          <w:t>,</w:t>
        </w:r>
      </w:ins>
      <w:ins w:id="986" w:author="Arthur Parmentier" w:date="2020-06-07T18:39:00Z">
        <w:r w:rsidR="00AA60AB">
          <w:t xml:space="preserve"> t</w:t>
        </w:r>
      </w:ins>
      <w:ins w:id="987" w:author="Arthur Parmentier" w:date="2020-06-07T18:16:00Z">
        <w:r w:rsidR="00BC086B">
          <w:t>he traditional frontiers between the</w:t>
        </w:r>
      </w:ins>
      <w:ins w:id="988" w:author="Arthur Parmentier" w:date="2020-06-07T18:17:00Z">
        <w:r w:rsidR="00BC086B">
          <w:t xml:space="preserve"> soundpainter as a composer and the performers as the orchestra </w:t>
        </w:r>
      </w:ins>
      <w:ins w:id="989" w:author="Arthur Parmentier" w:date="2020-06-07T18:39:00Z">
        <w:r w:rsidR="00AA60AB">
          <w:t>are</w:t>
        </w:r>
      </w:ins>
      <w:ins w:id="990" w:author="Arthur Parmentier" w:date="2020-06-07T18:17:00Z">
        <w:r w:rsidR="00BC086B">
          <w:t xml:space="preserve"> blurry and sometimes irrelevant to describe I what I will conceptualize in fu</w:t>
        </w:r>
      </w:ins>
      <w:ins w:id="991" w:author="Arthur Parmentier" w:date="2020-06-07T18:18:00Z">
        <w:r w:rsidR="00BC086B">
          <w:t>rther sections as different configurations of SP.</w:t>
        </w:r>
      </w:ins>
    </w:p>
    <w:p w:rsidR="00654D43" w:rsidRDefault="00654D43">
      <w:pPr>
        <w:rPr>
          <w:ins w:id="992" w:author="Arthur Parmentier" w:date="2020-06-07T19:59:00Z"/>
        </w:rPr>
      </w:pPr>
      <w:ins w:id="993" w:author="Arthur Parmentier" w:date="2020-06-07T19:59:00Z">
        <w:r>
          <w:br w:type="page"/>
        </w:r>
      </w:ins>
    </w:p>
    <w:p w:rsidR="007150A7" w:rsidRPr="007150A7" w:rsidDel="00654D43" w:rsidRDefault="007150A7">
      <w:pPr>
        <w:rPr>
          <w:del w:id="994" w:author="Arthur Parmentier" w:date="2020-06-07T19:59:00Z"/>
        </w:rPr>
      </w:pPr>
    </w:p>
    <w:p w:rsidR="00A7011E" w:rsidRPr="007C437A" w:rsidDel="00654D43" w:rsidRDefault="00A7011E" w:rsidP="00E6654A">
      <w:pPr>
        <w:rPr>
          <w:del w:id="995" w:author="Arthur Parmentier" w:date="2020-06-07T19:59:00Z"/>
        </w:rPr>
      </w:pPr>
      <w:del w:id="996"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997" w:author="Arthur Parmentier" w:date="2020-06-07T19:54:00Z"/>
        </w:rPr>
      </w:pPr>
    </w:p>
    <w:p w:rsidR="00A938B2" w:rsidRPr="007C437A" w:rsidRDefault="001D5E7F" w:rsidP="00E6654A">
      <w:del w:id="998"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999"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00" w:author="Arthur Parmentier" w:date="2020-06-07T19:54:00Z"/>
        </w:rPr>
      </w:pPr>
      <w:bookmarkStart w:id="1001" w:name="_Toc40025943"/>
      <w:bookmarkStart w:id="1002" w:name="_Toc40025934"/>
      <w:bookmarkStart w:id="1003" w:name="_Toc42550080"/>
      <w:r w:rsidRPr="007C437A">
        <w:t>Historical and theoretical context</w:t>
      </w:r>
      <w:bookmarkEnd w:id="1001"/>
      <w:bookmarkEnd w:id="1003"/>
    </w:p>
    <w:p w:rsidR="00EF7368" w:rsidRDefault="00EF7368" w:rsidP="00EF7368">
      <w:pPr>
        <w:rPr>
          <w:ins w:id="1004" w:author="Arthur Parmentier" w:date="2020-06-07T19:58:00Z"/>
        </w:rPr>
      </w:pPr>
      <w:ins w:id="1005" w:author="Arthur Parmentier" w:date="2020-06-07T19:55:00Z">
        <w:r>
          <w:t>To better understand the adoption of SP in the West</w:t>
        </w:r>
      </w:ins>
      <w:ins w:id="1006" w:author="Arthur Parmentier" w:date="2020-06-07T19:56:00Z">
        <w:r>
          <w:t xml:space="preserve">ern culture and the conceptual systems that it is based on, we will discuss some </w:t>
        </w:r>
      </w:ins>
      <w:ins w:id="1007" w:author="Arthur Parmentier" w:date="2020-06-07T19:57:00Z">
        <w:r>
          <w:t>historical and theoretical elements of context that relates to the notion of sign language, real time composition and the use of sig</w:t>
        </w:r>
      </w:ins>
      <w:ins w:id="1008" w:author="Arthur Parmentier" w:date="2020-06-07T19:58:00Z">
        <w:r>
          <w:t>ns for conducting in music and arts.</w:t>
        </w:r>
      </w:ins>
    </w:p>
    <w:p w:rsidR="00E71A4E" w:rsidRPr="00EF7368" w:rsidDel="006D5BBB" w:rsidRDefault="00E71A4E">
      <w:pPr>
        <w:rPr>
          <w:del w:id="1009" w:author="Arthur Parmentier" w:date="2020-06-07T21:11:00Z"/>
          <w:rPrChange w:id="1010" w:author="Arthur Parmentier" w:date="2020-06-07T19:54:00Z">
            <w:rPr>
              <w:del w:id="1011" w:author="Arthur Parmentier" w:date="2020-06-07T21:11:00Z"/>
            </w:rPr>
          </w:rPrChange>
        </w:rPr>
        <w:pPrChange w:id="1012" w:author="Arthur Parmentier" w:date="2020-06-07T19:54:00Z">
          <w:pPr>
            <w:pStyle w:val="Titre1"/>
          </w:pPr>
        </w:pPrChange>
      </w:pPr>
      <w:ins w:id="1013" w:author="Arthur Parmentier" w:date="2020-06-07T19:58:00Z">
        <w:r>
          <w:t>These notions will also bring important theoretical concepts that I will use to analyze some mechanisms of SP</w:t>
        </w:r>
      </w:ins>
      <w:ins w:id="1014" w:author="Arthur Parmentier" w:date="2020-06-07T19:59:00Z">
        <w:r w:rsidR="008155A6">
          <w:t xml:space="preserve"> in </w:t>
        </w:r>
        <w:r w:rsidR="002376CA">
          <w:t>linguistic terms.</w:t>
        </w:r>
      </w:ins>
    </w:p>
    <w:p w:rsidR="006D5BBB" w:rsidRDefault="006D5BBB">
      <w:pPr>
        <w:rPr>
          <w:ins w:id="1015" w:author="Arthur Parmentier" w:date="2020-06-07T21:11:00Z"/>
        </w:rPr>
        <w:pPrChange w:id="1016" w:author="Arthur Parmentier" w:date="2020-06-07T21:11:00Z">
          <w:pPr>
            <w:pStyle w:val="Titre2"/>
          </w:pPr>
        </w:pPrChange>
      </w:pPr>
      <w:bookmarkStart w:id="1017" w:name="_Toc40025944"/>
      <w:bookmarkEnd w:id="1017"/>
    </w:p>
    <w:p w:rsidR="006D5BBB" w:rsidRDefault="006D5BBB" w:rsidP="006D5BBB">
      <w:pPr>
        <w:pStyle w:val="Titre2"/>
        <w:numPr>
          <w:ilvl w:val="1"/>
          <w:numId w:val="42"/>
        </w:numPr>
        <w:rPr>
          <w:ins w:id="1018" w:author="Arthur Parmentier" w:date="2020-06-07T21:11:00Z"/>
        </w:rPr>
      </w:pPr>
      <w:bookmarkStart w:id="1019" w:name="_Toc42550081"/>
      <w:ins w:id="1020" w:author="Arthur Parmentier" w:date="2020-06-07T21:11:00Z">
        <w:r>
          <w:t>Signs and l</w:t>
        </w:r>
        <w:r w:rsidRPr="007C437A">
          <w:t>inguistics</w:t>
        </w:r>
        <w:bookmarkEnd w:id="1019"/>
      </w:ins>
    </w:p>
    <w:p w:rsidR="006D5BBB" w:rsidRDefault="006D5BBB" w:rsidP="006D5BBB">
      <w:pPr>
        <w:rPr>
          <w:ins w:id="1021" w:author="Arthur Parmentier" w:date="2020-06-07T21:12:00Z"/>
        </w:rPr>
      </w:pPr>
      <w:ins w:id="1022" w:author="Arthur Parmentier" w:date="2020-06-07T21:11:00Z">
        <w:r>
          <w:t xml:space="preserve">First, I would like to review </w:t>
        </w:r>
      </w:ins>
      <w:ins w:id="1023" w:author="Arthur Parmentier" w:date="2020-06-07T21:12:00Z">
        <w:r>
          <w:t>the notion of sign language in linguistics that will allow us to better understand SP as a language.</w:t>
        </w:r>
      </w:ins>
    </w:p>
    <w:p w:rsidR="006D5BBB" w:rsidRDefault="006D5BBB" w:rsidP="006D5BBB">
      <w:pPr>
        <w:pStyle w:val="Titre3"/>
        <w:rPr>
          <w:ins w:id="1024" w:author="Arthur Parmentier" w:date="2020-06-07T21:35:00Z"/>
        </w:rPr>
      </w:pPr>
      <w:bookmarkStart w:id="1025" w:name="_Toc42550082"/>
      <w:ins w:id="1026" w:author="Arthur Parmentier" w:date="2020-06-07T21:12:00Z">
        <w:r>
          <w:t>Theories of signs</w:t>
        </w:r>
      </w:ins>
      <w:bookmarkEnd w:id="1025"/>
    </w:p>
    <w:p w:rsidR="00967518" w:rsidRPr="00967518" w:rsidRDefault="00967518">
      <w:pPr>
        <w:rPr>
          <w:ins w:id="1027" w:author="Arthur Parmentier" w:date="2020-06-07T21:12:00Z"/>
          <w:rPrChange w:id="1028" w:author="Arthur Parmentier" w:date="2020-06-07T21:35:00Z">
            <w:rPr>
              <w:ins w:id="1029" w:author="Arthur Parmentier" w:date="2020-06-07T21:12:00Z"/>
            </w:rPr>
          </w:rPrChange>
        </w:rPr>
        <w:pPrChange w:id="1030" w:author="Arthur Parmentier" w:date="2020-06-07T21:35:00Z">
          <w:pPr>
            <w:pStyle w:val="Titre3"/>
          </w:pPr>
        </w:pPrChange>
      </w:pPr>
      <w:ins w:id="1031" w:author="Arthur Parmentier" w:date="2020-06-07T21:35:00Z">
        <w:r>
          <w:t xml:space="preserve">The most basic definition of a sign is that </w:t>
        </w:r>
      </w:ins>
      <w:ins w:id="1032" w:author="Arthur Parmentier" w:date="2020-06-07T21:36:00Z">
        <w:r>
          <w:t xml:space="preserve">it is something that stands for something else. The discipline that deal with this notion is called semiotics, and linguistics </w:t>
        </w:r>
      </w:ins>
      <w:ins w:id="1033" w:author="Arthur Parmentier" w:date="2020-06-07T21:37:00Z">
        <w:r>
          <w:t>is</w:t>
        </w:r>
      </w:ins>
      <w:ins w:id="1034" w:author="Arthur Parmentier" w:date="2020-06-07T21:36:00Z">
        <w:r>
          <w:t xml:space="preserve"> bas</w:t>
        </w:r>
      </w:ins>
      <w:ins w:id="1035" w:author="Arthur Parmentier" w:date="2020-06-07T21:37:00Z">
        <w:r>
          <w:t>ically a sub-discipline of semiotics as our language itself is a system of signs.</w:t>
        </w:r>
        <w:r>
          <w:rPr>
            <w:rStyle w:val="Appelnotedebasdep"/>
          </w:rPr>
          <w:footnoteReference w:id="8"/>
        </w:r>
        <w:r w:rsidR="00613706">
          <w:t xml:space="preserve"> </w:t>
        </w:r>
      </w:ins>
      <w:ins w:id="1038" w:author="Arthur Parmentier" w:date="2020-06-07T21:38:00Z">
        <w:r w:rsidR="00613706">
          <w:t>I would like to introduce a few theories on signs that will help us understanding the processes of SP.</w:t>
        </w:r>
      </w:ins>
    </w:p>
    <w:p w:rsidR="004A28AB" w:rsidRDefault="004A28AB" w:rsidP="004A28AB">
      <w:pPr>
        <w:pStyle w:val="Titre4"/>
        <w:rPr>
          <w:ins w:id="1039" w:author="Arthur Parmentier" w:date="2020-06-07T21:13:00Z"/>
        </w:rPr>
      </w:pPr>
      <w:ins w:id="1040" w:author="Arthur Parmentier" w:date="2020-06-07T21:13:00Z">
        <w:r w:rsidRPr="004A28AB">
          <w:t xml:space="preserve">De Saussure </w:t>
        </w:r>
      </w:ins>
      <w:ins w:id="1041" w:author="Arthur Parmentier" w:date="2020-06-07T21:16:00Z">
        <w:r w:rsidR="00AD4404">
          <w:t>signified and signifier</w:t>
        </w:r>
      </w:ins>
    </w:p>
    <w:p w:rsidR="004A28AB" w:rsidRDefault="004A28AB" w:rsidP="004A28AB">
      <w:pPr>
        <w:rPr>
          <w:ins w:id="1042" w:author="Arthur Parmentier" w:date="2020-06-07T21:14:00Z"/>
        </w:rPr>
      </w:pPr>
      <w:ins w:id="1043"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48" w:author="Arthur Parmentier" w:date="2020-06-07T21:15:00Z"/>
        </w:rPr>
      </w:pPr>
      <w:ins w:id="1049" w:author="Arthur Parmentier" w:date="2020-06-07T21:14:00Z">
        <w:r>
          <w:t xml:space="preserve">The main </w:t>
        </w:r>
      </w:ins>
      <w:ins w:id="1050" w:author="Arthur Parmentier" w:date="2020-06-07T21:15:00Z">
        <w:r>
          <w:t>idea brought by De Saussure is that a sign is made of two components</w:t>
        </w:r>
      </w:ins>
      <w:ins w:id="1051" w:author="Arthur Parmentier" w:date="2020-06-07T21:39:00Z">
        <w:r w:rsidR="00FB3C33">
          <w:t xml:space="preserve"> (the so-called “egg model”)</w:t>
        </w:r>
      </w:ins>
      <w:ins w:id="1052" w:author="Arthur Parmentier" w:date="2020-06-07T21:15:00Z">
        <w:r>
          <w:t>:</w:t>
        </w:r>
      </w:ins>
    </w:p>
    <w:p w:rsidR="00AD4404" w:rsidRDefault="00AD4404" w:rsidP="00AD4404">
      <w:pPr>
        <w:pStyle w:val="Paragraphedeliste"/>
        <w:numPr>
          <w:ilvl w:val="0"/>
          <w:numId w:val="43"/>
        </w:numPr>
        <w:rPr>
          <w:ins w:id="1053" w:author="Arthur Parmentier" w:date="2020-06-07T21:15:00Z"/>
        </w:rPr>
      </w:pPr>
      <w:ins w:id="1054" w:author="Arthur Parmentier" w:date="2020-06-07T21:15:00Z">
        <w:r>
          <w:t>A signified, which is the concept or meaning part of the sign</w:t>
        </w:r>
      </w:ins>
      <w:ins w:id="1055" w:author="Arthur Parmentier" w:date="2020-06-07T21:18:00Z">
        <w:r w:rsidR="005E0152">
          <w:t xml:space="preserve"> (the sign’s “content”)</w:t>
        </w:r>
      </w:ins>
    </w:p>
    <w:p w:rsidR="00AD4404" w:rsidRDefault="00AD4404" w:rsidP="00AD4404">
      <w:pPr>
        <w:pStyle w:val="Paragraphedeliste"/>
        <w:numPr>
          <w:ilvl w:val="0"/>
          <w:numId w:val="43"/>
        </w:numPr>
        <w:rPr>
          <w:ins w:id="1056" w:author="Arthur Parmentier" w:date="2020-06-07T21:17:00Z"/>
        </w:rPr>
      </w:pPr>
      <w:ins w:id="1057" w:author="Arthur Parmentier" w:date="2020-06-07T21:16:00Z">
        <w:r>
          <w:t>A signifier that represents the signified</w:t>
        </w:r>
      </w:ins>
      <w:ins w:id="1058" w:author="Arthur Parmentier" w:date="2020-06-07T21:18:00Z">
        <w:r w:rsidR="005E0152">
          <w:t xml:space="preserve"> (the sign’s “body”)</w:t>
        </w:r>
      </w:ins>
    </w:p>
    <w:p w:rsidR="005E0152" w:rsidRDefault="005E0152" w:rsidP="005E0152">
      <w:pPr>
        <w:rPr>
          <w:ins w:id="1059" w:author="Arthur Parmentier" w:date="2020-06-07T21:20:00Z"/>
        </w:rPr>
      </w:pPr>
      <w:ins w:id="1060" w:author="Arthur Parmentier" w:date="2020-06-07T21:17:00Z">
        <w:r>
          <w:t xml:space="preserve">Moreover, </w:t>
        </w:r>
      </w:ins>
      <w:ins w:id="1061" w:author="Arthur Parmentier" w:date="2020-06-07T21:22:00Z">
        <w:r w:rsidR="005F301D">
          <w:t xml:space="preserve">he claims that </w:t>
        </w:r>
      </w:ins>
      <w:ins w:id="1062" w:author="Arthur Parmentier" w:date="2020-06-07T21:17:00Z">
        <w:r>
          <w:t xml:space="preserve">the relation between the signifier and </w:t>
        </w:r>
      </w:ins>
      <w:ins w:id="1063" w:author="Arthur Parmentier" w:date="2020-06-07T21:19:00Z">
        <w:r w:rsidR="005F301D">
          <w:t>signified is conventional and arbitrary (it could be something else).</w:t>
        </w:r>
      </w:ins>
    </w:p>
    <w:p w:rsidR="005F301D" w:rsidRDefault="005F301D">
      <w:pPr>
        <w:pStyle w:val="Titre4"/>
        <w:rPr>
          <w:ins w:id="1064" w:author="Arthur Parmentier" w:date="2020-06-07T21:16:00Z"/>
        </w:rPr>
        <w:pPrChange w:id="1065" w:author="Arthur Parmentier" w:date="2020-06-07T21:20:00Z">
          <w:pPr>
            <w:pStyle w:val="Paragraphedeliste"/>
            <w:numPr>
              <w:numId w:val="43"/>
            </w:numPr>
            <w:ind w:hanging="360"/>
          </w:pPr>
        </w:pPrChange>
      </w:pPr>
      <w:ins w:id="1066" w:author="Arthur Parmentier" w:date="2020-06-07T21:20:00Z">
        <w:r w:rsidRPr="005F301D">
          <w:lastRenderedPageBreak/>
          <w:t>Charles</w:t>
        </w:r>
      </w:ins>
      <w:ins w:id="1067" w:author="Arthur Parmentier" w:date="2020-06-07T21:21:00Z">
        <w:r>
          <w:t xml:space="preserve"> </w:t>
        </w:r>
      </w:ins>
      <w:ins w:id="1068" w:author="Arthur Parmentier" w:date="2020-06-07T21:20:00Z">
        <w:r w:rsidRPr="005F301D">
          <w:t>Sanders</w:t>
        </w:r>
      </w:ins>
      <w:ins w:id="1069" w:author="Arthur Parmentier" w:date="2020-06-07T21:21:00Z">
        <w:r>
          <w:t xml:space="preserve"> </w:t>
        </w:r>
      </w:ins>
      <w:ins w:id="1070" w:author="Arthur Parmentier" w:date="2020-06-07T21:20:00Z">
        <w:r w:rsidRPr="005F301D">
          <w:t>Peirce</w:t>
        </w:r>
      </w:ins>
    </w:p>
    <w:p w:rsidR="00AD4404" w:rsidRDefault="005F301D" w:rsidP="00AD4404">
      <w:pPr>
        <w:rPr>
          <w:ins w:id="1071" w:author="Arthur Parmentier" w:date="2020-06-07T21:34:00Z"/>
        </w:rPr>
      </w:pPr>
      <w:ins w:id="1072" w:author="Arthur Parmentier" w:date="2020-06-07T21:27:00Z">
        <w:r>
          <w:t xml:space="preserve">Charles Sanders Peirce </w:t>
        </w:r>
      </w:ins>
      <w:ins w:id="1073" w:author="Arthur Parmentier" w:date="2020-06-07T21:31:00Z">
        <w:r w:rsidR="00967518">
          <w:t xml:space="preserve">proposed in 1903 a more complex </w:t>
        </w:r>
      </w:ins>
      <w:ins w:id="1074" w:author="Arthur Parmentier" w:date="2020-06-07T21:32:00Z">
        <w:r w:rsidR="00967518">
          <w:t>classification of theory of signs</w:t>
        </w:r>
      </w:ins>
      <w:ins w:id="1075" w:author="Arthur Parmentier" w:date="2020-06-07T21:33:00Z">
        <w:r w:rsidR="00967518">
          <w:t xml:space="preserve"> in triadic ele</w:t>
        </w:r>
      </w:ins>
      <w:ins w:id="1076" w:author="Arthur Parmentier" w:date="2020-06-07T21:34:00Z">
        <w:r w:rsidR="00967518">
          <w:t>ments.</w:t>
        </w:r>
      </w:ins>
      <w:ins w:id="1077" w:author="Arthur Parmentier" w:date="2020-06-07T21:33:00Z">
        <w:r w:rsidR="00967518">
          <w:rPr>
            <w:rStyle w:val="Appelnotedebasdep"/>
          </w:rPr>
          <w:footnoteReference w:id="10"/>
        </w:r>
      </w:ins>
      <w:ins w:id="1092"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93" w:author="Arthur Parmentier" w:date="2020-06-07T21:34:00Z"/>
        </w:rPr>
      </w:pPr>
      <w:ins w:id="1094" w:author="Arthur Parmentier" w:date="2020-06-07T21:34:00Z">
        <w:r>
          <w:t>Symbols</w:t>
        </w:r>
      </w:ins>
      <w:ins w:id="1095" w:author="Arthur Parmentier" w:date="2020-06-07T21:40:00Z">
        <w:r w:rsidR="00B83B38">
          <w:t xml:space="preserve">: </w:t>
        </w:r>
      </w:ins>
      <w:ins w:id="1096" w:author="Arthur Parmentier" w:date="2020-06-07T21:41:00Z">
        <w:r w:rsidR="00B83B38">
          <w:t>arbitrary</w:t>
        </w:r>
      </w:ins>
      <w:ins w:id="1097" w:author="Arthur Parmentier" w:date="2020-06-07T21:40:00Z">
        <w:r w:rsidR="00B83B38">
          <w:t xml:space="preserve"> signs that </w:t>
        </w:r>
      </w:ins>
      <w:ins w:id="1098" w:author="Arthur Parmentier" w:date="2020-06-07T21:44:00Z">
        <w:r w:rsidR="00B83B38">
          <w:t>must</w:t>
        </w:r>
      </w:ins>
      <w:ins w:id="1099" w:author="Arthur Parmentier" w:date="2020-06-07T21:40:00Z">
        <w:r w:rsidR="00B83B38">
          <w:t xml:space="preserve"> be learned</w:t>
        </w:r>
      </w:ins>
    </w:p>
    <w:p w:rsidR="00967518" w:rsidRDefault="00967518" w:rsidP="00967518">
      <w:pPr>
        <w:pStyle w:val="Paragraphedeliste"/>
        <w:numPr>
          <w:ilvl w:val="0"/>
          <w:numId w:val="43"/>
        </w:numPr>
        <w:rPr>
          <w:ins w:id="1100" w:author="Arthur Parmentier" w:date="2020-06-07T21:34:00Z"/>
        </w:rPr>
      </w:pPr>
      <w:ins w:id="1101" w:author="Arthur Parmentier" w:date="2020-06-07T21:34:00Z">
        <w:r>
          <w:t>Icons</w:t>
        </w:r>
      </w:ins>
      <w:ins w:id="1102" w:author="Arthur Parmentier" w:date="2020-06-07T21:41:00Z">
        <w:r w:rsidR="00B83B38">
          <w:t xml:space="preserve">: </w:t>
        </w:r>
      </w:ins>
      <w:ins w:id="1103" w:author="Arthur Parmentier" w:date="2020-06-07T21:42:00Z">
        <w:r w:rsidR="00B83B38">
          <w:t xml:space="preserve">signs </w:t>
        </w:r>
      </w:ins>
      <w:ins w:id="1104"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05" w:author="Arthur Parmentier" w:date="2020-06-07T21:44:00Z"/>
        </w:rPr>
      </w:pPr>
      <w:ins w:id="1106" w:author="Arthur Parmentier" w:date="2020-06-07T21:34:00Z">
        <w:r>
          <w:t>Indices (or index)</w:t>
        </w:r>
      </w:ins>
      <w:ins w:id="1107" w:author="Arthur Parmentier" w:date="2020-06-07T21:43:00Z">
        <w:r w:rsidR="00B83B38">
          <w:t xml:space="preserve">: signs that are caused by the thing they </w:t>
        </w:r>
      </w:ins>
      <w:ins w:id="1108" w:author="Arthur Parmentier" w:date="2020-06-07T21:44:00Z">
        <w:r w:rsidR="00B83B38">
          <w:t>stand for or bear close connection between body and content</w:t>
        </w:r>
      </w:ins>
    </w:p>
    <w:p w:rsidR="00B83B38" w:rsidRPr="00B83B38" w:rsidRDefault="00B83B38">
      <w:pPr>
        <w:rPr>
          <w:ins w:id="1109" w:author="Arthur Parmentier" w:date="2020-06-07T21:11:00Z"/>
          <w:rPrChange w:id="1110" w:author="Arthur Parmentier" w:date="2020-06-07T21:44:00Z">
            <w:rPr>
              <w:ins w:id="1111" w:author="Arthur Parmentier" w:date="2020-06-07T21:11:00Z"/>
            </w:rPr>
          </w:rPrChange>
        </w:rPr>
        <w:pPrChange w:id="1112" w:author="Arthur Parmentier" w:date="2020-06-07T21:44:00Z">
          <w:pPr>
            <w:pStyle w:val="Titre2"/>
            <w:numPr>
              <w:numId w:val="42"/>
            </w:numPr>
          </w:pPr>
        </w:pPrChange>
      </w:pPr>
      <w:ins w:id="1113" w:author="Arthur Parmentier" w:date="2020-06-07T21:44:00Z">
        <w:r w:rsidRPr="00B83B38">
          <w:rPr>
            <w:rPrChange w:id="1114" w:author="Arthur Parmentier" w:date="2020-06-07T21:44:00Z">
              <w:rPr/>
            </w:rPrChange>
          </w:rPr>
          <w:t>For Peirce, t</w:t>
        </w:r>
        <w:r w:rsidRPr="00B83B38">
          <w:rPr>
            <w:rPrChange w:id="1115" w:author="Arthur Parmentier" w:date="2020-06-07T21:44:00Z">
              <w:rPr>
                <w:lang w:val="fr-FR"/>
              </w:rPr>
            </w:rPrChange>
          </w:rPr>
          <w:t xml:space="preserve">he most </w:t>
        </w:r>
      </w:ins>
      <w:ins w:id="1116" w:author="Arthur Parmentier" w:date="2020-06-07T21:45:00Z">
        <w:r w:rsidRPr="00B83B38">
          <w:rPr>
            <w:rPrChange w:id="1117" w:author="Arthur Parmentier" w:date="2020-06-07T21:44:00Z">
              <w:rPr/>
            </w:rPrChange>
          </w:rPr>
          <w:t>v</w:t>
        </w:r>
        <w:r>
          <w:t>ersatile</w:t>
        </w:r>
      </w:ins>
      <w:ins w:id="1118" w:author="Arthur Parmentier" w:date="2020-06-07T21:44:00Z">
        <w:r>
          <w:t xml:space="preserve"> signs are symbols because they can express more ab</w:t>
        </w:r>
      </w:ins>
      <w:ins w:id="1119" w:author="Arthur Parmentier" w:date="2020-06-07T21:45:00Z">
        <w:r>
          <w:t>stract and complex concepts.</w:t>
        </w:r>
      </w:ins>
    </w:p>
    <w:p w:rsidR="006D5BBB" w:rsidRPr="007C437A" w:rsidRDefault="006D5BBB" w:rsidP="006D5BBB">
      <w:pPr>
        <w:pStyle w:val="Titre3"/>
        <w:numPr>
          <w:ilvl w:val="0"/>
          <w:numId w:val="0"/>
        </w:numPr>
        <w:ind w:left="1440"/>
        <w:rPr>
          <w:ins w:id="1120" w:author="Arthur Parmentier" w:date="2020-06-07T21:11:00Z"/>
        </w:rPr>
      </w:pPr>
      <w:bookmarkStart w:id="1121" w:name="_Toc42550083"/>
      <w:ins w:id="1122" w:author="Arthur Parmentier" w:date="2020-06-07T21:11:00Z">
        <w:r w:rsidRPr="00B83B38">
          <w:t xml:space="preserve">Rousseau, Wittgenstein.. </w:t>
        </w:r>
        <w:r w:rsidRPr="007C437A">
          <w:t>theory of signs: De Saussure (sign theory)</w:t>
        </w:r>
        <w:bookmarkEnd w:id="1121"/>
      </w:ins>
    </w:p>
    <w:p w:rsidR="006D5BBB" w:rsidRPr="00B15AD8" w:rsidRDefault="006D5BBB" w:rsidP="006D5BBB">
      <w:pPr>
        <w:rPr>
          <w:ins w:id="1123" w:author="Arthur Parmentier" w:date="2020-06-07T21:11:00Z"/>
        </w:rPr>
      </w:pPr>
      <w:ins w:id="1124" w:author="Arthur Parmentier" w:date="2020-06-07T21:11:00Z">
        <w:r w:rsidRPr="00B15AD8">
          <w:t>Emetteur/recepteur;;.</w:t>
        </w:r>
      </w:ins>
    </w:p>
    <w:p w:rsidR="00E962D4" w:rsidRDefault="00FD4AA0" w:rsidP="006D5BBB">
      <w:pPr>
        <w:pStyle w:val="Titre3"/>
        <w:rPr>
          <w:ins w:id="1125" w:author="Arthur Parmentier" w:date="2020-06-08T11:24:00Z"/>
        </w:rPr>
      </w:pPr>
      <w:bookmarkStart w:id="1126" w:name="_Toc42550084"/>
      <w:ins w:id="1127" w:author="Arthur Parmentier" w:date="2020-06-08T11:24:00Z">
        <w:r>
          <w:t>C</w:t>
        </w:r>
      </w:ins>
      <w:ins w:id="1128" w:author="Arthur Parmentier" w:date="2020-06-08T11:11:00Z">
        <w:r w:rsidR="00E962D4">
          <w:t>ommunication</w:t>
        </w:r>
      </w:ins>
      <w:bookmarkEnd w:id="1126"/>
    </w:p>
    <w:p w:rsidR="00FD4AA0" w:rsidRPr="00FD4AA0" w:rsidRDefault="00F13BE8" w:rsidP="00F13BE8">
      <w:pPr>
        <w:pStyle w:val="Titre4"/>
        <w:rPr>
          <w:ins w:id="1129" w:author="Arthur Parmentier" w:date="2020-06-08T11:11:00Z"/>
          <w:rPrChange w:id="1130" w:author="Arthur Parmentier" w:date="2020-06-08T11:24:00Z">
            <w:rPr>
              <w:ins w:id="1131" w:author="Arthur Parmentier" w:date="2020-06-08T11:11:00Z"/>
            </w:rPr>
          </w:rPrChange>
        </w:rPr>
        <w:pPrChange w:id="1132" w:author="Arthur Parmentier" w:date="2020-06-08T11:24:00Z">
          <w:pPr>
            <w:pStyle w:val="Titre3"/>
          </w:pPr>
        </w:pPrChange>
      </w:pPr>
      <w:ins w:id="1133" w:author="Arthur Parmentier" w:date="2020-06-08T11:24:00Z">
        <w:r>
          <w:t>Elements of communication</w:t>
        </w:r>
      </w:ins>
    </w:p>
    <w:p w:rsidR="00E962D4" w:rsidRDefault="00EB127C" w:rsidP="00E962D4">
      <w:pPr>
        <w:rPr>
          <w:ins w:id="1134" w:author="Arthur Parmentier" w:date="2020-06-08T11:13:00Z"/>
        </w:rPr>
      </w:pPr>
      <w:ins w:id="1135" w:author="Arthur Parmentier" w:date="2020-06-08T12:02:00Z">
        <w:r>
          <w:t>Even though more complex models have been proposed</w:t>
        </w:r>
        <w:r w:rsidR="001E578F">
          <w:t xml:space="preserve"> since</w:t>
        </w:r>
      </w:ins>
      <w:ins w:id="1136" w:author="Arthur Parmentier" w:date="2020-06-08T12:03:00Z">
        <w:r w:rsidR="001E578F">
          <w:t>, we find the basic elements</w:t>
        </w:r>
      </w:ins>
      <w:ins w:id="1137" w:author="Arthur Parmentier" w:date="2020-06-08T11:52:00Z">
        <w:r w:rsidR="00CC611D">
          <w:t xml:space="preserve"> of </w:t>
        </w:r>
      </w:ins>
      <w:ins w:id="1138" w:author="Arthur Parmentier" w:date="2020-06-08T11:11:00Z">
        <w:r w:rsidR="00E962D4">
          <w:t xml:space="preserve">communication </w:t>
        </w:r>
      </w:ins>
      <w:ins w:id="1139" w:author="Arthur Parmentier" w:date="2020-06-08T12:03:00Z">
        <w:r w:rsidR="001E578F">
          <w:t xml:space="preserve">in the </w:t>
        </w:r>
      </w:ins>
      <w:ins w:id="1140" w:author="Arthur Parmentier" w:date="2020-06-08T11:11:00Z">
        <w:r w:rsidR="00E962D4">
          <w:t>theory</w:t>
        </w:r>
      </w:ins>
      <w:ins w:id="1141" w:author="Arthur Parmentier" w:date="2020-06-08T11:52:00Z">
        <w:r w:rsidR="00CC611D">
          <w:t xml:space="preserve"> </w:t>
        </w:r>
      </w:ins>
      <w:ins w:id="1142" w:author="Arthur Parmentier" w:date="2020-06-08T12:03:00Z">
        <w:r w:rsidR="001E578F">
          <w:t>of</w:t>
        </w:r>
      </w:ins>
      <w:ins w:id="1143" w:author="Arthur Parmentier" w:date="2020-06-08T11:52:00Z">
        <w:r w:rsidR="00CC611D">
          <w:t xml:space="preserve"> Shannon</w:t>
        </w:r>
      </w:ins>
      <w:ins w:id="1144" w:author="Arthur Parmentier" w:date="2020-06-08T11:11:00Z">
        <w:r w:rsidR="00E962D4">
          <w:rPr>
            <w:rStyle w:val="Appelnotedebasdep"/>
          </w:rPr>
          <w:footnoteReference w:id="11"/>
        </w:r>
        <w:r w:rsidR="00E962D4">
          <w:t xml:space="preserve">, </w:t>
        </w:r>
      </w:ins>
      <w:ins w:id="1170" w:author="Arthur Parmentier" w:date="2020-06-08T11:12:00Z">
        <w:r w:rsidR="00E962D4">
          <w:t>that will</w:t>
        </w:r>
      </w:ins>
      <w:ins w:id="1171"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72" w:author="Arthur Parmentier" w:date="2020-06-08T11:14:00Z"/>
        </w:rPr>
      </w:pPr>
      <w:ins w:id="1173"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74" w:author="Arthur Parmentier" w:date="2020-06-08T11:14:00Z"/>
        </w:rPr>
      </w:pPr>
      <w:ins w:id="1175"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76" w:author="Arthur Parmentier" w:date="2020-06-08T11:14:00Z"/>
        </w:rPr>
      </w:pPr>
      <w:ins w:id="1177"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78" w:author="Arthur Parmentier" w:date="2020-06-08T11:14:00Z"/>
        </w:rPr>
      </w:pPr>
      <w:ins w:id="1179"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80" w:author="Arthur Parmentier" w:date="2020-06-08T11:14:00Z"/>
        </w:rPr>
      </w:pPr>
      <w:ins w:id="1181"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82" w:author="Arthur Parmentier" w:date="2020-06-08T11:53:00Z"/>
        </w:rPr>
      </w:pPr>
      <w:ins w:id="1183"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84" w:author="Arthur Parmentier" w:date="2020-06-08T11:24:00Z"/>
        </w:rPr>
      </w:pPr>
      <w:ins w:id="1185" w:author="Arthur Parmentier" w:date="2020-06-08T11:24:00Z">
        <w:r>
          <w:lastRenderedPageBreak/>
          <w:t>Communication models</w:t>
        </w:r>
      </w:ins>
    </w:p>
    <w:p w:rsidR="00FF0211" w:rsidRDefault="00FF0211" w:rsidP="00FF0211">
      <w:pPr>
        <w:rPr>
          <w:ins w:id="1186" w:author="Arthur Parmentier" w:date="2020-06-08T11:27:00Z"/>
        </w:rPr>
      </w:pPr>
      <w:ins w:id="1187" w:author="Arthur Parmentier" w:date="2020-06-08T11:24:00Z">
        <w:r>
          <w:t xml:space="preserve">Three </w:t>
        </w:r>
      </w:ins>
      <w:ins w:id="1188" w:author="Arthur Parmentier" w:date="2020-06-08T12:04:00Z">
        <w:r w:rsidR="004C31BC">
          <w:t xml:space="preserve">types of </w:t>
        </w:r>
      </w:ins>
      <w:ins w:id="1189" w:author="Arthur Parmentier" w:date="2020-06-08T11:24:00Z">
        <w:r>
          <w:t>models for communica</w:t>
        </w:r>
      </w:ins>
      <w:ins w:id="1190" w:author="Arthur Parmentier" w:date="2020-06-08T11:25:00Z">
        <w:r>
          <w:t xml:space="preserve">tion are generally presented: the linear mode, the interactive model </w:t>
        </w:r>
      </w:ins>
      <w:ins w:id="1191" w:author="Arthur Parmentier" w:date="2020-06-08T11:26:00Z">
        <w:r>
          <w:t>and the transactional model.</w:t>
        </w:r>
      </w:ins>
    </w:p>
    <w:p w:rsidR="00FF0211" w:rsidRDefault="00FF0211" w:rsidP="00FF0211">
      <w:pPr>
        <w:pStyle w:val="Titre5"/>
        <w:rPr>
          <w:ins w:id="1192" w:author="Arthur Parmentier" w:date="2020-06-08T11:27:00Z"/>
        </w:rPr>
      </w:pPr>
      <w:ins w:id="1193" w:author="Arthur Parmentier" w:date="2020-06-08T11:27:00Z">
        <w:r>
          <w:t>The linear model</w:t>
        </w:r>
      </w:ins>
    </w:p>
    <w:p w:rsidR="00FF0211" w:rsidRDefault="00FF0211" w:rsidP="00FF0211">
      <w:pPr>
        <w:rPr>
          <w:ins w:id="1194" w:author="Arthur Parmentier" w:date="2020-06-08T11:29:00Z"/>
        </w:rPr>
      </w:pPr>
      <w:ins w:id="1195" w:author="Arthur Parmentier" w:date="2020-06-08T11:27:00Z">
        <w:r>
          <w:t>The linear model represents one-way communication, as a transfer of a message from the source</w:t>
        </w:r>
      </w:ins>
      <w:ins w:id="1196" w:author="Arthur Parmentier" w:date="2020-06-08T11:28:00Z">
        <w:r>
          <w:t xml:space="preserve"> to the destination. The sender encodes the message, for instance with </w:t>
        </w:r>
      </w:ins>
      <w:ins w:id="1197" w:author="Arthur Parmentier" w:date="2020-06-08T11:29:00Z">
        <w:r>
          <w:t xml:space="preserve">sign </w:t>
        </w:r>
      </w:ins>
      <w:ins w:id="1198" w:author="Arthur Parmentier" w:date="2020-06-08T11:28:00Z">
        <w:r>
          <w:t>language</w:t>
        </w:r>
      </w:ins>
      <w:ins w:id="1199" w:author="Arthur Parmentier" w:date="2020-06-08T11:29:00Z">
        <w:r>
          <w:t>, that is decoded by the receiver. There is no feedback in this model.</w:t>
        </w:r>
      </w:ins>
    </w:p>
    <w:p w:rsidR="002D6E20" w:rsidRDefault="002D6E20" w:rsidP="002D6E20">
      <w:pPr>
        <w:pStyle w:val="Titre5"/>
        <w:rPr>
          <w:ins w:id="1200" w:author="Arthur Parmentier" w:date="2020-06-08T11:29:00Z"/>
        </w:rPr>
      </w:pPr>
      <w:ins w:id="1201" w:author="Arthur Parmentier" w:date="2020-06-08T11:29:00Z">
        <w:r>
          <w:t>The interactive model</w:t>
        </w:r>
      </w:ins>
    </w:p>
    <w:p w:rsidR="002D6E20" w:rsidRDefault="002D6E20" w:rsidP="002D6E20">
      <w:pPr>
        <w:rPr>
          <w:ins w:id="1202" w:author="Arthur Parmentier" w:date="2020-06-08T11:42:00Z"/>
        </w:rPr>
      </w:pPr>
      <w:ins w:id="1203" w:author="Arthur Parmentier" w:date="2020-06-08T11:29:00Z">
        <w:r>
          <w:t>The interactive model represents 2-</w:t>
        </w:r>
      </w:ins>
      <w:ins w:id="1204" w:author="Arthur Parmentier" w:date="2020-06-08T11:30:00Z">
        <w:r>
          <w:t xml:space="preserve">way but asynchronous communication, like message exchanges over the internet. </w:t>
        </w:r>
      </w:ins>
      <w:ins w:id="1205" w:author="Arthur Parmentier" w:date="2020-06-08T11:42:00Z">
        <w:r w:rsidR="00AB1C05">
          <w:t>It</w:t>
        </w:r>
      </w:ins>
      <w:ins w:id="1206" w:author="Arthur Parmentier" w:date="2020-06-08T11:30:00Z">
        <w:r>
          <w:t xml:space="preserve"> </w:t>
        </w:r>
      </w:ins>
      <w:ins w:id="1207" w:author="Arthur Parmentier" w:date="2020-06-08T11:42:00Z">
        <w:r>
          <w:t>considers</w:t>
        </w:r>
      </w:ins>
      <w:ins w:id="1208" w:author="Arthur Parmentier" w:date="2020-06-08T11:31:00Z">
        <w:r>
          <w:t xml:space="preserve"> the feedback, the context and notions of behavior for both intentional and unintentional communication.</w:t>
        </w:r>
      </w:ins>
    </w:p>
    <w:p w:rsidR="002D6E20" w:rsidRDefault="00AB1C05" w:rsidP="00AB1C05">
      <w:pPr>
        <w:pStyle w:val="Titre5"/>
        <w:rPr>
          <w:ins w:id="1209" w:author="Arthur Parmentier" w:date="2020-06-08T11:42:00Z"/>
        </w:rPr>
      </w:pPr>
      <w:ins w:id="1210" w:author="Arthur Parmentier" w:date="2020-06-08T11:42:00Z">
        <w:r>
          <w:t>The transactional model</w:t>
        </w:r>
      </w:ins>
    </w:p>
    <w:p w:rsidR="00AB1C05" w:rsidRPr="00AB1C05" w:rsidRDefault="00AB1C05" w:rsidP="00AB1C05">
      <w:pPr>
        <w:rPr>
          <w:ins w:id="1211" w:author="Arthur Parmentier" w:date="2020-06-08T11:11:00Z"/>
          <w:rPrChange w:id="1212" w:author="Arthur Parmentier" w:date="2020-06-08T11:42:00Z">
            <w:rPr>
              <w:ins w:id="1213" w:author="Arthur Parmentier" w:date="2020-06-08T11:11:00Z"/>
            </w:rPr>
          </w:rPrChange>
        </w:rPr>
        <w:pPrChange w:id="1214" w:author="Arthur Parmentier" w:date="2020-06-08T11:42:00Z">
          <w:pPr>
            <w:pStyle w:val="Titre3"/>
          </w:pPr>
        </w:pPrChange>
      </w:pPr>
      <w:ins w:id="1215" w:author="Arthur Parmentier" w:date="2020-06-08T11:42:00Z">
        <w:r>
          <w:t>The transactional model</w:t>
        </w:r>
      </w:ins>
      <w:ins w:id="1216" w:author="Arthur Parmentier" w:date="2020-06-08T11:43:00Z">
        <w:r>
          <w:t xml:space="preserve"> views communication as occurring simultaneously</w:t>
        </w:r>
      </w:ins>
      <w:ins w:id="1217" w:author="Arthur Parmentier" w:date="2020-06-08T11:44:00Z">
        <w:r>
          <w:t xml:space="preserve">, each person being both a sender and receiver at the same time, even though the language of the communication is not </w:t>
        </w:r>
      </w:ins>
      <w:ins w:id="1218" w:author="Arthur Parmentier" w:date="2020-06-08T12:04:00Z">
        <w:r w:rsidR="007C61D6">
          <w:t xml:space="preserve">always </w:t>
        </w:r>
      </w:ins>
      <w:ins w:id="1219" w:author="Arthur Parmentier" w:date="2020-06-08T11:44:00Z">
        <w:r>
          <w:t>the same (whi</w:t>
        </w:r>
      </w:ins>
      <w:ins w:id="1220" w:author="Arthur Parmentier" w:date="2020-06-08T11:45:00Z">
        <w:r>
          <w:t>le someone is speaking, others can react with gestures or unintentional communication forms).</w:t>
        </w:r>
      </w:ins>
    </w:p>
    <w:p w:rsidR="00A36CE1" w:rsidRDefault="00A36CE1" w:rsidP="006D5BBB">
      <w:pPr>
        <w:pStyle w:val="Titre3"/>
        <w:rPr>
          <w:ins w:id="1221" w:author="Arthur Parmentier" w:date="2020-06-08T00:54:00Z"/>
        </w:rPr>
      </w:pPr>
      <w:bookmarkStart w:id="1222" w:name="_Toc42550085"/>
      <w:ins w:id="1223" w:author="Arthur Parmentier" w:date="2020-06-08T00:54:00Z">
        <w:r>
          <w:t>Some elements of syntax</w:t>
        </w:r>
        <w:bookmarkEnd w:id="1222"/>
      </w:ins>
    </w:p>
    <w:p w:rsidR="00A36CE1" w:rsidRDefault="00A36CE1" w:rsidP="00A36CE1">
      <w:pPr>
        <w:rPr>
          <w:ins w:id="1224" w:author="Arthur Parmentier" w:date="2020-06-08T01:23:00Z"/>
        </w:rPr>
      </w:pPr>
      <w:ins w:id="1225"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26" w:author="Arthur Parmentier" w:date="2020-06-08T00:56:00Z"/>
        </w:rPr>
        <w:pPrChange w:id="1227" w:author="Arthur Parmentier" w:date="2020-06-08T01:23:00Z">
          <w:pPr/>
        </w:pPrChange>
      </w:pPr>
      <w:ins w:id="1228" w:author="Arthur Parmentier" w:date="2020-06-08T01:23:00Z">
        <w:r>
          <w:t>Hierarchical structures</w:t>
        </w:r>
      </w:ins>
    </w:p>
    <w:p w:rsidR="00347D33" w:rsidRDefault="00347D33" w:rsidP="00A36CE1">
      <w:pPr>
        <w:rPr>
          <w:ins w:id="1229" w:author="Arthur Parmentier" w:date="2020-06-08T01:02:00Z"/>
        </w:rPr>
      </w:pPr>
      <w:ins w:id="1230" w:author="Arthur Parmentier" w:date="2020-06-08T00:56:00Z">
        <w:r>
          <w:t>It is common in Western languages</w:t>
        </w:r>
      </w:ins>
      <w:ins w:id="1231" w:author="Arthur Parmentier" w:date="2020-06-08T00:57:00Z">
        <w:r>
          <w:rPr>
            <w:rStyle w:val="Appelnotedebasdep"/>
          </w:rPr>
          <w:footnoteReference w:id="12"/>
        </w:r>
        <w:r>
          <w:t xml:space="preserve"> to find hierarchical elements and structu</w:t>
        </w:r>
      </w:ins>
      <w:ins w:id="1234" w:author="Arthur Parmentier" w:date="2020-06-08T00:58:00Z">
        <w:r>
          <w:t>res of syntax. For instance, most basic elements of syntax are called “words”; in our case, they correspond to single signs. These elements can be asse</w:t>
        </w:r>
      </w:ins>
      <w:ins w:id="1235" w:author="Arthur Parmentier" w:date="2020-06-08T00:59:00Z">
        <w:r>
          <w:t>mbled to form phrases. Each p</w:t>
        </w:r>
      </w:ins>
      <w:ins w:id="1236" w:author="Arthur Parmentier" w:date="2020-06-08T01:00:00Z">
        <w:r>
          <w:t xml:space="preserve">hrase performs a single function in </w:t>
        </w:r>
      </w:ins>
      <w:ins w:id="1237" w:author="Arthur Parmentier" w:date="2020-06-08T01:01:00Z">
        <w:r>
          <w:t>a clause, which is the most basic unit of meaning in the larger sentence.</w:t>
        </w:r>
      </w:ins>
    </w:p>
    <w:p w:rsidR="00347D33" w:rsidRDefault="00347D33" w:rsidP="00A36CE1">
      <w:pPr>
        <w:rPr>
          <w:ins w:id="1238" w:author="Arthur Parmentier" w:date="2020-06-08T01:02:00Z"/>
        </w:rPr>
      </w:pPr>
      <w:ins w:id="1239" w:author="Arthur Parmentier" w:date="2020-06-08T01:02:00Z">
        <w:r>
          <w:t>For instance, let’s consider the following sentence</w:t>
        </w:r>
      </w:ins>
      <w:ins w:id="1240" w:author="Arthur Parmentier" w:date="2020-06-08T01:12:00Z">
        <w:r w:rsidR="00DA4812">
          <w:t>s in English and SP</w:t>
        </w:r>
      </w:ins>
      <w:ins w:id="1241" w:author="Arthur Parmentier" w:date="2020-06-08T01:02:00Z">
        <w:r>
          <w:t>:</w:t>
        </w:r>
      </w:ins>
    </w:p>
    <w:p w:rsidR="00347D33" w:rsidRDefault="00DA4812" w:rsidP="00A36CE1">
      <w:pPr>
        <w:rPr>
          <w:ins w:id="1242" w:author="Arthur Parmentier" w:date="2020-06-08T01:07:00Z"/>
        </w:rPr>
      </w:pPr>
      <w:ins w:id="1243" w:author="Arthur Parmentier" w:date="2020-06-08T01:12:00Z">
        <w:r>
          <w:t>“</w:t>
        </w:r>
        <w:r w:rsidRPr="00DA4812">
          <w:t>M</w:t>
        </w:r>
      </w:ins>
      <w:ins w:id="1244" w:author="Arthur Parmentier" w:date="2020-06-08T01:15:00Z">
        <w:r>
          <w:t>y</w:t>
        </w:r>
      </w:ins>
      <w:ins w:id="1245" w:author="Arthur Parmentier" w:date="2020-06-08T01:12:00Z">
        <w:r w:rsidRPr="00DA4812">
          <w:t xml:space="preserve"> brother</w:t>
        </w:r>
      </w:ins>
      <w:ins w:id="1246" w:author="Arthur Parmentier" w:date="2020-06-08T01:18:00Z">
        <w:r w:rsidR="00370364">
          <w:t>,</w:t>
        </w:r>
      </w:ins>
      <w:ins w:id="1247" w:author="Arthur Parmentier" w:date="2020-06-08T01:12:00Z">
        <w:r w:rsidRPr="00DA4812">
          <w:t xml:space="preserve"> drives</w:t>
        </w:r>
      </w:ins>
      <w:ins w:id="1248" w:author="Arthur Parmentier" w:date="2020-06-08T01:16:00Z">
        <w:r>
          <w:t>;</w:t>
        </w:r>
      </w:ins>
      <w:ins w:id="1249" w:author="Arthur Parmentier" w:date="2020-06-08T01:12:00Z">
        <w:r w:rsidRPr="00DA4812">
          <w:t xml:space="preserve"> but he doesn’t drive</w:t>
        </w:r>
      </w:ins>
      <w:ins w:id="1250" w:author="Arthur Parmentier" w:date="2020-06-08T01:17:00Z">
        <w:r>
          <w:t>,</w:t>
        </w:r>
      </w:ins>
      <w:ins w:id="1251" w:author="Arthur Parmentier" w:date="2020-06-08T01:12:00Z">
        <w:r w:rsidRPr="00DA4812">
          <w:t xml:space="preserve"> very well</w:t>
        </w:r>
        <w:r>
          <w:t>.”</w:t>
        </w:r>
        <w:r>
          <w:br/>
        </w:r>
      </w:ins>
      <w:ins w:id="1252" w:author="Arthur Parmentier" w:date="2020-06-08T01:02:00Z">
        <w:r w:rsidR="00347D33">
          <w:t>“Percussions Actor 1</w:t>
        </w:r>
      </w:ins>
      <w:ins w:id="1253" w:author="Arthur Parmentier" w:date="2020-06-08T01:15:00Z">
        <w:r>
          <w:t>,</w:t>
        </w:r>
      </w:ins>
      <w:ins w:id="1254" w:author="Arthur Parmentier" w:date="2020-06-08T01:03:00Z">
        <w:r w:rsidR="00347D33">
          <w:t xml:space="preserve"> long tone</w:t>
        </w:r>
      </w:ins>
      <w:ins w:id="1255" w:author="Arthur Parmentier" w:date="2020-06-08T01:15:00Z">
        <w:r>
          <w:t xml:space="preserve">, </w:t>
        </w:r>
      </w:ins>
      <w:ins w:id="1256" w:author="Arthur Parmentier" w:date="2020-06-08T01:03:00Z">
        <w:r w:rsidR="00347D33">
          <w:t>slowly enter</w:t>
        </w:r>
      </w:ins>
      <w:ins w:id="1257" w:author="Arthur Parmentier" w:date="2020-06-08T01:13:00Z">
        <w:r>
          <w:t>;</w:t>
        </w:r>
      </w:ins>
      <w:ins w:id="1258" w:author="Arthur Parmentier" w:date="2020-06-08T01:03:00Z">
        <w:r w:rsidR="00347D33">
          <w:t>.</w:t>
        </w:r>
      </w:ins>
      <w:ins w:id="1259" w:author="Arthur Parmentier" w:date="2020-06-08T01:07:00Z">
        <w:r>
          <w:t>”</w:t>
        </w:r>
      </w:ins>
    </w:p>
    <w:p w:rsidR="00DA4812" w:rsidRDefault="00DA4812" w:rsidP="00A36CE1">
      <w:pPr>
        <w:rPr>
          <w:ins w:id="1260" w:author="Arthur Parmentier" w:date="2020-06-08T01:23:00Z"/>
        </w:rPr>
      </w:pPr>
      <w:ins w:id="1261" w:author="Arthur Parmentier" w:date="2020-06-08T01:07:00Z">
        <w:r>
          <w:t xml:space="preserve">I have separated each </w:t>
        </w:r>
      </w:ins>
      <w:ins w:id="1262" w:author="Arthur Parmentier" w:date="2020-06-08T01:14:00Z">
        <w:r>
          <w:t>word</w:t>
        </w:r>
      </w:ins>
      <w:ins w:id="1263" w:author="Arthur Parmentier" w:date="2020-06-08T01:15:00Z">
        <w:r>
          <w:t>/</w:t>
        </w:r>
      </w:ins>
      <w:ins w:id="1264" w:author="Arthur Parmentier" w:date="2020-06-08T01:07:00Z">
        <w:r>
          <w:t xml:space="preserve">sign by </w:t>
        </w:r>
      </w:ins>
      <w:ins w:id="1265" w:author="Arthur Parmentier" w:date="2020-06-08T01:15:00Z">
        <w:r>
          <w:t>a space</w:t>
        </w:r>
      </w:ins>
      <w:ins w:id="1266" w:author="Arthur Parmentier" w:date="2020-06-08T01:07:00Z">
        <w:r>
          <w:t xml:space="preserve">, </w:t>
        </w:r>
      </w:ins>
      <w:ins w:id="1267" w:author="Arthur Parmentier" w:date="2020-06-08T01:18:00Z">
        <w:r w:rsidR="00370364">
          <w:t>a few</w:t>
        </w:r>
      </w:ins>
      <w:ins w:id="1268" w:author="Arthur Parmentier" w:date="2020-06-08T01:07:00Z">
        <w:r>
          <w:t xml:space="preserve"> phrase</w:t>
        </w:r>
      </w:ins>
      <w:ins w:id="1269" w:author="Arthur Parmentier" w:date="2020-06-08T01:18:00Z">
        <w:r w:rsidR="00370364">
          <w:t>s</w:t>
        </w:r>
      </w:ins>
      <w:ins w:id="1270" w:author="Arthur Parmentier" w:date="2020-06-08T01:07:00Z">
        <w:r>
          <w:t xml:space="preserve"> by a </w:t>
        </w:r>
      </w:ins>
      <w:ins w:id="1271" w:author="Arthur Parmentier" w:date="2020-06-08T01:15:00Z">
        <w:r>
          <w:t>comma</w:t>
        </w:r>
      </w:ins>
      <w:ins w:id="1272" w:author="Arthur Parmentier" w:date="2020-06-08T01:18:00Z">
        <w:r w:rsidR="00370364">
          <w:rPr>
            <w:rStyle w:val="Appelnotedebasdep"/>
          </w:rPr>
          <w:footnoteReference w:id="13"/>
        </w:r>
      </w:ins>
      <w:ins w:id="1277" w:author="Arthur Parmentier" w:date="2020-06-08T01:13:00Z">
        <w:r>
          <w:t xml:space="preserve">, each </w:t>
        </w:r>
      </w:ins>
      <w:ins w:id="1278" w:author="Arthur Parmentier" w:date="2020-06-08T01:08:00Z">
        <w:r>
          <w:t>clause</w:t>
        </w:r>
      </w:ins>
      <w:ins w:id="1279" w:author="Arthur Parmentier" w:date="2020-06-08T01:13:00Z">
        <w:r>
          <w:t xml:space="preserve"> by </w:t>
        </w:r>
      </w:ins>
      <w:ins w:id="1280" w:author="Arthur Parmentier" w:date="2020-06-08T01:14:00Z">
        <w:r>
          <w:t>a semicolon</w:t>
        </w:r>
      </w:ins>
      <w:ins w:id="1281" w:author="Arthur Parmentier" w:date="2020-06-08T01:08:00Z">
        <w:r>
          <w:t xml:space="preserve">, </w:t>
        </w:r>
      </w:ins>
      <w:ins w:id="1282" w:author="Arthur Parmentier" w:date="2020-06-08T01:14:00Z">
        <w:r>
          <w:t>and n</w:t>
        </w:r>
      </w:ins>
      <w:ins w:id="1283" w:author="Arthur Parmentier" w:date="2020-06-08T01:08:00Z">
        <w:r>
          <w:t>o</w:t>
        </w:r>
      </w:ins>
      <w:ins w:id="1284" w:author="Arthur Parmentier" w:date="2020-06-08T01:14:00Z">
        <w:r>
          <w:t>ted the end of</w:t>
        </w:r>
      </w:ins>
      <w:ins w:id="1285" w:author="Arthur Parmentier" w:date="2020-06-08T01:08:00Z">
        <w:r>
          <w:t xml:space="preserve"> the sentence</w:t>
        </w:r>
      </w:ins>
      <w:ins w:id="1286" w:author="Arthur Parmentier" w:date="2020-06-08T01:09:00Z">
        <w:r>
          <w:t xml:space="preserve"> by a final point.</w:t>
        </w:r>
      </w:ins>
    </w:p>
    <w:p w:rsidR="002E242D" w:rsidRDefault="002E242D" w:rsidP="002E242D">
      <w:pPr>
        <w:pStyle w:val="Titre4"/>
        <w:rPr>
          <w:ins w:id="1287" w:author="Arthur Parmentier" w:date="2020-06-08T01:23:00Z"/>
        </w:rPr>
      </w:pPr>
      <w:ins w:id="1288" w:author="Arthur Parmentier" w:date="2020-06-08T01:23:00Z">
        <w:r>
          <w:lastRenderedPageBreak/>
          <w:t>Functions</w:t>
        </w:r>
      </w:ins>
    </w:p>
    <w:p w:rsidR="002E242D" w:rsidRPr="002E242D" w:rsidRDefault="002E242D">
      <w:pPr>
        <w:rPr>
          <w:ins w:id="1289" w:author="Arthur Parmentier" w:date="2020-06-08T00:54:00Z"/>
          <w:rPrChange w:id="1290" w:author="Arthur Parmentier" w:date="2020-06-08T01:23:00Z">
            <w:rPr>
              <w:ins w:id="1291" w:author="Arthur Parmentier" w:date="2020-06-08T00:54:00Z"/>
            </w:rPr>
          </w:rPrChange>
        </w:rPr>
        <w:pPrChange w:id="1292" w:author="Arthur Parmentier" w:date="2020-06-08T01:23:00Z">
          <w:pPr>
            <w:pStyle w:val="Titre3"/>
          </w:pPr>
        </w:pPrChange>
      </w:pPr>
      <w:ins w:id="1293" w:author="Arthur Parmentier" w:date="2020-06-08T01:23:00Z">
        <w:r>
          <w:t>Ea</w:t>
        </w:r>
      </w:ins>
      <w:ins w:id="1294" w:author="Arthur Parmentier" w:date="2020-06-08T01:24:00Z">
        <w:r>
          <w:t>ch element of</w:t>
        </w:r>
      </w:ins>
      <w:ins w:id="1295" w:author="Arthur Parmentier" w:date="2020-06-08T01:25:00Z">
        <w:r>
          <w:t xml:space="preserve"> the syntax performs several functions at different levels, for instance at the clause level or at the phrase level. Examples of these functions in </w:t>
        </w:r>
      </w:ins>
      <w:ins w:id="1296" w:author="Arthur Parmentier" w:date="2020-06-08T01:27:00Z">
        <w:r>
          <w:t>English</w:t>
        </w:r>
      </w:ins>
      <w:ins w:id="1297" w:author="Arthur Parmentier" w:date="2020-06-08T01:25:00Z">
        <w:r>
          <w:t xml:space="preserve"> are “</w:t>
        </w:r>
      </w:ins>
      <w:ins w:id="1298" w:author="Arthur Parmentier" w:date="2020-06-08T01:26:00Z">
        <w:r>
          <w:t xml:space="preserve">verb”, “noun phrase”, “noun”, “object </w:t>
        </w:r>
      </w:ins>
      <w:ins w:id="1299" w:author="Arthur Parmentier" w:date="2020-06-08T01:27:00Z">
        <w:r>
          <w:t>predicative” …</w:t>
        </w:r>
      </w:ins>
    </w:p>
    <w:p w:rsidR="006D5BBB" w:rsidRDefault="00E85B26" w:rsidP="006D5BBB">
      <w:pPr>
        <w:pStyle w:val="Titre3"/>
        <w:rPr>
          <w:ins w:id="1300" w:author="Arthur Parmentier" w:date="2020-06-08T01:36:00Z"/>
        </w:rPr>
      </w:pPr>
      <w:bookmarkStart w:id="1301" w:name="_Toc42550086"/>
      <w:ins w:id="1302" w:author="Arthur Parmentier" w:date="2020-06-08T01:33:00Z">
        <w:r>
          <w:t>Context-free</w:t>
        </w:r>
      </w:ins>
      <w:ins w:id="1303" w:author="Arthur Parmentier" w:date="2020-06-08T02:17:00Z">
        <w:r w:rsidR="00300A77">
          <w:t>,</w:t>
        </w:r>
      </w:ins>
      <w:ins w:id="1304" w:author="Arthur Parmentier" w:date="2020-06-08T01:33:00Z">
        <w:r>
          <w:t xml:space="preserve"> context-sensitive</w:t>
        </w:r>
      </w:ins>
      <w:ins w:id="1305" w:author="Arthur Parmentier" w:date="2020-06-07T21:11:00Z">
        <w:r w:rsidR="006D5BBB" w:rsidRPr="007C437A">
          <w:t xml:space="preserve"> </w:t>
        </w:r>
      </w:ins>
      <w:ins w:id="1306" w:author="Arthur Parmentier" w:date="2020-06-08T02:17:00Z">
        <w:r w:rsidR="00300A77">
          <w:t>and regular languages</w:t>
        </w:r>
      </w:ins>
      <w:bookmarkEnd w:id="1301"/>
    </w:p>
    <w:p w:rsidR="00E85B26" w:rsidRDefault="006F64B1">
      <w:pPr>
        <w:rPr>
          <w:ins w:id="1307" w:author="Arthur Parmentier" w:date="2020-06-08T01:35:00Z"/>
        </w:rPr>
        <w:pPrChange w:id="1308" w:author="Arthur Parmentier" w:date="2020-06-08T01:40:00Z">
          <w:pPr>
            <w:pStyle w:val="Titre4"/>
          </w:pPr>
        </w:pPrChange>
      </w:pPr>
      <w:ins w:id="1309" w:author="Arthur Parmentier" w:date="2020-06-08T01:37:00Z">
        <w:r>
          <w:t xml:space="preserve">In order to introduce the </w:t>
        </w:r>
        <w:r w:rsidR="00067022">
          <w:t xml:space="preserve">parsing mechanisms of my recognition tool, I would like to </w:t>
        </w:r>
      </w:ins>
      <w:ins w:id="1310"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311" w:author="Arthur Parmentier" w:date="2020-06-08T01:40:00Z"/>
        </w:rPr>
      </w:pPr>
      <w:ins w:id="1312" w:author="Arthur Parmentier" w:date="2020-06-08T01:35:00Z">
        <w:r>
          <w:t>Context sensitive grammars</w:t>
        </w:r>
      </w:ins>
    </w:p>
    <w:p w:rsidR="00DE0C52" w:rsidRPr="00DE0C52" w:rsidRDefault="00DE0C52">
      <w:pPr>
        <w:rPr>
          <w:ins w:id="1313" w:author="Arthur Parmentier" w:date="2020-06-08T01:35:00Z"/>
          <w:rPrChange w:id="1314" w:author="Arthur Parmentier" w:date="2020-06-08T01:40:00Z">
            <w:rPr>
              <w:ins w:id="1315" w:author="Arthur Parmentier" w:date="2020-06-08T01:35:00Z"/>
            </w:rPr>
          </w:rPrChange>
        </w:rPr>
        <w:pPrChange w:id="1316" w:author="Arthur Parmentier" w:date="2020-06-08T01:40:00Z">
          <w:pPr>
            <w:pStyle w:val="Titre4"/>
          </w:pPr>
        </w:pPrChange>
      </w:pPr>
      <w:ins w:id="1317" w:author="Arthur Parmentier" w:date="2020-06-08T01:40:00Z">
        <w:r w:rsidRPr="00DE0C52">
          <w:rPr>
            <w:rPrChange w:id="1318" w:author="Arthur Parmentier" w:date="2020-06-08T01:40:00Z">
              <w:rPr/>
            </w:rPrChange>
          </w:rPr>
          <w:t xml:space="preserve">Context sensitive grammars describe </w:t>
        </w:r>
        <w:r w:rsidRPr="00DE0C52">
          <w:rPr>
            <w:rPrChange w:id="1319" w:author="Arthur Parmentier" w:date="2020-06-08T01:40:00Z">
              <w:rPr>
                <w:lang w:val="fr-FR"/>
              </w:rPr>
            </w:rPrChange>
          </w:rPr>
          <w:t>th</w:t>
        </w:r>
        <w:r>
          <w:t xml:space="preserve">e grammars of oral and written languages we are familiar with, such as </w:t>
        </w:r>
      </w:ins>
      <w:ins w:id="1320" w:author="Arthur Parmentier" w:date="2020-06-08T01:41:00Z">
        <w:r>
          <w:t>English.</w:t>
        </w:r>
      </w:ins>
      <w:ins w:id="1321" w:author="Arthur Parmentier" w:date="2020-06-08T01:42:00Z">
        <w:r w:rsidR="00A71935">
          <w:t xml:space="preserve"> As its name suggest, it means that to </w:t>
        </w:r>
      </w:ins>
      <w:ins w:id="1322" w:author="Arthur Parmentier" w:date="2020-06-08T01:47:00Z">
        <w:r w:rsidR="008054B5">
          <w:t>find</w:t>
        </w:r>
      </w:ins>
      <w:ins w:id="1323" w:author="Arthur Parmentier" w:date="2020-06-08T01:42:00Z">
        <w:r w:rsidR="00A71935">
          <w:t xml:space="preserve"> the function of an element in the sentence, it </w:t>
        </w:r>
      </w:ins>
      <w:ins w:id="1324" w:author="Arthur Parmentier" w:date="2020-06-08T01:44:00Z">
        <w:r w:rsidR="00A71935">
          <w:t xml:space="preserve">may be </w:t>
        </w:r>
      </w:ins>
      <w:ins w:id="1325" w:author="Arthur Parmentier" w:date="2020-06-08T01:43:00Z">
        <w:r w:rsidR="00A71935">
          <w:t>necessary to know about the context, i.e. the other elements that surrounds it.</w:t>
        </w:r>
      </w:ins>
    </w:p>
    <w:p w:rsidR="00E85B26" w:rsidRDefault="00C22AA0" w:rsidP="00E85B26">
      <w:pPr>
        <w:rPr>
          <w:ins w:id="1326" w:author="Arthur Parmentier" w:date="2020-06-08T01:40:00Z"/>
        </w:rPr>
      </w:pPr>
      <w:ins w:id="1327" w:author="Arthur Parmentier" w:date="2020-06-08T01:44:00Z">
        <w:r>
          <w:t>One important theorem is t</w:t>
        </w:r>
      </w:ins>
      <w:ins w:id="1328" w:author="Arthur Parmentier" w:date="2020-06-08T01:45:00Z">
        <w:r>
          <w:t xml:space="preserve">hat all </w:t>
        </w:r>
      </w:ins>
      <w:ins w:id="1329" w:author="Arthur Parmentier" w:date="2020-06-08T01:35:00Z">
        <w:r w:rsidR="00E85B26">
          <w:t>context-sensitive grammar</w:t>
        </w:r>
      </w:ins>
      <w:ins w:id="1330" w:author="Arthur Parmentier" w:date="2020-06-08T01:45:00Z">
        <w:r>
          <w:t>s</w:t>
        </w:r>
      </w:ins>
      <w:ins w:id="1331" w:author="Arthur Parmentier" w:date="2020-06-08T01:35:00Z">
        <w:r w:rsidR="00E85B26">
          <w:t xml:space="preserve"> </w:t>
        </w:r>
      </w:ins>
      <w:ins w:id="1332" w:author="Arthur Parmentier" w:date="2020-06-08T01:45:00Z">
        <w:r>
          <w:t>are described by a</w:t>
        </w:r>
      </w:ins>
      <w:ins w:id="1333" w:author="Arthur Parmentier" w:date="2020-06-08T01:35:00Z">
        <w:r w:rsidR="00E85B26">
          <w:t xml:space="preserve"> linear bounded automaton (LBA)</w:t>
        </w:r>
      </w:ins>
      <w:ins w:id="1334" w:author="Arthur Parmentier" w:date="2020-06-08T01:45:00Z">
        <w:r w:rsidR="00942F80">
          <w:t xml:space="preserve"> that could for instance be implemented on a computer.</w:t>
        </w:r>
      </w:ins>
      <w:ins w:id="1335" w:author="Arthur Parmentier" w:date="2020-06-08T01:36:00Z">
        <w:r w:rsidR="00E85B26">
          <w:rPr>
            <w:rStyle w:val="Appelnotedebasdep"/>
          </w:rPr>
          <w:footnoteReference w:id="14"/>
        </w:r>
      </w:ins>
    </w:p>
    <w:p w:rsidR="00DE0C52" w:rsidRDefault="008054B5" w:rsidP="00DE0C52">
      <w:pPr>
        <w:pStyle w:val="Titre4"/>
        <w:rPr>
          <w:ins w:id="1337" w:author="Arthur Parmentier" w:date="2020-06-08T01:45:00Z"/>
        </w:rPr>
      </w:pPr>
      <w:ins w:id="1338" w:author="Arthur Parmentier" w:date="2020-06-08T01:45:00Z">
        <w:r>
          <w:t>Context-free grammars</w:t>
        </w:r>
      </w:ins>
    </w:p>
    <w:p w:rsidR="008054B5" w:rsidRDefault="008054B5" w:rsidP="008054B5">
      <w:pPr>
        <w:rPr>
          <w:ins w:id="1339" w:author="Arthur Parmentier" w:date="2020-06-08T01:47:00Z"/>
        </w:rPr>
      </w:pPr>
      <w:ins w:id="1340" w:author="Arthur Parmentier" w:date="2020-06-08T01:45:00Z">
        <w:r>
          <w:t>At the opposite of context</w:t>
        </w:r>
      </w:ins>
      <w:ins w:id="1341" w:author="Arthur Parmentier" w:date="2020-06-08T01:46:00Z">
        <w:r>
          <w:t>-sensitive grammars, context-free grammars describe languages in which it is not necessary to know about the context to find the function of an</w:t>
        </w:r>
      </w:ins>
      <w:ins w:id="1342" w:author="Arthur Parmentier" w:date="2020-06-08T01:47:00Z">
        <w:r>
          <w:t xml:space="preserve"> element. Context-free grammars are therefore a subset of context-sensitive grammars.</w:t>
        </w:r>
      </w:ins>
    </w:p>
    <w:p w:rsidR="001958BE" w:rsidRDefault="001958BE" w:rsidP="008054B5">
      <w:pPr>
        <w:rPr>
          <w:ins w:id="1343" w:author="Arthur Parmentier" w:date="2020-06-08T01:48:00Z"/>
        </w:rPr>
      </w:pPr>
      <w:ins w:id="1344" w:author="Arthur Parmentier" w:date="2020-06-08T01:47:00Z">
        <w:r>
          <w:t xml:space="preserve">For instance, consider </w:t>
        </w:r>
      </w:ins>
      <w:ins w:id="1345" w:author="Arthur Parmentier" w:date="2020-06-08T02:00:00Z">
        <w:r w:rsidR="00E314FF">
          <w:t xml:space="preserve">the </w:t>
        </w:r>
      </w:ins>
      <w:ins w:id="1346" w:author="Arthur Parmentier" w:date="2020-06-08T01:48:00Z">
        <w:r>
          <w:t>grammar</w:t>
        </w:r>
      </w:ins>
      <w:ins w:id="1347" w:author="Arthur Parmentier" w:date="2020-06-08T01:55:00Z">
        <w:r>
          <w:t xml:space="preserve"> made of the following production rules</w:t>
        </w:r>
      </w:ins>
      <w:ins w:id="1348" w:author="Arthur Parmentier" w:date="2020-06-08T01:48:00Z">
        <w:r>
          <w:t>:</w:t>
        </w:r>
      </w:ins>
    </w:p>
    <w:p w:rsidR="001958BE" w:rsidRDefault="00352DF5" w:rsidP="008054B5">
      <w:pPr>
        <w:rPr>
          <w:ins w:id="1349" w:author="Arthur Parmentier" w:date="2020-06-08T01:51:00Z"/>
          <w:rFonts w:ascii="Cambria" w:hAnsi="Cambria" w:cs="Cambria"/>
        </w:rPr>
      </w:pPr>
      <w:ins w:id="1350" w:author="Arthur Parmentier" w:date="2020-06-08T02:03:00Z">
        <w:r>
          <w:rPr>
            <w:rFonts w:cs="Cambria Math"/>
          </w:rPr>
          <w:t>S</w:t>
        </w:r>
      </w:ins>
      <w:ins w:id="1351" w:author="Arthur Parmentier" w:date="2020-06-08T01:50:00Z">
        <w:r w:rsidR="001958BE" w:rsidRPr="001958BE">
          <w:rPr>
            <w:rFonts w:cs="Cambria Math"/>
            <w:rPrChange w:id="1352" w:author="Arthur Parmentier" w:date="2020-06-08T01:50:00Z">
              <w:rPr>
                <w:rFonts w:ascii="Cambria Math" w:hAnsi="Cambria Math" w:cs="Cambria Math"/>
              </w:rPr>
            </w:rPrChange>
          </w:rPr>
          <w:t xml:space="preserve"> -&gt; </w:t>
        </w:r>
      </w:ins>
      <w:ins w:id="1353" w:author="Arthur Parmentier" w:date="2020-06-08T02:06:00Z">
        <w:r>
          <w:rPr>
            <w:rFonts w:cs="Cambria Math"/>
          </w:rPr>
          <w:t>WHO WHAT HOW WHEN</w:t>
        </w:r>
      </w:ins>
      <w:ins w:id="1354" w:author="Arthur Parmentier" w:date="2020-06-08T01:48:00Z">
        <w:r w:rsidR="001958BE">
          <w:br/>
        </w:r>
      </w:ins>
      <w:ins w:id="1355" w:author="Arthur Parmentier" w:date="2020-06-08T02:06:00Z">
        <w:r>
          <w:t>WHO</w:t>
        </w:r>
      </w:ins>
      <w:ins w:id="1356" w:author="Arthur Parmentier" w:date="2020-06-08T01:48:00Z">
        <w:r w:rsidR="001958BE">
          <w:t xml:space="preserve"> -&gt; </w:t>
        </w:r>
      </w:ins>
      <w:ins w:id="1357" w:author="Arthur Parmentier" w:date="2020-06-08T02:06:00Z">
        <w:r>
          <w:t>who</w:t>
        </w:r>
      </w:ins>
      <w:ins w:id="1358" w:author="Arthur Parmentier" w:date="2020-06-08T01:48:00Z">
        <w:r w:rsidR="001958BE">
          <w:br/>
        </w:r>
      </w:ins>
      <w:ins w:id="1359" w:author="Arthur Parmentier" w:date="2020-06-08T02:06:00Z">
        <w:r>
          <w:t>WHAT</w:t>
        </w:r>
      </w:ins>
      <w:ins w:id="1360" w:author="Arthur Parmentier" w:date="2020-06-08T01:48:00Z">
        <w:r w:rsidR="001958BE">
          <w:t xml:space="preserve"> -&gt; </w:t>
        </w:r>
      </w:ins>
      <w:ins w:id="1361" w:author="Arthur Parmentier" w:date="2020-06-08T02:06:00Z">
        <w:r>
          <w:t>what</w:t>
        </w:r>
      </w:ins>
      <w:ins w:id="1362" w:author="Arthur Parmentier" w:date="2020-06-08T01:50:00Z">
        <w:r w:rsidR="001958BE">
          <w:br/>
        </w:r>
      </w:ins>
      <w:ins w:id="1363" w:author="Arthur Parmentier" w:date="2020-06-08T02:06:00Z">
        <w:r>
          <w:t>HOW</w:t>
        </w:r>
      </w:ins>
      <w:ins w:id="1364" w:author="Arthur Parmentier" w:date="2020-06-08T01:50:00Z">
        <w:r w:rsidR="001958BE">
          <w:t xml:space="preserve"> -&gt; </w:t>
        </w:r>
      </w:ins>
      <w:ins w:id="1365" w:author="Arthur Parmentier" w:date="2020-06-08T02:07:00Z">
        <w:r>
          <w:t xml:space="preserve">how | </w:t>
        </w:r>
        <w:r w:rsidRPr="00352DF5">
          <w:rPr>
            <w:rFonts w:ascii="Cambria" w:hAnsi="Cambria" w:cs="Cambria"/>
          </w:rPr>
          <w:t>ε</w:t>
        </w:r>
      </w:ins>
      <w:ins w:id="1366" w:author="Arthur Parmentier" w:date="2020-06-08T01:50:00Z">
        <w:r w:rsidR="001958BE">
          <w:br/>
        </w:r>
      </w:ins>
      <w:ins w:id="1367" w:author="Arthur Parmentier" w:date="2020-06-08T02:07:00Z">
        <w:r>
          <w:t>WHEN</w:t>
        </w:r>
      </w:ins>
      <w:ins w:id="1368" w:author="Arthur Parmentier" w:date="2020-06-08T01:50:00Z">
        <w:r w:rsidR="001958BE">
          <w:t>-&gt;</w:t>
        </w:r>
      </w:ins>
      <w:ins w:id="1369" w:author="Arthur Parmentier" w:date="2020-06-08T01:51:00Z">
        <w:r w:rsidR="001958BE">
          <w:t xml:space="preserve"> </w:t>
        </w:r>
      </w:ins>
      <w:ins w:id="1370" w:author="Arthur Parmentier" w:date="2020-06-08T02:07:00Z">
        <w:r>
          <w:rPr>
            <w:rFonts w:cs="Cambria Math"/>
          </w:rPr>
          <w:t>when</w:t>
        </w:r>
      </w:ins>
    </w:p>
    <w:p w:rsidR="00F93519" w:rsidRDefault="001958BE" w:rsidP="008054B5">
      <w:pPr>
        <w:rPr>
          <w:ins w:id="1371" w:author="Arthur Parmentier" w:date="2020-06-08T02:15:00Z"/>
          <w:rFonts w:cs="Cambria"/>
        </w:rPr>
      </w:pPr>
      <w:ins w:id="1372" w:author="Arthur Parmentier" w:date="2020-06-08T01:53:00Z">
        <w:r>
          <w:t xml:space="preserve">where </w:t>
        </w:r>
      </w:ins>
      <w:ins w:id="1373" w:author="Arthur Parmentier" w:date="2020-06-08T02:10:00Z">
        <w:r w:rsidR="0098315D">
          <w:t>“</w:t>
        </w:r>
      </w:ins>
      <w:ins w:id="1374" w:author="Arthur Parmentier" w:date="2020-06-08T02:09:00Z">
        <w:r w:rsidR="00352DF5">
          <w:t>WHO</w:t>
        </w:r>
      </w:ins>
      <w:ins w:id="1375" w:author="Arthur Parmentier" w:date="2020-06-08T02:10:00Z">
        <w:r w:rsidR="0098315D">
          <w:t>”</w:t>
        </w:r>
      </w:ins>
      <w:ins w:id="1376" w:author="Arthur Parmentier" w:date="2020-06-08T02:09:00Z">
        <w:r w:rsidR="00352DF5">
          <w:t xml:space="preserve">, </w:t>
        </w:r>
      </w:ins>
      <w:ins w:id="1377" w:author="Arthur Parmentier" w:date="2020-06-08T02:10:00Z">
        <w:r w:rsidR="0098315D">
          <w:t>“</w:t>
        </w:r>
      </w:ins>
      <w:ins w:id="1378" w:author="Arthur Parmentier" w:date="2020-06-08T02:09:00Z">
        <w:r w:rsidR="00352DF5">
          <w:t>WHAT</w:t>
        </w:r>
      </w:ins>
      <w:ins w:id="1379" w:author="Arthur Parmentier" w:date="2020-06-08T02:10:00Z">
        <w:r w:rsidR="0098315D">
          <w:t>”</w:t>
        </w:r>
      </w:ins>
      <w:ins w:id="1380" w:author="Arthur Parmentier" w:date="2020-06-08T02:09:00Z">
        <w:r w:rsidR="00352DF5">
          <w:t xml:space="preserve">, </w:t>
        </w:r>
      </w:ins>
      <w:ins w:id="1381" w:author="Arthur Parmentier" w:date="2020-06-08T02:10:00Z">
        <w:r w:rsidR="0098315D">
          <w:t>“</w:t>
        </w:r>
      </w:ins>
      <w:ins w:id="1382" w:author="Arthur Parmentier" w:date="2020-06-08T02:09:00Z">
        <w:r w:rsidR="00352DF5">
          <w:t>HOW</w:t>
        </w:r>
      </w:ins>
      <w:ins w:id="1383" w:author="Arthur Parmentier" w:date="2020-06-08T02:10:00Z">
        <w:r w:rsidR="0098315D">
          <w:t>”</w:t>
        </w:r>
      </w:ins>
      <w:ins w:id="1384" w:author="Arthur Parmentier" w:date="2020-06-08T02:09:00Z">
        <w:r w:rsidR="00352DF5">
          <w:t xml:space="preserve">, </w:t>
        </w:r>
      </w:ins>
      <w:ins w:id="1385" w:author="Arthur Parmentier" w:date="2020-06-08T02:10:00Z">
        <w:r w:rsidR="0098315D">
          <w:t>“</w:t>
        </w:r>
      </w:ins>
      <w:ins w:id="1386" w:author="Arthur Parmentier" w:date="2020-06-08T02:09:00Z">
        <w:r w:rsidR="00352DF5">
          <w:t>WHEN</w:t>
        </w:r>
      </w:ins>
      <w:ins w:id="1387" w:author="Arthur Parmentier" w:date="2020-06-08T02:10:00Z">
        <w:r w:rsidR="0098315D">
          <w:t>”</w:t>
        </w:r>
      </w:ins>
      <w:ins w:id="1388" w:author="Arthur Parmentier" w:date="2020-06-08T02:09:00Z">
        <w:r w:rsidR="00352DF5">
          <w:t xml:space="preserve"> </w:t>
        </w:r>
      </w:ins>
      <w:ins w:id="1389" w:author="Arthur Parmentier" w:date="2020-06-08T02:10:00Z">
        <w:r w:rsidR="0098315D">
          <w:t>are non-terminal symbols (representing abstract structures in the grammar), “who”, “what”, “how”</w:t>
        </w:r>
      </w:ins>
      <w:ins w:id="1390" w:author="Arthur Parmentier" w:date="2020-06-08T02:11:00Z">
        <w:r w:rsidR="0098315D">
          <w:t>, “when” are terminal symbols representing words or signs in the sentence,</w:t>
        </w:r>
      </w:ins>
      <w:ins w:id="1391" w:author="Arthur Parmentier" w:date="2020-06-08T02:10:00Z">
        <w:r w:rsidR="0098315D">
          <w:t xml:space="preserve"> </w:t>
        </w:r>
      </w:ins>
      <w:ins w:id="1392" w:author="Arthur Parmentier" w:date="2020-06-08T02:07:00Z">
        <w:r w:rsidR="00352DF5">
          <w:t xml:space="preserve">S is the start symbol </w:t>
        </w:r>
      </w:ins>
      <w:ins w:id="1393" w:author="Arthur Parmentier" w:date="2020-06-08T02:08:00Z">
        <w:r w:rsidR="00352DF5">
          <w:t>(sentence symbol)</w:t>
        </w:r>
      </w:ins>
      <w:ins w:id="1394" w:author="Arthur Parmentier" w:date="2020-06-08T02:14:00Z">
        <w:r w:rsidR="00B122FD">
          <w:t>,</w:t>
        </w:r>
      </w:ins>
      <w:ins w:id="1395" w:author="Arthur Parmentier" w:date="2020-06-08T01:53:00Z">
        <w:r>
          <w:rPr>
            <w:rFonts w:cs="Cambria Math"/>
          </w:rPr>
          <w:t xml:space="preserve"> </w:t>
        </w:r>
      </w:ins>
      <w:ins w:id="1396" w:author="Arthur Parmentier" w:date="2020-06-08T02:08:00Z">
        <w:r w:rsidR="00352DF5" w:rsidRPr="00352DF5">
          <w:rPr>
            <w:rFonts w:ascii="Cambria" w:hAnsi="Cambria" w:cs="Cambria"/>
          </w:rPr>
          <w:t>ε</w:t>
        </w:r>
      </w:ins>
      <w:ins w:id="1397" w:author="Arthur Parmentier" w:date="2020-06-08T01:53:00Z">
        <w:r>
          <w:rPr>
            <w:rFonts w:cs="Cambria"/>
          </w:rPr>
          <w:t xml:space="preserve"> </w:t>
        </w:r>
      </w:ins>
      <w:ins w:id="1398" w:author="Arthur Parmentier" w:date="2020-06-08T02:08:00Z">
        <w:r w:rsidR="00352DF5">
          <w:rPr>
            <w:rFonts w:cs="Cambria"/>
          </w:rPr>
          <w:t>the empty string symbol</w:t>
        </w:r>
      </w:ins>
      <w:ins w:id="1399"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0" w:author="Arthur Parmentier" w:date="2020-06-08T01:55:00Z">
        <w:r>
          <w:rPr>
            <w:rFonts w:cs="Cambria"/>
          </w:rPr>
          <w:t>.</w:t>
        </w:r>
      </w:ins>
      <w:ins w:id="1401" w:author="Arthur Parmentier" w:date="2020-06-08T01:53:00Z">
        <w:r>
          <w:rPr>
            <w:rFonts w:cs="Cambria"/>
          </w:rPr>
          <w:t xml:space="preserve"> </w:t>
        </w:r>
      </w:ins>
      <w:ins w:id="1402" w:author="Arthur Parmentier" w:date="2020-06-08T02:14:00Z">
        <w:r w:rsidR="005A4010">
          <w:rPr>
            <w:rFonts w:cs="Cambria"/>
          </w:rPr>
          <w:br/>
        </w:r>
      </w:ins>
      <w:ins w:id="1403" w:author="Arthur Parmentier" w:date="2020-06-08T01:56:00Z">
        <w:r>
          <w:rPr>
            <w:rFonts w:cs="Cambria"/>
          </w:rPr>
          <w:t xml:space="preserve">This grammar would only produce </w:t>
        </w:r>
      </w:ins>
      <w:ins w:id="1404" w:author="Arthur Parmentier" w:date="2020-06-08T02:11:00Z">
        <w:r w:rsidR="0098315D">
          <w:rPr>
            <w:rFonts w:cs="Cambria"/>
          </w:rPr>
          <w:t>two different</w:t>
        </w:r>
      </w:ins>
      <w:ins w:id="1405" w:author="Arthur Parmentier" w:date="2020-06-08T01:56:00Z">
        <w:r>
          <w:rPr>
            <w:rFonts w:cs="Cambria"/>
          </w:rPr>
          <w:t xml:space="preserve"> sentence</w:t>
        </w:r>
      </w:ins>
      <w:ins w:id="1406" w:author="Arthur Parmentier" w:date="2020-06-08T02:11:00Z">
        <w:r w:rsidR="0098315D">
          <w:rPr>
            <w:rFonts w:cs="Cambria"/>
          </w:rPr>
          <w:t>s</w:t>
        </w:r>
      </w:ins>
      <w:ins w:id="1407" w:author="Arthur Parmentier" w:date="2020-06-08T01:56:00Z">
        <w:r>
          <w:rPr>
            <w:rFonts w:cs="Cambria"/>
          </w:rPr>
          <w:t xml:space="preserve">: </w:t>
        </w:r>
      </w:ins>
    </w:p>
    <w:p w:rsidR="00F93519" w:rsidRDefault="001958BE" w:rsidP="008054B5">
      <w:pPr>
        <w:pStyle w:val="Paragraphedeliste"/>
        <w:numPr>
          <w:ilvl w:val="0"/>
          <w:numId w:val="43"/>
        </w:numPr>
        <w:rPr>
          <w:ins w:id="1408" w:author="Arthur Parmentier" w:date="2020-06-08T02:15:00Z"/>
          <w:rFonts w:cs="Cambria"/>
        </w:rPr>
      </w:pPr>
      <w:ins w:id="1409" w:author="Arthur Parmentier" w:date="2020-06-08T01:56:00Z">
        <w:r w:rsidRPr="00F93519">
          <w:rPr>
            <w:rFonts w:cs="Cambria"/>
            <w:rPrChange w:id="1410" w:author="Arthur Parmentier" w:date="2020-06-08T02:15:00Z">
              <w:rPr/>
            </w:rPrChange>
          </w:rPr>
          <w:t>“</w:t>
        </w:r>
      </w:ins>
      <w:ins w:id="1411" w:author="Arthur Parmentier" w:date="2020-06-08T02:11:00Z">
        <w:r w:rsidR="0098315D" w:rsidRPr="00F93519">
          <w:rPr>
            <w:rFonts w:cs="Cambria"/>
            <w:rPrChange w:id="1412" w:author="Arthur Parmentier" w:date="2020-06-08T02:15:00Z">
              <w:rPr/>
            </w:rPrChange>
          </w:rPr>
          <w:t>w</w:t>
        </w:r>
      </w:ins>
      <w:ins w:id="1413" w:author="Arthur Parmentier" w:date="2020-06-08T01:56:00Z">
        <w:r w:rsidRPr="00F93519">
          <w:rPr>
            <w:rFonts w:cs="Cambria"/>
            <w:rPrChange w:id="1414" w:author="Arthur Parmentier" w:date="2020-06-08T02:15:00Z">
              <w:rPr/>
            </w:rPrChange>
          </w:rPr>
          <w:t xml:space="preserve">ho </w:t>
        </w:r>
      </w:ins>
      <w:ins w:id="1415" w:author="Arthur Parmentier" w:date="2020-06-08T02:11:00Z">
        <w:r w:rsidR="0098315D" w:rsidRPr="00F93519">
          <w:rPr>
            <w:rFonts w:cs="Cambria"/>
            <w:rPrChange w:id="1416" w:author="Arthur Parmentier" w:date="2020-06-08T02:15:00Z">
              <w:rPr/>
            </w:rPrChange>
          </w:rPr>
          <w:t>w</w:t>
        </w:r>
      </w:ins>
      <w:ins w:id="1417" w:author="Arthur Parmentier" w:date="2020-06-08T01:56:00Z">
        <w:r w:rsidRPr="00F93519">
          <w:rPr>
            <w:rFonts w:cs="Cambria"/>
            <w:rPrChange w:id="1418" w:author="Arthur Parmentier" w:date="2020-06-08T02:15:00Z">
              <w:rPr/>
            </w:rPrChange>
          </w:rPr>
          <w:t xml:space="preserve">hat </w:t>
        </w:r>
      </w:ins>
      <w:ins w:id="1419" w:author="Arthur Parmentier" w:date="2020-06-08T02:11:00Z">
        <w:r w:rsidR="0098315D" w:rsidRPr="00F93519">
          <w:rPr>
            <w:rFonts w:cs="Cambria"/>
            <w:rPrChange w:id="1420" w:author="Arthur Parmentier" w:date="2020-06-08T02:15:00Z">
              <w:rPr/>
            </w:rPrChange>
          </w:rPr>
          <w:t>h</w:t>
        </w:r>
      </w:ins>
      <w:ins w:id="1421" w:author="Arthur Parmentier" w:date="2020-06-08T01:56:00Z">
        <w:r w:rsidRPr="00F93519">
          <w:rPr>
            <w:rFonts w:cs="Cambria"/>
            <w:rPrChange w:id="1422" w:author="Arthur Parmentier" w:date="2020-06-08T02:15:00Z">
              <w:rPr/>
            </w:rPrChange>
          </w:rPr>
          <w:t xml:space="preserve">ow </w:t>
        </w:r>
      </w:ins>
      <w:ins w:id="1423" w:author="Arthur Parmentier" w:date="2020-06-08T02:11:00Z">
        <w:r w:rsidR="0098315D" w:rsidRPr="00F93519">
          <w:rPr>
            <w:rFonts w:cs="Cambria"/>
            <w:rPrChange w:id="1424" w:author="Arthur Parmentier" w:date="2020-06-08T02:15:00Z">
              <w:rPr/>
            </w:rPrChange>
          </w:rPr>
          <w:t>w</w:t>
        </w:r>
      </w:ins>
      <w:ins w:id="1425" w:author="Arthur Parmentier" w:date="2020-06-08T01:56:00Z">
        <w:r w:rsidRPr="00F93519">
          <w:rPr>
            <w:rFonts w:cs="Cambria"/>
            <w:rPrChange w:id="1426" w:author="Arthur Parmentier" w:date="2020-06-08T02:15:00Z">
              <w:rPr/>
            </w:rPrChange>
          </w:rPr>
          <w:t>hen”</w:t>
        </w:r>
      </w:ins>
    </w:p>
    <w:p w:rsidR="00F93519" w:rsidRDefault="0098315D" w:rsidP="008054B5">
      <w:pPr>
        <w:pStyle w:val="Paragraphedeliste"/>
        <w:numPr>
          <w:ilvl w:val="0"/>
          <w:numId w:val="43"/>
        </w:numPr>
        <w:rPr>
          <w:ins w:id="1427" w:author="Arthur Parmentier" w:date="2020-06-08T02:15:00Z"/>
          <w:rFonts w:cs="Cambria"/>
        </w:rPr>
      </w:pPr>
      <w:ins w:id="1428" w:author="Arthur Parmentier" w:date="2020-06-08T02:11:00Z">
        <w:r w:rsidRPr="00F93519">
          <w:rPr>
            <w:rFonts w:cs="Cambria"/>
            <w:rPrChange w:id="1429" w:author="Arthur Parmentier" w:date="2020-06-08T02:15:00Z">
              <w:rPr/>
            </w:rPrChange>
          </w:rPr>
          <w:t>“who what when”</w:t>
        </w:r>
      </w:ins>
    </w:p>
    <w:p w:rsidR="001958BE" w:rsidRPr="00F93519" w:rsidRDefault="001958BE">
      <w:pPr>
        <w:rPr>
          <w:ins w:id="1430" w:author="Arthur Parmentier" w:date="2020-06-08T01:57:00Z"/>
          <w:rFonts w:cs="Cambria"/>
          <w:rPrChange w:id="1431" w:author="Arthur Parmentier" w:date="2020-06-08T02:15:00Z">
            <w:rPr>
              <w:ins w:id="1432" w:author="Arthur Parmentier" w:date="2020-06-08T01:57:00Z"/>
            </w:rPr>
          </w:rPrChange>
        </w:rPr>
      </w:pPr>
      <w:ins w:id="1433" w:author="Arthur Parmentier" w:date="2020-06-08T01:56:00Z">
        <w:r w:rsidRPr="00F93519">
          <w:rPr>
            <w:rFonts w:cs="Cambria"/>
            <w:rPrChange w:id="1434" w:author="Arthur Parmentier" w:date="2020-06-08T02:15:00Z">
              <w:rPr/>
            </w:rPrChange>
          </w:rPr>
          <w:lastRenderedPageBreak/>
          <w:t>Because the production rules on the left side only contain one element, it is pos</w:t>
        </w:r>
      </w:ins>
      <w:ins w:id="1435" w:author="Arthur Parmentier" w:date="2020-06-08T01:57:00Z">
        <w:r w:rsidRPr="00F93519">
          <w:rPr>
            <w:rFonts w:cs="Cambria"/>
            <w:rPrChange w:id="1436" w:author="Arthur Parmentier" w:date="2020-06-08T02:15:00Z">
              <w:rPr/>
            </w:rPrChange>
          </w:rPr>
          <w:t>sible to find the function of each element in the sentence without the context. This grammar is therefore a context-free grammar.</w:t>
        </w:r>
      </w:ins>
      <w:ins w:id="1437" w:author="Arthur Parmentier" w:date="2020-06-08T02:12:00Z">
        <w:r w:rsidR="0098315D">
          <w:rPr>
            <w:rStyle w:val="Appelnotedebasdep"/>
            <w:rFonts w:cs="Cambria"/>
          </w:rPr>
          <w:footnoteReference w:id="15"/>
        </w:r>
      </w:ins>
    </w:p>
    <w:p w:rsidR="004A5894" w:rsidRDefault="004A5894" w:rsidP="008054B5">
      <w:pPr>
        <w:rPr>
          <w:ins w:id="1443" w:author="Arthur Parmentier" w:date="2020-06-08T02:01:00Z"/>
          <w:rStyle w:val="uiqtextrenderedqtext"/>
        </w:rPr>
      </w:pPr>
      <w:ins w:id="1444" w:author="Arthur Parmentier" w:date="2020-06-08T01:57:00Z">
        <w:r>
          <w:rPr>
            <w:rFonts w:cs="Cambria"/>
          </w:rPr>
          <w:t xml:space="preserve">One important theorem is that </w:t>
        </w:r>
      </w:ins>
      <w:ins w:id="1445" w:author="Arthur Parmentier" w:date="2020-06-08T02:23:00Z">
        <w:r w:rsidR="00941E46">
          <w:rPr>
            <w:rFonts w:cs="Cambria"/>
          </w:rPr>
          <w:t xml:space="preserve">all </w:t>
        </w:r>
      </w:ins>
      <w:ins w:id="1446" w:author="Arthur Parmentier" w:date="2020-06-08T01:57:00Z">
        <w:r>
          <w:rPr>
            <w:rFonts w:cs="Cambria"/>
          </w:rPr>
          <w:t>context-free grammars</w:t>
        </w:r>
      </w:ins>
      <w:ins w:id="1447" w:author="Arthur Parmentier" w:date="2020-06-08T01:58:00Z">
        <w:r>
          <w:rPr>
            <w:rFonts w:cs="Cambria"/>
          </w:rPr>
          <w:t xml:space="preserve"> </w:t>
        </w:r>
      </w:ins>
      <w:ins w:id="144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49" w:author="Arthur Parmentier" w:date="2020-06-08T02:16:00Z"/>
        </w:rPr>
      </w:pPr>
      <w:ins w:id="1450" w:author="Arthur Parmentier" w:date="2020-06-08T02:01:00Z">
        <w:r>
          <w:t>Regular</w:t>
        </w:r>
      </w:ins>
      <w:ins w:id="1451" w:author="Arthur Parmentier" w:date="2020-06-08T02:16:00Z">
        <w:r w:rsidR="000D2632">
          <w:t xml:space="preserve"> grammar</w:t>
        </w:r>
        <w:r w:rsidR="00300A77">
          <w:t>s</w:t>
        </w:r>
      </w:ins>
    </w:p>
    <w:p w:rsidR="00300A77" w:rsidRDefault="00E56164" w:rsidP="00300A77">
      <w:pPr>
        <w:rPr>
          <w:ins w:id="1452" w:author="Arthur Parmentier" w:date="2020-06-08T02:21:00Z"/>
        </w:rPr>
      </w:pPr>
      <w:ins w:id="1453" w:author="Arthur Parmentier" w:date="2020-06-08T02:17:00Z">
        <w:r>
          <w:t>A regular grammar is a specific sub-set of context-free grammars</w:t>
        </w:r>
      </w:ins>
      <w:ins w:id="1454" w:author="Arthur Parmentier" w:date="2020-06-08T02:20:00Z">
        <w:r w:rsidR="00FB2671">
          <w:t xml:space="preserve"> that form the so</w:t>
        </w:r>
      </w:ins>
      <w:ins w:id="1455" w:author="Arthur Parmentier" w:date="2020-06-08T02:21:00Z">
        <w:r w:rsidR="00FB2671">
          <w:t>-called “regular expressions”.</w:t>
        </w:r>
        <w:r w:rsidR="00FB2671">
          <w:rPr>
            <w:rStyle w:val="Appelnotedebasdep"/>
          </w:rPr>
          <w:footnoteReference w:id="16"/>
        </w:r>
      </w:ins>
    </w:p>
    <w:p w:rsidR="00941E46" w:rsidRDefault="00941E46" w:rsidP="00300A77">
      <w:pPr>
        <w:rPr>
          <w:ins w:id="1458" w:author="Arthur Parmentier" w:date="2020-06-08T02:22:00Z"/>
        </w:rPr>
      </w:pPr>
      <w:ins w:id="1459" w:author="Arthur Parmentier" w:date="2020-06-08T02:22:00Z">
        <w:r>
          <w:t>A grammar such as the one presented in the previous part is a regular grammar.</w:t>
        </w:r>
      </w:ins>
    </w:p>
    <w:p w:rsidR="00941E46" w:rsidRPr="00300A77" w:rsidRDefault="00941E46">
      <w:pPr>
        <w:rPr>
          <w:ins w:id="1460" w:author="Arthur Parmentier" w:date="2020-06-07T21:11:00Z"/>
          <w:rPrChange w:id="1461" w:author="Arthur Parmentier" w:date="2020-06-08T02:16:00Z">
            <w:rPr>
              <w:ins w:id="1462" w:author="Arthur Parmentier" w:date="2020-06-07T21:11:00Z"/>
            </w:rPr>
          </w:rPrChange>
        </w:rPr>
        <w:pPrChange w:id="1463" w:author="Arthur Parmentier" w:date="2020-06-08T02:16:00Z">
          <w:pPr>
            <w:pStyle w:val="Titre3"/>
          </w:pPr>
        </w:pPrChange>
      </w:pPr>
      <w:ins w:id="1464" w:author="Arthur Parmentier" w:date="2020-06-08T02:22:00Z">
        <w:r>
          <w:t xml:space="preserve">One important theorem is all regular grammars </w:t>
        </w:r>
      </w:ins>
      <w:ins w:id="1465" w:author="Arthur Parmentier" w:date="2020-06-08T02:23:00Z">
        <w:r>
          <w:t>can be</w:t>
        </w:r>
      </w:ins>
      <w:ins w:id="1466" w:author="Arthur Parmentier" w:date="2020-06-08T02:22:00Z">
        <w:r>
          <w:t xml:space="preserve"> described</w:t>
        </w:r>
      </w:ins>
      <w:ins w:id="1467" w:author="Arthur Parmentier" w:date="2020-06-08T02:24:00Z">
        <w:r>
          <w:t xml:space="preserve"> by a </w:t>
        </w:r>
        <w:r w:rsidR="007C3219">
          <w:t>(</w:t>
        </w:r>
        <w:r>
          <w:t>deterministic</w:t>
        </w:r>
      </w:ins>
      <w:ins w:id="1468" w:author="Arthur Parmentier" w:date="2020-06-08T02:25:00Z">
        <w:r w:rsidR="007C3219">
          <w:t>)</w:t>
        </w:r>
      </w:ins>
      <w:ins w:id="1469"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0" w:author="Arthur Parmentier" w:date="2020-06-08T02:25:00Z">
        <w:r w:rsidR="00021EF8">
          <w:t>, also called a finite state machine (FSM).</w:t>
        </w:r>
      </w:ins>
    </w:p>
    <w:p w:rsidR="00A62779" w:rsidRDefault="00A62779" w:rsidP="006D5BBB">
      <w:pPr>
        <w:pStyle w:val="Titre3"/>
        <w:rPr>
          <w:ins w:id="1471" w:author="Arthur Parmentier" w:date="2020-06-08T02:26:00Z"/>
        </w:rPr>
      </w:pPr>
      <w:bookmarkStart w:id="1472" w:name="_Toc42550087"/>
      <w:ins w:id="1473" w:author="Arthur Parmentier" w:date="2020-06-08T02:25:00Z">
        <w:r>
          <w:t>Parsing</w:t>
        </w:r>
      </w:ins>
      <w:bookmarkEnd w:id="1472"/>
    </w:p>
    <w:p w:rsidR="00A62779" w:rsidRPr="00A62779" w:rsidRDefault="00A62779">
      <w:pPr>
        <w:rPr>
          <w:ins w:id="1474" w:author="Arthur Parmentier" w:date="2020-06-08T02:25:00Z"/>
          <w:rPrChange w:id="1475" w:author="Arthur Parmentier" w:date="2020-06-08T02:26:00Z">
            <w:rPr>
              <w:ins w:id="1476" w:author="Arthur Parmentier" w:date="2020-06-08T02:25:00Z"/>
            </w:rPr>
          </w:rPrChange>
        </w:rPr>
        <w:pPrChange w:id="1477" w:author="Arthur Parmentier" w:date="2020-06-08T02:26:00Z">
          <w:pPr>
            <w:pStyle w:val="Titre3"/>
          </w:pPr>
        </w:pPrChange>
      </w:pPr>
      <w:ins w:id="1478" w:author="Arthur Parmentier" w:date="2020-06-08T02:26:00Z">
        <w:r>
          <w:t xml:space="preserve">Parsing, also called syntactic analysis, is the process </w:t>
        </w:r>
      </w:ins>
      <w:ins w:id="1479" w:author="Arthur Parmentier" w:date="2020-06-08T02:27:00Z">
        <w:r>
          <w:t xml:space="preserve">of analyzing string of symbols (or sentences) that are described by </w:t>
        </w:r>
      </w:ins>
      <w:ins w:id="1480" w:author="Arthur Parmentier" w:date="2020-06-08T02:28:00Z">
        <w:r>
          <w:t>a grammar</w:t>
        </w:r>
      </w:ins>
      <w:ins w:id="1481" w:author="Arthur Parmentier" w:date="2020-06-08T02:29:00Z">
        <w:r>
          <w:t>.</w:t>
        </w:r>
      </w:ins>
      <w:ins w:id="1482"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83" w:author="Arthur Parmentier" w:date="2020-06-08T02:35:00Z"/>
        </w:rPr>
      </w:pPr>
      <w:bookmarkStart w:id="1484" w:name="_Toc42550088"/>
      <w:ins w:id="1485" w:author="Arthur Parmentier" w:date="2020-06-08T02:35:00Z">
        <w:r>
          <w:t>Linguistics in generative music</w:t>
        </w:r>
        <w:bookmarkEnd w:id="1484"/>
      </w:ins>
    </w:p>
    <w:p w:rsidR="00657DAC" w:rsidRDefault="00657DAC" w:rsidP="00657DAC">
      <w:pPr>
        <w:rPr>
          <w:ins w:id="1486" w:author="Arthur Parmentier" w:date="2020-06-08T02:36:00Z"/>
        </w:rPr>
      </w:pPr>
      <w:ins w:id="1487" w:author="Arthur Parmentier" w:date="2020-06-08T02:35:00Z">
        <w:r>
          <w:t xml:space="preserve">The contemporary field of generative music found interest for </w:t>
        </w:r>
      </w:ins>
      <w:ins w:id="1488" w:author="Arthur Parmentier" w:date="2020-06-08T02:36:00Z">
        <w:r>
          <w:t>many models from linguistic to describe and generate music.</w:t>
        </w:r>
      </w:ins>
    </w:p>
    <w:p w:rsidR="00657DAC" w:rsidRPr="00657DAC" w:rsidRDefault="00657DAC">
      <w:pPr>
        <w:rPr>
          <w:ins w:id="1489" w:author="Arthur Parmentier" w:date="2020-06-07T21:11:00Z"/>
          <w:rPrChange w:id="1490" w:author="Arthur Parmentier" w:date="2020-06-08T02:35:00Z">
            <w:rPr>
              <w:ins w:id="1491" w:author="Arthur Parmentier" w:date="2020-06-07T21:11:00Z"/>
            </w:rPr>
          </w:rPrChange>
        </w:rPr>
        <w:pPrChange w:id="1492" w:author="Arthur Parmentier" w:date="2020-06-08T02:35:00Z">
          <w:pPr>
            <w:pStyle w:val="Titre3"/>
          </w:pPr>
        </w:pPrChange>
      </w:pPr>
      <w:ins w:id="1493" w:author="Arthur Parmentier" w:date="2020-06-08T02:36:00Z">
        <w:r>
          <w:t xml:space="preserve">Often implemented in computers and </w:t>
        </w:r>
      </w:ins>
      <w:ins w:id="1494" w:author="Arthur Parmentier" w:date="2020-06-08T02:37:00Z">
        <w:r>
          <w:t xml:space="preserve">used </w:t>
        </w:r>
      </w:ins>
      <w:ins w:id="1495" w:author="Arthur Parmentier" w:date="2020-06-08T02:38:00Z">
        <w:r>
          <w:t xml:space="preserve">for </w:t>
        </w:r>
      </w:ins>
      <w:ins w:id="1496" w:author="Arthur Parmentier" w:date="2020-06-08T02:37:00Z">
        <w:r>
          <w:t>experimental music</w:t>
        </w:r>
      </w:ins>
      <w:ins w:id="1497" w:author="Arthur Parmentier" w:date="2020-06-08T02:38:00Z">
        <w:r>
          <w:t>,</w:t>
        </w:r>
      </w:ins>
      <w:ins w:id="1498" w:author="Arthur Parmentier" w:date="2020-06-08T02:37:00Z">
        <w:r>
          <w:t xml:space="preserve"> real-time jazz accompaniment and improvisation</w:t>
        </w:r>
      </w:ins>
      <w:ins w:id="1499" w:author="Arthur Parmentier" w:date="2020-06-08T02:38:00Z">
        <w:r>
          <w:t xml:space="preserve"> to </w:t>
        </w:r>
      </w:ins>
      <w:ins w:id="1500" w:author="Arthur Parmentier" w:date="2020-06-08T02:39:00Z">
        <w:r>
          <w:t>Beatles-like song production</w:t>
        </w:r>
      </w:ins>
      <w:ins w:id="1501" w:author="Arthur Parmentier" w:date="2020-06-08T02:37:00Z">
        <w:r>
          <w:t>, probabilistic models such as Hi</w:t>
        </w:r>
      </w:ins>
      <w:ins w:id="1502" w:author="Arthur Parmentier" w:date="2020-06-08T02:38:00Z">
        <w:r>
          <w:t>dden Markov Models are increasingly being used</w:t>
        </w:r>
      </w:ins>
      <w:ins w:id="1503" w:author="Arthur Parmentier" w:date="2020-06-08T02:39:00Z">
        <w:r>
          <w:t xml:space="preserve"> these last decades in research </w:t>
        </w:r>
        <w:r w:rsidR="0065654F">
          <w:t xml:space="preserve">and recent production and </w:t>
        </w:r>
      </w:ins>
      <w:ins w:id="1504" w:author="Arthur Parmentier" w:date="2020-06-08T02:40:00Z">
        <w:r w:rsidR="0065654F">
          <w:t>composition</w:t>
        </w:r>
      </w:ins>
      <w:ins w:id="1505" w:author="Arthur Parmentier" w:date="2020-06-08T02:39:00Z">
        <w:r w:rsidR="0065654F">
          <w:t xml:space="preserve"> </w:t>
        </w:r>
      </w:ins>
      <w:ins w:id="1506" w:author="Arthur Parmentier" w:date="2020-06-08T02:40:00Z">
        <w:r w:rsidR="0065654F">
          <w:t>software, such as Max/MSP</w:t>
        </w:r>
      </w:ins>
      <w:ins w:id="1507" w:author="Arthur Parmentier" w:date="2020-06-08T02:39:00Z">
        <w:r w:rsidR="0065654F">
          <w:t>.</w:t>
        </w:r>
      </w:ins>
    </w:p>
    <w:p w:rsidR="00960BA6" w:rsidRDefault="006D5BBB">
      <w:pPr>
        <w:pStyle w:val="Titre2"/>
        <w:rPr>
          <w:ins w:id="1508" w:author="Arthur Parmentier" w:date="2020-06-07T21:10:00Z"/>
        </w:rPr>
      </w:pPr>
      <w:bookmarkStart w:id="1509" w:name="_Toc42550089"/>
      <w:ins w:id="1510" w:author="Arthur Parmentier" w:date="2020-06-07T21:11:00Z">
        <w:r>
          <w:t>Gestural</w:t>
        </w:r>
      </w:ins>
      <w:ins w:id="1511" w:author="Arthur Parmentier" w:date="2020-06-07T21:10:00Z">
        <w:r>
          <w:t xml:space="preserve"> s</w:t>
        </w:r>
      </w:ins>
      <w:ins w:id="1512" w:author="Arthur Parmentier" w:date="2020-05-13T09:25:00Z">
        <w:r w:rsidR="00EE3C9F" w:rsidRPr="007C437A">
          <w:t>igns</w:t>
        </w:r>
      </w:ins>
      <w:del w:id="1513" w:author="Arthur Parmentier" w:date="2020-05-13T09:25:00Z">
        <w:r w:rsidR="00960BA6" w:rsidRPr="007C437A" w:rsidDel="00EE3C9F">
          <w:delText>Gestures and signs</w:delText>
        </w:r>
      </w:del>
      <w:r w:rsidR="00960BA6" w:rsidRPr="007C437A">
        <w:t xml:space="preserve"> for communication: a long history</w:t>
      </w:r>
      <w:bookmarkEnd w:id="1509"/>
    </w:p>
    <w:p w:rsidR="006D5BBB" w:rsidRPr="006D5BBB" w:rsidRDefault="006D5BBB">
      <w:pPr>
        <w:rPr>
          <w:rPrChange w:id="1514" w:author="Arthur Parmentier" w:date="2020-06-07T21:10:00Z">
            <w:rPr/>
          </w:rPrChange>
        </w:rPr>
        <w:pPrChange w:id="1515" w:author="Arthur Parmentier" w:date="2020-06-07T21:10:00Z">
          <w:pPr>
            <w:pStyle w:val="Titre2"/>
          </w:pPr>
        </w:pPrChange>
      </w:pPr>
      <w:ins w:id="1516" w:author="Arthur Parmentier" w:date="2020-06-07T21:10:00Z">
        <w:r>
          <w:t>First, we will have a short overview of the roles</w:t>
        </w:r>
      </w:ins>
    </w:p>
    <w:p w:rsidR="00960BA6" w:rsidRPr="007C437A" w:rsidDel="006D5BBB" w:rsidRDefault="00960BA6" w:rsidP="00E6654A">
      <w:pPr>
        <w:rPr>
          <w:del w:id="1517" w:author="Arthur Parmentier" w:date="2020-06-07T21:10:00Z"/>
        </w:rPr>
      </w:pPr>
      <w:del w:id="1518" w:author="Arthur Parmentier" w:date="2020-06-07T21:10:00Z">
        <w:r w:rsidRPr="007C437A" w:rsidDel="006D5BBB">
          <w:delText>Chronological view</w:delText>
        </w:r>
        <w:r w:rsidR="006E6EE1" w:rsidRPr="007C437A" w:rsidDel="006D5BBB">
          <w:delText xml:space="preserve"> (?)</w:delText>
        </w:r>
        <w:bookmarkStart w:id="1519" w:name="_Toc42549997"/>
        <w:bookmarkStart w:id="1520" w:name="_Toc42550090"/>
        <w:bookmarkEnd w:id="1519"/>
        <w:bookmarkEnd w:id="1520"/>
      </w:del>
    </w:p>
    <w:p w:rsidR="00960BA6" w:rsidRPr="007C437A" w:rsidRDefault="00960BA6">
      <w:pPr>
        <w:pStyle w:val="Titre3"/>
      </w:pPr>
      <w:bookmarkStart w:id="1521" w:name="_Toc42550091"/>
      <w:r w:rsidRPr="007C437A">
        <w:t>A very long time ago…</w:t>
      </w:r>
      <w:bookmarkEnd w:id="1521"/>
    </w:p>
    <w:p w:rsidR="00960BA6" w:rsidRPr="007C437A" w:rsidRDefault="00960BA6">
      <w:pPr>
        <w:pStyle w:val="Titre3"/>
        <w:rPr>
          <w:ins w:id="1522" w:author="Arthur Parmentier" w:date="2020-06-05T13:55:00Z"/>
        </w:rPr>
      </w:pPr>
      <w:bookmarkStart w:id="1523" w:name="_Toc42550092"/>
      <w:r w:rsidRPr="007C437A">
        <w:t>Middle ages: neumes</w:t>
      </w:r>
      <w:bookmarkEnd w:id="1523"/>
    </w:p>
    <w:p w:rsidR="0054171C" w:rsidRPr="007C437A" w:rsidRDefault="0054171C">
      <w:pPr>
        <w:rPr>
          <w:rPrChange w:id="1524" w:author="Arthur Parmentier" w:date="2020-06-07T15:27:00Z">
            <w:rPr/>
          </w:rPrChange>
        </w:rPr>
        <w:pPrChange w:id="1525" w:author="Arthur Parmentier" w:date="2020-06-05T13:55:00Z">
          <w:pPr>
            <w:pStyle w:val="Titre3"/>
          </w:pPr>
        </w:pPrChange>
      </w:pPr>
      <w:ins w:id="1526" w:author="Arthur Parmentier" w:date="2020-06-05T13:55:00Z">
        <w:r w:rsidRPr="007C437A">
          <w:rPr>
            <w:rPrChange w:id="1527" w:author="Arthur Parmentier" w:date="2020-06-07T15:27:00Z">
              <w:rPr/>
            </w:rPrChange>
          </w:rPr>
          <w:t>Main Guido d’arezzo</w:t>
        </w:r>
      </w:ins>
    </w:p>
    <w:p w:rsidR="00960BA6" w:rsidRPr="007C437A" w:rsidDel="00A01FAD" w:rsidRDefault="00960BA6">
      <w:pPr>
        <w:pStyle w:val="Titre3"/>
        <w:rPr>
          <w:del w:id="1528" w:author="Arthur Parmentier" w:date="2020-05-14T14:23:00Z"/>
        </w:rPr>
      </w:pPr>
      <w:del w:id="1529" w:author="Arthur Parmentier" w:date="2020-05-14T14:23:00Z">
        <w:r w:rsidRPr="007C437A" w:rsidDel="00A01FAD">
          <w:lastRenderedPageBreak/>
          <w:delText>Rousseau, Wittgenstein.. theory of signs</w:delText>
        </w:r>
        <w:bookmarkStart w:id="1530" w:name="_Toc40363664"/>
        <w:bookmarkStart w:id="1531" w:name="_Toc40363727"/>
        <w:bookmarkStart w:id="1532" w:name="_Toc40431436"/>
        <w:bookmarkStart w:id="1533" w:name="_Toc41067164"/>
        <w:bookmarkStart w:id="1534" w:name="_Toc42258979"/>
        <w:bookmarkStart w:id="1535" w:name="_Toc42259056"/>
        <w:bookmarkStart w:id="1536" w:name="_Toc42449732"/>
        <w:bookmarkStart w:id="1537" w:name="_Toc42449814"/>
        <w:bookmarkStart w:id="1538" w:name="_Toc42550000"/>
        <w:bookmarkStart w:id="1539" w:name="_Toc42550093"/>
        <w:bookmarkEnd w:id="1530"/>
        <w:bookmarkEnd w:id="1531"/>
        <w:bookmarkEnd w:id="1532"/>
        <w:bookmarkEnd w:id="1533"/>
        <w:bookmarkEnd w:id="1534"/>
        <w:bookmarkEnd w:id="1535"/>
        <w:bookmarkEnd w:id="1536"/>
        <w:bookmarkEnd w:id="1537"/>
        <w:bookmarkEnd w:id="1538"/>
        <w:bookmarkEnd w:id="1539"/>
      </w:del>
    </w:p>
    <w:p w:rsidR="00960BA6" w:rsidRPr="007C437A" w:rsidRDefault="00960BA6" w:rsidP="00414962">
      <w:pPr>
        <w:pStyle w:val="Titre3"/>
        <w:rPr>
          <w:ins w:id="1540" w:author="Arthur Parmentier" w:date="2020-05-14T14:18:00Z"/>
        </w:rPr>
      </w:pPr>
      <w:bookmarkStart w:id="1541" w:name="_Toc42550094"/>
      <w:r w:rsidRPr="007C437A">
        <w:t>Creation of modern sign languages for deafs (?)</w:t>
      </w:r>
      <w:bookmarkEnd w:id="1541"/>
    </w:p>
    <w:p w:rsidR="008F1E52" w:rsidRPr="007C437A" w:rsidRDefault="008F1E52">
      <w:pPr>
        <w:rPr>
          <w:rPrChange w:id="1542" w:author="Arthur Parmentier" w:date="2020-06-07T15:27:00Z">
            <w:rPr/>
          </w:rPrChange>
        </w:rPr>
        <w:pPrChange w:id="1543" w:author="Arthur Parmentier" w:date="2020-05-14T14:18:00Z">
          <w:pPr>
            <w:pStyle w:val="Titre3"/>
          </w:pPr>
        </w:pPrChange>
      </w:pPr>
      <w:ins w:id="1544" w:author="Arthur Parmentier" w:date="2020-05-14T14:18:00Z">
        <w:r w:rsidRPr="007C437A">
          <w:rPr>
            <w:rPrChange w:id="1545" w:author="Arthur Parmentier" w:date="2020-06-07T15:27:00Z">
              <w:rPr/>
            </w:rPrChange>
          </w:rPr>
          <w:t>Lien avec Chant-signes IVT</w:t>
        </w:r>
      </w:ins>
    </w:p>
    <w:p w:rsidR="00960BA6" w:rsidRPr="007C437A" w:rsidDel="00EF2E96" w:rsidRDefault="00960BA6">
      <w:pPr>
        <w:pStyle w:val="Titre3"/>
        <w:rPr>
          <w:del w:id="1546" w:author="Arthur Parmentier" w:date="2020-05-14T14:21:00Z"/>
        </w:rPr>
      </w:pPr>
      <w:del w:id="1547" w:author="Arthur Parmentier" w:date="2020-05-14T14:21:00Z">
        <w:r w:rsidRPr="007C437A" w:rsidDel="00EF2E96">
          <w:delText>Attempts or cases in arts before SP</w:delText>
        </w:r>
        <w:bookmarkStart w:id="1548" w:name="_Toc40363666"/>
        <w:bookmarkStart w:id="1549" w:name="_Toc40363729"/>
        <w:bookmarkStart w:id="1550" w:name="_Toc40431438"/>
        <w:bookmarkStart w:id="1551" w:name="_Toc41067166"/>
        <w:bookmarkStart w:id="1552" w:name="_Toc42258981"/>
        <w:bookmarkStart w:id="1553" w:name="_Toc42259058"/>
        <w:bookmarkStart w:id="1554" w:name="_Toc42449734"/>
        <w:bookmarkStart w:id="1555" w:name="_Toc42449816"/>
        <w:bookmarkStart w:id="1556" w:name="_Toc42550002"/>
        <w:bookmarkStart w:id="1557" w:name="_Toc42550095"/>
        <w:bookmarkEnd w:id="1548"/>
        <w:bookmarkEnd w:id="1549"/>
        <w:bookmarkEnd w:id="1550"/>
        <w:bookmarkEnd w:id="1551"/>
        <w:bookmarkEnd w:id="1552"/>
        <w:bookmarkEnd w:id="1553"/>
        <w:bookmarkEnd w:id="1554"/>
        <w:bookmarkEnd w:id="1555"/>
        <w:bookmarkEnd w:id="1556"/>
        <w:bookmarkEnd w:id="1557"/>
      </w:del>
    </w:p>
    <w:p w:rsidR="00960BA6" w:rsidRPr="007C437A" w:rsidRDefault="00960BA6">
      <w:pPr>
        <w:pStyle w:val="Titre3"/>
      </w:pPr>
      <w:bookmarkStart w:id="1558" w:name="_Toc42550096"/>
      <w:r w:rsidRPr="007C437A">
        <w:t>Conduction &amp; other contemporary forms of artistic sign languages</w:t>
      </w:r>
      <w:bookmarkEnd w:id="1558"/>
    </w:p>
    <w:p w:rsidR="00960BA6" w:rsidRPr="007C437A" w:rsidRDefault="00960BA6">
      <w:pPr>
        <w:pStyle w:val="Titre2"/>
      </w:pPr>
      <w:bookmarkStart w:id="1559" w:name="_Toc42550097"/>
      <w:r w:rsidRPr="007C437A">
        <w:t>Real-time composition/improvisation/generative music in the XXth century</w:t>
      </w:r>
      <w:bookmarkEnd w:id="1559"/>
    </w:p>
    <w:p w:rsidR="00725D84" w:rsidRPr="008C7E78" w:rsidRDefault="00725D84" w:rsidP="00E6654A">
      <w:pPr>
        <w:rPr>
          <w:ins w:id="1560" w:author="Arthur Parmentier" w:date="2020-05-14T14:22:00Z"/>
          <w:lang w:val="fr-FR"/>
          <w:rPrChange w:id="1561" w:author="Arthur Parmentier" w:date="2020-06-07T18:31:00Z">
            <w:rPr>
              <w:ins w:id="1562" w:author="Arthur Parmentier" w:date="2020-05-14T14:22:00Z"/>
            </w:rPr>
          </w:rPrChange>
        </w:rPr>
      </w:pPr>
      <w:r w:rsidRPr="007C437A">
        <w:t xml:space="preserve">How to structure this part? </w:t>
      </w:r>
      <w:r w:rsidRPr="008C7E78">
        <w:rPr>
          <w:lang w:val="fr-FR"/>
          <w:rPrChange w:id="1563" w:author="Arthur Parmentier" w:date="2020-06-07T18:31:00Z">
            <w:rPr/>
          </w:rPrChange>
        </w:rPr>
        <w:t>By example? Topic?</w:t>
      </w:r>
    </w:p>
    <w:p w:rsidR="00D81005" w:rsidRPr="008C7E78" w:rsidRDefault="00D81005" w:rsidP="00E6654A">
      <w:pPr>
        <w:rPr>
          <w:ins w:id="1564" w:author="Arthur Parmentier" w:date="2020-06-05T14:00:00Z"/>
          <w:lang w:val="fr-FR"/>
          <w:rPrChange w:id="1565" w:author="Arthur Parmentier" w:date="2020-06-07T18:31:00Z">
            <w:rPr>
              <w:ins w:id="1566" w:author="Arthur Parmentier" w:date="2020-06-05T14:00:00Z"/>
            </w:rPr>
          </w:rPrChange>
        </w:rPr>
      </w:pPr>
      <w:ins w:id="1567" w:author="Arthur Parmentier" w:date="2020-05-14T14:22:00Z">
        <w:r w:rsidRPr="008C7E78">
          <w:rPr>
            <w:lang w:val="fr-FR"/>
            <w:rPrChange w:id="1568" w:author="Arthur Parmentier" w:date="2020-06-07T18:31:00Z">
              <w:rPr/>
            </w:rPrChange>
          </w:rPr>
          <w:t xml:space="preserve">Musique stochastique </w:t>
        </w:r>
      </w:ins>
      <w:ins w:id="1569" w:author="Arthur Parmentier" w:date="2020-06-05T14:00:00Z">
        <w:r w:rsidR="003D5749" w:rsidRPr="008C7E78">
          <w:rPr>
            <w:lang w:val="fr-FR"/>
            <w:rPrChange w:id="1570" w:author="Arthur Parmentier" w:date="2020-06-07T18:31:00Z">
              <w:rPr/>
            </w:rPrChange>
          </w:rPr>
          <w:t>Xenakis</w:t>
        </w:r>
      </w:ins>
    </w:p>
    <w:p w:rsidR="003D5749" w:rsidRPr="008C7E78" w:rsidRDefault="003D5749" w:rsidP="00E6654A">
      <w:pPr>
        <w:rPr>
          <w:ins w:id="1571" w:author="Arthur Parmentier" w:date="2020-06-05T14:00:00Z"/>
          <w:lang w:val="fr-FR"/>
          <w:rPrChange w:id="1572" w:author="Arthur Parmentier" w:date="2020-06-07T18:31:00Z">
            <w:rPr>
              <w:ins w:id="1573" w:author="Arthur Parmentier" w:date="2020-06-05T14:00:00Z"/>
            </w:rPr>
          </w:rPrChange>
        </w:rPr>
      </w:pPr>
      <w:ins w:id="1574" w:author="Arthur Parmentier" w:date="2020-06-05T14:00:00Z">
        <w:r w:rsidRPr="008C7E78">
          <w:rPr>
            <w:lang w:val="fr-FR"/>
            <w:rPrChange w:id="1575"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576" w:author="Arthur Parmentier" w:date="2020-06-05T14:01:00Z"/>
          <w:lang w:val="fr-FR"/>
          <w:rPrChange w:id="1577" w:author="Arthur Parmentier" w:date="2020-06-07T18:31:00Z">
            <w:rPr>
              <w:ins w:id="1578" w:author="Arthur Parmentier" w:date="2020-06-05T14:01:00Z"/>
            </w:rPr>
          </w:rPrChange>
        </w:rPr>
      </w:pPr>
      <w:ins w:id="1579" w:author="Arthur Parmentier" w:date="2020-06-05T14:00:00Z">
        <w:r w:rsidRPr="008C7E78">
          <w:rPr>
            <w:lang w:val="fr-FR"/>
            <w:rPrChange w:id="1580" w:author="Arthur Parmentier" w:date="2020-06-07T18:31:00Z">
              <w:rPr/>
            </w:rPrChange>
          </w:rPr>
          <w:t>Musique électronique, concrete…</w:t>
        </w:r>
      </w:ins>
      <w:ins w:id="1581" w:author="Arthur Parmentier" w:date="2020-06-05T14:01:00Z">
        <w:r w:rsidR="00FD1DF3" w:rsidRPr="008C7E78">
          <w:rPr>
            <w:lang w:val="fr-FR"/>
            <w:rPrChange w:id="1582" w:author="Arthur Parmentier" w:date="2020-06-07T18:31:00Z">
              <w:rPr/>
            </w:rPrChange>
          </w:rPr>
          <w:t xml:space="preserve"> </w:t>
        </w:r>
      </w:ins>
    </w:p>
    <w:p w:rsidR="00FD1DF3" w:rsidRPr="008C7E78" w:rsidRDefault="00FD1DF3" w:rsidP="00E6654A">
      <w:pPr>
        <w:rPr>
          <w:ins w:id="1583" w:author="Arthur Parmentier" w:date="2020-06-05T14:01:00Z"/>
          <w:lang w:val="fr-FR"/>
          <w:rPrChange w:id="1584" w:author="Arthur Parmentier" w:date="2020-06-07T18:31:00Z">
            <w:rPr>
              <w:ins w:id="1585" w:author="Arthur Parmentier" w:date="2020-06-05T14:01:00Z"/>
            </w:rPr>
          </w:rPrChange>
        </w:rPr>
      </w:pPr>
      <w:ins w:id="1586" w:author="Arthur Parmentier" w:date="2020-06-05T14:01:00Z">
        <w:r w:rsidRPr="008C7E78">
          <w:rPr>
            <w:lang w:val="fr-FR"/>
            <w:rPrChange w:id="1587" w:author="Arthur Parmentier" w:date="2020-06-07T18:31:00Z">
              <w:rPr/>
            </w:rPrChange>
          </w:rPr>
          <w:t>Mvt avant garde -&gt; contemporain</w:t>
        </w:r>
      </w:ins>
    </w:p>
    <w:p w:rsidR="00252D92" w:rsidRPr="007C437A" w:rsidRDefault="00252D92" w:rsidP="00E6654A">
      <w:ins w:id="1588" w:author="Arthur Parmentier" w:date="2020-06-05T14:01:00Z">
        <w:r w:rsidRPr="007C437A">
          <w:t>Connection Walter &amp; free jazz..</w:t>
        </w:r>
      </w:ins>
    </w:p>
    <w:p w:rsidR="00960BA6" w:rsidRPr="007C437A" w:rsidRDefault="00960BA6">
      <w:pPr>
        <w:pStyle w:val="Titre3"/>
      </w:pPr>
      <w:bookmarkStart w:id="1589" w:name="_Toc42550098"/>
      <w:r w:rsidRPr="007C437A">
        <w:t>Cage &amp; co</w:t>
      </w:r>
      <w:bookmarkEnd w:id="1589"/>
    </w:p>
    <w:p w:rsidR="00960BA6" w:rsidRPr="007C437A" w:rsidRDefault="001642FC">
      <w:pPr>
        <w:pStyle w:val="Titre3"/>
      </w:pPr>
      <w:bookmarkStart w:id="1590" w:name="_Toc42550099"/>
      <w:r w:rsidRPr="007C437A">
        <w:t>Algorithmic music</w:t>
      </w:r>
      <w:bookmarkEnd w:id="1590"/>
    </w:p>
    <w:p w:rsidR="000B4E52" w:rsidRPr="007C437A" w:rsidDel="006D5BBB" w:rsidRDefault="000B4E52" w:rsidP="00E6654A">
      <w:pPr>
        <w:pStyle w:val="Titre2"/>
        <w:rPr>
          <w:del w:id="1591" w:author="Arthur Parmentier" w:date="2020-06-07T21:11:00Z"/>
        </w:rPr>
      </w:pPr>
      <w:del w:id="1592" w:author="Arthur Parmentier" w:date="2020-06-07T21:11:00Z">
        <w:r w:rsidRPr="007C437A" w:rsidDel="006D5BBB">
          <w:delText>Linguistics</w:delText>
        </w:r>
        <w:bookmarkStart w:id="1593" w:name="_Toc42550007"/>
        <w:bookmarkStart w:id="1594" w:name="_Toc42550100"/>
        <w:bookmarkEnd w:id="1593"/>
        <w:bookmarkEnd w:id="1594"/>
      </w:del>
    </w:p>
    <w:p w:rsidR="000B4E52" w:rsidRPr="007C437A" w:rsidDel="006D5BBB" w:rsidRDefault="000B4E52">
      <w:pPr>
        <w:pStyle w:val="Titre3"/>
        <w:rPr>
          <w:del w:id="1595" w:author="Arthur Parmentier" w:date="2020-06-07T21:11:00Z"/>
        </w:rPr>
      </w:pPr>
      <w:del w:id="1596" w:author="Arthur Parmentier" w:date="2020-06-07T21:11:00Z">
        <w:r w:rsidRPr="007C437A" w:rsidDel="006D5BBB">
          <w:delText>Regular languages</w:delText>
        </w:r>
        <w:bookmarkStart w:id="1597" w:name="_Toc42550008"/>
        <w:bookmarkStart w:id="1598" w:name="_Toc42550101"/>
        <w:bookmarkEnd w:id="1597"/>
        <w:bookmarkEnd w:id="1598"/>
      </w:del>
    </w:p>
    <w:p w:rsidR="000B4E52" w:rsidRPr="007C437A" w:rsidDel="006D5BBB" w:rsidRDefault="000B4E52">
      <w:pPr>
        <w:pStyle w:val="Titre3"/>
        <w:rPr>
          <w:del w:id="1599" w:author="Arthur Parmentier" w:date="2020-06-07T21:11:00Z"/>
        </w:rPr>
      </w:pPr>
      <w:del w:id="1600" w:author="Arthur Parmentier" w:date="2020-06-07T21:11:00Z">
        <w:r w:rsidRPr="007C437A" w:rsidDel="006D5BBB">
          <w:delText>… link with generative music?</w:delText>
        </w:r>
        <w:bookmarkStart w:id="1601" w:name="_Toc42550009"/>
        <w:bookmarkStart w:id="1602" w:name="_Toc42550102"/>
        <w:bookmarkEnd w:id="1601"/>
        <w:bookmarkEnd w:id="1602"/>
      </w:del>
    </w:p>
    <w:p w:rsidR="000B4E52" w:rsidRPr="007C437A" w:rsidDel="006D5BBB" w:rsidRDefault="000B4E52" w:rsidP="00E6654A">
      <w:pPr>
        <w:rPr>
          <w:del w:id="1603" w:author="Arthur Parmentier" w:date="2020-06-07T21:11:00Z"/>
        </w:rPr>
      </w:pPr>
      <w:del w:id="1604" w:author="Arthur Parmentier" w:date="2020-06-07T21:11:00Z">
        <w:r w:rsidRPr="007C437A" w:rsidDel="006D5BBB">
          <w:delText>Check relevancy: Chomsky, hierarchical models, markov models, study of music within linguistic models.</w:delText>
        </w:r>
        <w:bookmarkStart w:id="1605" w:name="_Toc42550010"/>
        <w:bookmarkStart w:id="1606" w:name="_Toc42550103"/>
        <w:bookmarkEnd w:id="1605"/>
        <w:bookmarkEnd w:id="1606"/>
      </w:del>
    </w:p>
    <w:p w:rsidR="00BE04C2" w:rsidRPr="007C437A" w:rsidRDefault="00960BA6" w:rsidP="00E6654A">
      <w:pPr>
        <w:pStyle w:val="Titre1"/>
      </w:pPr>
      <w:del w:id="1607" w:author="Arthur Parmentier" w:date="2020-06-07T21:11:00Z">
        <w:r w:rsidRPr="007C437A" w:rsidDel="006D5BBB">
          <w:delText xml:space="preserve"> </w:delText>
        </w:r>
      </w:del>
      <w:bookmarkStart w:id="1608"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02"/>
      <w:r w:rsidR="00086E5D" w:rsidRPr="007C437A">
        <w:t xml:space="preserve"> (a </w:t>
      </w:r>
      <w:r w:rsidR="003739E8" w:rsidRPr="007C437A">
        <w:t xml:space="preserve">theoretical </w:t>
      </w:r>
      <w:r w:rsidR="00086E5D" w:rsidRPr="007C437A">
        <w:t>model of SP)</w:t>
      </w:r>
      <w:bookmarkEnd w:id="1608"/>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609" w:author="Arthur Parmentier" w:date="2020-05-14T13:29:00Z">
        <w:r w:rsidR="00BA3828" w:rsidRPr="007C437A">
          <w:t xml:space="preserve"> as a sign language, </w:t>
        </w:r>
      </w:ins>
      <w:del w:id="1610"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611" w:name="_Toc42550105"/>
      <w:r w:rsidRPr="007C437A">
        <w:t xml:space="preserve">Preliminary </w:t>
      </w:r>
      <w:r w:rsidR="00E44A97" w:rsidRPr="007C437A">
        <w:t>remarks</w:t>
      </w:r>
      <w:bookmarkEnd w:id="1611"/>
    </w:p>
    <w:p w:rsidR="00E44A97" w:rsidRPr="007C437A" w:rsidRDefault="00E44A97">
      <w:pPr>
        <w:pStyle w:val="Titre3"/>
      </w:pPr>
      <w:bookmarkStart w:id="1612" w:name="_Toc42550106"/>
      <w:r w:rsidRPr="007C437A">
        <w:t>Context and scope of my personal observations</w:t>
      </w:r>
      <w:bookmarkEnd w:id="1612"/>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lastRenderedPageBreak/>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613" w:name="_Toc42550107"/>
      <w:r w:rsidRPr="007C437A">
        <w:t>The categorical and prototypical perception of concepts</w:t>
      </w:r>
      <w:bookmarkEnd w:id="1613"/>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614" w:author="Arthur Parmentier" w:date="2020-05-13T09:28:00Z">
        <w:r w:rsidR="00B7596F" w:rsidRPr="007C437A">
          <w:t xml:space="preserve">t… by constructing </w:t>
        </w:r>
      </w:ins>
      <w:ins w:id="1615" w:author="Arthur Parmentier" w:date="2020-05-13T09:29:00Z">
        <w:r w:rsidR="00B7596F" w:rsidRPr="007C437A">
          <w:t>discrete categories out of a continuous set of elements.</w:t>
        </w:r>
      </w:ins>
      <w:del w:id="1616" w:author="Arthur Parmentier" w:date="2020-05-13T09:28:00Z">
        <w:r w:rsidR="004D468F" w:rsidRPr="007C437A" w:rsidDel="00B7596F">
          <w:delText>t…</w:delText>
        </w:r>
      </w:del>
    </w:p>
    <w:p w:rsidR="00DF3BEC" w:rsidRPr="007C437A" w:rsidRDefault="00061E60" w:rsidP="00061E60">
      <w:r w:rsidRPr="007C437A">
        <w:t>We</w:t>
      </w:r>
      <w:ins w:id="1617" w:author="Arthur Parmentier" w:date="2020-05-13T09:29:00Z">
        <w:r w:rsidR="00FE7602" w:rsidRPr="007C437A">
          <w:t xml:space="preserve"> also</w:t>
        </w:r>
      </w:ins>
      <w:r w:rsidRPr="007C437A">
        <w:t xml:space="preserve"> </w:t>
      </w:r>
      <w:del w:id="1618" w:author="Arthur Parmentier" w:date="2020-05-13T09:29:00Z">
        <w:r w:rsidR="00F572C3" w:rsidRPr="007C437A" w:rsidDel="00FE7602">
          <w:delText xml:space="preserve">also </w:delText>
        </w:r>
      </w:del>
      <w:r w:rsidRPr="007C437A">
        <w:t>know from</w:t>
      </w:r>
      <w:del w:id="1619"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17"/>
      </w:r>
      <w:r w:rsidRPr="007C437A">
        <w:t xml:space="preserve"> that a </w:t>
      </w:r>
      <w:ins w:id="1625" w:author="Arthur Parmentier" w:date="2020-05-13T09:36:00Z">
        <w:r w:rsidR="00FB0C2C" w:rsidRPr="007C437A">
          <w:t xml:space="preserve">single </w:t>
        </w:r>
      </w:ins>
      <w:r w:rsidRPr="007C437A">
        <w:t xml:space="preserve">concept </w:t>
      </w:r>
      <w:del w:id="1626" w:author="Arthur Parmentier" w:date="2020-05-13T09:36:00Z">
        <w:r w:rsidRPr="007C437A" w:rsidDel="00CE30A8">
          <w:delText xml:space="preserve">corresponds </w:delText>
        </w:r>
      </w:del>
      <w:ins w:id="1627" w:author="Arthur Parmentier" w:date="2020-05-13T09:36:00Z">
        <w:r w:rsidR="00CE30A8" w:rsidRPr="007C437A">
          <w:t>can be modeled as</w:t>
        </w:r>
      </w:ins>
      <w:del w:id="1628"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629" w:author="Arthur Parmentier" w:date="2020-05-12T19:02:00Z">
        <w:r w:rsidR="00341F58" w:rsidRPr="007C437A">
          <w:t>,</w:t>
        </w:r>
      </w:ins>
      <w:del w:id="1630" w:author="Arthur Parmentier" w:date="2020-05-12T19:02:00Z">
        <w:r w:rsidR="00DB185F" w:rsidRPr="007C437A" w:rsidDel="00341F58">
          <w:delText xml:space="preserve"> for</w:delText>
        </w:r>
      </w:del>
      <w:r w:rsidR="00DB185F" w:rsidRPr="007C437A">
        <w:t xml:space="preserve"> </w:t>
      </w:r>
      <w:ins w:id="1631" w:author="Arthur Parmentier" w:date="2020-05-12T19:02:00Z">
        <w:r w:rsidR="00341F58" w:rsidRPr="007C437A">
          <w:t>replaced by the</w:t>
        </w:r>
      </w:ins>
      <w:del w:id="1632" w:author="Arthur Parmentier" w:date="2020-05-12T19:02:00Z">
        <w:r w:rsidR="006A5C81" w:rsidRPr="007C437A" w:rsidDel="00341F58">
          <w:delText>the</w:delText>
        </w:r>
      </w:del>
      <w:r w:rsidR="006A5C81" w:rsidRPr="007C437A">
        <w:t xml:space="preserve"> continuous</w:t>
      </w:r>
      <w:r w:rsidR="00DB185F" w:rsidRPr="007C437A">
        <w:t xml:space="preserve"> notion</w:t>
      </w:r>
      <w:ins w:id="1633" w:author="Arthur Parmentier" w:date="2020-05-12T19:05:00Z">
        <w:r w:rsidR="008E17B4" w:rsidRPr="007C437A">
          <w:t>s of graded membership (</w:t>
        </w:r>
      </w:ins>
      <w:del w:id="1634" w:author="Arthur Parmentier" w:date="2020-05-12T19:05:00Z">
        <w:r w:rsidR="00DB185F" w:rsidRPr="007C437A" w:rsidDel="008E17B4">
          <w:delText xml:space="preserve"> of </w:delText>
        </w:r>
      </w:del>
      <w:r w:rsidR="00DB185F" w:rsidRPr="007C437A">
        <w:t>similarity to the prototyp</w:t>
      </w:r>
      <w:ins w:id="1635" w:author="Arthur Parmentier" w:date="2020-05-12T19:05:00Z">
        <w:r w:rsidR="00157F8B" w:rsidRPr="007C437A">
          <w:t>e)</w:t>
        </w:r>
      </w:ins>
      <w:del w:id="1636" w:author="Arthur Parmentier" w:date="2020-05-12T19:05:00Z">
        <w:r w:rsidR="0084003C" w:rsidRPr="007C437A" w:rsidDel="008E17B4">
          <w:delText>e</w:delText>
        </w:r>
      </w:del>
      <w:ins w:id="1637" w:author="Arthur Parmentier" w:date="2020-05-12T19:02:00Z">
        <w:r w:rsidR="00341F58" w:rsidRPr="007C437A">
          <w:t xml:space="preserve"> and the fuzzy edges</w:t>
        </w:r>
      </w:ins>
      <w:ins w:id="1638" w:author="Arthur Parmentier" w:date="2020-05-12T19:05:00Z">
        <w:r w:rsidR="008E17B4" w:rsidRPr="007C437A">
          <w:t xml:space="preserve"> of concepts</w:t>
        </w:r>
      </w:ins>
      <w:r w:rsidR="00DF3BEC" w:rsidRPr="007C437A">
        <w:t>.</w:t>
      </w:r>
      <w:ins w:id="1639" w:author="Arthur Parmentier" w:date="2020-05-12T19:07:00Z">
        <w:r w:rsidR="00AD6FFE" w:rsidRPr="007C437A">
          <w:rPr>
            <w:rStyle w:val="Appelnotedebasdep"/>
          </w:rPr>
          <w:footnoteReference w:id="18"/>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19"/>
      </w:r>
      <w:r w:rsidR="006B3B0D" w:rsidRPr="007C437A">
        <w:t>.</w:t>
      </w:r>
    </w:p>
    <w:p w:rsidR="00725EA3" w:rsidRPr="007C437A" w:rsidRDefault="00725EA3" w:rsidP="00061E60">
      <w:pPr>
        <w:rPr>
          <w:ins w:id="1648" w:author="Arthur Parmentier" w:date="2020-05-14T13:32:00Z"/>
          <w:i/>
          <w:iCs/>
        </w:rPr>
      </w:pPr>
      <w:r w:rsidRPr="007C437A">
        <w:rPr>
          <w:i/>
          <w:iCs/>
          <w:rPrChange w:id="1649" w:author="Arthur Parmentier" w:date="2020-06-07T15:27:00Z">
            <w:rPr/>
          </w:rPrChange>
        </w:rPr>
        <w:t>Let’s take the examples of birds… (does it needs an illustration?)</w:t>
      </w:r>
    </w:p>
    <w:p w:rsidR="00D621DF" w:rsidRPr="007C437A" w:rsidRDefault="00D621DF">
      <w:pPr>
        <w:pStyle w:val="Titre2"/>
        <w:numPr>
          <w:ilvl w:val="1"/>
          <w:numId w:val="22"/>
        </w:numPr>
        <w:rPr>
          <w:ins w:id="1650" w:author="Arthur Parmentier" w:date="2020-05-14T13:32:00Z"/>
        </w:rPr>
      </w:pPr>
      <w:bookmarkStart w:id="1651" w:name="_Toc42550108"/>
      <w:ins w:id="1652" w:author="Arthur Parmentier" w:date="2020-05-14T13:32:00Z">
        <w:r w:rsidRPr="007C437A">
          <w:t xml:space="preserve">Mechanism 1: transformations (projections?) of concepts </w:t>
        </w:r>
      </w:ins>
      <w:ins w:id="1653" w:author="Arthur Parmentier" w:date="2020-05-14T13:38:00Z">
        <w:r w:rsidR="00515E70" w:rsidRPr="007C437A">
          <w:t>into signs</w:t>
        </w:r>
      </w:ins>
      <w:ins w:id="1654" w:author="Arthur Parmentier" w:date="2020-06-05T16:48:00Z">
        <w:r w:rsidR="008F5BD3" w:rsidRPr="007C437A">
          <w:t xml:space="preserve"> (morphemes)</w:t>
        </w:r>
      </w:ins>
      <w:ins w:id="1655" w:author="Arthur Parmentier" w:date="2020-05-14T13:38:00Z">
        <w:r w:rsidR="00515E70" w:rsidRPr="007C437A">
          <w:t xml:space="preserve"> on</w:t>
        </w:r>
      </w:ins>
      <w:ins w:id="1656" w:author="Arthur Parmentier" w:date="2020-05-14T13:32:00Z">
        <w:r w:rsidRPr="007C437A">
          <w:t xml:space="preserve"> the physical space of the body</w:t>
        </w:r>
        <w:bookmarkEnd w:id="1651"/>
      </w:ins>
    </w:p>
    <w:p w:rsidR="00D621DF" w:rsidRPr="007C437A" w:rsidRDefault="00D621DF" w:rsidP="00D621DF">
      <w:pPr>
        <w:rPr>
          <w:ins w:id="1657" w:author="Arthur Parmentier" w:date="2020-05-14T13:32:00Z"/>
        </w:rPr>
      </w:pPr>
      <w:ins w:id="1658"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659" w:author="Arthur Parmentier" w:date="2020-05-14T13:32:00Z"/>
        </w:rPr>
      </w:pPr>
      <w:ins w:id="1660"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661" w:author="Arthur Parmentier" w:date="2020-05-14T13:32:00Z"/>
        </w:rPr>
      </w:pPr>
      <w:bookmarkStart w:id="1662" w:name="_Toc42550109"/>
      <w:ins w:id="1663" w:author="Arthur Parmentier" w:date="2020-05-14T13:32:00Z">
        <w:r w:rsidRPr="007C437A">
          <w:t>Input space</w:t>
        </w:r>
        <w:bookmarkEnd w:id="1662"/>
      </w:ins>
    </w:p>
    <w:p w:rsidR="00D621DF" w:rsidRPr="007C437A" w:rsidRDefault="00D621DF" w:rsidP="00D621DF">
      <w:pPr>
        <w:rPr>
          <w:ins w:id="1664" w:author="Arthur Parmentier" w:date="2020-05-14T13:32:00Z"/>
        </w:rPr>
      </w:pPr>
      <w:ins w:id="1665"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666" w:author="Arthur Parmentier" w:date="2020-05-14T13:32:00Z"/>
        </w:rPr>
      </w:pPr>
      <w:ins w:id="1667" w:author="Arthur Parmentier" w:date="2020-05-14T13:32:00Z">
        <w:r w:rsidRPr="007C437A">
          <w:lastRenderedPageBreak/>
          <w:t>Concepts from artistic disciplines</w:t>
        </w:r>
      </w:ins>
    </w:p>
    <w:p w:rsidR="00D621DF" w:rsidRPr="007C437A" w:rsidRDefault="00D621DF" w:rsidP="00D621DF">
      <w:pPr>
        <w:rPr>
          <w:ins w:id="1668" w:author="Arthur Parmentier" w:date="2020-06-06T17:12:00Z"/>
        </w:rPr>
      </w:pPr>
      <w:ins w:id="1669" w:author="Arthur Parmentier" w:date="2020-05-14T13:32:00Z">
        <w:r w:rsidRPr="007C437A">
          <w:t>Long Tone, minimalism…</w:t>
        </w:r>
      </w:ins>
    </w:p>
    <w:p w:rsidR="00237DE8" w:rsidRPr="007C437A" w:rsidRDefault="00237DE8" w:rsidP="00237DE8">
      <w:pPr>
        <w:pStyle w:val="NormalWeb"/>
        <w:rPr>
          <w:ins w:id="1670" w:author="Arthur Parmentier" w:date="2020-06-06T17:12:00Z"/>
          <w:lang w:val="en-US"/>
          <w:rPrChange w:id="1671" w:author="Arthur Parmentier" w:date="2020-06-07T15:27:00Z">
            <w:rPr>
              <w:ins w:id="1672" w:author="Arthur Parmentier" w:date="2020-06-06T17:12:00Z"/>
            </w:rPr>
          </w:rPrChange>
        </w:rPr>
      </w:pPr>
      <w:ins w:id="1673" w:author="Arthur Parmentier" w:date="2020-06-06T17:12:00Z">
        <w:r w:rsidRPr="007C437A">
          <w:rPr>
            <w:lang w:val="en-US"/>
            <w:rPrChange w:id="1674"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675" w:author="Arthur Parmentier" w:date="2020-06-06T17:12:00Z"/>
          <w:lang w:val="en-US"/>
          <w:rPrChange w:id="1676" w:author="Arthur Parmentier" w:date="2020-06-07T15:27:00Z">
            <w:rPr>
              <w:ins w:id="1677" w:author="Arthur Parmentier" w:date="2020-06-06T17:12:00Z"/>
            </w:rPr>
          </w:rPrChange>
        </w:rPr>
      </w:pPr>
      <w:ins w:id="1678" w:author="Arthur Parmentier" w:date="2020-06-06T17:12:00Z">
        <w:r w:rsidRPr="007C437A">
          <w:rPr>
            <w:lang w:val="en-US"/>
            <w:rPrChange w:id="1679"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680" w:author="Arthur Parmentier" w:date="2020-05-14T13:32:00Z"/>
        </w:rPr>
      </w:pPr>
    </w:p>
    <w:p w:rsidR="00D621DF" w:rsidRPr="007C437A" w:rsidRDefault="00D621DF" w:rsidP="00D621DF">
      <w:pPr>
        <w:pStyle w:val="Titre4"/>
        <w:rPr>
          <w:ins w:id="1681" w:author="Arthur Parmentier" w:date="2020-05-14T13:32:00Z"/>
        </w:rPr>
      </w:pPr>
      <w:ins w:id="1682" w:author="Arthur Parmentier" w:date="2020-05-14T13:32:00Z">
        <w:r w:rsidRPr="007C437A">
          <w:t>Concepts from oral languages</w:t>
        </w:r>
      </w:ins>
    </w:p>
    <w:p w:rsidR="00D621DF" w:rsidRPr="007C437A" w:rsidRDefault="00D621DF" w:rsidP="00D621DF">
      <w:pPr>
        <w:rPr>
          <w:ins w:id="1683" w:author="Arthur Parmentier" w:date="2020-05-14T13:32:00Z"/>
        </w:rPr>
      </w:pPr>
      <w:ins w:id="1684" w:author="Arthur Parmentier" w:date="2020-05-14T13:32:00Z">
        <w:r w:rsidRPr="007C437A">
          <w:t>Logical elements</w:t>
        </w:r>
      </w:ins>
    </w:p>
    <w:p w:rsidR="00D621DF" w:rsidRPr="007C437A" w:rsidRDefault="00D621DF" w:rsidP="00D621DF">
      <w:pPr>
        <w:pStyle w:val="Titre4"/>
        <w:rPr>
          <w:ins w:id="1685" w:author="Arthur Parmentier" w:date="2020-05-14T13:32:00Z"/>
        </w:rPr>
      </w:pPr>
      <w:ins w:id="1686" w:author="Arthur Parmentier" w:date="2020-05-14T13:32:00Z">
        <w:r w:rsidRPr="007C437A">
          <w:t>“High/low” cultural representations of quiet/loud (volume), slow/fast (tempo), pitch…</w:t>
        </w:r>
      </w:ins>
    </w:p>
    <w:p w:rsidR="00D621DF" w:rsidRPr="007C437A" w:rsidRDefault="00D621DF" w:rsidP="00D621DF">
      <w:pPr>
        <w:rPr>
          <w:ins w:id="1687" w:author="Arthur Parmentier" w:date="2020-06-06T17:10:00Z"/>
        </w:rPr>
      </w:pPr>
      <w:ins w:id="1688"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689" w:author="Arthur Parmentier" w:date="2020-06-06T17:10:00Z"/>
          <w:lang w:val="en-US"/>
          <w:rPrChange w:id="1690" w:author="Arthur Parmentier" w:date="2020-06-07T15:27:00Z">
            <w:rPr>
              <w:ins w:id="1691" w:author="Arthur Parmentier" w:date="2020-06-06T17:10:00Z"/>
            </w:rPr>
          </w:rPrChange>
        </w:rPr>
      </w:pPr>
      <w:ins w:id="1692" w:author="Arthur Parmentier" w:date="2020-06-06T17:10:00Z">
        <w:r w:rsidRPr="007C437A">
          <w:rPr>
            <w:lang w:val="en-US"/>
            <w:rPrChange w:id="1693"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694" w:author="Arthur Parmentier" w:date="2020-06-06T17:10:00Z"/>
          <w:lang w:val="en-US"/>
          <w:rPrChange w:id="1695" w:author="Arthur Parmentier" w:date="2020-06-07T15:27:00Z">
            <w:rPr>
              <w:ins w:id="1696" w:author="Arthur Parmentier" w:date="2020-06-06T17:10:00Z"/>
            </w:rPr>
          </w:rPrChange>
        </w:rPr>
      </w:pPr>
      <w:ins w:id="1697" w:author="Arthur Parmentier" w:date="2020-06-06T17:10:00Z">
        <w:r w:rsidRPr="007C437A">
          <w:rPr>
            <w:lang w:val="en-US"/>
            <w:rPrChange w:id="1698"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699" w:author="Arthur Parmentier" w:date="2020-06-06T17:10:00Z"/>
          <w:lang w:val="en-US"/>
          <w:rPrChange w:id="1700" w:author="Arthur Parmentier" w:date="2020-06-07T15:27:00Z">
            <w:rPr>
              <w:ins w:id="1701" w:author="Arthur Parmentier" w:date="2020-06-06T17:10:00Z"/>
            </w:rPr>
          </w:rPrChange>
        </w:rPr>
      </w:pPr>
      <w:ins w:id="1702" w:author="Arthur Parmentier" w:date="2020-06-06T17:10:00Z">
        <w:r w:rsidRPr="007C437A">
          <w:rPr>
            <w:lang w:val="en-US"/>
            <w:rPrChange w:id="1703" w:author="Arthur Parmentier" w:date="2020-06-07T15:27:00Z">
              <w:rPr/>
            </w:rPrChange>
          </w:rPr>
          <w:t>5. Multidisciplinary Issues</w:t>
        </w:r>
      </w:ins>
    </w:p>
    <w:p w:rsidR="00237DE8" w:rsidRPr="007C437A" w:rsidRDefault="00237DE8" w:rsidP="00237DE8">
      <w:pPr>
        <w:pStyle w:val="NormalWeb"/>
        <w:rPr>
          <w:ins w:id="1704" w:author="Arthur Parmentier" w:date="2020-06-06T17:10:00Z"/>
          <w:lang w:val="en-US"/>
          <w:rPrChange w:id="1705" w:author="Arthur Parmentier" w:date="2020-06-07T15:27:00Z">
            <w:rPr>
              <w:ins w:id="1706" w:author="Arthur Parmentier" w:date="2020-06-06T17:10:00Z"/>
            </w:rPr>
          </w:rPrChange>
        </w:rPr>
      </w:pPr>
      <w:ins w:id="1707" w:author="Arthur Parmentier" w:date="2020-06-06T17:10:00Z">
        <w:r w:rsidRPr="007C437A">
          <w:rPr>
            <w:lang w:val="en-US"/>
            <w:rPrChange w:id="1708"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709" w:author="Arthur Parmentier" w:date="2020-06-06T17:10:00Z"/>
          <w:lang w:val="en-US"/>
          <w:rPrChange w:id="1710" w:author="Arthur Parmentier" w:date="2020-06-07T15:27:00Z">
            <w:rPr>
              <w:ins w:id="1711" w:author="Arthur Parmentier" w:date="2020-06-06T17:10:00Z"/>
            </w:rPr>
          </w:rPrChange>
        </w:rPr>
      </w:pPr>
      <w:ins w:id="1712" w:author="Arthur Parmentier" w:date="2020-06-06T17:10:00Z">
        <w:r w:rsidRPr="007C437A">
          <w:rPr>
            <w:lang w:val="en-US"/>
            <w:rPrChange w:id="1713"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714" w:author="Arthur Parmentier" w:date="2020-05-14T13:32:00Z"/>
        </w:rPr>
      </w:pPr>
    </w:p>
    <w:p w:rsidR="00D621DF" w:rsidRPr="007C437A" w:rsidRDefault="00D621DF" w:rsidP="00D621DF">
      <w:pPr>
        <w:pStyle w:val="Titre4"/>
        <w:rPr>
          <w:ins w:id="1715" w:author="Arthur Parmentier" w:date="2020-05-14T13:32:00Z"/>
        </w:rPr>
      </w:pPr>
      <w:ins w:id="1716" w:author="Arthur Parmentier" w:date="2020-05-14T13:32:00Z">
        <w:r w:rsidRPr="007C437A">
          <w:t>…</w:t>
        </w:r>
      </w:ins>
    </w:p>
    <w:p w:rsidR="00D621DF" w:rsidRPr="007C437A" w:rsidRDefault="00D621DF">
      <w:pPr>
        <w:pStyle w:val="Titre3"/>
        <w:rPr>
          <w:ins w:id="1717" w:author="Arthur Parmentier" w:date="2020-05-14T13:39:00Z"/>
        </w:rPr>
      </w:pPr>
      <w:bookmarkStart w:id="1718" w:name="_Toc42550110"/>
      <w:ins w:id="1719" w:author="Arthur Parmentier" w:date="2020-05-14T13:32:00Z">
        <w:r w:rsidRPr="007C437A">
          <w:t>Transformations and output spaces</w:t>
        </w:r>
      </w:ins>
      <w:bookmarkEnd w:id="1718"/>
    </w:p>
    <w:p w:rsidR="00D0639C" w:rsidRPr="007C437A" w:rsidRDefault="00D0639C">
      <w:pPr>
        <w:rPr>
          <w:ins w:id="1720" w:author="Arthur Parmentier" w:date="2020-05-14T13:32:00Z"/>
          <w:rPrChange w:id="1721" w:author="Arthur Parmentier" w:date="2020-06-07T15:27:00Z">
            <w:rPr>
              <w:ins w:id="1722" w:author="Arthur Parmentier" w:date="2020-05-14T13:32:00Z"/>
            </w:rPr>
          </w:rPrChange>
        </w:rPr>
        <w:pPrChange w:id="1723" w:author="Arthur Parmentier" w:date="2020-05-14T13:39:00Z">
          <w:pPr>
            <w:pStyle w:val="Titre3"/>
          </w:pPr>
        </w:pPrChange>
      </w:pPr>
      <w:ins w:id="1724" w:author="Arthur Parmentier" w:date="2020-05-14T13:39:00Z">
        <w:r w:rsidRPr="007C437A">
          <w:rPr>
            <w:rPrChange w:id="1725" w:author="Arthur Parmentier" w:date="2020-06-07T15:27:00Z">
              <w:rPr/>
            </w:rPrChange>
          </w:rPr>
          <w:t>Sign = (symbol, icon, indice).</w:t>
        </w:r>
      </w:ins>
    </w:p>
    <w:p w:rsidR="00D621DF" w:rsidRPr="007C437A" w:rsidRDefault="00D621DF" w:rsidP="00D621DF">
      <w:pPr>
        <w:pStyle w:val="Titre4"/>
        <w:rPr>
          <w:ins w:id="1726" w:author="Arthur Parmentier" w:date="2020-05-14T13:32:00Z"/>
        </w:rPr>
      </w:pPr>
      <w:ins w:id="1727" w:author="Arthur Parmentier" w:date="2020-05-14T13:32:00Z">
        <w:r w:rsidRPr="007C437A">
          <w:lastRenderedPageBreak/>
          <w:t>Creation of a s</w:t>
        </w:r>
      </w:ins>
      <w:ins w:id="1728" w:author="Arthur Parmentier" w:date="2020-05-14T13:39:00Z">
        <w:r w:rsidR="00D0639C" w:rsidRPr="007C437A">
          <w:t>ymbol</w:t>
        </w:r>
      </w:ins>
    </w:p>
    <w:p w:rsidR="00D621DF" w:rsidRPr="007C437A" w:rsidRDefault="00D621DF" w:rsidP="00D621DF">
      <w:pPr>
        <w:rPr>
          <w:ins w:id="1729" w:author="Arthur Parmentier" w:date="2020-05-14T13:32:00Z"/>
        </w:rPr>
      </w:pPr>
      <w:ins w:id="1730" w:author="Arthur Parmentier" w:date="2020-05-14T13:32:00Z">
        <w:r w:rsidRPr="007C437A">
          <w:t>… Describe here more about the process of creating a sign (examples, general rules…)</w:t>
        </w:r>
      </w:ins>
    </w:p>
    <w:p w:rsidR="00D621DF" w:rsidRPr="007C437A" w:rsidRDefault="00D621DF">
      <w:pPr>
        <w:pStyle w:val="Titre4"/>
        <w:rPr>
          <w:ins w:id="1731" w:author="Arthur Parmentier" w:date="2020-06-06T17:06:00Z"/>
        </w:rPr>
      </w:pPr>
      <w:ins w:id="1732" w:author="Arthur Parmentier" w:date="2020-05-14T13:32:00Z">
        <w:r w:rsidRPr="007C437A">
          <w:t xml:space="preserve">Creation of a </w:t>
        </w:r>
      </w:ins>
      <w:ins w:id="1733" w:author="Arthur Parmentier" w:date="2020-05-14T13:39:00Z">
        <w:r w:rsidR="00D0639C" w:rsidRPr="007C437A">
          <w:t>icon</w:t>
        </w:r>
      </w:ins>
    </w:p>
    <w:p w:rsidR="003C785D" w:rsidRPr="007C437A" w:rsidRDefault="003C785D">
      <w:pPr>
        <w:rPr>
          <w:ins w:id="1734" w:author="Arthur Parmentier" w:date="2020-05-14T13:32:00Z"/>
        </w:rPr>
      </w:pPr>
      <w:ins w:id="1735"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0"/>
        </w:r>
      </w:ins>
    </w:p>
    <w:p w:rsidR="00D621DF" w:rsidRPr="007C437A" w:rsidRDefault="00D621DF">
      <w:pPr>
        <w:pStyle w:val="Titre4"/>
        <w:rPr>
          <w:ins w:id="1737" w:author="Arthur Parmentier" w:date="2020-05-14T13:32:00Z"/>
          <w:rPrChange w:id="1738" w:author="Arthur Parmentier" w:date="2020-06-07T15:27:00Z">
            <w:rPr>
              <w:ins w:id="1739" w:author="Arthur Parmentier" w:date="2020-05-14T13:32:00Z"/>
            </w:rPr>
          </w:rPrChange>
        </w:rPr>
        <w:pPrChange w:id="1740" w:author="Arthur Parmentier" w:date="2020-05-14T13:40:00Z">
          <w:pPr/>
        </w:pPrChange>
      </w:pPr>
      <w:ins w:id="1741" w:author="Arthur Parmentier" w:date="2020-05-14T13:32:00Z">
        <w:r w:rsidRPr="007C437A">
          <w:rPr>
            <w:rPrChange w:id="1742" w:author="Arthur Parmentier" w:date="2020-06-07T15:27:00Z">
              <w:rPr/>
            </w:rPrChange>
          </w:rPr>
          <w:t>Creation of a</w:t>
        </w:r>
      </w:ins>
      <w:ins w:id="1743" w:author="Arthur Parmentier" w:date="2020-05-14T13:39:00Z">
        <w:r w:rsidR="00D0639C" w:rsidRPr="007C437A">
          <w:rPr>
            <w:rPrChange w:id="1744" w:author="Arthur Parmentier" w:date="2020-06-07T15:27:00Z">
              <w:rPr/>
            </w:rPrChange>
          </w:rPr>
          <w:t xml:space="preserve">n </w:t>
        </w:r>
      </w:ins>
      <w:ins w:id="1745" w:author="Arthur Parmentier" w:date="2020-05-14T13:40:00Z">
        <w:r w:rsidR="00D0639C" w:rsidRPr="007C437A">
          <w:rPr>
            <w:rPrChange w:id="1746" w:author="Arthur Parmentier" w:date="2020-06-07T15:27:00Z">
              <w:rPr/>
            </w:rPrChange>
          </w:rPr>
          <w:t>indices</w:t>
        </w:r>
      </w:ins>
    </w:p>
    <w:p w:rsidR="00D621DF" w:rsidRPr="007C437A" w:rsidDel="00D0639C" w:rsidRDefault="003E1EE3">
      <w:pPr>
        <w:pStyle w:val="Titre2"/>
        <w:rPr>
          <w:del w:id="1747" w:author="Arthur Parmentier" w:date="2020-05-14T13:40:00Z"/>
          <w:i/>
          <w:iCs/>
          <w:rPrChange w:id="1748" w:author="Arthur Parmentier" w:date="2020-06-07T15:27:00Z">
            <w:rPr>
              <w:del w:id="1749" w:author="Arthur Parmentier" w:date="2020-05-14T13:40:00Z"/>
            </w:rPr>
          </w:rPrChange>
        </w:rPr>
        <w:pPrChange w:id="1750" w:author="Arthur Parmentier" w:date="2020-06-07T21:11:00Z">
          <w:pPr/>
        </w:pPrChange>
      </w:pPr>
      <w:bookmarkStart w:id="1751" w:name="_Toc40356075"/>
      <w:bookmarkStart w:id="1752" w:name="_Toc42550111"/>
      <w:bookmarkEnd w:id="1751"/>
      <w:ins w:id="1753" w:author="Arthur Parmentier" w:date="2020-05-14T13:40:00Z">
        <w:r w:rsidRPr="007C437A">
          <w:t>Mechanism 2:</w:t>
        </w:r>
        <w:bookmarkEnd w:id="1752"/>
        <w:r w:rsidRPr="007C437A">
          <w:t xml:space="preserve"> </w:t>
        </w:r>
      </w:ins>
    </w:p>
    <w:p w:rsidR="007B1805" w:rsidRPr="007C437A" w:rsidRDefault="007B1805">
      <w:pPr>
        <w:pStyle w:val="Titre2"/>
      </w:pPr>
      <w:bookmarkStart w:id="1754" w:name="_Toc42550112"/>
      <w:r w:rsidRPr="007C437A">
        <w:t xml:space="preserve">Sign </w:t>
      </w:r>
      <w:ins w:id="1755" w:author="Arthur Parmentier" w:date="2020-05-13T10:35:00Z">
        <w:r w:rsidR="003D29B8" w:rsidRPr="007C437A">
          <w:t>“</w:t>
        </w:r>
      </w:ins>
      <w:r w:rsidRPr="007C437A">
        <w:t>overloading</w:t>
      </w:r>
      <w:ins w:id="1756" w:author="Arthur Parmentier" w:date="2020-05-13T10:35:00Z">
        <w:r w:rsidR="003D29B8" w:rsidRPr="007C437A">
          <w:t>”</w:t>
        </w:r>
      </w:ins>
      <w:bookmarkEnd w:id="1754"/>
    </w:p>
    <w:p w:rsidR="005A6DBA" w:rsidRPr="007C437A" w:rsidRDefault="005A6DBA">
      <w:pPr>
        <w:pStyle w:val="Titre3"/>
        <w:rPr>
          <w:ins w:id="1757" w:author="Arthur Parmentier" w:date="2020-05-13T10:10:00Z"/>
          <w:rPrChange w:id="1758" w:author="Arthur Parmentier" w:date="2020-06-07T15:27:00Z">
            <w:rPr>
              <w:ins w:id="1759" w:author="Arthur Parmentier" w:date="2020-05-13T10:10:00Z"/>
            </w:rPr>
          </w:rPrChange>
        </w:rPr>
        <w:pPrChange w:id="1760" w:author="Arthur Parmentier" w:date="2020-05-14T14:00:00Z">
          <w:pPr/>
        </w:pPrChange>
      </w:pPr>
      <w:bookmarkStart w:id="1761" w:name="_Toc42550113"/>
      <w:ins w:id="1762" w:author="Arthur Parmentier" w:date="2020-05-13T10:10:00Z">
        <w:r w:rsidRPr="007C437A">
          <w:rPr>
            <w:rPrChange w:id="1763" w:author="Arthur Parmentier" w:date="2020-06-07T15:27:00Z">
              <w:rPr/>
            </w:rPrChange>
          </w:rPr>
          <w:t>Motivation</w:t>
        </w:r>
        <w:bookmarkEnd w:id="1761"/>
      </w:ins>
    </w:p>
    <w:p w:rsidR="0053230A" w:rsidRPr="007C437A" w:rsidRDefault="001B082B" w:rsidP="001B082B">
      <w:pPr>
        <w:rPr>
          <w:ins w:id="1764" w:author="Arthur Parmentier" w:date="2020-05-13T09:52:00Z"/>
        </w:rPr>
      </w:pPr>
      <w:r w:rsidRPr="007C437A">
        <w:t xml:space="preserve">We have seen from the evolution of SP that </w:t>
      </w:r>
      <w:ins w:id="1765" w:author="Arthur Parmentier" w:date="2020-05-13T09:50:00Z">
        <w:r w:rsidR="0053230A" w:rsidRPr="007C437A">
          <w:t xml:space="preserve">a single sign </w:t>
        </w:r>
      </w:ins>
      <w:ins w:id="1766" w:author="Arthur Parmentier" w:date="2020-05-13T09:51:00Z">
        <w:r w:rsidR="0053230A" w:rsidRPr="007C437A">
          <w:t>can be use to signify a content</w:t>
        </w:r>
      </w:ins>
      <w:ins w:id="1767" w:author="Arthur Parmentier" w:date="2020-05-13T11:16:00Z">
        <w:r w:rsidR="00B45CE3" w:rsidRPr="007C437A">
          <w:rPr>
            <w:rStyle w:val="Appelnotedebasdep"/>
          </w:rPr>
          <w:footnoteReference w:id="21"/>
        </w:r>
      </w:ins>
      <w:ins w:id="1771" w:author="Arthur Parmentier" w:date="2020-05-13T09:52:00Z">
        <w:r w:rsidR="0053230A" w:rsidRPr="007C437A">
          <w:t xml:space="preserve"> not only for different instruments of the same discipline</w:t>
        </w:r>
      </w:ins>
      <w:ins w:id="1772" w:author="Arthur Parmentier" w:date="2020-05-13T10:07:00Z">
        <w:r w:rsidR="00434325" w:rsidRPr="007C437A">
          <w:t xml:space="preserve"> (1)</w:t>
        </w:r>
      </w:ins>
      <w:ins w:id="1773" w:author="Arthur Parmentier" w:date="2020-05-13T09:52:00Z">
        <w:r w:rsidR="0053230A" w:rsidRPr="007C437A">
          <w:t xml:space="preserve"> but also across discipline</w:t>
        </w:r>
      </w:ins>
      <w:ins w:id="1774" w:author="Arthur Parmentier" w:date="2020-05-13T10:07:00Z">
        <w:r w:rsidR="00434325" w:rsidRPr="007C437A">
          <w:t xml:space="preserve"> (2).</w:t>
        </w:r>
      </w:ins>
      <w:ins w:id="1775" w:author="Arthur Parmentier" w:date="2020-05-13T10:35:00Z">
        <w:r w:rsidR="003D29B8" w:rsidRPr="007C437A">
          <w:t xml:space="preserve"> This what I call the “overloading” of a sign.</w:t>
        </w:r>
        <w:r w:rsidR="003D29B8" w:rsidRPr="007C437A">
          <w:rPr>
            <w:rStyle w:val="Appelnotedebasdep"/>
          </w:rPr>
          <w:footnoteReference w:id="22"/>
        </w:r>
      </w:ins>
      <w:del w:id="1780"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781" w:author="Arthur Parmentier" w:date="2020-05-13T09:49:00Z">
        <w:r w:rsidRPr="007C437A" w:rsidDel="0053230A">
          <w:delText xml:space="preserve"> encapsulate several concepts from different disciplines</w:delText>
        </w:r>
      </w:del>
      <w:del w:id="1782" w:author="Arthur Parmentier" w:date="2020-05-13T09:52:00Z">
        <w:r w:rsidRPr="007C437A" w:rsidDel="0053230A">
          <w:delText xml:space="preserve">; </w:delText>
        </w:r>
      </w:del>
    </w:p>
    <w:p w:rsidR="00B45CE3" w:rsidRPr="007C437A" w:rsidRDefault="00434325" w:rsidP="001B082B">
      <w:pPr>
        <w:rPr>
          <w:ins w:id="1783" w:author="Arthur Parmentier" w:date="2020-05-13T09:52:00Z"/>
        </w:rPr>
      </w:pPr>
      <w:ins w:id="1784" w:author="Arthur Parmentier" w:date="2020-05-13T10:08:00Z">
        <w:r w:rsidRPr="007C437A">
          <w:t xml:space="preserve">We will try to identify whether the operability of a sign </w:t>
        </w:r>
      </w:ins>
      <w:ins w:id="1785" w:author="Arthur Parmentier" w:date="2020-05-13T10:09:00Z">
        <w:r w:rsidRPr="007C437A">
          <w:t xml:space="preserve">in (1) and (2) </w:t>
        </w:r>
      </w:ins>
      <w:ins w:id="1786" w:author="Arthur Parmentier" w:date="2020-05-13T10:08:00Z">
        <w:r w:rsidRPr="007C437A">
          <w:t>involves mechanisms of different nature</w:t>
        </w:r>
      </w:ins>
      <w:ins w:id="1787" w:author="Arthur Parmentier" w:date="2020-05-13T10:09:00Z">
        <w:r w:rsidRPr="007C437A">
          <w:t>.</w:t>
        </w:r>
      </w:ins>
    </w:p>
    <w:p w:rsidR="0053230A" w:rsidRPr="007C437A" w:rsidRDefault="005A6DBA">
      <w:pPr>
        <w:pStyle w:val="Titre3"/>
        <w:rPr>
          <w:ins w:id="1788" w:author="Arthur Parmentier" w:date="2020-05-13T09:52:00Z"/>
          <w:rPrChange w:id="1789" w:author="Arthur Parmentier" w:date="2020-06-07T15:27:00Z">
            <w:rPr>
              <w:ins w:id="1790" w:author="Arthur Parmentier" w:date="2020-05-13T09:52:00Z"/>
            </w:rPr>
          </w:rPrChange>
        </w:rPr>
        <w:pPrChange w:id="1791" w:author="Arthur Parmentier" w:date="2020-05-14T14:00:00Z">
          <w:pPr/>
        </w:pPrChange>
      </w:pPr>
      <w:bookmarkStart w:id="1792" w:name="_Toc42550114"/>
      <w:ins w:id="1793" w:author="Arthur Parmentier" w:date="2020-05-13T10:11:00Z">
        <w:r w:rsidRPr="007C437A">
          <w:rPr>
            <w:rPrChange w:id="1794" w:author="Arthur Parmentier" w:date="2020-06-07T15:27:00Z">
              <w:rPr/>
            </w:rPrChange>
          </w:rPr>
          <w:t>Differentiation of signified across disciplines</w:t>
        </w:r>
      </w:ins>
      <w:bookmarkEnd w:id="1792"/>
    </w:p>
    <w:p w:rsidR="002F5B0B" w:rsidRPr="007C437A" w:rsidRDefault="002F5B0B" w:rsidP="001B082B">
      <w:pPr>
        <w:rPr>
          <w:ins w:id="1795" w:author="Arthur Parmentier" w:date="2020-05-13T10:30:00Z"/>
        </w:rPr>
      </w:pPr>
      <w:ins w:id="1796" w:author="Arthur Parmentier" w:date="2020-05-13T10:12:00Z">
        <w:r w:rsidRPr="007C437A">
          <w:t>We very commonly observe signs made of one sign</w:t>
        </w:r>
      </w:ins>
      <w:ins w:id="1797" w:author="Arthur Parmentier" w:date="2020-05-13T10:13:00Z">
        <w:r w:rsidRPr="007C437A">
          <w:t xml:space="preserve">ifier and several signified </w:t>
        </w:r>
        <w:r w:rsidR="00AE58D1" w:rsidRPr="007C437A">
          <w:t>in oral languages and our everyday life.</w:t>
        </w:r>
      </w:ins>
      <w:ins w:id="1798" w:author="Arthur Parmentier" w:date="2020-05-13T10:14:00Z">
        <w:r w:rsidR="00AE58D1" w:rsidRPr="007C437A">
          <w:t xml:space="preserve"> The signified is understood by an operation of “disambiguation” </w:t>
        </w:r>
      </w:ins>
      <w:ins w:id="1799" w:author="Arthur Parmentier" w:date="2020-05-13T10:15:00Z">
        <w:r w:rsidR="00AE58D1" w:rsidRPr="007C437A">
          <w:t>that depends on the context of the communication.</w:t>
        </w:r>
      </w:ins>
      <w:ins w:id="1800" w:author="Arthur Parmentier" w:date="2020-05-13T10:16:00Z">
        <w:r w:rsidR="00AE58D1" w:rsidRPr="007C437A">
          <w:t xml:space="preserve"> In this section, we will see that a </w:t>
        </w:r>
      </w:ins>
      <w:ins w:id="1801" w:author="Arthur Parmentier" w:date="2020-05-14T11:09:00Z">
        <w:r w:rsidR="001F6197" w:rsidRPr="007C437A">
          <w:t xml:space="preserve">multi-disciplinary </w:t>
        </w:r>
      </w:ins>
      <w:ins w:id="1802" w:author="Arthur Parmentier" w:date="2020-05-13T10:16:00Z">
        <w:r w:rsidR="00AE58D1" w:rsidRPr="007C437A">
          <w:t>sign in SP can indeed have several si</w:t>
        </w:r>
      </w:ins>
      <w:ins w:id="1803" w:author="Arthur Parmentier" w:date="2020-05-13T10:17:00Z">
        <w:r w:rsidR="00AE58D1" w:rsidRPr="007C437A">
          <w:t>gnified</w:t>
        </w:r>
      </w:ins>
      <w:ins w:id="1804" w:author="Arthur Parmentier" w:date="2020-05-13T10:18:00Z">
        <w:r w:rsidR="00AE58D1" w:rsidRPr="007C437A">
          <w:t xml:space="preserve"> </w:t>
        </w:r>
      </w:ins>
      <w:ins w:id="1805" w:author="Arthur Parmentier" w:date="2020-05-14T10:58:00Z">
        <w:r w:rsidR="00A46D19" w:rsidRPr="007C437A">
          <w:t xml:space="preserve">that allow </w:t>
        </w:r>
      </w:ins>
      <w:ins w:id="1806" w:author="Arthur Parmentier" w:date="2020-05-14T11:09:00Z">
        <w:r w:rsidR="001F6197" w:rsidRPr="007C437A">
          <w:t>it</w:t>
        </w:r>
      </w:ins>
      <w:ins w:id="1807" w:author="Arthur Parmentier" w:date="2020-05-14T10:58:00Z">
        <w:r w:rsidR="00A46D19" w:rsidRPr="007C437A">
          <w:t xml:space="preserve"> to operate </w:t>
        </w:r>
      </w:ins>
      <w:ins w:id="1808" w:author="Arthur Parmentier" w:date="2020-05-14T10:59:00Z">
        <w:r w:rsidR="00A46D19" w:rsidRPr="007C437A">
          <w:t>in several disciplines</w:t>
        </w:r>
      </w:ins>
      <w:ins w:id="1809" w:author="Arthur Parmentier" w:date="2020-05-13T10:18:00Z">
        <w:r w:rsidR="00AE58D1" w:rsidRPr="007C437A">
          <w:t>.</w:t>
        </w:r>
      </w:ins>
      <w:ins w:id="1810" w:author="Arthur Parmentier" w:date="2020-05-13T10:19:00Z">
        <w:r w:rsidR="00AE58D1" w:rsidRPr="007C437A">
          <w:rPr>
            <w:rStyle w:val="Appelnotedebasdep"/>
          </w:rPr>
          <w:footnoteReference w:id="23"/>
        </w:r>
      </w:ins>
      <w:ins w:id="1815" w:author="Arthur Parmentier" w:date="2020-05-13T10:18:00Z">
        <w:r w:rsidR="00AE58D1" w:rsidRPr="007C437A">
          <w:t xml:space="preserve"> </w:t>
        </w:r>
      </w:ins>
      <w:ins w:id="1816" w:author="Arthur Parmentier" w:date="2020-05-13T10:20:00Z">
        <w:r w:rsidR="00803E2B" w:rsidRPr="007C437A">
          <w:t xml:space="preserve">Moreover, </w:t>
        </w:r>
      </w:ins>
      <w:ins w:id="1817" w:author="Arthur Parmentier" w:date="2020-05-13T10:21:00Z">
        <w:r w:rsidR="00803E2B" w:rsidRPr="007C437A">
          <w:t xml:space="preserve">we </w:t>
        </w:r>
      </w:ins>
      <w:ins w:id="1818" w:author="Arthur Parmentier" w:date="2020-05-13T10:22:00Z">
        <w:r w:rsidR="00803E2B" w:rsidRPr="007C437A">
          <w:t xml:space="preserve">will discuss the </w:t>
        </w:r>
      </w:ins>
      <w:ins w:id="1819" w:author="Arthur Parmentier" w:date="2020-05-13T10:23:00Z">
        <w:r w:rsidR="00803E2B" w:rsidRPr="007C437A">
          <w:t xml:space="preserve">model of a </w:t>
        </w:r>
      </w:ins>
      <w:ins w:id="1820" w:author="Arthur Parmentier" w:date="2020-05-13T10:22:00Z">
        <w:r w:rsidR="00803E2B" w:rsidRPr="007C437A">
          <w:t xml:space="preserve">bijection between </w:t>
        </w:r>
      </w:ins>
      <w:ins w:id="1821" w:author="Arthur Parmentier" w:date="2020-05-14T11:13:00Z">
        <w:r w:rsidR="004F6E10" w:rsidRPr="007C437A">
          <w:t>signified concepts and disciplines.</w:t>
        </w:r>
      </w:ins>
      <w:ins w:id="1822" w:author="Arthur Parmentier" w:date="2020-05-14T11:11:00Z">
        <w:r w:rsidR="004F6E10" w:rsidRPr="007C437A">
          <w:t xml:space="preserve">, </w:t>
        </w:r>
      </w:ins>
      <w:ins w:id="1823" w:author="Arthur Parmentier" w:date="2020-05-14T11:13:00Z">
        <w:r w:rsidR="004F6E10" w:rsidRPr="007C437A">
          <w:t>Finally, we will discuss the construction process of these multi-disciplinary sign to show that the</w:t>
        </w:r>
      </w:ins>
      <w:ins w:id="1824" w:author="Arthur Parmentier" w:date="2020-05-14T11:14:00Z">
        <w:r w:rsidR="004F6E10" w:rsidRPr="007C437A">
          <w:t xml:space="preserve">ir signified are </w:t>
        </w:r>
      </w:ins>
      <w:ins w:id="1825" w:author="Arthur Parmentier" w:date="2020-05-14T11:37:00Z">
        <w:r w:rsidR="00BF5AB9" w:rsidRPr="007C437A">
          <w:t>linked by analogies.</w:t>
        </w:r>
      </w:ins>
      <w:ins w:id="1826" w:author="Arthur Parmentier" w:date="2020-05-14T11:12:00Z">
        <w:r w:rsidR="004F6E10" w:rsidRPr="007C437A">
          <w:t xml:space="preserve"> </w:t>
        </w:r>
      </w:ins>
    </w:p>
    <w:p w:rsidR="00F150E6" w:rsidRPr="007C437A" w:rsidRDefault="00F150E6">
      <w:pPr>
        <w:pStyle w:val="Titre4"/>
        <w:rPr>
          <w:ins w:id="1827" w:author="Arthur Parmentier" w:date="2020-05-13T10:41:00Z"/>
          <w:rPrChange w:id="1828" w:author="Arthur Parmentier" w:date="2020-06-07T15:27:00Z">
            <w:rPr>
              <w:ins w:id="1829" w:author="Arthur Parmentier" w:date="2020-05-13T10:41:00Z"/>
            </w:rPr>
          </w:rPrChange>
        </w:rPr>
        <w:pPrChange w:id="1830" w:author="Arthur Parmentier" w:date="2020-05-13T10:41:00Z">
          <w:pPr/>
        </w:pPrChange>
      </w:pPr>
      <w:ins w:id="1831" w:author="Arthur Parmentier" w:date="2020-05-13T10:41:00Z">
        <w:r w:rsidRPr="007C437A">
          <w:rPr>
            <w:rPrChange w:id="1832" w:author="Arthur Parmentier" w:date="2020-06-07T15:27:00Z">
              <w:rPr/>
            </w:rPrChange>
          </w:rPr>
          <w:t>Existence of several signified concepts</w:t>
        </w:r>
      </w:ins>
    </w:p>
    <w:p w:rsidR="005868B3" w:rsidRPr="007C437A" w:rsidRDefault="00FD47FA" w:rsidP="005868B3">
      <w:pPr>
        <w:rPr>
          <w:ins w:id="1833" w:author="Arthur Parmentier" w:date="2020-05-13T10:30:00Z"/>
        </w:rPr>
      </w:pPr>
      <w:ins w:id="1834" w:author="Arthur Parmentier" w:date="2020-05-13T10:37:00Z">
        <w:r w:rsidRPr="007C437A">
          <w:t xml:space="preserve">To demonstrate the existence of several concepts (the signified) </w:t>
        </w:r>
      </w:ins>
      <w:ins w:id="1835" w:author="Arthur Parmentier" w:date="2020-05-13T10:38:00Z">
        <w:r w:rsidRPr="007C437A">
          <w:t>under a multi-disciplinary sign in SP, l</w:t>
        </w:r>
      </w:ins>
      <w:ins w:id="1836" w:author="Arthur Parmentier" w:date="2020-05-13T10:30:00Z">
        <w:r w:rsidR="005868B3" w:rsidRPr="007C437A">
          <w:t>et’s take the</w:t>
        </w:r>
      </w:ins>
      <w:ins w:id="1837" w:author="Arthur Parmentier" w:date="2020-05-13T10:38:00Z">
        <w:r w:rsidRPr="007C437A">
          <w:t xml:space="preserve"> common</w:t>
        </w:r>
      </w:ins>
      <w:ins w:id="1838"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839" w:author="Arthur Parmentier" w:date="2020-05-13T10:30:00Z"/>
        </w:rPr>
      </w:pPr>
      <w:ins w:id="1840" w:author="Arthur Parmentier" w:date="2020-05-13T10:30:00Z">
        <w:r w:rsidRPr="007C437A">
          <w:lastRenderedPageBreak/>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841" w:author="Arthur Parmentier" w:date="2020-05-13T10:30:00Z"/>
        </w:rPr>
      </w:pPr>
      <w:ins w:id="1842"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843" w:author="Arthur Parmentier" w:date="2020-05-13T10:30:00Z"/>
        </w:rPr>
      </w:pPr>
      <w:ins w:id="1844"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845" w:author="Arthur Parmentier" w:date="2020-05-13T10:30:00Z"/>
        </w:rPr>
      </w:pPr>
      <w:ins w:id="1846"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847" w:author="Arthur Parmentier" w:date="2020-05-13T10:30:00Z"/>
        </w:rPr>
      </w:pPr>
      <w:ins w:id="1848" w:author="Arthur Parmentier" w:date="2020-05-13T10:30:00Z">
        <w:r w:rsidRPr="007C437A">
          <w:t>…</w:t>
        </w:r>
      </w:ins>
    </w:p>
    <w:p w:rsidR="005868B3" w:rsidRPr="007C437A" w:rsidRDefault="005868B3" w:rsidP="005868B3">
      <w:pPr>
        <w:rPr>
          <w:ins w:id="1849" w:author="Arthur Parmentier" w:date="2020-05-13T10:30:00Z"/>
        </w:rPr>
      </w:pPr>
      <w:ins w:id="1850" w:author="Arthur Parmentier" w:date="2020-05-13T10:30:00Z">
        <w:r w:rsidRPr="007C437A">
          <w:t>They also often illustrate those descriptions with a prototypical example.</w:t>
        </w:r>
      </w:ins>
    </w:p>
    <w:p w:rsidR="005868B3" w:rsidRPr="007C437A" w:rsidRDefault="005868B3" w:rsidP="005868B3">
      <w:pPr>
        <w:rPr>
          <w:ins w:id="1851" w:author="Arthur Parmentier" w:date="2020-05-13T10:30:00Z"/>
        </w:rPr>
      </w:pPr>
      <w:ins w:id="1852"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853" w:author="Arthur Parmentier" w:date="2020-05-13T10:39:00Z">
        <w:r w:rsidR="003E3E64" w:rsidRPr="007C437A">
          <w:t>signified of the sign</w:t>
        </w:r>
      </w:ins>
      <w:ins w:id="1854" w:author="Arthur Parmentier" w:date="2020-05-13T10:30:00Z">
        <w:r w:rsidRPr="007C437A">
          <w:t xml:space="preserve"> “LT” is a voluntary construction</w:t>
        </w:r>
        <w:r w:rsidRPr="007C437A">
          <w:rPr>
            <w:rStyle w:val="Appelnotedebasdep"/>
          </w:rPr>
          <w:footnoteReference w:id="24"/>
        </w:r>
        <w:r w:rsidRPr="007C437A">
          <w:t>.</w:t>
        </w:r>
      </w:ins>
    </w:p>
    <w:p w:rsidR="005868B3" w:rsidRPr="007C437A" w:rsidRDefault="005868B3" w:rsidP="005868B3">
      <w:pPr>
        <w:rPr>
          <w:ins w:id="1860" w:author="Arthur Parmentier" w:date="2020-05-13T17:10:00Z"/>
        </w:rPr>
      </w:pPr>
      <w:ins w:id="1861"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862" w:author="Arthur Parmentier" w:date="2020-05-13T10:43:00Z"/>
        </w:rPr>
      </w:pPr>
      <w:ins w:id="1863" w:author="Arthur Parmentier" w:date="2020-05-13T10:42:00Z">
        <w:r w:rsidRPr="007C437A">
          <w:t xml:space="preserve">Bijection, surjection or injection between </w:t>
        </w:r>
      </w:ins>
      <w:ins w:id="1864" w:author="Arthur Parmentier" w:date="2020-05-13T10:43:00Z">
        <w:r w:rsidRPr="007C437A">
          <w:t>signified and disciplines?</w:t>
        </w:r>
      </w:ins>
    </w:p>
    <w:p w:rsidR="00603CFA" w:rsidRPr="007C437A" w:rsidRDefault="00F150E6" w:rsidP="00581F4F">
      <w:pPr>
        <w:rPr>
          <w:ins w:id="1865" w:author="Arthur Parmentier" w:date="2020-05-13T11:01:00Z"/>
        </w:rPr>
      </w:pPr>
      <w:ins w:id="1866" w:author="Arthur Parmentier" w:date="2020-05-13T10:43:00Z">
        <w:r w:rsidRPr="007C437A">
          <w:t xml:space="preserve">Although we have shown the existence of several signified </w:t>
        </w:r>
      </w:ins>
      <w:ins w:id="1867" w:author="Arthur Parmentier" w:date="2020-05-13T17:40:00Z">
        <w:r w:rsidR="00693047" w:rsidRPr="007C437A">
          <w:t xml:space="preserve">(several concepts) </w:t>
        </w:r>
      </w:ins>
      <w:ins w:id="1868" w:author="Arthur Parmentier" w:date="2020-05-13T10:43:00Z">
        <w:r w:rsidRPr="007C437A">
          <w:t xml:space="preserve">and their </w:t>
        </w:r>
      </w:ins>
      <w:ins w:id="1869" w:author="Arthur Parmentier" w:date="2020-05-13T10:44:00Z">
        <w:r w:rsidRPr="007C437A">
          <w:t>relationship</w:t>
        </w:r>
      </w:ins>
      <w:ins w:id="1870" w:author="Arthur Parmentier" w:date="2020-05-13T10:43:00Z">
        <w:r w:rsidRPr="007C437A">
          <w:t xml:space="preserve"> with</w:t>
        </w:r>
      </w:ins>
      <w:ins w:id="1871" w:author="Arthur Parmentier" w:date="2020-05-13T10:44:00Z">
        <w:r w:rsidRPr="007C437A">
          <w:t xml:space="preserve"> discipline</w:t>
        </w:r>
      </w:ins>
      <w:ins w:id="1872" w:author="Arthur Parmentier" w:date="2020-05-13T17:40:00Z">
        <w:r w:rsidR="00C209FE" w:rsidRPr="007C437A">
          <w:t>s</w:t>
        </w:r>
      </w:ins>
      <w:ins w:id="1873" w:author="Arthur Parmentier" w:date="2020-05-13T10:44:00Z">
        <w:r w:rsidRPr="007C437A">
          <w:t>, one can wonder whether</w:t>
        </w:r>
      </w:ins>
      <w:ins w:id="1874" w:author="Arthur Parmentier" w:date="2020-05-13T10:58:00Z">
        <w:r w:rsidR="00581F4F" w:rsidRPr="007C437A">
          <w:t xml:space="preserve"> their relationship is a bijection</w:t>
        </w:r>
      </w:ins>
      <w:ins w:id="1875" w:author="Arthur Parmentier" w:date="2020-05-13T11:11:00Z">
        <w:r w:rsidR="00C36A2F" w:rsidRPr="007C437A">
          <w:t xml:space="preserve"> (to a unique discipline corresponds a unique signified)</w:t>
        </w:r>
      </w:ins>
      <w:ins w:id="1876" w:author="Arthur Parmentier" w:date="2020-05-13T10:58:00Z">
        <w:r w:rsidR="00581F4F" w:rsidRPr="007C437A">
          <w:t>, su</w:t>
        </w:r>
      </w:ins>
      <w:ins w:id="1877" w:author="Arthur Parmentier" w:date="2020-05-13T10:59:00Z">
        <w:r w:rsidR="00581F4F" w:rsidRPr="007C437A">
          <w:t>r</w:t>
        </w:r>
      </w:ins>
      <w:ins w:id="1878" w:author="Arthur Parmentier" w:date="2020-05-13T10:58:00Z">
        <w:r w:rsidR="00581F4F" w:rsidRPr="007C437A">
          <w:t>jection</w:t>
        </w:r>
      </w:ins>
      <w:ins w:id="1879" w:author="Arthur Parmentier" w:date="2020-05-13T11:11:00Z">
        <w:r w:rsidR="00C36A2F" w:rsidRPr="007C437A">
          <w:t xml:space="preserve"> (each discipline has one or more signified)</w:t>
        </w:r>
      </w:ins>
      <w:ins w:id="1880" w:author="Arthur Parmentier" w:date="2020-05-13T10:58:00Z">
        <w:r w:rsidR="00581F4F" w:rsidRPr="007C437A">
          <w:t xml:space="preserve"> or injection</w:t>
        </w:r>
      </w:ins>
      <w:ins w:id="1881" w:author="Arthur Parmentier" w:date="2020-05-13T11:12:00Z">
        <w:r w:rsidR="00C36A2F" w:rsidRPr="007C437A">
          <w:t xml:space="preserve"> (each discipline </w:t>
        </w:r>
        <w:r w:rsidR="00862E4D" w:rsidRPr="007C437A">
          <w:t>has either a unique signified, either no signified)</w:t>
        </w:r>
      </w:ins>
      <w:ins w:id="1882" w:author="Arthur Parmentier" w:date="2020-05-13T10:58:00Z">
        <w:r w:rsidR="00581F4F" w:rsidRPr="007C437A">
          <w:t>.</w:t>
        </w:r>
      </w:ins>
    </w:p>
    <w:p w:rsidR="00581F4F" w:rsidRPr="007C437A" w:rsidRDefault="0083672F">
      <w:pPr>
        <w:rPr>
          <w:ins w:id="1883" w:author="Arthur Parmentier" w:date="2020-05-13T10:49:00Z"/>
        </w:rPr>
        <w:pPrChange w:id="1884" w:author="Arthur Parmentier" w:date="2020-05-13T10:58:00Z">
          <w:pPr>
            <w:pStyle w:val="Paragraphedeliste"/>
            <w:numPr>
              <w:numId w:val="19"/>
            </w:numPr>
            <w:ind w:hanging="360"/>
          </w:pPr>
        </w:pPrChange>
      </w:pPr>
      <w:ins w:id="1885" w:author="Arthur Parmentier" w:date="2020-05-13T11:03:00Z">
        <w:r w:rsidRPr="007C437A">
          <w:t xml:space="preserve">First, we can remark that </w:t>
        </w:r>
      </w:ins>
      <w:ins w:id="1886" w:author="Arthur Parmentier" w:date="2020-05-13T11:04:00Z">
        <w:r w:rsidRPr="007C437A">
          <w:t>there is a bijection in the case of the so called “multi-disciplinary signs” whose properties is exactly that each discipline has its own</w:t>
        </w:r>
      </w:ins>
      <w:ins w:id="1887" w:author="Arthur Parmentier" w:date="2020-05-13T11:05:00Z">
        <w:r w:rsidRPr="007C437A">
          <w:t xml:space="preserve"> unique</w:t>
        </w:r>
      </w:ins>
      <w:ins w:id="1888" w:author="Arthur Parmentier" w:date="2020-05-13T11:04:00Z">
        <w:r w:rsidRPr="007C437A">
          <w:t xml:space="preserve"> interpretation (signified) of the sign.</w:t>
        </w:r>
      </w:ins>
    </w:p>
    <w:p w:rsidR="00603CFA" w:rsidRPr="007C437A" w:rsidRDefault="0083672F" w:rsidP="00603CFA">
      <w:pPr>
        <w:rPr>
          <w:ins w:id="1889" w:author="Arthur Parmentier" w:date="2020-05-13T11:08:00Z"/>
        </w:rPr>
      </w:pPr>
      <w:ins w:id="1890" w:author="Arthur Parmentier" w:date="2020-05-13T11:05:00Z">
        <w:r w:rsidRPr="007C437A">
          <w:t xml:space="preserve">Then, we can also </w:t>
        </w:r>
      </w:ins>
      <w:ins w:id="1891" w:author="Arthur Parmentier" w:date="2020-05-13T11:19:00Z">
        <w:r w:rsidR="002067E2" w:rsidRPr="007C437A">
          <w:t xml:space="preserve">observe that </w:t>
        </w:r>
      </w:ins>
      <w:ins w:id="1892" w:author="Arthur Parmentier" w:date="2020-05-13T11:05:00Z">
        <w:r w:rsidRPr="007C437A">
          <w:t xml:space="preserve">some signs </w:t>
        </w:r>
      </w:ins>
      <w:ins w:id="1893" w:author="Arthur Parmentier" w:date="2020-05-13T11:06:00Z">
        <w:r w:rsidRPr="007C437A">
          <w:t>are very specific to a discipline</w:t>
        </w:r>
      </w:ins>
      <w:ins w:id="1894" w:author="Arthur Parmentier" w:date="2020-05-13T11:07:00Z">
        <w:r w:rsidRPr="007C437A">
          <w:t xml:space="preserve"> (</w:t>
        </w:r>
      </w:ins>
      <w:ins w:id="1895" w:author="Arthur Parmentier" w:date="2020-05-13T11:08:00Z">
        <w:r w:rsidRPr="007C437A">
          <w:t>sometimes by construction)</w:t>
        </w:r>
      </w:ins>
      <w:ins w:id="1896" w:author="Arthur Parmentier" w:date="2020-05-13T11:06:00Z">
        <w:r w:rsidRPr="007C437A">
          <w:t>, such that other discipline cannot interpret them.</w:t>
        </w:r>
      </w:ins>
      <w:ins w:id="1897" w:author="Arthur Parmentier" w:date="2020-05-13T11:08:00Z">
        <w:r w:rsidR="00C36A2F" w:rsidRPr="007C437A">
          <w:t xml:space="preserve"> It is </w:t>
        </w:r>
      </w:ins>
      <w:ins w:id="1898" w:author="Arthur Parmentier" w:date="2020-05-13T11:12:00Z">
        <w:r w:rsidR="00365C58" w:rsidRPr="007C437A">
          <w:t>enough</w:t>
        </w:r>
      </w:ins>
      <w:ins w:id="1899"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1900" w:author="Arthur Parmentier" w:date="2020-05-13T10:54:00Z"/>
        </w:rPr>
      </w:pPr>
      <w:ins w:id="1901" w:author="Arthur Parmentier" w:date="2020-05-13T11:08:00Z">
        <w:r w:rsidRPr="007C437A">
          <w:t>Finally</w:t>
        </w:r>
      </w:ins>
      <w:ins w:id="1902" w:author="Arthur Parmentier" w:date="2020-05-13T11:09:00Z">
        <w:r w:rsidRPr="007C437A">
          <w:t xml:space="preserve">, </w:t>
        </w:r>
      </w:ins>
      <w:ins w:id="1903" w:author="Arthur Parmentier" w:date="2020-05-13T11:31:00Z">
        <w:r w:rsidR="00D5164C" w:rsidRPr="007C437A">
          <w:t>on the question of injectivity, m</w:t>
        </w:r>
      </w:ins>
      <w:ins w:id="1904" w:author="Arthur Parmentier" w:date="2020-05-13T11:22:00Z">
        <w:r w:rsidR="00D5164C" w:rsidRPr="007C437A">
          <w:t xml:space="preserve">y hypothesis is that unlike oral languages, SP </w:t>
        </w:r>
      </w:ins>
      <w:ins w:id="1905" w:author="Arthur Parmentier" w:date="2020-05-13T11:25:00Z">
        <w:r w:rsidR="00D5164C" w:rsidRPr="007C437A">
          <w:t>can be modeled as a regular langua</w:t>
        </w:r>
      </w:ins>
      <w:ins w:id="1906" w:author="Arthur Parmentier" w:date="2020-05-13T11:26:00Z">
        <w:r w:rsidR="00D5164C" w:rsidRPr="007C437A">
          <w:t xml:space="preserve">ge, hence a </w:t>
        </w:r>
      </w:ins>
      <w:ins w:id="1907" w:author="Arthur Parmentier" w:date="2020-05-13T11:27:00Z">
        <w:r w:rsidR="00D5164C" w:rsidRPr="007C437A">
          <w:t>context-free language, such that the context (signs prior</w:t>
        </w:r>
      </w:ins>
      <w:ins w:id="1908" w:author="Arthur Parmentier" w:date="2020-05-13T11:28:00Z">
        <w:r w:rsidR="00D5164C" w:rsidRPr="007C437A">
          <w:t xml:space="preserve"> to the last executed sign) does not influence the meaning of</w:t>
        </w:r>
      </w:ins>
      <w:ins w:id="1909" w:author="Arthur Parmentier" w:date="2020-05-13T11:29:00Z">
        <w:r w:rsidR="00D5164C" w:rsidRPr="007C437A">
          <w:t xml:space="preserve"> the considered sign. We will see </w:t>
        </w:r>
      </w:ins>
      <w:ins w:id="1910" w:author="Arthur Parmentier" w:date="2020-05-13T11:30:00Z">
        <w:r w:rsidR="00D5164C" w:rsidRPr="007C437A">
          <w:t xml:space="preserve">in a future section </w:t>
        </w:r>
      </w:ins>
      <w:ins w:id="1911" w:author="Arthur Parmentier" w:date="2020-05-13T11:29:00Z">
        <w:r w:rsidR="00D5164C" w:rsidRPr="007C437A">
          <w:t xml:space="preserve">how this approach is successful in modeling </w:t>
        </w:r>
      </w:ins>
      <w:ins w:id="1912" w:author="Arthur Parmentier" w:date="2020-05-13T11:30:00Z">
        <w:r w:rsidR="00D5164C" w:rsidRPr="007C437A">
          <w:t xml:space="preserve">the very basics of SP, while it is unclear whether all SP modes, </w:t>
        </w:r>
      </w:ins>
      <w:ins w:id="1913" w:author="Arthur Parmentier" w:date="2020-05-13T11:31:00Z">
        <w:r w:rsidR="00D5164C" w:rsidRPr="007C437A">
          <w:t xml:space="preserve">rules and signs could indeed </w:t>
        </w:r>
      </w:ins>
      <w:ins w:id="1914" w:author="Arthur Parmentier" w:date="2020-05-13T11:59:00Z">
        <w:r w:rsidR="000C29FF" w:rsidRPr="007C437A">
          <w:t>be represented by</w:t>
        </w:r>
      </w:ins>
      <w:ins w:id="1915" w:author="Arthur Parmentier" w:date="2020-05-13T11:31:00Z">
        <w:r w:rsidR="00D5164C" w:rsidRPr="007C437A">
          <w:t xml:space="preserve"> a regular language.</w:t>
        </w:r>
      </w:ins>
      <w:ins w:id="1916" w:author="Arthur Parmentier" w:date="2020-05-13T12:00:00Z">
        <w:r w:rsidR="009230DE" w:rsidRPr="007C437A">
          <w:t xml:space="preserve"> In my hypothesis, there is indeed an injection</w:t>
        </w:r>
      </w:ins>
      <w:ins w:id="1917" w:author="Arthur Parmentier" w:date="2020-05-13T12:01:00Z">
        <w:r w:rsidR="009230DE" w:rsidRPr="007C437A">
          <w:t xml:space="preserve"> between signified and disciplines, but </w:t>
        </w:r>
      </w:ins>
      <w:ins w:id="1918" w:author="Arthur Parmentier" w:date="2020-05-13T11:32:00Z">
        <w:r w:rsidR="00D5164C" w:rsidRPr="007C437A">
          <w:t xml:space="preserve">I leave to experts in the domain the prospection of </w:t>
        </w:r>
      </w:ins>
      <w:ins w:id="1919" w:author="Arthur Parmentier" w:date="2020-05-13T12:01:00Z">
        <w:r w:rsidR="00B41CA4" w:rsidRPr="007C437A">
          <w:t xml:space="preserve">counter examples, such as </w:t>
        </w:r>
      </w:ins>
      <w:ins w:id="1920" w:author="Arthur Parmentier" w:date="2020-05-13T11:32:00Z">
        <w:r w:rsidR="00D5164C" w:rsidRPr="007C437A">
          <w:t xml:space="preserve">context-sensitive examples that </w:t>
        </w:r>
        <w:r w:rsidR="002463AB" w:rsidRPr="007C437A">
          <w:t xml:space="preserve">would demonstrate that a single sign can indeed have </w:t>
        </w:r>
      </w:ins>
      <w:ins w:id="1921" w:author="Arthur Parmentier" w:date="2020-05-13T11:33:00Z">
        <w:r w:rsidR="002463AB" w:rsidRPr="007C437A">
          <w:t>several signified for one discipline, that can be differentiated by the context instead.</w:t>
        </w:r>
      </w:ins>
    </w:p>
    <w:p w:rsidR="00EE2DD4" w:rsidRPr="007C437A" w:rsidRDefault="00543457">
      <w:pPr>
        <w:pStyle w:val="Titre3"/>
        <w:rPr>
          <w:ins w:id="1922" w:author="Arthur Parmentier" w:date="2020-05-13T12:05:00Z"/>
          <w:rPrChange w:id="1923" w:author="Arthur Parmentier" w:date="2020-06-07T15:27:00Z">
            <w:rPr>
              <w:ins w:id="1924" w:author="Arthur Parmentier" w:date="2020-05-13T12:05:00Z"/>
            </w:rPr>
          </w:rPrChange>
        </w:rPr>
        <w:pPrChange w:id="1925" w:author="Arthur Parmentier" w:date="2020-05-14T14:00:00Z">
          <w:pPr>
            <w:pStyle w:val="Titre4"/>
          </w:pPr>
        </w:pPrChange>
      </w:pPr>
      <w:bookmarkStart w:id="1926" w:name="_Toc42550115"/>
      <w:ins w:id="1927" w:author="Arthur Parmentier" w:date="2020-05-13T12:05:00Z">
        <w:r w:rsidRPr="007C437A">
          <w:rPr>
            <w:rPrChange w:id="1928" w:author="Arthur Parmentier" w:date="2020-06-07T15:27:00Z">
              <w:rPr/>
            </w:rPrChange>
          </w:rPr>
          <w:lastRenderedPageBreak/>
          <w:t>The difference between discipline</w:t>
        </w:r>
      </w:ins>
      <w:ins w:id="1929" w:author="Arthur Parmentier" w:date="2020-05-14T14:45:00Z">
        <w:r w:rsidR="00AE0A35" w:rsidRPr="007C437A">
          <w:rPr>
            <w:rPrChange w:id="1930" w:author="Arthur Parmentier" w:date="2020-06-07T15:27:00Z">
              <w:rPr/>
            </w:rPrChange>
          </w:rPr>
          <w:t xml:space="preserve"> (</w:t>
        </w:r>
      </w:ins>
      <w:ins w:id="1931" w:author="Arthur Parmentier" w:date="2020-05-14T14:46:00Z">
        <w:r w:rsidR="00AE0A35" w:rsidRPr="007C437A">
          <w:rPr>
            <w:rPrChange w:id="1932" w:author="Arthur Parmentier" w:date="2020-06-07T15:27:00Z">
              <w:rPr/>
            </w:rPrChange>
          </w:rPr>
          <w:t>music, theater..)</w:t>
        </w:r>
      </w:ins>
      <w:ins w:id="1933" w:author="Arthur Parmentier" w:date="2020-05-13T12:05:00Z">
        <w:r w:rsidRPr="007C437A">
          <w:rPr>
            <w:rPrChange w:id="1934" w:author="Arthur Parmentier" w:date="2020-06-07T15:27:00Z">
              <w:rPr/>
            </w:rPrChange>
          </w:rPr>
          <w:t xml:space="preserve"> and technical apparatus</w:t>
        </w:r>
      </w:ins>
      <w:ins w:id="1935" w:author="Arthur Parmentier" w:date="2020-05-13T17:18:00Z">
        <w:r w:rsidR="00D7385F" w:rsidRPr="007C437A">
          <w:rPr>
            <w:rPrChange w:id="1936" w:author="Arthur Parmentier" w:date="2020-06-07T15:27:00Z">
              <w:rPr/>
            </w:rPrChange>
          </w:rPr>
          <w:t xml:space="preserve">, or “why we </w:t>
        </w:r>
      </w:ins>
      <w:ins w:id="1937" w:author="Arthur Parmentier" w:date="2020-05-13T17:19:00Z">
        <w:r w:rsidR="00D7385F" w:rsidRPr="007C437A">
          <w:rPr>
            <w:rPrChange w:id="1938" w:author="Arthur Parmentier" w:date="2020-06-07T15:27:00Z">
              <w:rPr/>
            </w:rPrChange>
          </w:rPr>
          <w:t>sometimes need to specify how to play a long tone, and sometimes not”</w:t>
        </w:r>
      </w:ins>
      <w:bookmarkEnd w:id="1926"/>
    </w:p>
    <w:p w:rsidR="00167DAB" w:rsidRPr="007C437A" w:rsidRDefault="00543457" w:rsidP="00E34725">
      <w:pPr>
        <w:rPr>
          <w:ins w:id="1939" w:author="Arthur Parmentier" w:date="2020-05-13T18:36:00Z"/>
        </w:rPr>
      </w:pPr>
      <w:ins w:id="1940" w:author="Arthur Parmentier" w:date="2020-05-13T12:05:00Z">
        <w:r w:rsidRPr="007C437A">
          <w:t xml:space="preserve">In the “Motivation” part, </w:t>
        </w:r>
      </w:ins>
      <w:ins w:id="1941" w:author="Arthur Parmentier" w:date="2020-05-13T12:06:00Z">
        <w:r w:rsidRPr="007C437A">
          <w:t xml:space="preserve">I </w:t>
        </w:r>
      </w:ins>
      <w:ins w:id="1942" w:author="Arthur Parmentier" w:date="2020-05-13T14:22:00Z">
        <w:r w:rsidR="007E0A0A" w:rsidRPr="007C437A">
          <w:t>differentiated</w:t>
        </w:r>
      </w:ins>
      <w:ins w:id="1943" w:author="Arthur Parmentier" w:date="2020-05-13T12:06:00Z">
        <w:r w:rsidRPr="007C437A">
          <w:t xml:space="preserve"> the notion of “discipline” and “instrument”, that we could </w:t>
        </w:r>
      </w:ins>
      <w:ins w:id="1944" w:author="Arthur Parmentier" w:date="2020-05-13T17:14:00Z">
        <w:r w:rsidR="00454612" w:rsidRPr="007C437A">
          <w:t>also call a</w:t>
        </w:r>
      </w:ins>
      <w:ins w:id="1945" w:author="Arthur Parmentier" w:date="2020-05-13T12:06:00Z">
        <w:r w:rsidRPr="007C437A">
          <w:t xml:space="preserve"> “technical appa</w:t>
        </w:r>
      </w:ins>
      <w:ins w:id="1946" w:author="Arthur Parmentier" w:date="2020-05-13T12:07:00Z">
        <w:r w:rsidRPr="007C437A">
          <w:t>ratus”.</w:t>
        </w:r>
      </w:ins>
      <w:ins w:id="1947" w:author="Arthur Parmentier" w:date="2020-05-13T14:28:00Z">
        <w:r w:rsidR="00596602" w:rsidRPr="007C437A">
          <w:t xml:space="preserve"> In</w:t>
        </w:r>
      </w:ins>
      <w:ins w:id="1948" w:author="Arthur Parmentier" w:date="2020-05-13T14:29:00Z">
        <w:r w:rsidR="00596602" w:rsidRPr="007C437A">
          <w:t>deed, one</w:t>
        </w:r>
      </w:ins>
      <w:ins w:id="1949" w:author="Arthur Parmentier" w:date="2020-05-13T14:30:00Z">
        <w:r w:rsidR="00596602" w:rsidRPr="007C437A">
          <w:t xml:space="preserve"> could </w:t>
        </w:r>
      </w:ins>
      <w:ins w:id="1950" w:author="Arthur Parmentier" w:date="2020-05-13T18:36:00Z">
        <w:r w:rsidR="00E34725" w:rsidRPr="007C437A">
          <w:t xml:space="preserve">wonder why </w:t>
        </w:r>
      </w:ins>
      <w:ins w:id="1951"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1952" w:author="Arthur Parmentier" w:date="2020-05-13T18:36:00Z"/>
        </w:rPr>
      </w:pPr>
      <w:ins w:id="1953" w:author="Arthur Parmentier" w:date="2020-05-14T11:39:00Z">
        <w:r w:rsidRPr="007C437A">
          <w:t>In this part, I wil try to show you that the operability of a sign across disciplines is constructed</w:t>
        </w:r>
      </w:ins>
      <w:ins w:id="1954" w:author="Arthur Parmentier" w:date="2020-05-14T11:42:00Z">
        <w:r w:rsidRPr="007C437A">
          <w:t xml:space="preserve"> “by SP”</w:t>
        </w:r>
      </w:ins>
      <w:ins w:id="1955" w:author="Arthur Parmentier" w:date="2020-05-14T11:39:00Z">
        <w:r w:rsidRPr="007C437A">
          <w:t xml:space="preserve"> with </w:t>
        </w:r>
      </w:ins>
      <w:ins w:id="1956" w:author="Arthur Parmentier" w:date="2020-05-14T11:40:00Z">
        <w:r w:rsidRPr="007C437A">
          <w:t xml:space="preserve">learned (cultural) relations of analogy between signified whereas the operability of a sign across instruments of the same discipline </w:t>
        </w:r>
      </w:ins>
      <w:ins w:id="1957" w:author="Arthur Parmentier" w:date="2020-05-14T11:41:00Z">
        <w:r w:rsidRPr="007C437A">
          <w:t xml:space="preserve">is in general </w:t>
        </w:r>
      </w:ins>
      <w:ins w:id="1958" w:author="Arthur Parmentier" w:date="2020-05-14T11:42:00Z">
        <w:r w:rsidR="00A708EC" w:rsidRPr="007C437A">
          <w:t>a construction external to SP</w:t>
        </w:r>
      </w:ins>
      <w:ins w:id="1959" w:author="Arthur Parmentier" w:date="2020-05-14T11:43:00Z">
        <w:r w:rsidR="00A708EC" w:rsidRPr="007C437A">
          <w:t xml:space="preserve"> that i</w:t>
        </w:r>
      </w:ins>
      <w:ins w:id="1960" w:author="Arthur Parmentier" w:date="2020-05-14T11:44:00Z">
        <w:r w:rsidR="00A708EC" w:rsidRPr="007C437A">
          <w:t>n</w:t>
        </w:r>
      </w:ins>
      <w:ins w:id="1961" w:author="Arthur Parmentier" w:date="2020-05-14T11:45:00Z">
        <w:r w:rsidR="00A708EC" w:rsidRPr="007C437A">
          <w:t xml:space="preserve">volves </w:t>
        </w:r>
      </w:ins>
      <w:ins w:id="1962" w:author="Arthur Parmentier" w:date="2020-05-14T11:46:00Z">
        <w:r w:rsidR="00A708EC" w:rsidRPr="007C437A">
          <w:t>the human perceptual scheme.</w:t>
        </w:r>
      </w:ins>
    </w:p>
    <w:p w:rsidR="005868B3" w:rsidRPr="007C437A" w:rsidRDefault="005868B3" w:rsidP="005868B3">
      <w:pPr>
        <w:rPr>
          <w:ins w:id="1963" w:author="Arthur Parmentier" w:date="2020-05-14T11:38:00Z"/>
        </w:rPr>
      </w:pPr>
    </w:p>
    <w:p w:rsidR="00F00F6E" w:rsidRPr="007C437A" w:rsidRDefault="00F00F6E" w:rsidP="005868B3">
      <w:pPr>
        <w:rPr>
          <w:ins w:id="1964" w:author="Arthur Parmentier" w:date="2020-05-13T10:31:00Z"/>
        </w:rPr>
      </w:pPr>
    </w:p>
    <w:p w:rsidR="005868B3" w:rsidRPr="008C7E78" w:rsidRDefault="005868B3" w:rsidP="005868B3">
      <w:pPr>
        <w:rPr>
          <w:ins w:id="1965" w:author="Arthur Parmentier" w:date="2020-05-13T10:31:00Z"/>
          <w:lang w:val="fr-FR"/>
          <w:rPrChange w:id="1966" w:author="Arthur Parmentier" w:date="2020-06-07T18:31:00Z">
            <w:rPr>
              <w:ins w:id="1967" w:author="Arthur Parmentier" w:date="2020-05-13T10:31:00Z"/>
            </w:rPr>
          </w:rPrChange>
        </w:rPr>
      </w:pPr>
      <w:ins w:id="1968" w:author="Arthur Parmentier" w:date="2020-05-13T10:31:00Z">
        <w:r w:rsidRPr="008C7E78">
          <w:rPr>
            <w:lang w:val="fr-FR"/>
            <w:rPrChange w:id="1969"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1970" w:author="Arthur Parmentier" w:date="2020-05-13T10:30:00Z"/>
          <w:lang w:val="fr-FR"/>
          <w:rPrChange w:id="1971" w:author="Arthur Parmentier" w:date="2020-06-07T18:31:00Z">
            <w:rPr>
              <w:ins w:id="1972" w:author="Arthur Parmentier" w:date="2020-05-13T10:30:00Z"/>
            </w:rPr>
          </w:rPrChange>
        </w:rPr>
      </w:pPr>
    </w:p>
    <w:p w:rsidR="005868B3" w:rsidRPr="008C7E78" w:rsidRDefault="005868B3" w:rsidP="001B082B">
      <w:pPr>
        <w:rPr>
          <w:ins w:id="1973" w:author="Arthur Parmentier" w:date="2020-05-13T10:15:00Z"/>
          <w:lang w:val="fr-FR"/>
          <w:rPrChange w:id="1974" w:author="Arthur Parmentier" w:date="2020-06-07T18:31:00Z">
            <w:rPr>
              <w:ins w:id="1975" w:author="Arthur Parmentier" w:date="2020-05-13T10:15:00Z"/>
            </w:rPr>
          </w:rPrChange>
        </w:rPr>
      </w:pPr>
    </w:p>
    <w:p w:rsidR="00AE58D1" w:rsidRPr="007C437A" w:rsidRDefault="00743436">
      <w:pPr>
        <w:pStyle w:val="Titre3"/>
        <w:rPr>
          <w:ins w:id="1976" w:author="Arthur Parmentier" w:date="2020-05-13T10:11:00Z"/>
          <w:rPrChange w:id="1977" w:author="Arthur Parmentier" w:date="2020-06-07T15:27:00Z">
            <w:rPr>
              <w:ins w:id="1978" w:author="Arthur Parmentier" w:date="2020-05-13T10:11:00Z"/>
            </w:rPr>
          </w:rPrChange>
        </w:rPr>
        <w:pPrChange w:id="1979" w:author="Arthur Parmentier" w:date="2020-05-14T14:00:00Z">
          <w:pPr/>
        </w:pPrChange>
      </w:pPr>
      <w:bookmarkStart w:id="1980" w:name="_Toc42550116"/>
      <w:ins w:id="1981" w:author="Arthur Parmentier" w:date="2020-05-13T10:29:00Z">
        <w:r w:rsidRPr="007C437A">
          <w:rPr>
            <w:rPrChange w:id="1982" w:author="Arthur Parmentier" w:date="2020-06-07T15:27:00Z">
              <w:rPr/>
            </w:rPrChange>
          </w:rPr>
          <w:t>Speculative theory of differen</w:t>
        </w:r>
      </w:ins>
      <w:ins w:id="1983" w:author="Arthur Parmentier" w:date="2020-05-13T10:30:00Z">
        <w:r w:rsidRPr="007C437A">
          <w:rPr>
            <w:rPrChange w:id="1984" w:author="Arthur Parmentier" w:date="2020-06-07T15:27:00Z">
              <w:rPr/>
            </w:rPrChange>
          </w:rPr>
          <w:t>tiation of signified across instruments (technical apparatus) of the same discipline</w:t>
        </w:r>
      </w:ins>
      <w:bookmarkEnd w:id="1980"/>
    </w:p>
    <w:p w:rsidR="001A0623" w:rsidRPr="007C437A" w:rsidDel="005868B3" w:rsidRDefault="001B082B" w:rsidP="001B082B">
      <w:pPr>
        <w:rPr>
          <w:del w:id="1985" w:author="Arthur Parmentier" w:date="2020-05-13T10:30:00Z"/>
        </w:rPr>
      </w:pPr>
      <w:del w:id="1986"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1987" w:author="Arthur Parmentier" w:date="2020-05-12T18:25:00Z">
        <w:r w:rsidR="001A0623" w:rsidRPr="007C437A" w:rsidDel="009B2D7C">
          <w:delText>at the core</w:delText>
        </w:r>
      </w:del>
      <w:del w:id="1988" w:author="Arthur Parmentier" w:date="2020-05-13T10:30:00Z">
        <w:r w:rsidR="001A0623" w:rsidRPr="007C437A" w:rsidDel="005868B3">
          <w:delText xml:space="preserve"> of the </w:delText>
        </w:r>
      </w:del>
      <w:del w:id="1989" w:author="Arthur Parmentier" w:date="2020-05-12T18:25:00Z">
        <w:r w:rsidR="001A0623" w:rsidRPr="007C437A" w:rsidDel="007D075F">
          <w:delText>set</w:delText>
        </w:r>
      </w:del>
      <w:del w:id="1990" w:author="Arthur Parmentier" w:date="2020-05-13T10:30:00Z">
        <w:r w:rsidR="001A0623" w:rsidRPr="007C437A" w:rsidDel="005868B3">
          <w:delText xml:space="preserve"> of multidisciplinary signs.</w:delText>
        </w:r>
      </w:del>
    </w:p>
    <w:p w:rsidR="001A0623" w:rsidRPr="007C437A" w:rsidDel="005868B3" w:rsidRDefault="001A0623" w:rsidP="001B082B">
      <w:pPr>
        <w:rPr>
          <w:del w:id="1991" w:author="Arthur Parmentier" w:date="2020-05-13T10:30:00Z"/>
        </w:rPr>
      </w:pPr>
      <w:del w:id="1992"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1993" w:author="Arthur Parmentier" w:date="2020-05-12T18:13:00Z"/>
        </w:rPr>
      </w:pPr>
      <w:del w:id="1994" w:author="Arthur Parmentier" w:date="2020-05-13T10:30:00Z">
        <w:r w:rsidRPr="007C437A" w:rsidDel="005868B3">
          <w:delText xml:space="preserve">For a musician, the LT </w:delText>
        </w:r>
      </w:del>
      <w:del w:id="1995" w:author="Arthur Parmentier" w:date="2020-05-12T18:22:00Z">
        <w:r w:rsidRPr="007C437A" w:rsidDel="00AD0ADB">
          <w:delText xml:space="preserve">has </w:delText>
        </w:r>
      </w:del>
      <w:del w:id="1996" w:author="Arthur Parmentier" w:date="2020-05-13T10:30:00Z">
        <w:r w:rsidRPr="007C437A" w:rsidDel="005868B3">
          <w:delText xml:space="preserve">a specific prototype, whose characteristic traits are “constant volume”, “constant pitch” (among others). But is the </w:delText>
        </w:r>
      </w:del>
      <w:del w:id="1997" w:author="Arthur Parmentier" w:date="2020-05-12T18:23:00Z">
        <w:r w:rsidRPr="007C437A" w:rsidDel="009B2D7C">
          <w:delText>prototype</w:delText>
        </w:r>
      </w:del>
      <w:del w:id="1998"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1999" w:author="Arthur Parmentier" w:date="2020-05-12T18:13:00Z">
        <w:r w:rsidRPr="007C437A" w:rsidDel="00697BA8">
          <w:delText>:</w:delText>
        </w:r>
      </w:del>
    </w:p>
    <w:p w:rsidR="001A0623" w:rsidRPr="007C437A" w:rsidDel="00697BA8" w:rsidRDefault="005C09F0">
      <w:pPr>
        <w:rPr>
          <w:del w:id="2000" w:author="Arthur Parmentier" w:date="2020-05-12T18:13:00Z"/>
        </w:rPr>
        <w:pPrChange w:id="2001" w:author="Arthur Parmentier" w:date="2020-05-12T18:13:00Z">
          <w:pPr>
            <w:pStyle w:val="Paragraphedeliste"/>
            <w:numPr>
              <w:numId w:val="17"/>
            </w:numPr>
            <w:ind w:hanging="360"/>
          </w:pPr>
        </w:pPrChange>
      </w:pPr>
      <w:del w:id="2002"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003" w:author="Arthur Parmentier" w:date="2020-05-13T10:30:00Z"/>
        </w:rPr>
        <w:pPrChange w:id="2004" w:author="Arthur Parmentier" w:date="2020-05-12T18:13:00Z">
          <w:pPr>
            <w:pStyle w:val="Paragraphedeliste"/>
            <w:numPr>
              <w:numId w:val="17"/>
            </w:numPr>
            <w:ind w:hanging="360"/>
          </w:pPr>
        </w:pPrChange>
      </w:pPr>
      <w:del w:id="2005"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5"/>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008" w:author="Arthur Parmentier" w:date="2020-05-12T18:14:00Z"/>
        </w:rPr>
      </w:pPr>
      <w:del w:id="2009"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010" w:author="Arthur Parmentier" w:date="2020-05-13T10:30:00Z"/>
        </w:rPr>
      </w:pPr>
      <w:del w:id="2011"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012" w:author="Arthur Parmentier" w:date="2020-05-13T10:30:00Z"/>
          <w:moveFrom w:id="2013" w:author="Arthur Parmentier" w:date="2020-05-12T18:21:00Z"/>
        </w:rPr>
      </w:pPr>
      <w:moveFromRangeStart w:id="2014" w:author="Arthur Parmentier" w:date="2020-05-12T18:21:00Z" w:name="move40200108"/>
      <w:moveFrom w:id="2015" w:author="Arthur Parmentier" w:date="2020-05-12T18:21:00Z">
        <w:del w:id="2016" w:author="Arthur Parmentier" w:date="2020-05-13T10:30:00Z">
          <w:r w:rsidRPr="007C437A" w:rsidDel="005868B3">
            <w:delText>“A fast roll” for percussions</w:delText>
          </w:r>
        </w:del>
      </w:moveFrom>
    </w:p>
    <w:moveFromRangeEnd w:id="2014"/>
    <w:p w:rsidR="002C1E78" w:rsidRPr="007C437A" w:rsidDel="002C1E78" w:rsidRDefault="004714EE" w:rsidP="002C1E78">
      <w:pPr>
        <w:pStyle w:val="Paragraphedeliste"/>
        <w:numPr>
          <w:ilvl w:val="0"/>
          <w:numId w:val="17"/>
        </w:numPr>
        <w:rPr>
          <w:del w:id="2017" w:author="Arthur Parmentier" w:date="2020-05-12T18:21:00Z"/>
          <w:moveTo w:id="2018" w:author="Arthur Parmentier" w:date="2020-05-12T18:21:00Z"/>
        </w:rPr>
      </w:pPr>
      <w:del w:id="2019" w:author="Arthur Parmentier" w:date="2020-05-13T10:30:00Z">
        <w:r w:rsidRPr="007C437A" w:rsidDel="005868B3">
          <w:delText>“A freeze on the first syllable of a word” for actors</w:delText>
        </w:r>
      </w:del>
      <w:moveToRangeStart w:id="2020" w:author="Arthur Parmentier" w:date="2020-05-12T18:21:00Z" w:name="move40200108"/>
      <w:moveTo w:id="2021" w:author="Arthur Parmentier" w:date="2020-05-12T18:21:00Z">
        <w:del w:id="2022" w:author="Arthur Parmentier" w:date="2020-05-13T10:30:00Z">
          <w:r w:rsidR="002C1E78" w:rsidRPr="007C437A" w:rsidDel="005868B3">
            <w:delText>“A fast roll” for percussions</w:delText>
          </w:r>
        </w:del>
      </w:moveTo>
    </w:p>
    <w:moveToRangeEnd w:id="2020"/>
    <w:p w:rsidR="00697BA8" w:rsidRPr="007C437A" w:rsidDel="005868B3" w:rsidRDefault="00697BA8" w:rsidP="002459E7">
      <w:pPr>
        <w:pStyle w:val="Paragraphedeliste"/>
        <w:numPr>
          <w:ilvl w:val="0"/>
          <w:numId w:val="17"/>
        </w:numPr>
        <w:rPr>
          <w:del w:id="2023" w:author="Arthur Parmentier" w:date="2020-05-13T10:30:00Z"/>
        </w:rPr>
      </w:pPr>
    </w:p>
    <w:p w:rsidR="00697BA8" w:rsidRPr="007C437A" w:rsidDel="005868B3" w:rsidRDefault="004714EE">
      <w:pPr>
        <w:rPr>
          <w:del w:id="2024" w:author="Arthur Parmentier" w:date="2020-05-13T10:30:00Z"/>
        </w:rPr>
        <w:pPrChange w:id="2025" w:author="Arthur Parmentier" w:date="2020-05-12T18:15:00Z">
          <w:pPr>
            <w:pStyle w:val="Paragraphedeliste"/>
            <w:numPr>
              <w:numId w:val="17"/>
            </w:numPr>
            <w:ind w:hanging="360"/>
          </w:pPr>
        </w:pPrChange>
      </w:pPr>
      <w:del w:id="2026" w:author="Arthur Parmentier" w:date="2020-05-13T10:30:00Z">
        <w:r w:rsidRPr="007C437A" w:rsidDel="005868B3">
          <w:delText>…</w:delText>
        </w:r>
      </w:del>
    </w:p>
    <w:p w:rsidR="004E4397" w:rsidRPr="007C437A" w:rsidDel="005868B3" w:rsidRDefault="00B44442" w:rsidP="004E4397">
      <w:pPr>
        <w:rPr>
          <w:del w:id="2027" w:author="Arthur Parmentier" w:date="2020-05-13T10:30:00Z"/>
          <w:moveTo w:id="2028" w:author="Arthur Parmentier" w:date="2020-05-12T18:35:00Z"/>
        </w:rPr>
      </w:pPr>
      <w:del w:id="2029"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030" w:author="Arthur Parmentier" w:date="2020-05-12T18:35:00Z" w:name="move40200963"/>
      <w:moveTo w:id="2031" w:author="Arthur Parmentier" w:date="2020-05-12T18:35:00Z">
        <w:del w:id="2032"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030"/>
    <w:p w:rsidR="002459E7" w:rsidRPr="007C437A" w:rsidRDefault="002459E7" w:rsidP="004714EE">
      <w:pPr>
        <w:rPr>
          <w:ins w:id="2033" w:author="Arthur Parmentier" w:date="2020-05-12T18:38:00Z"/>
        </w:rPr>
      </w:pPr>
    </w:p>
    <w:p w:rsidR="002459E7" w:rsidRPr="007C437A" w:rsidRDefault="002459E7" w:rsidP="004714EE">
      <w:pPr>
        <w:rPr>
          <w:ins w:id="2034" w:author="Arthur Parmentier" w:date="2020-05-12T18:38:00Z"/>
        </w:rPr>
      </w:pPr>
    </w:p>
    <w:p w:rsidR="004714EE" w:rsidRPr="007C437A" w:rsidDel="005868B3" w:rsidRDefault="00277A13">
      <w:pPr>
        <w:rPr>
          <w:del w:id="2035" w:author="Arthur Parmentier" w:date="2020-05-13T10:30:00Z"/>
        </w:rPr>
      </w:pPr>
      <w:r w:rsidRPr="007C437A">
        <w:br/>
      </w:r>
      <w:del w:id="2036" w:author="Arthur Parmentier" w:date="2020-05-12T18:34:00Z">
        <w:r w:rsidRPr="007C437A" w:rsidDel="004E4397">
          <w:delText>My conclusion is</w:delText>
        </w:r>
      </w:del>
      <w:del w:id="2037" w:author="Arthur Parmentier" w:date="2020-05-13T10:30:00Z">
        <w:r w:rsidRPr="007C437A" w:rsidDel="005868B3">
          <w:delText xml:space="preserve"> that:</w:delText>
        </w:r>
      </w:del>
    </w:p>
    <w:p w:rsidR="00277A13" w:rsidRPr="007C437A" w:rsidDel="005868B3" w:rsidRDefault="0051191F">
      <w:pPr>
        <w:rPr>
          <w:del w:id="2038" w:author="Arthur Parmentier" w:date="2020-05-13T10:30:00Z"/>
        </w:rPr>
        <w:pPrChange w:id="2039" w:author="Arthur Parmentier" w:date="2020-05-13T10:30:00Z">
          <w:pPr>
            <w:pStyle w:val="Paragraphedeliste"/>
            <w:numPr>
              <w:numId w:val="18"/>
            </w:numPr>
            <w:ind w:hanging="360"/>
          </w:pPr>
        </w:pPrChange>
      </w:pPr>
      <w:del w:id="2040" w:author="Arthur Parmentier" w:date="2020-05-12T18:26:00Z">
        <w:r w:rsidRPr="007C437A" w:rsidDel="009D7F8E">
          <w:delText>T</w:delText>
        </w:r>
      </w:del>
      <w:del w:id="2041" w:author="Arthur Parmentier" w:date="2020-05-12T18:35:00Z">
        <w:r w:rsidRPr="007C437A" w:rsidDel="004E4397">
          <w:delText>he</w:delText>
        </w:r>
      </w:del>
      <w:del w:id="2042" w:author="Arthur Parmentier" w:date="2020-05-13T10:30:00Z">
        <w:r w:rsidRPr="007C437A" w:rsidDel="005868B3">
          <w:delText xml:space="preserve"> sign</w:delText>
        </w:r>
      </w:del>
      <w:del w:id="2043" w:author="Arthur Parmentier" w:date="2020-05-12T18:34:00Z">
        <w:r w:rsidRPr="007C437A" w:rsidDel="004E4397">
          <w:delText xml:space="preserve"> </w:delText>
        </w:r>
        <w:r w:rsidR="00277A13" w:rsidRPr="007C437A" w:rsidDel="004E4397">
          <w:delText>LT</w:delText>
        </w:r>
      </w:del>
      <w:del w:id="2044"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045" w:author="Arthur Parmentier" w:date="2020-05-13T10:30:00Z"/>
        </w:rPr>
        <w:pPrChange w:id="2046" w:author="Arthur Parmentier" w:date="2020-05-13T10:30:00Z">
          <w:pPr>
            <w:pStyle w:val="Paragraphedeliste"/>
            <w:numPr>
              <w:numId w:val="18"/>
            </w:numPr>
            <w:ind w:hanging="360"/>
          </w:pPr>
        </w:pPrChange>
      </w:pPr>
      <w:del w:id="2047" w:author="Arthur Parmentier" w:date="2020-05-13T10:30:00Z">
        <w:r w:rsidRPr="007C437A" w:rsidDel="005868B3">
          <w:delText>Each discipline or technical apparatus may have its own concept of a LT</w:delText>
        </w:r>
      </w:del>
    </w:p>
    <w:p w:rsidR="00277A13" w:rsidRPr="007C437A" w:rsidDel="005868B3" w:rsidRDefault="00277A13">
      <w:pPr>
        <w:rPr>
          <w:del w:id="2048" w:author="Arthur Parmentier" w:date="2020-05-13T10:30:00Z"/>
        </w:rPr>
        <w:pPrChange w:id="2049" w:author="Arthur Parmentier" w:date="2020-05-13T10:30:00Z">
          <w:pPr>
            <w:pStyle w:val="Paragraphedeliste"/>
            <w:numPr>
              <w:numId w:val="18"/>
            </w:numPr>
            <w:ind w:hanging="360"/>
          </w:pPr>
        </w:pPrChange>
      </w:pPr>
      <w:del w:id="2050"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051" w:author="Arthur Parmentier" w:date="2020-05-12T18:28:00Z">
        <w:r w:rsidRPr="007C437A" w:rsidDel="00BF3C70">
          <w:delText>must be</w:delText>
        </w:r>
      </w:del>
      <w:del w:id="2052" w:author="Arthur Parmentier" w:date="2020-05-13T10:30:00Z">
        <w:r w:rsidRPr="007C437A" w:rsidDel="005868B3">
          <w:delText xml:space="preserve"> </w:delText>
        </w:r>
      </w:del>
      <w:del w:id="2053" w:author="Arthur Parmentier" w:date="2020-05-12T18:30:00Z">
        <w:r w:rsidRPr="007C437A" w:rsidDel="00042A1D">
          <w:delText xml:space="preserve">constructed </w:delText>
        </w:r>
      </w:del>
      <w:del w:id="2054" w:author="Arthur Parmentier" w:date="2020-05-13T10:30:00Z">
        <w:r w:rsidRPr="007C437A" w:rsidDel="005868B3">
          <w:delText xml:space="preserve">in relation with the concepts </w:delText>
        </w:r>
      </w:del>
      <w:del w:id="2055" w:author="Arthur Parmentier" w:date="2020-05-12T18:28:00Z">
        <w:r w:rsidRPr="007C437A" w:rsidDel="003126BD">
          <w:delText xml:space="preserve">representing a </w:delText>
        </w:r>
      </w:del>
      <w:del w:id="2056"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057" w:author="Arthur Parmentier" w:date="2020-05-13T10:30:00Z"/>
        </w:rPr>
      </w:pPr>
      <w:del w:id="2058"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6"/>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061" w:author="Arthur Parmentier" w:date="2020-05-13T10:30:00Z"/>
          <w:moveFrom w:id="2062" w:author="Arthur Parmentier" w:date="2020-05-12T18:35:00Z"/>
        </w:rPr>
      </w:pPr>
      <w:moveFromRangeStart w:id="2063" w:author="Arthur Parmentier" w:date="2020-05-12T18:35:00Z" w:name="move40200963"/>
      <w:moveFrom w:id="2064" w:author="Arthur Parmentier" w:date="2020-05-12T18:35:00Z">
        <w:del w:id="2065"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063"/>
    <w:p w:rsidR="001B082B" w:rsidRPr="007C437A" w:rsidDel="005868B3" w:rsidRDefault="001B082B">
      <w:pPr>
        <w:rPr>
          <w:del w:id="2066" w:author="Arthur Parmentier" w:date="2020-05-13T10:30:00Z"/>
        </w:rPr>
      </w:pPr>
    </w:p>
    <w:p w:rsidR="001D7225" w:rsidRPr="007C437A" w:rsidDel="005868B3" w:rsidRDefault="001D7225">
      <w:pPr>
        <w:rPr>
          <w:del w:id="2067" w:author="Arthur Parmentier" w:date="2020-05-13T10:30:00Z"/>
        </w:rPr>
      </w:pPr>
      <w:del w:id="2068"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069" w:author="Arthur Parmentier" w:date="2020-06-07T15:27:00Z">
            <w:rPr/>
          </w:rPrChange>
        </w:rPr>
        <w:pPrChange w:id="2070" w:author="Arthur Parmentier" w:date="2020-05-13T10:30:00Z">
          <w:pPr>
            <w:pStyle w:val="Titre2"/>
          </w:pPr>
        </w:pPrChange>
      </w:pPr>
      <w:r w:rsidRPr="007C437A">
        <w:rPr>
          <w:rPrChange w:id="2071" w:author="Arthur Parmentier" w:date="2020-06-07T15:27:00Z">
            <w:rPr/>
          </w:rPrChange>
        </w:rPr>
        <w:t>Wrap-up: w</w:t>
      </w:r>
      <w:r w:rsidR="00B53663" w:rsidRPr="007C437A">
        <w:rPr>
          <w:rPrChange w:id="2072"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27"/>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074" w:name="_Toc42550117"/>
      <w:r w:rsidRPr="007C437A">
        <w:t>Sign overloading</w:t>
      </w:r>
      <w:bookmarkEnd w:id="2074"/>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28"/>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076"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077"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078"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079" w:name="_Toc42550118"/>
      <w:r w:rsidRPr="007C437A">
        <w:t>Personal observations during SP practice</w:t>
      </w:r>
      <w:bookmarkEnd w:id="2079"/>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9"/>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0"/>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084" w:author="Arthur Parmentier" w:date="2020-05-14T13:31:00Z"/>
        </w:rPr>
      </w:pPr>
      <w:bookmarkStart w:id="2085" w:name="_Toc40025935"/>
      <w:del w:id="2086"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085"/>
      </w:del>
    </w:p>
    <w:p w:rsidR="00616215" w:rsidRPr="007C437A" w:rsidDel="007776CB" w:rsidRDefault="00616215" w:rsidP="00E6654A">
      <w:pPr>
        <w:rPr>
          <w:del w:id="2087" w:author="Arthur Parmentier" w:date="2020-05-14T13:31:00Z"/>
        </w:rPr>
      </w:pPr>
      <w:del w:id="2088"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089" w:author="Arthur Parmentier" w:date="2020-05-14T13:31:00Z"/>
        </w:rPr>
      </w:pPr>
      <w:del w:id="2090"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091" w:author="Arthur Parmentier" w:date="2020-05-14T13:31:00Z"/>
        </w:rPr>
      </w:pPr>
      <w:del w:id="2092" w:author="Arthur Parmentier" w:date="2020-05-14T13:31:00Z">
        <w:r w:rsidRPr="007C437A" w:rsidDel="007776CB">
          <w:delText>Input space</w:delText>
        </w:r>
      </w:del>
    </w:p>
    <w:p w:rsidR="00DE1B67" w:rsidRPr="007C437A" w:rsidDel="007776CB" w:rsidRDefault="00AD2F7B" w:rsidP="00E6654A">
      <w:pPr>
        <w:rPr>
          <w:del w:id="2093" w:author="Arthur Parmentier" w:date="2020-05-14T13:31:00Z"/>
        </w:rPr>
      </w:pPr>
      <w:del w:id="2094"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095" w:author="Arthur Parmentier" w:date="2020-05-14T13:31:00Z"/>
        </w:rPr>
      </w:pPr>
      <w:del w:id="2096" w:author="Arthur Parmentier" w:date="2020-05-14T13:31:00Z">
        <w:r w:rsidRPr="007C437A" w:rsidDel="007776CB">
          <w:delText>Concepts from artistic disciplines</w:delText>
        </w:r>
      </w:del>
    </w:p>
    <w:p w:rsidR="005A3CBF" w:rsidRPr="007C437A" w:rsidDel="007776CB" w:rsidRDefault="005A3CBF" w:rsidP="00E6654A">
      <w:pPr>
        <w:rPr>
          <w:del w:id="2097" w:author="Arthur Parmentier" w:date="2020-05-14T13:31:00Z"/>
        </w:rPr>
      </w:pPr>
      <w:del w:id="2098" w:author="Arthur Parmentier" w:date="2020-05-14T13:31:00Z">
        <w:r w:rsidRPr="007C437A" w:rsidDel="007776CB">
          <w:delText>Long Tone, minimalism…</w:delText>
        </w:r>
      </w:del>
    </w:p>
    <w:p w:rsidR="0049358D" w:rsidRPr="007C437A" w:rsidDel="007776CB" w:rsidRDefault="005A3CBF" w:rsidP="00E6654A">
      <w:pPr>
        <w:pStyle w:val="Titre4"/>
        <w:rPr>
          <w:del w:id="2099" w:author="Arthur Parmentier" w:date="2020-05-14T13:31:00Z"/>
        </w:rPr>
      </w:pPr>
      <w:del w:id="2100"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101" w:author="Arthur Parmentier" w:date="2020-05-14T13:31:00Z"/>
        </w:rPr>
      </w:pPr>
      <w:del w:id="2102"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103" w:author="Arthur Parmentier" w:date="2020-05-14T13:31:00Z"/>
        </w:rPr>
      </w:pPr>
      <w:del w:id="2104"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105" w:author="Arthur Parmentier" w:date="2020-05-14T13:31:00Z"/>
        </w:rPr>
      </w:pPr>
      <w:del w:id="2106"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107" w:author="Arthur Parmentier" w:date="2020-05-14T13:31:00Z"/>
        </w:rPr>
      </w:pPr>
      <w:del w:id="2108" w:author="Arthur Parmentier" w:date="2020-05-14T13:31:00Z">
        <w:r w:rsidRPr="007C437A" w:rsidDel="007776CB">
          <w:delText>…</w:delText>
        </w:r>
      </w:del>
    </w:p>
    <w:p w:rsidR="008833B3" w:rsidRPr="007C437A" w:rsidDel="007776CB" w:rsidRDefault="008833B3" w:rsidP="00061E60">
      <w:pPr>
        <w:pStyle w:val="Titre3"/>
        <w:rPr>
          <w:del w:id="2109" w:author="Arthur Parmentier" w:date="2020-05-14T13:31:00Z"/>
        </w:rPr>
      </w:pPr>
      <w:del w:id="2110"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111" w:author="Arthur Parmentier" w:date="2020-05-14T13:31:00Z"/>
        </w:rPr>
      </w:pPr>
      <w:del w:id="2112" w:author="Arthur Parmentier" w:date="2020-05-14T13:31:00Z">
        <w:r w:rsidRPr="007C437A" w:rsidDel="007776CB">
          <w:delText>Creation of a sign</w:delText>
        </w:r>
      </w:del>
    </w:p>
    <w:p w:rsidR="008833B3" w:rsidRPr="007C437A" w:rsidDel="007776CB" w:rsidRDefault="008833B3" w:rsidP="00E6654A">
      <w:pPr>
        <w:rPr>
          <w:del w:id="2113" w:author="Arthur Parmentier" w:date="2020-05-14T13:31:00Z"/>
        </w:rPr>
      </w:pPr>
      <w:del w:id="2114"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115" w:author="Arthur Parmentier" w:date="2020-05-14T13:31:00Z"/>
        </w:rPr>
      </w:pPr>
      <w:del w:id="2116" w:author="Arthur Parmentier" w:date="2020-05-14T13:31:00Z">
        <w:r w:rsidRPr="007C437A" w:rsidDel="007776CB">
          <w:delText>Creation of a potentiometer</w:delText>
        </w:r>
      </w:del>
    </w:p>
    <w:p w:rsidR="002A0CF5" w:rsidRPr="007C437A" w:rsidDel="007776CB" w:rsidRDefault="002A0CF5" w:rsidP="00E6654A">
      <w:pPr>
        <w:rPr>
          <w:del w:id="2117" w:author="Arthur Parmentier" w:date="2020-05-14T13:31:00Z"/>
        </w:rPr>
      </w:pPr>
      <w:del w:id="2118" w:author="Arthur Parmentier" w:date="2020-05-14T13:31:00Z">
        <w:r w:rsidRPr="007C437A" w:rsidDel="007776CB">
          <w:delText>Volume, tempo…</w:delText>
        </w:r>
      </w:del>
    </w:p>
    <w:p w:rsidR="00B5754F" w:rsidRPr="007C437A" w:rsidDel="007776CB" w:rsidRDefault="00B5754F" w:rsidP="00E6654A">
      <w:pPr>
        <w:pStyle w:val="Titre4"/>
        <w:rPr>
          <w:del w:id="2119" w:author="Arthur Parmentier" w:date="2020-05-14T13:31:00Z"/>
        </w:rPr>
      </w:pPr>
      <w:del w:id="2120" w:author="Arthur Parmentier" w:date="2020-05-14T13:31:00Z">
        <w:r w:rsidRPr="007C437A" w:rsidDel="007776CB">
          <w:delText>Creation of a “pointer” (as identifier)</w:delText>
        </w:r>
      </w:del>
    </w:p>
    <w:p w:rsidR="007A5BBA" w:rsidRPr="007C437A" w:rsidDel="007776CB" w:rsidRDefault="007A5BBA" w:rsidP="00E6654A">
      <w:pPr>
        <w:rPr>
          <w:del w:id="2121" w:author="Arthur Parmentier" w:date="2020-05-14T13:31:00Z"/>
        </w:rPr>
      </w:pPr>
      <w:del w:id="2122" w:author="Arthur Parmentier" w:date="2020-05-14T13:31:00Z">
        <w:r w:rsidRPr="007C437A" w:rsidDel="007776CB">
          <w:delText>PTP, scanning</w:delText>
        </w:r>
      </w:del>
    </w:p>
    <w:p w:rsidR="000E4DCD" w:rsidRPr="007C437A" w:rsidDel="007776CB" w:rsidRDefault="000E4DCD" w:rsidP="00E6654A">
      <w:pPr>
        <w:pStyle w:val="Titre4"/>
        <w:rPr>
          <w:del w:id="2123" w:author="Arthur Parmentier" w:date="2020-05-14T13:31:00Z"/>
        </w:rPr>
      </w:pPr>
      <w:del w:id="212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125"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126" w:author="Arthur Parmentier" w:date="2020-06-05T16:28:00Z"/>
        </w:rPr>
      </w:pPr>
      <w:bookmarkStart w:id="2127" w:name="_Toc40025938"/>
      <w:bookmarkStart w:id="2128" w:name="_Toc42550119"/>
      <w:ins w:id="2129" w:author="Arthur Parmentier" w:date="2020-06-06T20:39:00Z">
        <w:r w:rsidRPr="007C437A">
          <w:t>High level structures in the language: the SP grammar</w:t>
        </w:r>
      </w:ins>
      <w:bookmarkEnd w:id="2128"/>
      <w:del w:id="2130" w:author="Arthur Parmentier" w:date="2020-06-06T20:39:00Z">
        <w:r w:rsidR="00BE04C2" w:rsidRPr="007C437A" w:rsidDel="005E6896">
          <w:delText>Structur</w:delText>
        </w:r>
      </w:del>
      <w:del w:id="2131" w:author="Arthur Parmentier" w:date="2020-06-06T20:38:00Z">
        <w:r w:rsidR="00C16C06" w:rsidRPr="007C437A" w:rsidDel="00397A02">
          <w:delText>al</w:delText>
        </w:r>
      </w:del>
      <w:del w:id="2132" w:author="Arthur Parmentier" w:date="2020-06-06T20:39:00Z">
        <w:r w:rsidR="00C16C06" w:rsidRPr="007C437A" w:rsidDel="005E6896">
          <w:delText xml:space="preserve"> concepts</w:delText>
        </w:r>
      </w:del>
      <w:del w:id="2133" w:author="Arthur Parmentier" w:date="2020-06-06T20:38:00Z">
        <w:r w:rsidR="00C16C06" w:rsidRPr="007C437A" w:rsidDel="00397A02">
          <w:delText xml:space="preserve"> (the grammar</w:delText>
        </w:r>
        <w:r w:rsidR="00915B3A" w:rsidRPr="007C437A" w:rsidDel="00397A02">
          <w:delText xml:space="preserve"> of the language</w:delText>
        </w:r>
      </w:del>
      <w:del w:id="2134" w:author="Arthur Parmentier" w:date="2020-06-05T16:27:00Z">
        <w:r w:rsidR="00FC7B7A" w:rsidRPr="007C437A" w:rsidDel="00E814B3">
          <w:delText>, that results in its language</w:delText>
        </w:r>
        <w:r w:rsidR="00C16C06" w:rsidRPr="007C437A" w:rsidDel="00E814B3">
          <w:delText>)</w:delText>
        </w:r>
      </w:del>
      <w:bookmarkEnd w:id="2127"/>
    </w:p>
    <w:p w:rsidR="00E814B3" w:rsidRPr="007C437A" w:rsidRDefault="00E814B3" w:rsidP="00E814B3">
      <w:pPr>
        <w:rPr>
          <w:ins w:id="2135" w:author="Arthur Parmentier" w:date="2020-06-05T16:28:00Z"/>
        </w:rPr>
      </w:pPr>
      <w:ins w:id="2136" w:author="Arthur Parmentier" w:date="2020-06-05T16:28:00Z">
        <w:r w:rsidRPr="007C437A">
          <w:t xml:space="preserve">Like </w:t>
        </w:r>
      </w:ins>
      <w:ins w:id="2137" w:author="Arthur Parmentier" w:date="2020-06-05T16:29:00Z">
        <w:r w:rsidRPr="007C437A">
          <w:t>other languages</w:t>
        </w:r>
      </w:ins>
      <w:ins w:id="2138" w:author="Arthur Parmentier" w:date="2020-06-06T18:49:00Z">
        <w:r w:rsidR="00C76B94" w:rsidRPr="007C437A">
          <w:t xml:space="preserve">, </w:t>
        </w:r>
      </w:ins>
      <w:ins w:id="2139" w:author="Arthur Parmentier" w:date="2020-06-05T16:29:00Z">
        <w:r w:rsidRPr="007C437A">
          <w:t xml:space="preserve">SP has evolved </w:t>
        </w:r>
      </w:ins>
      <w:ins w:id="2140" w:author="Arthur Parmentier" w:date="2020-06-06T18:50:00Z">
        <w:r w:rsidR="00C76B94" w:rsidRPr="007C437A">
          <w:t>with</w:t>
        </w:r>
      </w:ins>
      <w:ins w:id="2141" w:author="Arthur Parmentier" w:date="2020-06-05T16:29:00Z">
        <w:r w:rsidRPr="007C437A">
          <w:t xml:space="preserve"> complex structures</w:t>
        </w:r>
      </w:ins>
      <w:ins w:id="2142" w:author="Arthur Parmentier" w:date="2020-06-05T16:30:00Z">
        <w:r w:rsidRPr="007C437A">
          <w:t xml:space="preserve"> and rules that allow to form sentences, i.e. </w:t>
        </w:r>
      </w:ins>
      <w:ins w:id="2143" w:author="Arthur Parmentier" w:date="2020-06-06T18:50:00Z">
        <w:r w:rsidR="00E30346" w:rsidRPr="007C437A">
          <w:t xml:space="preserve">to form </w:t>
        </w:r>
      </w:ins>
      <w:ins w:id="2144" w:author="Arthur Parmentier" w:date="2020-06-05T16:30:00Z">
        <w:r w:rsidRPr="007C437A">
          <w:t>meaning at a higher level that the signs themselves. Those structures are what define the grammar</w:t>
        </w:r>
      </w:ins>
      <w:ins w:id="2145" w:author="Arthur Parmentier" w:date="2020-06-05T16:31:00Z">
        <w:r w:rsidRPr="007C437A">
          <w:t xml:space="preserve"> of SP</w:t>
        </w:r>
      </w:ins>
      <w:ins w:id="2146" w:author="Arthur Parmentier" w:date="2020-06-06T18:50:00Z">
        <w:r w:rsidR="00C928AB" w:rsidRPr="007C437A">
          <w:t>, which</w:t>
        </w:r>
      </w:ins>
      <w:ins w:id="2147" w:author="Arthur Parmentier" w:date="2020-06-05T16:31:00Z">
        <w:r w:rsidRPr="007C437A">
          <w:t xml:space="preserve"> allow</w:t>
        </w:r>
      </w:ins>
      <w:ins w:id="2148" w:author="Arthur Parmentier" w:date="2020-06-06T18:51:00Z">
        <w:r w:rsidR="0045073A" w:rsidRPr="007C437A">
          <w:t xml:space="preserve"> soundpainters</w:t>
        </w:r>
      </w:ins>
      <w:ins w:id="2149" w:author="Arthur Parmentier" w:date="2020-06-05T16:31:00Z">
        <w:r w:rsidRPr="007C437A">
          <w:t xml:space="preserve"> to communicate by creating temporal sequences of </w:t>
        </w:r>
      </w:ins>
      <w:ins w:id="2150" w:author="Arthur Parmentier" w:date="2020-06-05T16:35:00Z">
        <w:r w:rsidRPr="007C437A">
          <w:t>signs or</w:t>
        </w:r>
      </w:ins>
      <w:ins w:id="2151" w:author="Arthur Parmentier" w:date="2020-06-05T16:34:00Z">
        <w:r w:rsidRPr="007C437A">
          <w:t xml:space="preserve"> combining several signs together.</w:t>
        </w:r>
      </w:ins>
    </w:p>
    <w:p w:rsidR="00E814B3" w:rsidRPr="007C437A" w:rsidRDefault="00E814B3" w:rsidP="00E814B3">
      <w:pPr>
        <w:rPr>
          <w:ins w:id="2152" w:author="Arthur Parmentier" w:date="2020-06-05T16:35:00Z"/>
        </w:rPr>
      </w:pPr>
      <w:ins w:id="2153" w:author="Arthur Parmentier" w:date="2020-06-05T16:35:00Z">
        <w:r w:rsidRPr="007C437A">
          <w:t>At the linguistic level, grammar can be split in two parts: morphology and syntax.</w:t>
        </w:r>
      </w:ins>
    </w:p>
    <w:p w:rsidR="00E814B3" w:rsidRPr="007C437A" w:rsidRDefault="00E814B3">
      <w:pPr>
        <w:pStyle w:val="Titre3"/>
        <w:rPr>
          <w:ins w:id="2154" w:author="Arthur Parmentier" w:date="2020-06-05T16:36:00Z"/>
          <w:rPrChange w:id="2155" w:author="Arthur Parmentier" w:date="2020-06-07T15:27:00Z">
            <w:rPr>
              <w:ins w:id="2156" w:author="Arthur Parmentier" w:date="2020-06-05T16:36:00Z"/>
            </w:rPr>
          </w:rPrChange>
        </w:rPr>
        <w:pPrChange w:id="2157" w:author="Arthur Parmentier" w:date="2020-06-06T20:39:00Z">
          <w:pPr>
            <w:pStyle w:val="Titre4"/>
          </w:pPr>
        </w:pPrChange>
      </w:pPr>
      <w:bookmarkStart w:id="2158" w:name="_Toc42550120"/>
      <w:ins w:id="2159" w:author="Arthur Parmentier" w:date="2020-06-05T16:36:00Z">
        <w:r w:rsidRPr="007C437A">
          <w:rPr>
            <w:rPrChange w:id="2160" w:author="Arthur Parmentier" w:date="2020-06-07T15:27:00Z">
              <w:rPr/>
            </w:rPrChange>
          </w:rPr>
          <w:t xml:space="preserve">Morphology </w:t>
        </w:r>
      </w:ins>
      <w:ins w:id="2161" w:author="Arthur Parmentier" w:date="2020-06-05T16:39:00Z">
        <w:r w:rsidR="00501832" w:rsidRPr="007C437A">
          <w:rPr>
            <w:rPrChange w:id="2162" w:author="Arthur Parmentier" w:date="2020-06-07T15:27:00Z">
              <w:rPr/>
            </w:rPrChange>
          </w:rPr>
          <w:t>in</w:t>
        </w:r>
      </w:ins>
      <w:ins w:id="2163" w:author="Arthur Parmentier" w:date="2020-06-05T16:36:00Z">
        <w:r w:rsidRPr="007C437A">
          <w:rPr>
            <w:rPrChange w:id="2164" w:author="Arthur Parmentier" w:date="2020-06-07T15:27:00Z">
              <w:rPr/>
            </w:rPrChange>
          </w:rPr>
          <w:t xml:space="preserve"> SP</w:t>
        </w:r>
        <w:bookmarkEnd w:id="2158"/>
      </w:ins>
    </w:p>
    <w:p w:rsidR="00E814B3" w:rsidRPr="007C437A" w:rsidRDefault="00501832" w:rsidP="00E814B3">
      <w:pPr>
        <w:rPr>
          <w:ins w:id="2165" w:author="Arthur Parmentier" w:date="2020-06-05T16:39:00Z"/>
        </w:rPr>
      </w:pPr>
      <w:ins w:id="2166" w:author="Arthur Parmentier" w:date="2020-06-05T16:38:00Z">
        <w:r w:rsidRPr="007C437A">
          <w:t>As defined in written and oral languages, m</w:t>
        </w:r>
      </w:ins>
      <w:ins w:id="2167" w:author="Arthur Parmentier" w:date="2020-06-05T16:37:00Z">
        <w:r w:rsidR="00E814B3" w:rsidRPr="007C437A">
          <w:t xml:space="preserve">orphology has to do with the </w:t>
        </w:r>
        <w:r w:rsidR="00E814B3" w:rsidRPr="007C437A">
          <w:rPr>
            <w:rStyle w:val="lev"/>
            <w:b w:val="0"/>
            <w:bCs w:val="0"/>
            <w:rPrChange w:id="2168" w:author="Arthur Parmentier" w:date="2020-06-07T15:27:00Z">
              <w:rPr>
                <w:rStyle w:val="lev"/>
              </w:rPr>
            </w:rPrChange>
          </w:rPr>
          <w:t>internal</w:t>
        </w:r>
        <w:r w:rsidR="00E814B3" w:rsidRPr="007C437A">
          <w:t xml:space="preserve"> economy of words. </w:t>
        </w:r>
      </w:ins>
      <w:ins w:id="2169" w:author="Arthur Parmentier" w:date="2020-06-05T16:38:00Z">
        <w:r w:rsidRPr="007C437A">
          <w:t>In English, a</w:t>
        </w:r>
      </w:ins>
      <w:ins w:id="2170"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171" w:author="Arthur Parmentier" w:date="2020-06-05T16:38:00Z">
        <w:r w:rsidRPr="007C437A">
          <w:t>.</w:t>
        </w:r>
      </w:ins>
    </w:p>
    <w:p w:rsidR="00C30769" w:rsidRPr="007C437A" w:rsidRDefault="00501832" w:rsidP="00E814B3">
      <w:pPr>
        <w:rPr>
          <w:ins w:id="2172" w:author="Arthur Parmentier" w:date="2020-06-06T18:57:00Z"/>
        </w:rPr>
      </w:pPr>
      <w:ins w:id="2173" w:author="Arthur Parmentier" w:date="2020-06-05T16:39:00Z">
        <w:r w:rsidRPr="007C437A">
          <w:t xml:space="preserve">In </w:t>
        </w:r>
      </w:ins>
      <w:ins w:id="2174" w:author="Arthur Parmentier" w:date="2020-06-05T16:40:00Z">
        <w:r w:rsidRPr="007C437A">
          <w:t>sign languages in general, there are a variety of morphological</w:t>
        </w:r>
      </w:ins>
      <w:ins w:id="2175" w:author="Arthur Parmentier" w:date="2020-06-05T16:42:00Z">
        <w:r w:rsidRPr="007C437A">
          <w:t xml:space="preserve"> systems and rules</w:t>
        </w:r>
      </w:ins>
      <w:ins w:id="2176" w:author="Arthur Parmentier" w:date="2020-06-05T16:54:00Z">
        <w:r w:rsidR="007C61CD" w:rsidRPr="007C437A">
          <w:rPr>
            <w:rStyle w:val="Appelnotedebasdep"/>
          </w:rPr>
          <w:footnoteReference w:id="31"/>
        </w:r>
      </w:ins>
      <w:ins w:id="2181" w:author="Arthur Parmentier" w:date="2020-06-06T18:52:00Z">
        <w:r w:rsidR="00476F68" w:rsidRPr="007C437A">
          <w:t xml:space="preserve"> that </w:t>
        </w:r>
      </w:ins>
      <w:ins w:id="2182" w:author="Arthur Parmentier" w:date="2020-06-06T18:55:00Z">
        <w:r w:rsidR="00F701F6" w:rsidRPr="007C437A">
          <w:t>assemble basic signs (the equivalent or morphemes) in more complex</w:t>
        </w:r>
      </w:ins>
      <w:ins w:id="2183" w:author="Arthur Parmentier" w:date="2020-06-06T18:56:00Z">
        <w:r w:rsidR="00F701F6" w:rsidRPr="007C437A">
          <w:t xml:space="preserve"> ones (the equivalent of the words)</w:t>
        </w:r>
      </w:ins>
      <w:ins w:id="2184" w:author="Arthur Parmentier" w:date="2020-06-05T16:42:00Z">
        <w:r w:rsidRPr="007C437A">
          <w:t xml:space="preserve">. </w:t>
        </w:r>
      </w:ins>
      <w:ins w:id="2185" w:author="Arthur Parmentier" w:date="2020-06-05T16:43:00Z">
        <w:r w:rsidRPr="007C437A">
          <w:t xml:space="preserve">Consider for instance the sign for “falling” in </w:t>
        </w:r>
      </w:ins>
      <w:ins w:id="2186" w:author="Arthur Parmentier" w:date="2020-06-05T16:44:00Z">
        <w:r w:rsidRPr="007C437A">
          <w:t>French sign language</w:t>
        </w:r>
        <w:r w:rsidRPr="007C437A">
          <w:rPr>
            <w:rStyle w:val="Appelnotedebasdep"/>
          </w:rPr>
          <w:footnoteReference w:id="32"/>
        </w:r>
        <w:r w:rsidRPr="007C437A">
          <w:t>:</w:t>
        </w:r>
        <w:r w:rsidR="00585D0B" w:rsidRPr="007C437A">
          <w:t xml:space="preserve"> starting </w:t>
        </w:r>
      </w:ins>
      <w:ins w:id="2189" w:author="Arthur Parmentier" w:date="2020-06-05T16:45:00Z">
        <w:r w:rsidR="00585D0B" w:rsidRPr="007C437A">
          <w:t xml:space="preserve">from the icon of a person with one hand and the icon of the ground with the other hand, the movement of both hands represents the </w:t>
        </w:r>
      </w:ins>
      <w:ins w:id="2190" w:author="Arthur Parmentier" w:date="2020-06-05T16:46:00Z">
        <w:r w:rsidR="00585D0B" w:rsidRPr="007C437A">
          <w:t xml:space="preserve">movement that a person would have when falling on the ground. We can interpret this sign as a morphological construction </w:t>
        </w:r>
      </w:ins>
      <w:ins w:id="2191" w:author="Arthur Parmentier" w:date="2020-06-05T16:50:00Z">
        <w:r w:rsidR="007C61CD" w:rsidRPr="007C437A">
          <w:t>from the morphemes “</w:t>
        </w:r>
      </w:ins>
      <w:ins w:id="2192" w:author="Arthur Parmentier" w:date="2020-06-05T16:51:00Z">
        <w:r w:rsidR="007C61CD" w:rsidRPr="007C437A">
          <w:t>agent</w:t>
        </w:r>
      </w:ins>
      <w:ins w:id="2193" w:author="Arthur Parmentier" w:date="2020-06-05T16:50:00Z">
        <w:r w:rsidR="007C61CD" w:rsidRPr="007C437A">
          <w:t>”</w:t>
        </w:r>
      </w:ins>
      <w:ins w:id="2194" w:author="Arthur Parmentier" w:date="2020-06-05T16:51:00Z">
        <w:r w:rsidR="007C61CD" w:rsidRPr="007C437A">
          <w:t xml:space="preserve"> (person)</w:t>
        </w:r>
      </w:ins>
      <w:ins w:id="2195" w:author="Arthur Parmentier" w:date="2020-06-05T16:50:00Z">
        <w:r w:rsidR="007C61CD" w:rsidRPr="007C437A">
          <w:t xml:space="preserve"> and “ground”.</w:t>
        </w:r>
      </w:ins>
      <w:ins w:id="2196" w:author="Arthur Parmentier" w:date="2020-06-05T16:51:00Z">
        <w:r w:rsidR="007C61CD" w:rsidRPr="007C437A">
          <w:t xml:space="preserve"> Because of the relatively young age of several sign language, there morpho</w:t>
        </w:r>
      </w:ins>
      <w:ins w:id="2197" w:author="Arthur Parmentier" w:date="2020-06-05T16:52:00Z">
        <w:r w:rsidR="007C61CD" w:rsidRPr="007C437A">
          <w:t>logy is not always clear</w:t>
        </w:r>
      </w:ins>
      <w:ins w:id="2198" w:author="Arthur Parmentier" w:date="2020-06-05T16:53:00Z">
        <w:r w:rsidR="007C61CD" w:rsidRPr="007C437A">
          <w:t xml:space="preserve"> and shared among all speakers of the language.</w:t>
        </w:r>
        <w:r w:rsidR="007C61CD" w:rsidRPr="007C437A">
          <w:rPr>
            <w:rStyle w:val="Appelnotedebasdep"/>
          </w:rPr>
          <w:footnoteReference w:id="33"/>
        </w:r>
      </w:ins>
    </w:p>
    <w:p w:rsidR="007D784E" w:rsidRPr="007C437A" w:rsidRDefault="00C30769" w:rsidP="00E814B3">
      <w:pPr>
        <w:rPr>
          <w:ins w:id="2204" w:author="Arthur Parmentier" w:date="2020-06-05T17:03:00Z"/>
        </w:rPr>
      </w:pPr>
      <w:ins w:id="2205" w:author="Arthur Parmentier" w:date="2020-06-06T18:57:00Z">
        <w:r w:rsidRPr="007C437A">
          <w:t>I</w:t>
        </w:r>
      </w:ins>
      <w:ins w:id="2206" w:author="Arthur Parmentier" w:date="2020-06-05T16:55:00Z">
        <w:r w:rsidR="007D784E" w:rsidRPr="007C437A">
          <w:t xml:space="preserve">n SP, </w:t>
        </w:r>
      </w:ins>
      <w:ins w:id="2207" w:author="Arthur Parmentier" w:date="2020-06-06T18:57:00Z">
        <w:r w:rsidRPr="007C437A">
          <w:t>we can also observe</w:t>
        </w:r>
      </w:ins>
      <w:ins w:id="2208" w:author="Arthur Parmentier" w:date="2020-06-05T16:55:00Z">
        <w:r w:rsidR="007D784E" w:rsidRPr="007C437A">
          <w:t xml:space="preserve"> several morphological constructions that </w:t>
        </w:r>
      </w:ins>
      <w:ins w:id="2209" w:author="Arthur Parmentier" w:date="2020-06-06T18:58:00Z">
        <w:r w:rsidRPr="007C437A">
          <w:t>historically explain particular formations of new signs</w:t>
        </w:r>
      </w:ins>
      <w:ins w:id="2210" w:author="Arthur Parmentier" w:date="2020-06-05T16:56:00Z">
        <w:r w:rsidR="007D784E" w:rsidRPr="007C437A">
          <w:t xml:space="preserve">. </w:t>
        </w:r>
      </w:ins>
      <w:ins w:id="2211" w:author="Arthur Parmentier" w:date="2020-06-05T17:00:00Z">
        <w:r w:rsidR="00B6139A" w:rsidRPr="007C437A">
          <w:t>A controverted example in the SP community is the “chan</w:t>
        </w:r>
      </w:ins>
      <w:ins w:id="2212" w:author="Arthur Parmentier" w:date="2020-06-05T17:01:00Z">
        <w:r w:rsidR="00B6139A" w:rsidRPr="007C437A">
          <w:t xml:space="preserve">ge now” sign that </w:t>
        </w:r>
      </w:ins>
      <w:ins w:id="2213" w:author="Arthur Parmentier" w:date="2020-06-05T17:02:00Z">
        <w:r w:rsidR="00B6139A" w:rsidRPr="007C437A">
          <w:t>is</w:t>
        </w:r>
      </w:ins>
      <w:ins w:id="2214" w:author="Arthur Parmentier" w:date="2020-06-05T17:01:00Z">
        <w:r w:rsidR="00B6139A" w:rsidRPr="007C437A">
          <w:t xml:space="preserve"> a morphological construction from the </w:t>
        </w:r>
      </w:ins>
      <w:ins w:id="2215" w:author="Arthur Parmentier" w:date="2020-06-06T19:00:00Z">
        <w:r w:rsidR="00B44471" w:rsidRPr="007C437A">
          <w:t>morpheme</w:t>
        </w:r>
      </w:ins>
      <w:ins w:id="2216" w:author="Arthur Parmentier" w:date="2020-06-05T17:01:00Z">
        <w:r w:rsidR="00B6139A" w:rsidRPr="007C437A">
          <w:t xml:space="preserve"> “</w:t>
        </w:r>
      </w:ins>
      <w:ins w:id="2217" w:author="Arthur Parmentier" w:date="2020-06-05T17:02:00Z">
        <w:r w:rsidR="00B6139A" w:rsidRPr="007C437A">
          <w:t>change” and the</w:t>
        </w:r>
      </w:ins>
      <w:ins w:id="2218" w:author="Arthur Parmentier" w:date="2020-06-06T19:00:00Z">
        <w:r w:rsidR="00B44471" w:rsidRPr="007C437A">
          <w:t xml:space="preserve"> morpheme</w:t>
        </w:r>
      </w:ins>
      <w:ins w:id="2219" w:author="Arthur Parmentier" w:date="2020-06-05T17:02:00Z">
        <w:r w:rsidR="00B6139A" w:rsidRPr="007C437A">
          <w:t xml:space="preserve"> “hit”, borrowing the hand pose from the first and the movement of the hand from the latter one, creating a </w:t>
        </w:r>
      </w:ins>
      <w:ins w:id="2220" w:author="Arthur Parmentier" w:date="2020-06-05T17:03:00Z">
        <w:r w:rsidR="00B6139A" w:rsidRPr="007C437A">
          <w:t xml:space="preserve">new sign </w:t>
        </w:r>
      </w:ins>
      <w:ins w:id="2221" w:author="Arthur Parmentier" w:date="2020-06-06T19:00:00Z">
        <w:r w:rsidR="00B44471" w:rsidRPr="007C437A">
          <w:t>that could be named</w:t>
        </w:r>
      </w:ins>
      <w:ins w:id="2222" w:author="Arthur Parmentier" w:date="2020-06-05T17:03:00Z">
        <w:r w:rsidR="00B6139A" w:rsidRPr="007C437A">
          <w:t xml:space="preserve"> “change now” (or “change hit”).</w:t>
        </w:r>
      </w:ins>
      <w:ins w:id="2223"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224"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225" w:author="Arthur Parmentier" w:date="2020-06-05T16:36:00Z"/>
          <w:rPrChange w:id="2226" w:author="Arthur Parmentier" w:date="2020-06-07T15:27:00Z">
            <w:rPr>
              <w:ins w:id="2227" w:author="Arthur Parmentier" w:date="2020-06-05T16:36:00Z"/>
            </w:rPr>
          </w:rPrChange>
        </w:rPr>
        <w:pPrChange w:id="2228" w:author="Arthur Parmentier" w:date="2020-06-05T16:36:00Z">
          <w:pPr>
            <w:pStyle w:val="Titre4"/>
          </w:pPr>
        </w:pPrChange>
      </w:pPr>
      <w:ins w:id="2229" w:author="Arthur Parmentier" w:date="2020-06-05T17:03:00Z">
        <w:r w:rsidRPr="007C437A">
          <w:rPr>
            <w:rPrChange w:id="2230" w:author="Arthur Parmentier" w:date="2020-06-07T15:27:00Z">
              <w:rPr/>
            </w:rPrChange>
          </w:rPr>
          <w:t>These examples are raised</w:t>
        </w:r>
      </w:ins>
      <w:ins w:id="2231" w:author="Arthur Parmentier" w:date="2020-06-06T19:03:00Z">
        <w:r w:rsidR="00201997" w:rsidRPr="007C437A">
          <w:rPr>
            <w:rPrChange w:id="2232" w:author="Arthur Parmentier" w:date="2020-06-07T15:27:00Z">
              <w:rPr/>
            </w:rPrChange>
          </w:rPr>
          <w:t xml:space="preserve"> in this report</w:t>
        </w:r>
      </w:ins>
      <w:ins w:id="2233" w:author="Arthur Parmentier" w:date="2020-06-05T17:03:00Z">
        <w:r w:rsidRPr="007C437A">
          <w:rPr>
            <w:rPrChange w:id="2234" w:author="Arthur Parmentier" w:date="2020-06-07T15:27:00Z">
              <w:rPr/>
            </w:rPrChange>
          </w:rPr>
          <w:t xml:space="preserve"> </w:t>
        </w:r>
      </w:ins>
      <w:ins w:id="2235" w:author="Arthur Parmentier" w:date="2020-06-05T17:04:00Z">
        <w:r w:rsidRPr="007C437A">
          <w:rPr>
            <w:rPrChange w:id="2236"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237" w:author="Arthur Parmentier" w:date="2020-06-05T18:58:00Z"/>
          <w:rPrChange w:id="2238" w:author="Arthur Parmentier" w:date="2020-06-07T15:27:00Z">
            <w:rPr>
              <w:ins w:id="2239" w:author="Arthur Parmentier" w:date="2020-06-05T18:58:00Z"/>
            </w:rPr>
          </w:rPrChange>
        </w:rPr>
        <w:pPrChange w:id="2240" w:author="Arthur Parmentier" w:date="2020-06-06T20:39:00Z">
          <w:pPr>
            <w:pStyle w:val="Titre4"/>
          </w:pPr>
        </w:pPrChange>
      </w:pPr>
      <w:bookmarkStart w:id="2241" w:name="_Toc42550121"/>
      <w:ins w:id="2242" w:author="Arthur Parmentier" w:date="2020-06-05T16:36:00Z">
        <w:r w:rsidRPr="007C437A">
          <w:rPr>
            <w:rPrChange w:id="2243" w:author="Arthur Parmentier" w:date="2020-06-07T15:27:00Z">
              <w:rPr/>
            </w:rPrChange>
          </w:rPr>
          <w:t xml:space="preserve">Syntax </w:t>
        </w:r>
      </w:ins>
      <w:ins w:id="2244" w:author="Arthur Parmentier" w:date="2020-06-05T16:39:00Z">
        <w:r w:rsidR="00501832" w:rsidRPr="007C437A">
          <w:rPr>
            <w:rPrChange w:id="2245" w:author="Arthur Parmentier" w:date="2020-06-07T15:27:00Z">
              <w:rPr/>
            </w:rPrChange>
          </w:rPr>
          <w:t>in</w:t>
        </w:r>
      </w:ins>
      <w:ins w:id="2246" w:author="Arthur Parmentier" w:date="2020-06-05T16:36:00Z">
        <w:r w:rsidRPr="007C437A">
          <w:rPr>
            <w:rPrChange w:id="2247" w:author="Arthur Parmentier" w:date="2020-06-07T15:27:00Z">
              <w:rPr/>
            </w:rPrChange>
          </w:rPr>
          <w:t xml:space="preserve"> SP</w:t>
        </w:r>
      </w:ins>
      <w:bookmarkEnd w:id="2241"/>
    </w:p>
    <w:p w:rsidR="00EB42AE" w:rsidRPr="007C437A" w:rsidRDefault="00EB42AE">
      <w:pPr>
        <w:pStyle w:val="Titre4"/>
        <w:rPr>
          <w:ins w:id="2248" w:author="Arthur Parmentier" w:date="2020-06-05T16:35:00Z"/>
          <w:rPrChange w:id="2249" w:author="Arthur Parmentier" w:date="2020-06-07T15:27:00Z">
            <w:rPr>
              <w:ins w:id="2250" w:author="Arthur Parmentier" w:date="2020-06-05T16:35:00Z"/>
            </w:rPr>
          </w:rPrChange>
        </w:rPr>
        <w:pPrChange w:id="2251" w:author="Arthur Parmentier" w:date="2020-06-06T20:39:00Z">
          <w:pPr/>
        </w:pPrChange>
      </w:pPr>
      <w:ins w:id="2252" w:author="Arthur Parmentier" w:date="2020-06-05T18:58:00Z">
        <w:r w:rsidRPr="007C437A">
          <w:rPr>
            <w:rPrChange w:id="2253" w:author="Arthur Parmentier" w:date="2020-06-07T15:27:00Z">
              <w:rPr/>
            </w:rPrChange>
          </w:rPr>
          <w:t>The way SP syntax is usually</w:t>
        </w:r>
      </w:ins>
      <w:ins w:id="2254" w:author="Arthur Parmentier" w:date="2020-06-06T19:03:00Z">
        <w:r w:rsidR="007D41A1" w:rsidRPr="007C437A">
          <w:rPr>
            <w:rPrChange w:id="2255" w:author="Arthur Parmentier" w:date="2020-06-07T15:27:00Z">
              <w:rPr/>
            </w:rPrChange>
          </w:rPr>
          <w:t xml:space="preserve"> (historically?)</w:t>
        </w:r>
      </w:ins>
      <w:ins w:id="2256" w:author="Arthur Parmentier" w:date="2020-06-05T18:58:00Z">
        <w:r w:rsidRPr="007C437A">
          <w:rPr>
            <w:rPrChange w:id="2257" w:author="Arthur Parmentier" w:date="2020-06-07T15:27:00Z">
              <w:rPr/>
            </w:rPrChange>
          </w:rPr>
          <w:t xml:space="preserve"> presented</w:t>
        </w:r>
      </w:ins>
    </w:p>
    <w:p w:rsidR="00E814B3" w:rsidRPr="007C437A" w:rsidRDefault="00B40A17" w:rsidP="00E814B3">
      <w:pPr>
        <w:rPr>
          <w:ins w:id="2258" w:author="Arthur Parmentier" w:date="2020-06-05T17:09:00Z"/>
        </w:rPr>
      </w:pPr>
      <w:ins w:id="2259" w:author="Arthur Parmentier" w:date="2020-06-06T19:04:00Z">
        <w:r w:rsidRPr="007C437A">
          <w:t>In addition</w:t>
        </w:r>
      </w:ins>
      <w:ins w:id="2260" w:author="Arthur Parmentier" w:date="2020-06-05T17:07:00Z">
        <w:r w:rsidR="00F941D4" w:rsidRPr="007C437A">
          <w:t xml:space="preserve"> to morphology, syntax is </w:t>
        </w:r>
      </w:ins>
      <w:ins w:id="2261" w:author="Arthur Parmentier" w:date="2020-06-06T19:04:00Z">
        <w:r w:rsidR="00F2032B" w:rsidRPr="007C437A">
          <w:t>the second</w:t>
        </w:r>
      </w:ins>
      <w:ins w:id="2262"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263" w:author="Arthur Parmentier" w:date="2020-06-05T16:28:00Z"/>
        </w:rPr>
      </w:pPr>
      <w:ins w:id="2264" w:author="Arthur Parmentier" w:date="2020-06-05T17:09:00Z">
        <w:r w:rsidRPr="007C437A">
          <w:t>Historically, syntax in SP started to be discu</w:t>
        </w:r>
      </w:ins>
      <w:ins w:id="2265" w:author="Arthur Parmentier" w:date="2020-06-05T17:10:00Z">
        <w:r w:rsidRPr="007C437A">
          <w:t>ssed in the 90’s, long after its basic rules were already internalized and used by Walter himself and the other few soundpainters that had learned the langu</w:t>
        </w:r>
      </w:ins>
      <w:ins w:id="2266" w:author="Arthur Parmentier" w:date="2020-06-05T17:11:00Z">
        <w:r w:rsidRPr="007C437A">
          <w:t>age</w:t>
        </w:r>
      </w:ins>
      <w:ins w:id="2267"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34"/>
        </w:r>
      </w:ins>
    </w:p>
    <w:p w:rsidR="00FE0C03" w:rsidRPr="007C437A" w:rsidRDefault="00FE0C03" w:rsidP="00FE0C03">
      <w:pPr>
        <w:rPr>
          <w:ins w:id="2269" w:author="Arthur Parmentier" w:date="2020-06-05T17:15:00Z"/>
        </w:rPr>
      </w:pPr>
      <w:ins w:id="2270" w:author="Arthur Parmentier" w:date="2020-06-05T17:12:00Z">
        <w:r w:rsidRPr="007C437A">
          <w:t>In his SP workbook</w:t>
        </w:r>
      </w:ins>
      <w:ins w:id="2271" w:author="Arthur Parmentier" w:date="2020-06-05T17:13:00Z">
        <w:r w:rsidRPr="007C437A">
          <w:t xml:space="preserve"> 2</w:t>
        </w:r>
      </w:ins>
      <w:ins w:id="2272" w:author="Arthur Parmentier" w:date="2020-06-05T17:14:00Z">
        <w:r w:rsidRPr="007C437A">
          <w:t xml:space="preserve"> as well as on his website</w:t>
        </w:r>
        <w:r w:rsidRPr="007C437A">
          <w:rPr>
            <w:rStyle w:val="Appelnotedebasdep"/>
          </w:rPr>
          <w:footnoteReference w:id="35"/>
        </w:r>
      </w:ins>
      <w:ins w:id="2274" w:author="Arthur Parmentier" w:date="2020-06-05T17:12:00Z">
        <w:r w:rsidRPr="007C437A">
          <w:t>, Walter</w:t>
        </w:r>
      </w:ins>
      <w:ins w:id="2275" w:author="Arthur Parmentier" w:date="2020-06-05T17:13:00Z">
        <w:r w:rsidRPr="007C437A">
          <w:t xml:space="preserve"> presents the “structure of SP” in the following terms:</w:t>
        </w:r>
      </w:ins>
      <w:ins w:id="2276" w:author="Arthur Parmentier" w:date="2020-06-05T17:15:00Z">
        <w:r w:rsidRPr="007C437A">
          <w:t xml:space="preserve"> </w:t>
        </w:r>
      </w:ins>
    </w:p>
    <w:p w:rsidR="00FE0C03" w:rsidRPr="007C437A" w:rsidRDefault="00FE0C03">
      <w:pPr>
        <w:pStyle w:val="Citation"/>
        <w:rPr>
          <w:ins w:id="2277" w:author="Arthur Parmentier" w:date="2020-06-05T17:15:00Z"/>
          <w:rPrChange w:id="2278" w:author="Arthur Parmentier" w:date="2020-06-07T15:27:00Z">
            <w:rPr>
              <w:ins w:id="2279" w:author="Arthur Parmentier" w:date="2020-06-05T17:15:00Z"/>
            </w:rPr>
          </w:rPrChange>
        </w:rPr>
        <w:pPrChange w:id="2280" w:author="Arthur Parmentier" w:date="2020-06-05T17:15:00Z">
          <w:pPr/>
        </w:pPrChange>
      </w:pPr>
      <w:ins w:id="2281" w:author="Arthur Parmentier" w:date="2020-06-05T17:15:00Z">
        <w:r w:rsidRPr="007C437A">
          <w:rPr>
            <w:rPrChange w:id="2282"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2283" w:author="Arthur Parmentier" w:date="2020-06-05T17:15:00Z"/>
          <w:rPrChange w:id="2284" w:author="Arthur Parmentier" w:date="2020-06-07T15:27:00Z">
            <w:rPr>
              <w:ins w:id="2285" w:author="Arthur Parmentier" w:date="2020-06-05T17:15:00Z"/>
            </w:rPr>
          </w:rPrChange>
        </w:rPr>
        <w:pPrChange w:id="2286" w:author="Arthur Parmentier" w:date="2020-06-05T17:15:00Z">
          <w:pPr/>
        </w:pPrChange>
      </w:pPr>
      <w:ins w:id="2287" w:author="Arthur Parmentier" w:date="2020-06-05T17:15:00Z">
        <w:r w:rsidRPr="007C437A">
          <w:rPr>
            <w:rPrChange w:id="2288"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289" w:author="Arthur Parmentier" w:date="2020-06-05T17:15:00Z"/>
          <w:rPrChange w:id="2290" w:author="Arthur Parmentier" w:date="2020-06-07T15:27:00Z">
            <w:rPr>
              <w:ins w:id="2291" w:author="Arthur Parmentier" w:date="2020-06-05T17:15:00Z"/>
            </w:rPr>
          </w:rPrChange>
        </w:rPr>
        <w:pPrChange w:id="2292" w:author="Arthur Parmentier" w:date="2020-06-05T17:15:00Z">
          <w:pPr/>
        </w:pPrChange>
      </w:pPr>
      <w:ins w:id="2293" w:author="Arthur Parmentier" w:date="2020-06-05T17:15:00Z">
        <w:r w:rsidRPr="007C437A">
          <w:rPr>
            <w:rPrChange w:id="2294" w:author="Arthur Parmentier" w:date="2020-06-07T15:27:00Z">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295" w:author="Arthur Parmentier" w:date="2020-06-05T17:15:00Z"/>
          <w:rPrChange w:id="2296" w:author="Arthur Parmentier" w:date="2020-06-07T15:27:00Z">
            <w:rPr>
              <w:ins w:id="2297" w:author="Arthur Parmentier" w:date="2020-06-05T17:15:00Z"/>
            </w:rPr>
          </w:rPrChange>
        </w:rPr>
        <w:pPrChange w:id="2298" w:author="Arthur Parmentier" w:date="2020-06-05T17:15:00Z">
          <w:pPr/>
        </w:pPrChange>
      </w:pPr>
      <w:ins w:id="2299" w:author="Arthur Parmentier" w:date="2020-06-05T17:15:00Z">
        <w:r w:rsidRPr="007C437A">
          <w:rPr>
            <w:rPrChange w:id="2300"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2301" w:author="Arthur Parmentier" w:date="2020-06-05T17:15:00Z"/>
          <w:rPrChange w:id="2302" w:author="Arthur Parmentier" w:date="2020-06-07T15:27:00Z">
            <w:rPr>
              <w:ins w:id="2303" w:author="Arthur Parmentier" w:date="2020-06-05T17:15:00Z"/>
            </w:rPr>
          </w:rPrChange>
        </w:rPr>
        <w:pPrChange w:id="2304" w:author="Arthur Parmentier" w:date="2020-06-05T17:15:00Z">
          <w:pPr/>
        </w:pPrChange>
      </w:pPr>
      <w:ins w:id="2305" w:author="Arthur Parmentier" w:date="2020-06-05T17:15:00Z">
        <w:r w:rsidRPr="007C437A">
          <w:rPr>
            <w:rPrChange w:id="2306"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307" w:author="Arthur Parmentier" w:date="2020-06-05T17:15:00Z"/>
          <w:rPrChange w:id="2308" w:author="Arthur Parmentier" w:date="2020-06-07T15:27:00Z">
            <w:rPr>
              <w:ins w:id="2309" w:author="Arthur Parmentier" w:date="2020-06-05T17:15:00Z"/>
            </w:rPr>
          </w:rPrChange>
        </w:rPr>
        <w:pPrChange w:id="2310" w:author="Arthur Parmentier" w:date="2020-06-05T17:15:00Z">
          <w:pPr/>
        </w:pPrChange>
      </w:pPr>
      <w:ins w:id="2311" w:author="Arthur Parmentier" w:date="2020-06-05T17:15:00Z">
        <w:r w:rsidRPr="007C437A">
          <w:rPr>
            <w:rPrChange w:id="2312" w:author="Arthur Parmentier" w:date="2020-06-07T15:27:00Z">
              <w:rPr/>
            </w:rPrChange>
          </w:rPr>
          <w:lastRenderedPageBreak/>
          <w:t>3 – Modifiers are in the Sculpting category and are How gestures such as Volume Fader and Tempo Fader.</w:t>
        </w:r>
      </w:ins>
    </w:p>
    <w:p w:rsidR="00FE0C03" w:rsidRPr="007C437A" w:rsidRDefault="00FE0C03">
      <w:pPr>
        <w:pStyle w:val="Citation"/>
        <w:rPr>
          <w:ins w:id="2313" w:author="Arthur Parmentier" w:date="2020-06-05T17:15:00Z"/>
          <w:rPrChange w:id="2314" w:author="Arthur Parmentier" w:date="2020-06-07T15:27:00Z">
            <w:rPr>
              <w:ins w:id="2315" w:author="Arthur Parmentier" w:date="2020-06-05T17:15:00Z"/>
            </w:rPr>
          </w:rPrChange>
        </w:rPr>
        <w:pPrChange w:id="2316" w:author="Arthur Parmentier" w:date="2020-06-05T17:15:00Z">
          <w:pPr/>
        </w:pPrChange>
      </w:pPr>
      <w:ins w:id="2317" w:author="Arthur Parmentier" w:date="2020-06-05T17:15:00Z">
        <w:r w:rsidRPr="007C437A">
          <w:rPr>
            <w:rPrChange w:id="2318"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319" w:author="Arthur Parmentier" w:date="2020-06-05T17:15:00Z"/>
          <w:rPrChange w:id="2320" w:author="Arthur Parmentier" w:date="2020-06-07T15:27:00Z">
            <w:rPr>
              <w:ins w:id="2321" w:author="Arthur Parmentier" w:date="2020-06-05T17:15:00Z"/>
            </w:rPr>
          </w:rPrChange>
        </w:rPr>
        <w:pPrChange w:id="2322" w:author="Arthur Parmentier" w:date="2020-06-05T17:15:00Z">
          <w:pPr/>
        </w:pPrChange>
      </w:pPr>
      <w:ins w:id="2323" w:author="Arthur Parmentier" w:date="2020-06-05T17:15:00Z">
        <w:r w:rsidRPr="007C437A">
          <w:rPr>
            <w:rPrChange w:id="2324"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325" w:author="Arthur Parmentier" w:date="2020-06-05T17:13:00Z"/>
          <w:rPrChange w:id="2326" w:author="Arthur Parmentier" w:date="2020-06-07T15:27:00Z">
            <w:rPr>
              <w:ins w:id="2327" w:author="Arthur Parmentier" w:date="2020-06-05T17:13:00Z"/>
            </w:rPr>
          </w:rPrChange>
        </w:rPr>
        <w:pPrChange w:id="2328" w:author="Arthur Parmentier" w:date="2020-06-05T17:15:00Z">
          <w:pPr/>
        </w:pPrChange>
      </w:pPr>
      <w:ins w:id="2329" w:author="Arthur Parmentier" w:date="2020-06-05T17:15:00Z">
        <w:r w:rsidRPr="007C437A">
          <w:rPr>
            <w:rPrChange w:id="2330" w:author="Arthur Parmentier" w:date="2020-06-07T15:27:00Z">
              <w:rPr/>
            </w:rPrChange>
          </w:rPr>
          <w:t>6 – Palettes are in the Sculpting category and are primarily Content gestures identifying composed and/or rehearsed material”</w:t>
        </w:r>
      </w:ins>
    </w:p>
    <w:p w:rsidR="00EB115B" w:rsidRDefault="00EB115B">
      <w:pPr>
        <w:pStyle w:val="Titre4"/>
        <w:rPr>
          <w:ins w:id="2331" w:author="Arthur Parmentier" w:date="2020-06-07T23:59:00Z"/>
        </w:rPr>
        <w:pPrChange w:id="2332" w:author="Arthur Parmentier" w:date="2020-06-07T23:59:00Z">
          <w:pPr/>
        </w:pPrChange>
      </w:pPr>
      <w:ins w:id="2333" w:author="Arthur Parmentier" w:date="2020-06-07T23:59:00Z">
        <w:r>
          <w:t xml:space="preserve">Initial remarks on </w:t>
        </w:r>
      </w:ins>
      <w:ins w:id="2334" w:author="Arthur Parmentier" w:date="2020-06-08T00:00:00Z">
        <w:r>
          <w:t>the “structure of SP” presented by Thompson</w:t>
        </w:r>
      </w:ins>
    </w:p>
    <w:p w:rsidR="00E814B3" w:rsidRPr="007C437A" w:rsidRDefault="00BF0C35" w:rsidP="00E814B3">
      <w:pPr>
        <w:rPr>
          <w:ins w:id="2335" w:author="Arthur Parmentier" w:date="2020-06-05T17:23:00Z"/>
        </w:rPr>
      </w:pPr>
      <w:ins w:id="2336" w:author="Arthur Parmentier" w:date="2020-06-05T17:20:00Z">
        <w:r w:rsidRPr="007C437A">
          <w:t xml:space="preserve">We can see that </w:t>
        </w:r>
      </w:ins>
      <w:ins w:id="2337" w:author="Arthur Parmentier" w:date="2020-06-06T19:05:00Z">
        <w:r w:rsidR="0069782B" w:rsidRPr="007C437A">
          <w:t>by the term “structure”, Thompson refers to</w:t>
        </w:r>
      </w:ins>
      <w:ins w:id="2338" w:author="Arthur Parmentier" w:date="2020-06-08T00:00:00Z">
        <w:r w:rsidR="00CD6D2E">
          <w:t xml:space="preserve"> two elements:</w:t>
        </w:r>
      </w:ins>
      <w:ins w:id="2339" w:author="Arthur Parmentier" w:date="2020-06-05T17:20:00Z">
        <w:r w:rsidRPr="007C437A">
          <w:t xml:space="preserve"> the synta</w:t>
        </w:r>
      </w:ins>
      <w:ins w:id="2340" w:author="Arthur Parmentier" w:date="2020-06-07T22:27:00Z">
        <w:r w:rsidR="00424342">
          <w:t>ctic structure</w:t>
        </w:r>
      </w:ins>
      <w:ins w:id="2341" w:author="Arthur Parmentier" w:date="2020-06-08T00:00:00Z">
        <w:r w:rsidR="00CD6D2E">
          <w:t>s</w:t>
        </w:r>
      </w:ins>
      <w:ins w:id="2342" w:author="Arthur Parmentier" w:date="2020-06-07T22:45:00Z">
        <w:r w:rsidR="004F7994">
          <w:t xml:space="preserve"> and functions</w:t>
        </w:r>
      </w:ins>
      <w:ins w:id="2343" w:author="Arthur Parmentier" w:date="2020-06-05T17:20:00Z">
        <w:r w:rsidRPr="007C437A">
          <w:t xml:space="preserve"> of SP (and perhaps the term “structure” could be refined in that sense; we have seen previously that there</w:t>
        </w:r>
      </w:ins>
      <w:ins w:id="2344" w:author="Arthur Parmentier" w:date="2020-06-05T17:21:00Z">
        <w:r w:rsidRPr="007C437A">
          <w:t xml:space="preserve"> are other important structures in SP</w:t>
        </w:r>
      </w:ins>
      <w:ins w:id="2345" w:author="Arthur Parmentier" w:date="2020-06-07T22:27:00Z">
        <w:r w:rsidR="00424342">
          <w:t xml:space="preserve"> such as morphological structures</w:t>
        </w:r>
      </w:ins>
      <w:ins w:id="2346" w:author="Arthur Parmentier" w:date="2020-06-05T17:21:00Z">
        <w:r w:rsidRPr="007C437A">
          <w:t>). It is also in those terms that SP is presented during the workshops that I have experienced.</w:t>
        </w:r>
      </w:ins>
      <w:ins w:id="2347"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348" w:author="Arthur Parmentier" w:date="2020-06-05T17:27:00Z"/>
        </w:rPr>
      </w:pPr>
      <w:ins w:id="2349" w:author="Arthur Parmentier" w:date="2020-06-05T17:25:00Z">
        <w:r w:rsidRPr="007C437A">
          <w:t xml:space="preserve">Walter describes a hierarchy of categories: the two </w:t>
        </w:r>
      </w:ins>
      <w:ins w:id="2350" w:author="Arthur Parmentier" w:date="2020-06-05T17:26:00Z">
        <w:r w:rsidRPr="007C437A">
          <w:t xml:space="preserve">initial categories “sculpting gestures” and “function signals” are </w:t>
        </w:r>
      </w:ins>
      <w:ins w:id="2351" w:author="Arthur Parmentier" w:date="2020-06-07T22:27:00Z">
        <w:r w:rsidR="005F4770">
          <w:t>“</w:t>
        </w:r>
      </w:ins>
      <w:ins w:id="2352" w:author="Arthur Parmentier" w:date="2020-06-05T17:26:00Z">
        <w:r w:rsidRPr="007C437A">
          <w:t>broken</w:t>
        </w:r>
      </w:ins>
      <w:ins w:id="2353" w:author="Arthur Parmentier" w:date="2020-06-07T22:27:00Z">
        <w:r w:rsidR="005F4770">
          <w:t xml:space="preserve"> down”</w:t>
        </w:r>
      </w:ins>
      <w:ins w:id="2354"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355" w:author="Arthur Parmentier" w:date="2020-06-05T17:34:00Z"/>
        </w:rPr>
      </w:pPr>
      <w:ins w:id="2356" w:author="Arthur Parmentier" w:date="2020-06-05T17:27:00Z">
        <w:r w:rsidRPr="007C437A">
          <w:t>The ordering at which the signs are sequenced in time is at the level of the sub-categories (Who, What, How, When – the ordering when using</w:t>
        </w:r>
      </w:ins>
      <w:ins w:id="2357" w:author="Arthur Parmentier" w:date="2020-06-05T17:28:00Z">
        <w:r w:rsidRPr="007C437A">
          <w:t xml:space="preserve"> Modes or Palettes is not mentioned) but is independent of the meta-categories “Sculpting gestures” and “function signals”. </w:t>
        </w:r>
      </w:ins>
      <w:ins w:id="2358" w:author="Arthur Parmentier" w:date="2020-06-05T17:35:00Z">
        <w:r w:rsidR="00573D3D" w:rsidRPr="007C437A">
          <w:t>Consequently</w:t>
        </w:r>
      </w:ins>
      <w:ins w:id="2359" w:author="Arthur Parmentier" w:date="2020-06-05T17:29:00Z">
        <w:r w:rsidRPr="007C437A">
          <w:t xml:space="preserve">, </w:t>
        </w:r>
      </w:ins>
      <w:ins w:id="2360" w:author="Arthur Parmentier" w:date="2020-06-07T22:28:00Z">
        <w:r w:rsidR="00BC41ED">
          <w:t xml:space="preserve">the “Who, What, How, When” corresponds to the syntactic structure while </w:t>
        </w:r>
      </w:ins>
      <w:ins w:id="2361" w:author="Arthur Parmentier" w:date="2020-06-05T17:29:00Z">
        <w:r w:rsidRPr="007C437A">
          <w:t xml:space="preserve">these meta-categories are not syntax </w:t>
        </w:r>
      </w:ins>
      <w:ins w:id="2362" w:author="Arthur Parmentier" w:date="2020-06-05T17:30:00Z">
        <w:r w:rsidR="00573D3D" w:rsidRPr="007C437A">
          <w:t>categorizes</w:t>
        </w:r>
      </w:ins>
      <w:ins w:id="2363" w:author="Arthur Parmentier" w:date="2020-06-05T17:29:00Z">
        <w:r w:rsidR="00573D3D" w:rsidRPr="007C437A">
          <w:t xml:space="preserve"> but </w:t>
        </w:r>
      </w:ins>
      <w:ins w:id="2364" w:author="Arthur Parmentier" w:date="2020-06-05T17:34:00Z">
        <w:r w:rsidR="00573D3D" w:rsidRPr="007C437A">
          <w:t xml:space="preserve">my interpretation is that they </w:t>
        </w:r>
      </w:ins>
      <w:ins w:id="2365" w:author="Arthur Parmentier" w:date="2020-06-05T17:29:00Z">
        <w:r w:rsidR="00573D3D" w:rsidRPr="007C437A">
          <w:t xml:space="preserve">rather </w:t>
        </w:r>
      </w:ins>
      <w:ins w:id="2366" w:author="Arthur Parmentier" w:date="2020-06-05T17:34:00Z">
        <w:r w:rsidR="00573D3D" w:rsidRPr="007C437A">
          <w:t>represent</w:t>
        </w:r>
      </w:ins>
      <w:ins w:id="2367" w:author="Arthur Parmentier" w:date="2020-06-05T17:30:00Z">
        <w:r w:rsidR="00573D3D" w:rsidRPr="007C437A">
          <w:t xml:space="preserve"> Walter’s interpretation of their </w:t>
        </w:r>
      </w:ins>
      <w:ins w:id="2368" w:author="Arthur Parmentier" w:date="2020-06-06T19:09:00Z">
        <w:r w:rsidR="005D20E2" w:rsidRPr="007C437A">
          <w:t>role</w:t>
        </w:r>
      </w:ins>
      <w:ins w:id="2369" w:author="Arthur Parmentier" w:date="2020-06-05T17:30:00Z">
        <w:r w:rsidR="00573D3D" w:rsidRPr="007C437A">
          <w:t xml:space="preserve"> in the sentence</w:t>
        </w:r>
      </w:ins>
      <w:ins w:id="2370" w:author="Arthur Parmentier" w:date="2020-06-06T19:10:00Z">
        <w:r w:rsidR="005D20E2" w:rsidRPr="007C437A">
          <w:t>, from the point of view of the composer rather than the linguist</w:t>
        </w:r>
      </w:ins>
      <w:ins w:id="2371" w:author="Arthur Parmentier" w:date="2020-06-05T17:30:00Z">
        <w:r w:rsidR="00573D3D" w:rsidRPr="007C437A">
          <w:t>.</w:t>
        </w:r>
      </w:ins>
    </w:p>
    <w:p w:rsidR="005C7C74" w:rsidRDefault="00573D3D">
      <w:pPr>
        <w:pStyle w:val="Paragraphedeliste"/>
        <w:numPr>
          <w:ilvl w:val="0"/>
          <w:numId w:val="11"/>
        </w:numPr>
        <w:rPr>
          <w:ins w:id="2372" w:author="Arthur Parmentier" w:date="2020-06-07T22:47:00Z"/>
        </w:rPr>
      </w:pPr>
      <w:ins w:id="2373" w:author="Arthur Parmentier" w:date="2020-06-05T17:35:00Z">
        <w:r w:rsidRPr="007C437A">
          <w:t>There are some ambiguities with the “Pa</w:t>
        </w:r>
      </w:ins>
      <w:ins w:id="2374" w:author="Arthur Parmentier" w:date="2020-06-05T17:36:00Z">
        <w:r w:rsidRPr="007C437A">
          <w:t>lettes”</w:t>
        </w:r>
      </w:ins>
      <w:ins w:id="2375" w:author="Arthur Parmentier" w:date="2020-06-07T22:48:00Z">
        <w:r w:rsidR="005C7C74">
          <w:t xml:space="preserve"> and “Modes”</w:t>
        </w:r>
      </w:ins>
      <w:ins w:id="2376" w:author="Arthur Parmentier" w:date="2020-06-05T17:36:00Z">
        <w:r w:rsidRPr="007C437A">
          <w:t xml:space="preserve"> categor</w:t>
        </w:r>
      </w:ins>
      <w:ins w:id="2377" w:author="Arthur Parmentier" w:date="2020-06-07T22:48:00Z">
        <w:r w:rsidR="005C7C74">
          <w:t>ies</w:t>
        </w:r>
      </w:ins>
      <w:ins w:id="2378" w:author="Arthur Parmentier" w:date="2020-06-05T17:36:00Z">
        <w:r w:rsidRPr="007C437A">
          <w:t xml:space="preserve">, that </w:t>
        </w:r>
      </w:ins>
      <w:ins w:id="2379" w:author="Arthur Parmentier" w:date="2020-06-07T22:49:00Z">
        <w:r w:rsidR="005C7C74">
          <w:t xml:space="preserve">are </w:t>
        </w:r>
      </w:ins>
      <w:ins w:id="2380" w:author="Arthur Parmentier" w:date="2020-06-05T17:36:00Z">
        <w:r w:rsidRPr="007C437A">
          <w:t>said to also contain signs o</w:t>
        </w:r>
      </w:ins>
      <w:ins w:id="2381" w:author="Arthur Parmentier" w:date="2020-06-05T17:37:00Z">
        <w:r w:rsidRPr="007C437A">
          <w:t xml:space="preserve">f </w:t>
        </w:r>
      </w:ins>
      <w:ins w:id="2382" w:author="Arthur Parmentier" w:date="2020-06-05T17:36:00Z">
        <w:r w:rsidRPr="007C437A">
          <w:t>the category “Content”, although this division is at the same level.</w:t>
        </w:r>
      </w:ins>
      <w:ins w:id="2383" w:author="Arthur Parmentier" w:date="2020-06-05T17:37:00Z">
        <w:r w:rsidRPr="007C437A">
          <w:t xml:space="preserve"> </w:t>
        </w:r>
      </w:ins>
    </w:p>
    <w:p w:rsidR="005C7C74" w:rsidRDefault="00ED0716" w:rsidP="00E814B3">
      <w:pPr>
        <w:pStyle w:val="Paragraphedeliste"/>
        <w:numPr>
          <w:ilvl w:val="0"/>
          <w:numId w:val="11"/>
        </w:numPr>
        <w:rPr>
          <w:ins w:id="2384" w:author="Arthur Parmentier" w:date="2020-06-07T22:49:00Z"/>
        </w:rPr>
      </w:pPr>
      <w:ins w:id="2385" w:author="Arthur Parmentier" w:date="2020-06-07T22:49:00Z">
        <w:r>
          <w:t>On one hand, t</w:t>
        </w:r>
      </w:ins>
      <w:ins w:id="2386" w:author="Arthur Parmentier" w:date="2020-06-05T17:46:00Z">
        <w:r w:rsidR="005441BE" w:rsidRPr="007C437A">
          <w:t xml:space="preserve">he “Who, What, How, When” categories can be seen as the </w:t>
        </w:r>
      </w:ins>
      <w:ins w:id="2387" w:author="Arthur Parmentier" w:date="2020-06-05T17:47:00Z">
        <w:r w:rsidR="005441BE" w:rsidRPr="007C437A">
          <w:t>analogies</w:t>
        </w:r>
      </w:ins>
      <w:ins w:id="2388" w:author="Arthur Parmentier" w:date="2020-06-05T17:46:00Z">
        <w:r w:rsidR="005441BE" w:rsidRPr="007C437A">
          <w:t xml:space="preserve"> of </w:t>
        </w:r>
      </w:ins>
      <w:ins w:id="2389" w:author="Arthur Parmentier" w:date="2020-06-07T22:42:00Z">
        <w:r w:rsidR="0080218A">
          <w:t>subject, verb</w:t>
        </w:r>
      </w:ins>
      <w:ins w:id="2390" w:author="Arthur Parmentier" w:date="2020-06-07T22:43:00Z">
        <w:r w:rsidR="00523A85">
          <w:t>, direct object</w:t>
        </w:r>
      </w:ins>
      <w:ins w:id="2391" w:author="Arthur Parmentier" w:date="2020-06-07T22:42:00Z">
        <w:r w:rsidR="0080218A">
          <w:t xml:space="preserve"> </w:t>
        </w:r>
      </w:ins>
      <w:ins w:id="2392" w:author="Arthur Parmentier" w:date="2020-06-05T17:47:00Z">
        <w:r w:rsidR="005441BE" w:rsidRPr="007C437A">
          <w:t xml:space="preserve">and other </w:t>
        </w:r>
      </w:ins>
      <w:ins w:id="2393" w:author="Arthur Parmentier" w:date="2020-06-05T19:22:00Z">
        <w:r w:rsidR="000E299B" w:rsidRPr="007C437A">
          <w:t>syntactic</w:t>
        </w:r>
      </w:ins>
      <w:ins w:id="2394" w:author="Arthur Parmentier" w:date="2020-06-05T17:47:00Z">
        <w:r w:rsidR="005441BE" w:rsidRPr="007C437A">
          <w:t xml:space="preserve"> </w:t>
        </w:r>
      </w:ins>
      <w:ins w:id="2395" w:author="Arthur Parmentier" w:date="2020-06-07T22:42:00Z">
        <w:r w:rsidR="0080218A">
          <w:t>functions</w:t>
        </w:r>
      </w:ins>
      <w:ins w:id="2396" w:author="Arthur Parmentier" w:date="2020-06-05T17:47:00Z">
        <w:r w:rsidR="005441BE" w:rsidRPr="007C437A">
          <w:t xml:space="preserve"> in written or oral languages we are familiar with.</w:t>
        </w:r>
      </w:ins>
      <w:ins w:id="2397"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398" w:author="Arthur Parmentier" w:date="2020-06-07T22:47:00Z"/>
        </w:rPr>
      </w:pPr>
      <w:ins w:id="2399" w:author="Arthur Parmentier" w:date="2020-06-07T22:49:00Z">
        <w:r>
          <w:t xml:space="preserve">On the other hand, </w:t>
        </w:r>
      </w:ins>
      <w:ins w:id="2400" w:author="Arthur Parmentier" w:date="2020-06-07T22:51:00Z">
        <w:r>
          <w:t xml:space="preserve">the “Identifiers, Content, Modifier, Go gestures”, </w:t>
        </w:r>
      </w:ins>
      <w:ins w:id="2401" w:author="Arthur Parmentier" w:date="2020-06-07T22:52:00Z">
        <w:r w:rsidR="005D0DE2">
          <w:t>etc.</w:t>
        </w:r>
      </w:ins>
      <w:ins w:id="2402" w:author="Arthur Parmentier" w:date="2020-06-07T22:51:00Z">
        <w:r>
          <w:t xml:space="preserve"> seem to correspond to </w:t>
        </w:r>
      </w:ins>
      <w:ins w:id="2403" w:author="Arthur Parmentier" w:date="2020-06-07T22:53:00Z">
        <w:r w:rsidR="00D47C89">
          <w:t>syntactic</w:t>
        </w:r>
      </w:ins>
      <w:ins w:id="2404" w:author="Arthur Parmentier" w:date="2020-06-07T22:52:00Z">
        <w:r>
          <w:t xml:space="preserve"> labels</w:t>
        </w:r>
      </w:ins>
      <w:ins w:id="2405" w:author="Arthur Parmentier" w:date="2020-06-07T22:53:00Z">
        <w:r w:rsidR="00D47C89">
          <w:t xml:space="preserve"> (</w:t>
        </w:r>
      </w:ins>
      <w:ins w:id="2406" w:author="Arthur Parmentier" w:date="2020-06-07T22:54:00Z">
        <w:r w:rsidR="00D47C89">
          <w:t>also called syntactic tags)</w:t>
        </w:r>
      </w:ins>
      <w:ins w:id="2407" w:author="Arthur Parmentier" w:date="2020-06-07T22:52:00Z">
        <w:r>
          <w:t xml:space="preserve"> of the signs in SP.</w:t>
        </w:r>
      </w:ins>
    </w:p>
    <w:p w:rsidR="00BF0C35" w:rsidRPr="007C437A" w:rsidRDefault="00CC430C">
      <w:pPr>
        <w:pStyle w:val="Paragraphedeliste"/>
        <w:numPr>
          <w:ilvl w:val="0"/>
          <w:numId w:val="11"/>
        </w:numPr>
        <w:rPr>
          <w:ins w:id="2408" w:author="Arthur Parmentier" w:date="2020-06-05T18:02:00Z"/>
        </w:rPr>
        <w:pPrChange w:id="2409" w:author="Arthur Parmentier" w:date="2020-06-07T22:47:00Z">
          <w:pPr/>
        </w:pPrChange>
      </w:pPr>
      <w:ins w:id="2410" w:author="Arthur Parmentier" w:date="2020-06-05T18:02:00Z">
        <w:r w:rsidRPr="007C437A">
          <w:t xml:space="preserve">It is in these </w:t>
        </w:r>
      </w:ins>
      <w:ins w:id="2411" w:author="Arthur Parmentier" w:date="2020-06-07T22:43:00Z">
        <w:r w:rsidR="00523A85">
          <w:t>functional categories</w:t>
        </w:r>
      </w:ins>
      <w:ins w:id="2412" w:author="Arthur Parmentier" w:date="2020-06-05T18:02:00Z">
        <w:r w:rsidRPr="007C437A">
          <w:t xml:space="preserve"> that </w:t>
        </w:r>
      </w:ins>
      <w:ins w:id="2413" w:author="Arthur Parmentier" w:date="2020-06-07T22:43:00Z">
        <w:r w:rsidR="00523A85">
          <w:t>signs</w:t>
        </w:r>
      </w:ins>
      <w:ins w:id="2414" w:author="Arthur Parmentier" w:date="2020-06-05T18:02:00Z">
        <w:r w:rsidRPr="007C437A">
          <w:t xml:space="preserve"> are also </w:t>
        </w:r>
      </w:ins>
      <w:ins w:id="2415" w:author="Arthur Parmentier" w:date="2020-06-07T22:43:00Z">
        <w:r w:rsidR="00523A85">
          <w:t>descr</w:t>
        </w:r>
      </w:ins>
      <w:ins w:id="2416" w:author="Arthur Parmentier" w:date="2020-06-07T22:44:00Z">
        <w:r w:rsidR="00523A85">
          <w:t>ibed</w:t>
        </w:r>
      </w:ins>
      <w:ins w:id="2417" w:author="Arthur Parmentier" w:date="2020-06-05T18:02:00Z">
        <w:r w:rsidRPr="007C437A">
          <w:t xml:space="preserve"> in Walter’s SP workbooks</w:t>
        </w:r>
      </w:ins>
      <w:ins w:id="2418" w:author="Arthur Parmentier" w:date="2020-06-06T19:11:00Z">
        <w:r w:rsidR="00DD6F1F" w:rsidRPr="007C437A">
          <w:t xml:space="preserve"> 1 and 2</w:t>
        </w:r>
      </w:ins>
      <w:ins w:id="2419" w:author="Arthur Parmentier" w:date="2020-06-05T18:02:00Z">
        <w:r w:rsidRPr="007C437A">
          <w:t>.</w:t>
        </w:r>
      </w:ins>
    </w:p>
    <w:p w:rsidR="00CC430C" w:rsidRPr="007C437A" w:rsidRDefault="00CC430C" w:rsidP="00E814B3">
      <w:pPr>
        <w:rPr>
          <w:ins w:id="2420" w:author="Arthur Parmentier" w:date="2020-06-05T17:23:00Z"/>
        </w:rPr>
      </w:pPr>
      <w:ins w:id="2421" w:author="Arthur Parmentier" w:date="2020-06-05T18:04:00Z">
        <w:r w:rsidRPr="007C437A">
          <w:rPr>
            <w:noProof/>
            <w:rPrChange w:id="2422"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423" w:author="Arthur Parmentier" w:date="2020-06-05T17:23:00Z"/>
        </w:rPr>
      </w:pPr>
      <w:ins w:id="2424" w:author="Arthur Parmentier" w:date="2020-06-05T18:07:00Z">
        <w:r w:rsidRPr="007C437A">
          <w:rPr>
            <w:noProof/>
            <w:rPrChange w:id="2425"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426"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427"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428"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429"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430" w:author="Arthur Parmentier" w:date="2020-06-05T18:14:00Z"/>
        </w:rPr>
      </w:pPr>
      <w:ins w:id="2431" w:author="Arthur Parmentier" w:date="2020-06-05T18:12:00Z">
        <w:r w:rsidRPr="007C437A">
          <w:t>Although</w:t>
        </w:r>
      </w:ins>
      <w:ins w:id="2432" w:author="Arthur Parmentier" w:date="2020-06-05T18:09:00Z">
        <w:r w:rsidR="00CC430C" w:rsidRPr="007C437A">
          <w:t xml:space="preserve"> in the WB1, the signs are only classified by “syntax”</w:t>
        </w:r>
      </w:ins>
      <w:ins w:id="2433" w:author="Arthur Parmentier" w:date="2020-06-05T18:10:00Z">
        <w:r w:rsidR="00CC430C" w:rsidRPr="007C437A">
          <w:t xml:space="preserve"> (Who, What, How, When)</w:t>
        </w:r>
      </w:ins>
      <w:ins w:id="2434" w:author="Arthur Parmentier" w:date="2020-06-05T18:09:00Z">
        <w:r w:rsidR="00CC430C" w:rsidRPr="007C437A">
          <w:t xml:space="preserve"> and “category” (function signals </w:t>
        </w:r>
      </w:ins>
      <w:ins w:id="2435" w:author="Arthur Parmentier" w:date="2020-06-05T18:10:00Z">
        <w:r w:rsidR="00CC430C" w:rsidRPr="007C437A">
          <w:t>or sculpting gestures), in WB2</w:t>
        </w:r>
      </w:ins>
      <w:ins w:id="2436" w:author="Arthur Parmentier" w:date="2020-06-05T18:11:00Z">
        <w:r w:rsidR="00CC430C" w:rsidRPr="007C437A">
          <w:t xml:space="preserve"> the “subcategories”</w:t>
        </w:r>
      </w:ins>
      <w:ins w:id="2437" w:author="Arthur Parmentier" w:date="2020-06-07T22:55:00Z">
        <w:r w:rsidR="00C1087F">
          <w:t xml:space="preserve"> (</w:t>
        </w:r>
        <w:r w:rsidR="00C1087F" w:rsidRPr="007C437A">
          <w:t>Identifier, Content, Modifier, Go gesture</w:t>
        </w:r>
        <w:r w:rsidR="00C1087F">
          <w:t>)</w:t>
        </w:r>
      </w:ins>
      <w:ins w:id="2438" w:author="Arthur Parmentier" w:date="2020-06-05T18:11:00Z">
        <w:r w:rsidR="00CC430C" w:rsidRPr="007C437A">
          <w:t xml:space="preserve"> are introduced.</w:t>
        </w:r>
      </w:ins>
      <w:ins w:id="2439" w:author="Arthur Parmentier" w:date="2020-06-05T18:12:00Z">
        <w:r w:rsidRPr="007C437A">
          <w:t xml:space="preserve"> </w:t>
        </w:r>
      </w:ins>
      <w:ins w:id="2440" w:author="Arthur Parmentier" w:date="2020-06-07T22:54:00Z">
        <w:r w:rsidR="00C1087F">
          <w:br/>
        </w:r>
      </w:ins>
      <w:ins w:id="2441" w:author="Arthur Parmentier" w:date="2020-06-05T18:12:00Z">
        <w:r w:rsidRPr="007C437A">
          <w:t xml:space="preserve">From the reading of the “structure of Soundpainting” and our initial remarks, we could conclude that there is an exact </w:t>
        </w:r>
      </w:ins>
      <w:ins w:id="2442" w:author="Arthur Parmentier" w:date="2020-06-05T18:13:00Z">
        <w:r w:rsidRPr="007C437A">
          <w:t>mapping between the synta</w:t>
        </w:r>
      </w:ins>
      <w:ins w:id="2443" w:author="Arthur Parmentier" w:date="2020-06-07T22:54:00Z">
        <w:r w:rsidR="00C1087F">
          <w:t xml:space="preserve">ctic functions </w:t>
        </w:r>
      </w:ins>
      <w:ins w:id="2444" w:author="Arthur Parmentier" w:date="2020-06-05T18:13:00Z">
        <w:r w:rsidRPr="007C437A">
          <w:t xml:space="preserve">Who, What, How, When and the </w:t>
        </w:r>
      </w:ins>
      <w:ins w:id="2445" w:author="Arthur Parmentier" w:date="2020-06-07T22:55:00Z">
        <w:r w:rsidR="00C1087F">
          <w:t xml:space="preserve">syntactic labels </w:t>
        </w:r>
      </w:ins>
      <w:ins w:id="2446" w:author="Arthur Parmentier" w:date="2020-06-05T18:13:00Z">
        <w:r w:rsidRPr="007C437A">
          <w:t xml:space="preserve">“Identifier, Content, Modifier, Go gesture”. However, we observer examples </w:t>
        </w:r>
      </w:ins>
      <w:ins w:id="2447" w:author="Arthur Parmentier" w:date="2020-06-05T18:14:00Z">
        <w:r w:rsidRPr="007C437A">
          <w:t xml:space="preserve">in the WB2 that contradicts this </w:t>
        </w:r>
      </w:ins>
      <w:ins w:id="2448" w:author="Arthur Parmentier" w:date="2020-06-06T19:13:00Z">
        <w:r w:rsidR="00257B38" w:rsidRPr="007C437A">
          <w:t>hypothesis</w:t>
        </w:r>
      </w:ins>
      <w:ins w:id="2449" w:author="Arthur Parmentier" w:date="2020-06-05T18:14:00Z">
        <w:r w:rsidRPr="007C437A">
          <w:t>.</w:t>
        </w:r>
      </w:ins>
    </w:p>
    <w:p w:rsidR="00C04C33" w:rsidRPr="007C437A" w:rsidRDefault="00C04C33" w:rsidP="00E814B3">
      <w:pPr>
        <w:rPr>
          <w:ins w:id="2450" w:author="Arthur Parmentier" w:date="2020-06-05T18:08:00Z"/>
        </w:rPr>
      </w:pPr>
      <w:ins w:id="2451" w:author="Arthur Parmentier" w:date="2020-06-05T18:15:00Z">
        <w:r w:rsidRPr="007C437A">
          <w:rPr>
            <w:noProof/>
            <w:rPrChange w:id="2452"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453"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454"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455"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456" w:author="Arthur Parmentier" w:date="2020-06-05T18:19:00Z"/>
        </w:rPr>
      </w:pPr>
      <w:ins w:id="2457" w:author="Arthur Parmentier" w:date="2020-06-05T18:16:00Z">
        <w:r w:rsidRPr="007C437A">
          <w:t xml:space="preserve">In those examples, additional </w:t>
        </w:r>
      </w:ins>
      <w:ins w:id="2458" w:author="Arthur Parmentier" w:date="2020-06-07T22:55:00Z">
        <w:r w:rsidR="00CC2C90">
          <w:t>“</w:t>
        </w:r>
      </w:ins>
      <w:ins w:id="2459" w:author="Arthur Parmentier" w:date="2020-06-05T18:16:00Z">
        <w:r w:rsidRPr="007C437A">
          <w:t>syntax</w:t>
        </w:r>
      </w:ins>
      <w:ins w:id="2460" w:author="Arthur Parmentier" w:date="2020-06-07T22:55:00Z">
        <w:r w:rsidR="00CC2C90">
          <w:t>”</w:t>
        </w:r>
      </w:ins>
      <w:ins w:id="2461" w:author="Arthur Parmentier" w:date="2020-06-05T18:16:00Z">
        <w:r w:rsidRPr="007C437A">
          <w:t xml:space="preserve"> categories are mentioned in parenthesis and we observe signs of the </w:t>
        </w:r>
      </w:ins>
      <w:ins w:id="2462" w:author="Arthur Parmentier" w:date="2020-06-07T22:56:00Z">
        <w:r w:rsidR="00CC2C90">
          <w:t>label</w:t>
        </w:r>
      </w:ins>
      <w:ins w:id="2463" w:author="Arthur Parmentier" w:date="2020-06-05T18:17:00Z">
        <w:r w:rsidRPr="007C437A">
          <w:t xml:space="preserve"> “Content” that are classified as part of the “How” </w:t>
        </w:r>
      </w:ins>
      <w:ins w:id="2464" w:author="Arthur Parmentier" w:date="2020-06-07T22:56:00Z">
        <w:r w:rsidR="00CC2C90">
          <w:t>syntactic function</w:t>
        </w:r>
      </w:ins>
      <w:ins w:id="2465" w:author="Arthur Parmentier" w:date="2020-06-05T18:17:00Z">
        <w:r w:rsidRPr="007C437A">
          <w:t xml:space="preserve">, or “Modifiers” that </w:t>
        </w:r>
      </w:ins>
      <w:ins w:id="2466" w:author="Arthur Parmentier" w:date="2020-06-07T22:56:00Z">
        <w:r w:rsidR="00CC2C90">
          <w:t>classified as</w:t>
        </w:r>
      </w:ins>
      <w:ins w:id="2467" w:author="Arthur Parmentier" w:date="2020-06-05T18:17:00Z">
        <w:r w:rsidRPr="007C437A">
          <w:t xml:space="preserve"> “What” </w:t>
        </w:r>
      </w:ins>
      <w:ins w:id="2468" w:author="Arthur Parmentier" w:date="2020-06-07T22:56:00Z">
        <w:r w:rsidR="00CC2C90">
          <w:t>or</w:t>
        </w:r>
      </w:ins>
      <w:ins w:id="2469" w:author="Arthur Parmentier" w:date="2020-06-05T18:17:00Z">
        <w:r w:rsidRPr="007C437A">
          <w:t xml:space="preserve"> “</w:t>
        </w:r>
      </w:ins>
      <w:ins w:id="2470" w:author="Arthur Parmentier" w:date="2020-06-05T18:18:00Z">
        <w:r w:rsidRPr="007C437A">
          <w:t xml:space="preserve">Who”. Similarly, other signs are indicated as sharing the </w:t>
        </w:r>
      </w:ins>
      <w:ins w:id="2471" w:author="Arthur Parmentier" w:date="2020-06-07T22:57:00Z">
        <w:r w:rsidR="00CC2C90">
          <w:t>functions</w:t>
        </w:r>
      </w:ins>
      <w:ins w:id="2472" w:author="Arthur Parmentier" w:date="2020-06-05T18:18:00Z">
        <w:r w:rsidRPr="007C437A">
          <w:t xml:space="preserve"> What and How, What and Who… and</w:t>
        </w:r>
      </w:ins>
      <w:ins w:id="2473" w:author="Arthur Parmentier" w:date="2020-06-05T18:19:00Z">
        <w:r w:rsidRPr="007C437A">
          <w:t xml:space="preserve"> some Modifiers are </w:t>
        </w:r>
      </w:ins>
      <w:ins w:id="2474" w:author="Arthur Parmentier" w:date="2020-06-07T22:57:00Z">
        <w:r w:rsidR="00CC2C90">
          <w:t>classified as</w:t>
        </w:r>
      </w:ins>
      <w:ins w:id="2475" w:author="Arthur Parmentier" w:date="2020-06-05T18:19:00Z">
        <w:r w:rsidRPr="007C437A">
          <w:t xml:space="preserve"> “When”.</w:t>
        </w:r>
      </w:ins>
      <w:ins w:id="2476" w:author="Arthur Parmentier" w:date="2020-06-08T00:02:00Z">
        <w:r w:rsidR="00CD6D2E">
          <w:t xml:space="preserve"> A pri</w:t>
        </w:r>
      </w:ins>
      <w:ins w:id="2477" w:author="Arthur Parmentier" w:date="2020-06-08T00:03:00Z">
        <w:r w:rsidR="00CD6D2E">
          <w:t>ori, these could be interpreted as inconsistencies in Thompson’s analysis of the SP grammar.</w:t>
        </w:r>
      </w:ins>
    </w:p>
    <w:p w:rsidR="00752860" w:rsidRPr="007C437A" w:rsidRDefault="00CD6D2E" w:rsidP="00E814B3">
      <w:pPr>
        <w:rPr>
          <w:ins w:id="2478" w:author="Arthur Parmentier" w:date="2020-06-05T18:22:00Z"/>
        </w:rPr>
      </w:pPr>
      <w:ins w:id="2479" w:author="Arthur Parmentier" w:date="2020-06-08T00:04:00Z">
        <w:r>
          <w:t xml:space="preserve">My interpretation of his analysis of the SP grammar is the </w:t>
        </w:r>
        <w:r w:rsidR="00857472">
          <w:t>following</w:t>
        </w:r>
      </w:ins>
      <w:ins w:id="2480" w:author="Arthur Parmentier" w:date="2020-06-05T18:22:00Z">
        <w:r w:rsidR="00752860" w:rsidRPr="007C437A">
          <w:t>:</w:t>
        </w:r>
      </w:ins>
    </w:p>
    <w:p w:rsidR="00857472" w:rsidRDefault="00752860" w:rsidP="00752860">
      <w:pPr>
        <w:pStyle w:val="Paragraphedeliste"/>
        <w:numPr>
          <w:ilvl w:val="0"/>
          <w:numId w:val="11"/>
        </w:numPr>
        <w:rPr>
          <w:ins w:id="2481" w:author="Arthur Parmentier" w:date="2020-06-08T00:10:00Z"/>
        </w:rPr>
      </w:pPr>
      <w:ins w:id="2482" w:author="Arthur Parmentier" w:date="2020-06-05T18:22:00Z">
        <w:r w:rsidRPr="007C437A">
          <w:lastRenderedPageBreak/>
          <w:t>First, I think that</w:t>
        </w:r>
      </w:ins>
      <w:ins w:id="2483" w:author="Arthur Parmentier" w:date="2020-06-05T18:19:00Z">
        <w:r w:rsidR="00C04C33" w:rsidRPr="007C437A">
          <w:t xml:space="preserve"> there </w:t>
        </w:r>
      </w:ins>
      <w:ins w:id="2484" w:author="Arthur Parmentier" w:date="2020-06-05T18:20:00Z">
        <w:r w:rsidR="00C04C33" w:rsidRPr="007C437A">
          <w:t xml:space="preserve">is a confusion between the </w:t>
        </w:r>
      </w:ins>
      <w:ins w:id="2485" w:author="Arthur Parmentier" w:date="2020-06-08T00:05:00Z">
        <w:r w:rsidR="00857472">
          <w:t xml:space="preserve">notions of </w:t>
        </w:r>
      </w:ins>
      <w:ins w:id="2486" w:author="Arthur Parmentier" w:date="2020-06-08T00:34:00Z">
        <w:r w:rsidR="006B356D">
          <w:t>lexical categor</w:t>
        </w:r>
      </w:ins>
      <w:ins w:id="2487" w:author="Arthur Parmentier" w:date="2020-06-08T00:35:00Z">
        <w:r w:rsidR="006B356D">
          <w:t>ie</w:t>
        </w:r>
      </w:ins>
      <w:ins w:id="2488" w:author="Arthur Parmentier" w:date="2020-06-08T00:05:00Z">
        <w:r w:rsidR="00857472">
          <w:t xml:space="preserve">s, </w:t>
        </w:r>
      </w:ins>
      <w:ins w:id="2489" w:author="Arthur Parmentier" w:date="2020-06-08T00:35:00Z">
        <w:r w:rsidR="00E71AB6">
          <w:t xml:space="preserve">syntactic </w:t>
        </w:r>
      </w:ins>
      <w:ins w:id="2490" w:author="Arthur Parmentier" w:date="2020-06-07T22:24:00Z">
        <w:r w:rsidR="00EF5C44">
          <w:t>structure</w:t>
        </w:r>
      </w:ins>
      <w:ins w:id="2491" w:author="Arthur Parmentier" w:date="2020-06-08T00:05:00Z">
        <w:r w:rsidR="00857472">
          <w:t>s and functions in his a</w:t>
        </w:r>
      </w:ins>
      <w:ins w:id="2492" w:author="Arthur Parmentier" w:date="2020-06-08T00:06:00Z">
        <w:r w:rsidR="00857472">
          <w:t xml:space="preserve">nalysis. It is suggested in his definition of the SP structure that </w:t>
        </w:r>
      </w:ins>
      <w:ins w:id="2493" w:author="Arthur Parmentier" w:date="2020-06-08T00:07:00Z">
        <w:r w:rsidR="00857472">
          <w:t xml:space="preserve">to each </w:t>
        </w:r>
      </w:ins>
      <w:ins w:id="2494" w:author="Arthur Parmentier" w:date="2020-06-08T00:34:00Z">
        <w:r w:rsidR="006B356D">
          <w:t>lexical category</w:t>
        </w:r>
      </w:ins>
      <w:ins w:id="2495" w:author="Arthur Parmentier" w:date="2020-06-08T00:07:00Z">
        <w:r w:rsidR="00857472">
          <w:t xml:space="preserve"> (Identifier, Content, Modifier, Go gesture…) corresponds a single grammatical </w:t>
        </w:r>
      </w:ins>
      <w:ins w:id="2496" w:author="Arthur Parmentier" w:date="2020-06-08T00:08:00Z">
        <w:r w:rsidR="00857472">
          <w:t>function (Who, What, How, When)</w:t>
        </w:r>
      </w:ins>
      <w:ins w:id="2497" w:author="Arthur Parmentier" w:date="2020-06-08T00:09:00Z">
        <w:r w:rsidR="00857472">
          <w:t xml:space="preserve">, while in his WB 2, he shows </w:t>
        </w:r>
      </w:ins>
      <w:ins w:id="2498" w:author="Arthur Parmentier" w:date="2020-06-08T00:35:00Z">
        <w:r w:rsidR="004D5BD4">
          <w:t>it</w:t>
        </w:r>
      </w:ins>
      <w:ins w:id="2499" w:author="Arthur Parmentier" w:date="2020-06-08T00:09:00Z">
        <w:r w:rsidR="00857472">
          <w:t xml:space="preserve"> can correspond</w:t>
        </w:r>
      </w:ins>
      <w:ins w:id="2500" w:author="Arthur Parmentier" w:date="2020-06-08T00:35:00Z">
        <w:r w:rsidR="009D140B">
          <w:t xml:space="preserve"> to</w:t>
        </w:r>
      </w:ins>
      <w:ins w:id="2501" w:author="Arthur Parmentier" w:date="2020-06-08T00:09:00Z">
        <w:r w:rsidR="00857472">
          <w:t xml:space="preserve"> several functions. He does however not detail how a </w:t>
        </w:r>
      </w:ins>
      <w:ins w:id="2502" w:author="Arthur Parmentier" w:date="2020-06-08T00:36:00Z">
        <w:r w:rsidR="00B41BD3">
          <w:t>lexical category</w:t>
        </w:r>
      </w:ins>
      <w:ins w:id="2503" w:author="Arthur Parmentier" w:date="2020-06-08T00:09:00Z">
        <w:r w:rsidR="00857472">
          <w:t xml:space="preserve"> performs a specific function, or </w:t>
        </w:r>
      </w:ins>
      <w:ins w:id="2504"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505" w:author="Arthur Parmentier" w:date="2020-06-08T00:12:00Z"/>
        </w:rPr>
      </w:pPr>
      <w:ins w:id="2506" w:author="Arthur Parmentier" w:date="2020-06-08T00:11:00Z">
        <w:r>
          <w:t xml:space="preserve">Then, I think that additional confusion is brought by the naming of his categories for the </w:t>
        </w:r>
      </w:ins>
      <w:ins w:id="2507" w:author="Arthur Parmentier" w:date="2020-06-08T00:12:00Z">
        <w:r>
          <w:t xml:space="preserve">signs: </w:t>
        </w:r>
      </w:ins>
      <w:ins w:id="2508" w:author="Arthur Parmentier" w:date="2020-06-08T00:11:00Z">
        <w:r>
          <w:t xml:space="preserve">“category”, “subcategory”, “syntax”. </w:t>
        </w:r>
      </w:ins>
      <w:ins w:id="2509" w:author="Arthur Parmentier" w:date="2020-06-08T00:12:00Z">
        <w:r>
          <w:t>I think he misses two important things:</w:t>
        </w:r>
      </w:ins>
    </w:p>
    <w:p w:rsidR="00857472" w:rsidRDefault="00BE0944" w:rsidP="00857472">
      <w:pPr>
        <w:pStyle w:val="Paragraphedeliste"/>
        <w:numPr>
          <w:ilvl w:val="1"/>
          <w:numId w:val="11"/>
        </w:numPr>
        <w:rPr>
          <w:ins w:id="2510" w:author="Arthur Parmentier" w:date="2020-06-08T00:13:00Z"/>
        </w:rPr>
      </w:pPr>
      <w:ins w:id="2511" w:author="Arthur Parmentier" w:date="2020-06-08T00:38:00Z">
        <w:r>
          <w:t>What is named “syntax” correspond to the typical syntactic functions that the sign</w:t>
        </w:r>
      </w:ins>
      <w:ins w:id="2512" w:author="Arthur Parmentier" w:date="2020-06-08T00:39:00Z">
        <w:r>
          <w:t xml:space="preserve"> can perform in the clause.</w:t>
        </w:r>
        <w:r w:rsidR="000F22A7">
          <w:t xml:space="preserve"> However, it is different from the syntactic categories themselves</w:t>
        </w:r>
      </w:ins>
      <w:ins w:id="2513" w:author="Arthur Parmentier" w:date="2020-06-08T00:41:00Z">
        <w:r w:rsidR="000F22A7">
          <w:t xml:space="preserve"> (I suggest to name them “Identifier phrase”, “Content phrase”…)</w:t>
        </w:r>
      </w:ins>
      <w:ins w:id="2514" w:author="Arthur Parmentier" w:date="2020-06-08T00:39:00Z">
        <w:r w:rsidR="000F22A7">
          <w:t xml:space="preserve">, among which the lexical category is relevant </w:t>
        </w:r>
      </w:ins>
      <w:ins w:id="2515" w:author="Arthur Parmentier" w:date="2020-06-08T00:40:00Z">
        <w:r w:rsidR="000F22A7">
          <w:t>for a single sign (Identifier, Co</w:t>
        </w:r>
      </w:ins>
      <w:ins w:id="2516" w:author="Arthur Parmentier" w:date="2020-06-08T00:41:00Z">
        <w:r w:rsidR="000F22A7">
          <w:t>ntent…)</w:t>
        </w:r>
        <w:r w:rsidR="0030454A">
          <w:t>.</w:t>
        </w:r>
      </w:ins>
    </w:p>
    <w:p w:rsidR="00C9469B" w:rsidRDefault="00857472" w:rsidP="00C9469B">
      <w:pPr>
        <w:pStyle w:val="Paragraphedeliste"/>
        <w:numPr>
          <w:ilvl w:val="1"/>
          <w:numId w:val="11"/>
        </w:numPr>
        <w:rPr>
          <w:ins w:id="2517" w:author="Arthur Parmentier" w:date="2020-06-08T00:17:00Z"/>
        </w:rPr>
      </w:pPr>
      <w:ins w:id="2518" w:author="Arthur Parmentier" w:date="2020-06-08T00:13:00Z">
        <w:r>
          <w:t xml:space="preserve">That </w:t>
        </w:r>
      </w:ins>
      <w:ins w:id="2519" w:author="Arthur Parmentier" w:date="2020-06-08T00:14:00Z">
        <w:r>
          <w:t xml:space="preserve">the “categories” (at the opposite of the “subcategories” and “syntax”) </w:t>
        </w:r>
      </w:ins>
      <w:ins w:id="2520" w:author="Arthur Parmentier" w:date="2020-06-08T00:15:00Z">
        <w:r w:rsidR="00A8465E">
          <w:t xml:space="preserve">may be relevant in artistic terms, in order to think the roles of the signs in the artistic creation (sculpting, function…) but may not be relevant </w:t>
        </w:r>
      </w:ins>
      <w:ins w:id="2521" w:author="Arthur Parmentier" w:date="2020-06-08T00:16:00Z">
        <w:r w:rsidR="00A8465E">
          <w:t>at the syntax level</w:t>
        </w:r>
      </w:ins>
      <w:ins w:id="2522" w:author="Arthur Parmentier" w:date="2020-06-08T00:15:00Z">
        <w:r w:rsidR="00A8465E">
          <w:t>.</w:t>
        </w:r>
      </w:ins>
    </w:p>
    <w:p w:rsidR="00C04C33" w:rsidRPr="007C437A" w:rsidRDefault="00C9469B">
      <w:pPr>
        <w:ind w:left="720"/>
        <w:rPr>
          <w:ins w:id="2523" w:author="Arthur Parmentier" w:date="2020-06-05T18:23:00Z"/>
        </w:rPr>
        <w:pPrChange w:id="2524" w:author="Arthur Parmentier" w:date="2020-06-08T00:18:00Z">
          <w:pPr>
            <w:pStyle w:val="Paragraphedeliste"/>
            <w:numPr>
              <w:numId w:val="11"/>
            </w:numPr>
            <w:ind w:hanging="360"/>
          </w:pPr>
        </w:pPrChange>
      </w:pPr>
      <w:ins w:id="2525" w:author="Arthur Parmentier" w:date="2020-06-08T00:17:00Z">
        <w:r>
          <w:t>If instead, he would rename those categories as “artistic category”, “</w:t>
        </w:r>
      </w:ins>
      <w:ins w:id="2526" w:author="Arthur Parmentier" w:date="2020-06-08T00:34:00Z">
        <w:r w:rsidR="006B356D">
          <w:t>lexical category</w:t>
        </w:r>
      </w:ins>
      <w:ins w:id="2527" w:author="Arthur Parmentier" w:date="2020-06-08T00:17:00Z">
        <w:r>
          <w:t xml:space="preserve">” and “syntactic function”, parts of the </w:t>
        </w:r>
      </w:ins>
      <w:ins w:id="2528" w:author="Arthur Parmentier" w:date="2020-06-08T00:18:00Z">
        <w:r>
          <w:t>ambiguity would be removed.</w:t>
        </w:r>
      </w:ins>
    </w:p>
    <w:p w:rsidR="00DD5382" w:rsidRDefault="00C9469B" w:rsidP="00752860">
      <w:pPr>
        <w:pStyle w:val="Paragraphedeliste"/>
        <w:numPr>
          <w:ilvl w:val="0"/>
          <w:numId w:val="11"/>
        </w:numPr>
        <w:rPr>
          <w:ins w:id="2529" w:author="Arthur Parmentier" w:date="2020-06-08T00:43:00Z"/>
        </w:rPr>
      </w:pPr>
      <w:ins w:id="2530" w:author="Arthur Parmentier" w:date="2020-06-08T00:21:00Z">
        <w:r>
          <w:t xml:space="preserve">Moreover, </w:t>
        </w:r>
      </w:ins>
      <w:ins w:id="2531" w:author="Arthur Parmentier" w:date="2020-06-05T18:24:00Z">
        <w:r w:rsidR="00752860" w:rsidRPr="007C437A">
          <w:t>I think that this hierarchy of categories has been designed to explain further complexity in the syntax itself, without studying it</w:t>
        </w:r>
      </w:ins>
      <w:ins w:id="2532" w:author="Arthur Parmentier" w:date="2020-06-08T00:42:00Z">
        <w:r w:rsidR="00F82F29">
          <w:t>s</w:t>
        </w:r>
        <w:r w:rsidR="00486495">
          <w:t xml:space="preserve"> deeper</w:t>
        </w:r>
      </w:ins>
      <w:ins w:id="2533" w:author="Arthur Parmentier" w:date="2020-06-05T18:24:00Z">
        <w:r w:rsidR="00752860" w:rsidRPr="007C437A">
          <w:t xml:space="preserve"> mechanisms </w:t>
        </w:r>
      </w:ins>
      <w:ins w:id="2534" w:author="Arthur Parmentier" w:date="2020-06-05T18:25:00Z">
        <w:r w:rsidR="00752860" w:rsidRPr="007C437A">
          <w:t>to derive the relevant synta</w:t>
        </w:r>
      </w:ins>
      <w:ins w:id="2535" w:author="Arthur Parmentier" w:date="2020-06-08T00:43:00Z">
        <w:r w:rsidR="00BB0B55">
          <w:t>ctic</w:t>
        </w:r>
      </w:ins>
      <w:ins w:id="2536" w:author="Arthur Parmentier" w:date="2020-06-05T18:25:00Z">
        <w:r w:rsidR="00752860" w:rsidRPr="007C437A">
          <w:t xml:space="preserve"> categories in SP.</w:t>
        </w:r>
      </w:ins>
      <w:ins w:id="2537" w:author="Arthur Parmentier" w:date="2020-06-05T18:26:00Z">
        <w:r w:rsidR="00C87BEA" w:rsidRPr="007C437A">
          <w:t xml:space="preserve"> In other words, </w:t>
        </w:r>
      </w:ins>
      <w:ins w:id="2538" w:author="Arthur Parmentier" w:date="2020-06-08T00:23:00Z">
        <w:r w:rsidR="00480CA1">
          <w:t>by suggesting the existence of “alternative syntax” categories,</w:t>
        </w:r>
      </w:ins>
      <w:ins w:id="2539" w:author="Arthur Parmentier" w:date="2020-06-08T00:22:00Z">
        <w:r w:rsidR="00480CA1">
          <w:t xml:space="preserve"> Thompson is leaving implicit that</w:t>
        </w:r>
      </w:ins>
      <w:ins w:id="2540" w:author="Arthur Parmentier" w:date="2020-06-08T00:43:00Z">
        <w:r w:rsidR="00DD5382">
          <w:t>:</w:t>
        </w:r>
      </w:ins>
    </w:p>
    <w:p w:rsidR="00DD5382" w:rsidRDefault="00C87BEA" w:rsidP="00DD5382">
      <w:pPr>
        <w:pStyle w:val="Paragraphedeliste"/>
        <w:numPr>
          <w:ilvl w:val="1"/>
          <w:numId w:val="11"/>
        </w:numPr>
        <w:rPr>
          <w:ins w:id="2541" w:author="Arthur Parmentier" w:date="2020-06-08T00:43:00Z"/>
        </w:rPr>
      </w:pPr>
      <w:ins w:id="2542" w:author="Arthur Parmentier" w:date="2020-06-05T18:26:00Z">
        <w:r w:rsidRPr="007C437A">
          <w:t xml:space="preserve"> </w:t>
        </w:r>
      </w:ins>
      <w:ins w:id="2543" w:author="Arthur Parmentier" w:date="2020-06-08T00:51:00Z">
        <w:r w:rsidR="00326B6E">
          <w:t>T</w:t>
        </w:r>
      </w:ins>
      <w:ins w:id="2544" w:author="Arthur Parmentier" w:date="2020-06-05T18:26:00Z">
        <w:r w:rsidRPr="007C437A">
          <w:t xml:space="preserve">he syntax of </w:t>
        </w:r>
      </w:ins>
      <w:ins w:id="2545" w:author="Arthur Parmentier" w:date="2020-06-08T00:44:00Z">
        <w:r w:rsidR="00DD5382">
          <w:t>SP has</w:t>
        </w:r>
      </w:ins>
      <w:ins w:id="2546" w:author="Arthur Parmentier" w:date="2020-06-08T00:45:00Z">
        <w:r w:rsidR="00DD5382">
          <w:t xml:space="preserve"> several</w:t>
        </w:r>
      </w:ins>
      <w:ins w:id="2547" w:author="Arthur Parmentier" w:date="2020-06-08T00:44:00Z">
        <w:r w:rsidR="00DD5382">
          <w:t xml:space="preserve"> </w:t>
        </w:r>
      </w:ins>
      <w:ins w:id="2548"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549" w:author="Arthur Parmentier" w:date="2020-06-08T00:47:00Z"/>
        </w:rPr>
      </w:pPr>
      <w:ins w:id="2550" w:author="Arthur Parmentier" w:date="2020-06-08T00:46:00Z">
        <w:r>
          <w:t>There are additional lexical categories such as adpositions that allow to construct phrases from single signs, while changing their funct</w:t>
        </w:r>
      </w:ins>
      <w:ins w:id="2551" w:author="Arthur Parmentier" w:date="2020-06-08T00:47:00Z">
        <w:r>
          <w:t>ion</w:t>
        </w:r>
      </w:ins>
    </w:p>
    <w:p w:rsidR="00DD5382" w:rsidRDefault="00DD5382">
      <w:pPr>
        <w:pStyle w:val="Paragraphedeliste"/>
        <w:rPr>
          <w:ins w:id="2552" w:author="Arthur Parmentier" w:date="2020-06-08T00:43:00Z"/>
        </w:rPr>
        <w:pPrChange w:id="2553" w:author="Arthur Parmentier" w:date="2020-06-08T00:47:00Z">
          <w:pPr>
            <w:pStyle w:val="Paragraphedeliste"/>
            <w:numPr>
              <w:ilvl w:val="1"/>
              <w:numId w:val="11"/>
            </w:numPr>
            <w:ind w:left="1440" w:hanging="360"/>
          </w:pPr>
        </w:pPrChange>
      </w:pPr>
      <w:ins w:id="2554" w:author="Arthur Parmentier" w:date="2020-06-08T00:47:00Z">
        <w:r>
          <w:t xml:space="preserve">As a simple example, let’s simply mention at this point that the </w:t>
        </w:r>
      </w:ins>
      <w:ins w:id="2555" w:author="Arthur Parmentier" w:date="2020-06-08T00:50:00Z">
        <w:r w:rsidR="00393C40">
          <w:t xml:space="preserve">common </w:t>
        </w:r>
      </w:ins>
      <w:ins w:id="2556" w:author="Arthur Parmentier" w:date="2020-06-08T00:47:00Z">
        <w:r>
          <w:t>clause “minimalism group</w:t>
        </w:r>
      </w:ins>
      <w:ins w:id="2557" w:author="Arthur Parmentier" w:date="2020-06-08T00:48:00Z">
        <w:r>
          <w:t xml:space="preserve">, off” is not explained in Thompson’s description, nor “Whole group, </w:t>
        </w:r>
      </w:ins>
      <w:ins w:id="2558" w:author="Arthur Parmentier" w:date="2020-06-08T00:49:00Z">
        <w:r>
          <w:t>long tone with movement, play” or “Whole group, movement with long tone, play” (and it</w:t>
        </w:r>
      </w:ins>
      <w:ins w:id="2559" w:author="Arthur Parmentier" w:date="2020-06-08T00:50:00Z">
        <w:r>
          <w:t xml:space="preserve"> is unclear at this stage too which one of the latter is correct).</w:t>
        </w:r>
      </w:ins>
    </w:p>
    <w:p w:rsidR="00752860" w:rsidRPr="007C437A" w:rsidRDefault="00480CA1">
      <w:pPr>
        <w:ind w:left="720"/>
        <w:rPr>
          <w:ins w:id="2560" w:author="Arthur Parmentier" w:date="2020-06-05T18:25:00Z"/>
        </w:rPr>
        <w:pPrChange w:id="2561" w:author="Arthur Parmentier" w:date="2020-06-08T00:43:00Z">
          <w:pPr>
            <w:pStyle w:val="Paragraphedeliste"/>
            <w:numPr>
              <w:numId w:val="11"/>
            </w:numPr>
            <w:ind w:hanging="360"/>
          </w:pPr>
        </w:pPrChange>
      </w:pPr>
      <w:ins w:id="2562" w:author="Arthur Parmentier" w:date="2020-06-08T00:24:00Z">
        <w:r>
          <w:t>A deeper linguistic analysis</w:t>
        </w:r>
      </w:ins>
      <w:ins w:id="2563" w:author="Arthur Parmentier" w:date="2020-06-05T18:27:00Z">
        <w:r w:rsidR="00C87BEA" w:rsidRPr="007C437A">
          <w:t xml:space="preserve"> would</w:t>
        </w:r>
      </w:ins>
      <w:ins w:id="2564" w:author="Arthur Parmentier" w:date="2020-06-08T00:24:00Z">
        <w:r>
          <w:t xml:space="preserve"> probably</w:t>
        </w:r>
      </w:ins>
      <w:ins w:id="2565" w:author="Arthur Parmentier" w:date="2020-06-05T18:27:00Z">
        <w:r w:rsidR="00C87BEA" w:rsidRPr="007C437A">
          <w:t xml:space="preserve"> lead to</w:t>
        </w:r>
      </w:ins>
      <w:ins w:id="2566" w:author="Arthur Parmentier" w:date="2020-06-08T00:24:00Z">
        <w:r>
          <w:t xml:space="preserve"> more</w:t>
        </w:r>
      </w:ins>
      <w:ins w:id="2567" w:author="Arthur Parmentier" w:date="2020-06-05T18:27:00Z">
        <w:r w:rsidR="00C87BEA" w:rsidRPr="007C437A">
          <w:t xml:space="preserve"> relevant categories to think </w:t>
        </w:r>
      </w:ins>
      <w:ins w:id="2568" w:author="Arthur Parmentier" w:date="2020-06-05T18:28:00Z">
        <w:r w:rsidR="00C87BEA" w:rsidRPr="007C437A">
          <w:t>signs</w:t>
        </w:r>
      </w:ins>
      <w:ins w:id="2569" w:author="Arthur Parmentier" w:date="2020-06-08T00:50:00Z">
        <w:r w:rsidR="00F7044D">
          <w:t xml:space="preserve"> with,</w:t>
        </w:r>
      </w:ins>
      <w:ins w:id="2570" w:author="Arthur Parmentier" w:date="2020-06-05T18:28:00Z">
        <w:r w:rsidR="00C87BEA" w:rsidRPr="007C437A">
          <w:t xml:space="preserve"> in terms of their position in the </w:t>
        </w:r>
      </w:ins>
      <w:ins w:id="2571" w:author="Arthur Parmentier" w:date="2020-06-08T00:51:00Z">
        <w:r w:rsidR="00F7044D">
          <w:t>clause</w:t>
        </w:r>
      </w:ins>
      <w:ins w:id="2572" w:author="Arthur Parmentier" w:date="2020-06-08T00:20:00Z">
        <w:r w:rsidR="00C9469B">
          <w:t xml:space="preserve">, their function, but also their use in more complex </w:t>
        </w:r>
      </w:ins>
      <w:ins w:id="2573" w:author="Arthur Parmentier" w:date="2020-06-08T00:51:00Z">
        <w:r w:rsidR="00944734">
          <w:t xml:space="preserve">syntactic </w:t>
        </w:r>
      </w:ins>
      <w:ins w:id="2574" w:author="Arthur Parmentier" w:date="2020-06-08T00:20:00Z">
        <w:r w:rsidR="00C9469B">
          <w:t>structures</w:t>
        </w:r>
      </w:ins>
      <w:ins w:id="2575" w:author="Arthur Parmentier" w:date="2020-06-08T00:51:00Z">
        <w:r w:rsidR="00944734">
          <w:t>.</w:t>
        </w:r>
      </w:ins>
    </w:p>
    <w:p w:rsidR="00752860" w:rsidRPr="007C437A" w:rsidRDefault="00C87BEA" w:rsidP="00752860">
      <w:pPr>
        <w:pStyle w:val="Paragraphedeliste"/>
        <w:numPr>
          <w:ilvl w:val="0"/>
          <w:numId w:val="11"/>
        </w:numPr>
        <w:rPr>
          <w:ins w:id="2576" w:author="Arthur Parmentier" w:date="2020-06-06T18:04:00Z"/>
        </w:rPr>
      </w:pPr>
      <w:ins w:id="2577" w:author="Arthur Parmentier" w:date="2020-06-05T18:29:00Z">
        <w:r w:rsidRPr="007C437A">
          <w:t xml:space="preserve">Finally, I think that </w:t>
        </w:r>
      </w:ins>
      <w:ins w:id="2578" w:author="Arthur Parmentier" w:date="2020-06-08T00:25:00Z">
        <w:r w:rsidR="00D15FB4">
          <w:t xml:space="preserve">his </w:t>
        </w:r>
      </w:ins>
      <w:ins w:id="2579" w:author="Arthur Parmentier" w:date="2020-06-05T18:29:00Z">
        <w:r w:rsidRPr="007C437A">
          <w:t xml:space="preserve">description suffers from the </w:t>
        </w:r>
      </w:ins>
      <w:ins w:id="2580" w:author="Arthur Parmentier" w:date="2020-06-08T00:25:00Z">
        <w:r w:rsidR="00D15FB4">
          <w:t>velocity</w:t>
        </w:r>
      </w:ins>
      <w:ins w:id="2581" w:author="Arthur Parmentier" w:date="2020-06-05T18:29:00Z">
        <w:r w:rsidRPr="007C437A">
          <w:t xml:space="preserve"> at which the language has evolved from</w:t>
        </w:r>
      </w:ins>
      <w:ins w:id="2582" w:author="Arthur Parmentier" w:date="2020-06-08T00:25:00Z">
        <w:r w:rsidR="00EE0694">
          <w:t xml:space="preserve"> its most</w:t>
        </w:r>
      </w:ins>
      <w:ins w:id="2583" w:author="Arthur Parmentier" w:date="2020-06-05T18:29:00Z">
        <w:r w:rsidRPr="007C437A">
          <w:t xml:space="preserve"> basic elements to complex uses and rul</w:t>
        </w:r>
      </w:ins>
      <w:ins w:id="2584" w:author="Arthur Parmentier" w:date="2020-06-05T18:30:00Z">
        <w:r w:rsidRPr="007C437A">
          <w:t>es</w:t>
        </w:r>
      </w:ins>
      <w:ins w:id="2585" w:author="Arthur Parmentier" w:date="2020-06-08T00:30:00Z">
        <w:r w:rsidR="00AB5E12">
          <w:t>, leading to describe its structure both in artistic and linguis</w:t>
        </w:r>
      </w:ins>
      <w:ins w:id="2586" w:author="Arthur Parmentier" w:date="2020-06-08T00:31:00Z">
        <w:r w:rsidR="00AB5E12">
          <w:t>tic terms and principles</w:t>
        </w:r>
      </w:ins>
      <w:ins w:id="2587" w:author="Arthur Parmentier" w:date="2020-06-05T18:30:00Z">
        <w:r w:rsidRPr="007C437A">
          <w:t>. This description might have been proposed at a time at which it made sense to think in those</w:t>
        </w:r>
      </w:ins>
      <w:ins w:id="2588" w:author="Arthur Parmentier" w:date="2020-06-08T00:26:00Z">
        <w:r w:rsidR="00EE0694">
          <w:t xml:space="preserve"> simple</w:t>
        </w:r>
      </w:ins>
      <w:ins w:id="2589" w:author="Arthur Parmentier" w:date="2020-06-05T18:30:00Z">
        <w:r w:rsidRPr="007C437A">
          <w:t xml:space="preserve"> terms, while </w:t>
        </w:r>
      </w:ins>
      <w:ins w:id="2590" w:author="Arthur Parmentier" w:date="2020-06-08T00:26:00Z">
        <w:r w:rsidR="00EE0694">
          <w:t xml:space="preserve">it was sufficient to introduce only superficial elements of syntax </w:t>
        </w:r>
      </w:ins>
      <w:ins w:id="2591" w:author="Arthur Parmentier" w:date="2020-06-08T00:27:00Z">
        <w:r w:rsidR="00EE0694">
          <w:t>as the performers would internalize in practice many of the implicit complexity of the language.</w:t>
        </w:r>
      </w:ins>
    </w:p>
    <w:p w:rsidR="00C51F09" w:rsidRPr="007C437A" w:rsidRDefault="00C51F09">
      <w:pPr>
        <w:rPr>
          <w:ins w:id="2592" w:author="Arthur Parmentier" w:date="2020-06-05T18:31:00Z"/>
        </w:rPr>
        <w:pPrChange w:id="2593" w:author="Arthur Parmentier" w:date="2020-06-06T18:04:00Z">
          <w:pPr>
            <w:pStyle w:val="Paragraphedeliste"/>
            <w:numPr>
              <w:numId w:val="11"/>
            </w:numPr>
            <w:ind w:hanging="360"/>
          </w:pPr>
        </w:pPrChange>
      </w:pPr>
      <w:ins w:id="2594" w:author="Arthur Parmentier" w:date="2020-06-06T18:04:00Z">
        <w:r w:rsidRPr="007C437A">
          <w:lastRenderedPageBreak/>
          <w:t xml:space="preserve">The description of </w:t>
        </w:r>
      </w:ins>
      <w:ins w:id="2595" w:author="Arthur Parmentier" w:date="2020-06-06T18:05:00Z">
        <w:r w:rsidRPr="007C437A">
          <w:t>the</w:t>
        </w:r>
      </w:ins>
      <w:ins w:id="2596" w:author="Arthur Parmentier" w:date="2020-06-06T18:04:00Z">
        <w:r w:rsidRPr="007C437A">
          <w:t xml:space="preserve"> whole syntax </w:t>
        </w:r>
      </w:ins>
      <w:ins w:id="2597" w:author="Arthur Parmentier" w:date="2020-06-06T18:05:00Z">
        <w:r w:rsidRPr="007C437A">
          <w:t xml:space="preserve">of SP </w:t>
        </w:r>
      </w:ins>
      <w:ins w:id="2598" w:author="Arthur Parmentier" w:date="2020-06-06T18:04:00Z">
        <w:r w:rsidRPr="007C437A">
          <w:t>would be the subject of a whole book and</w:t>
        </w:r>
      </w:ins>
      <w:ins w:id="2599" w:author="Arthur Parmentier" w:date="2020-06-08T00:51:00Z">
        <w:r w:rsidR="005539BB">
          <w:t xml:space="preserve"> out</w:t>
        </w:r>
      </w:ins>
      <w:ins w:id="2600" w:author="Arthur Parmentier" w:date="2020-06-08T00:52:00Z">
        <w:r w:rsidR="005539BB">
          <w:t xml:space="preserve"> of my field of expertise</w:t>
        </w:r>
      </w:ins>
      <w:ins w:id="2601" w:author="Arthur Parmentier" w:date="2020-06-06T18:04:00Z">
        <w:r w:rsidRPr="007C437A">
          <w:t xml:space="preserve">. </w:t>
        </w:r>
      </w:ins>
      <w:ins w:id="2602" w:author="Arthur Parmentier" w:date="2020-06-08T00:52:00Z">
        <w:r w:rsidR="0083330E">
          <w:br/>
        </w:r>
      </w:ins>
      <w:ins w:id="2603" w:author="Arthur Parmentier" w:date="2020-06-06T18:04:00Z">
        <w:r w:rsidRPr="007C437A">
          <w:t xml:space="preserve">However, I will </w:t>
        </w:r>
      </w:ins>
      <w:ins w:id="2604" w:author="Arthur Parmentier" w:date="2020-06-08T00:53:00Z">
        <w:r w:rsidR="0083330E">
          <w:t>underline</w:t>
        </w:r>
      </w:ins>
      <w:ins w:id="2605" w:author="Arthur Parmentier" w:date="2020-06-06T18:04:00Z">
        <w:r w:rsidRPr="007C437A">
          <w:t xml:space="preserve"> some of its basic elements </w:t>
        </w:r>
      </w:ins>
      <w:ins w:id="2606" w:author="Arthur Parmentier" w:date="2020-06-08T00:52:00Z">
        <w:r w:rsidR="0083330E">
          <w:t xml:space="preserve">that will be relevant to my technical proposition of a recognition tool and </w:t>
        </w:r>
      </w:ins>
      <w:ins w:id="2607" w:author="Arthur Parmentier" w:date="2020-06-08T00:53:00Z">
        <w:r w:rsidR="0083330E">
          <w:t>propose a view on its mechanisms at several levels.</w:t>
        </w:r>
      </w:ins>
    </w:p>
    <w:p w:rsidR="00EB42AE" w:rsidRPr="007C437A" w:rsidRDefault="00EB42AE">
      <w:pPr>
        <w:pStyle w:val="Titre4"/>
        <w:rPr>
          <w:ins w:id="2608" w:author="Arthur Parmentier" w:date="2020-06-05T19:00:00Z"/>
          <w:rPrChange w:id="2609" w:author="Arthur Parmentier" w:date="2020-06-07T15:27:00Z">
            <w:rPr>
              <w:ins w:id="2610" w:author="Arthur Parmentier" w:date="2020-06-05T19:00:00Z"/>
            </w:rPr>
          </w:rPrChange>
        </w:rPr>
        <w:pPrChange w:id="2611" w:author="Arthur Parmentier" w:date="2020-06-06T20:39:00Z">
          <w:pPr>
            <w:pStyle w:val="Titre5"/>
          </w:pPr>
        </w:pPrChange>
      </w:pPr>
      <w:ins w:id="2612" w:author="Arthur Parmentier" w:date="2020-06-05T19:00:00Z">
        <w:r w:rsidRPr="007C437A">
          <w:rPr>
            <w:rPrChange w:id="2613" w:author="Arthur Parmentier" w:date="2020-06-07T15:27:00Z">
              <w:rPr/>
            </w:rPrChange>
          </w:rPr>
          <w:t xml:space="preserve">A closer look </w:t>
        </w:r>
      </w:ins>
      <w:ins w:id="2614" w:author="Arthur Parmentier" w:date="2020-06-05T19:20:00Z">
        <w:r w:rsidR="000E299B" w:rsidRPr="007C437A">
          <w:rPr>
            <w:rPrChange w:id="2615" w:author="Arthur Parmentier" w:date="2020-06-07T15:27:00Z">
              <w:rPr/>
            </w:rPrChange>
          </w:rPr>
          <w:t>at</w:t>
        </w:r>
      </w:ins>
      <w:ins w:id="2616" w:author="Arthur Parmentier" w:date="2020-06-05T19:00:00Z">
        <w:r w:rsidRPr="007C437A">
          <w:rPr>
            <w:rPrChange w:id="2617" w:author="Arthur Parmentier" w:date="2020-06-07T15:27:00Z">
              <w:rPr/>
            </w:rPrChange>
          </w:rPr>
          <w:t xml:space="preserve"> SP syntax</w:t>
        </w:r>
      </w:ins>
    </w:p>
    <w:p w:rsidR="00DC1017" w:rsidRPr="007C437A" w:rsidRDefault="00EB42AE" w:rsidP="00EB42AE">
      <w:pPr>
        <w:rPr>
          <w:ins w:id="2618" w:author="Arthur Parmentier" w:date="2020-06-05T19:20:00Z"/>
        </w:rPr>
      </w:pPr>
      <w:ins w:id="2619" w:author="Arthur Parmentier" w:date="2020-06-05T19:01:00Z">
        <w:r w:rsidRPr="007C437A">
          <w:t xml:space="preserve">In this part, I will </w:t>
        </w:r>
      </w:ins>
      <w:ins w:id="2620" w:author="Arthur Parmentier" w:date="2020-06-05T19:02:00Z">
        <w:r w:rsidRPr="007C437A">
          <w:t>step back from the historical description of the SP syntax to cover its structure in its contemporary form</w:t>
        </w:r>
      </w:ins>
      <w:ins w:id="2621" w:author="Arthur Parmentier" w:date="2020-06-05T19:03:00Z">
        <w:r w:rsidRPr="007C437A">
          <w:t>s and</w:t>
        </w:r>
      </w:ins>
      <w:ins w:id="2622" w:author="Arthur Parmentier" w:date="2020-06-05T21:03:00Z">
        <w:r w:rsidR="007E76C0" w:rsidRPr="007C437A">
          <w:t xml:space="preserve"> try</w:t>
        </w:r>
      </w:ins>
      <w:ins w:id="2623" w:author="Arthur Parmentier" w:date="2020-06-06T12:46:00Z">
        <w:r w:rsidR="00551BBF" w:rsidRPr="007C437A">
          <w:t xml:space="preserve"> to</w:t>
        </w:r>
      </w:ins>
      <w:ins w:id="2624" w:author="Arthur Parmentier" w:date="2020-06-05T19:03:00Z">
        <w:r w:rsidRPr="007C437A">
          <w:t xml:space="preserve"> provide a wider view</w:t>
        </w:r>
      </w:ins>
      <w:ins w:id="2625" w:author="Arthur Parmentier" w:date="2020-06-05T19:30:00Z">
        <w:r w:rsidR="00706ADC" w:rsidRPr="007C437A">
          <w:t xml:space="preserve"> of its components</w:t>
        </w:r>
      </w:ins>
      <w:ins w:id="2626" w:author="Arthur Parmentier" w:date="2020-06-06T20:40:00Z">
        <w:r w:rsidR="005E6896" w:rsidRPr="007C437A">
          <w:t xml:space="preserve"> </w:t>
        </w:r>
        <w:r w:rsidR="006A6B19" w:rsidRPr="007C437A">
          <w:t>including my own observations and</w:t>
        </w:r>
      </w:ins>
      <w:ins w:id="2627" w:author="Arthur Parmentier" w:date="2020-06-06T20:41:00Z">
        <w:r w:rsidR="006A6B19" w:rsidRPr="007C437A">
          <w:t xml:space="preserve"> interpretations.</w:t>
        </w:r>
      </w:ins>
    </w:p>
    <w:p w:rsidR="000E299B" w:rsidRPr="007C437A" w:rsidRDefault="000E299B">
      <w:pPr>
        <w:pStyle w:val="Titre5"/>
        <w:rPr>
          <w:ins w:id="2628" w:author="Arthur Parmentier" w:date="2020-06-05T20:54:00Z"/>
          <w:rPrChange w:id="2629" w:author="Arthur Parmentier" w:date="2020-06-07T15:27:00Z">
            <w:rPr>
              <w:ins w:id="2630" w:author="Arthur Parmentier" w:date="2020-06-05T20:54:00Z"/>
            </w:rPr>
          </w:rPrChange>
        </w:rPr>
        <w:pPrChange w:id="2631" w:author="Arthur Parmentier" w:date="2020-06-06T20:39:00Z">
          <w:pPr>
            <w:pStyle w:val="Titre6"/>
          </w:pPr>
        </w:pPrChange>
      </w:pPr>
      <w:ins w:id="2632" w:author="Arthur Parmentier" w:date="2020-06-05T19:20:00Z">
        <w:r w:rsidRPr="007C437A">
          <w:rPr>
            <w:rPrChange w:id="2633" w:author="Arthur Parmentier" w:date="2020-06-07T15:27:00Z">
              <w:rPr/>
            </w:rPrChange>
          </w:rPr>
          <w:t>The big picture</w:t>
        </w:r>
      </w:ins>
    </w:p>
    <w:p w:rsidR="001C2AA6" w:rsidRPr="007C437A" w:rsidRDefault="007E76C0">
      <w:pPr>
        <w:keepNext/>
        <w:rPr>
          <w:ins w:id="2634" w:author="Arthur Parmentier" w:date="2020-06-05T21:05:00Z"/>
        </w:rPr>
        <w:pPrChange w:id="2635" w:author="Arthur Parmentier" w:date="2020-06-05T21:05:00Z">
          <w:pPr/>
        </w:pPrChange>
      </w:pPr>
      <w:ins w:id="2636" w:author="Arthur Parmentier" w:date="2020-06-05T20:54:00Z">
        <w:r w:rsidRPr="007C437A">
          <w:rPr>
            <w:noProof/>
            <w:rPrChange w:id="2637"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638" w:author="Arthur Parmentier" w:date="2020-06-05T21:09:00Z"/>
        </w:rPr>
      </w:pPr>
      <w:bookmarkStart w:id="2639" w:name="_Ref42283886"/>
      <w:bookmarkStart w:id="2640" w:name="_Ref42283881"/>
      <w:ins w:id="2641" w:author="Arthur Parmentier" w:date="2020-06-05T21:05:00Z">
        <w:r w:rsidRPr="007C437A">
          <w:t xml:space="preserve">Figure </w:t>
        </w:r>
        <w:r w:rsidRPr="007C437A">
          <w:rPr>
            <w:rPrChange w:id="2642" w:author="Arthur Parmentier" w:date="2020-06-07T15:27:00Z">
              <w:rPr/>
            </w:rPrChange>
          </w:rPr>
          <w:fldChar w:fldCharType="begin"/>
        </w:r>
        <w:r w:rsidRPr="007C437A">
          <w:instrText xml:space="preserve"> SEQ Figure \* ARABIC </w:instrText>
        </w:r>
      </w:ins>
      <w:r w:rsidRPr="007C437A">
        <w:rPr>
          <w:rPrChange w:id="2643" w:author="Arthur Parmentier" w:date="2020-06-07T15:27:00Z">
            <w:rPr/>
          </w:rPrChange>
        </w:rPr>
        <w:fldChar w:fldCharType="separate"/>
      </w:r>
      <w:ins w:id="2644" w:author="Arthur Parmentier" w:date="2020-06-05T21:05:00Z">
        <w:r w:rsidRPr="007C437A">
          <w:rPr>
            <w:rPrChange w:id="2645" w:author="Arthur Parmentier" w:date="2020-06-07T15:27:00Z">
              <w:rPr>
                <w:noProof/>
              </w:rPr>
            </w:rPrChange>
          </w:rPr>
          <w:t>1</w:t>
        </w:r>
        <w:r w:rsidRPr="007C437A">
          <w:rPr>
            <w:rPrChange w:id="2646" w:author="Arthur Parmentier" w:date="2020-06-07T15:27:00Z">
              <w:rPr/>
            </w:rPrChange>
          </w:rPr>
          <w:fldChar w:fldCharType="end"/>
        </w:r>
        <w:bookmarkEnd w:id="2639"/>
        <w:r w:rsidRPr="007C437A">
          <w:t xml:space="preserve"> Representations of the modes, their "enter"-"escape" dynamic with respect to the "Default mode" and the </w:t>
        </w:r>
      </w:ins>
      <w:ins w:id="2647" w:author="Arthur Parmentier" w:date="2020-06-05T21:06:00Z">
        <w:r w:rsidR="00B964BD" w:rsidRPr="007C437A">
          <w:t>correlation of</w:t>
        </w:r>
      </w:ins>
      <w:ins w:id="2648" w:author="Arthur Parmentier" w:date="2020-06-05T21:05:00Z">
        <w:r w:rsidRPr="007C437A">
          <w:t xml:space="preserve"> the ambiguity bet</w:t>
        </w:r>
      </w:ins>
      <w:ins w:id="2649" w:author="Arthur Parmentier" w:date="2020-06-05T21:06:00Z">
        <w:r w:rsidR="003E12E8" w:rsidRPr="007C437A">
          <w:t>ween</w:t>
        </w:r>
      </w:ins>
      <w:ins w:id="2650" w:author="Arthur Parmentier" w:date="2020-06-05T21:05:00Z">
        <w:r w:rsidRPr="007C437A">
          <w:t xml:space="preserve"> two modes and their respective sig</w:t>
        </w:r>
      </w:ins>
      <w:ins w:id="2651" w:author="Arthur Parmentier" w:date="2020-06-06T12:20:00Z">
        <w:r w:rsidR="00A440D0" w:rsidRPr="007C437A">
          <w:t xml:space="preserve">n/gestures </w:t>
        </w:r>
      </w:ins>
      <w:ins w:id="2652" w:author="Arthur Parmentier" w:date="2020-06-05T21:05:00Z">
        <w:r w:rsidRPr="007C437A">
          <w:t>corpus</w:t>
        </w:r>
      </w:ins>
      <w:bookmarkEnd w:id="2640"/>
      <w:ins w:id="2653" w:author="Arthur Parmentier" w:date="2020-06-06T12:20:00Z">
        <w:r w:rsidR="00A440D0" w:rsidRPr="007C437A">
          <w:t xml:space="preserve">: the “enter” and “escape” signs are used to disambiguate the interpretation of </w:t>
        </w:r>
      </w:ins>
      <w:ins w:id="2654" w:author="Arthur Parmentier" w:date="2020-06-06T12:21:00Z">
        <w:r w:rsidR="00A440D0" w:rsidRPr="007C437A">
          <w:t>gestures or sign common to two or more modes for the performer. In the non-ambiguous cases, we see that the “escape” signs disappear (</w:t>
        </w:r>
      </w:ins>
      <w:ins w:id="2655" w:author="Arthur Parmentier" w:date="2020-06-06T12:22:00Z">
        <w:r w:rsidR="00A440D0" w:rsidRPr="007C437A">
          <w:t>or is simply a “step outside the box”).</w:t>
        </w:r>
      </w:ins>
      <w:ins w:id="2656" w:author="Arthur Parmentier" w:date="2020-06-06T19:14:00Z">
        <w:r w:rsidR="00BD746C" w:rsidRPr="007C437A">
          <w:br/>
        </w:r>
        <w:r w:rsidR="00BD746C" w:rsidRPr="007C437A">
          <w:br/>
        </w:r>
      </w:ins>
      <w:ins w:id="2657" w:author="Arthur Parmentier" w:date="2020-06-06T12:22:00Z">
        <w:r w:rsidR="00A440D0" w:rsidRPr="007C437A">
          <w:t xml:space="preserve"> </w:t>
        </w:r>
        <w:r w:rsidR="00A440D0" w:rsidRPr="007C437A">
          <w:rPr>
            <w:vertAlign w:val="superscript"/>
          </w:rPr>
          <w:t>1</w:t>
        </w:r>
        <w:r w:rsidR="00A440D0" w:rsidRPr="007C437A">
          <w:t xml:space="preserve">Launch mode </w:t>
        </w:r>
      </w:ins>
      <w:ins w:id="2658" w:author="Arthur Parmentier" w:date="2020-06-06T12:23:00Z">
        <w:r w:rsidR="00A440D0" w:rsidRPr="007C437A">
          <w:t xml:space="preserve">is ambiguous because some signs must be interpreted as in shapeline (Identifiers for instance). However, </w:t>
        </w:r>
      </w:ins>
      <w:ins w:id="2659" w:author="Arthur Parmentier" w:date="2020-06-06T12:24:00Z">
        <w:r w:rsidR="00A440D0" w:rsidRPr="007C437A">
          <w:t>it is not ambiguous for contents and modifiers, which can simply be performed immediately when the soundpainter “steps into the box”.</w:t>
        </w:r>
      </w:ins>
      <w:ins w:id="2660" w:author="Arthur Parmentier" w:date="2020-06-06T12:25:00Z">
        <w:r w:rsidR="00A440D0" w:rsidRPr="007C437A">
          <w:t xml:space="preserve"> For that reason, </w:t>
        </w:r>
      </w:ins>
      <w:ins w:id="2661" w:author="Arthur Parmentier" w:date="2020-06-06T12:46:00Z">
        <w:r w:rsidR="0071562A" w:rsidRPr="007C437A">
          <w:t>their</w:t>
        </w:r>
      </w:ins>
      <w:ins w:id="2662" w:author="Arthur Parmentier" w:date="2020-06-06T12:25:00Z">
        <w:r w:rsidR="00A440D0" w:rsidRPr="007C437A">
          <w:t xml:space="preserve"> enter and exit signs are not always performed when there is no ambiguity. It is also possible that </w:t>
        </w:r>
      </w:ins>
      <w:ins w:id="2663" w:author="Arthur Parmentier" w:date="2020-06-06T12:26:00Z">
        <w:r w:rsidR="00A440D0" w:rsidRPr="007C437A">
          <w:t>one particular mode is used by convention</w:t>
        </w:r>
      </w:ins>
      <w:ins w:id="2664" w:author="Arthur Parmentier" w:date="2020-06-06T12:46:00Z">
        <w:r w:rsidR="00FB620E" w:rsidRPr="007C437A">
          <w:t xml:space="preserve"> </w:t>
        </w:r>
      </w:ins>
      <w:ins w:id="2665" w:author="Arthur Parmentier" w:date="2020-06-06T12:47:00Z">
        <w:r w:rsidR="004D7731" w:rsidRPr="007C437A">
          <w:t xml:space="preserve">(by default) </w:t>
        </w:r>
      </w:ins>
      <w:ins w:id="2666" w:author="Arthur Parmentier" w:date="2020-06-06T12:46:00Z">
        <w:r w:rsidR="00FB620E" w:rsidRPr="007C437A">
          <w:t xml:space="preserve">instead of the </w:t>
        </w:r>
      </w:ins>
      <w:ins w:id="2667" w:author="Arthur Parmentier" w:date="2020-06-06T12:47:00Z">
        <w:r w:rsidR="005C65F5" w:rsidRPr="007C437A">
          <w:t>“</w:t>
        </w:r>
      </w:ins>
      <w:ins w:id="2668" w:author="Arthur Parmentier" w:date="2020-06-06T12:46:00Z">
        <w:r w:rsidR="00FB620E" w:rsidRPr="007C437A">
          <w:t>default mode</w:t>
        </w:r>
      </w:ins>
      <w:ins w:id="2669" w:author="Arthur Parmentier" w:date="2020-06-06T12:47:00Z">
        <w:r w:rsidR="005C65F5" w:rsidRPr="007C437A">
          <w:t>”</w:t>
        </w:r>
      </w:ins>
      <w:ins w:id="2670" w:author="Arthur Parmentier" w:date="2020-06-06T12:20:00Z">
        <w:r w:rsidR="00A440D0" w:rsidRPr="007C437A">
          <w:t xml:space="preserve"> </w:t>
        </w:r>
      </w:ins>
      <w:ins w:id="2671" w:author="Arthur Parmentier" w:date="2020-06-06T12:26:00Z">
        <w:r w:rsidR="00A440D0" w:rsidRPr="007C437A">
          <w:t xml:space="preserve">(for instance, it is often the case that dancer </w:t>
        </w:r>
      </w:ins>
      <w:ins w:id="2672" w:author="Arthur Parmentier" w:date="2020-06-06T12:46:00Z">
        <w:r w:rsidR="0071562A" w:rsidRPr="007C437A">
          <w:t>interprets</w:t>
        </w:r>
      </w:ins>
      <w:ins w:id="2673" w:author="Arthur Parmentier" w:date="2020-06-06T12:26:00Z">
        <w:r w:rsidR="00A440D0" w:rsidRPr="007C437A">
          <w:t xml:space="preserve"> signs and gestures in launch mode during p</w:t>
        </w:r>
      </w:ins>
      <w:ins w:id="2674" w:author="Arthur Parmentier" w:date="2020-06-06T12:27:00Z">
        <w:r w:rsidR="00A440D0" w:rsidRPr="007C437A">
          <w:t>erformance by default), in which case the enter and escape sign may not be used either.</w:t>
        </w:r>
      </w:ins>
    </w:p>
    <w:p w:rsidR="0077353F" w:rsidRPr="007C437A" w:rsidRDefault="00122D9C" w:rsidP="00122D9C">
      <w:pPr>
        <w:rPr>
          <w:ins w:id="2675" w:author="Arthur Parmentier" w:date="2020-06-06T19:24:00Z"/>
        </w:rPr>
      </w:pPr>
      <w:ins w:id="2676" w:author="Arthur Parmentier" w:date="2020-06-05T21:09:00Z">
        <w:r w:rsidRPr="007C437A">
          <w:lastRenderedPageBreak/>
          <w:t>Let’s start with the big picture.</w:t>
        </w:r>
      </w:ins>
      <w:ins w:id="2677" w:author="Arthur Parmentier" w:date="2020-06-05T21:26:00Z">
        <w:r w:rsidR="00274337" w:rsidRPr="007C437A">
          <w:br/>
        </w:r>
      </w:ins>
      <w:ins w:id="2678" w:author="Arthur Parmentier" w:date="2020-06-05T21:16:00Z">
        <w:r w:rsidRPr="007C437A">
          <w:t xml:space="preserve">Imagine a language that has an alphabet (a set of signs) and several </w:t>
        </w:r>
      </w:ins>
      <w:ins w:id="2679" w:author="Arthur Parmentier" w:date="2020-06-05T21:18:00Z">
        <w:r w:rsidRPr="007C437A">
          <w:t>syntaxes</w:t>
        </w:r>
      </w:ins>
      <w:ins w:id="2680" w:author="Arthur Parmentier" w:date="2020-06-05T21:16:00Z">
        <w:r w:rsidRPr="007C437A">
          <w:t xml:space="preserve"> that </w:t>
        </w:r>
      </w:ins>
      <w:ins w:id="2681" w:author="Arthur Parmentier" w:date="2020-06-05T21:17:00Z">
        <w:r w:rsidRPr="007C437A">
          <w:t xml:space="preserve">all speakers know and can use whenever they think that one is more appropriate than </w:t>
        </w:r>
      </w:ins>
      <w:ins w:id="2682" w:author="Arthur Parmentier" w:date="2020-06-05T21:18:00Z">
        <w:r w:rsidRPr="007C437A">
          <w:t xml:space="preserve">the </w:t>
        </w:r>
      </w:ins>
      <w:ins w:id="2683" w:author="Arthur Parmentier" w:date="2020-06-05T21:17:00Z">
        <w:r w:rsidRPr="007C437A">
          <w:t xml:space="preserve">others. Let’s call these </w:t>
        </w:r>
      </w:ins>
      <w:ins w:id="2684" w:author="Arthur Parmentier" w:date="2020-06-05T21:18:00Z">
        <w:r w:rsidRPr="007C437A">
          <w:t>syntaxes</w:t>
        </w:r>
      </w:ins>
      <w:ins w:id="2685" w:author="Arthur Parmentier" w:date="2020-06-05T21:17:00Z">
        <w:r w:rsidRPr="007C437A">
          <w:t xml:space="preserve"> “modes”.</w:t>
        </w:r>
      </w:ins>
      <w:ins w:id="2686" w:author="Arthur Parmentier" w:date="2020-06-05T21:19:00Z">
        <w:r w:rsidRPr="007C437A">
          <w:t xml:space="preserve"> SP is such a language. </w:t>
        </w:r>
        <w:r w:rsidR="004C1058" w:rsidRPr="007C437A">
          <w:t xml:space="preserve">We have seen that SP has an alphabet and how it is created. </w:t>
        </w:r>
      </w:ins>
      <w:ins w:id="2687" w:author="Arthur Parmentier" w:date="2020-06-05T21:20:00Z">
        <w:r w:rsidR="004C1058" w:rsidRPr="007C437A">
          <w:t xml:space="preserve">We have also seen that modes are said by Walter Thompson to “embody </w:t>
        </w:r>
      </w:ins>
      <w:ins w:id="2688" w:author="Arthur Parmentier" w:date="2020-06-05T21:21:00Z">
        <w:r w:rsidR="004C1058" w:rsidRPr="007C437A">
          <w:t xml:space="preserve">specific performance parameters”, even though </w:t>
        </w:r>
      </w:ins>
      <w:ins w:id="2689" w:author="Arthur Parmentier" w:date="2020-06-06T19:15:00Z">
        <w:r w:rsidR="003C4D17" w:rsidRPr="007C437A">
          <w:t>they are at this point</w:t>
        </w:r>
      </w:ins>
      <w:ins w:id="2690" w:author="Arthur Parmentier" w:date="2020-06-05T21:21:00Z">
        <w:r w:rsidR="004C1058" w:rsidRPr="007C437A">
          <w:t xml:space="preserve"> probably not usual Content gestures. </w:t>
        </w:r>
      </w:ins>
      <w:ins w:id="2691" w:author="Arthur Parmentier" w:date="2020-06-06T19:15:00Z">
        <w:r w:rsidR="00163AE7" w:rsidRPr="007C437A">
          <w:br/>
        </w:r>
      </w:ins>
      <w:ins w:id="2692" w:author="Arthur Parmentier" w:date="2020-06-05T21:22:00Z">
        <w:r w:rsidR="004C1058" w:rsidRPr="007C437A">
          <w:t xml:space="preserve">My proposition is to understand modes as several </w:t>
        </w:r>
      </w:ins>
      <w:ins w:id="2693" w:author="Arthur Parmentier" w:date="2020-06-06T13:06:00Z">
        <w:r w:rsidR="00DD01C7" w:rsidRPr="007C437A">
          <w:t>syntactic</w:t>
        </w:r>
      </w:ins>
      <w:ins w:id="2694" w:author="Arthur Parmentier" w:date="2020-06-05T21:23:00Z">
        <w:r w:rsidR="004C1058" w:rsidRPr="007C437A">
          <w:t xml:space="preserve"> and semantic</w:t>
        </w:r>
        <w:r w:rsidR="004C1058" w:rsidRPr="007C437A">
          <w:rPr>
            <w:rStyle w:val="Appelnotedebasdep"/>
          </w:rPr>
          <w:footnoteReference w:id="36"/>
        </w:r>
      </w:ins>
      <w:ins w:id="2702" w:author="Arthur Parmentier" w:date="2020-06-05T21:22:00Z">
        <w:r w:rsidR="004C1058" w:rsidRPr="007C437A">
          <w:t xml:space="preserve"> modules that the soundpainter can use during the performan</w:t>
        </w:r>
      </w:ins>
      <w:ins w:id="2703" w:author="Arthur Parmentier" w:date="2020-06-05T21:23:00Z">
        <w:r w:rsidR="004C1058" w:rsidRPr="007C437A">
          <w:t>ce</w:t>
        </w:r>
      </w:ins>
      <w:ins w:id="2704" w:author="Arthur Parmentier" w:date="2020-06-05T21:25:00Z">
        <w:r w:rsidR="002E7599" w:rsidRPr="007C437A">
          <w:t>, i.</w:t>
        </w:r>
      </w:ins>
      <w:ins w:id="2705" w:author="Arthur Parmentier" w:date="2020-06-05T21:26:00Z">
        <w:r w:rsidR="002E7599" w:rsidRPr="007C437A">
          <w:t xml:space="preserve">e. the specific performance parameters that Walter Thompson speaks about are their </w:t>
        </w:r>
      </w:ins>
      <w:ins w:id="2706" w:author="Arthur Parmentier" w:date="2020-06-06T13:06:00Z">
        <w:r w:rsidR="00DD01C7" w:rsidRPr="007C437A">
          <w:t>syntactic</w:t>
        </w:r>
      </w:ins>
      <w:ins w:id="2707" w:author="Arthur Parmentier" w:date="2020-06-05T21:26:00Z">
        <w:r w:rsidR="002E7599" w:rsidRPr="007C437A">
          <w:t xml:space="preserve"> (and semantic) </w:t>
        </w:r>
        <w:r w:rsidR="00274337" w:rsidRPr="007C437A">
          <w:t>components</w:t>
        </w:r>
        <w:r w:rsidR="002E7599" w:rsidRPr="007C437A">
          <w:t>.</w:t>
        </w:r>
      </w:ins>
      <w:ins w:id="2708" w:author="Arthur Parmentier" w:date="2020-06-05T21:27:00Z">
        <w:r w:rsidR="00274337" w:rsidRPr="007C437A">
          <w:br/>
          <w:t>One may say that such two different modules, because they have different syntaxes,</w:t>
        </w:r>
      </w:ins>
      <w:ins w:id="2709" w:author="Arthur Parmentier" w:date="2020-06-05T21:28:00Z">
        <w:r w:rsidR="00274337" w:rsidRPr="007C437A">
          <w:t xml:space="preserve"> are </w:t>
        </w:r>
      </w:ins>
      <w:ins w:id="2710" w:author="Arthur Parmentier" w:date="2020-06-06T19:16:00Z">
        <w:r w:rsidR="00C66F72" w:rsidRPr="007C437A">
          <w:t xml:space="preserve">therefore </w:t>
        </w:r>
      </w:ins>
      <w:ins w:id="2711" w:author="Arthur Parmentier" w:date="2020-06-05T21:28:00Z">
        <w:r w:rsidR="00274337" w:rsidRPr="007C437A">
          <w:t xml:space="preserve">two different languages </w:t>
        </w:r>
      </w:ins>
      <w:ins w:id="2712" w:author="Arthur Parmentier" w:date="2020-06-06T19:17:00Z">
        <w:r w:rsidR="00BB7AB5" w:rsidRPr="007C437A">
          <w:t>and wonder how they could</w:t>
        </w:r>
        <w:r w:rsidR="00983480" w:rsidRPr="007C437A">
          <w:t xml:space="preserve"> form</w:t>
        </w:r>
      </w:ins>
      <w:ins w:id="2713" w:author="Arthur Parmentier" w:date="2020-06-05T21:28:00Z">
        <w:r w:rsidR="00274337" w:rsidRPr="007C437A">
          <w:t xml:space="preserve"> a single language that we call SP. </w:t>
        </w:r>
      </w:ins>
      <w:ins w:id="2714" w:author="Arthur Parmentier" w:date="2020-06-06T19:17:00Z">
        <w:r w:rsidR="00A70873" w:rsidRPr="007C437A">
          <w:t>T</w:t>
        </w:r>
      </w:ins>
      <w:ins w:id="2715" w:author="Arthur Parmentier" w:date="2020-06-05T21:29:00Z">
        <w:r w:rsidR="00274337" w:rsidRPr="007C437A">
          <w:t xml:space="preserve">o understand how they </w:t>
        </w:r>
      </w:ins>
      <w:ins w:id="2716" w:author="Arthur Parmentier" w:date="2020-06-06T19:18:00Z">
        <w:r w:rsidR="006B144E" w:rsidRPr="007C437A">
          <w:t>relate to</w:t>
        </w:r>
      </w:ins>
      <w:ins w:id="2717" w:author="Arthur Parmentier" w:date="2020-06-05T21:29:00Z">
        <w:r w:rsidR="00274337" w:rsidRPr="007C437A">
          <w:t xml:space="preserve"> each other and labeled under “SP”, let’s take a look at the </w:t>
        </w:r>
      </w:ins>
      <w:ins w:id="2718" w:author="Arthur Parmentier" w:date="2020-06-06T19:17:00Z">
        <w:r w:rsidR="0015677B" w:rsidRPr="007C437A">
          <w:t xml:space="preserve">alphabetical level (their set of possible </w:t>
        </w:r>
      </w:ins>
      <w:ins w:id="2719" w:author="Arthur Parmentier" w:date="2020-06-06T19:18:00Z">
        <w:r w:rsidR="0015677B" w:rsidRPr="007C437A">
          <w:t xml:space="preserve">signs) </w:t>
        </w:r>
      </w:ins>
      <w:ins w:id="2720" w:author="Arthur Parmentier" w:date="2020-06-05T21:29:00Z">
        <w:r w:rsidR="00687A5C" w:rsidRPr="007C437A">
          <w:t>to understand their common features.</w:t>
        </w:r>
      </w:ins>
    </w:p>
    <w:p w:rsidR="00B437A4" w:rsidRPr="007C437A" w:rsidRDefault="00B437A4">
      <w:pPr>
        <w:pStyle w:val="Titre5"/>
        <w:rPr>
          <w:ins w:id="2721" w:author="Arthur Parmentier" w:date="2020-06-06T19:18:00Z"/>
          <w:rPrChange w:id="2722" w:author="Arthur Parmentier" w:date="2020-06-07T15:27:00Z">
            <w:rPr>
              <w:ins w:id="2723" w:author="Arthur Parmentier" w:date="2020-06-06T19:18:00Z"/>
            </w:rPr>
          </w:rPrChange>
        </w:rPr>
        <w:pPrChange w:id="2724" w:author="Arthur Parmentier" w:date="2020-06-06T20:39:00Z">
          <w:pPr/>
        </w:pPrChange>
      </w:pPr>
      <w:ins w:id="2725" w:author="Arthur Parmentier" w:date="2020-06-06T19:24:00Z">
        <w:r w:rsidRPr="007C437A">
          <w:rPr>
            <w:rPrChange w:id="2726" w:author="Arthur Parmentier" w:date="2020-06-07T15:27:00Z">
              <w:rPr/>
            </w:rPrChange>
          </w:rPr>
          <w:t>A shared alphabet for several syntaxes</w:t>
        </w:r>
      </w:ins>
    </w:p>
    <w:p w:rsidR="00122D9C" w:rsidRPr="007C437A" w:rsidRDefault="00122D9C" w:rsidP="00122D9C">
      <w:pPr>
        <w:rPr>
          <w:ins w:id="2727" w:author="Arthur Parmentier" w:date="2020-06-06T19:24:00Z"/>
        </w:rPr>
      </w:pPr>
      <w:ins w:id="2728" w:author="Arthur Parmentier" w:date="2020-06-05T21:09:00Z">
        <w:r w:rsidRPr="007C437A">
          <w:t xml:space="preserve">Imagine </w:t>
        </w:r>
      </w:ins>
      <w:ins w:id="2729" w:author="Arthur Parmentier" w:date="2020-06-05T21:10:00Z">
        <w:r w:rsidRPr="007C437A">
          <w:t>the dictionary of SP and visualize the abstract space of all signs in SP (bottom of</w:t>
        </w:r>
      </w:ins>
      <w:ins w:id="2730" w:author="Arthur Parmentier" w:date="2020-06-05T21:11:00Z">
        <w:r w:rsidRPr="007C437A">
          <w:t xml:space="preserve"> </w:t>
        </w:r>
        <w:r w:rsidRPr="007C437A">
          <w:rPr>
            <w:rPrChange w:id="2731" w:author="Arthur Parmentier" w:date="2020-06-07T15:27:00Z">
              <w:rPr/>
            </w:rPrChange>
          </w:rPr>
          <w:fldChar w:fldCharType="begin"/>
        </w:r>
        <w:r w:rsidRPr="007C437A">
          <w:instrText xml:space="preserve"> REF _Ref42283886 \h </w:instrText>
        </w:r>
      </w:ins>
      <w:r w:rsidRPr="007C437A">
        <w:rPr>
          <w:rPrChange w:id="2732" w:author="Arthur Parmentier" w:date="2020-06-07T15:27:00Z">
            <w:rPr/>
          </w:rPrChange>
        </w:rPr>
      </w:r>
      <w:r w:rsidRPr="007C437A">
        <w:rPr>
          <w:rPrChange w:id="2733" w:author="Arthur Parmentier" w:date="2020-06-07T15:27:00Z">
            <w:rPr/>
          </w:rPrChange>
        </w:rPr>
        <w:fldChar w:fldCharType="separate"/>
      </w:r>
      <w:ins w:id="2734" w:author="Arthur Parmentier" w:date="2020-06-05T21:11:00Z">
        <w:r w:rsidRPr="007C437A">
          <w:t xml:space="preserve">Figure </w:t>
        </w:r>
        <w:r w:rsidRPr="007C437A">
          <w:rPr>
            <w:rPrChange w:id="2735" w:author="Arthur Parmentier" w:date="2020-06-07T15:27:00Z">
              <w:rPr>
                <w:noProof/>
              </w:rPr>
            </w:rPrChange>
          </w:rPr>
          <w:t>1</w:t>
        </w:r>
        <w:r w:rsidRPr="007C437A">
          <w:rPr>
            <w:rPrChange w:id="2736" w:author="Arthur Parmentier" w:date="2020-06-07T15:27:00Z">
              <w:rPr/>
            </w:rPrChange>
          </w:rPr>
          <w:fldChar w:fldCharType="end"/>
        </w:r>
        <w:r w:rsidRPr="007C437A">
          <w:t xml:space="preserve">). </w:t>
        </w:r>
      </w:ins>
      <w:ins w:id="2737" w:author="Arthur Parmentier" w:date="2020-06-05T21:15:00Z">
        <w:r w:rsidRPr="007C437A">
          <w:br/>
        </w:r>
      </w:ins>
      <w:ins w:id="2738" w:author="Arthur Parmentier" w:date="2020-06-05T21:11:00Z">
        <w:r w:rsidRPr="007C437A">
          <w:t xml:space="preserve">Among those signs, some are used in specific modes only. For instance, the sign “scan” </w:t>
        </w:r>
      </w:ins>
      <w:ins w:id="2739" w:author="Arthur Parmentier" w:date="2020-06-05T21:12:00Z">
        <w:r w:rsidRPr="007C437A">
          <w:t xml:space="preserve">is significant only for the mode that </w:t>
        </w:r>
      </w:ins>
      <w:ins w:id="2740" w:author="Arthur Parmentier" w:date="2020-06-06T19:19:00Z">
        <w:r w:rsidR="001D75D5" w:rsidRPr="007C437A">
          <w:t>has</w:t>
        </w:r>
      </w:ins>
      <w:ins w:id="2741" w:author="Arthur Parmentier" w:date="2020-06-05T21:12:00Z">
        <w:r w:rsidRPr="007C437A">
          <w:t xml:space="preserve"> its name, as it allows the soundpainter to enter the scan mode from </w:t>
        </w:r>
      </w:ins>
      <w:ins w:id="2742" w:author="Arthur Parmentier" w:date="2020-06-05T21:13:00Z">
        <w:r w:rsidRPr="007C437A">
          <w:t xml:space="preserve">the “Who, What, How, When”-like </w:t>
        </w:r>
      </w:ins>
      <w:ins w:id="2743" w:author="Arthur Parmentier" w:date="2020-06-05T21:14:00Z">
        <w:r w:rsidRPr="007C437A">
          <w:t xml:space="preserve">syntactic </w:t>
        </w:r>
      </w:ins>
      <w:ins w:id="2744" w:author="Arthur Parmentier" w:date="2020-06-05T21:13:00Z">
        <w:r w:rsidRPr="007C437A">
          <w:t>structure, that we will call the “</w:t>
        </w:r>
      </w:ins>
      <w:ins w:id="2745" w:author="Arthur Parmentier" w:date="2020-06-05T21:14:00Z">
        <w:r w:rsidRPr="007C437A">
          <w:t>d</w:t>
        </w:r>
      </w:ins>
      <w:ins w:id="2746" w:author="Arthur Parmentier" w:date="2020-06-05T21:13:00Z">
        <w:r w:rsidRPr="007C437A">
          <w:t>efault mode” of SP</w:t>
        </w:r>
      </w:ins>
      <w:ins w:id="2747" w:author="Arthur Parmentier" w:date="2020-06-06T19:21:00Z">
        <w:r w:rsidR="00B001BB" w:rsidRPr="007C437A">
          <w:t xml:space="preserve"> (t</w:t>
        </w:r>
      </w:ins>
      <w:ins w:id="2748" w:author="Arthur Parmentier" w:date="2020-06-06T19:19:00Z">
        <w:r w:rsidR="002869D0" w:rsidRPr="007C437A">
          <w:t xml:space="preserve">he main reason for choosing this name (default) is that it </w:t>
        </w:r>
      </w:ins>
      <w:ins w:id="2749" w:author="Arthur Parmentier" w:date="2020-06-06T19:20:00Z">
        <w:r w:rsidR="002869D0" w:rsidRPr="007C437A">
          <w:t>is the syntactic module that soundpainters use by convention and which allows to connect all modes together</w:t>
        </w:r>
      </w:ins>
      <w:ins w:id="2750" w:author="Arthur Parmentier" w:date="2020-06-06T19:21:00Z">
        <w:r w:rsidR="00B001BB" w:rsidRPr="007C437A">
          <w:t>)</w:t>
        </w:r>
      </w:ins>
      <w:ins w:id="2751" w:author="Arthur Parmentier" w:date="2020-06-06T19:20:00Z">
        <w:r w:rsidR="002869D0" w:rsidRPr="007C437A">
          <w:t>.</w:t>
        </w:r>
      </w:ins>
      <w:ins w:id="2752" w:author="Arthur Parmentier" w:date="2020-06-05T21:13:00Z">
        <w:r w:rsidRPr="007C437A">
          <w:t xml:space="preserve"> </w:t>
        </w:r>
      </w:ins>
      <w:ins w:id="2753" w:author="Arthur Parmentier" w:date="2020-06-05T21:14:00Z">
        <w:r w:rsidRPr="007C437A">
          <w:t>Outside the scan mode an</w:t>
        </w:r>
      </w:ins>
      <w:ins w:id="2754" w:author="Arthur Parmentier" w:date="2020-06-05T21:15:00Z">
        <w:r w:rsidRPr="007C437A">
          <w:t xml:space="preserve">d its variations, the </w:t>
        </w:r>
      </w:ins>
      <w:ins w:id="2755" w:author="Arthur Parmentier" w:date="2020-06-06T19:21:00Z">
        <w:r w:rsidR="00AF1433" w:rsidRPr="007C437A">
          <w:t xml:space="preserve">sign </w:t>
        </w:r>
      </w:ins>
      <w:ins w:id="2756" w:author="Arthur Parmentier" w:date="2020-06-05T21:15:00Z">
        <w:r w:rsidRPr="007C437A">
          <w:t xml:space="preserve">“scan” is practically not meaningful </w:t>
        </w:r>
      </w:ins>
      <w:ins w:id="2757" w:author="Arthur Parmentier" w:date="2020-06-06T19:21:00Z">
        <w:r w:rsidR="00AF1433" w:rsidRPr="007C437A">
          <w:t>n</w:t>
        </w:r>
      </w:ins>
      <w:ins w:id="2758" w:author="Arthur Parmentier" w:date="2020-06-05T21:15:00Z">
        <w:r w:rsidRPr="007C437A">
          <w:t>or used.</w:t>
        </w:r>
      </w:ins>
      <w:ins w:id="2759" w:author="Arthur Parmentier" w:date="2020-06-05T21:36:00Z">
        <w:r w:rsidR="006C6E21" w:rsidRPr="007C437A">
          <w:t xml:space="preserve"> Therefore, when the soundpainter uses that sign, it is clear for the performer which mode the soundpainter uses.</w:t>
        </w:r>
      </w:ins>
      <w:ins w:id="2760" w:author="Arthur Parmentier" w:date="2020-06-05T21:15:00Z">
        <w:r w:rsidRPr="007C437A">
          <w:br/>
          <w:t xml:space="preserve">However, some </w:t>
        </w:r>
      </w:ins>
      <w:ins w:id="2761" w:author="Arthur Parmentier" w:date="2020-06-05T21:32:00Z">
        <w:r w:rsidR="00907944" w:rsidRPr="007C437A">
          <w:t xml:space="preserve">signs </w:t>
        </w:r>
      </w:ins>
      <w:ins w:id="2762" w:author="Arthur Parmentier" w:date="2020-06-06T12:19:00Z">
        <w:r w:rsidR="0072567A" w:rsidRPr="007C437A">
          <w:t>are significant and can be interpreted differently</w:t>
        </w:r>
      </w:ins>
      <w:ins w:id="2763" w:author="Arthur Parmentier" w:date="2020-06-05T21:33:00Z">
        <w:r w:rsidR="00907944" w:rsidRPr="007C437A">
          <w:t xml:space="preserve"> </w:t>
        </w:r>
      </w:ins>
      <w:ins w:id="2764" w:author="Arthur Parmentier" w:date="2020-06-05T21:34:00Z">
        <w:r w:rsidR="006C6E21" w:rsidRPr="007C437A">
          <w:t xml:space="preserve">in </w:t>
        </w:r>
      </w:ins>
      <w:ins w:id="2765" w:author="Arthur Parmentier" w:date="2020-06-05T21:35:00Z">
        <w:r w:rsidR="006C6E21" w:rsidRPr="007C437A">
          <w:t xml:space="preserve">several modes, which is represented in </w:t>
        </w:r>
        <w:r w:rsidR="006C6E21" w:rsidRPr="007C437A">
          <w:rPr>
            <w:rPrChange w:id="2766" w:author="Arthur Parmentier" w:date="2020-06-07T15:27:00Z">
              <w:rPr/>
            </w:rPrChange>
          </w:rPr>
          <w:fldChar w:fldCharType="begin"/>
        </w:r>
        <w:r w:rsidR="006C6E21" w:rsidRPr="007C437A">
          <w:instrText xml:space="preserve"> REF _Ref42283886 \h </w:instrText>
        </w:r>
      </w:ins>
      <w:r w:rsidR="006C6E21" w:rsidRPr="007C437A">
        <w:rPr>
          <w:rPrChange w:id="2767" w:author="Arthur Parmentier" w:date="2020-06-07T15:27:00Z">
            <w:rPr/>
          </w:rPrChange>
        </w:rPr>
      </w:r>
      <w:ins w:id="2768" w:author="Arthur Parmentier" w:date="2020-06-05T21:35:00Z">
        <w:r w:rsidR="006C6E21" w:rsidRPr="007C437A">
          <w:rPr>
            <w:rPrChange w:id="2769" w:author="Arthur Parmentier" w:date="2020-06-07T15:27:00Z">
              <w:rPr/>
            </w:rPrChange>
          </w:rPr>
          <w:fldChar w:fldCharType="separate"/>
        </w:r>
        <w:r w:rsidR="006C6E21" w:rsidRPr="007C437A">
          <w:t xml:space="preserve">Figure </w:t>
        </w:r>
        <w:r w:rsidR="006C6E21" w:rsidRPr="007C437A">
          <w:rPr>
            <w:rPrChange w:id="2770" w:author="Arthur Parmentier" w:date="2020-06-07T15:27:00Z">
              <w:rPr>
                <w:noProof/>
              </w:rPr>
            </w:rPrChange>
          </w:rPr>
          <w:t>1</w:t>
        </w:r>
        <w:r w:rsidR="006C6E21" w:rsidRPr="007C437A">
          <w:rPr>
            <w:rPrChange w:id="2771" w:author="Arthur Parmentier" w:date="2020-06-07T15:27:00Z">
              <w:rPr/>
            </w:rPrChange>
          </w:rPr>
          <w:fldChar w:fldCharType="end"/>
        </w:r>
        <w:r w:rsidR="006C6E21" w:rsidRPr="007C437A">
          <w:t xml:space="preserve"> by the overlapping of two </w:t>
        </w:r>
      </w:ins>
      <w:ins w:id="2772" w:author="Arthur Parmentier" w:date="2020-06-06T12:19:00Z">
        <w:r w:rsidR="0072567A" w:rsidRPr="007C437A">
          <w:t>sets (ellipses)</w:t>
        </w:r>
      </w:ins>
      <w:ins w:id="2773" w:author="Arthur Parmentier" w:date="2020-06-05T21:35:00Z">
        <w:r w:rsidR="006C6E21" w:rsidRPr="007C437A">
          <w:t xml:space="preserve"> at the </w:t>
        </w:r>
      </w:ins>
      <w:ins w:id="2774" w:author="Arthur Parmentier" w:date="2020-06-06T19:22:00Z">
        <w:r w:rsidR="00E02161" w:rsidRPr="007C437A">
          <w:t>gestures</w:t>
        </w:r>
      </w:ins>
      <w:ins w:id="2775" w:author="Arthur Parmentier" w:date="2020-06-05T21:35:00Z">
        <w:r w:rsidR="006C6E21" w:rsidRPr="007C437A">
          <w:t xml:space="preserve"> level. </w:t>
        </w:r>
      </w:ins>
      <w:ins w:id="2776" w:author="Arthur Parmentier" w:date="2020-06-06T19:22:00Z">
        <w:r w:rsidR="001C10F6" w:rsidRPr="007C437A">
          <w:t>When using those signs</w:t>
        </w:r>
      </w:ins>
      <w:ins w:id="2777" w:author="Arthur Parmentier" w:date="2020-06-05T21:35:00Z">
        <w:r w:rsidR="006C6E21" w:rsidRPr="007C437A">
          <w:t xml:space="preserve">, </w:t>
        </w:r>
      </w:ins>
      <w:ins w:id="2778" w:author="Arthur Parmentier" w:date="2020-06-05T21:36:00Z">
        <w:r w:rsidR="006C6E21" w:rsidRPr="007C437A">
          <w:t xml:space="preserve">it is no longer </w:t>
        </w:r>
      </w:ins>
      <w:ins w:id="2779" w:author="Arthur Parmentier" w:date="2020-06-06T19:22:00Z">
        <w:r w:rsidR="001C10F6" w:rsidRPr="007C437A">
          <w:t>obvious</w:t>
        </w:r>
      </w:ins>
      <w:ins w:id="2780" w:author="Arthur Parmentier" w:date="2020-06-05T21:36:00Z">
        <w:r w:rsidR="006C6E21" w:rsidRPr="007C437A">
          <w:t xml:space="preserve"> what mode the soundpainter uses</w:t>
        </w:r>
      </w:ins>
      <w:ins w:id="2781" w:author="Arthur Parmentier" w:date="2020-06-06T19:22:00Z">
        <w:r w:rsidR="001C10F6" w:rsidRPr="007C437A">
          <w:t xml:space="preserve"> and how they shou</w:t>
        </w:r>
      </w:ins>
      <w:ins w:id="2782" w:author="Arthur Parmentier" w:date="2020-06-06T19:23:00Z">
        <w:r w:rsidR="001C10F6" w:rsidRPr="007C437A">
          <w:t>ld be interpreted:</w:t>
        </w:r>
      </w:ins>
      <w:ins w:id="2783" w:author="Arthur Parmentier" w:date="2020-06-06T10:34:00Z">
        <w:r w:rsidR="00EE3EF9" w:rsidRPr="007C437A">
          <w:t xml:space="preserve"> the mode is ambiguous</w:t>
        </w:r>
      </w:ins>
      <w:ins w:id="2784" w:author="Arthur Parmentier" w:date="2020-06-05T21:37:00Z">
        <w:r w:rsidR="006C6E21" w:rsidRPr="007C437A">
          <w:t xml:space="preserve">, so there </w:t>
        </w:r>
      </w:ins>
      <w:ins w:id="2785" w:author="Arthur Parmentier" w:date="2020-06-05T21:39:00Z">
        <w:r w:rsidR="00A451DF" w:rsidRPr="007C437A">
          <w:t>must</w:t>
        </w:r>
      </w:ins>
      <w:ins w:id="2786" w:author="Arthur Parmentier" w:date="2020-06-05T21:37:00Z">
        <w:r w:rsidR="006C6E21" w:rsidRPr="007C437A">
          <w:t xml:space="preserve"> be a way for the soundpainter to let the performers know what mode he is using. This is the role of what I call the “enter” and “es</w:t>
        </w:r>
      </w:ins>
      <w:ins w:id="2787" w:author="Arthur Parmentier" w:date="2020-06-05T21:38:00Z">
        <w:r w:rsidR="006C6E21" w:rsidRPr="007C437A">
          <w:t>cape”</w:t>
        </w:r>
        <w:r w:rsidR="006C6E21" w:rsidRPr="007C437A">
          <w:rPr>
            <w:rStyle w:val="Appelnotedebasdep"/>
          </w:rPr>
          <w:footnoteReference w:id="37"/>
        </w:r>
        <w:r w:rsidR="006C6E21" w:rsidRPr="007C437A">
          <w:t xml:space="preserve"> signs</w:t>
        </w:r>
      </w:ins>
      <w:ins w:id="2794" w:author="Arthur Parmentier" w:date="2020-06-06T12:28:00Z">
        <w:r w:rsidR="00595AA3" w:rsidRPr="007C437A">
          <w:t xml:space="preserve"> for each mode</w:t>
        </w:r>
      </w:ins>
      <w:ins w:id="2795" w:author="Arthur Parmentier" w:date="2020-06-06T10:44:00Z">
        <w:r w:rsidR="003A5421" w:rsidRPr="007C437A">
          <w:t>.</w:t>
        </w:r>
      </w:ins>
    </w:p>
    <w:p w:rsidR="00B437A4" w:rsidRPr="007C437A" w:rsidRDefault="00B437A4">
      <w:pPr>
        <w:pStyle w:val="Titre5"/>
        <w:rPr>
          <w:ins w:id="2796" w:author="Arthur Parmentier" w:date="2020-06-05T21:39:00Z"/>
          <w:rPrChange w:id="2797" w:author="Arthur Parmentier" w:date="2020-06-07T15:27:00Z">
            <w:rPr>
              <w:ins w:id="2798" w:author="Arthur Parmentier" w:date="2020-06-05T21:39:00Z"/>
            </w:rPr>
          </w:rPrChange>
        </w:rPr>
        <w:pPrChange w:id="2799" w:author="Arthur Parmentier" w:date="2020-06-06T20:39:00Z">
          <w:pPr/>
        </w:pPrChange>
      </w:pPr>
      <w:ins w:id="2800" w:author="Arthur Parmentier" w:date="2020-06-06T19:24:00Z">
        <w:r w:rsidRPr="007C437A">
          <w:rPr>
            <w:rPrChange w:id="2801" w:author="Arthur Parmentier" w:date="2020-06-07T15:27:00Z">
              <w:rPr/>
            </w:rPrChange>
          </w:rPr>
          <w:t>The ambiguit</w:t>
        </w:r>
      </w:ins>
      <w:ins w:id="2802" w:author="Arthur Parmentier" w:date="2020-06-06T19:25:00Z">
        <w:r w:rsidRPr="007C437A">
          <w:rPr>
            <w:rPrChange w:id="2803" w:author="Arthur Parmentier" w:date="2020-06-07T15:27:00Z">
              <w:rPr/>
            </w:rPrChange>
          </w:rPr>
          <w:t>ies</w:t>
        </w:r>
      </w:ins>
      <w:ins w:id="2804" w:author="Arthur Parmentier" w:date="2020-06-06T19:24:00Z">
        <w:r w:rsidRPr="007C437A">
          <w:rPr>
            <w:rPrChange w:id="2805" w:author="Arthur Parmentier" w:date="2020-06-07T15:27:00Z">
              <w:rPr/>
            </w:rPrChange>
          </w:rPr>
          <w:t xml:space="preserve"> between modes </w:t>
        </w:r>
      </w:ins>
      <w:ins w:id="2806" w:author="Arthur Parmentier" w:date="2020-06-06T19:25:00Z">
        <w:r w:rsidR="001303A0" w:rsidRPr="007C437A">
          <w:rPr>
            <w:rPrChange w:id="2807" w:author="Arthur Parmentier" w:date="2020-06-07T15:27:00Z">
              <w:rPr/>
            </w:rPrChange>
          </w:rPr>
          <w:t>resolved by the</w:t>
        </w:r>
      </w:ins>
      <w:ins w:id="2808" w:author="Arthur Parmentier" w:date="2020-06-06T19:24:00Z">
        <w:r w:rsidRPr="007C437A">
          <w:rPr>
            <w:rPrChange w:id="2809" w:author="Arthur Parmentier" w:date="2020-06-07T15:27:00Z">
              <w:rPr/>
            </w:rPrChange>
          </w:rPr>
          <w:t xml:space="preserve"> “enter” and “escape” signs</w:t>
        </w:r>
      </w:ins>
    </w:p>
    <w:p w:rsidR="0079757F" w:rsidRPr="007C437A" w:rsidRDefault="00A451DF">
      <w:pPr>
        <w:rPr>
          <w:ins w:id="2810" w:author="Arthur Parmentier" w:date="2020-06-06T12:51:00Z"/>
        </w:rPr>
      </w:pPr>
      <w:ins w:id="2811" w:author="Arthur Parmentier" w:date="2020-06-05T21:39:00Z">
        <w:r w:rsidRPr="007C437A">
          <w:t>The enter and escape signs allow the soundpainter to “navigate” between the different modes</w:t>
        </w:r>
        <w:r w:rsidR="00106056" w:rsidRPr="007C437A">
          <w:t xml:space="preserve">, by signing the enter sign </w:t>
        </w:r>
      </w:ins>
      <w:ins w:id="2812" w:author="Arthur Parmentier" w:date="2020-06-05T21:40:00Z">
        <w:r w:rsidR="00106056" w:rsidRPr="007C437A">
          <w:t>of</w:t>
        </w:r>
      </w:ins>
      <w:ins w:id="2813" w:author="Arthur Parmentier" w:date="2020-06-05T21:42:00Z">
        <w:r w:rsidR="00106056" w:rsidRPr="007C437A">
          <w:t xml:space="preserve"> one</w:t>
        </w:r>
      </w:ins>
      <w:ins w:id="2814" w:author="Arthur Parmentier" w:date="2020-06-05T21:40:00Z">
        <w:r w:rsidR="00106056" w:rsidRPr="007C437A">
          <w:t xml:space="preserve"> mode </w:t>
        </w:r>
      </w:ins>
      <w:ins w:id="2815" w:author="Arthur Parmentier" w:date="2020-06-05T21:42:00Z">
        <w:r w:rsidR="00106056" w:rsidRPr="007C437A">
          <w:t>to “enter</w:t>
        </w:r>
      </w:ins>
      <w:ins w:id="2816" w:author="Arthur Parmentier" w:date="2020-06-05T21:40:00Z">
        <w:r w:rsidR="00106056" w:rsidRPr="007C437A">
          <w:t xml:space="preserve"> it</w:t>
        </w:r>
      </w:ins>
      <w:ins w:id="2817" w:author="Arthur Parmentier" w:date="2020-06-05T21:42:00Z">
        <w:r w:rsidR="00106056" w:rsidRPr="007C437A">
          <w:t xml:space="preserve">” (i.e. use its </w:t>
        </w:r>
      </w:ins>
      <w:ins w:id="2818" w:author="Arthur Parmentier" w:date="2020-06-06T13:06:00Z">
        <w:r w:rsidR="00DD01C7" w:rsidRPr="007C437A">
          <w:t>syntactic</w:t>
        </w:r>
      </w:ins>
      <w:ins w:id="2819" w:author="Arthur Parmentier" w:date="2020-06-05T21:42:00Z">
        <w:r w:rsidR="00106056" w:rsidRPr="007C437A">
          <w:t xml:space="preserve"> and semantic structure)</w:t>
        </w:r>
      </w:ins>
      <w:ins w:id="2820" w:author="Arthur Parmentier" w:date="2020-06-05T21:40:00Z">
        <w:r w:rsidR="00106056" w:rsidRPr="007C437A">
          <w:t xml:space="preserve"> and signing its escape sign when escaping from that mode.</w:t>
        </w:r>
      </w:ins>
      <w:ins w:id="2821" w:author="Arthur Parmentier" w:date="2020-06-06T10:35:00Z">
        <w:r w:rsidR="00EE3EF9" w:rsidRPr="007C437A">
          <w:t xml:space="preserve"> </w:t>
        </w:r>
      </w:ins>
      <w:ins w:id="2822" w:author="Arthur Parmentier" w:date="2020-06-05T21:41:00Z">
        <w:r w:rsidR="00106056" w:rsidRPr="007C437A">
          <w:t xml:space="preserve"> </w:t>
        </w:r>
      </w:ins>
      <w:ins w:id="2823" w:author="Arthur Parmentier" w:date="2020-06-05T22:27:00Z">
        <w:r w:rsidR="00C514A9" w:rsidRPr="007C437A">
          <w:t>However, not all modes are in</w:t>
        </w:r>
      </w:ins>
      <w:ins w:id="2824" w:author="Arthur Parmentier" w:date="2020-06-05T22:28:00Z">
        <w:r w:rsidR="00C514A9" w:rsidRPr="007C437A">
          <w:t xml:space="preserve"> the graph are connected; in fact, there is a mode from which we can enter all other modes and that we return to by default when escaping a mode</w:t>
        </w:r>
      </w:ins>
      <w:ins w:id="2825" w:author="Arthur Parmentier" w:date="2020-06-05T22:29:00Z">
        <w:r w:rsidR="00C514A9" w:rsidRPr="007C437A">
          <w:t xml:space="preserve">. I call it the “default mode” (or the “core”, “central” mode of SP), from </w:t>
        </w:r>
      </w:ins>
      <w:ins w:id="2826" w:author="Arthur Parmentier" w:date="2020-06-05T22:30:00Z">
        <w:r w:rsidR="00C514A9" w:rsidRPr="007C437A">
          <w:lastRenderedPageBreak/>
          <w:t>which the other modes connect, just like modules in the system.</w:t>
        </w:r>
      </w:ins>
      <w:ins w:id="2827" w:author="Arthur Parmentier" w:date="2020-06-06T10:44:00Z">
        <w:r w:rsidR="003A5421" w:rsidRPr="007C437A">
          <w:t xml:space="preserve"> We can see that the “escape”</w:t>
        </w:r>
      </w:ins>
      <w:ins w:id="2828" w:author="Arthur Parmentier" w:date="2020-06-05T22:30:00Z">
        <w:r w:rsidR="00297C3F" w:rsidRPr="007C437A">
          <w:br/>
          <w:t>It would be interesting to discuss further the</w:t>
        </w:r>
      </w:ins>
      <w:ins w:id="2829" w:author="Arthur Parmentier" w:date="2020-06-06T10:30:00Z">
        <w:r w:rsidR="00CF01B3" w:rsidRPr="007C437A">
          <w:t xml:space="preserve"> motivations and</w:t>
        </w:r>
      </w:ins>
      <w:ins w:id="2830" w:author="Arthur Parmentier" w:date="2020-06-05T22:30:00Z">
        <w:r w:rsidR="00297C3F" w:rsidRPr="007C437A">
          <w:t xml:space="preserve"> consequences of this centrality of the default mode, and why it is not possible to direct</w:t>
        </w:r>
      </w:ins>
      <w:ins w:id="2831" w:author="Arthur Parmentier" w:date="2020-06-05T22:31:00Z">
        <w:r w:rsidR="00297C3F" w:rsidRPr="007C437A">
          <w:t>ly move on from one mode to the others</w:t>
        </w:r>
        <w:r w:rsidR="00DE44D3" w:rsidRPr="007C437A">
          <w:t xml:space="preserve"> by simply signing </w:t>
        </w:r>
      </w:ins>
      <w:ins w:id="2832" w:author="Arthur Parmentier" w:date="2020-06-05T22:32:00Z">
        <w:r w:rsidR="00DE44D3" w:rsidRPr="007C437A">
          <w:t>the dedicated “enter” signs for each mode.</w:t>
        </w:r>
      </w:ins>
      <w:ins w:id="2833" w:author="Arthur Parmentier" w:date="2020-06-06T10:30:00Z">
        <w:r w:rsidR="00CF01B3" w:rsidRPr="007C437A">
          <w:t xml:space="preserve"> If it was the case, I speculate that </w:t>
        </w:r>
      </w:ins>
      <w:ins w:id="2834" w:author="Arthur Parmentier" w:date="2020-06-05T22:32:00Z">
        <w:r w:rsidR="00DE44D3" w:rsidRPr="007C437A">
          <w:t xml:space="preserve">the common “tear up” sign would take the place of the enter sign for the default mode. </w:t>
        </w:r>
      </w:ins>
      <w:ins w:id="2835" w:author="Arthur Parmentier" w:date="2020-06-06T10:31:00Z">
        <w:r w:rsidR="00EE3EF9" w:rsidRPr="007C437A">
          <w:t>I leave that discuss</w:t>
        </w:r>
      </w:ins>
      <w:ins w:id="2836" w:author="Arthur Parmentier" w:date="2020-06-06T12:28:00Z">
        <w:r w:rsidR="0079757F" w:rsidRPr="007C437A">
          <w:t>ion</w:t>
        </w:r>
      </w:ins>
      <w:ins w:id="2837" w:author="Arthur Parmentier" w:date="2020-06-06T10:31:00Z">
        <w:r w:rsidR="00EE3EF9" w:rsidRPr="007C437A">
          <w:t xml:space="preserve"> to further research and debates in the </w:t>
        </w:r>
      </w:ins>
      <w:ins w:id="2838" w:author="Arthur Parmentier" w:date="2020-06-06T10:32:00Z">
        <w:r w:rsidR="00EE3EF9" w:rsidRPr="007C437A">
          <w:t>SP community.</w:t>
        </w:r>
      </w:ins>
    </w:p>
    <w:p w:rsidR="00B427B1" w:rsidRPr="007C437A" w:rsidRDefault="0016056E">
      <w:pPr>
        <w:pStyle w:val="Titre5"/>
        <w:rPr>
          <w:ins w:id="2839" w:author="Arthur Parmentier" w:date="2020-06-06T12:53:00Z"/>
          <w:rPrChange w:id="2840" w:author="Arthur Parmentier" w:date="2020-06-07T15:27:00Z">
            <w:rPr>
              <w:ins w:id="2841" w:author="Arthur Parmentier" w:date="2020-06-06T12:53:00Z"/>
            </w:rPr>
          </w:rPrChange>
        </w:rPr>
        <w:pPrChange w:id="2842" w:author="Arthur Parmentier" w:date="2020-06-06T20:39:00Z">
          <w:pPr>
            <w:pStyle w:val="Titre6"/>
          </w:pPr>
        </w:pPrChange>
      </w:pPr>
      <w:ins w:id="2843" w:author="Arthur Parmentier" w:date="2020-06-06T19:51:00Z">
        <w:r w:rsidRPr="007C437A">
          <w:rPr>
            <w:rPrChange w:id="2844" w:author="Arthur Parmentier" w:date="2020-06-07T15:27:00Z">
              <w:rPr/>
            </w:rPrChange>
          </w:rPr>
          <w:t>About syntactic</w:t>
        </w:r>
      </w:ins>
      <w:ins w:id="2845" w:author="Arthur Parmentier" w:date="2020-06-06T12:53:00Z">
        <w:r w:rsidR="00B427B1" w:rsidRPr="007C437A">
          <w:rPr>
            <w:rPrChange w:id="2846" w:author="Arthur Parmentier" w:date="2020-06-07T15:27:00Z">
              <w:rPr/>
            </w:rPrChange>
          </w:rPr>
          <w:t xml:space="preserve"> differences</w:t>
        </w:r>
      </w:ins>
      <w:ins w:id="2847" w:author="Arthur Parmentier" w:date="2020-06-06T19:51:00Z">
        <w:r w:rsidRPr="007C437A">
          <w:rPr>
            <w:rPrChange w:id="2848" w:author="Arthur Parmentier" w:date="2020-06-07T15:27:00Z">
              <w:rPr/>
            </w:rPrChange>
          </w:rPr>
          <w:t xml:space="preserve"> and semantic similarities</w:t>
        </w:r>
      </w:ins>
      <w:ins w:id="2849" w:author="Arthur Parmentier" w:date="2020-06-06T12:53:00Z">
        <w:r w:rsidR="00B427B1" w:rsidRPr="007C437A">
          <w:rPr>
            <w:rPrChange w:id="2850" w:author="Arthur Parmentier" w:date="2020-06-07T15:27:00Z">
              <w:rPr/>
            </w:rPrChange>
          </w:rPr>
          <w:t xml:space="preserve"> between modes</w:t>
        </w:r>
      </w:ins>
    </w:p>
    <w:p w:rsidR="00B427B1" w:rsidRPr="007C437A" w:rsidRDefault="00B427B1" w:rsidP="00B427B1">
      <w:pPr>
        <w:rPr>
          <w:ins w:id="2851" w:author="Arthur Parmentier" w:date="2020-06-06T19:26:00Z"/>
        </w:rPr>
      </w:pPr>
      <w:ins w:id="2852" w:author="Arthur Parmentier" w:date="2020-06-06T12:53:00Z">
        <w:r w:rsidRPr="007C437A">
          <w:t>Synta</w:t>
        </w:r>
      </w:ins>
      <w:ins w:id="2853" w:author="Arthur Parmentier" w:date="2020-06-06T13:06:00Z">
        <w:r w:rsidR="00DD01C7" w:rsidRPr="007C437A">
          <w:t>ct</w:t>
        </w:r>
      </w:ins>
      <w:ins w:id="2854" w:author="Arthur Parmentier" w:date="2020-06-06T12:53:00Z">
        <w:r w:rsidRPr="007C437A">
          <w:t xml:space="preserve">ic differences are the most obvious ones to observe between modes. </w:t>
        </w:r>
      </w:ins>
      <w:ins w:id="2855" w:author="Arthur Parmentier" w:date="2020-06-06T12:54:00Z">
        <w:r w:rsidRPr="007C437A">
          <w:t>Whereas some modes have a structured syntax that allow to form complex requests (such as the Who, What, How, When s</w:t>
        </w:r>
      </w:ins>
      <w:ins w:id="2856" w:author="Arthur Parmentier" w:date="2020-06-06T12:55:00Z">
        <w:r w:rsidRPr="007C437A">
          <w:t>yntax), some modes suc</w:t>
        </w:r>
      </w:ins>
      <w:ins w:id="2857" w:author="Arthur Parmentier" w:date="2020-06-06T12:56:00Z">
        <w:r w:rsidRPr="007C437A">
          <w:t>h as “shapeline” have no syntax</w:t>
        </w:r>
      </w:ins>
      <w:ins w:id="2858" w:author="Arthur Parmentier" w:date="2020-06-06T12:57:00Z">
        <w:r w:rsidRPr="007C437A">
          <w:t>: the performer must interpret freely</w:t>
        </w:r>
      </w:ins>
      <w:ins w:id="2859" w:author="Arthur Parmentier" w:date="2020-06-06T12:58:00Z">
        <w:r w:rsidR="00FC110A" w:rsidRPr="007C437A">
          <w:t>, or in “abstract ways”</w:t>
        </w:r>
      </w:ins>
      <w:ins w:id="2860" w:author="Arthur Parmentier" w:date="2020-06-06T12:57:00Z">
        <w:r w:rsidRPr="007C437A">
          <w:t xml:space="preserve"> the gestures and signs of the soundpainter</w:t>
        </w:r>
      </w:ins>
      <w:ins w:id="2861" w:author="Arthur Parmentier" w:date="2020-06-06T12:58:00Z">
        <w:r w:rsidR="00FC110A" w:rsidRPr="007C437A">
          <w:t xml:space="preserve">. Everything can be signed in that mode, even signs </w:t>
        </w:r>
      </w:ins>
      <w:ins w:id="2862" w:author="Arthur Parmentier" w:date="2020-06-06T12:59:00Z">
        <w:r w:rsidR="00FC110A" w:rsidRPr="007C437A">
          <w:t xml:space="preserve">that do not exist in the SP language (or dictionary). We also have modes with other </w:t>
        </w:r>
      </w:ins>
      <w:ins w:id="2863" w:author="Arthur Parmentier" w:date="2020-06-06T13:06:00Z">
        <w:r w:rsidR="00DD01C7" w:rsidRPr="007C437A">
          <w:t>syntactic</w:t>
        </w:r>
      </w:ins>
      <w:ins w:id="2864" w:author="Arthur Parmentier" w:date="2020-06-06T12:59:00Z">
        <w:r w:rsidR="00FC110A" w:rsidRPr="007C437A">
          <w:t xml:space="preserve"> structures</w:t>
        </w:r>
      </w:ins>
      <w:ins w:id="2865" w:author="Arthur Parmentier" w:date="2020-06-06T13:00:00Z">
        <w:r w:rsidR="00FC110A" w:rsidRPr="007C437A">
          <w:t xml:space="preserve"> that the default mode, for instance “Play can’t play”.</w:t>
        </w:r>
      </w:ins>
      <w:ins w:id="2866" w:author="Arthur Parmentier" w:date="2020-06-06T18:45:00Z">
        <w:r w:rsidR="00C76B94" w:rsidRPr="007C437A">
          <w:t xml:space="preserve"> In general</w:t>
        </w:r>
      </w:ins>
      <w:ins w:id="2867" w:author="Arthur Parmentier" w:date="2020-06-06T19:25:00Z">
        <w:r w:rsidR="005F3CFB" w:rsidRPr="007C437A">
          <w:t xml:space="preserve">, </w:t>
        </w:r>
      </w:ins>
      <w:ins w:id="2868"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869" w:author="Arthur Parmentier" w:date="2020-06-06T19:27:00Z"/>
        </w:rPr>
      </w:pPr>
      <w:ins w:id="2870" w:author="Arthur Parmentier" w:date="2020-06-06T19:26:00Z">
        <w:r w:rsidRPr="007C437A">
          <w:t>Those that allow to create structured and delayed requests, in which the signs are not interpreted immediately but only</w:t>
        </w:r>
      </w:ins>
      <w:ins w:id="2871"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872" w:author="Arthur Parmentier" w:date="2020-06-06T19:27:00Z"/>
        </w:rPr>
      </w:pPr>
      <w:ins w:id="2873" w:author="Arthur Parmentier" w:date="2020-06-06T19:27:00Z">
        <w:r w:rsidRPr="007C437A">
          <w:t>Those that request the performers to respond to the signs in real time</w:t>
        </w:r>
      </w:ins>
    </w:p>
    <w:p w:rsidR="003807C2" w:rsidRPr="007C437A" w:rsidRDefault="003807C2">
      <w:pPr>
        <w:rPr>
          <w:ins w:id="2874" w:author="Arthur Parmentier" w:date="2020-06-06T13:00:00Z"/>
        </w:rPr>
      </w:pPr>
      <w:ins w:id="2875" w:author="Arthur Parmentier" w:date="2020-06-06T19:28:00Z">
        <w:r w:rsidRPr="007C437A">
          <w:t xml:space="preserve">To mark this polarity between “structured request and delayed response” and “immediate response to single signs or gestures”, the </w:t>
        </w:r>
      </w:ins>
      <w:ins w:id="2876" w:author="Arthur Parmentier" w:date="2020-06-06T19:29:00Z">
        <w:r w:rsidRPr="007C437A">
          <w:t>“</w:t>
        </w:r>
      </w:ins>
      <w:ins w:id="2877" w:author="Arthur Parmentier" w:date="2020-06-06T19:28:00Z">
        <w:r w:rsidRPr="007C437A">
          <w:t>imaginary</w:t>
        </w:r>
      </w:ins>
      <w:ins w:id="2878" w:author="Arthur Parmentier" w:date="2020-06-06T19:29:00Z">
        <w:r w:rsidRPr="007C437A">
          <w:t xml:space="preserve"> box” is used. </w:t>
        </w:r>
      </w:ins>
      <w:ins w:id="2879" w:author="Arthur Parmentier" w:date="2020-06-06T19:30:00Z">
        <w:r w:rsidRPr="007C437A">
          <w:t xml:space="preserve">The imaginary box is usually introduced as an imaginary space in front of the soundpainter </w:t>
        </w:r>
      </w:ins>
      <w:ins w:id="2880" w:author="Arthur Parmentier" w:date="2020-06-06T19:31:00Z">
        <w:r w:rsidRPr="007C437A">
          <w:t xml:space="preserve">that the soundpainter enters when he wants his request to be </w:t>
        </w:r>
      </w:ins>
      <w:ins w:id="2881" w:author="Arthur Parmentier" w:date="2020-06-06T19:32:00Z">
        <w:r w:rsidRPr="007C437A">
          <w:t>executed by the performers</w:t>
        </w:r>
      </w:ins>
      <w:ins w:id="2882" w:author="Arthur Parmentier" w:date="2020-06-06T19:33:00Z">
        <w:r w:rsidRPr="007C437A">
          <w:t>, opposed to the neutral position where the soundpainter prepares the request. Howe</w:t>
        </w:r>
      </w:ins>
      <w:ins w:id="2883" w:author="Arthur Parmentier" w:date="2020-06-06T19:34:00Z">
        <w:r w:rsidRPr="007C437A">
          <w:t>ver, this description is only merely valid for the syntax of the default mode (Who, What, How, When -like)</w:t>
        </w:r>
      </w:ins>
      <w:ins w:id="2884" w:author="Arthur Parmentier" w:date="2020-06-06T19:36:00Z">
        <w:r w:rsidRPr="007C437A">
          <w:t>: t</w:t>
        </w:r>
      </w:ins>
      <w:ins w:id="2885" w:author="Arthur Parmentier" w:date="2020-06-06T19:34:00Z">
        <w:r w:rsidRPr="007C437A">
          <w:t>he imagina</w:t>
        </w:r>
      </w:ins>
      <w:ins w:id="2886" w:author="Arthur Parmentier" w:date="2020-06-06T19:35:00Z">
        <w:r w:rsidRPr="007C437A">
          <w:t xml:space="preserve">ry box is also used in other modes, including those in which there are no structured requests. </w:t>
        </w:r>
      </w:ins>
      <w:ins w:id="2887" w:author="Arthur Parmentier" w:date="2020-06-06T19:36:00Z">
        <w:r w:rsidRPr="007C437A">
          <w:t xml:space="preserve">In fact, the box is a </w:t>
        </w:r>
      </w:ins>
      <w:ins w:id="2888" w:author="Arthur Parmentier" w:date="2020-06-06T19:37:00Z">
        <w:r w:rsidRPr="007C437A">
          <w:t xml:space="preserve">sign universal to all SP modes, with a slightly different meaning than what Thompson presents: </w:t>
        </w:r>
      </w:ins>
      <w:ins w:id="2889" w:author="Arthur Parmentier" w:date="2020-06-06T19:38:00Z">
        <w:r w:rsidR="006B493F" w:rsidRPr="007C437A">
          <w:t>entering or not the box is the sign of whether the re</w:t>
        </w:r>
      </w:ins>
      <w:ins w:id="2890" w:author="Arthur Parmentier" w:date="2020-06-06T19:39:00Z">
        <w:r w:rsidR="006B493F" w:rsidRPr="007C437A">
          <w:t>quest is to be answered immediately by the performer or not; it is the indication</w:t>
        </w:r>
      </w:ins>
      <w:ins w:id="2891" w:author="Arthur Parmentier" w:date="2020-06-06T19:40:00Z">
        <w:r w:rsidR="00F35428" w:rsidRPr="007C437A">
          <w:t xml:space="preserve"> to the performers</w:t>
        </w:r>
      </w:ins>
      <w:ins w:id="2892" w:author="Arthur Parmentier" w:date="2020-06-06T19:39:00Z">
        <w:r w:rsidR="006B493F" w:rsidRPr="007C437A">
          <w:t xml:space="preserve"> of whether to expect a structure in the request </w:t>
        </w:r>
      </w:ins>
      <w:ins w:id="2893" w:author="Arthur Parmentier" w:date="2020-06-06T19:40:00Z">
        <w:r w:rsidR="006B493F" w:rsidRPr="007C437A">
          <w:t>or not.</w:t>
        </w:r>
        <w:r w:rsidR="0091268D" w:rsidRPr="007C437A">
          <w:t xml:space="preserve"> Therefore, in all modes that do not allow </w:t>
        </w:r>
      </w:ins>
      <w:ins w:id="2894" w:author="Arthur Parmentier" w:date="2020-06-06T19:41:00Z">
        <w:r w:rsidR="0091268D" w:rsidRPr="007C437A">
          <w:t>for building structured requests, the soundpainter uses his signs inside the box.</w:t>
        </w:r>
        <w:r w:rsidR="0091268D" w:rsidRPr="007C437A">
          <w:br/>
        </w:r>
      </w:ins>
      <w:ins w:id="2895" w:author="Arthur Parmentier" w:date="2020-06-06T19:42:00Z">
        <w:r w:rsidR="0091268D" w:rsidRPr="007C437A">
          <w:t>Stepping in or out this imaginary box can also act as an</w:t>
        </w:r>
      </w:ins>
      <w:ins w:id="2896" w:author="Arthur Parmentier" w:date="2020-06-06T19:43:00Z">
        <w:r w:rsidR="0091268D" w:rsidRPr="007C437A">
          <w:t xml:space="preserve"> enter/</w:t>
        </w:r>
      </w:ins>
      <w:ins w:id="2897" w:author="Arthur Parmentier" w:date="2020-06-06T19:42:00Z">
        <w:r w:rsidR="0091268D" w:rsidRPr="007C437A">
          <w:t>escape sign from</w:t>
        </w:r>
      </w:ins>
      <w:ins w:id="2898" w:author="Arthur Parmentier" w:date="2020-06-06T19:44:00Z">
        <w:r w:rsidR="00AE2B8F" w:rsidRPr="007C437A">
          <w:t xml:space="preserve"> the default mode to</w:t>
        </w:r>
      </w:ins>
      <w:ins w:id="2899" w:author="Arthur Parmentier" w:date="2020-06-06T19:42:00Z">
        <w:r w:rsidR="0091268D" w:rsidRPr="007C437A">
          <w:t xml:space="preserve"> all that only propose</w:t>
        </w:r>
      </w:ins>
      <w:ins w:id="2900" w:author="Arthur Parmentier" w:date="2020-06-06T19:43:00Z">
        <w:r w:rsidR="0091268D" w:rsidRPr="007C437A">
          <w:t xml:space="preserve"> non-structured requests</w:t>
        </w:r>
      </w:ins>
      <w:ins w:id="2901" w:author="Arthur Parmentier" w:date="2020-06-06T19:45:00Z">
        <w:r w:rsidR="00AE2B8F" w:rsidRPr="007C437A">
          <w:t xml:space="preserve"> and are unambiguous</w:t>
        </w:r>
      </w:ins>
      <w:ins w:id="2902" w:author="Arthur Parmentier" w:date="2020-06-06T19:46:00Z">
        <w:r w:rsidR="00AE2B8F" w:rsidRPr="007C437A">
          <w:t xml:space="preserve"> with respect to the default mode</w:t>
        </w:r>
      </w:ins>
      <w:ins w:id="2903" w:author="Arthur Parmentier" w:date="2020-06-06T19:44:00Z">
        <w:r w:rsidR="00AE2B8F" w:rsidRPr="007C437A">
          <w:t xml:space="preserve">. For instance, to exit the scan mode, it is </w:t>
        </w:r>
      </w:ins>
      <w:ins w:id="2904" w:author="Arthur Parmentier" w:date="2020-06-06T19:46:00Z">
        <w:r w:rsidR="00AE2B8F" w:rsidRPr="007C437A">
          <w:t>enough</w:t>
        </w:r>
      </w:ins>
      <w:ins w:id="2905" w:author="Arthur Parmentier" w:date="2020-06-06T19:45:00Z">
        <w:r w:rsidR="00AE2B8F" w:rsidRPr="007C437A">
          <w:t xml:space="preserve"> to step out of the box and use the default mode syntax again, without using an additional escape sign</w:t>
        </w:r>
      </w:ins>
      <w:ins w:id="2906" w:author="Arthur Parmentier" w:date="2020-06-06T19:46:00Z">
        <w:r w:rsidR="00AE2B8F" w:rsidRPr="007C437A">
          <w:t xml:space="preserve"> to signify </w:t>
        </w:r>
        <w:r w:rsidR="00C6459A" w:rsidRPr="007C437A">
          <w:t>the change in mode.</w:t>
        </w:r>
      </w:ins>
    </w:p>
    <w:p w:rsidR="00FC110A" w:rsidRPr="007C437A" w:rsidRDefault="00FC110A">
      <w:pPr>
        <w:rPr>
          <w:ins w:id="2907" w:author="Arthur Parmentier" w:date="2020-06-05T19:20:00Z"/>
          <w:rPrChange w:id="2908" w:author="Arthur Parmentier" w:date="2020-06-07T15:27:00Z">
            <w:rPr>
              <w:ins w:id="2909" w:author="Arthur Parmentier" w:date="2020-06-05T19:20:00Z"/>
            </w:rPr>
          </w:rPrChange>
        </w:rPr>
        <w:pPrChange w:id="2910" w:author="Arthur Parmentier" w:date="2020-06-06T12:53:00Z">
          <w:pPr>
            <w:pStyle w:val="Titre6"/>
          </w:pPr>
        </w:pPrChange>
      </w:pPr>
      <w:ins w:id="2911" w:author="Arthur Parmentier" w:date="2020-06-06T13:00:00Z">
        <w:r w:rsidRPr="007C437A">
          <w:rPr>
            <w:rPrChange w:id="2912" w:author="Arthur Parmentier" w:date="2020-06-07T15:27:00Z">
              <w:rPr/>
            </w:rPrChange>
          </w:rPr>
          <w:t xml:space="preserve">On the </w:t>
        </w:r>
      </w:ins>
      <w:ins w:id="2913" w:author="Arthur Parmentier" w:date="2020-06-06T19:47:00Z">
        <w:r w:rsidR="00F65BD6" w:rsidRPr="007C437A">
          <w:rPr>
            <w:rPrChange w:id="2914" w:author="Arthur Parmentier" w:date="2020-06-07T15:27:00Z">
              <w:rPr/>
            </w:rPrChange>
          </w:rPr>
          <w:t>semantic side</w:t>
        </w:r>
      </w:ins>
      <w:ins w:id="2915" w:author="Arthur Parmentier" w:date="2020-06-06T13:00:00Z">
        <w:r w:rsidRPr="007C437A">
          <w:rPr>
            <w:rPrChange w:id="2916" w:author="Arthur Parmentier" w:date="2020-06-07T15:27:00Z">
              <w:rPr/>
            </w:rPrChange>
          </w:rPr>
          <w:t xml:space="preserve">, </w:t>
        </w:r>
      </w:ins>
      <w:ins w:id="2917" w:author="Arthur Parmentier" w:date="2020-06-06T13:01:00Z">
        <w:r w:rsidRPr="007C437A">
          <w:rPr>
            <w:rPrChange w:id="2918" w:author="Arthur Parmentier" w:date="2020-06-07T15:27:00Z">
              <w:rPr/>
            </w:rPrChange>
          </w:rPr>
          <w:t xml:space="preserve">many signs are shared by several modes and have similar, if not equivalent meanings in all these modes. </w:t>
        </w:r>
      </w:ins>
      <w:ins w:id="2919" w:author="Arthur Parmentier" w:date="2020-06-06T13:02:00Z">
        <w:r w:rsidRPr="007C437A">
          <w:rPr>
            <w:rPrChange w:id="2920" w:author="Arthur Parmentier" w:date="2020-06-07T15:27:00Z">
              <w:rPr/>
            </w:rPrChange>
          </w:rPr>
          <w:t xml:space="preserve">In fact, the common semantic features of the different SP modes are what make them efficient and what allow their </w:t>
        </w:r>
      </w:ins>
      <w:ins w:id="2921" w:author="Arthur Parmentier" w:date="2020-06-06T13:03:00Z">
        <w:r w:rsidRPr="007C437A">
          <w:rPr>
            <w:rPrChange w:id="2922" w:author="Arthur Parmentier" w:date="2020-06-07T15:27:00Z">
              <w:rPr/>
            </w:rPrChange>
          </w:rPr>
          <w:t xml:space="preserve">quick </w:t>
        </w:r>
      </w:ins>
      <w:ins w:id="2923" w:author="Arthur Parmentier" w:date="2020-06-06T13:02:00Z">
        <w:r w:rsidRPr="007C437A">
          <w:rPr>
            <w:rPrChange w:id="2924" w:author="Arthur Parmentier" w:date="2020-06-07T15:27:00Z">
              <w:rPr/>
            </w:rPrChange>
          </w:rPr>
          <w:t xml:space="preserve">learning and memorization </w:t>
        </w:r>
      </w:ins>
      <w:ins w:id="2925" w:author="Arthur Parmentier" w:date="2020-06-06T13:03:00Z">
        <w:r w:rsidRPr="007C437A">
          <w:rPr>
            <w:rPrChange w:id="2926" w:author="Arthur Parmentier" w:date="2020-06-07T15:27:00Z">
              <w:rPr/>
            </w:rPrChange>
          </w:rPr>
          <w:t>by the performers. Indeed, if instead there were only signs proper to each mode and new signs had to be learned for each one, S</w:t>
        </w:r>
      </w:ins>
      <w:ins w:id="2927" w:author="Arthur Parmentier" w:date="2020-06-06T13:04:00Z">
        <w:r w:rsidRPr="007C437A">
          <w:rPr>
            <w:rPrChange w:id="2928" w:author="Arthur Parmentier" w:date="2020-06-07T15:27:00Z">
              <w:rPr/>
            </w:rPrChange>
          </w:rPr>
          <w:t>P would probably loose much of its performativity, which for me lies in its ability to mix several syntaxes with similar semantics.</w:t>
        </w:r>
      </w:ins>
    </w:p>
    <w:p w:rsidR="000E299B" w:rsidRDefault="00DE27EC">
      <w:pPr>
        <w:pStyle w:val="Titre5"/>
        <w:rPr>
          <w:ins w:id="2929" w:author="Arthur Parmentier" w:date="2020-06-07T22:34:00Z"/>
        </w:rPr>
      </w:pPr>
      <w:ins w:id="2930" w:author="Arthur Parmentier" w:date="2020-06-06T13:08:00Z">
        <w:r w:rsidRPr="007C437A">
          <w:lastRenderedPageBreak/>
          <w:t>Remarks on the syntax of the “default” mode</w:t>
        </w:r>
      </w:ins>
    </w:p>
    <w:p w:rsidR="00EC06A7" w:rsidRPr="00EC06A7" w:rsidRDefault="00EC06A7">
      <w:pPr>
        <w:rPr>
          <w:ins w:id="2931" w:author="Arthur Parmentier" w:date="2020-06-06T12:48:00Z"/>
          <w:rPrChange w:id="2932" w:author="Arthur Parmentier" w:date="2020-06-07T22:34:00Z">
            <w:rPr>
              <w:ins w:id="2933" w:author="Arthur Parmentier" w:date="2020-06-06T12:48:00Z"/>
            </w:rPr>
          </w:rPrChange>
        </w:rPr>
        <w:pPrChange w:id="2934" w:author="Arthur Parmentier" w:date="2020-06-07T22:34:00Z">
          <w:pPr>
            <w:pStyle w:val="Titre6"/>
          </w:pPr>
        </w:pPrChange>
      </w:pPr>
      <w:ins w:id="2935" w:author="Arthur Parmentier" w:date="2020-06-07T22:34:00Z">
        <w:r>
          <w:t xml:space="preserve">Structures that performs functions. The structures are the assemblage of </w:t>
        </w:r>
      </w:ins>
      <w:ins w:id="2936" w:author="Arthur Parmentier" w:date="2020-06-07T22:40:00Z">
        <w:r w:rsidR="000431DD">
          <w:t xml:space="preserve">one or several </w:t>
        </w:r>
      </w:ins>
      <w:ins w:id="2937" w:author="Arthur Parmentier" w:date="2020-06-07T22:34:00Z">
        <w:r>
          <w:t>signs (phrases in linguistics), and the functions of SP are called W</w:t>
        </w:r>
      </w:ins>
      <w:ins w:id="2938" w:author="Arthur Parmentier" w:date="2020-06-07T22:35:00Z">
        <w:r>
          <w:t>ho, What, How, When.</w:t>
        </w:r>
      </w:ins>
      <w:ins w:id="2939" w:author="Arthur Parmentier" w:date="2020-06-07T22:41:00Z">
        <w:r w:rsidR="000431DD">
          <w:t xml:space="preserve"> The assemblage of the Who, What, How, When phrases is called a clause.</w:t>
        </w:r>
      </w:ins>
    </w:p>
    <w:p w:rsidR="006E03AC" w:rsidRPr="007C437A" w:rsidRDefault="00E60509" w:rsidP="00B427B1">
      <w:pPr>
        <w:rPr>
          <w:ins w:id="2940" w:author="Arthur Parmentier" w:date="2020-06-06T20:00:00Z"/>
        </w:rPr>
      </w:pPr>
      <w:ins w:id="2941" w:author="Arthur Parmentier" w:date="2020-06-06T14:04:00Z">
        <w:r w:rsidRPr="007C437A">
          <w:t xml:space="preserve">The “default mode” appears as a very </w:t>
        </w:r>
      </w:ins>
      <w:ins w:id="2942" w:author="Arthur Parmentier" w:date="2020-06-06T19:52:00Z">
        <w:r w:rsidR="00DA1511" w:rsidRPr="007C437A">
          <w:t>unique</w:t>
        </w:r>
      </w:ins>
      <w:ins w:id="2943" w:author="Arthur Parmentier" w:date="2020-06-06T14:04:00Z">
        <w:r w:rsidRPr="007C437A">
          <w:t xml:space="preserve"> element of the SP syntax because of its centrality in the </w:t>
        </w:r>
      </w:ins>
      <w:ins w:id="2944" w:author="Arthur Parmentier" w:date="2020-06-06T14:05:00Z">
        <w:r w:rsidRPr="007C437A">
          <w:t xml:space="preserve">network of modes </w:t>
        </w:r>
      </w:ins>
      <w:ins w:id="2945" w:author="Arthur Parmentier" w:date="2020-06-06T19:53:00Z">
        <w:r w:rsidR="006127A3" w:rsidRPr="007C437A">
          <w:t>(</w:t>
        </w:r>
        <w:r w:rsidR="006127A3" w:rsidRPr="007C437A">
          <w:rPr>
            <w:rPrChange w:id="2946" w:author="Arthur Parmentier" w:date="2020-06-07T15:27:00Z">
              <w:rPr/>
            </w:rPrChange>
          </w:rPr>
          <w:fldChar w:fldCharType="begin"/>
        </w:r>
        <w:r w:rsidR="006127A3" w:rsidRPr="007C437A">
          <w:instrText xml:space="preserve"> REF _Ref42283886 \h </w:instrText>
        </w:r>
      </w:ins>
      <w:r w:rsidR="006127A3" w:rsidRPr="007C437A">
        <w:rPr>
          <w:rPrChange w:id="2947" w:author="Arthur Parmentier" w:date="2020-06-07T15:27:00Z">
            <w:rPr/>
          </w:rPrChange>
        </w:rPr>
      </w:r>
      <w:ins w:id="2948" w:author="Arthur Parmentier" w:date="2020-06-06T19:53:00Z">
        <w:r w:rsidR="006127A3" w:rsidRPr="007C437A">
          <w:rPr>
            <w:rPrChange w:id="2949" w:author="Arthur Parmentier" w:date="2020-06-07T15:27:00Z">
              <w:rPr/>
            </w:rPrChange>
          </w:rPr>
          <w:fldChar w:fldCharType="separate"/>
        </w:r>
        <w:r w:rsidR="006127A3" w:rsidRPr="007C437A">
          <w:t xml:space="preserve">Figure </w:t>
        </w:r>
        <w:r w:rsidR="006127A3" w:rsidRPr="007C437A">
          <w:rPr>
            <w:rPrChange w:id="2950" w:author="Arthur Parmentier" w:date="2020-06-07T15:27:00Z">
              <w:rPr>
                <w:noProof/>
              </w:rPr>
            </w:rPrChange>
          </w:rPr>
          <w:t>1</w:t>
        </w:r>
        <w:r w:rsidR="006127A3" w:rsidRPr="007C437A">
          <w:rPr>
            <w:rPrChange w:id="2951" w:author="Arthur Parmentier" w:date="2020-06-07T15:27:00Z">
              <w:rPr/>
            </w:rPrChange>
          </w:rPr>
          <w:fldChar w:fldCharType="end"/>
        </w:r>
        <w:r w:rsidR="006127A3" w:rsidRPr="007C437A">
          <w:t xml:space="preserve">) </w:t>
        </w:r>
      </w:ins>
      <w:ins w:id="2952" w:author="Arthur Parmentier" w:date="2020-06-06T20:00:00Z">
        <w:r w:rsidR="006E03AC" w:rsidRPr="007C437A">
          <w:t xml:space="preserve">and </w:t>
        </w:r>
      </w:ins>
      <w:ins w:id="2953" w:author="Arthur Parmentier" w:date="2020-06-06T20:04:00Z">
        <w:r w:rsidR="006E03AC" w:rsidRPr="007C437A">
          <w:t xml:space="preserve">its use as the conventional syntax of SP, to the point that it is in those syntactic terms that </w:t>
        </w:r>
      </w:ins>
      <w:ins w:id="2954" w:author="Arthur Parmentier" w:date="2020-06-06T20:05:00Z">
        <w:r w:rsidR="006E03AC" w:rsidRPr="007C437A">
          <w:t>SP is presented, despite the number of syntaxes it covers.</w:t>
        </w:r>
      </w:ins>
    </w:p>
    <w:p w:rsidR="00C45B55" w:rsidRPr="007C437A" w:rsidRDefault="00E60509" w:rsidP="00B427B1">
      <w:pPr>
        <w:rPr>
          <w:ins w:id="2955" w:author="Arthur Parmentier" w:date="2020-06-06T20:07:00Z"/>
        </w:rPr>
      </w:pPr>
      <w:ins w:id="2956" w:author="Arthur Parmentier" w:date="2020-06-06T14:11:00Z">
        <w:r w:rsidRPr="007C437A">
          <w:t xml:space="preserve">In my observations, I found </w:t>
        </w:r>
      </w:ins>
      <w:ins w:id="2957" w:author="Arthur Parmentier" w:date="2020-06-06T19:59:00Z">
        <w:r w:rsidR="00314848" w:rsidRPr="007C437A">
          <w:t>that</w:t>
        </w:r>
      </w:ins>
      <w:ins w:id="2958" w:author="Arthur Parmentier" w:date="2020-06-06T14:11:00Z">
        <w:r w:rsidRPr="007C437A">
          <w:t xml:space="preserve"> the syntactic </w:t>
        </w:r>
      </w:ins>
      <w:ins w:id="2959" w:author="Arthur Parmentier" w:date="2020-06-06T19:59:00Z">
        <w:r w:rsidR="00314848" w:rsidRPr="007C437A">
          <w:t xml:space="preserve">and grammatical </w:t>
        </w:r>
      </w:ins>
      <w:ins w:id="2960" w:author="Arthur Parmentier" w:date="2020-06-06T20:06:00Z">
        <w:r w:rsidR="00C45B55" w:rsidRPr="007C437A">
          <w:t>rules</w:t>
        </w:r>
      </w:ins>
      <w:ins w:id="2961" w:author="Arthur Parmentier" w:date="2020-06-06T14:12:00Z">
        <w:r w:rsidRPr="007C437A">
          <w:t xml:space="preserve"> are made explicit by the soundpainter </w:t>
        </w:r>
      </w:ins>
      <w:ins w:id="2962" w:author="Arthur Parmentier" w:date="2020-06-06T20:06:00Z">
        <w:r w:rsidR="00C45B55" w:rsidRPr="007C437A">
          <w:t>(</w:t>
        </w:r>
      </w:ins>
      <w:ins w:id="2963" w:author="Arthur Parmentier" w:date="2020-06-06T14:12:00Z">
        <w:r w:rsidRPr="007C437A">
          <w:t>or teacher</w:t>
        </w:r>
      </w:ins>
      <w:ins w:id="2964" w:author="Arthur Parmentier" w:date="2020-06-06T20:06:00Z">
        <w:r w:rsidR="00C45B55" w:rsidRPr="007C437A">
          <w:t>) for each mode but the default mode</w:t>
        </w:r>
      </w:ins>
      <w:ins w:id="2965" w:author="Arthur Parmentier" w:date="2020-06-06T14:12:00Z">
        <w:r w:rsidRPr="007C437A">
          <w:t>.</w:t>
        </w:r>
      </w:ins>
      <w:ins w:id="2966"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2967" w:author="Arthur Parmentier" w:date="2020-06-06T20:08:00Z"/>
        </w:rPr>
      </w:pPr>
      <w:ins w:id="2968" w:author="Arthur Parmentier" w:date="2020-06-06T20:07:00Z">
        <w:r w:rsidRPr="007C437A">
          <w:t>The default mode syntax is the most compl</w:t>
        </w:r>
      </w:ins>
      <w:ins w:id="2969" w:author="Arthur Parmentier" w:date="2020-06-06T20:08:00Z">
        <w:r w:rsidRPr="007C437A">
          <w:t>ex one of all modes</w:t>
        </w:r>
      </w:ins>
    </w:p>
    <w:p w:rsidR="00C45B55" w:rsidRPr="007C437A" w:rsidRDefault="00C45B55">
      <w:pPr>
        <w:pStyle w:val="Paragraphedeliste"/>
        <w:numPr>
          <w:ilvl w:val="0"/>
          <w:numId w:val="11"/>
        </w:numPr>
        <w:rPr>
          <w:ins w:id="2970" w:author="Arthur Parmentier" w:date="2020-06-06T20:08:00Z"/>
        </w:rPr>
      </w:pPr>
      <w:ins w:id="2971" w:author="Arthur Parmentier" w:date="2020-06-06T20:08:00Z">
        <w:r w:rsidRPr="007C437A">
          <w:t>Part of its syntax is borrowed from languages that the performers are already familiar with</w:t>
        </w:r>
      </w:ins>
    </w:p>
    <w:p w:rsidR="00A5016A" w:rsidRPr="007C437A" w:rsidRDefault="00B46B57" w:rsidP="00A5016A">
      <w:pPr>
        <w:rPr>
          <w:ins w:id="2972" w:author="Arthur Parmentier" w:date="2020-06-06T20:34:00Z"/>
        </w:rPr>
      </w:pPr>
      <w:ins w:id="2973"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2974" w:author="Arthur Parmentier" w:date="2020-06-06T20:10:00Z">
        <w:r w:rsidR="007C5AC4" w:rsidRPr="007C437A">
          <w:t>t structure</w:t>
        </w:r>
      </w:ins>
      <w:ins w:id="2975" w:author="Arthur Parmentier" w:date="2020-06-06T20:09:00Z">
        <w:r w:rsidR="00C45B55" w:rsidRPr="007C437A">
          <w:t xml:space="preserve"> and are usually implicitly learned (i.e. they are not explicated by the teacher or soundpainter). </w:t>
        </w:r>
      </w:ins>
      <w:ins w:id="2976" w:author="Arthur Parmentier" w:date="2020-06-06T20:10:00Z">
        <w:r w:rsidR="00BC4BBB" w:rsidRPr="007C437A">
          <w:t xml:space="preserve">Examples of such elements are </w:t>
        </w:r>
      </w:ins>
      <w:ins w:id="2977" w:author="Arthur Parmentier" w:date="2020-06-06T20:09:00Z">
        <w:r w:rsidR="00C45B55" w:rsidRPr="007C437A">
          <w:t>with, within (and without), through, add, remove, go back to, move on to….</w:t>
        </w:r>
      </w:ins>
      <w:ins w:id="2978" w:author="Arthur Parmentier" w:date="2020-06-06T20:33:00Z">
        <w:r w:rsidR="00A5016A" w:rsidRPr="007C437A">
          <w:br/>
        </w:r>
      </w:ins>
      <w:ins w:id="2979"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2980" w:author="Arthur Parmentier" w:date="2020-06-06T17:14:00Z"/>
        </w:rPr>
      </w:pPr>
      <w:ins w:id="2981" w:author="Arthur Parmentier" w:date="2020-06-06T20:34:00Z">
        <w:r w:rsidRPr="007C437A">
          <w:t>In linguistic literature, we have observed several languages that do not possess these concepts.</w:t>
        </w:r>
        <w:r w:rsidRPr="007C437A">
          <w:rPr>
            <w:rStyle w:val="Appelnotedebasdep"/>
          </w:rPr>
          <w:footnoteReference w:id="38"/>
        </w:r>
        <w:r w:rsidRPr="007C437A">
          <w:t xml:space="preserve"> One could wonder how much presenting the syntax of the default SP mode to communities that are not familiar to Western languages would challenge the usual conceptions of the SP syntax. </w:t>
        </w:r>
      </w:ins>
      <w:ins w:id="2987" w:author="Arthur Parmentier" w:date="2020-06-06T17:52:00Z">
        <w:r w:rsidR="00A531CB" w:rsidRPr="007C437A">
          <w:t>The story of the e</w:t>
        </w:r>
      </w:ins>
      <w:ins w:id="2988" w:author="Arthur Parmentier" w:date="2020-06-06T18:06:00Z">
        <w:r w:rsidR="006A1B0D" w:rsidRPr="007C437A">
          <w:t>me</w:t>
        </w:r>
      </w:ins>
      <w:ins w:id="2989" w:author="Arthur Parmentier" w:date="2020-06-06T17:52:00Z">
        <w:r w:rsidR="00A531CB" w:rsidRPr="007C437A">
          <w:t xml:space="preserve">rgence of the Launch Mode is an </w:t>
        </w:r>
      </w:ins>
      <w:ins w:id="2990" w:author="Arthur Parmentier" w:date="2020-06-06T20:35:00Z">
        <w:r w:rsidRPr="007C437A">
          <w:t>answer to that question</w:t>
        </w:r>
      </w:ins>
      <w:ins w:id="2991" w:author="Arthur Parmentier" w:date="2020-06-06T17:53:00Z">
        <w:r w:rsidR="00A531CB" w:rsidRPr="007C437A">
          <w:t>:</w:t>
        </w:r>
      </w:ins>
    </w:p>
    <w:p w:rsidR="00237DE8" w:rsidRPr="007C437A" w:rsidRDefault="00237DE8">
      <w:pPr>
        <w:pStyle w:val="Citation"/>
        <w:rPr>
          <w:ins w:id="2992" w:author="Arthur Parmentier" w:date="2020-06-06T17:14:00Z"/>
          <w:rPrChange w:id="2993" w:author="Arthur Parmentier" w:date="2020-06-07T15:27:00Z">
            <w:rPr>
              <w:ins w:id="2994" w:author="Arthur Parmentier" w:date="2020-06-06T17:14:00Z"/>
            </w:rPr>
          </w:rPrChange>
        </w:rPr>
        <w:pPrChange w:id="2995" w:author="Arthur Parmentier" w:date="2020-06-06T17:53:00Z">
          <w:pPr>
            <w:pStyle w:val="NormalWeb"/>
          </w:pPr>
        </w:pPrChange>
      </w:pPr>
      <w:ins w:id="2996" w:author="Arthur Parmentier" w:date="2020-06-06T17:14:00Z">
        <w:r w:rsidRPr="007C437A">
          <w:rPr>
            <w:rPrChange w:id="2997"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2998" w:author="Arthur Parmentier" w:date="2020-06-06T17:14:00Z"/>
          <w:rPrChange w:id="2999" w:author="Arthur Parmentier" w:date="2020-06-07T15:27:00Z">
            <w:rPr>
              <w:ins w:id="3000" w:author="Arthur Parmentier" w:date="2020-06-06T17:14:00Z"/>
            </w:rPr>
          </w:rPrChange>
        </w:rPr>
        <w:pPrChange w:id="3001" w:author="Arthur Parmentier" w:date="2020-06-06T17:53:00Z">
          <w:pPr>
            <w:pStyle w:val="NormalWeb"/>
          </w:pPr>
        </w:pPrChange>
      </w:pPr>
      <w:ins w:id="3002" w:author="Arthur Parmentier" w:date="2020-06-06T17:14:00Z">
        <w:r w:rsidRPr="007C437A">
          <w:rPr>
            <w:rPrChange w:id="3003" w:author="Arthur Parmentier" w:date="2020-06-07T15:27:00Z">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3004" w:author="Arthur Parmentier" w:date="2020-06-07T15:27:00Z">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005" w:author="Arthur Parmentier" w:date="2020-06-06T17:53:00Z"/>
        </w:rPr>
      </w:pPr>
      <w:ins w:id="3006"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007" w:author="Arthur Parmentier" w:date="2020-06-06T17:53:00Z">
        <w:r w:rsidR="00D83AC5" w:rsidRPr="007C437A">
          <w:t>necessity. “</w:t>
        </w:r>
        <w:r w:rsidR="00A531CB" w:rsidRPr="007C437A">
          <w:rPr>
            <w:rStyle w:val="Appelnotedebasdep"/>
          </w:rPr>
          <w:footnoteReference w:id="39"/>
        </w:r>
      </w:ins>
    </w:p>
    <w:p w:rsidR="005B7F91" w:rsidRPr="007C437A" w:rsidRDefault="00D83AC5" w:rsidP="00D83AC5">
      <w:pPr>
        <w:rPr>
          <w:ins w:id="3009" w:author="Arthur Parmentier" w:date="2020-06-06T21:59:00Z"/>
        </w:rPr>
      </w:pPr>
      <w:ins w:id="3010" w:author="Arthur Parmentier" w:date="2020-06-06T17:53:00Z">
        <w:r w:rsidRPr="007C437A">
          <w:t>In this example, we can see that t</w:t>
        </w:r>
      </w:ins>
      <w:ins w:id="3011" w:author="Arthur Parmentier" w:date="2020-06-06T17:54:00Z">
        <w:r w:rsidRPr="007C437A">
          <w:t xml:space="preserve">he default mode does have a degree of complexity that involve </w:t>
        </w:r>
      </w:ins>
      <w:ins w:id="3012" w:author="Arthur Parmentier" w:date="2020-06-06T20:35:00Z">
        <w:r w:rsidR="00421D32" w:rsidRPr="007C437A">
          <w:t>prior</w:t>
        </w:r>
      </w:ins>
      <w:ins w:id="3013" w:author="Arthur Parmentier" w:date="2020-06-06T20:36:00Z">
        <w:r w:rsidR="00421D32" w:rsidRPr="007C437A">
          <w:t xml:space="preserve"> </w:t>
        </w:r>
      </w:ins>
      <w:ins w:id="3014" w:author="Arthur Parmentier" w:date="2020-06-06T17:54:00Z">
        <w:r w:rsidRPr="007C437A">
          <w:t xml:space="preserve">knowledge in </w:t>
        </w:r>
      </w:ins>
      <w:ins w:id="3015" w:author="Arthur Parmentier" w:date="2020-06-06T20:36:00Z">
        <w:r w:rsidR="00421D32" w:rsidRPr="007C437A">
          <w:t>grammatical rules</w:t>
        </w:r>
      </w:ins>
      <w:ins w:id="3016" w:author="Arthur Parmentier" w:date="2020-06-06T17:55:00Z">
        <w:r w:rsidRPr="007C437A">
          <w:t xml:space="preserve"> </w:t>
        </w:r>
      </w:ins>
      <w:ins w:id="3017" w:author="Arthur Parmentier" w:date="2020-06-06T20:36:00Z">
        <w:r w:rsidR="00421D32" w:rsidRPr="007C437A">
          <w:t>and</w:t>
        </w:r>
      </w:ins>
      <w:ins w:id="3018" w:author="Arthur Parmentier" w:date="2020-06-06T17:55:00Z">
        <w:r w:rsidRPr="007C437A">
          <w:t xml:space="preserve"> logic. </w:t>
        </w:r>
      </w:ins>
      <w:ins w:id="3019" w:author="Arthur Parmentier" w:date="2020-06-06T21:59:00Z">
        <w:r w:rsidR="007D30A4" w:rsidRPr="007C437A">
          <w:t>Of course, all mechanisms of language are not cultural and learned, but t</w:t>
        </w:r>
      </w:ins>
      <w:ins w:id="3020" w:author="Arthur Parmentier" w:date="2020-06-06T17:57:00Z">
        <w:r w:rsidRPr="007C437A">
          <w:t>h</w:t>
        </w:r>
      </w:ins>
      <w:ins w:id="3021" w:author="Arthur Parmentier" w:date="2020-06-06T20:36:00Z">
        <w:r w:rsidR="009D182D" w:rsidRPr="007C437A">
          <w:t>ese rules</w:t>
        </w:r>
      </w:ins>
      <w:ins w:id="3022" w:author="Arthur Parmentier" w:date="2020-06-06T17:55:00Z">
        <w:r w:rsidRPr="007C437A">
          <w:t xml:space="preserve"> were not </w:t>
        </w:r>
      </w:ins>
      <w:ins w:id="3023" w:author="Arthur Parmentier" w:date="2020-06-06T17:56:00Z">
        <w:r w:rsidRPr="007C437A">
          <w:t xml:space="preserve">internalized by the learning impaired and it might </w:t>
        </w:r>
      </w:ins>
      <w:ins w:id="3024" w:author="Arthur Parmentier" w:date="2020-06-06T20:35:00Z">
        <w:r w:rsidR="00EB6FB5" w:rsidRPr="007C437A">
          <w:t xml:space="preserve">as </w:t>
        </w:r>
      </w:ins>
      <w:ins w:id="3025" w:author="Arthur Parmentier" w:date="2020-06-06T17:56:00Z">
        <w:r w:rsidRPr="007C437A">
          <w:t>well be an issue for working with p</w:t>
        </w:r>
      </w:ins>
      <w:ins w:id="3026" w:author="Arthur Parmentier" w:date="2020-06-06T20:36:00Z">
        <w:r w:rsidR="009D182D" w:rsidRPr="007C437A">
          <w:t>eople</w:t>
        </w:r>
      </w:ins>
      <w:ins w:id="3027" w:author="Arthur Parmentier" w:date="2020-06-06T17:56:00Z">
        <w:r w:rsidRPr="007C437A">
          <w:t xml:space="preserve"> whose language or culture</w:t>
        </w:r>
      </w:ins>
      <w:ins w:id="3028" w:author="Arthur Parmentier" w:date="2020-06-06T17:57:00Z">
        <w:r w:rsidRPr="007C437A">
          <w:t xml:space="preserve"> does not yield them either.</w:t>
        </w:r>
      </w:ins>
    </w:p>
    <w:p w:rsidR="005A4AA8" w:rsidRPr="007C437A" w:rsidRDefault="005A4AA8" w:rsidP="00D83AC5">
      <w:pPr>
        <w:rPr>
          <w:ins w:id="3029" w:author="Arthur Parmentier" w:date="2020-06-06T21:58:00Z"/>
        </w:rPr>
      </w:pPr>
      <w:ins w:id="3030" w:author="Arthur Parmentier" w:date="2020-06-06T21:59:00Z">
        <w:r w:rsidRPr="007C437A">
          <w:t xml:space="preserve">I suggest </w:t>
        </w:r>
      </w:ins>
      <w:ins w:id="3031" w:author="Arthur Parmentier" w:date="2020-06-06T22:00:00Z">
        <w:r w:rsidRPr="007C437A">
          <w:t xml:space="preserve">for future research </w:t>
        </w:r>
      </w:ins>
      <w:ins w:id="3032" w:author="Arthur Parmentier" w:date="2020-06-06T21:59:00Z">
        <w:r w:rsidRPr="007C437A">
          <w:t xml:space="preserve">to push the analysis of the SP syntax </w:t>
        </w:r>
      </w:ins>
      <w:ins w:id="3033" w:author="Arthur Parmentier" w:date="2020-06-06T22:04:00Z">
        <w:r w:rsidRPr="007C437A">
          <w:t xml:space="preserve">and its formalization in linguistic terms. </w:t>
        </w:r>
      </w:ins>
      <w:ins w:id="3034" w:author="Arthur Parmentier" w:date="2020-06-06T22:05:00Z">
        <w:r w:rsidRPr="007C437A">
          <w:t>At the moment</w:t>
        </w:r>
      </w:ins>
      <w:ins w:id="3035" w:author="Arthur Parmentier" w:date="2020-06-06T22:06:00Z">
        <w:r w:rsidRPr="007C437A">
          <w:t xml:space="preserve"> I am writing </w:t>
        </w:r>
      </w:ins>
      <w:ins w:id="3036" w:author="Arthur Parmentier" w:date="2020-06-06T22:05:00Z">
        <w:r w:rsidRPr="007C437A">
          <w:t xml:space="preserve">this report, a dictionary is being built that </w:t>
        </w:r>
      </w:ins>
      <w:ins w:id="3037" w:author="Arthur Parmentier" w:date="2020-06-06T22:09:00Z">
        <w:r w:rsidR="003911EB" w:rsidRPr="007C437A">
          <w:t xml:space="preserve">already </w:t>
        </w:r>
      </w:ins>
      <w:ins w:id="3038" w:author="Arthur Parmentier" w:date="2020-06-06T22:05:00Z">
        <w:r w:rsidRPr="007C437A">
          <w:t>contain</w:t>
        </w:r>
      </w:ins>
      <w:ins w:id="3039" w:author="Arthur Parmentier" w:date="2020-06-06T22:06:00Z">
        <w:r w:rsidRPr="007C437A">
          <w:t>s</w:t>
        </w:r>
      </w:ins>
      <w:ins w:id="3040" w:author="Arthur Parmentier" w:date="2020-06-06T22:09:00Z">
        <w:r w:rsidR="003911EB" w:rsidRPr="007C437A">
          <w:t xml:space="preserve"> some</w:t>
        </w:r>
      </w:ins>
      <w:ins w:id="3041" w:author="Arthur Parmentier" w:date="2020-06-06T22:06:00Z">
        <w:r w:rsidRPr="007C437A">
          <w:t xml:space="preserve"> descriptions of signs in terms of syntax</w:t>
        </w:r>
      </w:ins>
      <w:ins w:id="3042" w:author="Arthur Parmentier" w:date="2020-06-06T22:09:00Z">
        <w:r w:rsidR="003911EB" w:rsidRPr="007C437A">
          <w:t>, such as the ones that have historically been formalized by Thompson</w:t>
        </w:r>
      </w:ins>
      <w:ins w:id="3043" w:author="Arthur Parmentier" w:date="2020-06-06T22:06:00Z">
        <w:r w:rsidRPr="007C437A">
          <w:t>. I believe that a linguistic approach</w:t>
        </w:r>
      </w:ins>
      <w:ins w:id="3044" w:author="Arthur Parmentier" w:date="2020-06-06T22:08:00Z">
        <w:r w:rsidRPr="007C437A">
          <w:t xml:space="preserve"> to SP</w:t>
        </w:r>
      </w:ins>
      <w:ins w:id="3045" w:author="Arthur Parmentier" w:date="2020-06-06T22:06:00Z">
        <w:r w:rsidRPr="007C437A">
          <w:t xml:space="preserve"> would</w:t>
        </w:r>
      </w:ins>
      <w:ins w:id="3046" w:author="Arthur Parmentier" w:date="2020-06-06T22:08:00Z">
        <w:r w:rsidRPr="007C437A">
          <w:t xml:space="preserve"> be very relevant and</w:t>
        </w:r>
      </w:ins>
      <w:ins w:id="3047" w:author="Arthur Parmentier" w:date="2020-06-06T22:06:00Z">
        <w:r w:rsidRPr="007C437A">
          <w:t xml:space="preserve"> add </w:t>
        </w:r>
      </w:ins>
      <w:ins w:id="3048" w:author="Arthur Parmentier" w:date="2020-06-06T22:09:00Z">
        <w:r w:rsidR="00111E92" w:rsidRPr="007C437A">
          <w:t xml:space="preserve">a lot of </w:t>
        </w:r>
      </w:ins>
      <w:ins w:id="3049" w:author="Arthur Parmentier" w:date="2020-06-06T22:06:00Z">
        <w:r w:rsidRPr="007C437A">
          <w:t>value to this collaborative work</w:t>
        </w:r>
      </w:ins>
      <w:ins w:id="3050" w:author="Arthur Parmentier" w:date="2020-06-06T22:09:00Z">
        <w:r w:rsidRPr="007C437A">
          <w:t>.</w:t>
        </w:r>
      </w:ins>
    </w:p>
    <w:p w:rsidR="009E3561" w:rsidRPr="007C437A" w:rsidRDefault="00EC0188">
      <w:pPr>
        <w:rPr>
          <w:ins w:id="3051" w:author="Arthur Parmentier" w:date="2020-06-05T18:18:00Z"/>
        </w:rPr>
      </w:pPr>
      <w:ins w:id="3052" w:author="Arthur Parmentier" w:date="2020-06-05T18:40:00Z">
        <w:r w:rsidRPr="007C437A">
          <w:br w:type="page"/>
        </w:r>
        <w:r w:rsidRPr="007C437A">
          <w:lastRenderedPageBreak/>
          <w:br/>
        </w:r>
      </w:ins>
    </w:p>
    <w:p w:rsidR="00C04C33" w:rsidRPr="007C437A" w:rsidRDefault="00C04C33" w:rsidP="00E814B3">
      <w:pPr>
        <w:rPr>
          <w:ins w:id="3053" w:author="Arthur Parmentier" w:date="2020-06-05T18:08:00Z"/>
        </w:rPr>
      </w:pPr>
    </w:p>
    <w:p w:rsidR="00CC430C" w:rsidRPr="007C437A" w:rsidDel="00CC430C" w:rsidRDefault="00CC430C">
      <w:pPr>
        <w:rPr>
          <w:del w:id="3054" w:author="Arthur Parmentier" w:date="2020-06-05T18:08:00Z"/>
          <w:rPrChange w:id="3055" w:author="Arthur Parmentier" w:date="2020-06-07T15:27:00Z">
            <w:rPr>
              <w:del w:id="3056" w:author="Arthur Parmentier" w:date="2020-06-05T18:08:00Z"/>
            </w:rPr>
          </w:rPrChange>
        </w:rPr>
        <w:pPrChange w:id="3057" w:author="Arthur Parmentier" w:date="2020-06-05T16:28:00Z">
          <w:pPr>
            <w:pStyle w:val="Titre2"/>
          </w:pPr>
        </w:pPrChange>
      </w:pPr>
    </w:p>
    <w:p w:rsidR="00B400C3" w:rsidRPr="007C437A" w:rsidDel="00CC430C" w:rsidRDefault="00B400C3" w:rsidP="00E6654A">
      <w:pPr>
        <w:rPr>
          <w:del w:id="3058" w:author="Arthur Parmentier" w:date="2020-06-05T18:08:00Z"/>
        </w:rPr>
      </w:pPr>
      <w:del w:id="3059"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060" w:author="Arthur Parmentier" w:date="2020-06-05T18:08:00Z"/>
        </w:rPr>
      </w:pPr>
      <w:del w:id="3061"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062" w:author="Arthur Parmentier" w:date="2020-06-05T18:08:00Z"/>
        </w:rPr>
      </w:pPr>
      <w:del w:id="3063"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064" w:author="Arthur Parmentier" w:date="2020-06-06T18:07:00Z"/>
        </w:rPr>
      </w:pPr>
      <w:bookmarkStart w:id="3065" w:name="_Toc40025939"/>
      <w:del w:id="3066" w:author="Arthur Parmentier" w:date="2020-06-06T18:07:00Z">
        <w:r w:rsidRPr="007C437A" w:rsidDel="00486DE0">
          <w:delText>Identifiers</w:delText>
        </w:r>
        <w:bookmarkEnd w:id="3065"/>
      </w:del>
    </w:p>
    <w:p w:rsidR="00DE3F01" w:rsidRPr="007C437A" w:rsidDel="00486DE0" w:rsidRDefault="00DE3F01">
      <w:pPr>
        <w:pStyle w:val="Titre3"/>
        <w:rPr>
          <w:del w:id="3067" w:author="Arthur Parmentier" w:date="2020-06-06T18:07:00Z"/>
        </w:rPr>
      </w:pPr>
      <w:bookmarkStart w:id="3068" w:name="_Toc40025940"/>
      <w:del w:id="3069" w:author="Arthur Parmentier" w:date="2020-06-06T18:07:00Z">
        <w:r w:rsidRPr="007C437A" w:rsidDel="00486DE0">
          <w:delText>Content</w:delText>
        </w:r>
        <w:bookmarkEnd w:id="3068"/>
      </w:del>
    </w:p>
    <w:p w:rsidR="00BE04C2" w:rsidRPr="007C437A" w:rsidDel="00486DE0" w:rsidRDefault="00BE04C2">
      <w:pPr>
        <w:pStyle w:val="Titre3"/>
        <w:rPr>
          <w:del w:id="3070" w:author="Arthur Parmentier" w:date="2020-06-06T18:07:00Z"/>
        </w:rPr>
      </w:pPr>
      <w:bookmarkStart w:id="3071" w:name="_Toc40025941"/>
      <w:del w:id="3072" w:author="Arthur Parmentier" w:date="2020-06-06T18:07:00Z">
        <w:r w:rsidRPr="007C437A" w:rsidDel="00486DE0">
          <w:delText>Modifiers (content parameters)</w:delText>
        </w:r>
        <w:bookmarkEnd w:id="3071"/>
      </w:del>
    </w:p>
    <w:p w:rsidR="00C16C06" w:rsidRPr="007C437A" w:rsidDel="00486DE0" w:rsidRDefault="00C16C06">
      <w:pPr>
        <w:pStyle w:val="Titre3"/>
        <w:rPr>
          <w:del w:id="3073" w:author="Arthur Parmentier" w:date="2020-06-06T18:07:00Z"/>
        </w:rPr>
      </w:pPr>
      <w:bookmarkStart w:id="3074" w:name="_Toc40025942"/>
      <w:del w:id="3075" w:author="Arthur Parmentier" w:date="2020-06-06T18:07:00Z">
        <w:r w:rsidRPr="007C437A" w:rsidDel="00486DE0">
          <w:delText>Mode</w:delText>
        </w:r>
        <w:bookmarkEnd w:id="3074"/>
      </w:del>
    </w:p>
    <w:p w:rsidR="00BE04C2" w:rsidRPr="007C437A" w:rsidDel="006E2B59" w:rsidRDefault="00400535" w:rsidP="00E6654A">
      <w:pPr>
        <w:rPr>
          <w:del w:id="3076" w:author="Arthur Parmentier" w:date="2020-06-06T22:10:00Z"/>
        </w:rPr>
      </w:pPr>
      <w:del w:id="3077" w:author="Arthur Parmentier" w:date="2020-06-06T22:10:00Z">
        <w:r w:rsidRPr="007C437A" w:rsidDel="006E2B59">
          <w:delText>All these structural concepts (grammar) are not culturally dependent.</w:delText>
        </w:r>
      </w:del>
    </w:p>
    <w:p w:rsidR="00E7027A" w:rsidRPr="007C437A" w:rsidRDefault="00E7027A" w:rsidP="00E6654A"/>
    <w:p w:rsidR="00086E5D" w:rsidRPr="007C437A" w:rsidRDefault="00086E5D" w:rsidP="00E6654A"/>
    <w:p w:rsidR="00086E5D" w:rsidRPr="007C437A" w:rsidRDefault="00086E5D" w:rsidP="00E6654A"/>
    <w:p w:rsidR="00086E5D" w:rsidRPr="007C437A" w:rsidDel="006E2B59" w:rsidRDefault="00587BD5" w:rsidP="00E6654A">
      <w:pPr>
        <w:rPr>
          <w:moveFrom w:id="3078" w:author="Arthur Parmentier" w:date="2020-06-06T22:11:00Z"/>
        </w:rPr>
      </w:pPr>
      <w:moveFromRangeStart w:id="3079" w:author="Arthur Parmentier" w:date="2020-06-06T22:11:00Z" w:name="move42373884"/>
      <w:moveFrom w:id="3080"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081" w:author="Arthur Parmentier" w:date="2020-06-06T22:11:00Z"/>
        </w:rPr>
      </w:pPr>
      <w:moveFrom w:id="3082"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083" w:author="Arthur Parmentier" w:date="2020-06-06T22:11:00Z"/>
        </w:rPr>
      </w:pPr>
      <w:moveFrom w:id="3084"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085" w:author="Arthur Parmentier" w:date="2020-06-06T22:11:00Z"/>
        </w:rPr>
      </w:pPr>
      <w:moveFrom w:id="3086"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087" w:author="Arthur Parmentier" w:date="2020-06-06T22:11:00Z"/>
        </w:rPr>
      </w:pPr>
      <w:moveFrom w:id="3088"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089" w:author="Arthur Parmentier" w:date="2020-06-06T22:11:00Z"/>
        </w:rPr>
      </w:pPr>
      <w:moveFrom w:id="3090"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6E2B59" w:rsidRDefault="00103759" w:rsidP="00E6654A">
      <w:pPr>
        <w:pStyle w:val="Paragraphedeliste"/>
        <w:numPr>
          <w:ilvl w:val="1"/>
          <w:numId w:val="8"/>
        </w:numPr>
        <w:rPr>
          <w:moveFrom w:id="3091" w:author="Arthur Parmentier" w:date="2020-06-06T22:11:00Z"/>
        </w:rPr>
      </w:pPr>
      <w:moveFrom w:id="3092" w:author="Arthur Parmentier" w:date="2020-06-06T22:11:00Z">
        <w:r w:rsidRPr="007C437A" w:rsidDel="006E2B59">
          <w:t>but rather a fluid, dynamic and varying grammar</w:t>
        </w:r>
      </w:moveFrom>
    </w:p>
    <w:moveFromRangeEnd w:id="3079"/>
    <w:p w:rsidR="00400535" w:rsidRPr="007C437A" w:rsidRDefault="00400535" w:rsidP="00E6654A"/>
    <w:p w:rsidR="0008325B" w:rsidRPr="007C437A" w:rsidDel="00687356" w:rsidRDefault="00400535">
      <w:pPr>
        <w:pStyle w:val="Titre1"/>
        <w:rPr>
          <w:del w:id="3093" w:author="Arthur Parmentier" w:date="2020-05-14T13:28:00Z"/>
        </w:rPr>
      </w:pPr>
      <w:del w:id="3094"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095" w:name="_Toc40355387"/>
        <w:bookmarkStart w:id="3096" w:name="_Toc40355924"/>
        <w:bookmarkStart w:id="3097" w:name="_Toc40356088"/>
        <w:bookmarkEnd w:id="3095"/>
        <w:bookmarkEnd w:id="3096"/>
        <w:bookmarkEnd w:id="3097"/>
      </w:del>
    </w:p>
    <w:p w:rsidR="00687356" w:rsidRPr="007C437A" w:rsidRDefault="00687356">
      <w:pPr>
        <w:rPr>
          <w:ins w:id="3098" w:author="Arthur Parmentier" w:date="2020-06-06T17:23:00Z"/>
          <w:rPrChange w:id="3099" w:author="Arthur Parmentier" w:date="2020-06-07T15:27:00Z">
            <w:rPr>
              <w:ins w:id="3100" w:author="Arthur Parmentier" w:date="2020-06-06T17:23:00Z"/>
            </w:rPr>
          </w:rPrChange>
        </w:rPr>
        <w:pPrChange w:id="3101" w:author="Arthur Parmentier" w:date="2020-06-06T17:23:00Z">
          <w:pPr>
            <w:pStyle w:val="Titre1"/>
          </w:pPr>
        </w:pPrChange>
      </w:pPr>
    </w:p>
    <w:p w:rsidR="003F27F2" w:rsidRPr="007C437A" w:rsidRDefault="00AC7276">
      <w:pPr>
        <w:pStyle w:val="Titre1"/>
        <w:rPr>
          <w:ins w:id="3102" w:author="Arthur Parmentier" w:date="2020-06-06T23:44:00Z"/>
        </w:rPr>
      </w:pPr>
      <w:bookmarkStart w:id="3103" w:name="_Toc42550122"/>
      <w:ins w:id="3104" w:author="Arthur Parmentier" w:date="2020-06-06T20:41:00Z">
        <w:r w:rsidRPr="007C437A">
          <w:t xml:space="preserve">Meta-structures of SP: </w:t>
        </w:r>
      </w:ins>
      <w:ins w:id="3105" w:author="Arthur Parmentier" w:date="2020-06-08T23:06:00Z">
        <w:r w:rsidR="00F4343F">
          <w:t xml:space="preserve">communication outside sign language, </w:t>
        </w:r>
      </w:ins>
      <w:ins w:id="3106" w:author="Arthur Parmentier" w:date="2020-06-06T20:55:00Z">
        <w:r w:rsidR="00804910" w:rsidRPr="007C437A">
          <w:t>configurations</w:t>
        </w:r>
      </w:ins>
      <w:ins w:id="3107" w:author="Arthur Parmentier" w:date="2020-06-08T23:06:00Z">
        <w:r w:rsidR="00EB4CE1">
          <w:t xml:space="preserve"> and</w:t>
        </w:r>
      </w:ins>
      <w:ins w:id="3108" w:author="Arthur Parmentier" w:date="2020-06-06T20:55:00Z">
        <w:r w:rsidR="00804910" w:rsidRPr="007C437A">
          <w:t xml:space="preserve"> </w:t>
        </w:r>
      </w:ins>
      <w:ins w:id="3109" w:author="Arthur Parmentier" w:date="2020-06-08T23:00:00Z">
        <w:r w:rsidR="00AA461F">
          <w:t>conventions</w:t>
        </w:r>
      </w:ins>
      <w:ins w:id="3110" w:author="Arthur Parmentier" w:date="2020-06-08T23:01:00Z">
        <w:r w:rsidR="00B220F4">
          <w:t xml:space="preserve">, </w:t>
        </w:r>
      </w:ins>
      <w:ins w:id="3111" w:author="Arthur Parmentier" w:date="2020-06-06T20:55:00Z">
        <w:r w:rsidR="00804910" w:rsidRPr="007C437A">
          <w:t>diffusion mechani</w:t>
        </w:r>
      </w:ins>
      <w:ins w:id="3112" w:author="Arthur Parmentier" w:date="2020-06-06T20:56:00Z">
        <w:r w:rsidR="00804910" w:rsidRPr="007C437A">
          <w:t>sms</w:t>
        </w:r>
      </w:ins>
      <w:ins w:id="3113" w:author="Arthur Parmentier" w:date="2020-06-08T23:01:00Z">
        <w:r w:rsidR="00B220F4">
          <w:t xml:space="preserve"> &amp; a</w:t>
        </w:r>
      </w:ins>
      <w:ins w:id="3114" w:author="Arthur Parmentier" w:date="2020-06-08T23:00:00Z">
        <w:r w:rsidR="00AA461F">
          <w:t xml:space="preserve"> critique of </w:t>
        </w:r>
      </w:ins>
      <w:ins w:id="3115" w:author="Arthur Parmentier" w:date="2020-06-08T23:07:00Z">
        <w:r w:rsidR="00EB4CE1">
          <w:t>a traditional definition of</w:t>
        </w:r>
      </w:ins>
      <w:ins w:id="3116" w:author="Arthur Parmentier" w:date="2020-06-08T23:00:00Z">
        <w:r w:rsidR="00AA461F">
          <w:t xml:space="preserve"> SP.</w:t>
        </w:r>
      </w:ins>
      <w:bookmarkEnd w:id="3103"/>
    </w:p>
    <w:p w:rsidR="0057131A" w:rsidRPr="007C437A" w:rsidRDefault="0057131A" w:rsidP="0057131A">
      <w:pPr>
        <w:rPr>
          <w:ins w:id="3117" w:author="Arthur Parmentier" w:date="2020-06-06T23:44:00Z"/>
        </w:rPr>
      </w:pPr>
      <w:ins w:id="3118" w:author="Arthur Parmentier" w:date="2020-06-06T23:44:00Z">
        <w:r w:rsidRPr="007C437A">
          <w:t>In the previous sections of this report, I have discussed several mechanisms of SP</w:t>
        </w:r>
      </w:ins>
      <w:ins w:id="3119" w:author="Arthur Parmentier" w:date="2020-06-08T23:10:00Z">
        <w:r w:rsidR="00873B84">
          <w:t xml:space="preserve"> such as </w:t>
        </w:r>
      </w:ins>
      <w:ins w:id="3120" w:author="Arthur Parmentier" w:date="2020-06-06T23:44:00Z">
        <w:r w:rsidRPr="007C437A">
          <w:t xml:space="preserve">its linguistic and intrinsic structural features. </w:t>
        </w:r>
      </w:ins>
      <w:ins w:id="3121" w:author="Arthur Parmentier" w:date="2020-06-08T22:57:00Z">
        <w:r w:rsidR="003A6B59">
          <w:br/>
          <w:t xml:space="preserve">In this section, I would like to first </w:t>
        </w:r>
      </w:ins>
      <w:ins w:id="3122" w:author="Arthur Parmentier" w:date="2020-06-06T23:44:00Z">
        <w:r w:rsidRPr="007C437A">
          <w:t>point out that it cannot only be described in those terms and limited to those mechanisms</w:t>
        </w:r>
      </w:ins>
      <w:ins w:id="3123"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124" w:author="Arthur Parmentier" w:date="2020-06-08T22:57:00Z">
        <w:r w:rsidR="003A6B59">
          <w:t xml:space="preserve"> and </w:t>
        </w:r>
      </w:ins>
      <w:ins w:id="3125" w:author="Arthur Parmentier" w:date="2020-06-08T22:59:00Z">
        <w:r w:rsidR="003A6B59">
          <w:t>finally</w:t>
        </w:r>
      </w:ins>
      <w:ins w:id="3126" w:author="Arthur Parmentier" w:date="2020-06-08T22:57:00Z">
        <w:r w:rsidR="003A6B59">
          <w:t xml:space="preserve"> </w:t>
        </w:r>
      </w:ins>
      <w:ins w:id="3127" w:author="Arthur Parmentier" w:date="2020-06-08T22:58:00Z">
        <w:r w:rsidR="003A6B59">
          <w:t>discuss the implications of the linguistic modeling</w:t>
        </w:r>
      </w:ins>
      <w:ins w:id="3128" w:author="Arthur Parmentier" w:date="2020-06-08T22:59:00Z">
        <w:r w:rsidR="003A6B59">
          <w:t xml:space="preserve"> of SP in a critique of some</w:t>
        </w:r>
      </w:ins>
      <w:ins w:id="3129" w:author="Arthur Parmentier" w:date="2020-06-08T23:11:00Z">
        <w:r w:rsidR="00AD6CB9">
          <w:t xml:space="preserve"> of the</w:t>
        </w:r>
      </w:ins>
      <w:ins w:id="3130" w:author="Arthur Parmentier" w:date="2020-06-08T22:59:00Z">
        <w:r w:rsidR="003A6B59">
          <w:t xml:space="preserve"> traditional </w:t>
        </w:r>
      </w:ins>
      <w:ins w:id="3131" w:author="Arthur Parmentier" w:date="2020-06-08T23:07:00Z">
        <w:r w:rsidR="00BC20F5">
          <w:t xml:space="preserve">definitions and </w:t>
        </w:r>
      </w:ins>
      <w:ins w:id="3132" w:author="Arthur Parmentier" w:date="2020-06-08T22:59:00Z">
        <w:r w:rsidR="003A6B59">
          <w:t>presentations of SP.</w:t>
        </w:r>
      </w:ins>
    </w:p>
    <w:p w:rsidR="00983E0A" w:rsidRDefault="00983E0A" w:rsidP="00983E0A">
      <w:pPr>
        <w:pStyle w:val="Titre2"/>
        <w:rPr>
          <w:ins w:id="3133" w:author="Arthur Parmentier" w:date="2020-06-08T23:12:00Z"/>
        </w:rPr>
        <w:pPrChange w:id="3134" w:author="Arthur Parmentier" w:date="2020-06-08T23:12:00Z">
          <w:pPr/>
        </w:pPrChange>
      </w:pPr>
      <w:ins w:id="3135" w:author="Arthur Parmentier" w:date="2020-06-08T23:12:00Z">
        <w:r>
          <w:t>Preliminary remark: what we mean when we say “SP”</w:t>
        </w:r>
      </w:ins>
    </w:p>
    <w:p w:rsidR="00E21AD2" w:rsidRPr="007C437A" w:rsidRDefault="00E21AD2">
      <w:pPr>
        <w:rPr>
          <w:ins w:id="3136" w:author="Arthur Parmentier" w:date="2020-06-06T23:41:00Z"/>
          <w:rPrChange w:id="3137" w:author="Arthur Parmentier" w:date="2020-06-07T15:27:00Z">
            <w:rPr>
              <w:ins w:id="3138" w:author="Arthur Parmentier" w:date="2020-06-06T23:41:00Z"/>
            </w:rPr>
          </w:rPrChange>
        </w:rPr>
        <w:pPrChange w:id="3139" w:author="Arthur Parmentier" w:date="2020-06-06T23:44:00Z">
          <w:pPr>
            <w:pStyle w:val="Titre1"/>
          </w:pPr>
        </w:pPrChange>
      </w:pPr>
      <w:ins w:id="3140" w:author="Arthur Parmentier" w:date="2020-06-07T00:28:00Z">
        <w:r w:rsidRPr="007C437A">
          <w:rPr>
            <w:rPrChange w:id="3141"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142" w:author="Arthur Parmentier" w:date="2020-06-08T23:13:00Z">
        <w:r w:rsidR="00EE49AA">
          <w:t xml:space="preserve">the name </w:t>
        </w:r>
      </w:ins>
      <w:ins w:id="3143" w:author="Arthur Parmentier" w:date="2020-06-07T00:28:00Z">
        <w:r w:rsidRPr="007C437A">
          <w:rPr>
            <w:rPrChange w:id="3144" w:author="Arthur Parmentier" w:date="2020-06-07T15:27:00Z">
              <w:rPr/>
            </w:rPrChange>
          </w:rPr>
          <w:t>SP is</w:t>
        </w:r>
      </w:ins>
      <w:ins w:id="3145" w:author="Arthur Parmentier" w:date="2020-06-08T23:13:00Z">
        <w:r w:rsidR="00EE49AA">
          <w:t xml:space="preserve"> commonly used to si</w:t>
        </w:r>
      </w:ins>
      <w:ins w:id="3146" w:author="Arthur Parmentier" w:date="2020-06-08T23:14:00Z">
        <w:r w:rsidR="00EE49AA">
          <w:t>gnify</w:t>
        </w:r>
      </w:ins>
      <w:ins w:id="3147" w:author="Arthur Parmentier" w:date="2020-06-07T00:28:00Z">
        <w:r w:rsidRPr="007C437A">
          <w:rPr>
            <w:rPrChange w:id="3148" w:author="Arthur Parmentier" w:date="2020-06-07T15:27:00Z">
              <w:rPr/>
            </w:rPrChange>
          </w:rPr>
          <w:t xml:space="preserve"> not only </w:t>
        </w:r>
      </w:ins>
      <w:ins w:id="3149" w:author="Arthur Parmentier" w:date="2020-06-08T23:14:00Z">
        <w:r w:rsidR="00EE49AA">
          <w:t>a</w:t>
        </w:r>
      </w:ins>
      <w:ins w:id="3150" w:author="Arthur Parmentier" w:date="2020-06-07T00:28:00Z">
        <w:r w:rsidRPr="007C437A">
          <w:rPr>
            <w:rPrChange w:id="3151" w:author="Arthur Parmentier" w:date="2020-06-07T15:27:00Z">
              <w:rPr/>
            </w:rPrChange>
          </w:rPr>
          <w:t xml:space="preserve"> sign language but </w:t>
        </w:r>
      </w:ins>
      <w:ins w:id="3152" w:author="Arthur Parmentier" w:date="2020-06-08T23:14:00Z">
        <w:r w:rsidR="00EE49AA">
          <w:t>an</w:t>
        </w:r>
      </w:ins>
      <w:ins w:id="3153" w:author="Arthur Parmentier" w:date="2020-06-07T00:28:00Z">
        <w:r w:rsidRPr="007C437A">
          <w:rPr>
            <w:rPrChange w:id="3154" w:author="Arthur Parmentier" w:date="2020-06-07T15:27:00Z">
              <w:rPr/>
            </w:rPrChange>
          </w:rPr>
          <w:t xml:space="preserve"> artistic practice as a whole: a context, configuration, esthetic, conventions</w:t>
        </w:r>
      </w:ins>
      <w:ins w:id="3155" w:author="Arthur Parmentier" w:date="2020-06-08T23:14:00Z">
        <w:r w:rsidR="00C85902">
          <w:t xml:space="preserve"> and several types of communication</w:t>
        </w:r>
      </w:ins>
      <w:ins w:id="3156" w:author="Arthur Parmentier" w:date="2020-06-07T00:28:00Z">
        <w:r w:rsidRPr="007C437A">
          <w:rPr>
            <w:rPrChange w:id="3157"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158" w:author="Arthur Parmentier" w:date="2020-06-08T23:15:00Z">
        <w:r w:rsidR="009C23CD">
          <w:t xml:space="preserve"> that compose its usual definition.</w:t>
        </w:r>
      </w:ins>
    </w:p>
    <w:p w:rsidR="0057131A" w:rsidRPr="007C437A" w:rsidRDefault="004456BA">
      <w:pPr>
        <w:pStyle w:val="Titre2"/>
        <w:rPr>
          <w:ins w:id="3159" w:author="Arthur Parmentier" w:date="2020-06-06T23:46:00Z"/>
        </w:rPr>
      </w:pPr>
      <w:bookmarkStart w:id="3160" w:name="_Toc42550123"/>
      <w:ins w:id="3161" w:author="Arthur Parmentier" w:date="2020-06-08T12:17:00Z">
        <w:r>
          <w:t>SP as a complex communication form</w:t>
        </w:r>
      </w:ins>
      <w:bookmarkEnd w:id="3160"/>
    </w:p>
    <w:p w:rsidR="00E2520C" w:rsidRDefault="0057131A" w:rsidP="0057131A">
      <w:pPr>
        <w:rPr>
          <w:ins w:id="3162" w:author="Arthur Parmentier" w:date="2020-06-08T12:09:00Z"/>
        </w:rPr>
      </w:pPr>
      <w:ins w:id="3163" w:author="Arthur Parmentier" w:date="2020-06-06T23:47:00Z">
        <w:r w:rsidRPr="007C437A">
          <w:t xml:space="preserve">We have seen that SP allow </w:t>
        </w:r>
      </w:ins>
      <w:ins w:id="3164" w:author="Arthur Parmentier" w:date="2020-06-08T12:07:00Z">
        <w:r w:rsidR="00E2520C">
          <w:t>for a communication</w:t>
        </w:r>
      </w:ins>
      <w:ins w:id="3165" w:author="Arthur Parmentier" w:date="2020-06-08T12:08:00Z">
        <w:r w:rsidR="00E2520C">
          <w:t xml:space="preserve"> from one or several </w:t>
        </w:r>
      </w:ins>
      <w:ins w:id="3166" w:author="Arthur Parmentier" w:date="2020-06-08T12:11:00Z">
        <w:r w:rsidR="009329D2">
          <w:t>senders</w:t>
        </w:r>
      </w:ins>
      <w:ins w:id="3167" w:author="Arthur Parmentier" w:date="2020-06-06T23:52:00Z">
        <w:r w:rsidR="00CC42BC" w:rsidRPr="007C437A">
          <w:t xml:space="preserve"> (the soundpainters) to receivers (the performers)</w:t>
        </w:r>
      </w:ins>
      <w:ins w:id="3168" w:author="Arthur Parmentier" w:date="2020-06-08T12:09:00Z">
        <w:r w:rsidR="00E2520C">
          <w:t>: s</w:t>
        </w:r>
      </w:ins>
      <w:ins w:id="3169" w:author="Arthur Parmentier" w:date="2020-06-08T12:08:00Z">
        <w:r w:rsidR="00E2520C">
          <w:t xml:space="preserve">o far, we have </w:t>
        </w:r>
      </w:ins>
      <w:ins w:id="3170" w:author="Arthur Parmentier" w:date="2020-06-08T23:16:00Z">
        <w:r w:rsidR="00751806">
          <w:t xml:space="preserve">only </w:t>
        </w:r>
      </w:ins>
      <w:ins w:id="3171" w:author="Arthur Parmentier" w:date="2020-06-08T12:08:00Z">
        <w:r w:rsidR="00E2520C">
          <w:t xml:space="preserve">discussed SP as a </w:t>
        </w:r>
      </w:ins>
      <w:ins w:id="3172" w:author="Arthur Parmentier" w:date="2020-06-08T23:16:00Z">
        <w:r w:rsidR="000D14BB">
          <w:t>linear</w:t>
        </w:r>
      </w:ins>
      <w:ins w:id="3173" w:author="Arthur Parmentier" w:date="2020-06-08T12:08:00Z">
        <w:r w:rsidR="00E2520C">
          <w:t xml:space="preserve"> communication</w:t>
        </w:r>
      </w:ins>
      <w:ins w:id="3174" w:author="Arthur Parmentier" w:date="2020-06-08T12:12:00Z">
        <w:r w:rsidR="009329D2">
          <w:t xml:space="preserve"> </w:t>
        </w:r>
      </w:ins>
      <w:ins w:id="3175" w:author="Arthur Parmentier" w:date="2020-06-08T23:17:00Z">
        <w:r w:rsidR="008C4AF3">
          <w:t xml:space="preserve">form </w:t>
        </w:r>
      </w:ins>
      <w:ins w:id="3176" w:author="Arthur Parmentier" w:date="2020-06-08T12:12:00Z">
        <w:r w:rsidR="009329D2">
          <w:t>using sign language.</w:t>
        </w:r>
      </w:ins>
      <w:ins w:id="3177" w:author="Arthur Parmentier" w:date="2020-06-08T12:11:00Z">
        <w:r w:rsidR="009329D2">
          <w:t xml:space="preserve"> </w:t>
        </w:r>
      </w:ins>
    </w:p>
    <w:p w:rsidR="004456BA" w:rsidRDefault="004456BA" w:rsidP="0057131A">
      <w:pPr>
        <w:rPr>
          <w:ins w:id="3178" w:author="Arthur Parmentier" w:date="2020-06-08T12:16:00Z"/>
        </w:rPr>
      </w:pPr>
      <w:ins w:id="3179" w:author="Arthur Parmentier" w:date="2020-06-08T12:14:00Z">
        <w:r>
          <w:lastRenderedPageBreak/>
          <w:t xml:space="preserve">In general, </w:t>
        </w:r>
      </w:ins>
      <w:ins w:id="3180" w:author="Arthur Parmentier" w:date="2020-06-08T23:17:00Z">
        <w:r w:rsidR="00B345C7">
          <w:t>we can identify</w:t>
        </w:r>
      </w:ins>
      <w:ins w:id="3181" w:author="Arthur Parmentier" w:date="2020-06-08T12:14:00Z">
        <w:r>
          <w:t xml:space="preserve"> multiple interaction</w:t>
        </w:r>
      </w:ins>
      <w:ins w:id="3182" w:author="Arthur Parmentier" w:date="2020-06-08T23:17:00Z">
        <w:r w:rsidR="00ED2D39">
          <w:t>s</w:t>
        </w:r>
      </w:ins>
      <w:ins w:id="3183" w:author="Arthur Parmentier" w:date="2020-06-08T12:14:00Z">
        <w:r>
          <w:t xml:space="preserve"> within </w:t>
        </w:r>
      </w:ins>
      <w:ins w:id="3184" w:author="Arthur Parmentier" w:date="2020-06-08T23:17:00Z">
        <w:r w:rsidR="00102CE8">
          <w:t>a</w:t>
        </w:r>
      </w:ins>
      <w:ins w:id="3185" w:author="Arthur Parmentier" w:date="2020-06-08T12:14:00Z">
        <w:r>
          <w:t xml:space="preserve"> </w:t>
        </w:r>
      </w:ins>
      <w:ins w:id="3186" w:author="Arthur Parmentier" w:date="2020-06-08T12:15:00Z">
        <w:r>
          <w:t>S</w:t>
        </w:r>
      </w:ins>
      <w:ins w:id="3187" w:author="Arthur Parmentier" w:date="2020-06-08T23:17:00Z">
        <w:r w:rsidR="00903E37">
          <w:t>P</w:t>
        </w:r>
      </w:ins>
      <w:ins w:id="3188" w:author="Arthur Parmentier" w:date="2020-06-08T12:15:00Z">
        <w:r>
          <w:t xml:space="preserve"> group</w:t>
        </w:r>
      </w:ins>
      <w:ins w:id="3189" w:author="Arthur Parmentier" w:date="2020-06-08T23:17:00Z">
        <w:r w:rsidR="001B667A">
          <w:t>, including feedbacks</w:t>
        </w:r>
      </w:ins>
      <w:ins w:id="3190" w:author="Arthur Parmentier" w:date="2020-06-08T23:18:00Z">
        <w:r w:rsidR="001B667A">
          <w:t xml:space="preserve"> to the soundpainter’s request</w:t>
        </w:r>
      </w:ins>
      <w:ins w:id="3191" w:author="Arthur Parmentier" w:date="2020-06-08T12:15:00Z">
        <w:r>
          <w:t xml:space="preserve">. The soundpainters </w:t>
        </w:r>
      </w:ins>
      <w:ins w:id="3192" w:author="Arthur Parmentier" w:date="2020-06-08T23:18:00Z">
        <w:r w:rsidR="004E36CD">
          <w:t xml:space="preserve">may </w:t>
        </w:r>
      </w:ins>
      <w:ins w:id="3193" w:author="Arthur Parmentier" w:date="2020-06-08T12:15:00Z">
        <w:r>
          <w:t xml:space="preserve">receive </w:t>
        </w:r>
      </w:ins>
      <w:ins w:id="3194" w:author="Arthur Parmentier" w:date="2020-06-08T23:18:00Z">
        <w:r w:rsidR="001C1ACF">
          <w:t>several</w:t>
        </w:r>
      </w:ins>
      <w:ins w:id="3195" w:author="Arthur Parmentier" w:date="2020-06-08T12:15:00Z">
        <w:r>
          <w:t xml:space="preserve"> forms of </w:t>
        </w:r>
      </w:ins>
      <w:ins w:id="3196" w:author="Arthur Parmentier" w:date="2020-06-08T12:17:00Z">
        <w:r>
          <w:t>feedback:</w:t>
        </w:r>
      </w:ins>
    </w:p>
    <w:p w:rsidR="004456BA" w:rsidRDefault="004456BA" w:rsidP="004456BA">
      <w:pPr>
        <w:pStyle w:val="Paragraphedeliste"/>
        <w:numPr>
          <w:ilvl w:val="0"/>
          <w:numId w:val="11"/>
        </w:numPr>
        <w:rPr>
          <w:ins w:id="3197" w:author="Arthur Parmentier" w:date="2020-06-08T12:16:00Z"/>
        </w:rPr>
      </w:pPr>
      <w:ins w:id="3198" w:author="Arthur Parmentier" w:date="2020-06-08T12:16:00Z">
        <w:r>
          <w:t>The artistic productions of the performers</w:t>
        </w:r>
      </w:ins>
    </w:p>
    <w:p w:rsidR="004456BA" w:rsidRDefault="004456BA" w:rsidP="004456BA">
      <w:pPr>
        <w:pStyle w:val="Paragraphedeliste"/>
        <w:numPr>
          <w:ilvl w:val="0"/>
          <w:numId w:val="11"/>
        </w:numPr>
        <w:rPr>
          <w:ins w:id="3199" w:author="Arthur Parmentier" w:date="2020-06-08T12:17:00Z"/>
        </w:rPr>
      </w:pPr>
      <w:ins w:id="3200" w:author="Arthur Parmentier" w:date="2020-06-08T12:17:00Z">
        <w:r>
          <w:t>The unintentional communications of both the performer and the public</w:t>
        </w:r>
      </w:ins>
    </w:p>
    <w:p w:rsidR="004456BA" w:rsidRDefault="004456BA" w:rsidP="0057131A">
      <w:pPr>
        <w:pStyle w:val="Paragraphedeliste"/>
        <w:numPr>
          <w:ilvl w:val="0"/>
          <w:numId w:val="11"/>
        </w:numPr>
        <w:rPr>
          <w:ins w:id="3201" w:author="Arthur Parmentier" w:date="2020-06-08T12:16:00Z"/>
        </w:rPr>
        <w:pPrChange w:id="3202" w:author="Arthur Parmentier" w:date="2020-06-08T23:17:00Z">
          <w:pPr/>
        </w:pPrChange>
      </w:pPr>
      <w:ins w:id="3203" w:author="Arthur Parmentier" w:date="2020-06-08T12:18:00Z">
        <w:r>
          <w:t>The few signs that can be used by performers as such (not as soundpainters)</w:t>
        </w:r>
      </w:ins>
    </w:p>
    <w:p w:rsidR="00373A1E" w:rsidRPr="007C437A" w:rsidRDefault="00CC42BC" w:rsidP="00373A1E">
      <w:pPr>
        <w:rPr>
          <w:ins w:id="3204" w:author="Arthur Parmentier" w:date="2020-06-08T13:14:00Z"/>
        </w:rPr>
      </w:pPr>
      <w:ins w:id="3205" w:author="Arthur Parmentier" w:date="2020-06-06T23:50:00Z">
        <w:r w:rsidRPr="007C437A">
          <w:t xml:space="preserve">Although there are some </w:t>
        </w:r>
      </w:ins>
      <w:ins w:id="3206" w:author="Arthur Parmentier" w:date="2020-06-06T23:55:00Z">
        <w:r w:rsidRPr="007C437A">
          <w:t>configurations</w:t>
        </w:r>
      </w:ins>
      <w:ins w:id="3207" w:author="Arthur Parmentier" w:date="2020-06-06T23:50:00Z">
        <w:r w:rsidRPr="007C437A">
          <w:t xml:space="preserve"> in which </w:t>
        </w:r>
      </w:ins>
      <w:ins w:id="3208" w:author="Arthur Parmentier" w:date="2020-06-08T12:18:00Z">
        <w:r w:rsidR="009177A3">
          <w:t xml:space="preserve">some of these elements of communication </w:t>
        </w:r>
      </w:ins>
      <w:ins w:id="3209" w:author="Arthur Parmentier" w:date="2020-06-08T23:19:00Z">
        <w:r w:rsidR="00E321F3">
          <w:t>occur</w:t>
        </w:r>
      </w:ins>
      <w:ins w:id="3210" w:author="Arthur Parmentier" w:date="2020-06-08T12:19:00Z">
        <w:r w:rsidR="009177A3">
          <w:t xml:space="preserve">, soundpainters </w:t>
        </w:r>
      </w:ins>
      <w:ins w:id="3211" w:author="Arthur Parmentier" w:date="2020-06-06T23:50:00Z">
        <w:r w:rsidRPr="007C437A">
          <w:t xml:space="preserve">are usually able to perceive </w:t>
        </w:r>
      </w:ins>
      <w:ins w:id="3212" w:author="Arthur Parmentier" w:date="2020-06-08T12:19:00Z">
        <w:r w:rsidR="009177A3">
          <w:t>a feedback to</w:t>
        </w:r>
      </w:ins>
      <w:ins w:id="3213" w:author="Arthur Parmentier" w:date="2020-06-08T12:20:00Z">
        <w:r w:rsidR="009177A3">
          <w:t xml:space="preserve"> </w:t>
        </w:r>
      </w:ins>
      <w:ins w:id="3214" w:author="Arthur Parmentier" w:date="2020-06-08T23:19:00Z">
        <w:r w:rsidR="00C65CE6">
          <w:t>their resquests</w:t>
        </w:r>
      </w:ins>
      <w:ins w:id="3215" w:author="Arthur Parmentier" w:date="2020-06-08T12:20:00Z">
        <w:r w:rsidR="009177A3">
          <w:t>.</w:t>
        </w:r>
      </w:ins>
      <w:ins w:id="3216" w:author="Arthur Parmentier" w:date="2020-06-06T23:51:00Z">
        <w:r w:rsidRPr="007C437A">
          <w:t xml:space="preserve"> </w:t>
        </w:r>
      </w:ins>
      <w:ins w:id="3217" w:author="Arthur Parmentier" w:date="2020-06-08T13:14:00Z">
        <w:r w:rsidR="00373A1E" w:rsidRPr="007C437A">
          <w:t>One may object that the</w:t>
        </w:r>
      </w:ins>
      <w:ins w:id="3218" w:author="Arthur Parmentier" w:date="2020-06-08T23:19:00Z">
        <w:r w:rsidR="00C65CE6">
          <w:t>y can</w:t>
        </w:r>
      </w:ins>
      <w:ins w:id="3219" w:author="Arthur Parmentier" w:date="2020-06-08T13:14:00Z">
        <w:r w:rsidR="00373A1E" w:rsidRPr="007C437A">
          <w:t xml:space="preserve"> be prepared in advance and written down on some kind of score, s</w:t>
        </w:r>
      </w:ins>
      <w:ins w:id="3220" w:author="Arthur Parmentier" w:date="2020-06-08T23:20:00Z">
        <w:r w:rsidR="00030A90">
          <w:t>uch</w:t>
        </w:r>
      </w:ins>
      <w:ins w:id="3221" w:author="Arthur Parmentier" w:date="2020-06-08T13:14:00Z">
        <w:r w:rsidR="00373A1E" w:rsidRPr="007C437A">
          <w:t xml:space="preserve"> that the feedback from the performers would have no influence </w:t>
        </w:r>
      </w:ins>
      <w:ins w:id="3222" w:author="Arthur Parmentier" w:date="2020-06-08T23:20:00Z">
        <w:r w:rsidR="00CF725B">
          <w:t>on the linear communication from the soundpainter to the performers</w:t>
        </w:r>
      </w:ins>
      <w:ins w:id="3223" w:author="Arthur Parmentier" w:date="2020-06-08T13:14:00Z">
        <w:r w:rsidR="00373A1E" w:rsidRPr="007C437A">
          <w:t xml:space="preserve">. It is however not the case in general and is often reported and discussed how the requests are </w:t>
        </w:r>
      </w:ins>
      <w:ins w:id="3224" w:author="Arthur Parmentier" w:date="2020-06-08T23:20:00Z">
        <w:r w:rsidR="004C3DC9">
          <w:t xml:space="preserve">made </w:t>
        </w:r>
      </w:ins>
      <w:ins w:id="3225" w:author="Arthur Parmentier" w:date="2020-06-08T13:14:00Z">
        <w:r w:rsidR="00373A1E" w:rsidRPr="007C437A">
          <w:t>in reaction to the proposals of the performers</w:t>
        </w:r>
        <w:r w:rsidR="00373A1E">
          <w:t>: this part of what is called “real time composition” a</w:t>
        </w:r>
      </w:ins>
      <w:ins w:id="3226" w:author="Arthur Parmentier" w:date="2020-06-08T13:15:00Z">
        <w:r w:rsidR="00373A1E">
          <w:t>nd the role of the soundpainter as a composer who listens to and shapes the artistic propositions of the group.</w:t>
        </w:r>
      </w:ins>
    </w:p>
    <w:p w:rsidR="009864BB" w:rsidRDefault="009864BB">
      <w:pPr>
        <w:pStyle w:val="Titre2"/>
        <w:rPr>
          <w:ins w:id="3227" w:author="Arthur Parmentier" w:date="2020-06-08T15:31:00Z"/>
        </w:rPr>
      </w:pPr>
      <w:bookmarkStart w:id="3228" w:name="_Toc42550124"/>
      <w:ins w:id="3229" w:author="Arthur Parmentier" w:date="2020-06-08T13:16:00Z">
        <w:r>
          <w:t>Co</w:t>
        </w:r>
      </w:ins>
      <w:ins w:id="3230" w:author="Arthur Parmentier" w:date="2020-06-08T13:17:00Z">
        <w:r>
          <w:t xml:space="preserve">nfigurations </w:t>
        </w:r>
      </w:ins>
      <w:ins w:id="3231" w:author="Arthur Parmentier" w:date="2020-06-08T18:22:00Z">
        <w:r w:rsidR="009E67E3">
          <w:t xml:space="preserve">of </w:t>
        </w:r>
      </w:ins>
      <w:ins w:id="3232" w:author="Arthur Parmentier" w:date="2020-06-08T13:17:00Z">
        <w:r w:rsidR="00850432">
          <w:t>SP</w:t>
        </w:r>
      </w:ins>
      <w:ins w:id="3233" w:author="Arthur Parmentier" w:date="2020-06-08T18:22:00Z">
        <w:r w:rsidR="00FD6204">
          <w:t xml:space="preserve"> practices and performances</w:t>
        </w:r>
      </w:ins>
      <w:bookmarkEnd w:id="3228"/>
    </w:p>
    <w:p w:rsidR="001A5CF4" w:rsidRPr="001A5CF4" w:rsidRDefault="001A5CF4" w:rsidP="001A5CF4">
      <w:pPr>
        <w:pStyle w:val="Titre3"/>
        <w:rPr>
          <w:ins w:id="3234" w:author="Arthur Parmentier" w:date="2020-06-08T13:17:00Z"/>
          <w:rPrChange w:id="3235" w:author="Arthur Parmentier" w:date="2020-06-08T15:31:00Z">
            <w:rPr>
              <w:ins w:id="3236" w:author="Arthur Parmentier" w:date="2020-06-08T13:17:00Z"/>
            </w:rPr>
          </w:rPrChange>
        </w:rPr>
        <w:pPrChange w:id="3237" w:author="Arthur Parmentier" w:date="2020-06-08T15:31:00Z">
          <w:pPr>
            <w:pStyle w:val="Titre2"/>
          </w:pPr>
        </w:pPrChange>
      </w:pPr>
      <w:bookmarkStart w:id="3238" w:name="_Toc42550125"/>
      <w:ins w:id="3239" w:author="Arthur Parmentier" w:date="2020-06-08T15:31:00Z">
        <w:r>
          <w:t>Introduction to the notion of configuration</w:t>
        </w:r>
      </w:ins>
      <w:ins w:id="3240" w:author="Arthur Parmentier" w:date="2020-06-08T23:21:00Z">
        <w:r w:rsidR="00AB1579">
          <w:t>s</w:t>
        </w:r>
      </w:ins>
      <w:ins w:id="3241" w:author="Arthur Parmentier" w:date="2020-06-08T15:31:00Z">
        <w:r>
          <w:t xml:space="preserve"> and context</w:t>
        </w:r>
      </w:ins>
      <w:ins w:id="3242" w:author="Arthur Parmentier" w:date="2020-06-08T23:21:00Z">
        <w:r w:rsidR="00AB1579">
          <w:t xml:space="preserve">s </w:t>
        </w:r>
      </w:ins>
      <w:bookmarkEnd w:id="3238"/>
      <w:ins w:id="3243" w:author="Arthur Parmentier" w:date="2020-06-08T23:25:00Z">
        <w:r w:rsidR="00B11F9D">
          <w:t>of SP</w:t>
        </w:r>
      </w:ins>
      <w:ins w:id="3244" w:author="Arthur Parmentier" w:date="2020-06-08T23:10:00Z">
        <w:r w:rsidR="005169EE">
          <w:t xml:space="preserve"> performances</w:t>
        </w:r>
      </w:ins>
    </w:p>
    <w:p w:rsidR="00850432" w:rsidRDefault="00850432" w:rsidP="00850432">
      <w:pPr>
        <w:rPr>
          <w:ins w:id="3245" w:author="Arthur Parmentier" w:date="2020-06-08T13:18:00Z"/>
        </w:rPr>
      </w:pPr>
      <w:ins w:id="3246" w:author="Arthur Parmentier" w:date="2020-06-08T13:17:00Z">
        <w:r w:rsidRPr="007C437A">
          <w:t xml:space="preserve">In this part, I would like to show </w:t>
        </w:r>
      </w:ins>
      <w:ins w:id="3247" w:author="Arthur Parmentier" w:date="2020-06-08T23:22:00Z">
        <w:r w:rsidR="008106B0">
          <w:t xml:space="preserve">some </w:t>
        </w:r>
      </w:ins>
      <w:ins w:id="3248" w:author="Arthur Parmentier" w:date="2020-06-08T13:17:00Z">
        <w:r w:rsidRPr="007C437A">
          <w:t xml:space="preserve">contextual features </w:t>
        </w:r>
      </w:ins>
      <w:ins w:id="3249" w:author="Arthur Parmentier" w:date="2020-06-08T23:22:00Z">
        <w:r w:rsidR="00E10955">
          <w:t>play an important</w:t>
        </w:r>
      </w:ins>
      <w:ins w:id="3250" w:author="Arthur Parmentier" w:date="2020-06-08T23:23:00Z">
        <w:r w:rsidR="00E10955">
          <w:t xml:space="preserve"> role in</w:t>
        </w:r>
      </w:ins>
      <w:ins w:id="3251" w:author="Arthur Parmentier" w:date="2020-06-08T13:17:00Z">
        <w:r w:rsidRPr="007C437A">
          <w:t xml:space="preserve"> SP</w:t>
        </w:r>
      </w:ins>
      <w:ins w:id="3252" w:author="Arthur Parmentier" w:date="2020-06-08T13:18:00Z">
        <w:r>
          <w:t xml:space="preserve"> and</w:t>
        </w:r>
      </w:ins>
      <w:ins w:id="3253" w:author="Arthur Parmentier" w:date="2020-06-08T13:17:00Z">
        <w:r w:rsidRPr="007C437A">
          <w:t xml:space="preserve"> point out the historical emergence of new configurations in which major </w:t>
        </w:r>
      </w:ins>
      <w:ins w:id="3254" w:author="Arthur Parmentier" w:date="2020-06-08T18:23:00Z">
        <w:r w:rsidR="0077559B">
          <w:t xml:space="preserve">SP </w:t>
        </w:r>
      </w:ins>
      <w:ins w:id="3255" w:author="Arthur Parmentier" w:date="2020-06-08T13:17:00Z">
        <w:r w:rsidRPr="007C437A">
          <w:t xml:space="preserve">conventions such as the traditional dichotomy between the composer and the performers (or the orchestra) disappear, </w:t>
        </w:r>
      </w:ins>
      <w:ins w:id="3256" w:author="Arthur Parmentier" w:date="2020-06-08T18:22:00Z">
        <w:r w:rsidR="00FF28AA">
          <w:t>while</w:t>
        </w:r>
      </w:ins>
      <w:ins w:id="3257" w:author="Arthur Parmentier" w:date="2020-06-08T13:17:00Z">
        <w:r w:rsidRPr="007C437A">
          <w:t xml:space="preserve"> </w:t>
        </w:r>
      </w:ins>
      <w:ins w:id="3258" w:author="Arthur Parmentier" w:date="2020-06-08T23:23:00Z">
        <w:r w:rsidR="00744340">
          <w:t>these “traditional”</w:t>
        </w:r>
      </w:ins>
      <w:ins w:id="3259" w:author="Arthur Parmentier" w:date="2020-06-08T13:17:00Z">
        <w:r w:rsidRPr="007C437A">
          <w:t xml:space="preserve"> configurations</w:t>
        </w:r>
      </w:ins>
      <w:ins w:id="3260" w:author="Arthur Parmentier" w:date="2020-06-08T18:22:00Z">
        <w:r w:rsidR="00FF28AA">
          <w:t xml:space="preserve"> are presented</w:t>
        </w:r>
      </w:ins>
      <w:ins w:id="3261" w:author="Arthur Parmentier" w:date="2020-06-08T13:17:00Z">
        <w:r w:rsidRPr="007C437A">
          <w:t xml:space="preserve"> as representative of SP.</w:t>
        </w:r>
      </w:ins>
    </w:p>
    <w:p w:rsidR="00850432" w:rsidRDefault="00850432" w:rsidP="00850432">
      <w:pPr>
        <w:rPr>
          <w:ins w:id="3262" w:author="Arthur Parmentier" w:date="2020-06-08T13:24:00Z"/>
        </w:rPr>
      </w:pPr>
      <w:ins w:id="3263" w:author="Arthur Parmentier" w:date="2020-06-08T13:18:00Z">
        <w:r>
          <w:t>We have seen that SP is introduced</w:t>
        </w:r>
      </w:ins>
      <w:ins w:id="3264" w:author="Arthur Parmentier" w:date="2020-06-08T13:19:00Z">
        <w:r>
          <w:t xml:space="preserve"> as a sign language between a soundpainter which is the composer and an orchestra that is the set of performers. We also have seen that these roles </w:t>
        </w:r>
      </w:ins>
      <w:ins w:id="3265" w:author="Arthur Parmentier" w:date="2020-06-08T13:20:00Z">
        <w:r>
          <w:t xml:space="preserve">are </w:t>
        </w:r>
      </w:ins>
      <w:ins w:id="3266" w:author="Arthur Parmentier" w:date="2020-06-08T13:22:00Z">
        <w:r>
          <w:t>questioned</w:t>
        </w:r>
      </w:ins>
      <w:ins w:id="3267" w:author="Arthur Parmentier" w:date="2020-06-08T13:20:00Z">
        <w:r>
          <w:t xml:space="preserve"> and that SP is used in different ways </w:t>
        </w:r>
      </w:ins>
      <w:ins w:id="3268" w:author="Arthur Parmentier" w:date="2020-06-08T13:21:00Z">
        <w:r>
          <w:t>by dance duets, jazz bands and other groups</w:t>
        </w:r>
      </w:ins>
      <w:ins w:id="3269" w:author="Arthur Parmentier" w:date="2020-06-08T13:22:00Z">
        <w:r>
          <w:t xml:space="preserve"> in which performers may also sounpaint, or soundpainters are also see</w:t>
        </w:r>
      </w:ins>
      <w:ins w:id="3270" w:author="Arthur Parmentier" w:date="2020-06-08T13:23:00Z">
        <w:r>
          <w:t>n</w:t>
        </w:r>
      </w:ins>
      <w:ins w:id="3271" w:author="Arthur Parmentier" w:date="2020-06-08T13:22:00Z">
        <w:r>
          <w:t xml:space="preserve"> as performers</w:t>
        </w:r>
      </w:ins>
      <w:ins w:id="3272" w:author="Arthur Parmentier" w:date="2020-06-08T23:24:00Z">
        <w:r w:rsidR="00C05158">
          <w:t xml:space="preserve"> themselves</w:t>
        </w:r>
      </w:ins>
      <w:ins w:id="3273" w:author="Arthur Parmentier" w:date="2020-06-08T13:23:00Z">
        <w:r>
          <w:t xml:space="preserve">, while the composition process may not be directed by a composer anymore, but may be a collective process </w:t>
        </w:r>
      </w:ins>
      <w:ins w:id="3274" w:author="Arthur Parmentier" w:date="2020-06-08T13:24:00Z">
        <w:r>
          <w:t xml:space="preserve">in which the notion of composer makes </w:t>
        </w:r>
      </w:ins>
      <w:ins w:id="3275" w:author="Arthur Parmentier" w:date="2020-06-08T23:24:00Z">
        <w:r w:rsidR="000F0A8E">
          <w:t xml:space="preserve">no or </w:t>
        </w:r>
      </w:ins>
      <w:ins w:id="3276" w:author="Arthur Parmentier" w:date="2020-06-08T13:24:00Z">
        <w:r>
          <w:t>little sense.</w:t>
        </w:r>
      </w:ins>
    </w:p>
    <w:p w:rsidR="00850432" w:rsidRDefault="00850432" w:rsidP="00850432">
      <w:pPr>
        <w:rPr>
          <w:ins w:id="3277" w:author="Arthur Parmentier" w:date="2020-06-08T16:04:00Z"/>
        </w:rPr>
      </w:pPr>
      <w:ins w:id="3278" w:author="Arthur Parmentier" w:date="2020-06-08T13:24:00Z">
        <w:r>
          <w:t>I would like to call these</w:t>
        </w:r>
      </w:ins>
      <w:ins w:id="3279" w:author="Arthur Parmentier" w:date="2020-06-08T18:24:00Z">
        <w:r w:rsidR="00D315D5">
          <w:t xml:space="preserve"> different</w:t>
        </w:r>
      </w:ins>
      <w:ins w:id="3280" w:author="Arthur Parmentier" w:date="2020-06-08T13:24:00Z">
        <w:r>
          <w:t xml:space="preserve"> “ways” </w:t>
        </w:r>
      </w:ins>
      <w:ins w:id="3281" w:author="Arthur Parmentier" w:date="2020-06-08T13:25:00Z">
        <w:r>
          <w:t>using</w:t>
        </w:r>
      </w:ins>
      <w:ins w:id="3282" w:author="Arthur Parmentier" w:date="2020-06-08T13:24:00Z">
        <w:r>
          <w:t xml:space="preserve"> of </w:t>
        </w:r>
      </w:ins>
      <w:ins w:id="3283" w:author="Arthur Parmentier" w:date="2020-06-08T13:25:00Z">
        <w:r>
          <w:t>Soundpainting</w:t>
        </w:r>
        <w:r w:rsidR="00DE6BC9">
          <w:t xml:space="preserve"> and their context</w:t>
        </w:r>
      </w:ins>
      <w:ins w:id="3284" w:author="Arthur Parmentier" w:date="2020-06-08T23:25:00Z">
        <w:r w:rsidR="00B11F9D">
          <w:t>s</w:t>
        </w:r>
      </w:ins>
      <w:ins w:id="3285" w:author="Arthur Parmentier" w:date="2020-06-08T13:25:00Z">
        <w:r>
          <w:t>: configurations.</w:t>
        </w:r>
      </w:ins>
      <w:ins w:id="3286" w:author="Arthur Parmentier" w:date="2020-06-08T18:24:00Z">
        <w:r w:rsidR="00B27715">
          <w:t xml:space="preserve"> A configuration may embody </w:t>
        </w:r>
      </w:ins>
      <w:ins w:id="3287"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288" w:author="Arthur Parmentier" w:date="2020-06-08T18:26:00Z">
        <w:r w:rsidR="00B808B5">
          <w:t xml:space="preserve"> and other elements of context that are not defined using the sign language itself.</w:t>
        </w:r>
      </w:ins>
    </w:p>
    <w:p w:rsidR="00C108A5" w:rsidRDefault="00C108A5" w:rsidP="00F20C93">
      <w:pPr>
        <w:pStyle w:val="Titre4"/>
        <w:rPr>
          <w:ins w:id="3289" w:author="Arthur Parmentier" w:date="2020-06-08T16:04:00Z"/>
        </w:rPr>
        <w:pPrChange w:id="3290" w:author="Arthur Parmentier" w:date="2020-06-08T16:04:00Z">
          <w:pPr>
            <w:pStyle w:val="Titre3"/>
          </w:pPr>
        </w:pPrChange>
      </w:pPr>
      <w:ins w:id="3291" w:author="Arthur Parmentier" w:date="2020-06-08T16:04:00Z">
        <w:r>
          <w:t>A remark on the sign “configuration” of the SP sign language</w:t>
        </w:r>
      </w:ins>
    </w:p>
    <w:p w:rsidR="006714AF" w:rsidRDefault="006714AF" w:rsidP="006714AF">
      <w:pPr>
        <w:rPr>
          <w:ins w:id="3292" w:author="Arthur Parmentier" w:date="2020-06-08T18:06:00Z"/>
        </w:rPr>
      </w:pPr>
      <w:ins w:id="3293" w:author="Arthur Parmentier" w:date="2020-06-08T18:06:00Z">
        <w:r w:rsidRPr="007C437A">
          <w:t>There is a sign in SP called “configuration”</w:t>
        </w:r>
        <w:r>
          <w:t xml:space="preserve">, whose </w:t>
        </w:r>
      </w:ins>
      <w:ins w:id="3294" w:author="Arthur Parmentier" w:date="2020-06-08T18:07:00Z">
        <w:r w:rsidR="00895A24">
          <w:t>description</w:t>
        </w:r>
      </w:ins>
      <w:ins w:id="3295" w:author="Arthur Parmentier" w:date="2020-06-08T18:06:00Z">
        <w:r>
          <w:t xml:space="preserve"> </w:t>
        </w:r>
        <w:r w:rsidR="00224842">
          <w:t>in the WB2</w:t>
        </w:r>
        <w:r>
          <w:t xml:space="preserve"> is the following:</w:t>
        </w:r>
      </w:ins>
    </w:p>
    <w:p w:rsidR="006714AF" w:rsidRDefault="006714AF" w:rsidP="006714AF">
      <w:pPr>
        <w:rPr>
          <w:ins w:id="3296" w:author="Arthur Parmentier" w:date="2020-06-08T18:07:00Z"/>
        </w:rPr>
      </w:pPr>
      <w:ins w:id="3297" w:author="Arthur Parmentier" w:date="2020-06-08T18:06:00Z">
        <w:r>
          <w:t xml:space="preserve">“Players maintain the parameters of an assigned role, individually, or in a specified group or groups. A Configuration may comprise style and/or specific role function for the performer. Configurations are </w:t>
        </w:r>
        <w:r>
          <w:lastRenderedPageBreak/>
          <w:t>usually assigned in rehearsal. A Configuration may have a style assignment such as a performers role commonly found in most traditional jazz ensembles.”</w:t>
        </w:r>
      </w:ins>
    </w:p>
    <w:p w:rsidR="00895A24" w:rsidRDefault="00895A24" w:rsidP="006714AF">
      <w:pPr>
        <w:rPr>
          <w:ins w:id="3298" w:author="Arthur Parmentier" w:date="2020-06-08T18:06:00Z"/>
        </w:rPr>
      </w:pPr>
      <w:ins w:id="3299" w:author="Arthur Parmentier" w:date="2020-06-08T18:07:00Z">
        <w:r>
          <w:t>Such a definition does relate to notions</w:t>
        </w:r>
      </w:ins>
      <w:ins w:id="3300" w:author="Arthur Parmentier" w:date="2020-06-08T18:08:00Z">
        <w:r>
          <w:t xml:space="preserve"> roles and compositional conventions. However, my own use of the word “configuration” is </w:t>
        </w:r>
      </w:ins>
      <w:ins w:id="3301" w:author="Arthur Parmentier" w:date="2020-06-08T18:26:00Z">
        <w:r w:rsidR="00754027">
          <w:t xml:space="preserve">perhaps </w:t>
        </w:r>
      </w:ins>
      <w:ins w:id="3302" w:author="Arthur Parmentier" w:date="2020-06-08T18:08:00Z">
        <w:r>
          <w:t xml:space="preserve">broader than its meaning in the SP </w:t>
        </w:r>
      </w:ins>
      <w:ins w:id="3303" w:author="Arthur Parmentier" w:date="2020-06-08T18:10:00Z">
        <w:r w:rsidR="00B07D80">
          <w:t xml:space="preserve">language </w:t>
        </w:r>
      </w:ins>
      <w:ins w:id="3304" w:author="Arthur Parmentier" w:date="2020-06-08T18:27:00Z">
        <w:r w:rsidR="00754027">
          <w:t>and does not directly refer to its use within the sign language</w:t>
        </w:r>
      </w:ins>
      <w:ins w:id="3305" w:author="Arthur Parmentier" w:date="2020-06-08T18:10:00Z">
        <w:r>
          <w:t>.</w:t>
        </w:r>
      </w:ins>
    </w:p>
    <w:p w:rsidR="001A5CF4" w:rsidRDefault="001A5CF4" w:rsidP="001A5CF4">
      <w:pPr>
        <w:pStyle w:val="Titre3"/>
        <w:rPr>
          <w:ins w:id="3306" w:author="Arthur Parmentier" w:date="2020-06-08T18:34:00Z"/>
        </w:rPr>
      </w:pPr>
      <w:bookmarkStart w:id="3307" w:name="_Toc42550126"/>
      <w:ins w:id="3308" w:author="Arthur Parmentier" w:date="2020-06-08T15:32:00Z">
        <w:r>
          <w:t xml:space="preserve">A </w:t>
        </w:r>
      </w:ins>
      <w:ins w:id="3309" w:author="Arthur Parmentier" w:date="2020-06-08T15:59:00Z">
        <w:r w:rsidR="001F466C">
          <w:t xml:space="preserve">linguistic </w:t>
        </w:r>
      </w:ins>
      <w:ins w:id="3310" w:author="Arthur Parmentier" w:date="2020-06-08T15:32:00Z">
        <w:r>
          <w:t xml:space="preserve">re-definition of SP </w:t>
        </w:r>
      </w:ins>
      <w:ins w:id="3311" w:author="Arthur Parmentier" w:date="2020-06-08T15:59:00Z">
        <w:r w:rsidR="004934C1">
          <w:t xml:space="preserve">taken away </w:t>
        </w:r>
      </w:ins>
      <w:ins w:id="3312" w:author="Arthur Parmentier" w:date="2020-06-08T18:14:00Z">
        <w:r w:rsidR="0079574E">
          <w:t>from its</w:t>
        </w:r>
      </w:ins>
      <w:ins w:id="3313" w:author="Arthur Parmentier" w:date="2020-06-08T15:59:00Z">
        <w:r w:rsidR="004934C1">
          <w:t xml:space="preserve"> traditional configurations and contexts</w:t>
        </w:r>
      </w:ins>
      <w:bookmarkEnd w:id="3307"/>
    </w:p>
    <w:p w:rsidR="00890A89" w:rsidRPr="00890A89" w:rsidRDefault="00890A89" w:rsidP="00890A89">
      <w:pPr>
        <w:rPr>
          <w:ins w:id="3314" w:author="Arthur Parmentier" w:date="2020-06-08T18:33:00Z"/>
          <w:rPrChange w:id="3315" w:author="Arthur Parmentier" w:date="2020-06-08T18:34:00Z">
            <w:rPr>
              <w:ins w:id="3316" w:author="Arthur Parmentier" w:date="2020-06-08T18:33:00Z"/>
            </w:rPr>
          </w:rPrChange>
        </w:rPr>
        <w:pPrChange w:id="3317" w:author="Arthur Parmentier" w:date="2020-06-08T18:34:00Z">
          <w:pPr>
            <w:pStyle w:val="Titre3"/>
          </w:pPr>
        </w:pPrChange>
      </w:pPr>
      <w:ins w:id="3318" w:author="Arthur Parmentier" w:date="2020-06-08T18:34:00Z">
        <w:r>
          <w:t xml:space="preserve">At this point, it is important to motivate the concept of configuration by stepping back from the historical introduction of SP by Walter Thompson and reflect on what </w:t>
        </w:r>
      </w:ins>
      <w:ins w:id="3319" w:author="Arthur Parmentier" w:date="2020-06-08T23:26:00Z">
        <w:r w:rsidR="00D60283">
          <w:t xml:space="preserve">SP </w:t>
        </w:r>
      </w:ins>
      <w:ins w:id="3320" w:author="Arthur Parmentier" w:date="2020-06-08T18:34:00Z">
        <w:r>
          <w:t>represents today and might represent it in the future.</w:t>
        </w:r>
      </w:ins>
    </w:p>
    <w:p w:rsidR="00890A89" w:rsidRPr="00890A89" w:rsidRDefault="00890A89" w:rsidP="00890A89">
      <w:pPr>
        <w:pStyle w:val="Titre4"/>
        <w:rPr>
          <w:ins w:id="3321" w:author="Arthur Parmentier" w:date="2020-06-08T13:25:00Z"/>
          <w:rPrChange w:id="3322" w:author="Arthur Parmentier" w:date="2020-06-08T18:33:00Z">
            <w:rPr>
              <w:ins w:id="3323" w:author="Arthur Parmentier" w:date="2020-06-08T13:25:00Z"/>
            </w:rPr>
          </w:rPrChange>
        </w:rPr>
        <w:pPrChange w:id="3324" w:author="Arthur Parmentier" w:date="2020-06-08T18:33:00Z">
          <w:pPr/>
        </w:pPrChange>
      </w:pPr>
      <w:ins w:id="3325" w:author="Arthur Parmentier" w:date="2020-06-08T18:34:00Z">
        <w:r>
          <w:t>Performativity of a language</w:t>
        </w:r>
      </w:ins>
    </w:p>
    <w:p w:rsidR="00890A89" w:rsidRDefault="003F2132" w:rsidP="006D0FEC">
      <w:pPr>
        <w:rPr>
          <w:ins w:id="3326" w:author="Arthur Parmentier" w:date="2020-06-08T18:34:00Z"/>
        </w:rPr>
      </w:pPr>
      <w:ins w:id="3327" w:author="Arthur Parmentier" w:date="2020-06-08T13:27:00Z">
        <w:r>
          <w:t xml:space="preserve">Let’s </w:t>
        </w:r>
      </w:ins>
      <w:ins w:id="3328" w:author="Arthur Parmentier" w:date="2020-06-08T13:28:00Z">
        <w:r>
          <w:t xml:space="preserve">forget for a moment the history of SP and assume that </w:t>
        </w:r>
      </w:ins>
      <w:ins w:id="3329" w:author="Arthur Parmentier" w:date="2020-06-08T18:28:00Z">
        <w:r w:rsidR="00060940">
          <w:t>it</w:t>
        </w:r>
      </w:ins>
      <w:ins w:id="3330" w:author="Arthur Parmentier" w:date="2020-06-08T13:28:00Z">
        <w:r>
          <w:t xml:space="preserve"> is a mere sign language, that </w:t>
        </w:r>
      </w:ins>
      <w:ins w:id="3331" w:author="Arthur Parmentier" w:date="2020-06-08T13:29:00Z">
        <w:r>
          <w:t>is only def</w:t>
        </w:r>
      </w:ins>
      <w:ins w:id="3332" w:author="Arthur Parmentier" w:date="2020-06-08T13:30:00Z">
        <w:r>
          <w:t>ined by</w:t>
        </w:r>
      </w:ins>
      <w:ins w:id="3333" w:author="Arthur Parmentier" w:date="2020-06-08T13:28:00Z">
        <w:r>
          <w:t xml:space="preserve"> </w:t>
        </w:r>
      </w:ins>
      <w:ins w:id="3334" w:author="Arthur Parmentier" w:date="2020-06-08T23:27:00Z">
        <w:r w:rsidR="00227BF5">
          <w:t xml:space="preserve">its </w:t>
        </w:r>
        <w:r w:rsidR="004930FA">
          <w:t>g</w:t>
        </w:r>
      </w:ins>
      <w:ins w:id="3335" w:author="Arthur Parmentier" w:date="2020-06-08T13:28:00Z">
        <w:r>
          <w:t>rammatical and semantic features</w:t>
        </w:r>
      </w:ins>
      <w:ins w:id="3336" w:author="Arthur Parmentier" w:date="2020-06-08T13:29:00Z">
        <w:r>
          <w:t>.</w:t>
        </w:r>
      </w:ins>
      <w:ins w:id="3337" w:author="Arthur Parmentier" w:date="2020-06-08T13:30:00Z">
        <w:r>
          <w:t xml:space="preserve"> One may use this language </w:t>
        </w:r>
      </w:ins>
      <w:ins w:id="3338" w:author="Arthur Parmentier" w:date="2020-06-08T13:31:00Z">
        <w:r>
          <w:t xml:space="preserve">for cooking, </w:t>
        </w:r>
      </w:ins>
      <w:ins w:id="3339" w:author="Arthur Parmentier" w:date="2020-06-08T13:32:00Z">
        <w:r>
          <w:t>buying clothes on the market or playing games. In all of these uses cases, SP may seem</w:t>
        </w:r>
      </w:ins>
      <w:ins w:id="3340" w:author="Arthur Parmentier" w:date="2020-06-08T13:33:00Z">
        <w:r>
          <w:t xml:space="preserve"> very inefficient </w:t>
        </w:r>
      </w:ins>
      <w:ins w:id="3341" w:author="Arthur Parmentier" w:date="2020-06-08T18:28:00Z">
        <w:r w:rsidR="00C353F5">
          <w:t xml:space="preserve">for </w:t>
        </w:r>
      </w:ins>
      <w:ins w:id="3342" w:author="Arthur Parmentier" w:date="2020-06-08T13:33:00Z">
        <w:r>
          <w:t xml:space="preserve">communicating relevant messages and meanings. </w:t>
        </w:r>
      </w:ins>
      <w:ins w:id="3343" w:author="Arthur Parmentier" w:date="2020-06-08T13:34:00Z">
        <w:r>
          <w:t xml:space="preserve">However, it might be performant in a band, in a group of dancers or between a conductor and its orchestra. </w:t>
        </w:r>
      </w:ins>
    </w:p>
    <w:p w:rsidR="00890A89" w:rsidRDefault="00890A89" w:rsidP="00890A89">
      <w:pPr>
        <w:pStyle w:val="Titre4"/>
        <w:rPr>
          <w:ins w:id="3344" w:author="Arthur Parmentier" w:date="2020-06-08T18:34:00Z"/>
        </w:rPr>
        <w:pPrChange w:id="3345" w:author="Arthur Parmentier" w:date="2020-06-08T18:34:00Z">
          <w:pPr/>
        </w:pPrChange>
      </w:pPr>
      <w:ins w:id="3346" w:author="Arthur Parmentier" w:date="2020-06-08T18:34:00Z">
        <w:r>
          <w:t>Configurations as external elements to languages</w:t>
        </w:r>
      </w:ins>
    </w:p>
    <w:p w:rsidR="006A47EF" w:rsidRDefault="006D0FEC" w:rsidP="006D0FEC">
      <w:pPr>
        <w:rPr>
          <w:ins w:id="3347" w:author="Arthur Parmentier" w:date="2020-06-08T23:30:00Z"/>
        </w:rPr>
      </w:pPr>
      <w:ins w:id="3348" w:author="Arthur Parmentier" w:date="2020-06-08T13:41:00Z">
        <w:r>
          <w:t>SP may then simply be</w:t>
        </w:r>
      </w:ins>
      <w:ins w:id="3349" w:author="Arthur Parmentier" w:date="2020-06-08T18:28:00Z">
        <w:r w:rsidR="00B32C65">
          <w:t xml:space="preserve"> understood</w:t>
        </w:r>
      </w:ins>
      <w:ins w:id="3350" w:author="Arthur Parmentier" w:date="2020-06-08T13:41:00Z">
        <w:r>
          <w:t xml:space="preserve"> </w:t>
        </w:r>
      </w:ins>
      <w:ins w:id="3351" w:author="Arthur Parmentier" w:date="2020-06-08T18:28:00Z">
        <w:r w:rsidR="00B32C65">
          <w:t xml:space="preserve">as </w:t>
        </w:r>
      </w:ins>
      <w:ins w:id="3352" w:author="Arthur Parmentier" w:date="2020-06-08T13:41:00Z">
        <w:r>
          <w:t xml:space="preserve">a language </w:t>
        </w:r>
      </w:ins>
      <w:ins w:id="3353" w:author="Arthur Parmentier" w:date="2020-06-08T18:29:00Z">
        <w:r w:rsidR="00657D0E">
          <w:t xml:space="preserve">among </w:t>
        </w:r>
      </w:ins>
      <w:ins w:id="3354" w:author="Arthur Parmentier" w:date="2020-06-08T13:41:00Z">
        <w:r>
          <w:t>other</w:t>
        </w:r>
      </w:ins>
      <w:ins w:id="3355" w:author="Arthur Parmentier" w:date="2020-06-08T18:29:00Z">
        <w:r w:rsidR="00657D0E">
          <w:t>s</w:t>
        </w:r>
      </w:ins>
      <w:ins w:id="3356" w:author="Arthur Parmentier" w:date="2020-06-08T13:41:00Z">
        <w:r>
          <w:t xml:space="preserve">, that is used in specific configurations for which it is more convenient than others, </w:t>
        </w:r>
      </w:ins>
      <w:ins w:id="3357" w:author="Arthur Parmentier" w:date="2020-06-08T13:42:00Z">
        <w:r>
          <w:t xml:space="preserve">but </w:t>
        </w:r>
      </w:ins>
      <w:ins w:id="3358" w:author="Arthur Parmentier" w:date="2020-06-08T18:29:00Z">
        <w:r w:rsidR="005D4B83">
          <w:t>that is not defined by its use in cooking,</w:t>
        </w:r>
      </w:ins>
      <w:ins w:id="3359" w:author="Arthur Parmentier" w:date="2020-06-08T18:30:00Z">
        <w:r w:rsidR="005D4B83">
          <w:t xml:space="preserve"> playing games nor </w:t>
        </w:r>
        <w:r w:rsidR="00297038">
          <w:t>betwee</w:t>
        </w:r>
      </w:ins>
      <w:ins w:id="3360" w:author="Arthur Parmentier" w:date="2020-06-08T18:31:00Z">
        <w:r w:rsidR="00297038">
          <w:t>n</w:t>
        </w:r>
      </w:ins>
      <w:ins w:id="3361" w:author="Arthur Parmentier" w:date="2020-06-08T18:30:00Z">
        <w:r w:rsidR="003150F0">
          <w:t xml:space="preserve"> a composer and an orchestra.</w:t>
        </w:r>
      </w:ins>
      <w:ins w:id="3362" w:author="Arthur Parmentier" w:date="2020-06-08T18:31:00Z">
        <w:r w:rsidR="00937E5A">
          <w:t xml:space="preserve"> The </w:t>
        </w:r>
      </w:ins>
      <w:ins w:id="3363" w:author="Arthur Parmentier" w:date="2020-06-08T23:28:00Z">
        <w:r w:rsidR="005B365D">
          <w:t>observation</w:t>
        </w:r>
        <w:r w:rsidR="00AE6E7C">
          <w:t xml:space="preserve"> that</w:t>
        </w:r>
      </w:ins>
      <w:ins w:id="3364" w:author="Arthur Parmentier" w:date="2020-06-08T18:31:00Z">
        <w:r w:rsidR="00937E5A">
          <w:t xml:space="preserve"> it is </w:t>
        </w:r>
      </w:ins>
      <w:ins w:id="3365" w:author="Arthur Parmentier" w:date="2020-06-08T23:28:00Z">
        <w:r w:rsidR="005B365D">
          <w:t>mostly</w:t>
        </w:r>
      </w:ins>
      <w:ins w:id="3366" w:author="Arthur Parmentier" w:date="2020-06-08T18:31:00Z">
        <w:r w:rsidR="00937E5A">
          <w:t xml:space="preserve"> use</w:t>
        </w:r>
      </w:ins>
      <w:ins w:id="3367" w:author="Arthur Parmentier" w:date="2020-06-08T23:28:00Z">
        <w:r w:rsidR="00E07F18">
          <w:t>d</w:t>
        </w:r>
      </w:ins>
      <w:ins w:id="3368" w:author="Arthur Parmentier" w:date="2020-06-08T18:31:00Z">
        <w:r w:rsidR="00937E5A">
          <w:t xml:space="preserve"> between composers and orchestras may simply be understood as a result of </w:t>
        </w:r>
      </w:ins>
      <w:ins w:id="3369" w:author="Arthur Parmentier" w:date="2020-06-08T23:28:00Z">
        <w:r w:rsidR="00F66855">
          <w:t>its</w:t>
        </w:r>
      </w:ins>
      <w:ins w:id="3370" w:author="Arthur Parmentier" w:date="2020-06-08T18:31:00Z">
        <w:r w:rsidR="00937E5A">
          <w:t xml:space="preserve"> history</w:t>
        </w:r>
      </w:ins>
      <w:ins w:id="3371" w:author="Arthur Parmentier" w:date="2020-06-08T23:29:00Z">
        <w:r w:rsidR="00F66855">
          <w:t xml:space="preserve">, diffusion, adoption processes </w:t>
        </w:r>
      </w:ins>
      <w:ins w:id="3372" w:author="Arthur Parmentier" w:date="2020-06-08T18:31:00Z">
        <w:r w:rsidR="00937E5A">
          <w:t xml:space="preserve">and what it has been designed for and performative </w:t>
        </w:r>
      </w:ins>
      <w:ins w:id="3373" w:author="Arthur Parmentier" w:date="2020-06-08T23:31:00Z">
        <w:r w:rsidR="00BF1915">
          <w:t>at but</w:t>
        </w:r>
      </w:ins>
      <w:ins w:id="3374" w:author="Arthur Parmentier" w:date="2020-06-08T18:32:00Z">
        <w:r w:rsidR="00937E5A">
          <w:t xml:space="preserve"> is not a </w:t>
        </w:r>
      </w:ins>
      <w:ins w:id="3375" w:author="Arthur Parmentier" w:date="2020-06-08T23:29:00Z">
        <w:r w:rsidR="00F66855">
          <w:t xml:space="preserve">constitutive </w:t>
        </w:r>
      </w:ins>
      <w:ins w:id="3376" w:author="Arthur Parmentier" w:date="2020-06-08T18:32:00Z">
        <w:r w:rsidR="00937E5A">
          <w:t>element of its definition.</w:t>
        </w:r>
      </w:ins>
      <w:ins w:id="3377" w:author="Arthur Parmentier" w:date="2020-06-08T23:50:00Z">
        <w:r w:rsidR="00487362">
          <w:br/>
          <w:t>Of course, what we usually mean by SP does not ref</w:t>
        </w:r>
      </w:ins>
      <w:ins w:id="3378" w:author="Arthur Parmentier" w:date="2020-06-08T23:51:00Z">
        <w:r w:rsidR="00487362">
          <w:t xml:space="preserve">er to it as a mere language and therefore also relates to elements of context such as the configurations it is used in; but my point here was to argue that </w:t>
        </w:r>
      </w:ins>
      <w:ins w:id="3379" w:author="Arthur Parmentier" w:date="2020-06-08T23:52:00Z">
        <w:r w:rsidR="00487362">
          <w:t>configurations are not constitutive elements of languages and that languages are used in configurations.</w:t>
        </w:r>
      </w:ins>
      <w:ins w:id="3380" w:author="Arthur Parmentier" w:date="2020-06-08T23:50:00Z">
        <w:r w:rsidR="00487362">
          <w:t xml:space="preserve"> </w:t>
        </w:r>
      </w:ins>
    </w:p>
    <w:p w:rsidR="003F2132" w:rsidRDefault="006D0FEC" w:rsidP="006D0FEC">
      <w:pPr>
        <w:rPr>
          <w:ins w:id="3381" w:author="Arthur Parmentier" w:date="2020-06-08T18:35:00Z"/>
        </w:rPr>
      </w:pPr>
      <w:ins w:id="3382" w:author="Arthur Parmentier" w:date="2020-06-08T13:42:00Z">
        <w:r>
          <w:t>We can m</w:t>
        </w:r>
      </w:ins>
      <w:ins w:id="3383" w:author="Arthur Parmentier" w:date="2020-06-08T13:43:00Z">
        <w:r>
          <w:t xml:space="preserve">ake an analogy here with </w:t>
        </w:r>
      </w:ins>
      <w:ins w:id="3384" w:author="Arthur Parmentier" w:date="2020-06-08T23:38:00Z">
        <w:r w:rsidR="00A35815">
          <w:t>oral or written languages</w:t>
        </w:r>
      </w:ins>
      <w:ins w:id="3385" w:author="Arthur Parmentier" w:date="2020-06-08T13:43:00Z">
        <w:r>
          <w:t xml:space="preserve">, that are </w:t>
        </w:r>
      </w:ins>
      <w:ins w:id="3386" w:author="Arthur Parmentier" w:date="2020-06-08T13:44:00Z">
        <w:r>
          <w:t xml:space="preserve">convenient </w:t>
        </w:r>
      </w:ins>
      <w:ins w:id="3387" w:author="Arthur Parmentier" w:date="2020-06-08T23:39:00Z">
        <w:r w:rsidR="00A35815">
          <w:t>cooking or playing games</w:t>
        </w:r>
      </w:ins>
      <w:ins w:id="3388" w:author="Arthur Parmentier" w:date="2020-06-08T13:45:00Z">
        <w:r>
          <w:t xml:space="preserve"> </w:t>
        </w:r>
      </w:ins>
      <w:ins w:id="3389" w:author="Arthur Parmentier" w:date="2020-06-08T13:44:00Z">
        <w:r>
          <w:t xml:space="preserve">but </w:t>
        </w:r>
      </w:ins>
      <w:ins w:id="3390" w:author="Arthur Parmentier" w:date="2020-06-08T23:39:00Z">
        <w:r w:rsidR="00A35815">
          <w:t xml:space="preserve">perhaps not as good as SP for </w:t>
        </w:r>
      </w:ins>
      <w:ins w:id="3391" w:author="Arthur Parmentier" w:date="2020-06-08T15:02:00Z">
        <w:r w:rsidR="00BB465F">
          <w:t>real-time composition with a multi-disciplinary orchestra.</w:t>
        </w:r>
      </w:ins>
      <w:ins w:id="3392" w:author="Arthur Parmentier" w:date="2020-06-08T15:03:00Z">
        <w:r w:rsidR="00B32327">
          <w:t xml:space="preserve"> Yet these languages</w:t>
        </w:r>
      </w:ins>
      <w:ins w:id="3393" w:author="Arthur Parmentier" w:date="2020-06-08T23:40:00Z">
        <w:r w:rsidR="00A35815">
          <w:t>, such as English,</w:t>
        </w:r>
      </w:ins>
      <w:ins w:id="3394" w:author="Arthur Parmentier" w:date="2020-06-08T15:03:00Z">
        <w:r w:rsidR="00B32327">
          <w:t xml:space="preserve"> are used in a variety of configurations</w:t>
        </w:r>
      </w:ins>
      <w:ins w:id="3395" w:author="Arthur Parmentier" w:date="2020-06-08T23:39:00Z">
        <w:r w:rsidR="00A35815">
          <w:t>: from</w:t>
        </w:r>
      </w:ins>
      <w:ins w:id="3396" w:author="Arthur Parmentier" w:date="2020-06-08T23:40:00Z">
        <w:r w:rsidR="00A35815">
          <w:t xml:space="preserve"> </w:t>
        </w:r>
      </w:ins>
      <w:ins w:id="3397" w:author="Arthur Parmentier" w:date="2020-06-08T23:41:00Z">
        <w:r w:rsidR="00A31DED">
          <w:t xml:space="preserve">a collective </w:t>
        </w:r>
      </w:ins>
      <w:ins w:id="3398" w:author="Arthur Parmentier" w:date="2020-06-08T23:40:00Z">
        <w:r w:rsidR="00A35815">
          <w:t xml:space="preserve">communication between several family members </w:t>
        </w:r>
      </w:ins>
      <w:ins w:id="3399" w:author="Arthur Parmentier" w:date="2020-06-08T23:42:00Z">
        <w:r w:rsidR="00A31DED">
          <w:t xml:space="preserve">in their house </w:t>
        </w:r>
      </w:ins>
      <w:ins w:id="3400" w:author="Arthur Parmentier" w:date="2020-06-08T23:40:00Z">
        <w:r w:rsidR="00A35815">
          <w:t>in England where it is born</w:t>
        </w:r>
        <w:r w:rsidR="00A31DED">
          <w:t xml:space="preserve"> to </w:t>
        </w:r>
      </w:ins>
      <w:ins w:id="3401" w:author="Arthur Parmentier" w:date="2020-06-08T23:41:00Z">
        <w:r w:rsidR="00A31DED">
          <w:t xml:space="preserve">a monologue </w:t>
        </w:r>
      </w:ins>
      <w:ins w:id="3402" w:author="Arthur Parmentier" w:date="2020-06-08T23:42:00Z">
        <w:r w:rsidR="00A31DED">
          <w:t>at ONU of a foreign indigenous tribe representative. English can no</w:t>
        </w:r>
      </w:ins>
      <w:ins w:id="3403" w:author="Arthur Parmentier" w:date="2020-06-08T23:43:00Z">
        <w:r w:rsidR="00A31DED">
          <w:t xml:space="preserve"> longer be defined as the language of families in England, nor as the international</w:t>
        </w:r>
      </w:ins>
      <w:ins w:id="3404" w:author="Arthur Parmentier" w:date="2020-06-08T23:44:00Z">
        <w:r w:rsidR="00A31DED">
          <w:t xml:space="preserve"> language </w:t>
        </w:r>
      </w:ins>
      <w:ins w:id="3405" w:author="Arthur Parmentier" w:date="2020-06-08T23:45:00Z">
        <w:r w:rsidR="00A31DED">
          <w:t>for ONU speeches in</w:t>
        </w:r>
      </w:ins>
      <w:ins w:id="3406" w:author="Arthur Parmentier" w:date="2020-06-08T23:44:00Z">
        <w:r w:rsidR="00A31DED">
          <w:t xml:space="preserve"> 2020; it is used in so many contexts and configurations that </w:t>
        </w:r>
      </w:ins>
      <w:ins w:id="3407" w:author="Arthur Parmentier" w:date="2020-06-08T23:45:00Z">
        <w:r w:rsidR="00A31DED">
          <w:t xml:space="preserve">it </w:t>
        </w:r>
      </w:ins>
      <w:ins w:id="3408" w:author="Arthur Parmentier" w:date="2020-06-08T23:46:00Z">
        <w:r w:rsidR="00A31DED">
          <w:t>cannot</w:t>
        </w:r>
      </w:ins>
      <w:ins w:id="3409" w:author="Arthur Parmentier" w:date="2020-06-08T23:45:00Z">
        <w:r w:rsidR="00A31DED">
          <w:t xml:space="preserve"> be defined </w:t>
        </w:r>
      </w:ins>
      <w:ins w:id="3410" w:author="Arthur Parmentier" w:date="2020-06-08T23:46:00Z">
        <w:r w:rsidR="00A31DED">
          <w:t xml:space="preserve">(anymore) </w:t>
        </w:r>
      </w:ins>
      <w:ins w:id="3411" w:author="Arthur Parmentier" w:date="2020-06-08T23:45:00Z">
        <w:r w:rsidR="00A31DED">
          <w:t>in those terms</w:t>
        </w:r>
      </w:ins>
      <w:ins w:id="3412" w:author="Arthur Parmentier" w:date="2020-06-08T23:46:00Z">
        <w:r w:rsidR="00A31DED">
          <w:t>.</w:t>
        </w:r>
        <w:r w:rsidR="00A31DED">
          <w:br/>
          <w:t>In fact, we know from psychology and the st</w:t>
        </w:r>
      </w:ins>
      <w:ins w:id="3413" w:author="Arthur Parmentier" w:date="2020-06-08T23:47:00Z">
        <w:r w:rsidR="00A31DED">
          <w:t xml:space="preserve">udies of concepts </w:t>
        </w:r>
      </w:ins>
      <w:ins w:id="3414" w:author="Arthur Parmentier" w:date="2020-06-08T23:46:00Z">
        <w:r w:rsidR="00A31DED">
          <w:t>that there may not be a definition of En</w:t>
        </w:r>
      </w:ins>
      <w:ins w:id="3415" w:author="Arthur Parmentier" w:date="2020-06-08T23:47:00Z">
        <w:r w:rsidR="00A31DED">
          <w:t>glish at all but only several perspective</w:t>
        </w:r>
      </w:ins>
      <w:ins w:id="3416" w:author="Arthur Parmentier" w:date="2020-06-08T23:48:00Z">
        <w:r w:rsidR="00A31DED">
          <w:t>s</w:t>
        </w:r>
      </w:ins>
      <w:ins w:id="3417" w:author="Arthur Parmentier" w:date="2020-06-08T23:47:00Z">
        <w:r w:rsidR="00A31DED">
          <w:t xml:space="preserve"> of English that combine into a single complex</w:t>
        </w:r>
      </w:ins>
      <w:ins w:id="3418" w:author="Arthur Parmentier" w:date="2020-06-08T23:48:00Z">
        <w:r w:rsidR="00A31DED">
          <w:t xml:space="preserve"> concept</w:t>
        </w:r>
      </w:ins>
      <w:ins w:id="3419" w:author="Arthur Parmentier" w:date="2020-06-08T23:49:00Z">
        <w:r w:rsidR="00A31DED">
          <w:t>.</w:t>
        </w:r>
      </w:ins>
    </w:p>
    <w:p w:rsidR="000D29DB" w:rsidRDefault="000D29DB" w:rsidP="000D29DB">
      <w:pPr>
        <w:pStyle w:val="Titre4"/>
        <w:rPr>
          <w:ins w:id="3420" w:author="Arthur Parmentier" w:date="2020-06-08T15:06:00Z"/>
        </w:rPr>
        <w:pPrChange w:id="3421" w:author="Arthur Parmentier" w:date="2020-06-08T18:35:00Z">
          <w:pPr/>
        </w:pPrChange>
      </w:pPr>
      <w:ins w:id="3422" w:author="Arthur Parmentier" w:date="2020-06-08T18:35:00Z">
        <w:r>
          <w:lastRenderedPageBreak/>
          <w:t>A critique of compositional choices</w:t>
        </w:r>
        <w:r w:rsidR="008C6D3A">
          <w:t xml:space="preserve"> and configurationa</w:t>
        </w:r>
      </w:ins>
      <w:ins w:id="3423" w:author="Arthur Parmentier" w:date="2020-06-08T18:36:00Z">
        <w:r w:rsidR="008C6D3A">
          <w:t>l choices</w:t>
        </w:r>
      </w:ins>
      <w:ins w:id="3424" w:author="Arthur Parmentier" w:date="2020-06-08T18:35:00Z">
        <w:r>
          <w:t xml:space="preserve"> as </w:t>
        </w:r>
      </w:ins>
      <w:ins w:id="3425" w:author="Arthur Parmentier" w:date="2020-06-08T23:57:00Z">
        <w:r w:rsidR="00BB3699">
          <w:t xml:space="preserve">definitions and </w:t>
        </w:r>
      </w:ins>
      <w:ins w:id="3426" w:author="Arthur Parmentier" w:date="2020-06-08T18:35:00Z">
        <w:r>
          <w:t xml:space="preserve">rules </w:t>
        </w:r>
      </w:ins>
      <w:ins w:id="3427" w:author="Arthur Parmentier" w:date="2020-06-08T23:57:00Z">
        <w:r w:rsidR="00BB3699">
          <w:t>of</w:t>
        </w:r>
      </w:ins>
      <w:ins w:id="3428" w:author="Arthur Parmentier" w:date="2020-06-08T18:35:00Z">
        <w:r>
          <w:t xml:space="preserve"> SP</w:t>
        </w:r>
      </w:ins>
    </w:p>
    <w:p w:rsidR="00220B16" w:rsidRDefault="00FE312D" w:rsidP="006D0FEC">
      <w:pPr>
        <w:rPr>
          <w:ins w:id="3429" w:author="Arthur Parmentier" w:date="2020-06-08T15:09:00Z"/>
        </w:rPr>
      </w:pPr>
      <w:ins w:id="3430" w:author="Arthur Parmentier" w:date="2020-06-08T23:57:00Z">
        <w:r>
          <w:t>Similarly</w:t>
        </w:r>
      </w:ins>
      <w:ins w:id="3431" w:author="Arthur Parmentier" w:date="2020-06-08T23:54:00Z">
        <w:r w:rsidR="005029C5">
          <w:t xml:space="preserve"> to my previous example with the English language, </w:t>
        </w:r>
      </w:ins>
      <w:ins w:id="3432" w:author="Arthur Parmentier" w:date="2020-06-08T15:06:00Z">
        <w:r w:rsidR="00220B16">
          <w:t xml:space="preserve">I would like to push for a similar understanding of SP as </w:t>
        </w:r>
      </w:ins>
      <w:ins w:id="3433" w:author="Arthur Parmentier" w:date="2020-06-08T23:55:00Z">
        <w:r w:rsidR="002C7ED6">
          <w:t xml:space="preserve">complex concept involving </w:t>
        </w:r>
      </w:ins>
      <w:ins w:id="3434" w:author="Arthur Parmentier" w:date="2020-06-08T15:06:00Z">
        <w:r w:rsidR="00220B16">
          <w:t xml:space="preserve">a sign language and set of practices that are not defined by any configuration </w:t>
        </w:r>
      </w:ins>
      <w:ins w:id="3435" w:author="Arthur Parmentier" w:date="2020-06-08T15:07:00Z">
        <w:r w:rsidR="00220B16">
          <w:t xml:space="preserve">or context. </w:t>
        </w:r>
      </w:ins>
      <w:ins w:id="3436" w:author="Arthur Parmentier" w:date="2020-06-08T15:11:00Z">
        <w:r w:rsidR="00220B16">
          <w:t>For instance, let’s consider the following statements, that are found in Thompson’s and other presentations of SP:</w:t>
        </w:r>
      </w:ins>
    </w:p>
    <w:p w:rsidR="00220B16" w:rsidRDefault="00220B16" w:rsidP="00220B16">
      <w:pPr>
        <w:pStyle w:val="Paragraphedeliste"/>
        <w:numPr>
          <w:ilvl w:val="0"/>
          <w:numId w:val="11"/>
        </w:numPr>
        <w:rPr>
          <w:ins w:id="3437" w:author="Arthur Parmentier" w:date="2020-06-08T15:09:00Z"/>
        </w:rPr>
      </w:pPr>
      <w:ins w:id="3438" w:author="Arthur Parmentier" w:date="2020-06-08T15:12:00Z">
        <w:r>
          <w:t>The soundpainter is a/the composer</w:t>
        </w:r>
      </w:ins>
    </w:p>
    <w:p w:rsidR="00220B16" w:rsidRDefault="00220B16" w:rsidP="00220B16">
      <w:pPr>
        <w:pStyle w:val="Paragraphedeliste"/>
        <w:numPr>
          <w:ilvl w:val="0"/>
          <w:numId w:val="11"/>
        </w:numPr>
        <w:rPr>
          <w:ins w:id="3439" w:author="Arthur Parmentier" w:date="2020-06-08T15:14:00Z"/>
        </w:rPr>
      </w:pPr>
      <w:ins w:id="3440" w:author="Arthur Parmentier" w:date="2020-06-08T15:13:00Z">
        <w:r>
          <w:t xml:space="preserve">The gestures are signed </w:t>
        </w:r>
      </w:ins>
      <w:ins w:id="3441" w:author="Arthur Parmentier" w:date="2020-06-08T15:14:00Z">
        <w:r>
          <w:t>by the soundpainter (here, the important word is the unicity of the “the”)</w:t>
        </w:r>
      </w:ins>
    </w:p>
    <w:p w:rsidR="00220B16" w:rsidRDefault="00FC3006" w:rsidP="00220B16">
      <w:pPr>
        <w:pStyle w:val="Paragraphedeliste"/>
        <w:numPr>
          <w:ilvl w:val="0"/>
          <w:numId w:val="11"/>
        </w:numPr>
        <w:rPr>
          <w:ins w:id="3442" w:author="Arthur Parmentier" w:date="2020-06-08T15:15:00Z"/>
        </w:rPr>
      </w:pPr>
      <w:ins w:id="3443" w:author="Arthur Parmentier" w:date="2020-06-08T15:15:00Z">
        <w:r>
          <w:t>“</w:t>
        </w:r>
        <w:r>
          <w:t>The Soundpainter, standing in front of the group (usually), signs a phrase to the group then composes with the responses.</w:t>
        </w:r>
        <w:r>
          <w:t>”</w:t>
        </w:r>
      </w:ins>
    </w:p>
    <w:p w:rsidR="00FC3006" w:rsidRDefault="00FC3006" w:rsidP="00220B16">
      <w:pPr>
        <w:pStyle w:val="Paragraphedeliste"/>
        <w:numPr>
          <w:ilvl w:val="0"/>
          <w:numId w:val="11"/>
        </w:numPr>
        <w:rPr>
          <w:ins w:id="3444" w:author="Arthur Parmentier" w:date="2020-06-08T15:16:00Z"/>
        </w:rPr>
      </w:pPr>
      <w:ins w:id="3445" w:author="Arthur Parmentier" w:date="2020-06-08T15:16:00Z">
        <w:r>
          <w:t>“</w:t>
        </w:r>
        <w:r>
          <w:t>One of the most important aspects of Soundpainting is to compose with what happens in the moment whether it is intended or not</w:t>
        </w:r>
        <w:r>
          <w:t>”</w:t>
        </w:r>
      </w:ins>
    </w:p>
    <w:p w:rsidR="006A3A7E" w:rsidRDefault="006A3A7E" w:rsidP="00220B16">
      <w:pPr>
        <w:pStyle w:val="Paragraphedeliste"/>
        <w:numPr>
          <w:ilvl w:val="0"/>
          <w:numId w:val="11"/>
        </w:numPr>
        <w:rPr>
          <w:ins w:id="3446" w:author="Arthur Parmentier" w:date="2020-06-08T15:17:00Z"/>
        </w:rPr>
      </w:pPr>
      <w:ins w:id="3447" w:author="Arthur Parmentier" w:date="2020-06-08T15:16:00Z">
        <w:r>
          <w:t>“</w:t>
        </w:r>
        <w:r>
          <w:t>A very important part of Soundpainting language is the basic rule that there is no such thing as a mistake</w:t>
        </w:r>
        <w:r>
          <w:t>”</w:t>
        </w:r>
      </w:ins>
    </w:p>
    <w:p w:rsidR="006A3A7E" w:rsidRDefault="006A3A7E" w:rsidP="00220B16">
      <w:pPr>
        <w:pStyle w:val="Paragraphedeliste"/>
        <w:numPr>
          <w:ilvl w:val="0"/>
          <w:numId w:val="11"/>
        </w:numPr>
        <w:rPr>
          <w:ins w:id="3448" w:author="Arthur Parmentier" w:date="2020-06-08T15:17:00Z"/>
        </w:rPr>
      </w:pPr>
      <w:ins w:id="3449" w:author="Arthur Parmentier" w:date="2020-06-08T15:17:00Z">
        <w:r>
          <w:t>“</w:t>
        </w:r>
        <w:r>
          <w:t>It is the Soundpainter’s responsibility to realize the piece</w:t>
        </w:r>
        <w:r>
          <w:t>”</w:t>
        </w:r>
      </w:ins>
    </w:p>
    <w:p w:rsidR="006A3A7E" w:rsidRDefault="006A3A7E" w:rsidP="00220B16">
      <w:pPr>
        <w:pStyle w:val="Paragraphedeliste"/>
        <w:numPr>
          <w:ilvl w:val="0"/>
          <w:numId w:val="11"/>
        </w:numPr>
        <w:rPr>
          <w:ins w:id="3450" w:author="Arthur Parmentier" w:date="2020-06-08T15:18:00Z"/>
        </w:rPr>
      </w:pPr>
      <w:ins w:id="3451" w:author="Arthur Parmentier" w:date="2020-06-08T15:17:00Z">
        <w:r>
          <w:t>“[The soundpainter is] the creator of</w:t>
        </w:r>
      </w:ins>
      <w:ins w:id="3452" w:author="Arthur Parmentier" w:date="2020-06-08T15:18:00Z">
        <w:r>
          <w:t xml:space="preserve"> the work, the director of the performance, t</w:t>
        </w:r>
        <w:r>
          <w:t>he instigation for communication among an ensemble</w:t>
        </w:r>
        <w:r>
          <w:t>, t</w:t>
        </w:r>
        <w:r>
          <w:t>he owner of the work</w:t>
        </w:r>
        <w:r>
          <w:t>”</w:t>
        </w:r>
      </w:ins>
    </w:p>
    <w:p w:rsidR="006A3A7E" w:rsidRDefault="00464FE8" w:rsidP="00220B16">
      <w:pPr>
        <w:pStyle w:val="Paragraphedeliste"/>
        <w:numPr>
          <w:ilvl w:val="0"/>
          <w:numId w:val="11"/>
        </w:numPr>
        <w:rPr>
          <w:ins w:id="3453" w:author="Arthur Parmentier" w:date="2020-06-08T15:47:00Z"/>
        </w:rPr>
      </w:pPr>
      <w:ins w:id="3454" w:author="Arthur Parmentier" w:date="2020-06-08T15:23:00Z">
        <w:r>
          <w:t>“</w:t>
        </w:r>
        <w:r>
          <w:t>All performers must keep the Soundpainter in their vision whether directly or in their periphery</w:t>
        </w:r>
        <w:r>
          <w:t xml:space="preserve">. </w:t>
        </w:r>
        <w:r>
          <w:t>This must be so in order for the Soundpainter to communicate the next phrase and be able to continue with the development of the piece.</w:t>
        </w:r>
        <w:r>
          <w:t>”</w:t>
        </w:r>
      </w:ins>
    </w:p>
    <w:p w:rsidR="00A319B1" w:rsidRDefault="00A319B1" w:rsidP="00A319B1">
      <w:pPr>
        <w:pStyle w:val="Paragraphedeliste"/>
        <w:numPr>
          <w:ilvl w:val="0"/>
          <w:numId w:val="11"/>
        </w:numPr>
        <w:rPr>
          <w:ins w:id="3455" w:author="Arthur Parmentier" w:date="2020-06-08T15:23:00Z"/>
        </w:rPr>
        <w:pPrChange w:id="3456" w:author="Arthur Parmentier" w:date="2020-06-08T15:48:00Z">
          <w:pPr>
            <w:pStyle w:val="Paragraphedeliste"/>
            <w:numPr>
              <w:numId w:val="11"/>
            </w:numPr>
            <w:ind w:hanging="360"/>
          </w:pPr>
        </w:pPrChange>
      </w:pPr>
      <w:ins w:id="3457"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rsidP="00994F61">
      <w:pPr>
        <w:rPr>
          <w:ins w:id="3458" w:author="Arthur Parmentier" w:date="2020-06-08T15:27:00Z"/>
        </w:rPr>
        <w:pPrChange w:id="3459" w:author="Arthur Parmentier" w:date="2020-06-08T23:56:00Z">
          <w:pPr>
            <w:pStyle w:val="Paragraphedeliste"/>
            <w:numPr>
              <w:numId w:val="45"/>
            </w:numPr>
            <w:ind w:hanging="360"/>
          </w:pPr>
        </w:pPrChange>
      </w:pPr>
      <w:ins w:id="3460" w:author="Arthur Parmentier" w:date="2020-06-08T15:28:00Z">
        <w:r>
          <w:t xml:space="preserve">I would like to </w:t>
        </w:r>
      </w:ins>
      <w:ins w:id="3461" w:author="Arthur Parmentier" w:date="2020-06-08T15:30:00Z">
        <w:r>
          <w:t xml:space="preserve">propose </w:t>
        </w:r>
      </w:ins>
      <w:ins w:id="3462" w:author="Arthur Parmentier" w:date="2020-06-08T15:29:00Z">
        <w:r>
          <w:t>that these statements are not</w:t>
        </w:r>
      </w:ins>
      <w:ins w:id="3463" w:author="Arthur Parmentier" w:date="2020-06-08T15:30:00Z">
        <w:r>
          <w:t xml:space="preserve"> interpreted as</w:t>
        </w:r>
      </w:ins>
      <w:ins w:id="3464" w:author="Arthur Parmentier" w:date="2020-06-08T15:29:00Z">
        <w:r>
          <w:t xml:space="preserve"> properties of SP nor elements of its definition but</w:t>
        </w:r>
      </w:ins>
      <w:ins w:id="3465" w:author="Arthur Parmentier" w:date="2020-06-08T15:25:00Z">
        <w:r w:rsidR="00DE4DC8">
          <w:t xml:space="preserve"> either</w:t>
        </w:r>
      </w:ins>
      <w:ins w:id="3466" w:author="Arthur Parmentier" w:date="2020-06-08T23:56:00Z">
        <w:r w:rsidR="00994F61">
          <w:t xml:space="preserve"> configuration or compositional choices that of course are important parts of SP but not constitutive of its definition.</w:t>
        </w:r>
      </w:ins>
    </w:p>
    <w:p w:rsidR="001A5CF4" w:rsidRDefault="001A5CF4" w:rsidP="001A5CF4">
      <w:pPr>
        <w:rPr>
          <w:ins w:id="3467" w:author="Arthur Parmentier" w:date="2020-06-08T15:42:00Z"/>
        </w:rPr>
      </w:pPr>
      <w:ins w:id="3468" w:author="Arthur Parmentier" w:date="2020-06-08T15:28:00Z">
        <w:r>
          <w:t xml:space="preserve">To </w:t>
        </w:r>
      </w:ins>
      <w:ins w:id="3469" w:author="Arthur Parmentier" w:date="2020-06-08T15:29:00Z">
        <w:r>
          <w:t>demonst</w:t>
        </w:r>
      </w:ins>
      <w:ins w:id="3470" w:author="Arthur Parmentier" w:date="2020-06-08T15:30:00Z">
        <w:r>
          <w:t>rate t</w:t>
        </w:r>
      </w:ins>
      <w:ins w:id="3471" w:author="Arthur Parmentier" w:date="2020-06-08T15:31:00Z">
        <w:r>
          <w:t xml:space="preserve">his proposition, I would </w:t>
        </w:r>
      </w:ins>
      <w:ins w:id="3472" w:author="Arthur Parmentier" w:date="2020-06-08T15:39:00Z">
        <w:r w:rsidR="001C65CC">
          <w:t xml:space="preserve">simply </w:t>
        </w:r>
      </w:ins>
      <w:ins w:id="3473" w:author="Arthur Parmentier" w:date="2020-06-08T15:40:00Z">
        <w:r w:rsidR="001C65CC">
          <w:t>draw the attention on examples in which the SP sign language is used that contradict those statements</w:t>
        </w:r>
      </w:ins>
      <w:ins w:id="3474"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475" w:author="Arthur Parmentier" w:date="2020-06-08T15:41:00Z">
        <w:r w:rsidR="001C65CC">
          <w:t>III.B.3</w:t>
        </w:r>
        <w:r w:rsidR="001C65CC">
          <w:fldChar w:fldCharType="end"/>
        </w:r>
        <w:r w:rsidR="001C65CC">
          <w:t>.</w:t>
        </w:r>
      </w:ins>
      <w:ins w:id="3476" w:author="Arthur Parmentier" w:date="2020-06-08T23:58:00Z">
        <w:r w:rsidR="00206549">
          <w:t xml:space="preserve"> In </w:t>
        </w:r>
      </w:ins>
      <w:ins w:id="3477" w:author="Arthur Parmentier" w:date="2020-06-08T15:42:00Z">
        <w:r w:rsidR="00A319B1">
          <w:t>such “revisited” orchestras</w:t>
        </w:r>
      </w:ins>
      <w:ins w:id="3478" w:author="Arthur Parmentier" w:date="2020-06-08T23:58:00Z">
        <w:r w:rsidR="00206549">
          <w:t>, we observe that</w:t>
        </w:r>
      </w:ins>
      <w:ins w:id="3479" w:author="Arthur Parmentier" w:date="2020-06-08T15:42:00Z">
        <w:r w:rsidR="00A319B1">
          <w:t>:</w:t>
        </w:r>
      </w:ins>
    </w:p>
    <w:p w:rsidR="00A319B1" w:rsidRDefault="00A319B1" w:rsidP="00A319B1">
      <w:pPr>
        <w:pStyle w:val="Paragraphedeliste"/>
        <w:numPr>
          <w:ilvl w:val="0"/>
          <w:numId w:val="11"/>
        </w:numPr>
        <w:rPr>
          <w:ins w:id="3480" w:author="Arthur Parmentier" w:date="2020-06-08T15:44:00Z"/>
        </w:rPr>
      </w:pPr>
      <w:ins w:id="3481" w:author="Arthur Parmentier" w:date="2020-06-08T15:42:00Z">
        <w:r>
          <w:t>Performers can soundpaint while perform</w:t>
        </w:r>
      </w:ins>
      <w:ins w:id="3482" w:author="Arthur Parmentier" w:date="2020-06-08T15:43:00Z">
        <w:r>
          <w:t xml:space="preserve">ing, hence creating a shared composition and voiding the notion of composer (and unique composer) </w:t>
        </w:r>
      </w:ins>
      <w:ins w:id="3483" w:author="Arthur Parmentier" w:date="2020-06-08T15:44:00Z">
        <w:r>
          <w:t>in the definition or as a property of SP</w:t>
        </w:r>
      </w:ins>
    </w:p>
    <w:p w:rsidR="00A319B1" w:rsidRDefault="00A319B1" w:rsidP="00A319B1">
      <w:pPr>
        <w:pStyle w:val="Paragraphedeliste"/>
        <w:numPr>
          <w:ilvl w:val="0"/>
          <w:numId w:val="11"/>
        </w:numPr>
        <w:rPr>
          <w:ins w:id="3484" w:author="Arthur Parmentier" w:date="2020-06-08T15:46:00Z"/>
        </w:rPr>
      </w:pPr>
      <w:ins w:id="3485" w:author="Arthur Parmentier" w:date="2020-06-08T15:44:00Z">
        <w:r>
          <w:t xml:space="preserve">Several compositional rules </w:t>
        </w:r>
      </w:ins>
      <w:ins w:id="3486" w:author="Arthur Parmentier" w:date="2020-06-08T15:50:00Z">
        <w:r w:rsidR="009A2D98">
          <w:t xml:space="preserve">that </w:t>
        </w:r>
      </w:ins>
      <w:ins w:id="3487" w:author="Arthur Parmentier" w:date="2020-06-08T15:45:00Z">
        <w:r>
          <w:t>Thompson defines as SP rules</w:t>
        </w:r>
      </w:ins>
      <w:ins w:id="3488" w:author="Arthur Parmentier" w:date="2020-06-08T15:51:00Z">
        <w:r w:rsidR="009A2D98">
          <w:t xml:space="preserve"> </w:t>
        </w:r>
      </w:ins>
      <w:ins w:id="3489" w:author="Arthur Parmentier" w:date="2020-06-08T15:50:00Z">
        <w:r w:rsidR="009A2D98">
          <w:t xml:space="preserve">are changed </w:t>
        </w:r>
      </w:ins>
      <w:ins w:id="3490" w:author="Arthur Parmentier" w:date="2020-06-08T15:51:00Z">
        <w:r w:rsidR="009A2D98">
          <w:t>or not considered</w:t>
        </w:r>
      </w:ins>
      <w:ins w:id="3491" w:author="Arthur Parmentier" w:date="2020-06-08T23:58:00Z">
        <w:r w:rsidR="00590C07">
          <w:t xml:space="preserve"> at all</w:t>
        </w:r>
      </w:ins>
      <w:ins w:id="3492" w:author="Arthur Parmentier" w:date="2020-06-08T15:46:00Z">
        <w:r>
          <w:t>:</w:t>
        </w:r>
      </w:ins>
    </w:p>
    <w:p w:rsidR="00A319B1" w:rsidRDefault="00A319B1" w:rsidP="00A319B1">
      <w:pPr>
        <w:pStyle w:val="Paragraphedeliste"/>
        <w:numPr>
          <w:ilvl w:val="1"/>
          <w:numId w:val="11"/>
        </w:numPr>
        <w:rPr>
          <w:ins w:id="3493" w:author="Arthur Parmentier" w:date="2020-06-08T15:47:00Z"/>
        </w:rPr>
      </w:pPr>
      <w:ins w:id="3494" w:author="Arthur Parmentier" w:date="2020-06-08T15:46:00Z">
        <w:r>
          <w:t>Some soundpainters do not require</w:t>
        </w:r>
      </w:ins>
      <w:ins w:id="3495" w:author="Arthur Parmentier" w:date="2020-06-08T15:45:00Z">
        <w:r>
          <w:t xml:space="preserve"> all performers</w:t>
        </w:r>
      </w:ins>
      <w:ins w:id="3496" w:author="Arthur Parmentier" w:date="2020-06-08T15:47:00Z">
        <w:r>
          <w:t xml:space="preserve"> to always keep</w:t>
        </w:r>
      </w:ins>
      <w:ins w:id="3497" w:author="Arthur Parmentier" w:date="2020-06-08T15:45:00Z">
        <w:r>
          <w:t xml:space="preserve"> </w:t>
        </w:r>
      </w:ins>
      <w:ins w:id="3498" w:author="Arthur Parmentier" w:date="2020-06-08T15:46:00Z">
        <w:r>
          <w:t>them</w:t>
        </w:r>
      </w:ins>
      <w:ins w:id="3499" w:author="Arthur Parmentier" w:date="2020-06-08T15:45:00Z">
        <w:r>
          <w:t xml:space="preserve"> in vision</w:t>
        </w:r>
      </w:ins>
    </w:p>
    <w:p w:rsidR="00A319B1" w:rsidRDefault="00A319B1" w:rsidP="00A319B1">
      <w:pPr>
        <w:pStyle w:val="Paragraphedeliste"/>
        <w:numPr>
          <w:ilvl w:val="1"/>
          <w:numId w:val="11"/>
        </w:numPr>
        <w:rPr>
          <w:ins w:id="3500" w:author="Arthur Parmentier" w:date="2020-06-08T15:49:00Z"/>
        </w:rPr>
      </w:pPr>
      <w:ins w:id="3501" w:author="Arthur Parmentier" w:date="2020-06-08T15:48:00Z">
        <w:r>
          <w:t xml:space="preserve">Some soundpainters may as well consider that it is not an error </w:t>
        </w:r>
      </w:ins>
      <w:ins w:id="3502"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503" w:author="Arthur Parmentier" w:date="2020-06-08T15:55:00Z"/>
        </w:rPr>
      </w:pPr>
      <w:ins w:id="3504" w:author="Arthur Parmentier" w:date="2020-06-08T15:52:00Z">
        <w:r>
          <w:lastRenderedPageBreak/>
          <w:t xml:space="preserve">Some groups </w:t>
        </w:r>
      </w:ins>
      <w:ins w:id="3505" w:author="Arthur Parmentier" w:date="2020-06-08T15:53:00Z">
        <w:r>
          <w:t>do not consider any responsibility of one or several soundpainter to realize the piece</w:t>
        </w:r>
      </w:ins>
      <w:ins w:id="3506" w:author="Arthur Parmentier" w:date="2020-06-08T15:54:00Z">
        <w:r>
          <w:t xml:space="preserve">, promoting more </w:t>
        </w:r>
      </w:ins>
      <w:ins w:id="3507" w:author="Arthur Parmentier" w:date="2020-06-08T15:55:00Z">
        <w:r>
          <w:t>democrati</w:t>
        </w:r>
      </w:ins>
      <w:ins w:id="3508" w:author="Arthur Parmentier" w:date="2020-06-08T23:59:00Z">
        <w:r w:rsidR="00E13592">
          <w:t>c</w:t>
        </w:r>
      </w:ins>
      <w:ins w:id="3509" w:author="Arthur Parmentier" w:date="2020-06-08T15:54:00Z">
        <w:r>
          <w:t xml:space="preserve"> structures where each has an equal authori</w:t>
        </w:r>
      </w:ins>
      <w:ins w:id="3510"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511" w:author="Arthur Parmentier" w:date="2020-06-08T15:57:00Z"/>
        </w:rPr>
      </w:pPr>
      <w:ins w:id="3512" w:author="Arthur Parmentier" w:date="2020-06-08T15:55:00Z">
        <w:r>
          <w:t>SP can be used in</w:t>
        </w:r>
      </w:ins>
      <w:ins w:id="3513" w:author="Arthur Parmentier" w:date="2020-06-08T15:56:00Z">
        <w:r>
          <w:t xml:space="preserve"> configurations where it is not the only nor most important language, hence not having a great influence or an influence at all on the philosophy of the composi</w:t>
        </w:r>
      </w:ins>
      <w:ins w:id="3514" w:author="Arthur Parmentier" w:date="2020-06-08T15:57:00Z">
        <w:r>
          <w:t>tion or artistic production.</w:t>
        </w:r>
      </w:ins>
    </w:p>
    <w:p w:rsidR="009C3CB4" w:rsidRDefault="009C3CB4" w:rsidP="00B412DE">
      <w:pPr>
        <w:pStyle w:val="Paragraphedeliste"/>
        <w:numPr>
          <w:ilvl w:val="0"/>
          <w:numId w:val="11"/>
        </w:numPr>
        <w:rPr>
          <w:ins w:id="3515" w:author="Arthur Parmentier" w:date="2020-06-08T15:58:00Z"/>
        </w:rPr>
      </w:pPr>
      <w:ins w:id="3516" w:author="Arthur Parmentier" w:date="2020-06-08T15:57:00Z">
        <w:r>
          <w:t>SP is used outside the artistic field, hence making notions of co</w:t>
        </w:r>
      </w:ins>
      <w:ins w:id="3517" w:author="Arthur Parmentier" w:date="2020-06-08T15:58:00Z">
        <w:r>
          <w:t>mposition, orchestra, composer, discipline, etc. void.</w:t>
        </w:r>
      </w:ins>
    </w:p>
    <w:p w:rsidR="00850432" w:rsidRDefault="00CD69D9" w:rsidP="00850432">
      <w:pPr>
        <w:rPr>
          <w:ins w:id="3518" w:author="Arthur Parmentier" w:date="2020-06-08T18:17:00Z"/>
        </w:rPr>
      </w:pPr>
      <w:ins w:id="3519" w:author="Arthur Parmentier" w:date="2020-06-08T15:59:00Z">
        <w:r>
          <w:t>At the opposit</w:t>
        </w:r>
      </w:ins>
      <w:ins w:id="3520" w:author="Arthur Parmentier" w:date="2020-06-08T16:00:00Z">
        <w:r>
          <w:t xml:space="preserve">e of these new configurations, we can </w:t>
        </w:r>
        <w:r w:rsidR="003E6512">
          <w:t xml:space="preserve">read the vision of Thompson on SP </w:t>
        </w:r>
      </w:ins>
      <w:ins w:id="3521" w:author="Arthur Parmentier" w:date="2020-06-08T23:59:00Z">
        <w:r w:rsidR="00BE00F1">
          <w:t>in</w:t>
        </w:r>
      </w:ins>
      <w:ins w:id="3522" w:author="Arthur Parmentier" w:date="2020-06-08T18:15:00Z">
        <w:r w:rsidR="00224A9B">
          <w:t xml:space="preserve"> the </w:t>
        </w:r>
      </w:ins>
      <w:ins w:id="3523" w:author="Arthur Parmentier" w:date="2020-06-08T16:01:00Z">
        <w:r w:rsidR="003E6512">
          <w:t xml:space="preserve">compositional rules, configurations and contexts </w:t>
        </w:r>
      </w:ins>
      <w:ins w:id="3524" w:author="Arthur Parmentier" w:date="2020-06-09T00:01:00Z">
        <w:r w:rsidR="00B71D33">
          <w:t xml:space="preserve">that he defines SP with and </w:t>
        </w:r>
      </w:ins>
      <w:ins w:id="3525" w:author="Arthur Parmentier" w:date="2020-06-08T16:01:00Z">
        <w:r w:rsidR="003E6512">
          <w:t xml:space="preserve">in which </w:t>
        </w:r>
      </w:ins>
      <w:ins w:id="3526" w:author="Arthur Parmentier" w:date="2020-06-09T00:01:00Z">
        <w:r w:rsidR="00B71D33">
          <w:t>it</w:t>
        </w:r>
      </w:ins>
      <w:ins w:id="3527" w:author="Arthur Parmentier" w:date="2020-06-08T16:01:00Z">
        <w:r w:rsidR="003E6512">
          <w:t xml:space="preserve"> has developed</w:t>
        </w:r>
      </w:ins>
      <w:ins w:id="3528" w:author="Arthur Parmentier" w:date="2020-06-09T00:01:00Z">
        <w:r w:rsidR="00B71D33">
          <w:t>.</w:t>
        </w:r>
      </w:ins>
      <w:ins w:id="3529" w:author="Arthur Parmentier" w:date="2020-06-08T16:01:00Z">
        <w:r w:rsidR="003E6512">
          <w:t xml:space="preserve"> </w:t>
        </w:r>
      </w:ins>
      <w:ins w:id="3530" w:author="Arthur Parmentier" w:date="2020-06-09T00:02:00Z">
        <w:r w:rsidR="00B71D33">
          <w:t>However, they</w:t>
        </w:r>
      </w:ins>
      <w:ins w:id="3531" w:author="Arthur Parmentier" w:date="2020-06-08T16:01:00Z">
        <w:r w:rsidR="003E6512">
          <w:t xml:space="preserve"> may now not </w:t>
        </w:r>
      </w:ins>
      <w:ins w:id="3532" w:author="Arthur Parmentier" w:date="2020-06-08T16:02:00Z">
        <w:r w:rsidR="003E6512">
          <w:t xml:space="preserve">be </w:t>
        </w:r>
      </w:ins>
      <w:ins w:id="3533" w:author="Arthur Parmentier" w:date="2020-06-09T00:00:00Z">
        <w:r w:rsidR="00731A7B">
          <w:t>used</w:t>
        </w:r>
      </w:ins>
      <w:ins w:id="3534" w:author="Arthur Parmentier" w:date="2020-06-08T16:02:00Z">
        <w:r w:rsidR="003E6512">
          <w:t xml:space="preserve"> anymore to describe</w:t>
        </w:r>
      </w:ins>
      <w:ins w:id="3535" w:author="Arthur Parmentier" w:date="2020-06-09T00:00:00Z">
        <w:r w:rsidR="00362366">
          <w:t xml:space="preserve"> and define</w:t>
        </w:r>
      </w:ins>
      <w:ins w:id="3536" w:author="Arthur Parmentier" w:date="2020-06-08T16:02:00Z">
        <w:r w:rsidR="003E6512">
          <w:t xml:space="preserve"> all the varieties of contexts, configurations, compositional choices and philosophies that surrounds </w:t>
        </w:r>
      </w:ins>
      <w:ins w:id="3537" w:author="Arthur Parmentier" w:date="2020-06-09T00:02:00Z">
        <w:r w:rsidR="00E435E0">
          <w:t>its</w:t>
        </w:r>
      </w:ins>
      <w:ins w:id="3538" w:author="Arthur Parmentier" w:date="2020-06-08T16:02:00Z">
        <w:r w:rsidR="003E6512">
          <w:t xml:space="preserve"> use as </w:t>
        </w:r>
      </w:ins>
      <w:ins w:id="3539" w:author="Arthur Parmentier" w:date="2020-06-09T00:02:00Z">
        <w:r w:rsidR="00D92D3E">
          <w:t xml:space="preserve">a mere </w:t>
        </w:r>
      </w:ins>
      <w:bookmarkStart w:id="3540" w:name="_GoBack"/>
      <w:bookmarkEnd w:id="3540"/>
      <w:ins w:id="3541" w:author="Arthur Parmentier" w:date="2020-06-08T16:02:00Z">
        <w:r w:rsidR="003E6512">
          <w:t>sign language that can be described in linguistic terms</w:t>
        </w:r>
      </w:ins>
      <w:ins w:id="3542" w:author="Arthur Parmentier" w:date="2020-06-08T16:03:00Z">
        <w:r w:rsidR="003E6512">
          <w:t>, hence the common core to all these different uses of the language.</w:t>
        </w:r>
      </w:ins>
    </w:p>
    <w:p w:rsidR="00224A9B" w:rsidRDefault="00E02143" w:rsidP="00224A9B">
      <w:pPr>
        <w:pStyle w:val="Titre3"/>
        <w:rPr>
          <w:ins w:id="3543" w:author="Arthur Parmentier" w:date="2020-06-08T18:37:00Z"/>
        </w:rPr>
      </w:pPr>
      <w:bookmarkStart w:id="3544" w:name="_Toc42550127"/>
      <w:ins w:id="3545" w:author="Arthur Parmentier" w:date="2020-06-08T18:18:00Z">
        <w:r>
          <w:t>D</w:t>
        </w:r>
      </w:ins>
      <w:ins w:id="3546" w:author="Arthur Parmentier" w:date="2020-06-08T18:17:00Z">
        <w:r w:rsidR="00224A9B" w:rsidRPr="00DC7F98">
          <w:t xml:space="preserve">efault parameters as </w:t>
        </w:r>
      </w:ins>
      <w:ins w:id="3547" w:author="Arthur Parmentier" w:date="2020-06-08T18:18:00Z">
        <w:r>
          <w:t xml:space="preserve">conventions and </w:t>
        </w:r>
      </w:ins>
      <w:ins w:id="3548" w:author="Arthur Parmentier" w:date="2020-06-08T18:17:00Z">
        <w:r w:rsidR="00224A9B">
          <w:t>configurational</w:t>
        </w:r>
        <w:r w:rsidR="00224A9B" w:rsidRPr="00DC7F98">
          <w:t xml:space="preserve"> elements of SP</w:t>
        </w:r>
      </w:ins>
      <w:bookmarkEnd w:id="3544"/>
    </w:p>
    <w:p w:rsidR="002A31F6" w:rsidRPr="002A31F6" w:rsidRDefault="002A31F6" w:rsidP="002A31F6">
      <w:pPr>
        <w:pStyle w:val="Titre4"/>
        <w:rPr>
          <w:ins w:id="3549" w:author="Arthur Parmentier" w:date="2020-06-08T18:17:00Z"/>
          <w:rPrChange w:id="3550" w:author="Arthur Parmentier" w:date="2020-06-08T18:37:00Z">
            <w:rPr>
              <w:ins w:id="3551" w:author="Arthur Parmentier" w:date="2020-06-08T18:17:00Z"/>
            </w:rPr>
          </w:rPrChange>
        </w:rPr>
        <w:pPrChange w:id="3552" w:author="Arthur Parmentier" w:date="2020-06-08T18:37:00Z">
          <w:pPr>
            <w:pStyle w:val="Titre3"/>
          </w:pPr>
        </w:pPrChange>
      </w:pPr>
      <w:ins w:id="3553" w:author="Arthur Parmentier" w:date="2020-06-08T18:37:00Z">
        <w:r>
          <w:t>The porous frontier between grammatical rules in SP</w:t>
        </w:r>
      </w:ins>
      <w:ins w:id="3554" w:author="Arthur Parmentier" w:date="2020-06-08T18:38:00Z">
        <w:r>
          <w:t xml:space="preserve"> and default parameters</w:t>
        </w:r>
      </w:ins>
    </w:p>
    <w:p w:rsidR="00224A9B" w:rsidRPr="00DC7F98" w:rsidRDefault="00224A9B" w:rsidP="00224A9B">
      <w:pPr>
        <w:rPr>
          <w:ins w:id="3555" w:author="Arthur Parmentier" w:date="2020-06-08T18:17:00Z"/>
        </w:rPr>
      </w:pPr>
      <w:ins w:id="3556"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557" w:author="Arthur Parmentier" w:date="2020-06-08T18:17:00Z"/>
        </w:rPr>
      </w:pPr>
      <w:ins w:id="3558"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559" w:author="Arthur Parmentier" w:date="2020-06-08T18:17:00Z"/>
        </w:rPr>
      </w:pPr>
      <w:ins w:id="3560"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rsidP="0046150A">
      <w:pPr>
        <w:rPr>
          <w:ins w:id="3561" w:author="Arthur Parmentier" w:date="2020-06-08T18:42:00Z"/>
        </w:rPr>
        <w:pPrChange w:id="3562" w:author="Arthur Parmentier" w:date="2020-06-08T18:42:00Z">
          <w:pPr>
            <w:pStyle w:val="Paragraphedeliste"/>
            <w:numPr>
              <w:numId w:val="11"/>
            </w:numPr>
            <w:ind w:hanging="360"/>
          </w:pPr>
        </w:pPrChange>
      </w:pPr>
      <w:ins w:id="3563" w:author="Arthur Parmentier" w:date="2020-06-08T18:17:00Z">
        <w:r w:rsidRPr="007C437A">
          <w:t>I would like to disc</w:t>
        </w:r>
      </w:ins>
      <w:ins w:id="3564" w:author="Arthur Parmentier" w:date="2020-06-08T18:42:00Z">
        <w:r w:rsidR="00763035">
          <w:t>uss Thompson’s statement</w:t>
        </w:r>
      </w:ins>
      <w:ins w:id="3565" w:author="Arthur Parmentier" w:date="2020-06-08T18:17:00Z">
        <w:r w:rsidRPr="007C437A">
          <w:t>:</w:t>
        </w:r>
      </w:ins>
    </w:p>
    <w:p w:rsidR="0052121B" w:rsidRDefault="0046150A" w:rsidP="0052121B">
      <w:pPr>
        <w:pStyle w:val="Paragraphedeliste"/>
        <w:numPr>
          <w:ilvl w:val="0"/>
          <w:numId w:val="11"/>
        </w:numPr>
        <w:rPr>
          <w:ins w:id="3566" w:author="Arthur Parmentier" w:date="2020-06-08T18:44:00Z"/>
        </w:rPr>
      </w:pPr>
      <w:ins w:id="3567" w:author="Arthur Parmentier" w:date="2020-06-08T18:43:00Z">
        <w:r>
          <w:t xml:space="preserve">First, I would like to show that the error </w:t>
        </w:r>
      </w:ins>
      <w:ins w:id="3568" w:author="Arthur Parmentier" w:date="2020-06-08T18:44:00Z">
        <w:r>
          <w:t>that Thompson describe is not an error of syntax, but an error by convention.</w:t>
        </w:r>
        <w:r w:rsidR="0052121B">
          <w:br/>
        </w:r>
        <w:r w:rsidR="0052121B" w:rsidRPr="007C437A">
          <w:t xml:space="preserve">In his statement, Thompson points out the ambiguity of being request a new content, for instance with Content gestures without first indicating what to do with the material being performed. </w:t>
        </w:r>
      </w:ins>
      <w:ins w:id="3569" w:author="Arthur Parmentier" w:date="2020-06-08T18:45:00Z">
        <w:r w:rsidR="0052121B">
          <w:br/>
        </w:r>
      </w:ins>
      <w:ins w:id="3570" w:author="Arthur Parmentier" w:date="2020-06-08T18:44:00Z">
        <w:r w:rsidR="0052121B" w:rsidRPr="007C437A">
          <w:t xml:space="preserve">However, in practice, this situation is observed in the compositions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571" w:author="Arthur Parmentier" w:date="2020-06-08T18:45:00Z">
        <w:r w:rsidR="0052121B">
          <w:lastRenderedPageBreak/>
          <w:t>In fact</w:t>
        </w:r>
      </w:ins>
      <w:ins w:id="3572" w:author="Arthur Parmentier" w:date="2020-06-08T18:44:00Z">
        <w:r w:rsidR="0052121B" w:rsidRPr="007C437A">
          <w:t xml:space="preserve">, we learn by convention in SP that the long tone must be stopped at the moment that the minimalism is requested by the soundpainter. The fact that </w:t>
        </w:r>
      </w:ins>
      <w:ins w:id="3573" w:author="Arthur Parmentier" w:date="2020-06-08T18:46:00Z">
        <w:r w:rsidR="00F332F2">
          <w:t xml:space="preserve">a prior content </w:t>
        </w:r>
      </w:ins>
      <w:ins w:id="3574" w:author="Arthur Parmentier" w:date="2020-06-08T18:44:00Z">
        <w:r w:rsidR="0052121B" w:rsidRPr="007C437A">
          <w:t xml:space="preserve">must be stopped </w:t>
        </w:r>
      </w:ins>
      <w:ins w:id="3575" w:author="Arthur Parmentier" w:date="2020-06-08T18:46:00Z">
        <w:r w:rsidR="00F332F2">
          <w:t xml:space="preserve">when a new one is requested </w:t>
        </w:r>
      </w:ins>
      <w:ins w:id="3576" w:author="Arthur Parmentier" w:date="2020-06-08T18:44:00Z">
        <w:r w:rsidR="0052121B" w:rsidRPr="007C437A">
          <w:t>is a convention that has been formalized in SP as “default parameters”. If one decides to ask the performers to behave differently, the new parameters must be conventionally defined prior to the performance and assigned to specific signs and indexes</w:t>
        </w:r>
        <w:r w:rsidR="0052121B" w:rsidRPr="007C437A">
          <w:rPr>
            <w:rStyle w:val="Appelnotedebasdep"/>
          </w:rPr>
          <w:footnoteReference w:id="40"/>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F332F2" w:rsidP="00164176">
      <w:pPr>
        <w:pStyle w:val="Paragraphedeliste"/>
        <w:numPr>
          <w:ilvl w:val="0"/>
          <w:numId w:val="11"/>
        </w:numPr>
        <w:rPr>
          <w:ins w:id="3579" w:author="Arthur Parmentier" w:date="2020-06-08T18:17:00Z"/>
        </w:rPr>
        <w:pPrChange w:id="3580" w:author="Arthur Parmentier" w:date="2020-06-08T18:49:00Z">
          <w:pPr>
            <w:pStyle w:val="Paragraphedeliste"/>
            <w:numPr>
              <w:numId w:val="11"/>
            </w:numPr>
            <w:ind w:hanging="360"/>
          </w:pPr>
        </w:pPrChange>
      </w:pPr>
      <w:ins w:id="3581" w:author="Arthur Parmentier" w:date="2020-06-08T18:47:00Z">
        <w:r>
          <w:t xml:space="preserve">Then, one could still argue that </w:t>
        </w:r>
      </w:ins>
      <w:ins w:id="3582" w:author="Arthur Parmentier" w:date="2020-06-08T18:48:00Z">
        <w:r>
          <w:t xml:space="preserve">even though </w:t>
        </w:r>
      </w:ins>
      <w:ins w:id="3583" w:author="Arthur Parmentier" w:date="2020-06-08T18:47:00Z">
        <w:r>
          <w:t>the error is conventional</w:t>
        </w:r>
      </w:ins>
      <w:ins w:id="3584" w:author="Arthur Parmentier" w:date="2020-06-08T18:48:00Z">
        <w:r>
          <w:t xml:space="preserve"> and not syntactic, it is</w:t>
        </w:r>
      </w:ins>
      <w:ins w:id="3585" w:author="Arthur Parmentier" w:date="2020-06-08T18:47:00Z">
        <w:r>
          <w:t xml:space="preserve"> still</w:t>
        </w:r>
      </w:ins>
      <w:ins w:id="3586" w:author="Arthur Parmentier" w:date="2020-06-08T18:48:00Z">
        <w:r>
          <w:t xml:space="preserve"> a rule of SP.</w:t>
        </w:r>
      </w:ins>
      <w:ins w:id="3587" w:author="Arthur Parmentier" w:date="2020-06-08T18:43:00Z">
        <w:r w:rsidR="0046150A">
          <w:br/>
        </w:r>
      </w:ins>
      <w:ins w:id="3588"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589" w:author="Arthur Parmentier" w:date="2020-06-08T18:49:00Z">
        <w:r w:rsidR="00164176">
          <w:t xml:space="preserve">. </w:t>
        </w:r>
      </w:ins>
      <w:ins w:id="3590" w:author="Arthur Parmentier" w:date="2020-06-08T18:50:00Z">
        <w:r w:rsidR="00164176">
          <w:t>A</w:t>
        </w:r>
        <w:r w:rsidR="00164176">
          <w:t>t the exception of grammatical errors</w:t>
        </w:r>
        <w:r w:rsidR="00164176">
          <w:t xml:space="preserve">, </w:t>
        </w:r>
      </w:ins>
      <w:ins w:id="3591" w:author="Arthur Parmentier" w:date="2020-06-08T18:49:00Z">
        <w:r w:rsidR="00164176">
          <w:t>I</w:t>
        </w:r>
      </w:ins>
      <w:ins w:id="3592" w:author="Arthur Parmentier" w:date="2020-06-08T18:17:00Z">
        <w:r w:rsidR="00224A9B" w:rsidRPr="007C437A">
          <w:t xml:space="preserve"> </w:t>
        </w:r>
      </w:ins>
      <w:ins w:id="3593" w:author="Arthur Parmentier" w:date="2020-06-08T18:50:00Z">
        <w:r w:rsidR="00164176">
          <w:t xml:space="preserve">then </w:t>
        </w:r>
      </w:ins>
      <w:ins w:id="3594" w:author="Arthur Parmentier" w:date="2020-06-08T18:17:00Z">
        <w:r w:rsidR="00224A9B" w:rsidRPr="007C437A">
          <w:t>wonder why would mistakes exist on the side of the soundpainter</w:t>
        </w:r>
      </w:ins>
      <w:ins w:id="3595" w:author="Arthur Parmentier" w:date="2020-06-08T18:49:00Z">
        <w:r w:rsidR="00164176">
          <w:t xml:space="preserve">. </w:t>
        </w:r>
      </w:ins>
      <w:ins w:id="3596" w:author="Arthur Parmentier" w:date="2020-06-08T18:50:00Z">
        <w:r w:rsidR="00164176">
          <w:t xml:space="preserve">Indeed, </w:t>
        </w:r>
      </w:ins>
      <w:ins w:id="3597"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 mistakes on the side of the soundpainter could also result in interesting compositional propositions, ambiguities and unexpected behaviors. It is well known that languages develop some mistakes and that mistakes are most of the time the result of unconscious analogies</w:t>
        </w:r>
        <w:r w:rsidR="00224A9B" w:rsidRPr="007C437A">
          <w:rPr>
            <w:rStyle w:val="Appelnotedebasdep"/>
          </w:rPr>
          <w:footnoteReference w:id="41"/>
        </w:r>
        <w:r w:rsidR="00224A9B" w:rsidRPr="007C437A">
          <w:t xml:space="preserve"> (and other mechanisms) that reveal their role in the production of new forms of language. In fact, most of the language we use for our everyday life comes from such mistakes and uncontrolled evolutions of the grammar.</w:t>
        </w:r>
      </w:ins>
    </w:p>
    <w:p w:rsidR="006626B3" w:rsidRDefault="00224A9B" w:rsidP="008B7E46">
      <w:pPr>
        <w:pStyle w:val="Paragraphedeliste"/>
        <w:numPr>
          <w:ilvl w:val="0"/>
          <w:numId w:val="11"/>
        </w:numPr>
        <w:ind w:left="360"/>
        <w:rPr>
          <w:ins w:id="3600" w:author="Arthur Parmentier" w:date="2020-06-08T19:00:00Z"/>
        </w:rPr>
      </w:pPr>
      <w:ins w:id="3601" w:author="Arthur Parmentier" w:date="2020-06-08T18:17:00Z">
        <w:r w:rsidRPr="007C437A">
          <w:t>Finally, I would like to propose an interpretation of this statement as a mark of his own conventions as a composer. This will allow us to discuss the role of the traditional composer in the structural rules of SP that are particular to performance</w:t>
        </w:r>
      </w:ins>
      <w:ins w:id="3602" w:author="Arthur Parmentier" w:date="2020-06-08T18:51:00Z">
        <w:r w:rsidR="00164176">
          <w:t xml:space="preserve"> contexts</w:t>
        </w:r>
      </w:ins>
      <w:ins w:id="3603"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604" w:author="Arthur Parmentier" w:date="2020-06-08T18:53:00Z">
        <w:r w:rsidR="00267F35">
          <w:t>does</w:t>
        </w:r>
      </w:ins>
      <w:ins w:id="3605" w:author="Arthur Parmentier" w:date="2020-06-08T18:17:00Z">
        <w:r w:rsidRPr="007C437A">
          <w:t xml:space="preserve"> expect from the performers</w:t>
        </w:r>
      </w:ins>
      <w:ins w:id="3606" w:author="Arthur Parmentier" w:date="2020-06-08T18:52:00Z">
        <w:r w:rsidR="006A2FCD">
          <w:t xml:space="preserve"> hims</w:t>
        </w:r>
      </w:ins>
      <w:ins w:id="3607" w:author="Arthur Parmentier" w:date="2020-06-08T18:53:00Z">
        <w:r w:rsidR="006A2FCD">
          <w:t>elf</w:t>
        </w:r>
      </w:ins>
      <w:ins w:id="3608" w:author="Arthur Parmentier" w:date="2020-06-08T18:17:00Z">
        <w:r w:rsidRPr="007C437A">
          <w:t xml:space="preserve">. What he calls a “general rule” </w:t>
        </w:r>
      </w:ins>
      <w:ins w:id="3609" w:author="Arthur Parmentier" w:date="2020-06-08T18:53:00Z">
        <w:r w:rsidR="006C4D16">
          <w:t>in his statement is to my point of view</w:t>
        </w:r>
      </w:ins>
      <w:ins w:id="3610" w:author="Arthur Parmentier" w:date="2020-06-08T18:17:00Z">
        <w:r w:rsidRPr="007C437A">
          <w:t xml:space="preserve"> his own convention. </w:t>
        </w:r>
      </w:ins>
      <w:ins w:id="3611" w:author="Arthur Parmentier" w:date="2020-06-08T18:54:00Z">
        <w:r w:rsidR="006C4D16">
          <w:br/>
        </w:r>
      </w:ins>
      <w:ins w:id="3612" w:author="Arthur Parmentier" w:date="2020-06-08T18:17:00Z">
        <w:r w:rsidRPr="007C437A">
          <w:t xml:space="preserve">Indeed, a different composer could as well </w:t>
        </w:r>
      </w:ins>
      <w:ins w:id="3613" w:author="Arthur Parmentier" w:date="2020-06-08T18:54:00Z">
        <w:r w:rsidR="006C4D16">
          <w:t>propose by convention that</w:t>
        </w:r>
      </w:ins>
      <w:ins w:id="3614" w:author="Arthur Parmentier" w:date="2020-06-08T18:17:00Z">
        <w:r w:rsidRPr="007C437A">
          <w:t xml:space="preserve"> scan, point to point and all content gestures are meant as </w:t>
        </w:r>
      </w:ins>
      <w:ins w:id="3615" w:author="Arthur Parmentier" w:date="2020-06-08T18:54:00Z">
        <w:r w:rsidR="009D3389">
          <w:t xml:space="preserve">additional </w:t>
        </w:r>
      </w:ins>
      <w:ins w:id="3616" w:author="Arthur Parmentier" w:date="2020-06-08T18:17:00Z">
        <w:r w:rsidRPr="007C437A">
          <w:t>layers</w:t>
        </w:r>
      </w:ins>
      <w:ins w:id="3617" w:author="Arthur Parmentier" w:date="2020-06-08T18:54:00Z">
        <w:r w:rsidR="006626B3">
          <w:t xml:space="preserve"> on</w:t>
        </w:r>
      </w:ins>
      <w:ins w:id="3618" w:author="Arthur Parmentier" w:date="2020-06-08T18:17:00Z">
        <w:r w:rsidRPr="007C437A">
          <w:t xml:space="preserve"> the ongoing material. </w:t>
        </w:r>
      </w:ins>
      <w:ins w:id="3619" w:author="Arthur Parmentier" w:date="2020-06-08T18:55:00Z">
        <w:r w:rsidR="006626B3">
          <w:t>S</w:t>
        </w:r>
      </w:ins>
      <w:ins w:id="3620" w:author="Arthur Parmentier" w:date="2020-06-08T18:17:00Z">
        <w:r w:rsidRPr="007C437A">
          <w:t xml:space="preserve">uch conventions </w:t>
        </w:r>
      </w:ins>
      <w:ins w:id="3621" w:author="Arthur Parmentier" w:date="2020-06-08T18:55:00Z">
        <w:r w:rsidR="006626B3">
          <w:t>are what allow performers to</w:t>
        </w:r>
      </w:ins>
      <w:ins w:id="3622" w:author="Arthur Parmentier" w:date="2020-06-08T18:17:00Z">
        <w:r w:rsidRPr="007C437A">
          <w:t xml:space="preserve"> interpret ambiguous requests</w:t>
        </w:r>
      </w:ins>
      <w:ins w:id="3623" w:author="Arthur Parmentier" w:date="2020-06-08T18:56:00Z">
        <w:r w:rsidR="006626B3">
          <w:t xml:space="preserve"> in other situations</w:t>
        </w:r>
      </w:ins>
      <w:ins w:id="3624" w:author="Arthur Parmentier" w:date="2020-06-08T18:55:00Z">
        <w:r w:rsidR="006626B3">
          <w:t xml:space="preserve"> (</w:t>
        </w:r>
      </w:ins>
      <w:ins w:id="3625" w:author="Arthur Parmentier" w:date="2020-06-08T18:56:00Z">
        <w:r w:rsidR="006626B3">
          <w:t>cf. the example in the first point)</w:t>
        </w:r>
      </w:ins>
      <w:ins w:id="3626" w:author="Arthur Parmentier" w:date="2020-06-08T18:17:00Z">
        <w:r w:rsidRPr="007C437A">
          <w:t>; but it may be the case that Thompson or other soundpainters disagree on th</w:t>
        </w:r>
      </w:ins>
      <w:ins w:id="3627" w:author="Arthur Parmentier" w:date="2020-06-08T18:57:00Z">
        <w:r w:rsidR="006626B3">
          <w:t>e conventions to use when the soundpainter indicates new modes.</w:t>
        </w:r>
        <w:r w:rsidR="006626B3">
          <w:br/>
        </w:r>
      </w:ins>
      <w:ins w:id="3628" w:author="Arthur Parmentier" w:date="2020-06-08T18:59:00Z">
        <w:r w:rsidR="006626B3">
          <w:t>As a composer</w:t>
        </w:r>
      </w:ins>
      <w:ins w:id="3629" w:author="Arthur Parmentier" w:date="2020-06-08T18:17:00Z">
        <w:r w:rsidRPr="007C437A">
          <w:t xml:space="preserve"> Thompson developed and formalize</w:t>
        </w:r>
      </w:ins>
      <w:ins w:id="3630" w:author="Arthur Parmentier" w:date="2020-06-08T18:58:00Z">
        <w:r w:rsidR="006626B3">
          <w:t>d</w:t>
        </w:r>
      </w:ins>
      <w:ins w:id="3631"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632" w:author="Arthur Parmentier" w:date="2020-06-08T18:59:00Z">
        <w:r w:rsidR="006626B3">
          <w:t xml:space="preserve"> that he diffuses as a main figure and teacher of SP.</w:t>
        </w:r>
      </w:ins>
    </w:p>
    <w:p w:rsidR="00224A9B" w:rsidRDefault="00224A9B" w:rsidP="006626B3">
      <w:pPr>
        <w:rPr>
          <w:ins w:id="3633" w:author="Arthur Parmentier" w:date="2020-06-08T19:02:00Z"/>
        </w:rPr>
      </w:pPr>
      <w:ins w:id="3634" w:author="Arthur Parmentier" w:date="2020-06-08T18:17:00Z">
        <w:r w:rsidRPr="007C437A">
          <w:lastRenderedPageBreak/>
          <w:t xml:space="preserve">This example points out that the soundpainter plays an important role as a composer that proposes conventions and other sets of rules that are not explained from within the grammar of SP but </w:t>
        </w:r>
      </w:ins>
      <w:ins w:id="3635" w:author="Arthur Parmentier" w:date="2020-06-08T19:00:00Z">
        <w:r w:rsidR="006626B3">
          <w:t>are part of the configuration of the group and performance</w:t>
        </w:r>
      </w:ins>
      <w:ins w:id="3636" w:author="Arthur Parmentier" w:date="2020-06-08T18:17:00Z">
        <w:r w:rsidRPr="007C437A">
          <w:t>.</w:t>
        </w:r>
      </w:ins>
    </w:p>
    <w:p w:rsidR="00475506" w:rsidRDefault="00475506" w:rsidP="00475506">
      <w:pPr>
        <w:pStyle w:val="Titre4"/>
        <w:rPr>
          <w:ins w:id="3637" w:author="Arthur Parmentier" w:date="2020-06-08T19:01:00Z"/>
        </w:rPr>
        <w:pPrChange w:id="3638" w:author="Arthur Parmentier" w:date="2020-06-08T19:02:00Z">
          <w:pPr/>
        </w:pPrChange>
      </w:pPr>
      <w:ins w:id="3639" w:author="Arthur Parmentier" w:date="2020-06-08T19:03:00Z">
        <w:r>
          <w:t>A remark on the diffusion of conventions in SP</w:t>
        </w:r>
      </w:ins>
      <w:ins w:id="3640" w:author="Arthur Parmentier" w:date="2020-06-08T23:05:00Z">
        <w:r w:rsidR="00BD5422">
          <w:t xml:space="preserve"> and the creation of a “tradition”</w:t>
        </w:r>
      </w:ins>
    </w:p>
    <w:p w:rsidR="00E02592" w:rsidRDefault="00BE5C4A" w:rsidP="006626B3">
      <w:pPr>
        <w:rPr>
          <w:ins w:id="3641" w:author="Arthur Parmentier" w:date="2020-06-08T19:03:00Z"/>
        </w:rPr>
      </w:pPr>
      <w:ins w:id="3642" w:author="Arthur Parmentier" w:date="2020-06-08T19:19:00Z">
        <w:r>
          <w:t>The pr</w:t>
        </w:r>
      </w:ins>
      <w:ins w:id="3643" w:author="Arthur Parmentier" w:date="2020-06-08T19:20:00Z">
        <w:r>
          <w:t xml:space="preserve">evious example </w:t>
        </w:r>
      </w:ins>
      <w:ins w:id="3644" w:author="Arthur Parmentier" w:date="2020-06-08T19:01:00Z">
        <w:r w:rsidR="00E02592">
          <w:t>underlines the role of Thompson as the main diffusor and authority of SP, who defined SP rules not only in terms of grammar and semantics but also in term</w:t>
        </w:r>
      </w:ins>
      <w:ins w:id="3645" w:author="Arthur Parmentier" w:date="2020-06-08T19:02:00Z">
        <w:r w:rsidR="00E02592">
          <w:t>s of conventions such as default parameters and configuration choices.</w:t>
        </w:r>
      </w:ins>
    </w:p>
    <w:p w:rsidR="00694125" w:rsidRDefault="007F1431" w:rsidP="00694125">
      <w:pPr>
        <w:rPr>
          <w:ins w:id="3646" w:author="Arthur Parmentier" w:date="2020-06-08T19:22:00Z"/>
        </w:rPr>
      </w:pPr>
      <w:ins w:id="3647" w:author="Arthur Parmentier" w:date="2020-06-08T19:20:00Z">
        <w:r>
          <w:t xml:space="preserve">In the previous parts, </w:t>
        </w:r>
      </w:ins>
      <w:ins w:id="3648"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649" w:author="Arthur Parmentier" w:date="2020-06-08T19:21:00Z">
        <w:r>
          <w:t>T</w:t>
        </w:r>
      </w:ins>
      <w:ins w:id="3650" w:author="Arthur Parmentier" w:date="2020-06-08T19:03:00Z">
        <w:r w:rsidR="009C2211" w:rsidRPr="007C437A">
          <w:t xml:space="preserve">his separation is analogical to the separation between language and culture that we are familiar with: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651" w:author="Arthur Parmentier" w:date="2020-06-08T19:21:00Z">
        <w:r>
          <w:t xml:space="preserve">in Thompson’s descriptions </w:t>
        </w:r>
      </w:ins>
      <w:ins w:id="3652" w:author="Arthur Parmentier" w:date="2020-06-08T19:03:00Z">
        <w:r w:rsidR="009C2211" w:rsidRPr="007C437A">
          <w:t xml:space="preserve">between the </w:t>
        </w:r>
      </w:ins>
      <w:ins w:id="3653" w:author="Arthur Parmentier" w:date="2020-06-08T21:28:00Z">
        <w:r w:rsidR="00AE15ED">
          <w:t xml:space="preserve">conventional </w:t>
        </w:r>
      </w:ins>
      <w:ins w:id="3654" w:author="Arthur Parmentier" w:date="2020-06-08T19:03:00Z">
        <w:r w:rsidR="009C2211" w:rsidRPr="007C437A">
          <w:t>elements of SP and the definition of SP as a mere sign language.</w:t>
        </w:r>
      </w:ins>
      <w:ins w:id="3655" w:author="Arthur Parmentier" w:date="2020-06-08T19:22:00Z">
        <w:r w:rsidR="00694125">
          <w:t xml:space="preserve"> I </w:t>
        </w:r>
      </w:ins>
      <w:ins w:id="3656" w:author="Arthur Parmentier" w:date="2020-06-08T21:33:00Z">
        <w:r w:rsidR="00AE15ED">
          <w:t xml:space="preserve">explain this confusion by </w:t>
        </w:r>
      </w:ins>
      <w:ins w:id="3657" w:author="Arthur Parmentier" w:date="2020-06-08T21:34:00Z">
        <w:r w:rsidR="00AE15ED">
          <w:t>the following</w:t>
        </w:r>
      </w:ins>
      <w:ins w:id="3658" w:author="Arthur Parmentier" w:date="2020-06-08T19:22:00Z">
        <w:r w:rsidR="00694125">
          <w:t>:</w:t>
        </w:r>
      </w:ins>
    </w:p>
    <w:p w:rsidR="00694125" w:rsidRDefault="00694125" w:rsidP="00694125">
      <w:pPr>
        <w:pStyle w:val="Paragraphedeliste"/>
        <w:numPr>
          <w:ilvl w:val="0"/>
          <w:numId w:val="11"/>
        </w:numPr>
        <w:rPr>
          <w:ins w:id="3659" w:author="Arthur Parmentier" w:date="2020-06-08T21:29:00Z"/>
        </w:rPr>
      </w:pPr>
      <w:ins w:id="3660" w:author="Arthur Parmentier" w:date="2020-06-08T19:22:00Z">
        <w:r>
          <w:t>The most obvious</w:t>
        </w:r>
      </w:ins>
      <w:ins w:id="3661" w:author="Arthur Parmentier" w:date="2020-06-08T21:34:00Z">
        <w:r w:rsidR="00AE15ED">
          <w:t xml:space="preserve"> point</w:t>
        </w:r>
      </w:ins>
      <w:ins w:id="3662" w:author="Arthur Parmentier" w:date="2020-06-08T19:22:00Z">
        <w:r>
          <w:t xml:space="preserve"> is that Thompson </w:t>
        </w:r>
      </w:ins>
      <w:ins w:id="3663" w:author="Arthur Parmentier" w:date="2020-06-08T19:23:00Z">
        <w:r>
          <w:t xml:space="preserve">is not a linguist himself and started to think about SP in linguistic terms </w:t>
        </w:r>
      </w:ins>
      <w:ins w:id="3664" w:author="Arthur Parmentier" w:date="2020-06-08T21:29:00Z">
        <w:r w:rsidR="00AE15ED">
          <w:t>dozens</w:t>
        </w:r>
      </w:ins>
      <w:ins w:id="3665" w:author="Arthur Parmentier" w:date="2020-06-08T21:28:00Z">
        <w:r w:rsidR="00AE15ED">
          <w:t xml:space="preserve"> of years after internalizing his own</w:t>
        </w:r>
      </w:ins>
      <w:ins w:id="3666" w:author="Arthur Parmentier" w:date="2020-06-08T21:29:00Z">
        <w:r w:rsidR="00AE15ED">
          <w:t xml:space="preserve"> representations of SP in artistic and compositional terms</w:t>
        </w:r>
      </w:ins>
      <w:ins w:id="3667" w:author="Arthur Parmentier" w:date="2020-06-08T21:34:00Z">
        <w:r w:rsidR="00AE15ED">
          <w:t>.</w:t>
        </w:r>
      </w:ins>
    </w:p>
    <w:p w:rsidR="00AE15ED" w:rsidRDefault="00AE15ED" w:rsidP="00694125">
      <w:pPr>
        <w:pStyle w:val="Paragraphedeliste"/>
        <w:numPr>
          <w:ilvl w:val="0"/>
          <w:numId w:val="11"/>
        </w:numPr>
        <w:rPr>
          <w:ins w:id="3668" w:author="Arthur Parmentier" w:date="2020-06-08T21:35:00Z"/>
        </w:rPr>
      </w:pPr>
      <w:ins w:id="3669" w:author="Arthur Parmentier" w:date="2020-06-08T21:36:00Z">
        <w:r>
          <w:t>He</w:t>
        </w:r>
      </w:ins>
      <w:ins w:id="3670" w:author="Arthur Parmentier" w:date="2020-06-08T21:34:00Z">
        <w:r>
          <w:t xml:space="preserve"> is</w:t>
        </w:r>
      </w:ins>
      <w:ins w:id="3671" w:author="Arthur Parmentier" w:date="2020-06-08T21:36:00Z">
        <w:r>
          <w:t xml:space="preserve"> historically</w:t>
        </w:r>
      </w:ins>
      <w:ins w:id="3672" w:author="Arthur Parmentier" w:date="2020-06-08T21:34:00Z">
        <w:r>
          <w:t xml:space="preserve"> the </w:t>
        </w:r>
      </w:ins>
      <w:ins w:id="3673" w:author="Arthur Parmentier" w:date="2020-06-08T21:51:00Z">
        <w:r w:rsidR="00BC0976">
          <w:t xml:space="preserve">creator and </w:t>
        </w:r>
      </w:ins>
      <w:ins w:id="3674" w:author="Arthur Parmentier" w:date="2020-06-08T21:34:00Z">
        <w:r>
          <w:t>main diffuser of SP</w:t>
        </w:r>
      </w:ins>
      <w:ins w:id="3675" w:author="Arthur Parmentier" w:date="2020-06-08T21:35:00Z">
        <w:r>
          <w:t xml:space="preserve"> and</w:t>
        </w:r>
      </w:ins>
      <w:ins w:id="3676" w:author="Arthur Parmentier" w:date="2020-06-08T21:34:00Z">
        <w:r>
          <w:t xml:space="preserve"> </w:t>
        </w:r>
      </w:ins>
      <w:ins w:id="3677" w:author="Arthur Parmentier" w:date="2020-06-08T21:51:00Z">
        <w:r w:rsidR="00F703B9">
          <w:t>teach</w:t>
        </w:r>
      </w:ins>
      <w:ins w:id="3678" w:author="Arthur Parmentier" w:date="2020-06-08T21:34:00Z">
        <w:r>
          <w:t xml:space="preserve"> his compositional </w:t>
        </w:r>
      </w:ins>
      <w:ins w:id="3679" w:author="Arthur Parmentier" w:date="2020-06-08T21:35:00Z">
        <w:r>
          <w:t xml:space="preserve">conventions and propositions </w:t>
        </w:r>
      </w:ins>
      <w:ins w:id="3680" w:author="Arthur Parmentier" w:date="2020-06-08T21:52:00Z">
        <w:r w:rsidR="00E46618">
          <w:t>as part of</w:t>
        </w:r>
      </w:ins>
      <w:ins w:id="3681" w:author="Arthur Parmentier" w:date="2020-06-08T21:35:00Z">
        <w:r>
          <w:t xml:space="preserve"> the language itself; he </w:t>
        </w:r>
      </w:ins>
      <w:ins w:id="3682" w:author="Arthur Parmentier" w:date="2020-06-08T21:52:00Z">
        <w:r w:rsidR="00F26C82">
          <w:t>presents</w:t>
        </w:r>
      </w:ins>
      <w:ins w:id="3683" w:author="Arthur Parmentier" w:date="2020-06-08T21:35:00Z">
        <w:r>
          <w:t xml:space="preserve"> SP as a composition tool</w:t>
        </w:r>
      </w:ins>
      <w:ins w:id="3684" w:author="Arthur Parmentier" w:date="2020-06-08T21:50:00Z">
        <w:r w:rsidR="00AD578D">
          <w:t xml:space="preserve"> and what he designed and developed it for</w:t>
        </w:r>
      </w:ins>
      <w:ins w:id="3685" w:author="Arthur Parmentier" w:date="2020-06-08T21:35:00Z">
        <w:r>
          <w:t>, not only as a mere language.</w:t>
        </w:r>
      </w:ins>
    </w:p>
    <w:p w:rsidR="00C5218C" w:rsidRDefault="00AA3711" w:rsidP="00694125">
      <w:pPr>
        <w:pStyle w:val="Paragraphedeliste"/>
        <w:numPr>
          <w:ilvl w:val="0"/>
          <w:numId w:val="11"/>
        </w:numPr>
        <w:rPr>
          <w:ins w:id="3686" w:author="Arthur Parmentier" w:date="2020-06-08T22:04:00Z"/>
        </w:rPr>
      </w:pPr>
      <w:ins w:id="3687" w:author="Arthur Parmentier" w:date="2020-06-08T21:36:00Z">
        <w:r>
          <w:t>SP may be</w:t>
        </w:r>
      </w:ins>
      <w:ins w:id="3688" w:author="Arthur Parmentier" w:date="2020-06-08T21:54:00Z">
        <w:r w:rsidR="00C60A78">
          <w:t xml:space="preserve"> most</w:t>
        </w:r>
      </w:ins>
      <w:ins w:id="3689" w:author="Arthur Parmentier" w:date="2020-06-08T21:36:00Z">
        <w:r>
          <w:t xml:space="preserve"> appreciated</w:t>
        </w:r>
      </w:ins>
      <w:ins w:id="3690" w:author="Arthur Parmentier" w:date="2020-06-08T21:50:00Z">
        <w:r w:rsidR="00AD578D">
          <w:t xml:space="preserve"> </w:t>
        </w:r>
      </w:ins>
      <w:ins w:id="3691" w:author="Arthur Parmentier" w:date="2020-06-08T21:57:00Z">
        <w:r w:rsidR="00520B77">
          <w:t xml:space="preserve">and adopted </w:t>
        </w:r>
      </w:ins>
      <w:ins w:id="3692" w:author="Arthur Parmentier" w:date="2020-06-08T21:55:00Z">
        <w:r w:rsidR="00C60A78">
          <w:t>for the</w:t>
        </w:r>
      </w:ins>
      <w:ins w:id="3693" w:author="Arthur Parmentier" w:date="2020-06-08T21:37:00Z">
        <w:r>
          <w:t xml:space="preserve"> set of compositional propositions and concepts from several disciplines</w:t>
        </w:r>
      </w:ins>
      <w:ins w:id="3694" w:author="Arthur Parmentier" w:date="2020-06-08T21:55:00Z">
        <w:r w:rsidR="00C60A78">
          <w:t xml:space="preserve"> that it encapsulate</w:t>
        </w:r>
      </w:ins>
      <w:ins w:id="3695" w:author="Arthur Parmentier" w:date="2020-06-08T21:56:00Z">
        <w:r w:rsidR="00C60A78">
          <w:t>s</w:t>
        </w:r>
      </w:ins>
      <w:ins w:id="3696" w:author="Arthur Parmentier" w:date="2020-06-08T21:57:00Z">
        <w:r w:rsidR="00520B77">
          <w:t xml:space="preserve"> rather than its internal mechanisms as a langue such as the creation of new signs, modes and syntactic </w:t>
        </w:r>
      </w:ins>
      <w:ins w:id="3697" w:author="Arthur Parmentier" w:date="2020-06-08T21:58:00Z">
        <w:r w:rsidR="00520B77">
          <w:t>structures</w:t>
        </w:r>
      </w:ins>
      <w:ins w:id="3698" w:author="Arthur Parmentier" w:date="2020-06-08T21:37:00Z">
        <w:r>
          <w:t>.</w:t>
        </w:r>
      </w:ins>
      <w:ins w:id="3699" w:author="Arthur Parmentier" w:date="2020-06-08T21:58:00Z">
        <w:r w:rsidR="00520B77">
          <w:t xml:space="preserve"> In other words, </w:t>
        </w:r>
      </w:ins>
      <w:ins w:id="3700" w:author="Arthur Parmentier" w:date="2020-06-08T21:59:00Z">
        <w:r w:rsidR="00520B77">
          <w:t xml:space="preserve">the adopting of SP may rely more on the exploration of </w:t>
        </w:r>
      </w:ins>
      <w:ins w:id="3701" w:author="Arthur Parmentier" w:date="2020-06-08T21:58:00Z">
        <w:r w:rsidR="00520B77">
          <w:t xml:space="preserve">its different modes, contents and “built-in” categories than </w:t>
        </w:r>
      </w:ins>
      <w:ins w:id="3702" w:author="Arthur Parmentier" w:date="2020-06-08T22:00:00Z">
        <w:r w:rsidR="00520B77">
          <w:t>the creation of new modes, contents, signs and structures.</w:t>
        </w:r>
      </w:ins>
      <w:ins w:id="3703" w:author="Arthur Parmentier" w:date="2020-06-08T21:58:00Z">
        <w:r w:rsidR="00520B77">
          <w:br/>
        </w:r>
      </w:ins>
      <w:ins w:id="3704" w:author="Arthur Parmentier" w:date="2020-06-08T21:37:00Z">
        <w:r>
          <w:t>We have seen that it</w:t>
        </w:r>
      </w:ins>
      <w:ins w:id="3705" w:author="Arthur Parmentier" w:date="2020-06-08T22:00:00Z">
        <w:r w:rsidR="00520B77">
          <w:t xml:space="preserve"> indeed</w:t>
        </w:r>
      </w:ins>
      <w:ins w:id="3706" w:author="Arthur Parmentier" w:date="2020-06-08T21:37:00Z">
        <w:r>
          <w:t xml:space="preserve"> borrows </w:t>
        </w:r>
      </w:ins>
      <w:ins w:id="3707" w:author="Arthur Parmentier" w:date="2020-06-08T22:02:00Z">
        <w:r w:rsidR="00520B77">
          <w:t xml:space="preserve">ideas and artistic concepts </w:t>
        </w:r>
      </w:ins>
      <w:ins w:id="3708" w:author="Arthur Parmentier" w:date="2020-06-08T21:37:00Z">
        <w:r>
          <w:t>from elsewhere</w:t>
        </w:r>
      </w:ins>
      <w:ins w:id="3709" w:author="Arthur Parmentier" w:date="2020-06-08T22:01:00Z">
        <w:r w:rsidR="00520B77">
          <w:t xml:space="preserve"> and provide a convenient context </w:t>
        </w:r>
      </w:ins>
      <w:ins w:id="3710" w:author="Arthur Parmentier" w:date="2020-06-08T22:02:00Z">
        <w:r w:rsidR="00520B77">
          <w:t xml:space="preserve">to explore them, which </w:t>
        </w:r>
      </w:ins>
      <w:ins w:id="3711" w:author="Arthur Parmentier" w:date="2020-06-08T22:04:00Z">
        <w:r w:rsidR="00AE26D5">
          <w:t xml:space="preserve">assembled, </w:t>
        </w:r>
      </w:ins>
      <w:ins w:id="3712" w:author="Arthur Parmentier" w:date="2020-06-08T22:02:00Z">
        <w:r w:rsidR="00520B77">
          <w:t>make</w:t>
        </w:r>
      </w:ins>
      <w:ins w:id="3713" w:author="Arthur Parmentier" w:date="2020-06-08T22:04:00Z">
        <w:r w:rsidR="00AE26D5">
          <w:t>s</w:t>
        </w:r>
      </w:ins>
      <w:ins w:id="3714" w:author="Arthur Parmentier" w:date="2020-06-08T22:02:00Z">
        <w:r w:rsidR="00520B77">
          <w:t xml:space="preserve"> it a very powerful tool to </w:t>
        </w:r>
      </w:ins>
      <w:ins w:id="3715" w:author="Arthur Parmentier" w:date="2020-06-08T22:03:00Z">
        <w:r w:rsidR="00520B77">
          <w:t>move</w:t>
        </w:r>
      </w:ins>
      <w:ins w:id="3716" w:author="Arthur Parmentier" w:date="2020-06-08T22:04:00Z">
        <w:r w:rsidR="00520B77">
          <w:t xml:space="preserve"> on</w:t>
        </w:r>
      </w:ins>
      <w:ins w:id="3717" w:author="Arthur Parmentier" w:date="2020-06-08T22:03:00Z">
        <w:r w:rsidR="00520B77">
          <w:t xml:space="preserve"> from</w:t>
        </w:r>
      </w:ins>
      <w:ins w:id="3718" w:author="Arthur Parmentier" w:date="2020-06-08T22:02:00Z">
        <w:r w:rsidR="00520B77">
          <w:t xml:space="preserve"> other </w:t>
        </w:r>
      </w:ins>
      <w:ins w:id="3719" w:author="Arthur Parmentier" w:date="2020-06-08T22:03:00Z">
        <w:r w:rsidR="00520B77">
          <w:t>configurat</w:t>
        </w:r>
      </w:ins>
      <w:ins w:id="3720" w:author="Arthur Parmentier" w:date="2020-06-08T22:04:00Z">
        <w:r w:rsidR="00520B77">
          <w:t>ions of improvisation, real-time composition or experimental music.</w:t>
        </w:r>
      </w:ins>
    </w:p>
    <w:p w:rsidR="00AE15ED" w:rsidRDefault="00C5218C" w:rsidP="00694125">
      <w:pPr>
        <w:pStyle w:val="Paragraphedeliste"/>
        <w:numPr>
          <w:ilvl w:val="0"/>
          <w:numId w:val="11"/>
        </w:numPr>
        <w:rPr>
          <w:ins w:id="3721" w:author="Arthur Parmentier" w:date="2020-06-08T19:22:00Z"/>
        </w:rPr>
        <w:pPrChange w:id="3722" w:author="Arthur Parmentier" w:date="2020-06-08T19:22:00Z">
          <w:pPr/>
        </w:pPrChange>
      </w:pPr>
      <w:ins w:id="3723" w:author="Arthur Parmentier" w:date="2020-06-08T22:05:00Z">
        <w:r>
          <w:t>Finally, the “traditional</w:t>
        </w:r>
      </w:ins>
      <w:ins w:id="3724" w:author="Arthur Parmentier" w:date="2020-06-08T23:01:00Z">
        <w:r w:rsidR="00685FE2">
          <w:t>”</w:t>
        </w:r>
      </w:ins>
      <w:ins w:id="3725" w:author="Arthur Parmentier" w:date="2020-06-08T22:05:00Z">
        <w:r>
          <w:t xml:space="preserve"> visions</w:t>
        </w:r>
      </w:ins>
      <w:ins w:id="3726" w:author="Arthur Parmentier" w:date="2020-06-08T22:06:00Z">
        <w:r>
          <w:t xml:space="preserve"> on and conventions in</w:t>
        </w:r>
      </w:ins>
      <w:ins w:id="3727" w:author="Arthur Parmentier" w:date="2020-06-08T22:05:00Z">
        <w:r>
          <w:t xml:space="preserve"> SP might be related to </w:t>
        </w:r>
      </w:ins>
      <w:ins w:id="3728" w:author="Arthur Parmentier" w:date="2020-06-08T22:08:00Z">
        <w:r w:rsidR="00B908FA">
          <w:t>a</w:t>
        </w:r>
      </w:ins>
      <w:ins w:id="3729" w:author="Arthur Parmentier" w:date="2020-06-08T22:05:00Z">
        <w:r>
          <w:t xml:space="preserve"> </w:t>
        </w:r>
      </w:ins>
      <w:ins w:id="3730" w:author="Arthur Parmentier" w:date="2020-06-08T21:38:00Z">
        <w:r w:rsidR="00AA3711">
          <w:t>Western</w:t>
        </w:r>
      </w:ins>
      <w:ins w:id="3731" w:author="Arthur Parmentier" w:date="2020-06-08T22:08:00Z">
        <w:r w:rsidR="00B908FA">
          <w:t xml:space="preserve"> </w:t>
        </w:r>
      </w:ins>
      <w:ins w:id="3732" w:author="Arthur Parmentier" w:date="2020-06-08T21:38:00Z">
        <w:r w:rsidR="00AA3711">
          <w:t>vision on arts</w:t>
        </w:r>
      </w:ins>
      <w:ins w:id="3733" w:author="Arthur Parmentier" w:date="2020-06-08T22:08:00Z">
        <w:r w:rsidR="00B908FA">
          <w:t>, performance and their cultural conventions</w:t>
        </w:r>
      </w:ins>
      <w:ins w:id="3734" w:author="Arthur Parmentier" w:date="2020-06-08T22:06:00Z">
        <w:r>
          <w:t xml:space="preserve">. The fact that SP </w:t>
        </w:r>
      </w:ins>
      <w:ins w:id="3735" w:author="Arthur Parmentier" w:date="2020-06-08T22:07:00Z">
        <w:r>
          <w:t>developed</w:t>
        </w:r>
      </w:ins>
      <w:ins w:id="3736" w:author="Arthur Parmentier" w:date="2020-06-08T22:06:00Z">
        <w:r>
          <w:t xml:space="preserve"> a lot in Europe </w:t>
        </w:r>
      </w:ins>
      <w:ins w:id="3737" w:author="Arthur Parmentier" w:date="2020-06-08T22:07:00Z">
        <w:r>
          <w:t xml:space="preserve">may have had an </w:t>
        </w:r>
      </w:ins>
      <w:ins w:id="3738" w:author="Arthur Parmentier" w:date="2020-06-08T22:08:00Z">
        <w:r>
          <w:t xml:space="preserve">important </w:t>
        </w:r>
      </w:ins>
      <w:ins w:id="3739" w:author="Arthur Parmentier" w:date="2020-06-08T22:07:00Z">
        <w:r>
          <w:t xml:space="preserve">influence on the </w:t>
        </w:r>
      </w:ins>
      <w:ins w:id="3740" w:author="Arthur Parmentier" w:date="2020-06-08T22:08:00Z">
        <w:r>
          <w:t xml:space="preserve">culturally determined </w:t>
        </w:r>
      </w:ins>
      <w:ins w:id="3741" w:author="Arthur Parmentier" w:date="2020-06-08T22:07:00Z">
        <w:r>
          <w:t>configurations it was used in and the people who diffused it</w:t>
        </w:r>
      </w:ins>
      <w:ins w:id="3742" w:author="Arthur Parmentier" w:date="2020-06-08T22:08:00Z">
        <w:r>
          <w:t>.</w:t>
        </w:r>
      </w:ins>
    </w:p>
    <w:p w:rsidR="009C2211" w:rsidRPr="00850432" w:rsidRDefault="003F4DEE" w:rsidP="006626B3">
      <w:pPr>
        <w:rPr>
          <w:ins w:id="3743" w:author="Arthur Parmentier" w:date="2020-06-08T13:16:00Z"/>
          <w:rPrChange w:id="3744" w:author="Arthur Parmentier" w:date="2020-06-08T13:17:00Z">
            <w:rPr>
              <w:ins w:id="3745" w:author="Arthur Parmentier" w:date="2020-06-08T13:16:00Z"/>
            </w:rPr>
          </w:rPrChange>
        </w:rPr>
        <w:pPrChange w:id="3746" w:author="Arthur Parmentier" w:date="2020-06-08T19:00:00Z">
          <w:pPr>
            <w:pStyle w:val="Titre2"/>
          </w:pPr>
        </w:pPrChange>
      </w:pPr>
      <w:ins w:id="3747" w:author="Arthur Parmentier" w:date="2020-06-08T23:03:00Z">
        <w:r>
          <w:t xml:space="preserve">I interpreted those </w:t>
        </w:r>
      </w:ins>
      <w:ins w:id="3748" w:author="Arthur Parmentier" w:date="2020-06-08T23:02:00Z">
        <w:r>
          <w:t xml:space="preserve">specificities </w:t>
        </w:r>
      </w:ins>
      <w:ins w:id="3749" w:author="Arthur Parmentier" w:date="2020-06-08T23:03:00Z">
        <w:r>
          <w:t xml:space="preserve">in </w:t>
        </w:r>
      </w:ins>
      <w:ins w:id="3750" w:author="Arthur Parmentier" w:date="2020-06-08T23:02:00Z">
        <w:r>
          <w:t xml:space="preserve">the </w:t>
        </w:r>
      </w:ins>
      <w:ins w:id="3751" w:author="Arthur Parmentier" w:date="2020-06-08T23:03:00Z">
        <w:r>
          <w:t xml:space="preserve">mechanisms and contexts of </w:t>
        </w:r>
      </w:ins>
      <w:ins w:id="3752" w:author="Arthur Parmentier" w:date="2020-06-08T23:02:00Z">
        <w:r>
          <w:t xml:space="preserve">diffusion of SP </w:t>
        </w:r>
      </w:ins>
      <w:ins w:id="3753" w:author="Arthur Parmentier" w:date="2020-06-08T23:03:00Z">
        <w:r>
          <w:t xml:space="preserve">as explanations of what I would call rather </w:t>
        </w:r>
      </w:ins>
      <w:ins w:id="3754" w:author="Arthur Parmentier" w:date="2020-06-08T23:04:00Z">
        <w:r>
          <w:t>mainstream or traditional configurations of SP in contrast to marginal, recent configuration</w:t>
        </w:r>
      </w:ins>
      <w:ins w:id="3755" w:author="Arthur Parmentier" w:date="2020-06-08T23:05:00Z">
        <w:r>
          <w:t>s.</w:t>
        </w:r>
      </w:ins>
    </w:p>
    <w:p w:rsidR="00B51C3F" w:rsidRPr="007C437A" w:rsidRDefault="00980410" w:rsidP="00980410">
      <w:pPr>
        <w:pStyle w:val="Titre3"/>
        <w:rPr>
          <w:ins w:id="3756" w:author="Arthur Parmentier" w:date="2020-06-07T14:40:00Z"/>
        </w:rPr>
        <w:pPrChange w:id="3757" w:author="Arthur Parmentier" w:date="2020-06-08T18:19:00Z">
          <w:pPr>
            <w:pStyle w:val="Titre3"/>
          </w:pPr>
        </w:pPrChange>
      </w:pPr>
      <w:bookmarkStart w:id="3758" w:name="_Toc42550128"/>
      <w:ins w:id="3759" w:author="Arthur Parmentier" w:date="2020-06-08T18:19:00Z">
        <w:r>
          <w:lastRenderedPageBreak/>
          <w:t>A remark on</w:t>
        </w:r>
      </w:ins>
      <w:ins w:id="3760" w:author="Arthur Parmentier" w:date="2020-06-08T22:15:00Z">
        <w:r w:rsidR="003E0426">
          <w:t xml:space="preserve"> the performativity of SP,</w:t>
        </w:r>
      </w:ins>
      <w:ins w:id="3761" w:author="Arthur Parmentier" w:date="2020-06-08T18:19:00Z">
        <w:r>
          <w:t xml:space="preserve"> s</w:t>
        </w:r>
      </w:ins>
      <w:ins w:id="3762" w:author="Arthur Parmentier" w:date="2020-06-08T18:16:00Z">
        <w:r w:rsidR="00224A9B">
          <w:t>tyle</w:t>
        </w:r>
      </w:ins>
      <w:ins w:id="3763" w:author="Arthur Parmentier" w:date="2020-06-08T22:15:00Z">
        <w:r w:rsidR="00675373">
          <w:t xml:space="preserve"> </w:t>
        </w:r>
        <w:r w:rsidR="009673EB">
          <w:t>and</w:t>
        </w:r>
      </w:ins>
      <w:ins w:id="3764" w:author="Arthur Parmentier" w:date="2020-06-08T18:20:00Z">
        <w:r w:rsidR="00965F40">
          <w:t xml:space="preserve"> </w:t>
        </w:r>
      </w:ins>
      <w:ins w:id="3765" w:author="Arthur Parmentier" w:date="2020-06-07T14:59:00Z">
        <w:r w:rsidR="00770F9D" w:rsidRPr="007C437A">
          <w:t>esthetics</w:t>
        </w:r>
      </w:ins>
      <w:bookmarkEnd w:id="3758"/>
    </w:p>
    <w:p w:rsidR="00C738C5" w:rsidRDefault="00B51C3F">
      <w:pPr>
        <w:rPr>
          <w:ins w:id="3766" w:author="Arthur Parmentier" w:date="2020-06-08T22:15:00Z"/>
        </w:rPr>
      </w:pPr>
      <w:ins w:id="3767" w:author="Arthur Parmentier" w:date="2020-06-07T14:40:00Z">
        <w:r w:rsidRPr="007C437A">
          <w:rPr>
            <w:rPrChange w:id="3768" w:author="Arthur Parmentier" w:date="2020-06-07T15:27:00Z">
              <w:rPr/>
            </w:rPrChange>
          </w:rPr>
          <w:t>Walter Thompson writes in his</w:t>
        </w:r>
      </w:ins>
      <w:ins w:id="3769" w:author="Arthur Parmentier" w:date="2020-06-07T14:41:00Z">
        <w:r w:rsidRPr="007C437A">
          <w:rPr>
            <w:rPrChange w:id="3770" w:author="Arthur Parmentier" w:date="2020-06-07T15:27:00Z">
              <w:rPr/>
            </w:rPrChange>
          </w:rPr>
          <w:t xml:space="preserve"> WB2: “At this point in your studies you understand Soundpainting is not a style of music such as Classical, Jazz, Rock, Rap, Folk, etc. It i</w:t>
        </w:r>
      </w:ins>
      <w:ins w:id="3771" w:author="Arthur Parmentier" w:date="2020-06-07T14:42:00Z">
        <w:r w:rsidRPr="007C437A">
          <w:rPr>
            <w:rPrChange w:id="3772" w:author="Arthur Parmentier" w:date="2020-06-07T15:27:00Z">
              <w:rPr/>
            </w:rPrChange>
          </w:rPr>
          <w:t>s</w:t>
        </w:r>
      </w:ins>
      <w:ins w:id="3773" w:author="Arthur Parmentier" w:date="2020-06-07T14:41:00Z">
        <w:r w:rsidRPr="007C437A">
          <w:rPr>
            <w:rPrChange w:id="3774" w:author="Arthur Parmentier" w:date="2020-06-07T15:27:00Z">
              <w:rPr/>
            </w:rPrChange>
          </w:rPr>
          <w:t xml:space="preserve"> a sign language for composing in real time</w:t>
        </w:r>
      </w:ins>
      <w:ins w:id="3775" w:author="Arthur Parmentier" w:date="2020-06-07T14:42:00Z">
        <w:r w:rsidRPr="007C437A">
          <w:rPr>
            <w:rPrChange w:id="3776" w:author="Arthur Parmentier" w:date="2020-06-07T15:27:00Z">
              <w:rPr/>
            </w:rPrChange>
          </w:rPr>
          <w:t>”.</w:t>
        </w:r>
        <w:r w:rsidR="0080662F" w:rsidRPr="007C437A">
          <w:rPr>
            <w:rPrChange w:id="3777" w:author="Arthur Parmentier" w:date="2020-06-07T15:27:00Z">
              <w:rPr/>
            </w:rPrChange>
          </w:rPr>
          <w:t xml:space="preserve"> What is raised here is the fact that one can use Soundpainting for very different esthetic and stylistic results.</w:t>
        </w:r>
      </w:ins>
      <w:ins w:id="3778" w:author="Arthur Parmentier" w:date="2020-06-08T22:16:00Z">
        <w:r w:rsidR="00985095">
          <w:t xml:space="preserve"> However, I will try </w:t>
        </w:r>
      </w:ins>
      <w:ins w:id="3779"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3780" w:author="Arthur Parmentier" w:date="2020-06-08T22:12:00Z"/>
        </w:rPr>
      </w:pPr>
      <w:ins w:id="3781" w:author="Arthur Parmentier" w:date="2020-06-07T15:18:00Z">
        <w:r w:rsidRPr="007C437A">
          <w:rPr>
            <w:rPrChange w:id="3782" w:author="Arthur Parmentier" w:date="2020-06-07T15:27:00Z">
              <w:rPr/>
            </w:rPrChange>
          </w:rPr>
          <w:t>On one side,</w:t>
        </w:r>
      </w:ins>
      <w:ins w:id="3783" w:author="Arthur Parmentier" w:date="2020-06-07T14:44:00Z">
        <w:r w:rsidR="002B27F4" w:rsidRPr="007C437A">
          <w:rPr>
            <w:rPrChange w:id="3784" w:author="Arthur Parmentier" w:date="2020-06-07T15:27:00Z">
              <w:rPr/>
            </w:rPrChange>
          </w:rPr>
          <w:t xml:space="preserve"> SP is not equally used to produce all styles and esthetic</w:t>
        </w:r>
      </w:ins>
      <w:ins w:id="3785" w:author="Arthur Parmentier" w:date="2020-06-07T14:45:00Z">
        <w:r w:rsidR="002B27F4" w:rsidRPr="007C437A">
          <w:rPr>
            <w:rPrChange w:id="3786" w:author="Arthur Parmentier" w:date="2020-06-07T15:27:00Z">
              <w:rPr/>
            </w:rPrChange>
          </w:rPr>
          <w:t>s. SP is more efficient and performative at composing in certain styles that other</w:t>
        </w:r>
      </w:ins>
      <w:ins w:id="3787" w:author="Arthur Parmentier" w:date="2020-06-07T14:46:00Z">
        <w:r w:rsidR="002B27F4" w:rsidRPr="007C437A">
          <w:rPr>
            <w:rPrChange w:id="3788" w:author="Arthur Parmentier" w:date="2020-06-07T15:27:00Z">
              <w:rPr/>
            </w:rPrChange>
          </w:rPr>
          <w:t>s</w:t>
        </w:r>
      </w:ins>
      <w:ins w:id="3789" w:author="Arthur Parmentier" w:date="2020-06-07T14:47:00Z">
        <w:r w:rsidR="002B27F4" w:rsidRPr="007C437A">
          <w:rPr>
            <w:rPrChange w:id="3790" w:author="Arthur Parmentier" w:date="2020-06-07T15:27:00Z">
              <w:rPr/>
            </w:rPrChange>
          </w:rPr>
          <w:t xml:space="preserve">, which may explain why some artists are </w:t>
        </w:r>
        <w:r w:rsidR="00EE175E" w:rsidRPr="007C437A">
          <w:rPr>
            <w:rPrChange w:id="3791" w:author="Arthur Parmentier" w:date="2020-06-07T15:27:00Z">
              <w:rPr/>
            </w:rPrChange>
          </w:rPr>
          <w:t xml:space="preserve">more </w:t>
        </w:r>
        <w:r w:rsidR="002B27F4" w:rsidRPr="007C437A">
          <w:rPr>
            <w:rPrChange w:id="3792" w:author="Arthur Parmentier" w:date="2020-06-07T15:27:00Z">
              <w:rPr/>
            </w:rPrChange>
          </w:rPr>
          <w:t>interested in SP and some are less.</w:t>
        </w:r>
      </w:ins>
      <w:ins w:id="3793" w:author="Arthur Parmentier" w:date="2020-06-08T18:19:00Z">
        <w:r w:rsidR="00834C4D">
          <w:t xml:space="preserve"> This also explains why </w:t>
        </w:r>
      </w:ins>
      <w:ins w:id="3794" w:author="Arthur Parmentier" w:date="2020-06-08T18:20:00Z">
        <w:r w:rsidR="00834C4D">
          <w:t>some people say that something “sounds” or “looks” like SP</w:t>
        </w:r>
      </w:ins>
      <w:ins w:id="3795" w:author="Arthur Parmentier" w:date="2020-06-08T22:12:00Z">
        <w:r w:rsidR="0022488D">
          <w:t>, as they do construct of prototypical view of the style of SP from their experience.</w:t>
        </w:r>
      </w:ins>
    </w:p>
    <w:p w:rsidR="00224457" w:rsidRDefault="0047451C">
      <w:pPr>
        <w:rPr>
          <w:ins w:id="3796" w:author="Arthur Parmentier" w:date="2020-06-08T22:18:00Z"/>
        </w:rPr>
      </w:pPr>
      <w:ins w:id="3797" w:author="Arthur Parmentier" w:date="2020-06-07T15:05:00Z">
        <w:r w:rsidRPr="007C437A">
          <w:rPr>
            <w:rPrChange w:id="3798" w:author="Arthur Parmentier" w:date="2020-06-07T15:27:00Z">
              <w:rPr/>
            </w:rPrChange>
          </w:rPr>
          <w:t xml:space="preserve">On the other side, </w:t>
        </w:r>
      </w:ins>
      <w:ins w:id="3799" w:author="Arthur Parmentier" w:date="2020-06-07T15:06:00Z">
        <w:r w:rsidRPr="007C437A">
          <w:rPr>
            <w:rPrChange w:id="3800" w:author="Arthur Parmentier" w:date="2020-06-07T15:27:00Z">
              <w:rPr/>
            </w:rPrChange>
          </w:rPr>
          <w:t>the production of a certain style or esthetic, the</w:t>
        </w:r>
      </w:ins>
      <w:ins w:id="3801" w:author="Arthur Parmentier" w:date="2020-06-08T18:19:00Z">
        <w:r w:rsidR="00980410">
          <w:t xml:space="preserve"> choices of</w:t>
        </w:r>
      </w:ins>
      <w:ins w:id="3802" w:author="Arthur Parmentier" w:date="2020-06-07T15:06:00Z">
        <w:r w:rsidRPr="007C437A">
          <w:rPr>
            <w:rPrChange w:id="3803" w:author="Arthur Parmentier" w:date="2020-06-07T15:27:00Z">
              <w:rPr/>
            </w:rPrChange>
          </w:rPr>
          <w:t xml:space="preserve"> conventions and configurations in SP are </w:t>
        </w:r>
      </w:ins>
      <w:ins w:id="3804" w:author="Arthur Parmentier" w:date="2020-06-08T22:13:00Z">
        <w:r w:rsidR="005D3530">
          <w:t>conditioned by</w:t>
        </w:r>
      </w:ins>
      <w:ins w:id="3805" w:author="Arthur Parmentier" w:date="2020-06-07T15:06:00Z">
        <w:r w:rsidRPr="007C437A">
          <w:rPr>
            <w:rPrChange w:id="3806" w:author="Arthur Parmentier" w:date="2020-06-07T15:27:00Z">
              <w:rPr/>
            </w:rPrChange>
          </w:rPr>
          <w:t xml:space="preserve"> both particular (individual) and cultural </w:t>
        </w:r>
      </w:ins>
      <w:ins w:id="3807" w:author="Arthur Parmentier" w:date="2020-06-08T22:13:00Z">
        <w:r w:rsidR="005D3530">
          <w:t>contexts, which may also have influenced its development towards a greater performativity for certain styles and esthetics</w:t>
        </w:r>
      </w:ins>
      <w:ins w:id="3808" w:author="Arthur Parmentier" w:date="2020-06-08T22:14:00Z">
        <w:r w:rsidR="005D3530">
          <w:t>, for instance linked to the Western contemporary artistic practices.</w:t>
        </w:r>
      </w:ins>
    </w:p>
    <w:p w:rsidR="00E00D1B" w:rsidRPr="007C437A" w:rsidRDefault="00E00D1B">
      <w:pPr>
        <w:rPr>
          <w:ins w:id="3809" w:author="Arthur Parmentier" w:date="2020-05-14T15:43:00Z"/>
        </w:rPr>
      </w:pPr>
      <w:ins w:id="3810" w:author="Arthur Parmentier" w:date="2020-06-08T22:18:00Z">
        <w:r>
          <w:t xml:space="preserve">Because SP is now developing in many countries, cultures and is being used by an increasing number of artists, I am sure that the diversity of its use will keep increasing, from </w:t>
        </w:r>
      </w:ins>
      <w:ins w:id="3811" w:author="Arthur Parmentier" w:date="2020-06-08T22:19:00Z">
        <w:r>
          <w:t>experimental contemporary performances to baila baila parties.</w:t>
        </w:r>
        <w:r w:rsidR="006D51E1">
          <w:rPr>
            <w:rStyle w:val="Appelnotedebasdep"/>
          </w:rPr>
          <w:footnoteReference w:id="42"/>
        </w:r>
      </w:ins>
      <w:ins w:id="3816" w:author="Arthur Parmentier" w:date="2020-06-08T22:18:00Z">
        <w:r>
          <w:t xml:space="preserve"> </w:t>
        </w:r>
      </w:ins>
    </w:p>
    <w:p w:rsidR="00B22614" w:rsidRPr="007C437A" w:rsidDel="00A84632" w:rsidRDefault="00B22614" w:rsidP="00E6654A">
      <w:pPr>
        <w:rPr>
          <w:del w:id="3817" w:author="Arthur Parmentier" w:date="2020-05-14T13:28:00Z"/>
        </w:rPr>
      </w:pPr>
      <w:bookmarkStart w:id="3818" w:name="_Toc40355388"/>
      <w:bookmarkStart w:id="3819" w:name="_Toc40355925"/>
      <w:bookmarkStart w:id="3820" w:name="_Toc40356089"/>
      <w:bookmarkStart w:id="3821" w:name="_Toc40363697"/>
      <w:bookmarkStart w:id="3822" w:name="_Toc40363760"/>
      <w:bookmarkStart w:id="3823" w:name="_Toc40431469"/>
      <w:bookmarkStart w:id="3824" w:name="_Toc41067197"/>
      <w:bookmarkStart w:id="3825" w:name="_Toc42259012"/>
      <w:bookmarkStart w:id="3826" w:name="_Toc42259089"/>
      <w:bookmarkStart w:id="3827" w:name="_Toc42449768"/>
      <w:bookmarkStart w:id="3828" w:name="_Toc42449850"/>
      <w:bookmarkStart w:id="3829" w:name="_Toc42550036"/>
      <w:bookmarkStart w:id="3830" w:name="_Toc42550129"/>
      <w:bookmarkEnd w:id="3818"/>
      <w:bookmarkEnd w:id="3819"/>
      <w:bookmarkEnd w:id="3820"/>
      <w:bookmarkEnd w:id="3821"/>
      <w:bookmarkEnd w:id="3822"/>
      <w:bookmarkEnd w:id="3823"/>
      <w:bookmarkEnd w:id="3824"/>
      <w:bookmarkEnd w:id="3825"/>
      <w:bookmarkEnd w:id="3826"/>
      <w:bookmarkEnd w:id="3827"/>
      <w:bookmarkEnd w:id="3828"/>
      <w:bookmarkEnd w:id="3829"/>
      <w:bookmarkEnd w:id="3830"/>
    </w:p>
    <w:p w:rsidR="00F25194" w:rsidRPr="007C437A" w:rsidRDefault="00F25194" w:rsidP="00E6654A">
      <w:pPr>
        <w:pStyle w:val="Titre1"/>
        <w:rPr>
          <w:ins w:id="3831" w:author="Arthur Parmentier" w:date="2020-05-15T10:44:00Z"/>
        </w:rPr>
      </w:pPr>
      <w:bookmarkStart w:id="3832" w:name="_Toc42550130"/>
      <w:r w:rsidRPr="007C437A">
        <w:t>Soundpainting recognition with Max/MSP</w:t>
      </w:r>
      <w:bookmarkEnd w:id="3832"/>
    </w:p>
    <w:p w:rsidR="00D32387" w:rsidRPr="007C437A" w:rsidRDefault="00B01D9E">
      <w:pPr>
        <w:rPr>
          <w:ins w:id="3833" w:author="Arthur Parmentier" w:date="2020-05-18T17:13:00Z"/>
        </w:rPr>
      </w:pPr>
      <w:ins w:id="3834" w:author="Arthur Parmentier" w:date="2020-05-15T10:44:00Z">
        <w:r w:rsidRPr="007C437A">
          <w:t xml:space="preserve">In this section, </w:t>
        </w:r>
      </w:ins>
      <w:ins w:id="3835" w:author="Arthur Parmentier" w:date="2020-05-15T10:45:00Z">
        <w:r w:rsidRPr="007C437A">
          <w:t xml:space="preserve">I will introduce my Max/MSP Soundpainting recognition tool. </w:t>
        </w:r>
      </w:ins>
    </w:p>
    <w:p w:rsidR="00D32387" w:rsidRPr="007C437A" w:rsidRDefault="00D32387">
      <w:pPr>
        <w:rPr>
          <w:ins w:id="3836" w:author="Arthur Parmentier" w:date="2020-05-18T17:13:00Z"/>
        </w:rPr>
      </w:pPr>
      <w:ins w:id="3837" w:author="Arthur Parmentier" w:date="2020-05-18T17:13:00Z">
        <w:r w:rsidRPr="007C437A">
          <w:t>First, w</w:t>
        </w:r>
      </w:ins>
      <w:ins w:id="3838"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3839" w:author="Arthur Parmentier" w:date="2020-05-18T17:10:00Z"/>
        </w:rPr>
      </w:pPr>
      <w:ins w:id="3840" w:author="Arthur Parmentier" w:date="2020-05-15T10:46:00Z">
        <w:r w:rsidRPr="007C437A">
          <w:t>Then, we will explore</w:t>
        </w:r>
      </w:ins>
      <w:ins w:id="3841" w:author="Arthur Parmentier" w:date="2020-05-15T10:47:00Z">
        <w:r w:rsidRPr="007C437A">
          <w:t xml:space="preserve"> the structure of this tool in a top-bottom approach, in contrast with constructivist model of SP that I presented in previous s</w:t>
        </w:r>
      </w:ins>
      <w:ins w:id="3842" w:author="Arthur Parmentier" w:date="2020-05-15T10:48:00Z">
        <w:r w:rsidRPr="007C437A">
          <w:t>ections</w:t>
        </w:r>
      </w:ins>
      <w:ins w:id="3843"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3844" w:author="Arthur Parmentier" w:date="2020-05-18T17:16:00Z"/>
        </w:rPr>
      </w:pPr>
      <w:ins w:id="3845" w:author="Arthur Parmentier" w:date="2020-05-18T17:14:00Z">
        <w:r w:rsidRPr="007C437A">
          <w:t>Moreover,</w:t>
        </w:r>
      </w:ins>
      <w:ins w:id="3846" w:author="Arthur Parmentier" w:date="2020-05-18T17:10:00Z">
        <w:r w:rsidR="00CE7ED8" w:rsidRPr="007C437A">
          <w:t xml:space="preserve"> we will</w:t>
        </w:r>
      </w:ins>
      <w:ins w:id="3847" w:author="Arthur Parmentier" w:date="2020-05-18T17:15:00Z">
        <w:r w:rsidRPr="007C437A">
          <w:t xml:space="preserve"> </w:t>
        </w:r>
      </w:ins>
      <w:ins w:id="3848" w:author="Arthur Parmentier" w:date="2020-05-18T17:16:00Z">
        <w:r w:rsidRPr="007C437A">
          <w:t>investigate</w:t>
        </w:r>
      </w:ins>
      <w:ins w:id="3849" w:author="Arthur Parmentier" w:date="2020-05-18T17:15:00Z">
        <w:r w:rsidRPr="007C437A">
          <w:t xml:space="preserve"> basic performance </w:t>
        </w:r>
      </w:ins>
      <w:ins w:id="3850" w:author="Arthur Parmentier" w:date="2020-05-18T17:16:00Z">
        <w:r w:rsidRPr="007C437A">
          <w:t>mechanisms to optimize the speed and accuracy of the system.</w:t>
        </w:r>
      </w:ins>
    </w:p>
    <w:p w:rsidR="00D32387" w:rsidRPr="007C437A" w:rsidRDefault="00D32387">
      <w:pPr>
        <w:rPr>
          <w:rPrChange w:id="3851" w:author="Arthur Parmentier" w:date="2020-06-07T15:27:00Z">
            <w:rPr/>
          </w:rPrChange>
        </w:rPr>
        <w:pPrChange w:id="3852" w:author="Arthur Parmentier" w:date="2020-05-15T10:44:00Z">
          <w:pPr>
            <w:pStyle w:val="Titre1"/>
          </w:pPr>
        </w:pPrChange>
      </w:pPr>
      <w:ins w:id="3853" w:author="Arthur Parmentier" w:date="2020-05-18T17:16:00Z">
        <w:r w:rsidRPr="007C437A">
          <w:rPr>
            <w:rPrChange w:id="3854" w:author="Arthur Parmentier" w:date="2020-06-07T15:27:00Z">
              <w:rPr/>
            </w:rPrChange>
          </w:rPr>
          <w:t xml:space="preserve">Finally, we will discuss </w:t>
        </w:r>
      </w:ins>
      <w:ins w:id="3855" w:author="Arthur Parmentier" w:date="2020-05-18T17:17:00Z">
        <w:r w:rsidRPr="007C437A">
          <w:rPr>
            <w:rPrChange w:id="3856" w:author="Arthur Parmentier" w:date="2020-06-07T15:27:00Z">
              <w:rPr/>
            </w:rPrChange>
          </w:rPr>
          <w:t>the use of this tool for learning SP in connection with the theoretical aspects discussed in the previous parts. We will look at some implications of the tool for the</w:t>
        </w:r>
      </w:ins>
      <w:ins w:id="3857" w:author="Arthur Parmentier" w:date="2020-05-18T17:18:00Z">
        <w:r w:rsidRPr="007C437A">
          <w:rPr>
            <w:rPrChange w:id="3858" w:author="Arthur Parmentier" w:date="2020-06-07T15:27:00Z">
              <w:rPr/>
            </w:rPrChange>
          </w:rPr>
          <w:t xml:space="preserve"> formalization of SP and hopefully, the future of the language.</w:t>
        </w:r>
      </w:ins>
    </w:p>
    <w:p w:rsidR="00F25194" w:rsidRPr="007C437A" w:rsidRDefault="00F25194">
      <w:pPr>
        <w:pStyle w:val="Titre2"/>
        <w:rPr>
          <w:ins w:id="3859" w:author="Arthur Parmentier" w:date="2020-05-15T10:37:00Z"/>
        </w:rPr>
      </w:pPr>
      <w:bookmarkStart w:id="3860" w:name="_Toc42550131"/>
      <w:r w:rsidRPr="007C437A">
        <w:lastRenderedPageBreak/>
        <w:t>A new configuration: motivations, goals, workflow &amp; challenges</w:t>
      </w:r>
      <w:bookmarkEnd w:id="3860"/>
    </w:p>
    <w:p w:rsidR="006E7D32" w:rsidRPr="007C437A" w:rsidRDefault="006E7D32">
      <w:pPr>
        <w:pStyle w:val="Titre3"/>
        <w:rPr>
          <w:ins w:id="3861" w:author="Arthur Parmentier" w:date="2020-05-15T15:41:00Z"/>
          <w:rPrChange w:id="3862" w:author="Arthur Parmentier" w:date="2020-06-07T15:27:00Z">
            <w:rPr>
              <w:ins w:id="3863" w:author="Arthur Parmentier" w:date="2020-05-15T15:41:00Z"/>
            </w:rPr>
          </w:rPrChange>
        </w:rPr>
        <w:pPrChange w:id="3864" w:author="Arthur Parmentier" w:date="2020-05-15T15:41:00Z">
          <w:pPr/>
        </w:pPrChange>
      </w:pPr>
      <w:bookmarkStart w:id="3865" w:name="_Toc42550132"/>
      <w:ins w:id="3866" w:author="Arthur Parmentier" w:date="2020-05-15T15:41:00Z">
        <w:r w:rsidRPr="007C437A">
          <w:rPr>
            <w:rPrChange w:id="3867" w:author="Arthur Parmentier" w:date="2020-06-07T15:27:00Z">
              <w:rPr/>
            </w:rPrChange>
          </w:rPr>
          <w:t>Motivations</w:t>
        </w:r>
        <w:bookmarkEnd w:id="3865"/>
      </w:ins>
    </w:p>
    <w:p w:rsidR="00124705" w:rsidRPr="007C437A" w:rsidRDefault="00C261F8" w:rsidP="00B01D9E">
      <w:pPr>
        <w:rPr>
          <w:ins w:id="3868" w:author="Arthur Parmentier" w:date="2020-06-02T18:11:00Z"/>
        </w:rPr>
      </w:pPr>
      <w:ins w:id="3869" w:author="Arthur Parmentier" w:date="2020-05-15T10:51:00Z">
        <w:r w:rsidRPr="007C437A">
          <w:t xml:space="preserve">We have seen </w:t>
        </w:r>
      </w:ins>
      <w:ins w:id="3870" w:author="Arthur Parmentier" w:date="2020-05-15T11:07:00Z">
        <w:r w:rsidR="00573005" w:rsidRPr="007C437A">
          <w:t>previously</w:t>
        </w:r>
      </w:ins>
      <w:ins w:id="3871" w:author="Arthur Parmentier" w:date="2020-05-15T10:52:00Z">
        <w:r w:rsidRPr="007C437A">
          <w:t xml:space="preserve"> that SP is used in d</w:t>
        </w:r>
      </w:ins>
      <w:ins w:id="3872" w:author="Arthur Parmentier" w:date="2020-05-15T10:53:00Z">
        <w:r w:rsidRPr="007C437A">
          <w:t>ifferent configurations</w:t>
        </w:r>
      </w:ins>
      <w:ins w:id="3873" w:author="Arthur Parmentier" w:date="2020-05-15T10:54:00Z">
        <w:r w:rsidRPr="007C437A">
          <w:t xml:space="preserve"> and their </w:t>
        </w:r>
      </w:ins>
      <w:ins w:id="3874" w:author="Arthur Parmentier" w:date="2020-05-15T10:57:00Z">
        <w:r w:rsidR="00124705" w:rsidRPr="007C437A">
          <w:t>role as a super-</w:t>
        </w:r>
      </w:ins>
      <w:ins w:id="3875" w:author="Arthur Parmentier" w:date="2020-05-15T10:55:00Z">
        <w:r w:rsidRPr="007C437A">
          <w:t>structure</w:t>
        </w:r>
      </w:ins>
      <w:ins w:id="3876" w:author="Arthur Parmentier" w:date="2020-06-02T18:05:00Z">
        <w:r w:rsidR="00783AA3" w:rsidRPr="007C437A">
          <w:t>,</w:t>
        </w:r>
      </w:ins>
      <w:ins w:id="3877" w:author="Arthur Parmentier" w:date="2020-05-15T10:55:00Z">
        <w:r w:rsidRPr="007C437A">
          <w:t xml:space="preserve"> </w:t>
        </w:r>
      </w:ins>
      <w:ins w:id="3878" w:author="Arthur Parmentier" w:date="2020-06-02T18:04:00Z">
        <w:r w:rsidR="00783AA3" w:rsidRPr="007C437A">
          <w:t>defining its set of internal</w:t>
        </w:r>
      </w:ins>
      <w:ins w:id="3879" w:author="Arthur Parmentier" w:date="2020-05-15T10:58:00Z">
        <w:r w:rsidR="00124705" w:rsidRPr="007C437A">
          <w:t xml:space="preserve"> grammars </w:t>
        </w:r>
      </w:ins>
      <w:ins w:id="3880" w:author="Arthur Parmentier" w:date="2020-06-06T17:19:00Z">
        <w:r w:rsidR="00B95361" w:rsidRPr="007C437A">
          <w:t>(for instance, the modes</w:t>
        </w:r>
      </w:ins>
      <w:ins w:id="3881" w:author="Arthur Parmentier" w:date="2020-05-15T10:58:00Z">
        <w:r w:rsidR="00124705" w:rsidRPr="007C437A">
          <w:t>),</w:t>
        </w:r>
      </w:ins>
      <w:ins w:id="3882" w:author="Arthur Parmentier" w:date="2020-05-15T10:59:00Z">
        <w:r w:rsidR="00124705" w:rsidRPr="007C437A">
          <w:t xml:space="preserve"> the roles of emitter/receiver (soundpainter/performer) </w:t>
        </w:r>
      </w:ins>
      <w:ins w:id="3883" w:author="Arthur Parmentier" w:date="2020-06-02T18:06:00Z">
        <w:r w:rsidR="00E176C0" w:rsidRPr="007C437A">
          <w:t>and</w:t>
        </w:r>
      </w:ins>
      <w:ins w:id="3884" w:author="Arthur Parmentier" w:date="2020-05-15T10:59:00Z">
        <w:r w:rsidR="00124705" w:rsidRPr="007C437A">
          <w:t xml:space="preserve"> the “default parameters”</w:t>
        </w:r>
      </w:ins>
      <w:ins w:id="3885" w:author="Arthur Parmentier" w:date="2020-06-02T18:05:00Z">
        <w:r w:rsidR="00783AA3" w:rsidRPr="007C437A">
          <w:t xml:space="preserve"> as</w:t>
        </w:r>
      </w:ins>
      <w:ins w:id="3886" w:author="Arthur Parmentier" w:date="2020-05-15T11:00:00Z">
        <w:r w:rsidR="00124705" w:rsidRPr="007C437A">
          <w:t xml:space="preserve"> context-depend rules </w:t>
        </w:r>
      </w:ins>
      <w:ins w:id="3887" w:author="Arthur Parmentier" w:date="2020-06-02T18:06:00Z">
        <w:r w:rsidR="00783AA3" w:rsidRPr="007C437A">
          <w:t>for</w:t>
        </w:r>
      </w:ins>
      <w:ins w:id="3888" w:author="Arthur Parmentier" w:date="2020-05-15T11:00:00Z">
        <w:r w:rsidR="00124705" w:rsidRPr="007C437A">
          <w:t xml:space="preserve"> the performance.</w:t>
        </w:r>
      </w:ins>
    </w:p>
    <w:p w:rsidR="00E176C0" w:rsidRPr="007C437A" w:rsidRDefault="00E176C0" w:rsidP="00B01D9E">
      <w:pPr>
        <w:rPr>
          <w:ins w:id="3889" w:author="Arthur Parmentier" w:date="2020-06-02T18:34:00Z"/>
        </w:rPr>
      </w:pPr>
      <w:ins w:id="3890" w:author="Arthur Parmentier" w:date="2020-06-02T18:11:00Z">
        <w:r w:rsidRPr="007C437A">
          <w:t>By creating a SP recognition tool, I am proposing new configuration</w:t>
        </w:r>
      </w:ins>
      <w:ins w:id="3891" w:author="Arthur Parmentier" w:date="2020-06-02T18:26:00Z">
        <w:r w:rsidR="003D3E7E" w:rsidRPr="007C437A">
          <w:t>s for</w:t>
        </w:r>
      </w:ins>
      <w:ins w:id="3892" w:author="Arthur Parmentier" w:date="2020-06-02T18:12:00Z">
        <w:r w:rsidRPr="007C437A">
          <w:t xml:space="preserve"> SP</w:t>
        </w:r>
      </w:ins>
      <w:ins w:id="3893" w:author="Arthur Parmentier" w:date="2020-06-02T18:26:00Z">
        <w:r w:rsidR="003D3E7E" w:rsidRPr="007C437A">
          <w:t xml:space="preserve">, in which </w:t>
        </w:r>
      </w:ins>
      <w:ins w:id="3894" w:author="Arthur Parmentier" w:date="2020-06-02T18:27:00Z">
        <w:r w:rsidR="003D3E7E" w:rsidRPr="007C437A">
          <w:t>a computer</w:t>
        </w:r>
      </w:ins>
      <w:ins w:id="3895" w:author="Arthur Parmentier" w:date="2020-06-02T18:26:00Z">
        <w:r w:rsidR="003D3E7E" w:rsidRPr="007C437A">
          <w:t xml:space="preserve"> </w:t>
        </w:r>
      </w:ins>
      <w:ins w:id="3896" w:author="Arthur Parmentier" w:date="2020-06-02T18:27:00Z">
        <w:r w:rsidR="003D3E7E" w:rsidRPr="007C437A">
          <w:t>can</w:t>
        </w:r>
      </w:ins>
      <w:ins w:id="3897" w:author="Arthur Parmentier" w:date="2020-06-02T18:26:00Z">
        <w:r w:rsidR="003D3E7E" w:rsidRPr="007C437A">
          <w:t xml:space="preserve"> process SP signs</w:t>
        </w:r>
      </w:ins>
      <w:ins w:id="3898" w:author="Arthur Parmentier" w:date="2020-06-02T18:28:00Z">
        <w:r w:rsidR="003D3E7E" w:rsidRPr="007C437A">
          <w:t xml:space="preserve"> and </w:t>
        </w:r>
      </w:ins>
      <w:ins w:id="3899" w:author="Arthur Parmentier" w:date="2020-06-02T18:29:00Z">
        <w:r w:rsidR="003D3E7E" w:rsidRPr="007C437A">
          <w:t>take the role of one or several performers at the same time, aside other human performers or not</w:t>
        </w:r>
      </w:ins>
      <w:ins w:id="3900" w:author="Arthur Parmentier" w:date="2020-06-02T18:12:00Z">
        <w:r w:rsidRPr="007C437A">
          <w:t>.</w:t>
        </w:r>
      </w:ins>
      <w:ins w:id="3901" w:author="Arthur Parmentier" w:date="2020-06-02T18:30:00Z">
        <w:r w:rsidR="003D3E7E" w:rsidRPr="007C437A">
          <w:t xml:space="preserve"> At the difference of what is possible with human performers, the program itself can only </w:t>
        </w:r>
      </w:ins>
      <w:ins w:id="3902" w:author="Arthur Parmentier" w:date="2020-06-02T18:31:00Z">
        <w:r w:rsidR="003D3E7E" w:rsidRPr="007C437A">
          <w:t>recognize sign</w:t>
        </w:r>
      </w:ins>
      <w:ins w:id="3903" w:author="Arthur Parmentier" w:date="2020-06-02T18:37:00Z">
        <w:r w:rsidR="008A1107" w:rsidRPr="007C437A">
          <w:t>s</w:t>
        </w:r>
      </w:ins>
      <w:ins w:id="3904" w:author="Arthur Parmentier" w:date="2020-06-02T18:31:00Z">
        <w:r w:rsidR="003D3E7E" w:rsidRPr="007C437A">
          <w:t xml:space="preserve"> from one emitter at the time</w:t>
        </w:r>
      </w:ins>
      <w:ins w:id="3905" w:author="Arthur Parmentier" w:date="2020-06-02T18:33:00Z">
        <w:r w:rsidR="008A1107" w:rsidRPr="007C437A">
          <w:t xml:space="preserve"> </w:t>
        </w:r>
      </w:ins>
      <w:ins w:id="3906" w:author="Arthur Parmentier" w:date="2020-06-02T18:36:00Z">
        <w:r w:rsidR="008A1107" w:rsidRPr="007C437A">
          <w:t xml:space="preserve">(the soundpainter) </w:t>
        </w:r>
      </w:ins>
      <w:ins w:id="3907" w:author="Arthur Parmentier" w:date="2020-06-02T18:33:00Z">
        <w:r w:rsidR="008A1107" w:rsidRPr="007C437A">
          <w:t xml:space="preserve">and cannot emit signs itself. Among </w:t>
        </w:r>
      </w:ins>
      <w:ins w:id="3908"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3909" w:author="Arthur Parmentier" w:date="2020-06-02T18:39:00Z"/>
        </w:rPr>
      </w:pPr>
      <w:ins w:id="3910" w:author="Arthur Parmentier" w:date="2020-06-02T18:34:00Z">
        <w:r w:rsidRPr="007C437A">
          <w:t>In the first configuration</w:t>
        </w:r>
      </w:ins>
      <w:ins w:id="3911" w:author="Arthur Parmentier" w:date="2020-06-02T18:35:00Z">
        <w:r w:rsidRPr="007C437A">
          <w:t xml:space="preserve">, </w:t>
        </w:r>
      </w:ins>
      <w:ins w:id="3912" w:author="Arthur Parmentier" w:date="2020-06-02T18:38:00Z">
        <w:r w:rsidRPr="007C437A">
          <w:t xml:space="preserve">the orchestra is </w:t>
        </w:r>
      </w:ins>
      <w:ins w:id="3913" w:author="Arthur Parmentier" w:date="2020-06-02T18:40:00Z">
        <w:r w:rsidRPr="007C437A">
          <w:t>simulated by</w:t>
        </w:r>
      </w:ins>
      <w:ins w:id="3914" w:author="Arthur Parmentier" w:date="2020-06-02T18:38:00Z">
        <w:r w:rsidRPr="007C437A">
          <w:t xml:space="preserve"> the computer runni</w:t>
        </w:r>
      </w:ins>
      <w:ins w:id="3915" w:author="Arthur Parmentier" w:date="2020-06-02T18:39:00Z">
        <w:r w:rsidRPr="007C437A">
          <w:t xml:space="preserve">ng the SP recognition tool </w:t>
        </w:r>
      </w:ins>
      <w:ins w:id="3916" w:author="Arthur Parmentier" w:date="2020-06-02T18:40:00Z">
        <w:r w:rsidRPr="007C437A">
          <w:t>(</w:t>
        </w:r>
      </w:ins>
      <w:ins w:id="3917" w:author="Arthur Parmentier" w:date="2020-06-02T18:39:00Z">
        <w:r w:rsidRPr="007C437A">
          <w:t>and possibly other digital gear</w:t>
        </w:r>
      </w:ins>
      <w:ins w:id="3918" w:author="Arthur Parmentier" w:date="2020-06-02T18:40:00Z">
        <w:r w:rsidRPr="007C437A">
          <w:t>)</w:t>
        </w:r>
      </w:ins>
      <w:ins w:id="3919" w:author="Arthur Parmentier" w:date="2020-06-02T18:39:00Z">
        <w:r w:rsidRPr="007C437A">
          <w:t>, without other human performers.</w:t>
        </w:r>
      </w:ins>
    </w:p>
    <w:p w:rsidR="008A1107" w:rsidRPr="007C437A" w:rsidRDefault="008A1107">
      <w:pPr>
        <w:pStyle w:val="Paragraphedeliste"/>
        <w:numPr>
          <w:ilvl w:val="0"/>
          <w:numId w:val="14"/>
        </w:numPr>
        <w:rPr>
          <w:ins w:id="3920" w:author="Arthur Parmentier" w:date="2020-05-15T11:00:00Z"/>
        </w:rPr>
        <w:pPrChange w:id="3921" w:author="Arthur Parmentier" w:date="2020-06-02T18:34:00Z">
          <w:pPr/>
        </w:pPrChange>
      </w:pPr>
      <w:ins w:id="3922" w:author="Arthur Parmentier" w:date="2020-06-02T18:39:00Z">
        <w:r w:rsidRPr="007C437A">
          <w:t xml:space="preserve">In the second configuration, the computer </w:t>
        </w:r>
      </w:ins>
      <w:ins w:id="3923" w:author="Arthur Parmentier" w:date="2020-06-02T18:40:00Z">
        <w:r w:rsidRPr="007C437A">
          <w:t>takes the role of single performer inside an orchestra with other human performers.</w:t>
        </w:r>
      </w:ins>
    </w:p>
    <w:p w:rsidR="00B01D9E" w:rsidRPr="007C437A" w:rsidRDefault="00E176C0" w:rsidP="00B01D9E">
      <w:pPr>
        <w:rPr>
          <w:ins w:id="3924" w:author="Arthur Parmentier" w:date="2020-05-15T11:21:00Z"/>
        </w:rPr>
      </w:pPr>
      <w:ins w:id="3925" w:author="Arthur Parmentier" w:date="2020-06-02T18:10:00Z">
        <w:r w:rsidRPr="007C437A">
          <w:t>In general, t</w:t>
        </w:r>
      </w:ins>
      <w:ins w:id="3926" w:author="Arthur Parmentier" w:date="2020-05-15T11:17:00Z">
        <w:r w:rsidR="005E56A8" w:rsidRPr="007C437A">
          <w:t xml:space="preserve">he </w:t>
        </w:r>
      </w:ins>
      <w:ins w:id="3927" w:author="Arthur Parmentier" w:date="2020-06-02T18:11:00Z">
        <w:r w:rsidRPr="007C437A">
          <w:t>choice and use</w:t>
        </w:r>
      </w:ins>
      <w:ins w:id="3928" w:author="Arthur Parmentier" w:date="2020-05-15T11:17:00Z">
        <w:r w:rsidR="005E56A8" w:rsidRPr="007C437A">
          <w:t xml:space="preserve"> of a specific configuration is motivated by </w:t>
        </w:r>
      </w:ins>
      <w:ins w:id="3929" w:author="Arthur Parmentier" w:date="2020-06-02T18:08:00Z">
        <w:r w:rsidRPr="007C437A">
          <w:t>the</w:t>
        </w:r>
      </w:ins>
      <w:ins w:id="3930" w:author="Arthur Parmentier" w:date="2020-06-02T18:07:00Z">
        <w:r w:rsidRPr="007C437A">
          <w:t xml:space="preserve"> qualities (in term</w:t>
        </w:r>
      </w:ins>
      <w:ins w:id="3931" w:author="Arthur Parmentier" w:date="2020-06-02T18:08:00Z">
        <w:r w:rsidRPr="007C437A">
          <w:t>s</w:t>
        </w:r>
      </w:ins>
      <w:ins w:id="3932" w:author="Arthur Parmentier" w:date="2020-06-02T18:07:00Z">
        <w:r w:rsidRPr="007C437A">
          <w:t xml:space="preserve"> of creative processes, special layout, communication rules</w:t>
        </w:r>
      </w:ins>
      <w:ins w:id="3933" w:author="Arthur Parmentier" w:date="2020-06-02T18:08:00Z">
        <w:r w:rsidRPr="007C437A">
          <w:t>…) it has for achieving a certain result in the performance</w:t>
        </w:r>
      </w:ins>
      <w:ins w:id="3934" w:author="Arthur Parmentier" w:date="2020-06-02T18:11:00Z">
        <w:r w:rsidRPr="007C437A">
          <w:t>.</w:t>
        </w:r>
      </w:ins>
      <w:ins w:id="3935" w:author="Arthur Parmentier" w:date="2020-06-02T18:41:00Z">
        <w:r w:rsidR="008A1107" w:rsidRPr="007C437A">
          <w:t xml:space="preserve"> Let’s discuss the qualities </w:t>
        </w:r>
      </w:ins>
      <w:ins w:id="3936" w:author="Arthur Parmentier" w:date="2020-06-02T18:46:00Z">
        <w:r w:rsidR="00724CD5" w:rsidRPr="007C437A">
          <w:t>of these</w:t>
        </w:r>
      </w:ins>
      <w:ins w:id="3937"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3938" w:author="Arthur Parmentier" w:date="2020-05-15T11:30:00Z"/>
        </w:rPr>
      </w:pPr>
      <w:ins w:id="3939" w:author="Arthur Parmentier" w:date="2020-06-02T18:41:00Z">
        <w:r w:rsidRPr="007C437A">
          <w:t xml:space="preserve">In the configuration one, </w:t>
        </w:r>
      </w:ins>
      <w:ins w:id="3940" w:author="Arthur Parmentier" w:date="2020-05-15T11:24:00Z">
        <w:r w:rsidR="0080158F" w:rsidRPr="007C437A">
          <w:t>such a tool can be used</w:t>
        </w:r>
      </w:ins>
      <w:ins w:id="3941" w:author="Arthur Parmentier" w:date="2020-05-15T11:39:00Z">
        <w:r w:rsidR="000C2232" w:rsidRPr="007C437A">
          <w:t xml:space="preserve"> </w:t>
        </w:r>
      </w:ins>
      <w:ins w:id="3942" w:author="Arthur Parmentier" w:date="2020-05-15T11:24:00Z">
        <w:r w:rsidR="0080158F" w:rsidRPr="007C437A">
          <w:t xml:space="preserve">as a learning tool for individuals </w:t>
        </w:r>
      </w:ins>
      <w:ins w:id="3943" w:author="Arthur Parmentier" w:date="2020-05-15T11:25:00Z">
        <w:r w:rsidR="0080158F" w:rsidRPr="007C437A">
          <w:t>aside the collective approaches to learning SP</w:t>
        </w:r>
      </w:ins>
      <w:ins w:id="3944" w:author="Arthur Parmentier" w:date="2020-05-15T11:26:00Z">
        <w:r w:rsidR="0080158F" w:rsidRPr="007C437A">
          <w:t xml:space="preserve">. </w:t>
        </w:r>
      </w:ins>
      <w:ins w:id="3945" w:author="Arthur Parmentier" w:date="2020-05-15T11:27:00Z">
        <w:r w:rsidR="0080158F" w:rsidRPr="007C437A">
          <w:t>As for now, the tool only covers the basic structures of SP</w:t>
        </w:r>
        <w:r w:rsidR="002C0BFC" w:rsidRPr="007C437A">
          <w:t xml:space="preserve"> and would only be interesting for beginners </w:t>
        </w:r>
      </w:ins>
      <w:ins w:id="3946" w:author="Arthur Parmentier" w:date="2020-05-15T11:28:00Z">
        <w:r w:rsidR="002C0BFC" w:rsidRPr="007C437A">
          <w:t>in SP</w:t>
        </w:r>
      </w:ins>
      <w:ins w:id="3947" w:author="Arthur Parmentier" w:date="2020-06-02T18:42:00Z">
        <w:r w:rsidRPr="007C437A">
          <w:t xml:space="preserve"> or soundpainters</w:t>
        </w:r>
      </w:ins>
      <w:ins w:id="3948"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3949" w:author="Arthur Parmentier" w:date="2020-05-15T11:40:00Z"/>
        </w:rPr>
      </w:pPr>
      <w:ins w:id="3950" w:author="Arthur Parmentier" w:date="2020-06-02T18:43:00Z">
        <w:r w:rsidRPr="007C437A">
          <w:t>In both configurations</w:t>
        </w:r>
      </w:ins>
      <w:ins w:id="3951" w:author="Arthur Parmentier" w:date="2020-05-15T11:31:00Z">
        <w:r w:rsidR="002C0BFC" w:rsidRPr="007C437A">
          <w:t xml:space="preserve">, </w:t>
        </w:r>
      </w:ins>
      <w:ins w:id="3952" w:author="Arthur Parmentier" w:date="2020-05-15T11:32:00Z">
        <w:r w:rsidR="002C0BFC" w:rsidRPr="007C437A">
          <w:t xml:space="preserve">such a tool is </w:t>
        </w:r>
      </w:ins>
      <w:ins w:id="3953" w:author="Arthur Parmentier" w:date="2020-06-02T18:43:00Z">
        <w:r w:rsidRPr="007C437A">
          <w:t>also</w:t>
        </w:r>
      </w:ins>
      <w:ins w:id="3954" w:author="Arthur Parmentier" w:date="2020-05-15T11:32:00Z">
        <w:r w:rsidR="002C0BFC" w:rsidRPr="007C437A">
          <w:t xml:space="preserve"> interesting</w:t>
        </w:r>
      </w:ins>
      <w:ins w:id="3955" w:author="Arthur Parmentier" w:date="2020-06-02T18:43:00Z">
        <w:r w:rsidRPr="007C437A">
          <w:t xml:space="preserve"> even for more advanced soundpainters</w:t>
        </w:r>
      </w:ins>
      <w:ins w:id="3956" w:author="Arthur Parmentier" w:date="2020-05-15T11:39:00Z">
        <w:r w:rsidR="000C2232" w:rsidRPr="007C437A">
          <w:t xml:space="preserve"> </w:t>
        </w:r>
      </w:ins>
      <w:ins w:id="3957" w:author="Arthur Parmentier" w:date="2020-05-15T11:32:00Z">
        <w:r w:rsidR="002C0BFC" w:rsidRPr="007C437A">
          <w:t xml:space="preserve">for exploring new areas </w:t>
        </w:r>
      </w:ins>
      <w:ins w:id="3958" w:author="Arthur Parmentier" w:date="2020-05-15T11:34:00Z">
        <w:r w:rsidR="002C0BFC" w:rsidRPr="007C437A">
          <w:t>of composition</w:t>
        </w:r>
      </w:ins>
      <w:ins w:id="3959" w:author="Arthur Parmentier" w:date="2020-06-02T18:45:00Z">
        <w:r w:rsidR="00724CD5" w:rsidRPr="007C437A">
          <w:t xml:space="preserve"> with</w:t>
        </w:r>
      </w:ins>
      <w:ins w:id="3960" w:author="Arthur Parmentier" w:date="2020-05-15T11:35:00Z">
        <w:r w:rsidR="002C0BFC" w:rsidRPr="007C437A">
          <w:t xml:space="preserve"> artificial intelligence, </w:t>
        </w:r>
      </w:ins>
      <w:ins w:id="3961" w:author="Arthur Parmentier" w:date="2020-05-15T11:36:00Z">
        <w:r w:rsidR="002C0BFC" w:rsidRPr="007C437A">
          <w:t>machine learning and</w:t>
        </w:r>
      </w:ins>
      <w:ins w:id="3962"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3963" w:author="Arthur Parmentier" w:date="2020-06-02T18:48:00Z"/>
        </w:rPr>
      </w:pPr>
      <w:ins w:id="3964" w:author="Arthur Parmentier" w:date="2020-06-02T18:43:00Z">
        <w:r w:rsidRPr="007C437A">
          <w:t xml:space="preserve">In </w:t>
        </w:r>
      </w:ins>
      <w:ins w:id="3965" w:author="Arthur Parmentier" w:date="2020-06-02T18:46:00Z">
        <w:r w:rsidRPr="007C437A">
          <w:t xml:space="preserve">the second </w:t>
        </w:r>
      </w:ins>
      <w:ins w:id="3966" w:author="Arthur Parmentier" w:date="2020-06-02T18:43:00Z">
        <w:r w:rsidRPr="007C437A">
          <w:t>configuration,</w:t>
        </w:r>
      </w:ins>
      <w:ins w:id="3967" w:author="Arthur Parmentier" w:date="2020-06-02T18:44:00Z">
        <w:r w:rsidRPr="007C437A">
          <w:t xml:space="preserve"> </w:t>
        </w:r>
      </w:ins>
      <w:ins w:id="3968" w:author="Arthur Parmentier" w:date="2020-05-15T11:42:00Z">
        <w:r w:rsidR="007D0D3B" w:rsidRPr="007C437A">
          <w:t xml:space="preserve">the tool </w:t>
        </w:r>
      </w:ins>
      <w:ins w:id="3969" w:author="Arthur Parmentier" w:date="2020-06-02T18:47:00Z">
        <w:r w:rsidRPr="007C437A">
          <w:t>can</w:t>
        </w:r>
      </w:ins>
      <w:ins w:id="3970" w:author="Arthur Parmentier" w:date="2020-05-15T11:42:00Z">
        <w:r w:rsidR="007D0D3B" w:rsidRPr="007C437A">
          <w:t xml:space="preserve"> be used as a controller with other digital elements that are already part of the performance</w:t>
        </w:r>
      </w:ins>
      <w:ins w:id="3971" w:author="Arthur Parmentier" w:date="2020-06-02T18:47:00Z">
        <w:r w:rsidRPr="007C437A">
          <w:t xml:space="preserve"> and sometimes used by the human performers </w:t>
        </w:r>
      </w:ins>
      <w:ins w:id="3972" w:author="Arthur Parmentier" w:date="2020-06-02T18:48:00Z">
        <w:r w:rsidRPr="007C437A">
          <w:t>themselves:</w:t>
        </w:r>
      </w:ins>
      <w:ins w:id="3973" w:author="Arthur Parmentier" w:date="2020-05-15T11:42:00Z">
        <w:r w:rsidR="007D0D3B" w:rsidRPr="007C437A">
          <w:t xml:space="preserve"> effect processors, amplification mechanisms</w:t>
        </w:r>
      </w:ins>
      <w:ins w:id="3974" w:author="Arthur Parmentier" w:date="2020-05-15T11:43:00Z">
        <w:r w:rsidR="007D0D3B" w:rsidRPr="007C437A">
          <w:t>, mixing devices, recording devices and m</w:t>
        </w:r>
      </w:ins>
      <w:ins w:id="3975" w:author="Arthur Parmentier" w:date="2020-06-02T18:48:00Z">
        <w:r w:rsidRPr="007C437A">
          <w:t>uch more</w:t>
        </w:r>
      </w:ins>
      <w:ins w:id="3976" w:author="Arthur Parmentier" w:date="2020-05-15T11:43:00Z">
        <w:r w:rsidR="007D0D3B" w:rsidRPr="007C437A">
          <w:t xml:space="preserve">. It is </w:t>
        </w:r>
      </w:ins>
      <w:ins w:id="3977" w:author="Arthur Parmentier" w:date="2020-05-15T11:44:00Z">
        <w:r w:rsidR="007D0D3B" w:rsidRPr="007C437A">
          <w:t>sometimes</w:t>
        </w:r>
      </w:ins>
      <w:ins w:id="3978" w:author="Arthur Parmentier" w:date="2020-05-15T11:43:00Z">
        <w:r w:rsidR="007D0D3B" w:rsidRPr="007C437A">
          <w:t xml:space="preserve"> the case that such elements </w:t>
        </w:r>
      </w:ins>
      <w:ins w:id="3979" w:author="Arthur Parmentier" w:date="2020-05-15T12:15:00Z">
        <w:r w:rsidR="00736DF0" w:rsidRPr="007C437A">
          <w:t>cannot be controlled</w:t>
        </w:r>
      </w:ins>
      <w:ins w:id="3980" w:author="Arthur Parmentier" w:date="2020-05-15T11:43:00Z">
        <w:r w:rsidR="007D0D3B" w:rsidRPr="007C437A">
          <w:t xml:space="preserve"> real-time performance because of the complexi</w:t>
        </w:r>
      </w:ins>
      <w:ins w:id="3981" w:author="Arthur Parmentier" w:date="2020-05-15T11:44:00Z">
        <w:r w:rsidR="007D0D3B" w:rsidRPr="007C437A">
          <w:t xml:space="preserve">ty of their interface or controls, or that it requires </w:t>
        </w:r>
      </w:ins>
      <w:ins w:id="3982" w:author="Arthur Parmentier" w:date="2020-05-15T11:45:00Z">
        <w:r w:rsidR="007D0D3B" w:rsidRPr="007C437A">
          <w:t>performers to manipulate them. The interfacing possibilities offered by Max/MSP makes it an ideal choice for contro</w:t>
        </w:r>
      </w:ins>
      <w:ins w:id="3983" w:author="Arthur Parmentier" w:date="2020-05-15T11:46:00Z">
        <w:r w:rsidR="007D0D3B" w:rsidRPr="007C437A">
          <w:t>lling these devices within the SP language directly</w:t>
        </w:r>
      </w:ins>
      <w:ins w:id="3984" w:author="Arthur Parmentier" w:date="2020-05-15T12:16:00Z">
        <w:r w:rsidR="00736DF0" w:rsidRPr="007C437A">
          <w:t>.</w:t>
        </w:r>
      </w:ins>
    </w:p>
    <w:p w:rsidR="00705639" w:rsidRPr="007C437A" w:rsidRDefault="00705639" w:rsidP="00705639">
      <w:pPr>
        <w:rPr>
          <w:ins w:id="3985" w:author="Arthur Parmentier" w:date="2020-06-06T17:20:00Z"/>
        </w:rPr>
      </w:pPr>
      <w:ins w:id="3986" w:author="Arthur Parmentier" w:date="2020-06-02T18:48:00Z">
        <w:r w:rsidRPr="007C437A">
          <w:t>Of course, there are other possible config</w:t>
        </w:r>
      </w:ins>
      <w:ins w:id="3987" w:author="Arthur Parmentier" w:date="2020-06-02T18:49:00Z">
        <w:r w:rsidRPr="007C437A">
          <w:t>urations in which people would want to use the tool</w:t>
        </w:r>
      </w:ins>
      <w:ins w:id="3988" w:author="Arthur Parmentier" w:date="2020-06-02T18:51:00Z">
        <w:r w:rsidRPr="007C437A">
          <w:t xml:space="preserve">, such as remote performances over internet, where the tool </w:t>
        </w:r>
      </w:ins>
      <w:ins w:id="3989" w:author="Arthur Parmentier" w:date="2020-06-02T18:52:00Z">
        <w:r w:rsidRPr="007C437A">
          <w:t>could act as a</w:t>
        </w:r>
      </w:ins>
      <w:ins w:id="3990" w:author="Arthur Parmentier" w:date="2020-06-02T18:53:00Z">
        <w:r w:rsidRPr="007C437A">
          <w:t xml:space="preserve">n interpreter </w:t>
        </w:r>
      </w:ins>
      <w:ins w:id="3991" w:author="Arthur Parmentier" w:date="2020-06-02T18:54:00Z">
        <w:r w:rsidR="004E0B5A" w:rsidRPr="007C437A">
          <w:t xml:space="preserve">from video to words and simple parameters </w:t>
        </w:r>
      </w:ins>
      <w:ins w:id="3992" w:author="Arthur Parmentier" w:date="2020-06-02T18:53:00Z">
        <w:r w:rsidRPr="007C437A">
          <w:t>for reducing the bandwidth of the information to pass over internet</w:t>
        </w:r>
      </w:ins>
      <w:ins w:id="3993" w:author="Arthur Parmentier" w:date="2020-06-02T18:54:00Z">
        <w:r w:rsidR="004E0B5A" w:rsidRPr="007C437A">
          <w:t>.</w:t>
        </w:r>
      </w:ins>
    </w:p>
    <w:p w:rsidR="00A12510" w:rsidRPr="007C437A" w:rsidRDefault="00A12510" w:rsidP="00A12510">
      <w:pPr>
        <w:pStyle w:val="NormalWeb"/>
        <w:rPr>
          <w:ins w:id="3994" w:author="Arthur Parmentier" w:date="2020-06-06T17:20:00Z"/>
          <w:lang w:val="en-US"/>
          <w:rPrChange w:id="3995" w:author="Arthur Parmentier" w:date="2020-06-07T15:27:00Z">
            <w:rPr>
              <w:ins w:id="3996" w:author="Arthur Parmentier" w:date="2020-06-06T17:20:00Z"/>
            </w:rPr>
          </w:rPrChange>
        </w:rPr>
      </w:pPr>
      <w:ins w:id="3997" w:author="Arthur Parmentier" w:date="2020-06-06T17:20:00Z">
        <w:r w:rsidRPr="007C437A">
          <w:rPr>
            <w:lang w:val="en-US"/>
            <w:rPrChange w:id="3998" w:author="Arthur Parmentier" w:date="2020-06-07T15:27:00Z">
              <w:rPr/>
            </w:rPrChange>
          </w:rPr>
          <w:lastRenderedPageBreak/>
          <w:t>j.“Electronic” are incorporated into your work and gestural language. What software have your laptop performers worked with in the past?</w:t>
        </w:r>
      </w:ins>
    </w:p>
    <w:p w:rsidR="00A12510" w:rsidRPr="007C437A" w:rsidRDefault="00A12510" w:rsidP="00A12510">
      <w:pPr>
        <w:pStyle w:val="NormalWeb"/>
        <w:rPr>
          <w:ins w:id="3999" w:author="Arthur Parmentier" w:date="2020-06-06T17:20:00Z"/>
          <w:lang w:val="en-US"/>
          <w:rPrChange w:id="4000" w:author="Arthur Parmentier" w:date="2020-06-07T15:27:00Z">
            <w:rPr>
              <w:ins w:id="4001" w:author="Arthur Parmentier" w:date="2020-06-06T17:20:00Z"/>
            </w:rPr>
          </w:rPrChange>
        </w:rPr>
      </w:pPr>
      <w:ins w:id="4002" w:author="Arthur Parmentier" w:date="2020-06-06T17:20:00Z">
        <w:r w:rsidRPr="007C437A">
          <w:rPr>
            <w:lang w:val="en-US"/>
            <w:rPrChange w:id="4003"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004" w:author="Arthur Parmentier" w:date="2020-06-06T17:20:00Z"/>
          <w:lang w:val="en-US"/>
          <w:rPrChange w:id="4005" w:author="Arthur Parmentier" w:date="2020-06-07T15:27:00Z">
            <w:rPr>
              <w:ins w:id="4006" w:author="Arthur Parmentier" w:date="2020-06-06T17:20:00Z"/>
            </w:rPr>
          </w:rPrChange>
        </w:rPr>
      </w:pPr>
      <w:ins w:id="4007" w:author="Arthur Parmentier" w:date="2020-06-06T17:20:00Z">
        <w:r w:rsidRPr="007C437A">
          <w:rPr>
            <w:lang w:val="en-US"/>
            <w:rPrChange w:id="4008"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009" w:author="Arthur Parmentier" w:date="2020-06-06T17:20:00Z"/>
          <w:lang w:val="en-US"/>
          <w:rPrChange w:id="4010" w:author="Arthur Parmentier" w:date="2020-06-07T15:27:00Z">
            <w:rPr>
              <w:ins w:id="4011" w:author="Arthur Parmentier" w:date="2020-06-06T17:20:00Z"/>
            </w:rPr>
          </w:rPrChange>
        </w:rPr>
      </w:pPr>
      <w:ins w:id="4012" w:author="Arthur Parmentier" w:date="2020-06-06T17:20:00Z">
        <w:r w:rsidRPr="007C437A">
          <w:rPr>
            <w:lang w:val="en-US"/>
            <w:rPrChange w:id="4013"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014" w:author="Arthur Parmentier" w:date="2020-06-02T18:55:00Z"/>
        </w:rPr>
      </w:pPr>
    </w:p>
    <w:p w:rsidR="006D10E9" w:rsidRPr="007C437A" w:rsidRDefault="006D10E9" w:rsidP="006D10E9">
      <w:pPr>
        <w:pStyle w:val="Titre3"/>
        <w:rPr>
          <w:ins w:id="4015" w:author="Arthur Parmentier" w:date="2020-05-15T15:41:00Z"/>
        </w:rPr>
      </w:pPr>
      <w:bookmarkStart w:id="4016" w:name="_Toc42550133"/>
      <w:ins w:id="4017" w:author="Arthur Parmentier" w:date="2020-05-15T15:41:00Z">
        <w:r w:rsidRPr="007C437A">
          <w:t>Goals</w:t>
        </w:r>
        <w:bookmarkEnd w:id="4016"/>
      </w:ins>
    </w:p>
    <w:p w:rsidR="006054A3" w:rsidRPr="007C437A" w:rsidRDefault="006054A3" w:rsidP="006054A3">
      <w:pPr>
        <w:rPr>
          <w:ins w:id="4018" w:author="Arthur Parmentier" w:date="2020-05-15T15:43:00Z"/>
        </w:rPr>
      </w:pPr>
      <w:ins w:id="4019" w:author="Arthur Parmentier" w:date="2020-05-15T15:42:00Z">
        <w:r w:rsidRPr="007C437A">
          <w:t xml:space="preserve">In the frame of </w:t>
        </w:r>
      </w:ins>
      <w:ins w:id="4020" w:author="Arthur Parmentier" w:date="2020-06-02T19:02:00Z">
        <w:r w:rsidR="00B64BAF" w:rsidRPr="007C437A">
          <w:t>my</w:t>
        </w:r>
      </w:ins>
      <w:ins w:id="4021" w:author="Arthur Parmentier" w:date="2020-05-15T15:42:00Z">
        <w:r w:rsidRPr="007C437A">
          <w:t xml:space="preserve"> master thesis, I have chosen</w:t>
        </w:r>
      </w:ins>
      <w:ins w:id="4022" w:author="Arthur Parmentier" w:date="2020-05-15T22:16:00Z">
        <w:r w:rsidR="00D57E4A" w:rsidRPr="007C437A">
          <w:t xml:space="preserve"> to </w:t>
        </w:r>
      </w:ins>
      <w:ins w:id="4023" w:author="Arthur Parmentier" w:date="2020-05-15T22:25:00Z">
        <w:r w:rsidR="00E85217" w:rsidRPr="007C437A">
          <w:t>focus on the use case of my tool as a learning tool</w:t>
        </w:r>
      </w:ins>
      <w:ins w:id="4024" w:author="Arthur Parmentier" w:date="2020-06-02T18:58:00Z">
        <w:r w:rsidR="001C55EF" w:rsidRPr="007C437A">
          <w:t xml:space="preserve"> in the first configuration (simulation of the whole SP orchestra)</w:t>
        </w:r>
      </w:ins>
      <w:ins w:id="4025" w:author="Arthur Parmentier" w:date="2020-05-15T22:25:00Z">
        <w:r w:rsidR="00E85217" w:rsidRPr="007C437A">
          <w:t>.</w:t>
        </w:r>
      </w:ins>
    </w:p>
    <w:p w:rsidR="006054A3" w:rsidRPr="007C437A" w:rsidRDefault="00A43C46" w:rsidP="006054A3">
      <w:pPr>
        <w:rPr>
          <w:ins w:id="4026" w:author="Arthur Parmentier" w:date="2020-05-15T15:44:00Z"/>
        </w:rPr>
      </w:pPr>
      <w:ins w:id="4027" w:author="Arthur Parmentier" w:date="2020-05-15T22:02:00Z">
        <w:r w:rsidRPr="007C437A">
          <w:t xml:space="preserve">In analogy with the </w:t>
        </w:r>
      </w:ins>
      <w:ins w:id="4028" w:author="Arthur Parmentier" w:date="2020-05-15T22:03:00Z">
        <w:r w:rsidRPr="007C437A">
          <w:t>constructivist</w:t>
        </w:r>
      </w:ins>
      <w:ins w:id="4029" w:author="Arthur Parmentier" w:date="2020-05-15T22:02:00Z">
        <w:r w:rsidRPr="007C437A">
          <w:t xml:space="preserve"> mode</w:t>
        </w:r>
      </w:ins>
      <w:ins w:id="4030" w:author="Arthur Parmentier" w:date="2020-05-15T22:03:00Z">
        <w:r w:rsidRPr="007C437A">
          <w:t>l we discussed previously, we know that the</w:t>
        </w:r>
      </w:ins>
      <w:ins w:id="4031" w:author="Arthur Parmentier" w:date="2020-05-15T15:44:00Z">
        <w:r w:rsidR="006054A3" w:rsidRPr="007C437A">
          <w:t xml:space="preserve"> learning tool must have </w:t>
        </w:r>
      </w:ins>
      <w:ins w:id="4032" w:author="Arthur Parmentier" w:date="2020-05-15T22:12:00Z">
        <w:r w:rsidR="002A46D5" w:rsidRPr="007C437A">
          <w:t xml:space="preserve">at least </w:t>
        </w:r>
      </w:ins>
      <w:ins w:id="4033" w:author="Arthur Parmentier" w:date="2020-05-15T15:44:00Z">
        <w:r w:rsidR="006054A3" w:rsidRPr="007C437A">
          <w:t>the following features:</w:t>
        </w:r>
      </w:ins>
    </w:p>
    <w:p w:rsidR="002408AA" w:rsidRPr="007C437A" w:rsidRDefault="002408AA">
      <w:pPr>
        <w:pStyle w:val="Paragraphedeliste"/>
        <w:numPr>
          <w:ilvl w:val="0"/>
          <w:numId w:val="23"/>
        </w:numPr>
        <w:rPr>
          <w:ins w:id="4034" w:author="Arthur Parmentier" w:date="2020-05-15T22:02:00Z"/>
        </w:rPr>
      </w:pPr>
      <w:ins w:id="4035" w:author="Arthur Parmentier" w:date="2020-05-15T21:59:00Z">
        <w:r w:rsidRPr="007C437A">
          <w:t>A</w:t>
        </w:r>
      </w:ins>
      <w:ins w:id="4036" w:author="Arthur Parmentier" w:date="2020-05-15T22:00:00Z">
        <w:r w:rsidRPr="007C437A">
          <w:t xml:space="preserve"> mechanism of sign </w:t>
        </w:r>
      </w:ins>
      <w:ins w:id="4037" w:author="Arthur Parmentier" w:date="2020-06-02T18:59:00Z">
        <w:r w:rsidR="00964E49" w:rsidRPr="007C437A">
          <w:t xml:space="preserve">&amp; dictionary </w:t>
        </w:r>
      </w:ins>
      <w:ins w:id="4038" w:author="Arthur Parmentier" w:date="2020-05-15T22:00:00Z">
        <w:r w:rsidRPr="007C437A">
          <w:t>creation</w:t>
        </w:r>
      </w:ins>
    </w:p>
    <w:p w:rsidR="00A43C46" w:rsidRPr="007C437A" w:rsidRDefault="004C63B5" w:rsidP="006054A3">
      <w:pPr>
        <w:pStyle w:val="Paragraphedeliste"/>
        <w:numPr>
          <w:ilvl w:val="0"/>
          <w:numId w:val="23"/>
        </w:numPr>
        <w:rPr>
          <w:ins w:id="4039" w:author="Arthur Parmentier" w:date="2020-05-15T22:04:00Z"/>
        </w:rPr>
      </w:pPr>
      <w:ins w:id="4040" w:author="Arthur Parmentier" w:date="2020-05-15T22:04:00Z">
        <w:r w:rsidRPr="007C437A">
          <w:t xml:space="preserve">A </w:t>
        </w:r>
      </w:ins>
      <w:ins w:id="4041" w:author="Arthur Parmentier" w:date="2020-06-02T18:59:00Z">
        <w:r w:rsidR="00964E49" w:rsidRPr="007C437A">
          <w:t>mechanism of classification between different signs and parametrization of different positions in</w:t>
        </w:r>
      </w:ins>
      <w:ins w:id="4042"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043" w:author="Arthur Parmentier" w:date="2020-05-15T22:10:00Z"/>
        </w:rPr>
      </w:pPr>
      <w:ins w:id="4044" w:author="Arthur Parmentier" w:date="2020-05-15T22:08:00Z">
        <w:r w:rsidRPr="007C437A">
          <w:t>One or several grammatical systems</w:t>
        </w:r>
      </w:ins>
      <w:ins w:id="4045" w:author="Arthur Parmentier" w:date="2020-05-15T22:09:00Z">
        <w:r w:rsidRPr="007C437A">
          <w:t xml:space="preserve"> </w:t>
        </w:r>
      </w:ins>
      <w:ins w:id="4046"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047" w:author="Arthur Parmentier" w:date="2020-05-15T22:12:00Z"/>
        </w:rPr>
      </w:pPr>
      <w:ins w:id="4048" w:author="Arthur Parmentier" w:date="2020-05-15T22:11:00Z">
        <w:r w:rsidRPr="007C437A">
          <w:t>Audio/visual feedback in response to the soundpainter’s requests</w:t>
        </w:r>
      </w:ins>
    </w:p>
    <w:p w:rsidR="00D57E4A" w:rsidRPr="007C437A" w:rsidRDefault="003D5D5B">
      <w:pPr>
        <w:rPr>
          <w:rPrChange w:id="4049" w:author="Arthur Parmentier" w:date="2020-06-07T15:27:00Z">
            <w:rPr/>
          </w:rPrChange>
        </w:rPr>
        <w:pPrChange w:id="4050" w:author="Arthur Parmentier" w:date="2020-05-15T22:12:00Z">
          <w:pPr>
            <w:pStyle w:val="Titre2"/>
          </w:pPr>
        </w:pPrChange>
      </w:pPr>
      <w:ins w:id="4051" w:author="Arthur Parmentier" w:date="2020-05-16T10:46:00Z">
        <w:r w:rsidRPr="007C437A">
          <w:rPr>
            <w:rPrChange w:id="4052" w:author="Arthur Parmentier" w:date="2020-06-07T15:27:00Z">
              <w:rPr/>
            </w:rPrChange>
          </w:rPr>
          <w:t xml:space="preserve">The goal of my </w:t>
        </w:r>
      </w:ins>
      <w:ins w:id="4053" w:author="Arthur Parmentier" w:date="2020-06-02T19:03:00Z">
        <w:r w:rsidR="004C2F74" w:rsidRPr="007C437A">
          <w:rPr>
            <w:rPrChange w:id="4054" w:author="Arthur Parmentier" w:date="2020-06-07T15:27:00Z">
              <w:rPr/>
            </w:rPrChange>
          </w:rPr>
          <w:t>project</w:t>
        </w:r>
      </w:ins>
      <w:ins w:id="4055" w:author="Arthur Parmentier" w:date="2020-05-16T10:46:00Z">
        <w:r w:rsidRPr="007C437A">
          <w:rPr>
            <w:rPrChange w:id="4056" w:author="Arthur Parmentier" w:date="2020-06-07T15:27:00Z">
              <w:rPr/>
            </w:rPrChange>
          </w:rPr>
          <w:t xml:space="preserve"> </w:t>
        </w:r>
      </w:ins>
      <w:ins w:id="4057" w:author="Arthur Parmentier" w:date="2020-06-02T19:03:00Z">
        <w:r w:rsidR="004C2F74" w:rsidRPr="007C437A">
          <w:rPr>
            <w:rPrChange w:id="4058" w:author="Arthur Parmentier" w:date="2020-06-07T15:27:00Z">
              <w:rPr/>
            </w:rPrChange>
          </w:rPr>
          <w:t>is</w:t>
        </w:r>
      </w:ins>
      <w:ins w:id="4059" w:author="Arthur Parmentier" w:date="2020-05-16T10:47:00Z">
        <w:r w:rsidRPr="007C437A">
          <w:rPr>
            <w:rPrChange w:id="4060" w:author="Arthur Parmentier" w:date="2020-06-07T15:27:00Z">
              <w:rPr/>
            </w:rPrChange>
          </w:rPr>
          <w:t xml:space="preserve"> to implement these features</w:t>
        </w:r>
      </w:ins>
      <w:ins w:id="4061" w:author="Arthur Parmentier" w:date="2020-05-16T10:50:00Z">
        <w:r w:rsidRPr="007C437A">
          <w:rPr>
            <w:rPrChange w:id="4062"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063" w:author="Arthur Parmentier" w:date="2020-05-22T19:13:00Z"/>
        </w:rPr>
      </w:pPr>
      <w:bookmarkStart w:id="4064" w:name="_Toc42550134"/>
      <w:r w:rsidRPr="007C437A">
        <w:t>The big picture</w:t>
      </w:r>
      <w:bookmarkEnd w:id="4064"/>
      <w:del w:id="4065" w:author="Arthur Parmentier" w:date="2020-05-22T19:13:00Z">
        <w:r w:rsidRPr="007C437A" w:rsidDel="00195BC6">
          <w:delText>: general description of the system</w:delText>
        </w:r>
      </w:del>
    </w:p>
    <w:p w:rsidR="00195BC6" w:rsidRPr="007C437A" w:rsidRDefault="00195BC6">
      <w:pPr>
        <w:pStyle w:val="Titre3"/>
        <w:rPr>
          <w:ins w:id="4066" w:author="Arthur Parmentier" w:date="2020-05-16T10:55:00Z"/>
          <w:rPrChange w:id="4067" w:author="Arthur Parmentier" w:date="2020-06-07T15:27:00Z">
            <w:rPr>
              <w:ins w:id="4068" w:author="Arthur Parmentier" w:date="2020-05-16T10:55:00Z"/>
            </w:rPr>
          </w:rPrChange>
        </w:rPr>
        <w:pPrChange w:id="4069" w:author="Arthur Parmentier" w:date="2020-05-22T19:13:00Z">
          <w:pPr>
            <w:pStyle w:val="Titre2"/>
          </w:pPr>
        </w:pPrChange>
      </w:pPr>
      <w:bookmarkStart w:id="4070" w:name="_Toc42550135"/>
      <w:ins w:id="4071" w:author="Arthur Parmentier" w:date="2020-05-22T19:13:00Z">
        <w:r w:rsidRPr="007C437A">
          <w:rPr>
            <w:rPrChange w:id="4072" w:author="Arthur Parmentier" w:date="2020-06-07T15:27:00Z">
              <w:rPr/>
            </w:rPrChange>
          </w:rPr>
          <w:t>General overview of the system</w:t>
        </w:r>
      </w:ins>
      <w:bookmarkEnd w:id="4070"/>
    </w:p>
    <w:p w:rsidR="00672C10" w:rsidRPr="007C437A" w:rsidRDefault="00FD4109" w:rsidP="00672C10">
      <w:pPr>
        <w:rPr>
          <w:ins w:id="4073" w:author="Arthur Parmentier" w:date="2020-05-18T14:35:00Z"/>
        </w:rPr>
      </w:pPr>
      <w:ins w:id="4074" w:author="Arthur Parmentier" w:date="2020-06-02T19:04:00Z">
        <w:r w:rsidRPr="007C437A">
          <w:t>These goals and</w:t>
        </w:r>
      </w:ins>
      <w:ins w:id="4075" w:author="Arthur Parmentier" w:date="2020-05-16T11:00:00Z">
        <w:r w:rsidR="00672C10" w:rsidRPr="007C437A">
          <w:t xml:space="preserve"> the construc</w:t>
        </w:r>
      </w:ins>
      <w:ins w:id="4076" w:author="Arthur Parmentier" w:date="2020-05-16T11:01:00Z">
        <w:r w:rsidR="00672C10" w:rsidRPr="007C437A">
          <w:t>tivist approach to SP</w:t>
        </w:r>
      </w:ins>
      <w:ins w:id="4077" w:author="Arthur Parmentier" w:date="2020-05-22T19:07:00Z">
        <w:r w:rsidR="00BD79EF" w:rsidRPr="007C437A">
          <w:t xml:space="preserve"> that was </w:t>
        </w:r>
      </w:ins>
      <w:ins w:id="4078" w:author="Arthur Parmentier" w:date="2020-05-22T19:08:00Z">
        <w:r w:rsidR="00BD79EF" w:rsidRPr="007C437A">
          <w:t>presented in the previous parts</w:t>
        </w:r>
      </w:ins>
      <w:ins w:id="4079" w:author="Arthur Parmentier" w:date="2020-05-16T11:01:00Z">
        <w:r w:rsidR="00672C10" w:rsidRPr="007C437A">
          <w:t xml:space="preserve"> </w:t>
        </w:r>
      </w:ins>
      <w:ins w:id="4080" w:author="Arthur Parmentier" w:date="2020-06-02T19:04:00Z">
        <w:r w:rsidRPr="007C437A">
          <w:t>are</w:t>
        </w:r>
      </w:ins>
      <w:ins w:id="4081" w:author="Arthur Parmentier" w:date="2020-05-16T11:01:00Z">
        <w:r w:rsidR="00672C10" w:rsidRPr="007C437A">
          <w:t xml:space="preserve"> direct inspiration</w:t>
        </w:r>
      </w:ins>
      <w:ins w:id="4082" w:author="Arthur Parmentier" w:date="2020-06-02T19:04:00Z">
        <w:r w:rsidRPr="007C437A">
          <w:t>s</w:t>
        </w:r>
      </w:ins>
      <w:ins w:id="4083" w:author="Arthur Parmentier" w:date="2020-05-16T11:01:00Z">
        <w:r w:rsidR="00672C10" w:rsidRPr="007C437A">
          <w:t xml:space="preserve"> for </w:t>
        </w:r>
      </w:ins>
      <w:ins w:id="4084" w:author="Arthur Parmentier" w:date="2020-06-02T19:04:00Z">
        <w:r w:rsidRPr="007C437A">
          <w:t>building the recognition</w:t>
        </w:r>
      </w:ins>
      <w:ins w:id="4085" w:author="Arthur Parmentier" w:date="2020-05-16T11:01:00Z">
        <w:r w:rsidR="00672C10" w:rsidRPr="007C437A">
          <w:t xml:space="preserve"> </w:t>
        </w:r>
      </w:ins>
      <w:ins w:id="4086" w:author="Arthur Parmentier" w:date="2020-06-02T19:04:00Z">
        <w:r w:rsidRPr="007C437A">
          <w:t>with</w:t>
        </w:r>
      </w:ins>
      <w:ins w:id="4087" w:author="Arthur Parmentier" w:date="2020-05-16T11:01:00Z">
        <w:r w:rsidR="00672C10" w:rsidRPr="007C437A">
          <w:t xml:space="preserve"> several independent layers</w:t>
        </w:r>
      </w:ins>
      <w:ins w:id="4088" w:author="Arthur Parmentier" w:date="2020-05-18T14:33:00Z">
        <w:r w:rsidR="007A0B34" w:rsidRPr="007C437A">
          <w:t xml:space="preserve">, that are represented in </w:t>
        </w:r>
      </w:ins>
      <w:ins w:id="4089" w:author="Arthur Parmentier" w:date="2020-05-18T14:34:00Z">
        <w:r w:rsidR="007A0B34" w:rsidRPr="007C437A">
          <w:rPr>
            <w:rPrChange w:id="4090" w:author="Arthur Parmentier" w:date="2020-06-07T15:27:00Z">
              <w:rPr/>
            </w:rPrChange>
          </w:rPr>
          <w:fldChar w:fldCharType="begin"/>
        </w:r>
        <w:r w:rsidR="007A0B34" w:rsidRPr="007C437A">
          <w:instrText xml:space="preserve"> REF _Ref40704902 \h </w:instrText>
        </w:r>
      </w:ins>
      <w:r w:rsidR="007A0B34" w:rsidRPr="007C437A">
        <w:rPr>
          <w:rPrChange w:id="4091" w:author="Arthur Parmentier" w:date="2020-06-07T15:27:00Z">
            <w:rPr/>
          </w:rPrChange>
        </w:rPr>
      </w:r>
      <w:r w:rsidR="007A0B34" w:rsidRPr="007C437A">
        <w:rPr>
          <w:rPrChange w:id="4092" w:author="Arthur Parmentier" w:date="2020-06-07T15:27:00Z">
            <w:rPr/>
          </w:rPrChange>
        </w:rPr>
        <w:fldChar w:fldCharType="separate"/>
      </w:r>
      <w:ins w:id="4093" w:author="Arthur Parmentier" w:date="2020-05-18T14:34:00Z">
        <w:r w:rsidR="007A0B34" w:rsidRPr="007C437A">
          <w:t xml:space="preserve">Figure </w:t>
        </w:r>
        <w:r w:rsidR="007A0B34" w:rsidRPr="007C437A">
          <w:rPr>
            <w:rPrChange w:id="4094" w:author="Arthur Parmentier" w:date="2020-06-07T15:27:00Z">
              <w:rPr>
                <w:noProof/>
              </w:rPr>
            </w:rPrChange>
          </w:rPr>
          <w:t>1</w:t>
        </w:r>
        <w:r w:rsidR="007A0B34" w:rsidRPr="007C437A">
          <w:rPr>
            <w:rPrChange w:id="4095" w:author="Arthur Parmentier" w:date="2020-06-07T15:27:00Z">
              <w:rPr/>
            </w:rPrChange>
          </w:rPr>
          <w:fldChar w:fldCharType="end"/>
        </w:r>
      </w:ins>
      <w:ins w:id="4096" w:author="Arthur Parmentier" w:date="2020-05-18T14:35:00Z">
        <w:r w:rsidR="007A0B34" w:rsidRPr="007C437A">
          <w:t>.</w:t>
        </w:r>
      </w:ins>
    </w:p>
    <w:p w:rsidR="00040E14" w:rsidRPr="007C437A" w:rsidRDefault="00E43538" w:rsidP="00672C10">
      <w:pPr>
        <w:rPr>
          <w:ins w:id="4097" w:author="Arthur Parmentier" w:date="2020-06-02T19:15:00Z"/>
        </w:rPr>
      </w:pPr>
      <w:ins w:id="4098" w:author="Arthur Parmentier" w:date="2020-05-18T14:36:00Z">
        <w:r w:rsidRPr="007C437A">
          <w:lastRenderedPageBreak/>
          <w:t xml:space="preserve">Each layer </w:t>
        </w:r>
      </w:ins>
      <w:ins w:id="4099" w:author="Arthur Parmentier" w:date="2020-06-02T19:05:00Z">
        <w:r w:rsidR="00040E14" w:rsidRPr="007C437A">
          <w:t xml:space="preserve">has a </w:t>
        </w:r>
      </w:ins>
      <w:ins w:id="4100" w:author="Arthur Parmentier" w:date="2020-06-02T19:06:00Z">
        <w:r w:rsidR="00040E14" w:rsidRPr="007C437A">
          <w:t>particular function</w:t>
        </w:r>
      </w:ins>
      <w:ins w:id="4101" w:author="Arthur Parmentier" w:date="2020-06-02T19:05:00Z">
        <w:r w:rsidR="00040E14" w:rsidRPr="007C437A">
          <w:t xml:space="preserve"> that </w:t>
        </w:r>
      </w:ins>
      <w:ins w:id="4102" w:author="Arthur Parmentier" w:date="2020-06-02T19:06:00Z">
        <w:r w:rsidR="00040E14" w:rsidRPr="007C437A">
          <w:t>the user should easily be able to interpret.</w:t>
        </w:r>
      </w:ins>
      <w:ins w:id="4103" w:author="Arthur Parmentier" w:date="2020-06-02T19:07:00Z">
        <w:r w:rsidR="00040E14" w:rsidRPr="007C437A">
          <w:t xml:space="preserve"> Inside each layer are different processes and objects that the user interacts </w:t>
        </w:r>
      </w:ins>
      <w:ins w:id="4104" w:author="Arthur Parmentier" w:date="2020-06-02T19:09:00Z">
        <w:r w:rsidR="00040E14" w:rsidRPr="007C437A">
          <w:t>superficially with from</w:t>
        </w:r>
      </w:ins>
      <w:ins w:id="4105" w:author="Arthur Parmentier" w:date="2020-06-02T19:08:00Z">
        <w:r w:rsidR="00040E14" w:rsidRPr="007C437A">
          <w:t xml:space="preserve"> the interface of the pro</w:t>
        </w:r>
      </w:ins>
      <w:ins w:id="4106" w:author="Arthur Parmentier" w:date="2020-06-02T19:09:00Z">
        <w:r w:rsidR="00040E14" w:rsidRPr="007C437A">
          <w:t>gram.</w:t>
        </w:r>
      </w:ins>
      <w:ins w:id="4107" w:author="Arthur Parmentier" w:date="2020-06-02T19:10:00Z">
        <w:r w:rsidR="00040E14" w:rsidRPr="007C437A">
          <w:t xml:space="preserve"> For transparency, I have put in </w:t>
        </w:r>
      </w:ins>
      <w:ins w:id="4108" w:author="Arthur Parmentier" w:date="2020-06-03T17:22:00Z">
        <w:r w:rsidR="003A23BB" w:rsidRPr="007C437A">
          <w:t>white</w:t>
        </w:r>
      </w:ins>
      <w:ins w:id="4109" w:author="Arthur Parmentier" w:date="2020-06-02T19:10:00Z">
        <w:r w:rsidR="00040E14" w:rsidRPr="007C437A">
          <w:t xml:space="preserve"> the parts that I built myself and in </w:t>
        </w:r>
      </w:ins>
      <w:ins w:id="4110" w:author="Arthur Parmentier" w:date="2020-06-03T17:22:00Z">
        <w:r w:rsidR="003A23BB" w:rsidRPr="007C437A">
          <w:t>blue</w:t>
        </w:r>
      </w:ins>
      <w:ins w:id="4111" w:author="Arthur Parmentier" w:date="2020-06-02T19:10:00Z">
        <w:r w:rsidR="00040E14" w:rsidRPr="007C437A">
          <w:t xml:space="preserve"> the parts that are either taken </w:t>
        </w:r>
      </w:ins>
      <w:ins w:id="4112" w:author="Arthur Parmentier" w:date="2020-06-02T19:11:00Z">
        <w:r w:rsidR="00040E14" w:rsidRPr="007C437A">
          <w:t>from other works</w:t>
        </w:r>
      </w:ins>
      <w:ins w:id="4113" w:author="Arthur Parmentier" w:date="2020-06-02T19:33:00Z">
        <w:r w:rsidR="00351FEC" w:rsidRPr="007C437A">
          <w:rPr>
            <w:rStyle w:val="Appelnotedebasdep"/>
          </w:rPr>
          <w:footnoteReference w:id="43"/>
        </w:r>
      </w:ins>
      <w:ins w:id="4116" w:author="Arthur Parmentier" w:date="2020-06-02T19:11:00Z">
        <w:r w:rsidR="00040E14" w:rsidRPr="007C437A">
          <w:t xml:space="preserve"> </w:t>
        </w:r>
      </w:ins>
      <w:ins w:id="4117" w:author="Arthur Parmentier" w:date="2020-06-03T17:22:00Z">
        <w:r w:rsidR="003A23BB" w:rsidRPr="007C437A">
          <w:t>or</w:t>
        </w:r>
      </w:ins>
      <w:ins w:id="4118" w:author="Arthur Parmentier" w:date="2020-06-02T19:11:00Z">
        <w:r w:rsidR="00040E14" w:rsidRPr="007C437A">
          <w:t xml:space="preserve"> only slightly modified for my project.</w:t>
        </w:r>
      </w:ins>
    </w:p>
    <w:p w:rsidR="007D7578" w:rsidRPr="007C437A" w:rsidRDefault="007D7578" w:rsidP="00672C10">
      <w:pPr>
        <w:rPr>
          <w:ins w:id="4119" w:author="Arthur Parmentier" w:date="2020-06-02T19:26:00Z"/>
        </w:rPr>
      </w:pPr>
      <w:ins w:id="4120" w:author="Arthur Parmentier" w:date="2020-06-02T19:26:00Z">
        <w:r w:rsidRPr="007C437A">
          <w:t>At the interface l</w:t>
        </w:r>
      </w:ins>
      <w:ins w:id="4121" w:author="Arthur Parmentier" w:date="2020-06-02T19:32:00Z">
        <w:r w:rsidR="00B61700" w:rsidRPr="007C437A">
          <w:t>evel</w:t>
        </w:r>
      </w:ins>
      <w:ins w:id="4122" w:author="Arthur Parmentier" w:date="2020-06-02T19:26:00Z">
        <w:r w:rsidRPr="007C437A">
          <w:t>, all</w:t>
        </w:r>
      </w:ins>
      <w:ins w:id="4123" w:author="Arthur Parmentier" w:date="2020-06-02T19:16:00Z">
        <w:r w:rsidR="00FF3359" w:rsidRPr="007C437A">
          <w:t xml:space="preserve"> layers are implemented inside </w:t>
        </w:r>
      </w:ins>
      <w:ins w:id="4124" w:author="Arthur Parmentier" w:date="2020-06-02T19:17:00Z">
        <w:r w:rsidR="00FF3359" w:rsidRPr="007C437A">
          <w:t>Max/MSP, a graphical programming environment designed by IRCAM and optimized for real-time applications.</w:t>
        </w:r>
      </w:ins>
      <w:ins w:id="4125" w:author="Arthur Parmentier" w:date="2020-06-02T19:18:00Z">
        <w:r w:rsidR="00FF3359" w:rsidRPr="007C437A">
          <w:t xml:space="preserve"> </w:t>
        </w:r>
      </w:ins>
      <w:ins w:id="4126" w:author="Arthur Parmentier" w:date="2020-06-02T22:57:00Z">
        <w:r w:rsidR="004B04FD" w:rsidRPr="007C437A">
          <w:t>T</w:t>
        </w:r>
      </w:ins>
      <w:ins w:id="4127" w:author="Arthur Parmentier" w:date="2020-06-02T22:55:00Z">
        <w:r w:rsidR="004B04FD" w:rsidRPr="007C437A">
          <w:t>he user interface has a ver</w:t>
        </w:r>
      </w:ins>
      <w:ins w:id="4128" w:author="Arthur Parmentier" w:date="2020-06-02T22:56:00Z">
        <w:r w:rsidR="004B04FD" w:rsidRPr="007C437A">
          <w:t xml:space="preserve">y basic look and design. The user can see the whole patcher in the main window and </w:t>
        </w:r>
      </w:ins>
      <w:ins w:id="4129" w:author="Arthur Parmentier" w:date="2020-06-02T22:57:00Z">
        <w:r w:rsidR="005C333E" w:rsidRPr="007C437A">
          <w:t xml:space="preserve">is </w:t>
        </w:r>
      </w:ins>
      <w:ins w:id="4130" w:author="Arthur Parmentier" w:date="2020-06-02T22:56:00Z">
        <w:r w:rsidR="004B04FD" w:rsidRPr="007C437A">
          <w:t xml:space="preserve">also </w:t>
        </w:r>
      </w:ins>
      <w:ins w:id="4131" w:author="Arthur Parmentier" w:date="2020-06-02T22:57:00Z">
        <w:r w:rsidR="005C333E" w:rsidRPr="007C437A">
          <w:t xml:space="preserve">able to </w:t>
        </w:r>
      </w:ins>
      <w:ins w:id="4132" w:author="Arthur Parmentier" w:date="2020-06-02T22:56:00Z">
        <w:r w:rsidR="004B04FD" w:rsidRPr="007C437A">
          <w:t>access</w:t>
        </w:r>
      </w:ins>
      <w:ins w:id="4133" w:author="Arthur Parmentier" w:date="2020-06-02T22:57:00Z">
        <w:r w:rsidR="004B04FD" w:rsidRPr="007C437A">
          <w:t xml:space="preserve"> specific </w:t>
        </w:r>
      </w:ins>
      <w:ins w:id="4134" w:author="Arthur Parmentier" w:date="2020-06-02T22:58:00Z">
        <w:r w:rsidR="005C333E" w:rsidRPr="007C437A">
          <w:t>functionalities</w:t>
        </w:r>
      </w:ins>
      <w:ins w:id="4135" w:author="Arthur Parmentier" w:date="2020-06-02T22:57:00Z">
        <w:r w:rsidR="004B04FD" w:rsidRPr="007C437A">
          <w:t xml:space="preserve"> of each layer by using tabs.</w:t>
        </w:r>
      </w:ins>
    </w:p>
    <w:p w:rsidR="00FF3359" w:rsidRPr="007C437A" w:rsidRDefault="007D7578" w:rsidP="00672C10">
      <w:pPr>
        <w:rPr>
          <w:ins w:id="4136" w:author="Arthur Parmentier" w:date="2020-06-02T19:09:00Z"/>
        </w:rPr>
      </w:pPr>
      <w:ins w:id="4137" w:author="Arthur Parmentier" w:date="2020-06-02T19:26:00Z">
        <w:r w:rsidRPr="007C437A">
          <w:t xml:space="preserve">At the processing level, </w:t>
        </w:r>
      </w:ins>
      <w:ins w:id="4138" w:author="Arthur Parmentier" w:date="2020-06-02T19:20:00Z">
        <w:r w:rsidR="00FF3359" w:rsidRPr="007C437A">
          <w:t>Max/MSP itself h</w:t>
        </w:r>
      </w:ins>
      <w:ins w:id="4139" w:author="Arthur Parmentier" w:date="2020-06-02T19:21:00Z">
        <w:r w:rsidR="00FF3359" w:rsidRPr="007C437A">
          <w:t>as three different threads that it uses for processing the data passing through its compiled objects.</w:t>
        </w:r>
      </w:ins>
      <w:ins w:id="4140" w:author="Arthur Parmentier" w:date="2020-06-02T19:23:00Z">
        <w:r w:rsidR="00FF3359" w:rsidRPr="007C437A">
          <w:t xml:space="preserve"> For these threads, Max </w:t>
        </w:r>
      </w:ins>
      <w:ins w:id="4141" w:author="Arthur Parmentier" w:date="2020-06-02T19:24:00Z">
        <w:r w:rsidR="00FF3359" w:rsidRPr="007C437A">
          <w:t>guarantees</w:t>
        </w:r>
      </w:ins>
      <w:ins w:id="4142" w:author="Arthur Parmentier" w:date="2020-06-02T19:23:00Z">
        <w:r w:rsidR="00FF3359" w:rsidRPr="007C437A">
          <w:t xml:space="preserve"> the synchroni</w:t>
        </w:r>
      </w:ins>
      <w:ins w:id="4143" w:author="Arthur Parmentier" w:date="2020-06-02T19:24:00Z">
        <w:r w:rsidR="00FF3359" w:rsidRPr="007C437A">
          <w:t>city</w:t>
        </w:r>
        <w:r w:rsidRPr="007C437A">
          <w:t xml:space="preserve">/ordering of events. </w:t>
        </w:r>
      </w:ins>
      <w:ins w:id="4144" w:author="Arthur Parmentier" w:date="2020-06-02T19:22:00Z">
        <w:r w:rsidR="00FF3359" w:rsidRPr="007C437A">
          <w:t xml:space="preserve">However, Max also interprets node.js code </w:t>
        </w:r>
      </w:ins>
      <w:ins w:id="4145" w:author="Arthur Parmentier" w:date="2020-06-02T19:24:00Z">
        <w:r w:rsidRPr="007C437A">
          <w:t>that</w:t>
        </w:r>
      </w:ins>
      <w:ins w:id="4146" w:author="Arthur Parmentier" w:date="2020-06-02T19:23:00Z">
        <w:r w:rsidR="00FF3359" w:rsidRPr="007C437A">
          <w:t xml:space="preserve"> is </w:t>
        </w:r>
      </w:ins>
      <w:ins w:id="4147" w:author="Arthur Parmentier" w:date="2020-06-02T19:24:00Z">
        <w:r w:rsidRPr="007C437A">
          <w:t>processed in external thread</w:t>
        </w:r>
      </w:ins>
      <w:ins w:id="4148" w:author="Arthur Parmentier" w:date="2020-06-02T19:25:00Z">
        <w:r w:rsidRPr="007C437A">
          <w:t>s asynchronously to Max internal threads.</w:t>
        </w:r>
      </w:ins>
      <w:ins w:id="4149" w:author="Arthur Parmentier" w:date="2020-06-02T19:26:00Z">
        <w:r w:rsidRPr="007C437A">
          <w:t xml:space="preserve"> We wil</w:t>
        </w:r>
      </w:ins>
      <w:ins w:id="4150" w:author="Arthur Parmentier" w:date="2020-06-02T19:27:00Z">
        <w:r w:rsidRPr="007C437A">
          <w:t>l discuss the consequences and implementation choices of this remark in future sections of the report.</w:t>
        </w:r>
      </w:ins>
    </w:p>
    <w:p w:rsidR="00436197" w:rsidRPr="007C437A" w:rsidRDefault="00324E8C" w:rsidP="00672C10">
      <w:pPr>
        <w:rPr>
          <w:ins w:id="4151" w:author="Arthur Parmentier" w:date="2020-05-16T11:02:00Z"/>
        </w:rPr>
      </w:pPr>
      <w:ins w:id="4152" w:author="Arthur Parmentier" w:date="2020-05-18T14:40:00Z">
        <w:r w:rsidRPr="007C437A">
          <w:rPr>
            <w:noProof/>
            <w:rPrChange w:id="4153"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154" w:author="Arthur Parmentier" w:date="2020-05-18T14:33:00Z">
        <w:r w:rsidR="007A0B34" w:rsidRPr="007C437A">
          <w:rPr>
            <w:noProof/>
            <w:rPrChange w:id="4155"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A5F3C" w:rsidRPr="002C3653" w:rsidRDefault="00FA5F3C">
                              <w:pPr>
                                <w:pStyle w:val="Lgende"/>
                                <w:rPr>
                                  <w:noProof/>
                                </w:rPr>
                                <w:pPrChange w:id="4156" w:author="Arthur Parmentier" w:date="2020-05-18T14:33:00Z">
                                  <w:pPr/>
                                </w:pPrChange>
                              </w:pPr>
                              <w:bookmarkStart w:id="4157" w:name="_Ref40704902"/>
                              <w:bookmarkStart w:id="4158" w:name="_Ref40704896"/>
                              <w:ins w:id="4159" w:author="Arthur Parmentier" w:date="2020-05-18T14:33:00Z">
                                <w:r>
                                  <w:t xml:space="preserve">Figure </w:t>
                                </w:r>
                                <w:r>
                                  <w:fldChar w:fldCharType="begin"/>
                                </w:r>
                                <w:r>
                                  <w:instrText xml:space="preserve"> SEQ Figure \* ARABIC </w:instrText>
                                </w:r>
                              </w:ins>
                              <w:r>
                                <w:fldChar w:fldCharType="separate"/>
                              </w:r>
                              <w:ins w:id="4160" w:author="Arthur Parmentier" w:date="2020-06-05T21:05:00Z">
                                <w:r>
                                  <w:rPr>
                                    <w:noProof/>
                                  </w:rPr>
                                  <w:t>2</w:t>
                                </w:r>
                              </w:ins>
                              <w:ins w:id="4161" w:author="Arthur Parmentier" w:date="2020-05-18T14:33:00Z">
                                <w:r>
                                  <w:fldChar w:fldCharType="end"/>
                                </w:r>
                                <w:bookmarkEnd w:id="4157"/>
                                <w:r>
                                  <w:t xml:space="preserve"> Summary of the recognition program structure</w:t>
                                </w:r>
                              </w:ins>
                              <w:bookmarkEnd w:id="4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A5F3C" w:rsidRPr="002C3653" w:rsidRDefault="00FA5F3C">
                        <w:pPr>
                          <w:pStyle w:val="Lgende"/>
                          <w:rPr>
                            <w:noProof/>
                          </w:rPr>
                          <w:pPrChange w:id="4162" w:author="Arthur Parmentier" w:date="2020-05-18T14:33:00Z">
                            <w:pPr/>
                          </w:pPrChange>
                        </w:pPr>
                        <w:bookmarkStart w:id="4163" w:name="_Ref40704902"/>
                        <w:bookmarkStart w:id="4164" w:name="_Ref40704896"/>
                        <w:ins w:id="4165" w:author="Arthur Parmentier" w:date="2020-05-18T14:33:00Z">
                          <w:r>
                            <w:t xml:space="preserve">Figure </w:t>
                          </w:r>
                          <w:r>
                            <w:fldChar w:fldCharType="begin"/>
                          </w:r>
                          <w:r>
                            <w:instrText xml:space="preserve"> SEQ Figure \* ARABIC </w:instrText>
                          </w:r>
                        </w:ins>
                        <w:r>
                          <w:fldChar w:fldCharType="separate"/>
                        </w:r>
                        <w:ins w:id="4166" w:author="Arthur Parmentier" w:date="2020-06-05T21:05:00Z">
                          <w:r>
                            <w:rPr>
                              <w:noProof/>
                            </w:rPr>
                            <w:t>2</w:t>
                          </w:r>
                        </w:ins>
                        <w:ins w:id="4167" w:author="Arthur Parmentier" w:date="2020-05-18T14:33:00Z">
                          <w:r>
                            <w:fldChar w:fldCharType="end"/>
                          </w:r>
                          <w:bookmarkEnd w:id="4163"/>
                          <w:r>
                            <w:t xml:space="preserve"> Summary of the recognition program structure</w:t>
                          </w:r>
                        </w:ins>
                        <w:bookmarkEnd w:id="4164"/>
                      </w:p>
                    </w:txbxContent>
                  </v:textbox>
                  <w10:wrap type="topAndBottom"/>
                </v:shape>
              </w:pict>
            </mc:Fallback>
          </mc:AlternateContent>
        </w:r>
      </w:ins>
    </w:p>
    <w:p w:rsidR="00705B17" w:rsidRPr="007C437A" w:rsidRDefault="00705B17">
      <w:pPr>
        <w:pStyle w:val="Titre3"/>
        <w:rPr>
          <w:ins w:id="4168" w:author="Arthur Parmentier" w:date="2020-05-22T17:09:00Z"/>
          <w:rPrChange w:id="4169" w:author="Arthur Parmentier" w:date="2020-06-07T15:27:00Z">
            <w:rPr>
              <w:ins w:id="4170" w:author="Arthur Parmentier" w:date="2020-05-22T17:09:00Z"/>
            </w:rPr>
          </w:rPrChange>
        </w:rPr>
        <w:pPrChange w:id="4171" w:author="Arthur Parmentier" w:date="2020-05-22T19:10:00Z">
          <w:pPr>
            <w:pStyle w:val="Titre2"/>
          </w:pPr>
        </w:pPrChange>
      </w:pPr>
      <w:bookmarkStart w:id="4172" w:name="_Toc42550136"/>
      <w:ins w:id="4173" w:author="Arthur Parmentier" w:date="2020-05-22T17:08:00Z">
        <w:r w:rsidRPr="007C437A">
          <w:rPr>
            <w:rPrChange w:id="4174" w:author="Arthur Parmentier" w:date="2020-06-07T15:27:00Z">
              <w:rPr/>
            </w:rPrChange>
          </w:rPr>
          <w:lastRenderedPageBreak/>
          <w:t>The choice of Max/MSP</w:t>
        </w:r>
      </w:ins>
      <w:bookmarkEnd w:id="4172"/>
    </w:p>
    <w:p w:rsidR="0085122F" w:rsidRPr="007C437A" w:rsidRDefault="0085122F" w:rsidP="0085122F">
      <w:pPr>
        <w:rPr>
          <w:ins w:id="4175" w:author="Arthur Parmentier" w:date="2020-05-22T17:14:00Z"/>
        </w:rPr>
      </w:pPr>
      <w:ins w:id="4176" w:author="Arthur Parmentier" w:date="2020-05-22T17:09:00Z">
        <w:r w:rsidRPr="007C437A">
          <w:t xml:space="preserve">Before starting a finer description of the mechanisms of the program, I would like to </w:t>
        </w:r>
      </w:ins>
      <w:ins w:id="4177" w:author="Arthur Parmentier" w:date="2020-05-22T17:13:00Z">
        <w:r w:rsidRPr="007C437A">
          <w:t>motivate the choice of Max/MSP as the main programming environment</w:t>
        </w:r>
      </w:ins>
      <w:ins w:id="4178" w:author="Arthur Parmentier" w:date="2020-05-22T19:11:00Z">
        <w:r w:rsidR="00417CFA" w:rsidRPr="007C437A">
          <w:t xml:space="preserve"> hosting the different layers and functionalities.</w:t>
        </w:r>
      </w:ins>
    </w:p>
    <w:p w:rsidR="0034163D" w:rsidRPr="007C437A" w:rsidRDefault="0085122F" w:rsidP="0085122F">
      <w:pPr>
        <w:rPr>
          <w:ins w:id="4179" w:author="Arthur Parmentier" w:date="2020-05-22T17:21:00Z"/>
        </w:rPr>
      </w:pPr>
      <w:ins w:id="4180" w:author="Arthur Parmentier" w:date="2020-05-22T17:14:00Z">
        <w:r w:rsidRPr="007C437A">
          <w:t>There are several options for building such a t</w:t>
        </w:r>
      </w:ins>
      <w:ins w:id="4181" w:author="Arthur Parmentier" w:date="2020-05-22T17:15:00Z">
        <w:r w:rsidRPr="007C437A">
          <w:t>ool</w:t>
        </w:r>
      </w:ins>
      <w:ins w:id="4182" w:author="Arthur Parmentier" w:date="2020-05-22T17:20:00Z">
        <w:r w:rsidR="0034163D" w:rsidRPr="007C437A">
          <w:t xml:space="preserve">, each with their own pros and cons. </w:t>
        </w:r>
      </w:ins>
      <w:ins w:id="4183" w:author="Arthur Parmentier" w:date="2020-05-22T17:21:00Z">
        <w:r w:rsidR="0034163D" w:rsidRPr="007C437A">
          <w:t>In my case, I have considered Unity3D and PureData as the main alternatives to Max/MSP.</w:t>
        </w:r>
      </w:ins>
    </w:p>
    <w:p w:rsidR="0034163D" w:rsidRPr="007C437A" w:rsidRDefault="0034163D" w:rsidP="0085122F">
      <w:pPr>
        <w:rPr>
          <w:ins w:id="4184" w:author="Arthur Parmentier" w:date="2020-05-22T17:23:00Z"/>
        </w:rPr>
      </w:pPr>
      <w:ins w:id="4185" w:author="Arthur Parmentier" w:date="2020-05-22T17:21:00Z">
        <w:r w:rsidRPr="007C437A">
          <w:t>The advantage of Unity3D over Max/MSP</w:t>
        </w:r>
      </w:ins>
      <w:ins w:id="4186" w:author="Arthur Parmentier" w:date="2020-05-22T17:22:00Z">
        <w:r w:rsidRPr="007C437A">
          <w:t>(/Jitter) is that it is endorsed by a much larger community, it is free and has a better potential in terms</w:t>
        </w:r>
      </w:ins>
      <w:ins w:id="4187" w:author="Arthur Parmentier" w:date="2020-05-22T17:23:00Z">
        <w:r w:rsidRPr="007C437A">
          <w:t xml:space="preserve"> of graphics.</w:t>
        </w:r>
      </w:ins>
    </w:p>
    <w:p w:rsidR="0034163D" w:rsidRPr="007C437A" w:rsidRDefault="0034163D" w:rsidP="0085122F">
      <w:pPr>
        <w:rPr>
          <w:ins w:id="4188" w:author="Arthur Parmentier" w:date="2020-05-22T17:23:00Z"/>
        </w:rPr>
      </w:pPr>
      <w:ins w:id="4189" w:author="Arthur Parmentier" w:date="2020-05-22T17:23:00Z">
        <w:r w:rsidRPr="007C437A">
          <w:t>The advantage of PureData over Max/MSP is essentially that is it free and open source.</w:t>
        </w:r>
      </w:ins>
    </w:p>
    <w:p w:rsidR="0034163D" w:rsidRPr="007C437A" w:rsidRDefault="0034163D" w:rsidP="0085122F">
      <w:pPr>
        <w:rPr>
          <w:ins w:id="4190" w:author="Arthur Parmentier" w:date="2020-05-22T17:24:00Z"/>
        </w:rPr>
      </w:pPr>
      <w:ins w:id="4191" w:author="Arthur Parmentier" w:date="2020-05-22T17:23:00Z">
        <w:r w:rsidRPr="007C437A">
          <w:t xml:space="preserve">However, I think that Max/MSP is a better </w:t>
        </w:r>
      </w:ins>
      <w:ins w:id="4192"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193" w:author="Arthur Parmentier" w:date="2020-05-22T17:29:00Z"/>
        </w:rPr>
      </w:pPr>
      <w:ins w:id="4194" w:author="Arthur Parmentier" w:date="2020-05-22T17:24:00Z">
        <w:r w:rsidRPr="007C437A">
          <w:t>Max/MSP is a high-level object-based programming language</w:t>
        </w:r>
      </w:ins>
      <w:ins w:id="4195" w:author="Arthur Parmentier" w:date="2020-05-22T17:25:00Z">
        <w:r w:rsidRPr="007C437A">
          <w:t xml:space="preserve"> with already</w:t>
        </w:r>
      </w:ins>
      <w:ins w:id="4196" w:author="Arthur Parmentier" w:date="2020-05-22T17:26:00Z">
        <w:r w:rsidRPr="007C437A">
          <w:t xml:space="preserve"> optimized pieces for music and real-time applications that are easy to use</w:t>
        </w:r>
      </w:ins>
      <w:ins w:id="4197" w:author="Arthur Parmentier" w:date="2020-05-22T17:30:00Z">
        <w:r w:rsidR="001E09DA" w:rsidRPr="007C437A">
          <w:t xml:space="preserve"> and assemble</w:t>
        </w:r>
      </w:ins>
      <w:ins w:id="4198" w:author="Arthur Parmentier" w:date="2020-05-22T17:26:00Z">
        <w:r w:rsidRPr="007C437A">
          <w:t xml:space="preserve">. It allows for </w:t>
        </w:r>
      </w:ins>
      <w:ins w:id="4199" w:author="Arthur Parmentier" w:date="2020-05-22T17:27:00Z">
        <w:r w:rsidRPr="007C437A">
          <w:t>scripting in JS and Node.js, which makes it a powerful host for a</w:t>
        </w:r>
      </w:ins>
      <w:ins w:id="4200" w:author="Arthur Parmentier" w:date="2020-05-22T17:28:00Z">
        <w:r w:rsidRPr="007C437A">
          <w:t xml:space="preserve"> huge number of scripts and tools developed by the web community</w:t>
        </w:r>
      </w:ins>
      <w:ins w:id="4201" w:author="Arthur Parmentier" w:date="2020-05-22T17:29:00Z">
        <w:r w:rsidR="001E09DA" w:rsidRPr="007C437A">
          <w:t xml:space="preserve"> and its graphical interface al</w:t>
        </w:r>
      </w:ins>
      <w:ins w:id="4202"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203" w:author="Arthur Parmentier" w:date="2020-05-22T17:33:00Z"/>
        </w:rPr>
      </w:pPr>
      <w:ins w:id="4204" w:author="Arthur Parmentier" w:date="2020-05-22T17:31:00Z">
        <w:r w:rsidRPr="007C437A">
          <w:t>Max/MSP comes from IRCAM and is used by a community of artists and musicians</w:t>
        </w:r>
      </w:ins>
      <w:ins w:id="4205" w:author="Arthur Parmentier" w:date="2020-05-22T17:32:00Z">
        <w:r w:rsidRPr="007C437A">
          <w:t xml:space="preserve"> with </w:t>
        </w:r>
      </w:ins>
      <w:ins w:id="4206"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207" w:author="Arthur Parmentier" w:date="2020-05-22T17:36:00Z"/>
        </w:rPr>
      </w:pPr>
      <w:ins w:id="4208" w:author="Arthur Parmentier" w:date="2020-05-22T17:34:00Z">
        <w:r w:rsidRPr="007C437A">
          <w:t>Max/MSP has a nicer visual interface than PD, is maintained by a commercial company</w:t>
        </w:r>
      </w:ins>
      <w:ins w:id="4209" w:author="Arthur Parmentier" w:date="2020-05-22T17:35:00Z">
        <w:r w:rsidRPr="007C437A">
          <w:t xml:space="preserve"> whereas PD has not been updated for years</w:t>
        </w:r>
      </w:ins>
      <w:ins w:id="4210" w:author="Arthur Parmentier" w:date="2020-05-22T17:36:00Z">
        <w:r w:rsidRPr="007C437A">
          <w:t>.</w:t>
        </w:r>
      </w:ins>
    </w:p>
    <w:p w:rsidR="001E09DA" w:rsidRPr="007C437A" w:rsidRDefault="00EE1399" w:rsidP="0034163D">
      <w:pPr>
        <w:pStyle w:val="Paragraphedeliste"/>
        <w:numPr>
          <w:ilvl w:val="0"/>
          <w:numId w:val="40"/>
        </w:numPr>
        <w:rPr>
          <w:ins w:id="4211" w:author="Arthur Parmentier" w:date="2020-05-22T17:37:00Z"/>
        </w:rPr>
      </w:pPr>
      <w:ins w:id="4212"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213" w:author="Arthur Parmentier" w:date="2020-05-22T17:42:00Z"/>
        </w:rPr>
      </w:pPr>
      <w:ins w:id="4214" w:author="Arthur Parmentier" w:date="2020-05-22T17:40:00Z">
        <w:r w:rsidRPr="007C437A">
          <w:t xml:space="preserve">The graphical programming interface of Max/MSP can be transformed into a user </w:t>
        </w:r>
      </w:ins>
      <w:ins w:id="4215" w:author="Arthur Parmentier" w:date="2020-05-22T17:41:00Z">
        <w:r w:rsidRPr="007C437A">
          <w:t xml:space="preserve">interface easily (for simple demos such as </w:t>
        </w:r>
      </w:ins>
      <w:ins w:id="4216" w:author="Arthur Parmentier" w:date="2020-05-22T17:42:00Z">
        <w:r w:rsidRPr="007C437A">
          <w:t>mine) …</w:t>
        </w:r>
      </w:ins>
      <w:ins w:id="4217"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218" w:author="Arthur Parmentier" w:date="2020-05-22T17:43:00Z"/>
        </w:rPr>
      </w:pPr>
      <w:ins w:id="4219" w:author="Arthur Parmentier" w:date="2020-05-22T17:42:00Z">
        <w:r w:rsidRPr="007C437A">
          <w:t>Given my programming skills and the time constraints of the project, Max/MSP was a much faster approa</w:t>
        </w:r>
      </w:ins>
      <w:ins w:id="4220" w:author="Arthur Parmentier" w:date="2020-05-22T17:43:00Z">
        <w:r w:rsidRPr="007C437A">
          <w:t>ch than Unity3D.</w:t>
        </w:r>
      </w:ins>
    </w:p>
    <w:p w:rsidR="00FF3359" w:rsidRPr="007C437A" w:rsidRDefault="00EE1399">
      <w:pPr>
        <w:rPr>
          <w:ins w:id="4221" w:author="Arthur Parmentier" w:date="2020-05-22T17:43:00Z"/>
        </w:rPr>
        <w:pPrChange w:id="4222" w:author="Arthur Parmentier" w:date="2020-05-22T17:43:00Z">
          <w:pPr>
            <w:pStyle w:val="Paragraphedeliste"/>
            <w:numPr>
              <w:numId w:val="40"/>
            </w:numPr>
            <w:ind w:hanging="360"/>
          </w:pPr>
        </w:pPrChange>
      </w:pPr>
      <w:ins w:id="4223" w:author="Arthur Parmentier" w:date="2020-05-22T17:43:00Z">
        <w:r w:rsidRPr="007C437A">
          <w:t xml:space="preserve">Although being a commercial software, </w:t>
        </w:r>
      </w:ins>
      <w:ins w:id="4224" w:author="Arthur Parmentier" w:date="2020-05-22T18:37:00Z">
        <w:r w:rsidR="00C24A48" w:rsidRPr="007C437A">
          <w:t>Max/MSP</w:t>
        </w:r>
      </w:ins>
      <w:ins w:id="4225" w:author="Arthur Parmentier" w:date="2020-05-22T17:43:00Z">
        <w:r w:rsidRPr="007C437A">
          <w:t xml:space="preserve"> patch</w:t>
        </w:r>
      </w:ins>
      <w:ins w:id="4226" w:author="Arthur Parmentier" w:date="2020-05-22T18:37:00Z">
        <w:r w:rsidR="00C24A48" w:rsidRPr="007C437A">
          <w:t>ers</w:t>
        </w:r>
      </w:ins>
      <w:ins w:id="4227" w:author="Arthur Parmentier" w:date="2020-05-22T17:43:00Z">
        <w:r w:rsidRPr="007C437A">
          <w:t xml:space="preserve"> can be compi</w:t>
        </w:r>
      </w:ins>
      <w:ins w:id="4228" w:author="Arthur Parmentier" w:date="2020-05-22T17:44:00Z">
        <w:r w:rsidRPr="007C437A">
          <w:t>led to a standalone program for Windows and Mac OS, allowing to s</w:t>
        </w:r>
      </w:ins>
      <w:ins w:id="4229" w:author="Arthur Parmentier" w:date="2020-05-22T17:45:00Z">
        <w:r w:rsidRPr="007C437A">
          <w:t>hare the program for free.</w:t>
        </w:r>
      </w:ins>
    </w:p>
    <w:p w:rsidR="00DE1036" w:rsidRPr="007C437A" w:rsidDel="00CE7ED8" w:rsidRDefault="00AD721A">
      <w:pPr>
        <w:pStyle w:val="Titre2"/>
        <w:rPr>
          <w:del w:id="4230" w:author="Arthur Parmentier" w:date="2020-05-18T13:37:00Z"/>
        </w:rPr>
      </w:pPr>
      <w:bookmarkStart w:id="4231" w:name="_Toc42550137"/>
      <w:ins w:id="4232" w:author="Arthur Parmentier" w:date="2020-06-03T22:06:00Z">
        <w:r w:rsidRPr="007C437A">
          <w:t>Description of each layer</w:t>
        </w:r>
      </w:ins>
      <w:bookmarkEnd w:id="4231"/>
    </w:p>
    <w:p w:rsidR="00CE7ED8" w:rsidRPr="007C437A" w:rsidRDefault="00CE7ED8">
      <w:pPr>
        <w:pStyle w:val="Titre2"/>
        <w:rPr>
          <w:ins w:id="4233" w:author="Arthur Parmentier" w:date="2020-05-18T17:11:00Z"/>
        </w:rPr>
      </w:pPr>
      <w:bookmarkStart w:id="4234" w:name="_Toc42550138"/>
      <w:bookmarkEnd w:id="4234"/>
    </w:p>
    <w:p w:rsidR="00F25194" w:rsidRPr="007C437A" w:rsidRDefault="00F25194">
      <w:pPr>
        <w:pStyle w:val="Titre3"/>
        <w:rPr>
          <w:ins w:id="4235" w:author="Arthur Parmentier" w:date="2020-05-18T15:01:00Z"/>
          <w:rPrChange w:id="4236" w:author="Arthur Parmentier" w:date="2020-06-07T15:27:00Z">
            <w:rPr>
              <w:ins w:id="4237" w:author="Arthur Parmentier" w:date="2020-05-18T15:01:00Z"/>
            </w:rPr>
          </w:rPrChange>
        </w:rPr>
        <w:pPrChange w:id="4238" w:author="Arthur Parmentier" w:date="2020-05-18T17:12:00Z">
          <w:pPr>
            <w:pStyle w:val="Titre2"/>
          </w:pPr>
        </w:pPrChange>
      </w:pPr>
      <w:bookmarkStart w:id="4239" w:name="_Toc42550139"/>
      <w:r w:rsidRPr="007C437A">
        <w:rPr>
          <w:rPrChange w:id="4240" w:author="Arthur Parmentier" w:date="2020-06-07T15:27:00Z">
            <w:rPr/>
          </w:rPrChange>
        </w:rPr>
        <w:t xml:space="preserve">Part 1: </w:t>
      </w:r>
      <w:del w:id="4241" w:author="Arthur Parmentier" w:date="2020-05-18T15:01:00Z">
        <w:r w:rsidRPr="007C437A" w:rsidDel="00237B5C">
          <w:rPr>
            <w:rPrChange w:id="4242" w:author="Arthur Parmentier" w:date="2020-06-07T15:27:00Z">
              <w:rPr/>
            </w:rPrChange>
          </w:rPr>
          <w:delText>Posenet &amp; gloves feature building</w:delText>
        </w:r>
      </w:del>
      <w:ins w:id="4243" w:author="Arthur Parmentier" w:date="2020-05-18T15:01:00Z">
        <w:r w:rsidR="00237B5C" w:rsidRPr="007C437A">
          <w:rPr>
            <w:rPrChange w:id="4244" w:author="Arthur Parmentier" w:date="2020-06-07T15:27:00Z">
              <w:rPr/>
            </w:rPrChange>
          </w:rPr>
          <w:t>Motion tracking inputs</w:t>
        </w:r>
        <w:bookmarkEnd w:id="4239"/>
      </w:ins>
    </w:p>
    <w:p w:rsidR="00F11A13" w:rsidRPr="007C437A" w:rsidRDefault="00F11A13" w:rsidP="0060525E">
      <w:pPr>
        <w:rPr>
          <w:ins w:id="4245" w:author="Arthur Parmentier" w:date="2020-05-22T19:19:00Z"/>
        </w:rPr>
      </w:pPr>
      <w:ins w:id="4246" w:author="Arthur Parmentier" w:date="2020-05-22T19:13:00Z">
        <w:r w:rsidRPr="007C437A">
          <w:t>As</w:t>
        </w:r>
      </w:ins>
      <w:ins w:id="4247" w:author="Arthur Parmentier" w:date="2020-05-22T19:14:00Z">
        <w:r w:rsidRPr="007C437A">
          <w:t xml:space="preserve"> humans, we are equipped with </w:t>
        </w:r>
      </w:ins>
      <w:ins w:id="4248" w:author="Arthur Parmentier" w:date="2020-05-22T19:15:00Z">
        <w:r w:rsidRPr="007C437A">
          <w:t>cognition and recognition systems that allow us</w:t>
        </w:r>
      </w:ins>
      <w:ins w:id="4249" w:author="Arthur Parmentier" w:date="2020-05-22T19:16:00Z">
        <w:r w:rsidRPr="007C437A">
          <w:t xml:space="preserve"> to discern </w:t>
        </w:r>
      </w:ins>
      <w:ins w:id="4250" w:author="Arthur Parmentier" w:date="2020-06-03T17:24:00Z">
        <w:r w:rsidR="00EF1B4B" w:rsidRPr="007C437A">
          <w:t xml:space="preserve">a wide variety of </w:t>
        </w:r>
      </w:ins>
      <w:ins w:id="4251" w:author="Arthur Parmentier" w:date="2020-05-22T19:16:00Z">
        <w:r w:rsidRPr="007C437A">
          <w:t>objects</w:t>
        </w:r>
      </w:ins>
      <w:ins w:id="4252" w:author="Arthur Parmentier" w:date="2020-06-03T17:24:00Z">
        <w:r w:rsidR="00EF1B4B" w:rsidRPr="007C437A">
          <w:t xml:space="preserve"> such as</w:t>
        </w:r>
      </w:ins>
      <w:ins w:id="4253" w:author="Arthur Parmentier" w:date="2020-05-22T19:16:00Z">
        <w:r w:rsidRPr="007C437A">
          <w:t xml:space="preserve"> bodies in space and to build features </w:t>
        </w:r>
      </w:ins>
      <w:ins w:id="4254" w:author="Arthur Parmentier" w:date="2020-05-22T19:17:00Z">
        <w:r w:rsidRPr="007C437A">
          <w:t>to identify</w:t>
        </w:r>
      </w:ins>
      <w:ins w:id="4255" w:author="Arthur Parmentier" w:date="2020-06-03T17:25:00Z">
        <w:r w:rsidR="00EF1B4B" w:rsidRPr="007C437A">
          <w:t xml:space="preserve"> (</w:t>
        </w:r>
      </w:ins>
      <w:ins w:id="4256" w:author="Arthur Parmentier" w:date="2020-05-22T19:17:00Z">
        <w:r w:rsidRPr="007C437A">
          <w:t>classify</w:t>
        </w:r>
      </w:ins>
      <w:ins w:id="4257" w:author="Arthur Parmentier" w:date="2020-06-03T17:25:00Z">
        <w:r w:rsidR="00EF1B4B" w:rsidRPr="007C437A">
          <w:t>)</w:t>
        </w:r>
      </w:ins>
      <w:ins w:id="4258" w:author="Arthur Parmentier" w:date="2020-05-22T19:17:00Z">
        <w:r w:rsidRPr="007C437A">
          <w:t xml:space="preserve"> movements and </w:t>
        </w:r>
      </w:ins>
      <w:ins w:id="4259" w:author="Arthur Parmentier" w:date="2020-06-03T17:25:00Z">
        <w:r w:rsidR="00EF1B4B" w:rsidRPr="007C437A">
          <w:t xml:space="preserve">gestural </w:t>
        </w:r>
      </w:ins>
      <w:ins w:id="4260" w:author="Arthur Parmentier" w:date="2020-05-22T19:17:00Z">
        <w:r w:rsidRPr="007C437A">
          <w:t>signs</w:t>
        </w:r>
      </w:ins>
      <w:ins w:id="4261" w:author="Arthur Parmentier" w:date="2020-06-03T17:25:00Z">
        <w:r w:rsidR="00EF1B4B" w:rsidRPr="007C437A">
          <w:t xml:space="preserve"> from those bodies</w:t>
        </w:r>
      </w:ins>
      <w:ins w:id="4262" w:author="Arthur Parmentier" w:date="2020-05-22T19:17:00Z">
        <w:r w:rsidRPr="007C437A">
          <w:t>.</w:t>
        </w:r>
      </w:ins>
      <w:ins w:id="4263" w:author="Arthur Parmentier" w:date="2020-06-03T17:25:00Z">
        <w:r w:rsidR="00EF1B4B" w:rsidRPr="007C437A">
          <w:br/>
        </w:r>
      </w:ins>
      <w:ins w:id="4264" w:author="Arthur Parmentier" w:date="2020-05-22T19:18:00Z">
        <w:r w:rsidRPr="007C437A">
          <w:t>Computers, however, are not natively equipped with such systems</w:t>
        </w:r>
      </w:ins>
      <w:ins w:id="4265" w:author="Arthur Parmentier" w:date="2020-05-22T19:19:00Z">
        <w:r w:rsidRPr="007C437A">
          <w:t>, so that it is necessary to build them in this project, according to the goals a</w:t>
        </w:r>
      </w:ins>
      <w:ins w:id="4266" w:author="Arthur Parmentier" w:date="2020-05-22T19:20:00Z">
        <w:r w:rsidRPr="007C437A">
          <w:t>nd objectives we defined previously.</w:t>
        </w:r>
      </w:ins>
    </w:p>
    <w:p w:rsidR="0060525E" w:rsidRPr="007C437A" w:rsidRDefault="0060525E" w:rsidP="0060525E">
      <w:pPr>
        <w:rPr>
          <w:ins w:id="4267" w:author="Arthur Parmentier" w:date="2020-05-18T15:06:00Z"/>
        </w:rPr>
      </w:pPr>
      <w:ins w:id="4268" w:author="Arthur Parmentier" w:date="2020-05-18T15:02:00Z">
        <w:r w:rsidRPr="007C437A">
          <w:t>The role of the motion tracking layer is to compute a set of motion features</w:t>
        </w:r>
      </w:ins>
      <w:ins w:id="4269" w:author="Arthur Parmentier" w:date="2020-05-18T15:03:00Z">
        <w:r w:rsidRPr="007C437A">
          <w:t xml:space="preserve"> from the movement of the user. There </w:t>
        </w:r>
      </w:ins>
      <w:ins w:id="4270" w:author="Arthur Parmentier" w:date="2020-06-03T17:26:00Z">
        <w:r w:rsidR="00EF1B4B" w:rsidRPr="007C437A">
          <w:t xml:space="preserve">exist several </w:t>
        </w:r>
      </w:ins>
      <w:ins w:id="4271" w:author="Arthur Parmentier" w:date="2020-05-18T15:03:00Z">
        <w:r w:rsidRPr="007C437A">
          <w:t>motion tracking systems</w:t>
        </w:r>
      </w:ins>
      <w:ins w:id="4272" w:author="Arthur Parmentier" w:date="2020-05-18T15:04:00Z">
        <w:r w:rsidRPr="007C437A">
          <w:t xml:space="preserve"> with different technologies</w:t>
        </w:r>
      </w:ins>
      <w:ins w:id="4273" w:author="Arthur Parmentier" w:date="2020-06-03T17:26:00Z">
        <w:r w:rsidR="00EF1B4B" w:rsidRPr="007C437A">
          <w:t xml:space="preserve"> that allow computers to recognize bodies and compute</w:t>
        </w:r>
      </w:ins>
      <w:ins w:id="4274" w:author="Arthur Parmentier" w:date="2020-06-03T17:27:00Z">
        <w:r w:rsidR="00EF1B4B" w:rsidRPr="007C437A">
          <w:t xml:space="preserve"> several features that can be used to identify gestural signs</w:t>
        </w:r>
      </w:ins>
      <w:ins w:id="4275" w:author="Arthur Parmentier" w:date="2020-05-18T15:04:00Z">
        <w:r w:rsidRPr="007C437A">
          <w:t>.</w:t>
        </w:r>
      </w:ins>
      <w:ins w:id="4276" w:author="Arthur Parmentier" w:date="2020-06-03T17:27:00Z">
        <w:r w:rsidR="00EF1B4B" w:rsidRPr="007C437A">
          <w:br/>
        </w:r>
      </w:ins>
      <w:ins w:id="4277" w:author="Arthur Parmentier" w:date="2020-05-18T15:04:00Z">
        <w:r w:rsidRPr="007C437A">
          <w:lastRenderedPageBreak/>
          <w:t xml:space="preserve">In SP, </w:t>
        </w:r>
      </w:ins>
      <w:ins w:id="4278" w:author="Arthur Parmentier" w:date="2020-05-18T15:05:00Z">
        <w:r w:rsidRPr="007C437A">
          <w:t>there are</w:t>
        </w:r>
      </w:ins>
      <w:ins w:id="4279" w:author="Arthur Parmentier" w:date="2020-05-18T15:07:00Z">
        <w:r w:rsidRPr="007C437A">
          <w:t xml:space="preserve"> some</w:t>
        </w:r>
      </w:ins>
      <w:ins w:id="4280" w:author="Arthur Parmentier" w:date="2020-05-18T15:05:00Z">
        <w:r w:rsidRPr="007C437A">
          <w:t xml:space="preserve"> body parts </w:t>
        </w:r>
      </w:ins>
      <w:ins w:id="4281" w:author="Arthur Parmentier" w:date="2020-05-18T15:07:00Z">
        <w:r w:rsidRPr="007C437A">
          <w:t xml:space="preserve">such as the hands </w:t>
        </w:r>
      </w:ins>
      <w:ins w:id="4282" w:author="Arthur Parmentier" w:date="2020-05-18T15:05:00Z">
        <w:r w:rsidRPr="007C437A">
          <w:t>that are much more frequently to sign than others</w:t>
        </w:r>
      </w:ins>
      <w:ins w:id="4283" w:author="Arthur Parmentier" w:date="2020-05-18T15:06:00Z">
        <w:r w:rsidRPr="007C437A">
          <w:t>, therefore they require more precise tracking than the latter to classify amongst the signs.</w:t>
        </w:r>
      </w:ins>
      <w:ins w:id="4284" w:author="Arthur Parmentier" w:date="2020-05-22T19:21:00Z">
        <w:r w:rsidR="0049456C" w:rsidRPr="007C437A">
          <w:t xml:space="preserve"> However, all </w:t>
        </w:r>
      </w:ins>
      <w:ins w:id="4285" w:author="Arthur Parmentier" w:date="2020-05-22T19:22:00Z">
        <w:r w:rsidR="0049456C" w:rsidRPr="007C437A">
          <w:t xml:space="preserve">motion tracking systems available </w:t>
        </w:r>
      </w:ins>
      <w:ins w:id="4286" w:author="Arthur Parmentier" w:date="2020-05-22T19:23:00Z">
        <w:r w:rsidR="0049456C" w:rsidRPr="007C437A">
          <w:t>have a finite range of operation, i.e. they can only track motion at a certain scale.</w:t>
        </w:r>
      </w:ins>
      <w:ins w:id="4287" w:author="Arthur Parmentier" w:date="2020-06-03T17:27:00Z">
        <w:r w:rsidR="00E84F73" w:rsidRPr="007C437A">
          <w:t xml:space="preserve"> (just l</w:t>
        </w:r>
      </w:ins>
      <w:ins w:id="4288" w:author="Arthur Parmentier" w:date="2020-06-03T17:28:00Z">
        <w:r w:rsidR="00E84F73" w:rsidRPr="007C437A">
          <w:t>ike the human cognition system).</w:t>
        </w:r>
      </w:ins>
      <w:ins w:id="4289" w:author="Arthur Parmentier" w:date="2020-05-22T19:29:00Z">
        <w:r w:rsidR="0049456C" w:rsidRPr="007C437A">
          <w:br/>
        </w:r>
      </w:ins>
      <w:ins w:id="4290" w:author="Arthur Parmentier" w:date="2020-06-03T17:27:00Z">
        <w:r w:rsidR="00EF1B4B" w:rsidRPr="007C437A">
          <w:t>W</w:t>
        </w:r>
      </w:ins>
      <w:ins w:id="4291" w:author="Arthur Parmentier" w:date="2020-05-22T19:24:00Z">
        <w:r w:rsidR="0049456C" w:rsidRPr="007C437A">
          <w:t xml:space="preserve">e can </w:t>
        </w:r>
      </w:ins>
      <w:ins w:id="4292" w:author="Arthur Parmentier" w:date="2020-05-22T19:28:00Z">
        <w:r w:rsidR="0049456C" w:rsidRPr="007C437A">
          <w:t>observe</w:t>
        </w:r>
      </w:ins>
      <w:ins w:id="4293" w:author="Arthur Parmentier" w:date="2020-05-22T19:24:00Z">
        <w:r w:rsidR="0049456C" w:rsidRPr="007C437A">
          <w:t xml:space="preserve"> two </w:t>
        </w:r>
      </w:ins>
      <w:ins w:id="4294" w:author="Arthur Parmentier" w:date="2020-05-22T19:25:00Z">
        <w:r w:rsidR="0049456C" w:rsidRPr="007C437A">
          <w:t>main scales at which signs are performed: full body and hands.</w:t>
        </w:r>
      </w:ins>
      <w:ins w:id="4295" w:author="Arthur Parmentier" w:date="2020-05-22T19:29:00Z">
        <w:r w:rsidR="0049456C" w:rsidRPr="007C437A">
          <w:t xml:space="preserve"> </w:t>
        </w:r>
      </w:ins>
      <w:ins w:id="4296" w:author="Arthur Parmentier" w:date="2020-05-22T19:31:00Z">
        <w:r w:rsidR="00640FA9" w:rsidRPr="007C437A">
          <w:t>Although the</w:t>
        </w:r>
      </w:ins>
      <w:ins w:id="4297" w:author="Arthur Parmentier" w:date="2020-05-22T19:32:00Z">
        <w:r w:rsidR="00640FA9" w:rsidRPr="007C437A">
          <w:t>re are certain costly technologies that would allow us to deal with both scale in one model, I propose</w:t>
        </w:r>
      </w:ins>
      <w:ins w:id="4298" w:author="Arthur Parmentier" w:date="2020-05-22T19:33:00Z">
        <w:r w:rsidR="00640FA9" w:rsidRPr="007C437A">
          <w:t xml:space="preserve"> and discuss</w:t>
        </w:r>
      </w:ins>
      <w:ins w:id="4299" w:author="Arthur Parmentier" w:date="2020-05-22T19:32:00Z">
        <w:r w:rsidR="00640FA9" w:rsidRPr="007C437A">
          <w:t xml:space="preserve"> two different</w:t>
        </w:r>
      </w:ins>
      <w:ins w:id="4300" w:author="Arthur Parmentier" w:date="2020-05-22T19:33:00Z">
        <w:r w:rsidR="00640FA9" w:rsidRPr="007C437A">
          <w:t xml:space="preserve"> technologies that are each adapted and efficient </w:t>
        </w:r>
      </w:ins>
      <w:ins w:id="4301" w:author="Arthur Parmentier" w:date="2020-05-22T19:44:00Z">
        <w:r w:rsidR="00D16ED0" w:rsidRPr="007C437A">
          <w:t>for each one.</w:t>
        </w:r>
      </w:ins>
    </w:p>
    <w:p w:rsidR="00240203" w:rsidRPr="007C437A" w:rsidRDefault="00240203">
      <w:pPr>
        <w:pStyle w:val="Titre4"/>
        <w:rPr>
          <w:ins w:id="4302" w:author="Arthur Parmentier" w:date="2020-05-22T19:45:00Z"/>
        </w:rPr>
      </w:pPr>
      <w:ins w:id="4303" w:author="Arthur Parmentier" w:date="2020-05-18T15:10:00Z">
        <w:r w:rsidRPr="007C437A">
          <w:t xml:space="preserve">Full body </w:t>
        </w:r>
      </w:ins>
      <w:ins w:id="4304" w:author="Arthur Parmentier" w:date="2020-05-22T19:44:00Z">
        <w:r w:rsidR="00BE6686" w:rsidRPr="007C437A">
          <w:t>scale: “skeleton” tracking</w:t>
        </w:r>
      </w:ins>
    </w:p>
    <w:p w:rsidR="00F6380F" w:rsidRPr="007C437A" w:rsidRDefault="003D69EC" w:rsidP="00F6380F">
      <w:pPr>
        <w:rPr>
          <w:ins w:id="4305" w:author="Arthur Parmentier" w:date="2020-05-22T19:51:00Z"/>
        </w:rPr>
      </w:pPr>
      <w:ins w:id="4306" w:author="Arthur Parmentier" w:date="2020-06-03T17:38:00Z">
        <w:r w:rsidRPr="007C437A">
          <w:t>To construct our features for the identification of the signs, we must drop a lot of in</w:t>
        </w:r>
      </w:ins>
      <w:ins w:id="4307" w:author="Arthur Parmentier" w:date="2020-06-03T17:39:00Z">
        <w:r w:rsidRPr="007C437A">
          <w:t>formation from the input of the system, such as the webcam or motion tracki</w:t>
        </w:r>
      </w:ins>
      <w:ins w:id="4308" w:author="Arthur Parmentier" w:date="2020-06-03T17:40:00Z">
        <w:r w:rsidRPr="007C437A">
          <w:t xml:space="preserve">ng system we are using. For instance, information such as colors, </w:t>
        </w:r>
      </w:ins>
      <w:ins w:id="4309" w:author="Arthur Parmentier" w:date="2020-06-03T17:41:00Z">
        <w:r w:rsidRPr="007C437A">
          <w:t>certain body parts such as the belly or torso</w:t>
        </w:r>
      </w:ins>
      <w:ins w:id="4310" w:author="Arthur Parmentier" w:date="2020-06-03T17:42:00Z">
        <w:r w:rsidRPr="007C437A">
          <w:t xml:space="preserve">, sound, etc, are not crucial for the identification of SP signs. There may be cases in which there are, but they will not be covered </w:t>
        </w:r>
      </w:ins>
      <w:ins w:id="4311" w:author="Arthur Parmentier" w:date="2020-06-03T17:43:00Z">
        <w:r w:rsidRPr="007C437A">
          <w:t xml:space="preserve">by this project. </w:t>
        </w:r>
      </w:ins>
      <w:ins w:id="4312" w:author="Arthur Parmentier" w:date="2020-06-03T17:44:00Z">
        <w:r w:rsidRPr="007C437A">
          <w:br/>
        </w:r>
      </w:ins>
      <w:ins w:id="4313" w:author="Arthur Parmentier" w:date="2020-06-03T17:43:00Z">
        <w:r w:rsidRPr="007C437A">
          <w:t>Typically, the “skeleton” representation of the position of each broad body part of the soundpainter (hands, shoulders, head, hips, knees,</w:t>
        </w:r>
      </w:ins>
      <w:ins w:id="4314" w:author="Arthur Parmentier" w:date="2020-06-03T17:44:00Z">
        <w:r w:rsidRPr="007C437A">
          <w:t xml:space="preserve"> feet…) </w:t>
        </w:r>
      </w:ins>
      <w:ins w:id="4315" w:author="Arthur Parmentier" w:date="2020-06-03T17:45:00Z">
        <w:r w:rsidRPr="007C437A">
          <w:t xml:space="preserve">would allow the computer to recognized most basic signs at the full body scale. Because of the structure of the body (articulations, </w:t>
        </w:r>
      </w:ins>
      <w:ins w:id="4316" w:author="Arthur Parmentier" w:date="2020-06-03T17:46:00Z">
        <w:r w:rsidRPr="007C437A">
          <w:t>rigid body parts…), only several key points are needed to model its skeleton. Then, t</w:t>
        </w:r>
      </w:ins>
      <w:ins w:id="4317" w:author="Arthur Parmentier" w:date="2020-05-22T19:45:00Z">
        <w:r w:rsidR="00F6380F" w:rsidRPr="007C437A">
          <w:t xml:space="preserve">he </w:t>
        </w:r>
      </w:ins>
      <w:ins w:id="4318" w:author="Arthur Parmentier" w:date="2020-05-22T19:46:00Z">
        <w:r w:rsidR="00F6380F" w:rsidRPr="007C437A">
          <w:t>features that would allow us to classify different signs must typically</w:t>
        </w:r>
      </w:ins>
      <w:ins w:id="4319" w:author="Arthur Parmentier" w:date="2020-05-22T19:47:00Z">
        <w:r w:rsidR="00F6380F" w:rsidRPr="007C437A">
          <w:t xml:space="preserve"> reach a precision of the order of magnitude below the</w:t>
        </w:r>
      </w:ins>
      <w:ins w:id="4320" w:author="Arthur Parmentier" w:date="2020-06-03T17:28:00Z">
        <w:r w:rsidR="00E84F73" w:rsidRPr="007C437A">
          <w:t xml:space="preserve"> </w:t>
        </w:r>
      </w:ins>
      <w:ins w:id="4321" w:author="Arthur Parmentier" w:date="2020-06-03T17:46:00Z">
        <w:r w:rsidRPr="007C437A">
          <w:t>distance between t</w:t>
        </w:r>
      </w:ins>
      <w:ins w:id="4322" w:author="Arthur Parmentier" w:date="2020-06-03T17:47:00Z">
        <w:r w:rsidRPr="007C437A">
          <w:t>wo keypoints.</w:t>
        </w:r>
      </w:ins>
      <w:ins w:id="4323" w:author="Arthur Parmentier" w:date="2020-06-03T17:31:00Z">
        <w:r w:rsidR="00E84F73" w:rsidRPr="007C437A">
          <w:t xml:space="preserve"> </w:t>
        </w:r>
      </w:ins>
      <w:ins w:id="4324" w:author="Arthur Parmentier" w:date="2020-06-03T17:47:00Z">
        <w:r w:rsidRPr="007C437A">
          <w:t>Assuming</w:t>
        </w:r>
      </w:ins>
      <w:ins w:id="4325" w:author="Arthur Parmentier" w:date="2020-05-22T19:47:00Z">
        <w:r w:rsidR="00F6380F" w:rsidRPr="007C437A">
          <w:t xml:space="preserve"> </w:t>
        </w:r>
      </w:ins>
      <w:ins w:id="4326" w:author="Arthur Parmentier" w:date="2020-05-22T19:48:00Z">
        <w:r w:rsidR="00F6380F" w:rsidRPr="007C437A">
          <w:t xml:space="preserve">that most body parts are separated by a distance of </w:t>
        </w:r>
      </w:ins>
      <w:ins w:id="4327" w:author="Arthur Parmentier" w:date="2020-05-22T19:49:00Z">
        <w:r w:rsidR="00F6380F" w:rsidRPr="007C437A">
          <w:t xml:space="preserve">the </w:t>
        </w:r>
      </w:ins>
      <w:ins w:id="4328" w:author="Arthur Parmentier" w:date="2020-05-22T19:48:00Z">
        <w:r w:rsidR="00F6380F" w:rsidRPr="007C437A">
          <w:t xml:space="preserve">order of 10cm, </w:t>
        </w:r>
      </w:ins>
      <w:ins w:id="4329"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330" w:author="Arthur Parmentier" w:date="2020-05-22T19:50:00Z">
        <w:r w:rsidR="00F6380F" w:rsidRPr="007C437A">
          <w:t>a precision of the order of the centimeter.</w:t>
        </w:r>
      </w:ins>
    </w:p>
    <w:p w:rsidR="0004080C" w:rsidRPr="007C437A" w:rsidRDefault="0004080C">
      <w:pPr>
        <w:rPr>
          <w:ins w:id="4331" w:author="Arthur Parmentier" w:date="2020-05-18T15:10:00Z"/>
          <w:rPrChange w:id="4332" w:author="Arthur Parmentier" w:date="2020-06-07T15:27:00Z">
            <w:rPr>
              <w:ins w:id="4333" w:author="Arthur Parmentier" w:date="2020-05-18T15:10:00Z"/>
            </w:rPr>
          </w:rPrChange>
        </w:rPr>
        <w:pPrChange w:id="4334" w:author="Arthur Parmentier" w:date="2020-05-22T19:45:00Z">
          <w:pPr>
            <w:pStyle w:val="Titre3"/>
          </w:pPr>
        </w:pPrChange>
      </w:pPr>
      <w:ins w:id="4335" w:author="Arthur Parmentier" w:date="2020-05-22T19:51:00Z">
        <w:r w:rsidRPr="007C437A">
          <w:rPr>
            <w:rPrChange w:id="4336" w:author="Arthur Parmentier" w:date="2020-06-07T15:27:00Z">
              <w:rPr/>
            </w:rPrChange>
          </w:rPr>
          <w:t xml:space="preserve">In the following part, I will </w:t>
        </w:r>
      </w:ins>
      <w:ins w:id="4337" w:author="Arthur Parmentier" w:date="2020-05-22T19:52:00Z">
        <w:r w:rsidRPr="007C437A">
          <w:rPr>
            <w:rPrChange w:id="4338"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4339" w:author="Arthur Parmentier" w:date="2020-05-19T15:54:00Z"/>
          <w:rPrChange w:id="4340" w:author="Arthur Parmentier" w:date="2020-06-07T15:27:00Z">
            <w:rPr>
              <w:ins w:id="4341" w:author="Arthur Parmentier" w:date="2020-05-19T15:54:00Z"/>
            </w:rPr>
          </w:rPrChange>
        </w:rPr>
        <w:pPrChange w:id="4342" w:author="Arthur Parmentier" w:date="2020-05-19T15:54:00Z">
          <w:pPr/>
        </w:pPrChange>
      </w:pPr>
      <w:ins w:id="4343" w:author="Arthur Parmentier" w:date="2020-05-19T15:54:00Z">
        <w:r w:rsidRPr="007C437A">
          <w:rPr>
            <w:rPrChange w:id="4344" w:author="Arthur Parmentier" w:date="2020-06-07T15:27:00Z">
              <w:rPr/>
            </w:rPrChange>
          </w:rPr>
          <w:t>Introduction to PoseNet</w:t>
        </w:r>
      </w:ins>
    </w:p>
    <w:p w:rsidR="00240203" w:rsidRPr="007C437A" w:rsidRDefault="00116732" w:rsidP="00240203">
      <w:pPr>
        <w:rPr>
          <w:ins w:id="4345" w:author="Arthur Parmentier" w:date="2020-05-22T19:57:00Z"/>
        </w:rPr>
      </w:pPr>
      <w:ins w:id="4346" w:author="Arthur Parmentier" w:date="2020-05-18T15:17:00Z">
        <w:r w:rsidRPr="007C437A">
          <w:rPr>
            <w:rStyle w:val="Accentuation"/>
            <w:i w:val="0"/>
            <w:iCs w:val="0"/>
            <w:rPrChange w:id="4347" w:author="Arthur Parmentier" w:date="2020-06-07T15:27:00Z">
              <w:rPr>
                <w:rStyle w:val="Accentuation"/>
              </w:rPr>
            </w:rPrChange>
          </w:rPr>
          <w:t>PoseNet</w:t>
        </w:r>
      </w:ins>
      <w:ins w:id="4348" w:author="Arthur Parmentier" w:date="2020-05-18T15:19:00Z">
        <w:r w:rsidRPr="007C437A">
          <w:rPr>
            <w:rStyle w:val="Appelnotedebasdep"/>
          </w:rPr>
          <w:footnoteReference w:id="44"/>
        </w:r>
      </w:ins>
      <w:ins w:id="4354" w:author="Arthur Parmentier" w:date="2020-05-22T19:54:00Z">
        <w:r w:rsidR="00BA66EC" w:rsidRPr="007C437A">
          <w:t xml:space="preserve"> is</w:t>
        </w:r>
      </w:ins>
      <w:ins w:id="4355" w:author="Arthur Parmentier" w:date="2020-05-18T15:17:00Z">
        <w:r w:rsidRPr="007C437A">
          <w:t xml:space="preserve"> a </w:t>
        </w:r>
      </w:ins>
      <w:ins w:id="4356" w:author="Arthur Parmentier" w:date="2020-05-22T19:20:00Z">
        <w:r w:rsidR="00BD73B3" w:rsidRPr="007C437A">
          <w:t>computer-</w:t>
        </w:r>
      </w:ins>
      <w:ins w:id="4357" w:author="Arthur Parmentier" w:date="2020-05-18T15:17:00Z">
        <w:r w:rsidRPr="007C437A">
          <w:t>vision model that can be used to estimate the pose of a person in an image or video by estimating where key body joints are</w:t>
        </w:r>
      </w:ins>
      <w:ins w:id="4358" w:author="Arthur Parmentier" w:date="2020-05-19T15:27:00Z">
        <w:r w:rsidR="00DC1119" w:rsidRPr="007C437A">
          <w:t xml:space="preserve"> in 2D space</w:t>
        </w:r>
      </w:ins>
      <w:ins w:id="4359" w:author="Arthur Parmentier" w:date="2020-05-18T15:17:00Z">
        <w:r w:rsidRPr="007C437A">
          <w:t>.</w:t>
        </w:r>
      </w:ins>
      <w:ins w:id="4360" w:author="Arthur Parmentier" w:date="2020-05-18T15:24:00Z">
        <w:r w:rsidR="00CE53C0" w:rsidRPr="007C437A">
          <w:t xml:space="preserve"> </w:t>
        </w:r>
      </w:ins>
      <w:ins w:id="4361" w:author="Arthur Parmentier" w:date="2020-05-22T19:55:00Z">
        <w:r w:rsidR="005E0A3C" w:rsidRPr="007C437A">
          <w:t>Its performances on modern CPUs and GPUs allow it to run in real-time using a webcam or alternative low-latency vide</w:t>
        </w:r>
      </w:ins>
      <w:ins w:id="4362" w:author="Arthur Parmentier" w:date="2020-05-22T19:56:00Z">
        <w:r w:rsidR="005E0A3C" w:rsidRPr="007C437A">
          <w:t>o input devices.</w:t>
        </w:r>
      </w:ins>
    </w:p>
    <w:p w:rsidR="00D86CC2" w:rsidRPr="007C437A" w:rsidRDefault="00D86CC2" w:rsidP="00240203">
      <w:pPr>
        <w:rPr>
          <w:ins w:id="4363" w:author="Arthur Parmentier" w:date="2020-05-22T20:07:00Z"/>
        </w:rPr>
      </w:pPr>
      <w:ins w:id="4364" w:author="Arthur Parmentier" w:date="2020-05-22T19:57:00Z">
        <w:r w:rsidRPr="007C437A">
          <w:t>In Max/MSP</w:t>
        </w:r>
      </w:ins>
      <w:ins w:id="4365" w:author="Arthur Parmentier" w:date="2020-05-22T19:58:00Z">
        <w:r w:rsidRPr="007C437A">
          <w:t>, I could adapt</w:t>
        </w:r>
      </w:ins>
      <w:ins w:id="4366" w:author="Arthur Parmentier" w:date="2020-05-22T19:59:00Z">
        <w:r w:rsidRPr="007C437A">
          <w:t xml:space="preserve"> and upgrade</w:t>
        </w:r>
      </w:ins>
      <w:ins w:id="4367" w:author="Arthur Parmentier" w:date="2020-05-22T19:58:00Z">
        <w:r w:rsidRPr="007C437A">
          <w:t xml:space="preserve"> two demonstration projects </w:t>
        </w:r>
      </w:ins>
      <w:ins w:id="4368" w:author="Arthur Parmentier" w:date="2020-05-22T19:59:00Z">
        <w:r w:rsidRPr="007C437A">
          <w:t>showing</w:t>
        </w:r>
      </w:ins>
      <w:ins w:id="4369" w:author="Arthur Parmentier" w:date="2020-05-22T19:58:00Z">
        <w:r w:rsidRPr="007C437A">
          <w:t xml:space="preserve"> how </w:t>
        </w:r>
      </w:ins>
      <w:ins w:id="4370" w:author="Arthur Parmentier" w:date="2020-05-22T19:59:00Z">
        <w:r w:rsidRPr="007C437A">
          <w:t>to port PoseNet into Max with Node.js</w:t>
        </w:r>
      </w:ins>
      <w:ins w:id="4371" w:author="Arthur Parmentier" w:date="2020-05-22T19:58:00Z">
        <w:r w:rsidRPr="007C437A">
          <w:rPr>
            <w:rStyle w:val="Appelnotedebasdep"/>
          </w:rPr>
          <w:footnoteReference w:id="45"/>
        </w:r>
      </w:ins>
      <w:ins w:id="4378" w:author="Arthur Parmentier" w:date="2020-05-22T19:59:00Z">
        <w:r w:rsidRPr="007C437A">
          <w:t xml:space="preserve"> to build </w:t>
        </w:r>
      </w:ins>
      <w:ins w:id="4379" w:author="Arthur Parmentier" w:date="2020-05-22T20:00:00Z">
        <w:r w:rsidR="00B44867" w:rsidRPr="007C437A">
          <w:t xml:space="preserve">a simple user interface </w:t>
        </w:r>
      </w:ins>
      <w:ins w:id="4380" w:author="Arthur Parmentier" w:date="2020-05-22T20:06:00Z">
        <w:r w:rsidR="00D0268F" w:rsidRPr="007C437A">
          <w:t xml:space="preserve">(1.2.) </w:t>
        </w:r>
      </w:ins>
      <w:ins w:id="4381" w:author="Arthur Parmentier" w:date="2020-05-22T20:00:00Z">
        <w:r w:rsidR="00B44867" w:rsidRPr="007C437A">
          <w:t xml:space="preserve">allowing the user to start PoseNet either in a separate window, within an Electron process or directly </w:t>
        </w:r>
      </w:ins>
      <w:ins w:id="4382" w:author="Arthur Parmentier" w:date="2020-05-22T20:01:00Z">
        <w:r w:rsidR="00B44867" w:rsidRPr="007C437A">
          <w:t xml:space="preserve">inside a Jweb object on the patcher. </w:t>
        </w:r>
      </w:ins>
      <w:ins w:id="4383" w:author="Arthur Parmentier" w:date="2020-06-03T21:42:00Z">
        <w:r w:rsidR="0083784D" w:rsidRPr="007C437A">
          <w:t xml:space="preserve">A demo of the process can be found in my </w:t>
        </w:r>
      </w:ins>
      <w:ins w:id="4384" w:author="Arthur Parmentier" w:date="2020-06-03T21:44:00Z">
        <w:r w:rsidR="0083784D" w:rsidRPr="007C437A">
          <w:rPr>
            <w:rPrChange w:id="4385" w:author="Arthur Parmentier" w:date="2020-06-07T15:27:00Z">
              <w:rPr/>
            </w:rPrChange>
          </w:rPr>
          <w:fldChar w:fldCharType="begin"/>
        </w:r>
        <w:r w:rsidR="0083784D" w:rsidRPr="007C437A">
          <w:instrText xml:space="preserve"> HYPERLINK "https://www.youtube.com/watch?v=jW6bo6XkhFo" </w:instrText>
        </w:r>
        <w:r w:rsidR="0083784D" w:rsidRPr="007C437A">
          <w:rPr>
            <w:rPrChange w:id="4386" w:author="Arthur Parmentier" w:date="2020-06-07T15:27:00Z">
              <w:rPr/>
            </w:rPrChange>
          </w:rPr>
          <w:fldChar w:fldCharType="separate"/>
        </w:r>
        <w:r w:rsidR="0083784D" w:rsidRPr="007C437A">
          <w:rPr>
            <w:rStyle w:val="Lienhypertexte"/>
          </w:rPr>
          <w:t>second</w:t>
        </w:r>
        <w:r w:rsidR="0083784D" w:rsidRPr="007C437A">
          <w:rPr>
            <w:rPrChange w:id="4387" w:author="Arthur Parmentier" w:date="2020-06-07T15:27:00Z">
              <w:rPr/>
            </w:rPrChange>
          </w:rPr>
          <w:fldChar w:fldCharType="end"/>
        </w:r>
      </w:ins>
      <w:ins w:id="4388" w:author="Arthur Parmentier" w:date="2020-06-03T21:43:00Z">
        <w:r w:rsidR="0083784D" w:rsidRPr="007C437A">
          <w:t xml:space="preserve"> and </w:t>
        </w:r>
      </w:ins>
      <w:ins w:id="4389" w:author="Arthur Parmentier" w:date="2020-06-03T21:44:00Z">
        <w:r w:rsidR="0083784D" w:rsidRPr="007C437A">
          <w:rPr>
            <w:rPrChange w:id="4390" w:author="Arthur Parmentier" w:date="2020-06-07T15:27:00Z">
              <w:rPr/>
            </w:rPrChange>
          </w:rPr>
          <w:fldChar w:fldCharType="begin"/>
        </w:r>
        <w:r w:rsidR="0083784D" w:rsidRPr="007C437A">
          <w:instrText xml:space="preserve"> HYPERLINK "https://www.youtube.com/watch?v=OmPFMT9mgOs" </w:instrText>
        </w:r>
        <w:r w:rsidR="0083784D" w:rsidRPr="007C437A">
          <w:rPr>
            <w:rPrChange w:id="4391" w:author="Arthur Parmentier" w:date="2020-06-07T15:27:00Z">
              <w:rPr/>
            </w:rPrChange>
          </w:rPr>
          <w:fldChar w:fldCharType="separate"/>
        </w:r>
        <w:r w:rsidR="0083784D" w:rsidRPr="007C437A">
          <w:rPr>
            <w:rStyle w:val="Lienhypertexte"/>
          </w:rPr>
          <w:t>third</w:t>
        </w:r>
        <w:r w:rsidR="0083784D" w:rsidRPr="007C437A">
          <w:rPr>
            <w:rPrChange w:id="4392" w:author="Arthur Parmentier" w:date="2020-06-07T15:27:00Z">
              <w:rPr/>
            </w:rPrChange>
          </w:rPr>
          <w:fldChar w:fldCharType="end"/>
        </w:r>
      </w:ins>
      <w:ins w:id="4393" w:author="Arthur Parmentier" w:date="2020-06-03T21:43:00Z">
        <w:r w:rsidR="0083784D" w:rsidRPr="007C437A">
          <w:t xml:space="preserve"> demo video of the tool. </w:t>
        </w:r>
      </w:ins>
      <w:ins w:id="4394" w:author="Arthur Parmentier" w:date="2020-05-22T20:01:00Z">
        <w:r w:rsidR="00B44867" w:rsidRPr="007C437A">
          <w:t xml:space="preserve">I have observed </w:t>
        </w:r>
      </w:ins>
      <w:ins w:id="4395" w:author="Arthur Parmentier" w:date="2020-05-22T20:02:00Z">
        <w:r w:rsidR="00B44867" w:rsidRPr="007C437A">
          <w:t>a</w:t>
        </w:r>
      </w:ins>
      <w:ins w:id="4396" w:author="Arthur Parmentier" w:date="2020-05-22T20:01:00Z">
        <w:r w:rsidR="00B44867" w:rsidRPr="007C437A">
          <w:t xml:space="preserve"> </w:t>
        </w:r>
      </w:ins>
      <w:ins w:id="4397" w:author="Arthur Parmentier" w:date="2020-06-03T17:49:00Z">
        <w:r w:rsidR="00EB3650" w:rsidRPr="007C437A">
          <w:t xml:space="preserve">slightly </w:t>
        </w:r>
      </w:ins>
      <w:ins w:id="4398" w:author="Arthur Parmentier" w:date="2020-06-03T17:48:00Z">
        <w:r w:rsidR="00DD75CE" w:rsidRPr="007C437A">
          <w:t xml:space="preserve">lower </w:t>
        </w:r>
      </w:ins>
      <w:ins w:id="4399" w:author="Arthur Parmentier" w:date="2020-05-22T20:01:00Z">
        <w:r w:rsidR="00B44867" w:rsidRPr="007C437A">
          <w:t>performance</w:t>
        </w:r>
      </w:ins>
      <w:ins w:id="4400" w:author="Arthur Parmentier" w:date="2020-05-22T20:02:00Z">
        <w:r w:rsidR="00B44867" w:rsidRPr="007C437A">
          <w:t xml:space="preserve"> with the Jweb object than the Electron process on my computer</w:t>
        </w:r>
      </w:ins>
      <w:ins w:id="4401" w:author="Arthur Parmentier" w:date="2020-05-22T20:03:00Z">
        <w:r w:rsidR="00B44867" w:rsidRPr="007C437A">
          <w:t xml:space="preserve"> </w:t>
        </w:r>
      </w:ins>
      <w:ins w:id="4402" w:author="Arthur Parmentier" w:date="2020-05-23T19:47:00Z">
        <w:r w:rsidR="00BF1ECB" w:rsidRPr="007C437A">
          <w:t>and</w:t>
        </w:r>
      </w:ins>
      <w:ins w:id="4403" w:author="Arthur Parmentier" w:date="2020-05-22T20:03:00Z">
        <w:r w:rsidR="00B44867" w:rsidRPr="007C437A">
          <w:t xml:space="preserve"> the Electron process has the advantage of having its dedicated window, allowing the user to move it</w:t>
        </w:r>
      </w:ins>
      <w:ins w:id="4404" w:author="Arthur Parmentier" w:date="2020-05-22T20:05:00Z">
        <w:r w:rsidR="00DB3548" w:rsidRPr="007C437A">
          <w:t>, resize it</w:t>
        </w:r>
      </w:ins>
      <w:ins w:id="4405" w:author="Arthur Parmentier" w:date="2020-05-22T20:03:00Z">
        <w:r w:rsidR="00B44867" w:rsidRPr="007C437A">
          <w:t xml:space="preserve"> and most important, to keep it visible while the model is running, otherwise </w:t>
        </w:r>
      </w:ins>
      <w:ins w:id="4406" w:author="Arthur Parmentier" w:date="2020-05-22T20:04:00Z">
        <w:r w:rsidR="00DB3548" w:rsidRPr="007C437A">
          <w:t xml:space="preserve">PoseNet performance drops </w:t>
        </w:r>
        <w:r w:rsidR="00DB3548" w:rsidRPr="007C437A">
          <w:lastRenderedPageBreak/>
          <w:t xml:space="preserve">critically. Both </w:t>
        </w:r>
      </w:ins>
      <w:ins w:id="4407" w:author="Arthur Parmentier" w:date="2020-05-23T19:47:00Z">
        <w:r w:rsidR="00E336D0" w:rsidRPr="007C437A">
          <w:t xml:space="preserve">hosts (Jweb and Electron) </w:t>
        </w:r>
      </w:ins>
      <w:ins w:id="4408" w:author="Arthur Parmentier" w:date="2020-05-22T20:04:00Z">
        <w:r w:rsidR="00DB3548" w:rsidRPr="007C437A">
          <w:t>are perfectly in</w:t>
        </w:r>
      </w:ins>
      <w:ins w:id="4409" w:author="Arthur Parmentier" w:date="2020-05-22T20:05:00Z">
        <w:r w:rsidR="00DB3548" w:rsidRPr="007C437A">
          <w:t>ter-</w:t>
        </w:r>
      </w:ins>
      <w:ins w:id="4410" w:author="Arthur Parmentier" w:date="2020-05-22T20:07:00Z">
        <w:r w:rsidR="005B6936" w:rsidRPr="007C437A">
          <w:t>changeable</w:t>
        </w:r>
      </w:ins>
      <w:ins w:id="4411" w:author="Arthur Parmentier" w:date="2020-05-22T20:06:00Z">
        <w:r w:rsidR="00DB3548" w:rsidRPr="007C437A">
          <w:t xml:space="preserve"> in less than a minute (for loading the model).</w:t>
        </w:r>
      </w:ins>
    </w:p>
    <w:p w:rsidR="005B6936" w:rsidRPr="007C437A" w:rsidRDefault="005B6936">
      <w:pPr>
        <w:keepNext/>
        <w:rPr>
          <w:ins w:id="4412" w:author="Arthur Parmentier" w:date="2020-05-22T20:11:00Z"/>
        </w:rPr>
        <w:pPrChange w:id="4413" w:author="Arthur Parmentier" w:date="2020-05-22T20:11:00Z">
          <w:pPr/>
        </w:pPrChange>
      </w:pPr>
      <w:ins w:id="4414" w:author="Arthur Parmentier" w:date="2020-05-22T20:11:00Z">
        <w:r w:rsidRPr="007C437A">
          <w:rPr>
            <w:noProof/>
            <w:rPrChange w:id="4415"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416" w:author="Arthur Parmentier" w:date="2020-05-19T15:04:00Z"/>
          <w:rPrChange w:id="4417" w:author="Arthur Parmentier" w:date="2020-06-07T15:27:00Z">
            <w:rPr>
              <w:ins w:id="4418" w:author="Arthur Parmentier" w:date="2020-05-19T15:04:00Z"/>
            </w:rPr>
          </w:rPrChange>
        </w:rPr>
        <w:pPrChange w:id="4419" w:author="Arthur Parmentier" w:date="2020-05-22T20:11:00Z">
          <w:pPr/>
        </w:pPrChange>
      </w:pPr>
      <w:ins w:id="4420" w:author="Arthur Parmentier" w:date="2020-05-22T20:11:00Z">
        <w:r w:rsidRPr="007C437A">
          <w:rPr>
            <w:rPrChange w:id="4421" w:author="Arthur Parmentier" w:date="2020-06-07T15:27:00Z">
              <w:rPr/>
            </w:rPrChange>
          </w:rPr>
          <w:t xml:space="preserve">Figure </w:t>
        </w:r>
        <w:r w:rsidRPr="007C437A">
          <w:rPr>
            <w:rPrChange w:id="4422" w:author="Arthur Parmentier" w:date="2020-06-07T15:27:00Z">
              <w:rPr/>
            </w:rPrChange>
          </w:rPr>
          <w:fldChar w:fldCharType="begin"/>
        </w:r>
        <w:r w:rsidRPr="007C437A">
          <w:rPr>
            <w:rPrChange w:id="4423" w:author="Arthur Parmentier" w:date="2020-06-07T15:27:00Z">
              <w:rPr/>
            </w:rPrChange>
          </w:rPr>
          <w:instrText xml:space="preserve"> SEQ Figure \* ARABIC </w:instrText>
        </w:r>
      </w:ins>
      <w:r w:rsidRPr="007C437A">
        <w:rPr>
          <w:rPrChange w:id="4424" w:author="Arthur Parmentier" w:date="2020-06-07T15:27:00Z">
            <w:rPr/>
          </w:rPrChange>
        </w:rPr>
        <w:fldChar w:fldCharType="separate"/>
      </w:r>
      <w:ins w:id="4425" w:author="Arthur Parmentier" w:date="2020-06-05T21:05:00Z">
        <w:r w:rsidR="001C2AA6" w:rsidRPr="007C437A">
          <w:rPr>
            <w:rPrChange w:id="4426" w:author="Arthur Parmentier" w:date="2020-06-07T15:27:00Z">
              <w:rPr>
                <w:noProof/>
              </w:rPr>
            </w:rPrChange>
          </w:rPr>
          <w:t>3</w:t>
        </w:r>
      </w:ins>
      <w:ins w:id="4427" w:author="Arthur Parmentier" w:date="2020-05-22T20:11:00Z">
        <w:r w:rsidRPr="007C437A">
          <w:rPr>
            <w:rPrChange w:id="4428" w:author="Arthur Parmentier" w:date="2020-06-07T15:27:00Z">
              <w:rPr/>
            </w:rPrChange>
          </w:rPr>
          <w:fldChar w:fldCharType="end"/>
        </w:r>
        <w:r w:rsidRPr="007C437A">
          <w:rPr>
            <w:rPrChange w:id="4429" w:author="Arthur Parmentier" w:date="2020-06-07T15:27:00Z">
              <w:rPr/>
            </w:rPrChange>
          </w:rPr>
          <w:t xml:space="preserve"> View of PoseNet inside Max/MSP</w:t>
        </w:r>
      </w:ins>
    </w:p>
    <w:p w:rsidR="00863218" w:rsidRPr="007C437A" w:rsidRDefault="009F79AA" w:rsidP="00240203">
      <w:pPr>
        <w:rPr>
          <w:ins w:id="4430" w:author="Arthur Parmentier" w:date="2020-05-18T15:21:00Z"/>
        </w:rPr>
      </w:pPr>
      <w:ins w:id="4431" w:author="Arthur Parmentier" w:date="2020-05-19T15:15:00Z">
        <w:r w:rsidRPr="007C437A">
          <w:rPr>
            <w:noProof/>
            <w:rPrChange w:id="4432"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A5F3C" w:rsidRPr="00821FC2" w:rsidRDefault="00FA5F3C">
                              <w:pPr>
                                <w:pStyle w:val="Lgende"/>
                                <w:rPr>
                                  <w:noProof/>
                                </w:rPr>
                                <w:pPrChange w:id="4433" w:author="Arthur Parmentier" w:date="2020-05-19T15:15:00Z">
                                  <w:pPr/>
                                </w:pPrChange>
                              </w:pPr>
                              <w:ins w:id="4434" w:author="Arthur Parmentier" w:date="2020-05-19T15:15:00Z">
                                <w:r>
                                  <w:t xml:space="preserve">Figure </w:t>
                                </w:r>
                                <w:r>
                                  <w:fldChar w:fldCharType="begin"/>
                                </w:r>
                                <w:r>
                                  <w:instrText xml:space="preserve"> SEQ Figure \* ARABIC </w:instrText>
                                </w:r>
                              </w:ins>
                              <w:r>
                                <w:fldChar w:fldCharType="separate"/>
                              </w:r>
                              <w:ins w:id="4435" w:author="Arthur Parmentier" w:date="2020-06-05T21:05:00Z">
                                <w:r>
                                  <w:rPr>
                                    <w:noProof/>
                                  </w:rPr>
                                  <w:t>4</w:t>
                                </w:r>
                              </w:ins>
                              <w:ins w:id="4436" w:author="Arthur Parmentier" w:date="2020-05-19T15:15:00Z">
                                <w:r>
                                  <w:fldChar w:fldCharType="end"/>
                                </w:r>
                                <w:r>
                                  <w:t xml:space="preserve"> Posenet skeleton tracking for "rest of the group"</w:t>
                                </w:r>
                              </w:ins>
                              <w:ins w:id="4437"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A5F3C" w:rsidRPr="00821FC2" w:rsidRDefault="00FA5F3C">
                        <w:pPr>
                          <w:pStyle w:val="Lgende"/>
                          <w:rPr>
                            <w:noProof/>
                          </w:rPr>
                          <w:pPrChange w:id="4438" w:author="Arthur Parmentier" w:date="2020-05-19T15:15:00Z">
                            <w:pPr/>
                          </w:pPrChange>
                        </w:pPr>
                        <w:ins w:id="4439" w:author="Arthur Parmentier" w:date="2020-05-19T15:15:00Z">
                          <w:r>
                            <w:t xml:space="preserve">Figure </w:t>
                          </w:r>
                          <w:r>
                            <w:fldChar w:fldCharType="begin"/>
                          </w:r>
                          <w:r>
                            <w:instrText xml:space="preserve"> SEQ Figure \* ARABIC </w:instrText>
                          </w:r>
                        </w:ins>
                        <w:r>
                          <w:fldChar w:fldCharType="separate"/>
                        </w:r>
                        <w:ins w:id="4440" w:author="Arthur Parmentier" w:date="2020-06-05T21:05:00Z">
                          <w:r>
                            <w:rPr>
                              <w:noProof/>
                            </w:rPr>
                            <w:t>4</w:t>
                          </w:r>
                        </w:ins>
                        <w:ins w:id="4441" w:author="Arthur Parmentier" w:date="2020-05-19T15:15:00Z">
                          <w:r>
                            <w:fldChar w:fldCharType="end"/>
                          </w:r>
                          <w:r>
                            <w:t xml:space="preserve"> Posenet skeleton tracking for "rest of the group"</w:t>
                          </w:r>
                        </w:ins>
                        <w:ins w:id="4442" w:author="Arthur Parmentier" w:date="2020-05-22T20:12:00Z">
                          <w:r>
                            <w:t>, from the Electron external window</w:t>
                          </w:r>
                        </w:ins>
                      </w:p>
                    </w:txbxContent>
                  </v:textbox>
                  <w10:wrap type="topAndBottom"/>
                </v:shape>
              </w:pict>
            </mc:Fallback>
          </mc:AlternateContent>
        </w:r>
      </w:ins>
      <w:ins w:id="4443" w:author="Arthur Parmentier" w:date="2020-05-19T15:14:00Z">
        <w:r w:rsidR="00863218" w:rsidRPr="007C437A">
          <w:rPr>
            <w:noProof/>
            <w:rPrChange w:id="4444"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445" w:author="Arthur Parmentier" w:date="2020-05-18T15:23:00Z"/>
        </w:rPr>
      </w:pPr>
      <w:ins w:id="4446" w:author="Arthur Parmentier" w:date="2020-05-18T15:21:00Z">
        <w:r w:rsidRPr="007C437A">
          <w:t>PoseNet allows the user</w:t>
        </w:r>
      </w:ins>
      <w:ins w:id="4447" w:author="Arthur Parmentier" w:date="2020-05-18T15:22:00Z">
        <w:r w:rsidR="006F7BD1" w:rsidRPr="007C437A">
          <w:t xml:space="preserve"> to choose different models and </w:t>
        </w:r>
      </w:ins>
      <w:ins w:id="4448"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449" w:author="Arthur Parmentier" w:date="2020-05-18T15:24:00Z"/>
        </w:rPr>
      </w:pPr>
      <w:ins w:id="4450" w:author="Arthur Parmentier" w:date="2020-05-18T15:23:00Z">
        <w:r w:rsidRPr="007C437A">
          <w:t>The architecture of the mo</w:t>
        </w:r>
      </w:ins>
      <w:ins w:id="4451" w:author="Arthur Parmentier" w:date="2020-05-18T15:24:00Z">
        <w:r w:rsidRPr="007C437A">
          <w:t>del (MobileNet or ResNet)</w:t>
        </w:r>
      </w:ins>
    </w:p>
    <w:p w:rsidR="00CE53C0" w:rsidRPr="007C437A" w:rsidRDefault="00CE53C0" w:rsidP="00CE53C0">
      <w:pPr>
        <w:pStyle w:val="Paragraphedeliste"/>
        <w:numPr>
          <w:ilvl w:val="0"/>
          <w:numId w:val="24"/>
        </w:numPr>
        <w:rPr>
          <w:ins w:id="4452" w:author="Arthur Parmentier" w:date="2020-05-18T15:27:00Z"/>
        </w:rPr>
      </w:pPr>
      <w:ins w:id="4453" w:author="Arthur Parmentier" w:date="2020-05-18T15:24:00Z">
        <w:r w:rsidRPr="007C437A">
          <w:t xml:space="preserve">The input resolution of the </w:t>
        </w:r>
      </w:ins>
      <w:ins w:id="4454" w:author="Arthur Parmentier" w:date="2020-05-18T15:25:00Z">
        <w:r w:rsidR="00266B08" w:rsidRPr="007C437A">
          <w:t>video input</w:t>
        </w:r>
      </w:ins>
    </w:p>
    <w:p w:rsidR="00266B08" w:rsidRPr="007C437A" w:rsidRDefault="00266B08" w:rsidP="00CE53C0">
      <w:pPr>
        <w:pStyle w:val="Paragraphedeliste"/>
        <w:numPr>
          <w:ilvl w:val="0"/>
          <w:numId w:val="24"/>
        </w:numPr>
        <w:rPr>
          <w:ins w:id="4455" w:author="Arthur Parmentier" w:date="2020-05-18T15:27:00Z"/>
        </w:rPr>
      </w:pPr>
      <w:ins w:id="4456" w:author="Arthur Parmentier" w:date="2020-05-18T15:27:00Z">
        <w:r w:rsidRPr="007C437A">
          <w:t>The output stride of the model</w:t>
        </w:r>
      </w:ins>
    </w:p>
    <w:p w:rsidR="00266B08" w:rsidRPr="007C437A" w:rsidRDefault="00266B08" w:rsidP="00CE53C0">
      <w:pPr>
        <w:pStyle w:val="Paragraphedeliste"/>
        <w:numPr>
          <w:ilvl w:val="0"/>
          <w:numId w:val="24"/>
        </w:numPr>
        <w:rPr>
          <w:ins w:id="4457" w:author="Arthur Parmentier" w:date="2020-05-18T15:28:00Z"/>
        </w:rPr>
      </w:pPr>
      <w:ins w:id="4458"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459" w:author="Arthur Parmentier" w:date="2020-05-18T15:29:00Z"/>
        </w:rPr>
      </w:pPr>
      <w:ins w:id="4460"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461" w:author="Arthur Parmentier" w:date="2020-05-22T20:13:00Z"/>
        </w:rPr>
      </w:pPr>
      <w:ins w:id="4462" w:author="Arthur Parmentier" w:date="2020-05-18T17:10:00Z">
        <w:r w:rsidRPr="007C437A">
          <w:t xml:space="preserve">With these settings, the user can adapt the model to its </w:t>
        </w:r>
      </w:ins>
      <w:ins w:id="4463" w:author="Arthur Parmentier" w:date="2020-05-18T17:13:00Z">
        <w:r w:rsidR="000C5075" w:rsidRPr="007C437A">
          <w:t>hardware</w:t>
        </w:r>
      </w:ins>
      <w:ins w:id="4464" w:author="Arthur Parmentier" w:date="2020-05-18T17:10:00Z">
        <w:r w:rsidRPr="007C437A">
          <w:t xml:space="preserve"> </w:t>
        </w:r>
      </w:ins>
      <w:ins w:id="4465" w:author="Arthur Parmentier" w:date="2020-05-19T10:00:00Z">
        <w:r w:rsidR="00674C10" w:rsidRPr="007C437A">
          <w:t>to get the best performance.</w:t>
        </w:r>
      </w:ins>
    </w:p>
    <w:p w:rsidR="00FF0413" w:rsidRPr="007C437A" w:rsidRDefault="00F66CEC">
      <w:pPr>
        <w:rPr>
          <w:ins w:id="4466" w:author="Arthur Parmentier" w:date="2020-05-19T10:00:00Z"/>
        </w:rPr>
      </w:pPr>
      <w:ins w:id="4467" w:author="Arthur Parmentier" w:date="2020-05-23T09:45:00Z">
        <w:r w:rsidRPr="007C437A">
          <w:t>We will discuss the optimal performance settings in a next section.</w:t>
        </w:r>
      </w:ins>
    </w:p>
    <w:p w:rsidR="005B0B86" w:rsidRPr="007C437A" w:rsidRDefault="005B0B86">
      <w:pPr>
        <w:pStyle w:val="Titre5"/>
        <w:rPr>
          <w:ins w:id="4468" w:author="Arthur Parmentier" w:date="2020-05-19T15:54:00Z"/>
          <w:rPrChange w:id="4469" w:author="Arthur Parmentier" w:date="2020-06-07T15:27:00Z">
            <w:rPr>
              <w:ins w:id="4470" w:author="Arthur Parmentier" w:date="2020-05-19T15:54:00Z"/>
            </w:rPr>
          </w:rPrChange>
        </w:rPr>
        <w:pPrChange w:id="4471" w:author="Arthur Parmentier" w:date="2020-05-19T15:54:00Z">
          <w:pPr/>
        </w:pPrChange>
      </w:pPr>
      <w:ins w:id="4472" w:author="Arthur Parmentier" w:date="2020-05-19T15:54:00Z">
        <w:r w:rsidRPr="007C437A">
          <w:rPr>
            <w:rPrChange w:id="4473" w:author="Arthur Parmentier" w:date="2020-06-07T15:27:00Z">
              <w:rPr/>
            </w:rPrChange>
          </w:rPr>
          <w:t>PoseNet advantages</w:t>
        </w:r>
      </w:ins>
    </w:p>
    <w:p w:rsidR="00674C10" w:rsidRPr="007C437A" w:rsidRDefault="00674C10">
      <w:pPr>
        <w:rPr>
          <w:ins w:id="4474" w:author="Arthur Parmentier" w:date="2020-05-19T10:01:00Z"/>
        </w:rPr>
      </w:pPr>
      <w:ins w:id="4475" w:author="Arthur Parmentier" w:date="2020-05-19T10:01:00Z">
        <w:r w:rsidRPr="007C437A">
          <w:t xml:space="preserve">PoseNet has several advantages to its concurrent </w:t>
        </w:r>
      </w:ins>
      <w:ins w:id="4476" w:author="Arthur Parmentier" w:date="2020-05-23T09:50:00Z">
        <w:r w:rsidR="00C52DE9" w:rsidRPr="007C437A">
          <w:t>technologies:</w:t>
        </w:r>
      </w:ins>
    </w:p>
    <w:p w:rsidR="00674C10" w:rsidRPr="007C437A" w:rsidRDefault="00674C10" w:rsidP="00674C10">
      <w:pPr>
        <w:pStyle w:val="Paragraphedeliste"/>
        <w:numPr>
          <w:ilvl w:val="0"/>
          <w:numId w:val="25"/>
        </w:numPr>
        <w:rPr>
          <w:ins w:id="4477" w:author="Arthur Parmentier" w:date="2020-05-19T10:08:00Z"/>
        </w:rPr>
      </w:pPr>
      <w:ins w:id="4478" w:author="Arthur Parmentier" w:date="2020-05-19T10:01:00Z">
        <w:r w:rsidRPr="007C437A">
          <w:t>It takes it input from a webcam or any video input that can be recognize</w:t>
        </w:r>
      </w:ins>
      <w:ins w:id="4479" w:author="Arthur Parmentier" w:date="2020-05-19T10:02:00Z">
        <w:r w:rsidRPr="007C437A">
          <w:t>d by the computer,</w:t>
        </w:r>
      </w:ins>
      <w:ins w:id="4480" w:author="Arthur Parmentier" w:date="2020-05-19T10:08:00Z">
        <w:r w:rsidRPr="007C437A">
          <w:t xml:space="preserve"> so that</w:t>
        </w:r>
      </w:ins>
    </w:p>
    <w:p w:rsidR="00674C10" w:rsidRPr="007C437A" w:rsidRDefault="00674C10" w:rsidP="00674C10">
      <w:pPr>
        <w:pStyle w:val="Paragraphedeliste"/>
        <w:numPr>
          <w:ilvl w:val="1"/>
          <w:numId w:val="25"/>
        </w:numPr>
        <w:rPr>
          <w:ins w:id="4481" w:author="Arthur Parmentier" w:date="2020-05-19T10:09:00Z"/>
        </w:rPr>
      </w:pPr>
      <w:ins w:id="4482"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483" w:author="Arthur Parmentier" w:date="2020-05-19T10:03:00Z"/>
        </w:rPr>
        <w:pPrChange w:id="4484" w:author="Arthur Parmentier" w:date="2020-05-19T10:08:00Z">
          <w:pPr>
            <w:pStyle w:val="Paragraphedeliste"/>
            <w:numPr>
              <w:numId w:val="25"/>
            </w:numPr>
            <w:ind w:hanging="360"/>
          </w:pPr>
        </w:pPrChange>
      </w:pPr>
      <w:ins w:id="4485" w:author="Arthur Parmentier" w:date="2020-05-19T10:09:00Z">
        <w:r w:rsidRPr="007C437A">
          <w:t>It can be used with very common</w:t>
        </w:r>
      </w:ins>
      <w:ins w:id="4486" w:author="Arthur Parmentier" w:date="2020-05-19T10:10:00Z">
        <w:r w:rsidRPr="007C437A">
          <w:t xml:space="preserve"> and cheap</w:t>
        </w:r>
      </w:ins>
      <w:ins w:id="4487" w:author="Arthur Parmentier" w:date="2020-05-19T10:09:00Z">
        <w:r w:rsidRPr="007C437A">
          <w:t xml:space="preserve"> ha</w:t>
        </w:r>
      </w:ins>
      <w:ins w:id="4488"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489" w:author="Arthur Parmentier" w:date="2020-05-19T10:06:00Z"/>
        </w:rPr>
      </w:pPr>
      <w:ins w:id="4490" w:author="Arthur Parmentier" w:date="2020-05-19T10:05:00Z">
        <w:r w:rsidRPr="007C437A">
          <w:lastRenderedPageBreak/>
          <w:t xml:space="preserve">It provides a direct feedback of its accuracy to the user by overlapping the skeleton joints with the video, allowing users to change </w:t>
        </w:r>
      </w:ins>
      <w:ins w:id="4491"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492" w:author="Arthur Parmentier" w:date="2020-05-19T10:19:00Z"/>
        </w:rPr>
      </w:pPr>
      <w:ins w:id="4493" w:author="Arthur Parmentier" w:date="2020-05-19T10:11:00Z">
        <w:r w:rsidRPr="007C437A">
          <w:t>It</w:t>
        </w:r>
      </w:ins>
      <w:ins w:id="4494" w:author="Arthur Parmentier" w:date="2020-05-19T10:13:00Z">
        <w:r w:rsidRPr="007C437A">
          <w:t xml:space="preserve"> is </w:t>
        </w:r>
      </w:ins>
      <w:ins w:id="4495" w:author="Arthur Parmentier" w:date="2020-05-19T10:15:00Z">
        <w:r w:rsidRPr="007C437A">
          <w:t xml:space="preserve">an </w:t>
        </w:r>
      </w:ins>
      <w:ins w:id="4496" w:author="Arthur Parmentier" w:date="2020-05-19T10:13:00Z">
        <w:r w:rsidRPr="007C437A">
          <w:t>open</w:t>
        </w:r>
      </w:ins>
      <w:ins w:id="4497" w:author="Arthur Parmentier" w:date="2020-05-19T10:15:00Z">
        <w:r w:rsidRPr="007C437A">
          <w:t>-</w:t>
        </w:r>
      </w:ins>
      <w:ins w:id="4498" w:author="Arthur Parmentier" w:date="2020-05-19T10:13:00Z">
        <w:r w:rsidRPr="007C437A">
          <w:t>source</w:t>
        </w:r>
      </w:ins>
      <w:ins w:id="4499" w:author="Arthur Parmentier" w:date="2020-05-19T10:15:00Z">
        <w:r w:rsidRPr="007C437A">
          <w:t xml:space="preserve"> project</w:t>
        </w:r>
      </w:ins>
      <w:ins w:id="4500" w:author="Arthur Parmentier" w:date="2020-05-19T10:17:00Z">
        <w:r w:rsidRPr="007C437A">
          <w:t>, led by giants (Google…)</w:t>
        </w:r>
      </w:ins>
      <w:ins w:id="4501" w:author="Arthur Parmentier" w:date="2020-05-19T10:19:00Z">
        <w:r w:rsidRPr="007C437A">
          <w:t xml:space="preserve"> and</w:t>
        </w:r>
      </w:ins>
      <w:ins w:id="4502" w:author="Arthur Parmentier" w:date="2020-05-19T10:17:00Z">
        <w:r w:rsidRPr="007C437A">
          <w:t xml:space="preserve"> supported by a </w:t>
        </w:r>
      </w:ins>
      <w:ins w:id="4503" w:author="Arthur Parmentier" w:date="2020-05-19T10:18:00Z">
        <w:r w:rsidRPr="007C437A">
          <w:t xml:space="preserve">vast </w:t>
        </w:r>
      </w:ins>
      <w:ins w:id="4504" w:author="Arthur Parmentier" w:date="2020-05-19T10:17:00Z">
        <w:r w:rsidRPr="007C437A">
          <w:t>community</w:t>
        </w:r>
      </w:ins>
    </w:p>
    <w:p w:rsidR="000D15D8" w:rsidRPr="007C437A" w:rsidRDefault="008E45E0" w:rsidP="00674C10">
      <w:pPr>
        <w:pStyle w:val="Paragraphedeliste"/>
        <w:numPr>
          <w:ilvl w:val="0"/>
          <w:numId w:val="25"/>
        </w:numPr>
        <w:rPr>
          <w:ins w:id="4505" w:author="Arthur Parmentier" w:date="2020-05-19T10:23:00Z"/>
        </w:rPr>
      </w:pPr>
      <w:ins w:id="4506" w:author="Arthur Parmentier" w:date="2020-05-19T10:20:00Z">
        <w:r w:rsidRPr="007C437A">
          <w:t>It is still un</w:t>
        </w:r>
      </w:ins>
      <w:ins w:id="4507" w:author="Arthur Parmentier" w:date="2020-05-19T10:21:00Z">
        <w:r w:rsidRPr="007C437A">
          <w:t xml:space="preserve">der development and will probably continue to be improved over the years, </w:t>
        </w:r>
      </w:ins>
      <w:ins w:id="4508"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509" w:author="Arthur Parmentier" w:date="2020-05-19T11:12:00Z"/>
        </w:rPr>
      </w:pPr>
      <w:ins w:id="4510" w:author="Arthur Parmentier" w:date="2020-05-19T10:24:00Z">
        <w:r w:rsidRPr="007C437A">
          <w:t xml:space="preserve">It </w:t>
        </w:r>
      </w:ins>
      <w:ins w:id="4511" w:author="Arthur Parmentier" w:date="2020-05-19T11:12:00Z">
        <w:r w:rsidR="00A43D2B" w:rsidRPr="007C437A">
          <w:t>integrates</w:t>
        </w:r>
      </w:ins>
      <w:ins w:id="4512" w:author="Arthur Parmentier" w:date="2020-05-19T11:11:00Z">
        <w:r w:rsidR="00A43D2B" w:rsidRPr="007C437A">
          <w:t xml:space="preserve"> with Max (and other systems) </w:t>
        </w:r>
      </w:ins>
      <w:ins w:id="4513" w:author="Arthur Parmentier" w:date="2020-05-19T11:12:00Z">
        <w:r w:rsidR="00A43D2B" w:rsidRPr="007C437A">
          <w:t>very easily</w:t>
        </w:r>
        <w:r w:rsidR="001E1856" w:rsidRPr="007C437A">
          <w:t xml:space="preserve"> as it can be run in a little</w:t>
        </w:r>
      </w:ins>
      <w:ins w:id="4514" w:author="Arthur Parmentier" w:date="2020-05-23T09:49:00Z">
        <w:r w:rsidR="009D2FFA" w:rsidRPr="007C437A">
          <w:t xml:space="preserve"> node.js</w:t>
        </w:r>
      </w:ins>
      <w:ins w:id="4515" w:author="Arthur Parmentier" w:date="2020-05-19T11:12:00Z">
        <w:r w:rsidR="001E1856" w:rsidRPr="007C437A">
          <w:t xml:space="preserve"> server</w:t>
        </w:r>
      </w:ins>
    </w:p>
    <w:p w:rsidR="00091253" w:rsidRPr="007C437A" w:rsidRDefault="00091253">
      <w:pPr>
        <w:pStyle w:val="Titre5"/>
        <w:rPr>
          <w:ins w:id="4516" w:author="Arthur Parmentier" w:date="2020-05-19T15:54:00Z"/>
          <w:rPrChange w:id="4517" w:author="Arthur Parmentier" w:date="2020-06-07T15:27:00Z">
            <w:rPr>
              <w:ins w:id="4518" w:author="Arthur Parmentier" w:date="2020-05-19T15:54:00Z"/>
            </w:rPr>
          </w:rPrChange>
        </w:rPr>
        <w:pPrChange w:id="4519" w:author="Arthur Parmentier" w:date="2020-05-19T15:54:00Z">
          <w:pPr/>
        </w:pPrChange>
      </w:pPr>
      <w:ins w:id="4520" w:author="Arthur Parmentier" w:date="2020-05-19T15:55:00Z">
        <w:r w:rsidRPr="007C437A">
          <w:rPr>
            <w:rPrChange w:id="4521" w:author="Arthur Parmentier" w:date="2020-06-07T15:27:00Z">
              <w:rPr/>
            </w:rPrChange>
          </w:rPr>
          <w:t>The main shortcoming of PoseNet: depth</w:t>
        </w:r>
      </w:ins>
    </w:p>
    <w:p w:rsidR="008F3623" w:rsidRPr="007C437A" w:rsidRDefault="00792D87" w:rsidP="008F3623">
      <w:pPr>
        <w:rPr>
          <w:ins w:id="4522" w:author="Arthur Parmentier" w:date="2020-05-19T15:29:00Z"/>
        </w:rPr>
      </w:pPr>
      <w:ins w:id="4523" w:author="Arthur Parmentier" w:date="2020-05-19T15:27:00Z">
        <w:r w:rsidRPr="007C437A">
          <w:t>The only ma</w:t>
        </w:r>
      </w:ins>
      <w:ins w:id="4524" w:author="Arthur Parmentier" w:date="2020-05-19T15:28:00Z">
        <w:r w:rsidRPr="007C437A">
          <w:t>j</w:t>
        </w:r>
      </w:ins>
      <w:ins w:id="4525" w:author="Arthur Parmentier" w:date="2020-05-19T15:27:00Z">
        <w:r w:rsidRPr="007C437A">
          <w:t xml:space="preserve">or shortcoming of PoseNet </w:t>
        </w:r>
      </w:ins>
      <w:ins w:id="4526" w:author="Arthur Parmentier" w:date="2020-05-19T15:28:00Z">
        <w:r w:rsidRPr="007C437A">
          <w:t>with respect to other motion tracki</w:t>
        </w:r>
      </w:ins>
      <w:ins w:id="4527" w:author="Arthur Parmentier" w:date="2020-05-19T15:29:00Z">
        <w:r w:rsidRPr="007C437A">
          <w:t>ng systems is that it only operates in 2D and does not</w:t>
        </w:r>
      </w:ins>
      <w:ins w:id="4528" w:author="Arthur Parmentier" w:date="2020-06-03T17:49:00Z">
        <w:r w:rsidR="001F5AEC" w:rsidRPr="007C437A">
          <w:t xml:space="preserve"> </w:t>
        </w:r>
      </w:ins>
      <w:ins w:id="4529" w:author="Arthur Parmentier" w:date="2020-06-03T17:50:00Z">
        <w:r w:rsidR="001F5AEC" w:rsidRPr="007C437A">
          <w:t>model</w:t>
        </w:r>
      </w:ins>
      <w:ins w:id="4530" w:author="Arthur Parmentier" w:date="2020-05-19T15:29:00Z">
        <w:r w:rsidRPr="007C437A">
          <w:t xml:space="preserve"> the depth of each</w:t>
        </w:r>
      </w:ins>
      <w:ins w:id="4531" w:author="Arthur Parmentier" w:date="2020-06-03T17:50:00Z">
        <w:r w:rsidR="001F5AEC" w:rsidRPr="007C437A">
          <w:t xml:space="preserve"> body</w:t>
        </w:r>
      </w:ins>
      <w:ins w:id="4532" w:author="Arthur Parmentier" w:date="2020-05-19T15:29:00Z">
        <w:r w:rsidRPr="007C437A">
          <w:t xml:space="preserve"> joint.</w:t>
        </w:r>
      </w:ins>
    </w:p>
    <w:p w:rsidR="00792D87" w:rsidRPr="007C437A" w:rsidRDefault="00792D87" w:rsidP="008F3623">
      <w:pPr>
        <w:rPr>
          <w:ins w:id="4533" w:author="Arthur Parmentier" w:date="2020-05-19T15:55:00Z"/>
        </w:rPr>
      </w:pPr>
      <w:ins w:id="4534" w:author="Arthur Parmentier" w:date="2020-05-19T15:29:00Z">
        <w:r w:rsidRPr="007C437A">
          <w:t>As a workaround</w:t>
        </w:r>
      </w:ins>
      <w:ins w:id="4535" w:author="Arthur Parmentier" w:date="2020-05-19T15:30:00Z">
        <w:r w:rsidRPr="007C437A">
          <w:t xml:space="preserve">, I first built a simple calibration process </w:t>
        </w:r>
      </w:ins>
      <w:ins w:id="4536" w:author="Arthur Parmentier" w:date="2020-06-03T17:50:00Z">
        <w:r w:rsidR="00AF2EC4" w:rsidRPr="007C437A">
          <w:t>that</w:t>
        </w:r>
      </w:ins>
      <w:ins w:id="4537" w:author="Arthur Parmentier" w:date="2020-05-19T15:30:00Z">
        <w:r w:rsidRPr="007C437A">
          <w:t xml:space="preserve"> allow</w:t>
        </w:r>
      </w:ins>
      <w:ins w:id="4538" w:author="Arthur Parmentier" w:date="2020-06-03T17:50:00Z">
        <w:r w:rsidR="00AF2EC4" w:rsidRPr="007C437A">
          <w:t>ed</w:t>
        </w:r>
      </w:ins>
      <w:ins w:id="4539" w:author="Arthur Parmentier" w:date="2020-05-19T15:30:00Z">
        <w:r w:rsidRPr="007C437A">
          <w:t xml:space="preserve"> to compute the depth of the </w:t>
        </w:r>
      </w:ins>
      <w:ins w:id="4540" w:author="Arthur Parmentier" w:date="2020-05-19T15:31:00Z">
        <w:r w:rsidRPr="007C437A">
          <w:t>torso of the user as well as its angle to the camera</w:t>
        </w:r>
      </w:ins>
      <w:ins w:id="4541" w:author="Arthur Parmentier" w:date="2020-06-03T17:50:00Z">
        <w:r w:rsidR="00904AF3" w:rsidRPr="007C437A">
          <w:t>.</w:t>
        </w:r>
      </w:ins>
      <w:ins w:id="4542" w:author="Arthur Parmentier" w:date="2020-05-19T15:31:00Z">
        <w:r w:rsidRPr="007C437A">
          <w:t xml:space="preserve"> </w:t>
        </w:r>
      </w:ins>
      <w:ins w:id="4543" w:author="Arthur Parmentier" w:date="2020-06-03T17:50:00Z">
        <w:r w:rsidR="00904AF3" w:rsidRPr="007C437A">
          <w:t>After some testing,</w:t>
        </w:r>
      </w:ins>
      <w:ins w:id="4544" w:author="Arthur Parmentier" w:date="2020-05-19T15:31:00Z">
        <w:r w:rsidRPr="007C437A">
          <w:t xml:space="preserve"> I realized that it was useless </w:t>
        </w:r>
      </w:ins>
      <w:ins w:id="4545" w:author="Arthur Parmentier" w:date="2020-05-19T15:32:00Z">
        <w:r w:rsidRPr="007C437A">
          <w:t>in my use case</w:t>
        </w:r>
      </w:ins>
      <w:ins w:id="4546" w:author="Arthur Parmentier" w:date="2020-06-03T17:50:00Z">
        <w:r w:rsidR="00904AF3" w:rsidRPr="007C437A">
          <w:t xml:space="preserve">, did not allow any better classification </w:t>
        </w:r>
      </w:ins>
      <w:ins w:id="4547" w:author="Arthur Parmentier" w:date="2020-05-19T15:32:00Z">
        <w:r w:rsidRPr="007C437A">
          <w:t>and would only bring noise in the data.</w:t>
        </w:r>
      </w:ins>
    </w:p>
    <w:p w:rsidR="00F35BC0" w:rsidRPr="007C437A" w:rsidRDefault="00F35BC0">
      <w:pPr>
        <w:pStyle w:val="Titre6"/>
        <w:rPr>
          <w:ins w:id="4548" w:author="Arthur Parmentier" w:date="2020-06-03T17:51:00Z"/>
        </w:rPr>
      </w:pPr>
      <w:ins w:id="4549" w:author="Arthur Parmentier" w:date="2020-05-19T15:55:00Z">
        <w:r w:rsidRPr="007C437A">
          <w:t>Depth in SP</w:t>
        </w:r>
      </w:ins>
    </w:p>
    <w:p w:rsidR="00704B21" w:rsidRPr="007C437A" w:rsidRDefault="00704B21">
      <w:pPr>
        <w:rPr>
          <w:ins w:id="4550" w:author="Arthur Parmentier" w:date="2020-05-19T15:32:00Z"/>
        </w:rPr>
      </w:pPr>
      <w:ins w:id="4551" w:author="Arthur Parmentier" w:date="2020-06-03T17:51:00Z">
        <w:r w:rsidRPr="007C437A">
          <w:t xml:space="preserve">In fact, there are also some </w:t>
        </w:r>
      </w:ins>
      <w:ins w:id="4552" w:author="Arthur Parmentier" w:date="2020-06-03T17:52:00Z">
        <w:r w:rsidRPr="007C437A">
          <w:t>specificities that allow us to recognize SP signs without any depth information in PoseNet.</w:t>
        </w:r>
      </w:ins>
    </w:p>
    <w:p w:rsidR="009D75C8" w:rsidRPr="007C437A" w:rsidRDefault="00E715BE" w:rsidP="008F3623">
      <w:pPr>
        <w:rPr>
          <w:ins w:id="4553" w:author="Arthur Parmentier" w:date="2020-05-19T15:42:00Z"/>
        </w:rPr>
      </w:pPr>
      <w:ins w:id="4554" w:author="Arthur Parmentier" w:date="2020-05-19T15:35:00Z">
        <w:r w:rsidRPr="007C437A">
          <w:t xml:space="preserve">My observation </w:t>
        </w:r>
      </w:ins>
      <w:ins w:id="4555" w:author="Arthur Parmentier" w:date="2020-05-19T15:38:00Z">
        <w:r w:rsidR="00FE10BB" w:rsidRPr="007C437A">
          <w:t>is that depth</w:t>
        </w:r>
      </w:ins>
      <w:ins w:id="4556" w:author="Arthur Parmentier" w:date="2020-05-19T15:40:00Z">
        <w:r w:rsidR="009D75C8" w:rsidRPr="007C437A">
          <w:t xml:space="preserve"> (z axis)</w:t>
        </w:r>
      </w:ins>
      <w:ins w:id="4557" w:author="Arthur Parmentier" w:date="2020-05-19T15:38:00Z">
        <w:r w:rsidR="00FE10BB" w:rsidRPr="007C437A">
          <w:t xml:space="preserve"> </w:t>
        </w:r>
      </w:ins>
      <w:ins w:id="4558" w:author="Arthur Parmentier" w:date="2020-05-19T15:35:00Z">
        <w:r w:rsidRPr="007C437A">
          <w:t>is often not the most informative axi</w:t>
        </w:r>
      </w:ins>
      <w:ins w:id="4559" w:author="Arthur Parmentier" w:date="2020-05-19T15:36:00Z">
        <w:r w:rsidRPr="007C437A">
          <w:t>s for recognizing SP gestures and even signs like “play” which</w:t>
        </w:r>
      </w:ins>
      <w:ins w:id="4560" w:author="Arthur Parmentier" w:date="2020-05-19T15:37:00Z">
        <w:r w:rsidR="00FE10BB" w:rsidRPr="007C437A">
          <w:t xml:space="preserve"> uses the </w:t>
        </w:r>
      </w:ins>
      <w:ins w:id="4561" w:author="Arthur Parmentier" w:date="2020-05-19T15:40:00Z">
        <w:r w:rsidR="009D75C8" w:rsidRPr="007C437A">
          <w:t>z</w:t>
        </w:r>
      </w:ins>
      <w:ins w:id="4562" w:author="Arthur Parmentier" w:date="2020-05-19T15:41:00Z">
        <w:r w:rsidR="009D75C8" w:rsidRPr="007C437A">
          <w:t xml:space="preserve"> </w:t>
        </w:r>
      </w:ins>
      <w:ins w:id="4563" w:author="Arthur Parmentier" w:date="2020-05-19T15:37:00Z">
        <w:r w:rsidR="00FE10BB" w:rsidRPr="007C437A">
          <w:t>dimension extensively can be recognized only by the movement of the body in 2D, from the p</w:t>
        </w:r>
      </w:ins>
      <w:ins w:id="4564" w:author="Arthur Parmentier" w:date="2020-05-19T15:38:00Z">
        <w:r w:rsidR="00FE10BB" w:rsidRPr="007C437A">
          <w:t>oint of view of the camera in front of the soundpainter</w:t>
        </w:r>
      </w:ins>
      <w:ins w:id="4565" w:author="Arthur Parmentier" w:date="2020-06-03T17:52:00Z">
        <w:r w:rsidR="00B11BF7" w:rsidRPr="007C437A">
          <w:t>, because t</w:t>
        </w:r>
      </w:ins>
      <w:ins w:id="4566" w:author="Arthur Parmentier" w:date="2020-06-03T17:53:00Z">
        <w:r w:rsidR="00B11BF7" w:rsidRPr="007C437A">
          <w:t>here is little ambiguity with other signs.</w:t>
        </w:r>
        <w:r w:rsidR="00DA4920" w:rsidRPr="007C437A">
          <w:t xml:space="preserve"> Depth would only be impor</w:t>
        </w:r>
      </w:ins>
      <w:ins w:id="4567"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568" w:author="Arthur Parmentier" w:date="2020-06-03T17:56:00Z"/>
        </w:rPr>
      </w:pPr>
      <w:ins w:id="4569" w:author="Arthur Parmentier" w:date="2020-05-19T15:42:00Z">
        <w:r w:rsidRPr="007C437A">
          <w:t>However, capturing dept</w:t>
        </w:r>
      </w:ins>
      <w:ins w:id="4570" w:author="Arthur Parmentier" w:date="2020-05-19T15:43:00Z">
        <w:r w:rsidRPr="007C437A">
          <w:t>h is important for one special sign in SP, which is often called “entering the box”</w:t>
        </w:r>
      </w:ins>
      <w:ins w:id="4571" w:author="Arthur Parmentier" w:date="2020-06-03T17:55:00Z">
        <w:r w:rsidR="007145B0" w:rsidRPr="007C437A">
          <w:t xml:space="preserve"> and </w:t>
        </w:r>
      </w:ins>
      <w:ins w:id="4572" w:author="Arthur Parmentier" w:date="2020-06-03T17:56:00Z">
        <w:r w:rsidR="007145B0" w:rsidRPr="007C437A">
          <w:t xml:space="preserve">almost </w:t>
        </w:r>
      </w:ins>
      <w:ins w:id="4573" w:author="Arthur Parmentier" w:date="2020-06-03T17:55:00Z">
        <w:r w:rsidR="007145B0" w:rsidRPr="007C437A">
          <w:t xml:space="preserve">only takes place in the depth </w:t>
        </w:r>
      </w:ins>
      <w:ins w:id="4574" w:author="Arthur Parmentier" w:date="2020-06-03T17:56:00Z">
        <w:r w:rsidR="007145B0" w:rsidRPr="007C437A">
          <w:t>dimension</w:t>
        </w:r>
      </w:ins>
      <w:ins w:id="4575" w:author="Arthur Parmentier" w:date="2020-05-19T15:43:00Z">
        <w:r w:rsidRPr="007C437A">
          <w:t xml:space="preserve">. Its specialty is that </w:t>
        </w:r>
      </w:ins>
      <w:ins w:id="4576" w:author="Arthur Parmentier" w:date="2020-05-19T15:44:00Z">
        <w:r w:rsidRPr="007C437A">
          <w:t>this sign</w:t>
        </w:r>
      </w:ins>
      <w:ins w:id="4577" w:author="Arthur Parmentier" w:date="2020-05-19T15:45:00Z">
        <w:r w:rsidRPr="007C437A">
          <w:t xml:space="preserve">, consisting in putting one foot in an abstract </w:t>
        </w:r>
      </w:ins>
      <w:ins w:id="4578" w:author="Arthur Parmentier" w:date="2020-05-19T15:46:00Z">
        <w:r w:rsidRPr="007C437A">
          <w:t>“</w:t>
        </w:r>
      </w:ins>
      <w:ins w:id="4579" w:author="Arthur Parmentier" w:date="2020-05-19T15:45:00Z">
        <w:r w:rsidRPr="007C437A">
          <w:t>box</w:t>
        </w:r>
      </w:ins>
      <w:ins w:id="4580" w:author="Arthur Parmentier" w:date="2020-05-19T15:46:00Z">
        <w:r w:rsidRPr="007C437A">
          <w:t>”</w:t>
        </w:r>
      </w:ins>
      <w:ins w:id="4581" w:author="Arthur Parmentier" w:date="2020-05-19T15:45:00Z">
        <w:r w:rsidRPr="007C437A">
          <w:t xml:space="preserve"> in front of the soundpainter,</w:t>
        </w:r>
      </w:ins>
      <w:ins w:id="4582" w:author="Arthur Parmentier" w:date="2020-05-19T15:44:00Z">
        <w:r w:rsidRPr="007C437A">
          <w:t xml:space="preserve"> is used </w:t>
        </w:r>
      </w:ins>
      <w:ins w:id="4583" w:author="Arthur Parmentier" w:date="2020-05-19T15:47:00Z">
        <w:r w:rsidR="00395172" w:rsidRPr="007C437A">
          <w:t xml:space="preserve">in many SP modes </w:t>
        </w:r>
      </w:ins>
      <w:ins w:id="4584" w:author="Arthur Parmentier" w:date="2020-05-19T15:44:00Z">
        <w:r w:rsidRPr="007C437A">
          <w:t>to significate “execute the request now”</w:t>
        </w:r>
      </w:ins>
      <w:ins w:id="4585" w:author="Arthur Parmentier" w:date="2020-05-19T15:47:00Z">
        <w:r w:rsidR="00395172" w:rsidRPr="007C437A">
          <w:t>; whether the request has been defined previously (default mode) or is being signed while the soundpainter has “ent</w:t>
        </w:r>
      </w:ins>
      <w:ins w:id="4586" w:author="Arthur Parmentier" w:date="2020-05-19T15:48:00Z">
        <w:r w:rsidR="00395172" w:rsidRPr="007C437A">
          <w:t>ered the box”.</w:t>
        </w:r>
      </w:ins>
      <w:ins w:id="4587" w:author="Arthur Parmentier" w:date="2020-05-19T15:49:00Z">
        <w:r w:rsidR="007D4E17" w:rsidRPr="007C437A">
          <w:t xml:space="preserve"> </w:t>
        </w:r>
      </w:ins>
      <w:ins w:id="4588" w:author="Arthur Parmentier" w:date="2020-05-19T21:41:00Z">
        <w:r w:rsidR="009D3597" w:rsidRPr="007C437A">
          <w:t xml:space="preserve">It is </w:t>
        </w:r>
      </w:ins>
      <w:ins w:id="4589" w:author="Arthur Parmentier" w:date="2020-05-19T21:47:00Z">
        <w:r w:rsidR="00214331" w:rsidRPr="007C437A">
          <w:t>only meaningful when</w:t>
        </w:r>
      </w:ins>
      <w:ins w:id="4590" w:author="Arthur Parmentier" w:date="2020-05-19T21:41:00Z">
        <w:r w:rsidR="009D3597" w:rsidRPr="007C437A">
          <w:t xml:space="preserve"> executed simultaneously to other signs, </w:t>
        </w:r>
      </w:ins>
      <w:ins w:id="4591" w:author="Arthur Parmentier" w:date="2020-05-19T21:42:00Z">
        <w:r w:rsidR="009D3597" w:rsidRPr="007C437A">
          <w:t>for instance</w:t>
        </w:r>
      </w:ins>
      <w:ins w:id="4592" w:author="Arthur Parmentier" w:date="2020-05-19T21:41:00Z">
        <w:r w:rsidR="009D3597" w:rsidRPr="007C437A">
          <w:t xml:space="preserve"> “go gestures” in default mode</w:t>
        </w:r>
      </w:ins>
      <w:ins w:id="4593" w:author="Arthur Parmentier" w:date="2020-05-19T21:42:00Z">
        <w:r w:rsidR="009D3597" w:rsidRPr="007C437A">
          <w:t xml:space="preserve"> or </w:t>
        </w:r>
      </w:ins>
      <w:ins w:id="4594" w:author="Arthur Parmentier" w:date="2020-05-19T21:41:00Z">
        <w:r w:rsidR="009D3597" w:rsidRPr="007C437A">
          <w:t>contents</w:t>
        </w:r>
      </w:ins>
      <w:ins w:id="4595" w:author="Arthur Parmentier" w:date="2020-05-19T21:42:00Z">
        <w:r w:rsidR="009D3597" w:rsidRPr="007C437A">
          <w:t xml:space="preserve"> in launch mode.</w:t>
        </w:r>
      </w:ins>
      <w:ins w:id="4596" w:author="Arthur Parmentier" w:date="2020-05-19T21:46:00Z">
        <w:r w:rsidR="00393470" w:rsidRPr="007C437A">
          <w:t xml:space="preserve"> </w:t>
        </w:r>
      </w:ins>
      <w:ins w:id="4597" w:author="Arthur Parmentier" w:date="2020-05-19T15:49:00Z">
        <w:r w:rsidR="007D4E17" w:rsidRPr="007C437A">
          <w:t xml:space="preserve">The </w:t>
        </w:r>
      </w:ins>
      <w:ins w:id="4598" w:author="Arthur Parmentier" w:date="2020-05-19T15:50:00Z">
        <w:r w:rsidR="005A7B09" w:rsidRPr="007C437A">
          <w:t>opposite</w:t>
        </w:r>
      </w:ins>
      <w:ins w:id="4599" w:author="Arthur Parmentier" w:date="2020-05-19T15:49:00Z">
        <w:r w:rsidR="007D4E17" w:rsidRPr="007C437A">
          <w:t xml:space="preserve"> sign “exiting the box” also has the very specific meaning of “g</w:t>
        </w:r>
      </w:ins>
      <w:ins w:id="4600" w:author="Arthur Parmentier" w:date="2020-05-19T15:50:00Z">
        <w:r w:rsidR="007D4E17" w:rsidRPr="007C437A">
          <w:t>etting back to default mode”.</w:t>
        </w:r>
      </w:ins>
    </w:p>
    <w:p w:rsidR="007145B0" w:rsidRPr="007C437A" w:rsidRDefault="007145B0" w:rsidP="008F3623">
      <w:pPr>
        <w:rPr>
          <w:ins w:id="4601" w:author="Arthur Parmentier" w:date="2020-05-19T16:00:00Z"/>
        </w:rPr>
      </w:pPr>
      <w:ins w:id="4602" w:author="Arthur Parmentier" w:date="2020-06-03T17:56:00Z">
        <w:r w:rsidRPr="007C437A">
          <w:t>How can we manage to</w:t>
        </w:r>
      </w:ins>
      <w:ins w:id="4603" w:author="Arthur Parmentier" w:date="2020-06-03T17:57:00Z">
        <w:r w:rsidRPr="007C437A">
          <w:t xml:space="preserve"> get past that specific issue?</w:t>
        </w:r>
      </w:ins>
    </w:p>
    <w:p w:rsidR="009C261B" w:rsidRPr="007C437A" w:rsidRDefault="009C261B" w:rsidP="009C261B">
      <w:pPr>
        <w:pStyle w:val="Titre6"/>
        <w:rPr>
          <w:ins w:id="4604" w:author="Arthur Parmentier" w:date="2020-05-19T16:01:00Z"/>
        </w:rPr>
      </w:pPr>
      <w:ins w:id="4605" w:author="Arthur Parmentier" w:date="2020-05-19T16:00:00Z">
        <w:r w:rsidRPr="007C437A">
          <w:t>Reco</w:t>
        </w:r>
      </w:ins>
      <w:ins w:id="4606" w:author="Arthur Parmentier" w:date="2020-05-19T16:01:00Z">
        <w:r w:rsidRPr="007C437A">
          <w:t xml:space="preserve">gnition without depth: compromises </w:t>
        </w:r>
      </w:ins>
      <w:ins w:id="4607" w:author="Arthur Parmentier" w:date="2020-05-20T11:39:00Z">
        <w:r w:rsidR="000506E4" w:rsidRPr="007C437A">
          <w:t>and simplifications of SP grammar</w:t>
        </w:r>
      </w:ins>
    </w:p>
    <w:p w:rsidR="009C261B" w:rsidRPr="007C437A" w:rsidRDefault="00A00963" w:rsidP="009C261B">
      <w:pPr>
        <w:rPr>
          <w:ins w:id="4608" w:author="Arthur Parmentier" w:date="2020-05-19T16:04:00Z"/>
        </w:rPr>
      </w:pPr>
      <w:ins w:id="4609" w:author="Arthur Parmentier" w:date="2020-05-19T16:03:00Z">
        <w:r w:rsidRPr="007C437A">
          <w:t>Ideally, one would want to capture depth and abandon PoseNet for a better tracking method</w:t>
        </w:r>
      </w:ins>
      <w:ins w:id="4610" w:author="Arthur Parmentier" w:date="2020-05-19T20:01:00Z">
        <w:r w:rsidR="00D6200D" w:rsidRPr="007C437A">
          <w:t>:</w:t>
        </w:r>
      </w:ins>
    </w:p>
    <w:p w:rsidR="00A00963" w:rsidRPr="007C437A" w:rsidRDefault="00A00963" w:rsidP="00A00963">
      <w:pPr>
        <w:pStyle w:val="Paragraphedeliste"/>
        <w:numPr>
          <w:ilvl w:val="0"/>
          <w:numId w:val="26"/>
        </w:numPr>
        <w:rPr>
          <w:ins w:id="4611" w:author="Arthur Parmentier" w:date="2020-05-19T16:06:00Z"/>
        </w:rPr>
      </w:pPr>
      <w:ins w:id="4612" w:author="Arthur Parmentier" w:date="2020-05-19T16:04:00Z">
        <w:r w:rsidRPr="007C437A">
          <w:t>Kinect</w:t>
        </w:r>
      </w:ins>
      <w:ins w:id="4613" w:author="Arthur Parmentier" w:date="2020-05-19T16:05:00Z">
        <w:r w:rsidR="005E2970" w:rsidRPr="007C437A">
          <w:t xml:space="preserve"> systems</w:t>
        </w:r>
      </w:ins>
      <w:ins w:id="4614" w:author="Arthur Parmentier" w:date="2020-05-19T16:04:00Z">
        <w:r w:rsidRPr="007C437A">
          <w:t xml:space="preserve"> can capture depth</w:t>
        </w:r>
        <w:r w:rsidR="005E2970" w:rsidRPr="007C437A">
          <w:t xml:space="preserve"> </w:t>
        </w:r>
      </w:ins>
      <w:ins w:id="4615"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616" w:author="Arthur Parmentier" w:date="2020-05-19T16:09:00Z"/>
        </w:rPr>
      </w:pPr>
      <w:ins w:id="4617" w:author="Arthur Parmentier" w:date="2020-05-19T16:07:00Z">
        <w:r w:rsidRPr="007C437A">
          <w:lastRenderedPageBreak/>
          <w:t xml:space="preserve">Motion capture suits </w:t>
        </w:r>
      </w:ins>
      <w:ins w:id="4618" w:author="Arthur Parmentier" w:date="2020-05-23T09:50:00Z">
        <w:r w:rsidR="00C52DE9" w:rsidRPr="007C437A">
          <w:t xml:space="preserve">(for instance, IR </w:t>
        </w:r>
      </w:ins>
      <w:ins w:id="4619" w:author="Arthur Parmentier" w:date="2020-06-03T17:57:00Z">
        <w:r w:rsidR="004020A1" w:rsidRPr="007C437A">
          <w:t>marker-based</w:t>
        </w:r>
      </w:ins>
      <w:ins w:id="4620" w:author="Arthur Parmentier" w:date="2020-05-23T09:50:00Z">
        <w:r w:rsidR="00C52DE9" w:rsidRPr="007C437A">
          <w:t xml:space="preserve"> suits) </w:t>
        </w:r>
      </w:ins>
      <w:ins w:id="4621" w:author="Arthur Parmentier" w:date="2020-05-19T16:07:00Z">
        <w:r w:rsidRPr="007C437A">
          <w:t xml:space="preserve">are usually the most accurate and performant devices but their costs and </w:t>
        </w:r>
      </w:ins>
      <w:ins w:id="4622"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623" w:author="Arthur Parmentier" w:date="2020-05-19T19:58:00Z"/>
        </w:rPr>
      </w:pPr>
      <w:ins w:id="4624" w:author="Arthur Parmentier" w:date="2020-05-19T16:10:00Z">
        <w:r w:rsidRPr="007C437A">
          <w:t>OpenPose</w:t>
        </w:r>
        <w:r w:rsidRPr="007C437A">
          <w:rPr>
            <w:rStyle w:val="Appelnotedebasdep"/>
          </w:rPr>
          <w:footnoteReference w:id="46"/>
        </w:r>
      </w:ins>
      <w:ins w:id="4626" w:author="Arthur Parmentier" w:date="2020-05-19T16:14:00Z">
        <w:r w:rsidR="00A516F0" w:rsidRPr="007C437A">
          <w:t xml:space="preserve"> </w:t>
        </w:r>
      </w:ins>
      <w:ins w:id="4627" w:author="Arthur Parmentier" w:date="2020-05-19T16:15:00Z">
        <w:r w:rsidR="00A516F0" w:rsidRPr="007C437A">
          <w:t>is the main realistic alternative to Po</w:t>
        </w:r>
      </w:ins>
      <w:ins w:id="4628" w:author="Arthur Parmentier" w:date="2020-05-19T16:16:00Z">
        <w:r w:rsidR="00A516F0" w:rsidRPr="007C437A">
          <w:t>seNet at this moment</w:t>
        </w:r>
      </w:ins>
      <w:ins w:id="4629" w:author="Arthur Parmentier" w:date="2020-05-19T19:48:00Z">
        <w:r w:rsidR="009A7725" w:rsidRPr="007C437A">
          <w:t xml:space="preserve">; it supports 3D triangulation from multiple view (like two cameras orthogonal to the soundpainter) </w:t>
        </w:r>
      </w:ins>
      <w:ins w:id="4630" w:author="Arthur Parmentier" w:date="2020-05-19T16:16:00Z">
        <w:r w:rsidR="00A516F0" w:rsidRPr="007C437A">
          <w:t>but could not be ported to Max without much hassle</w:t>
        </w:r>
        <w:r w:rsidR="00A516F0" w:rsidRPr="007C437A">
          <w:rPr>
            <w:rStyle w:val="Appelnotedebasdep"/>
          </w:rPr>
          <w:footnoteReference w:id="47"/>
        </w:r>
      </w:ins>
    </w:p>
    <w:p w:rsidR="009A7725" w:rsidRPr="007C437A" w:rsidRDefault="009A7725">
      <w:pPr>
        <w:pStyle w:val="Paragraphedeliste"/>
        <w:numPr>
          <w:ilvl w:val="0"/>
          <w:numId w:val="26"/>
        </w:numPr>
        <w:rPr>
          <w:ins w:id="4656" w:author="Arthur Parmentier" w:date="2020-05-19T15:50:00Z"/>
        </w:rPr>
        <w:pPrChange w:id="4657" w:author="Arthur Parmentier" w:date="2020-05-19T16:04:00Z">
          <w:pPr/>
        </w:pPrChange>
      </w:pPr>
      <w:ins w:id="4658" w:author="Arthur Parmentier" w:date="2020-05-19T19:58:00Z">
        <w:r w:rsidRPr="007C437A">
          <w:t xml:space="preserve">Some </w:t>
        </w:r>
      </w:ins>
      <w:ins w:id="4659"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8"/>
        </w:r>
        <w:r w:rsidR="00F707EB" w:rsidRPr="007C437A">
          <w:t xml:space="preserve"> </w:t>
        </w:r>
      </w:ins>
      <w:ins w:id="4663" w:author="Arthur Parmentier" w:date="2020-05-19T20:02:00Z">
        <w:r w:rsidR="00D6200D" w:rsidRPr="007C437A">
          <w:t>yet</w:t>
        </w:r>
      </w:ins>
      <w:ins w:id="4664" w:author="Arthur Parmentier" w:date="2020-05-19T19:59:00Z">
        <w:r w:rsidR="00F707EB" w:rsidRPr="007C437A">
          <w:t xml:space="preserve"> far from portable to my project</w:t>
        </w:r>
      </w:ins>
    </w:p>
    <w:p w:rsidR="00D6200D" w:rsidRPr="007C437A" w:rsidRDefault="00D6200D" w:rsidP="00D6200D">
      <w:pPr>
        <w:rPr>
          <w:ins w:id="4665" w:author="Arthur Parmentier" w:date="2020-05-19T22:45:00Z"/>
        </w:rPr>
      </w:pPr>
      <w:ins w:id="4666" w:author="Arthur Parmentier" w:date="2020-05-19T20:01:00Z">
        <w:r w:rsidRPr="007C437A">
          <w:t>PoseNet appears like the best compromise</w:t>
        </w:r>
      </w:ins>
      <w:ins w:id="4667" w:author="Arthur Parmentier" w:date="2020-05-19T20:03:00Z">
        <w:r w:rsidRPr="007C437A">
          <w:t xml:space="preserve"> for th</w:t>
        </w:r>
      </w:ins>
      <w:ins w:id="4668" w:author="Arthur Parmentier" w:date="2020-05-19T22:49:00Z">
        <w:r w:rsidR="008706E0" w:rsidRPr="007C437A">
          <w:t>is particular</w:t>
        </w:r>
      </w:ins>
      <w:ins w:id="4669" w:author="Arthur Parmentier" w:date="2020-05-19T20:03:00Z">
        <w:r w:rsidRPr="007C437A">
          <w:t xml:space="preserve"> use case</w:t>
        </w:r>
      </w:ins>
      <w:ins w:id="4670" w:author="Arthur Parmentier" w:date="2020-05-19T22:50:00Z">
        <w:r w:rsidR="008706E0" w:rsidRPr="007C437A">
          <w:t>, its goals and under the constraints</w:t>
        </w:r>
      </w:ins>
      <w:ins w:id="4671" w:author="Arthur Parmentier" w:date="2020-05-19T20:03:00Z">
        <w:r w:rsidRPr="007C437A">
          <w:t xml:space="preserve"> of this project.</w:t>
        </w:r>
      </w:ins>
      <w:ins w:id="4672" w:author="Arthur Parmentier" w:date="2020-05-19T21:52:00Z">
        <w:r w:rsidR="00F45509" w:rsidRPr="007C437A">
          <w:br/>
        </w:r>
      </w:ins>
      <w:ins w:id="4673" w:author="Arthur Parmentier" w:date="2020-05-19T20:04:00Z">
        <w:r w:rsidRPr="007C437A">
          <w:t xml:space="preserve">In </w:t>
        </w:r>
      </w:ins>
      <w:ins w:id="4674" w:author="Arthur Parmentier" w:date="2020-05-19T21:53:00Z">
        <w:r w:rsidR="00F45509" w:rsidRPr="007C437A">
          <w:t>theory</w:t>
        </w:r>
      </w:ins>
      <w:ins w:id="4675" w:author="Arthur Parmentier" w:date="2020-05-19T20:04:00Z">
        <w:r w:rsidRPr="007C437A">
          <w:t>, it would be sufficient to add a simple external hardware of software mechanism to know whether the soundpainter has “</w:t>
        </w:r>
      </w:ins>
      <w:ins w:id="4676" w:author="Arthur Parmentier" w:date="2020-05-19T20:05:00Z">
        <w:r w:rsidRPr="007C437A">
          <w:t>entered the box” or not to remove the greatest part of the problem</w:t>
        </w:r>
      </w:ins>
      <w:ins w:id="4677" w:author="Arthur Parmentier" w:date="2020-05-19T22:47:00Z">
        <w:r w:rsidR="00B832E8" w:rsidRPr="007C437A">
          <w:t>. One could for instance t</w:t>
        </w:r>
      </w:ins>
      <w:ins w:id="4678" w:author="Arthur Parmentier" w:date="2020-05-19T22:48:00Z">
        <w:r w:rsidR="00B832E8" w:rsidRPr="007C437A">
          <w:t xml:space="preserve">hink of using a numeric carpet of a simple tracker of relative feet </w:t>
        </w:r>
        <w:r w:rsidR="007B3735" w:rsidRPr="007C437A">
          <w:t>d</w:t>
        </w:r>
      </w:ins>
      <w:ins w:id="4679" w:author="Arthur Parmentier" w:date="2020-05-19T22:49:00Z">
        <w:r w:rsidR="007B3735" w:rsidRPr="007C437A">
          <w:t>istance on the z axis</w:t>
        </w:r>
      </w:ins>
      <w:ins w:id="4680" w:author="Arthur Parmentier" w:date="2020-05-19T22:48:00Z">
        <w:r w:rsidR="00B832E8" w:rsidRPr="007C437A">
          <w:t xml:space="preserve"> to achieve this.</w:t>
        </w:r>
      </w:ins>
      <w:ins w:id="4681" w:author="Arthur Parmentier" w:date="2020-05-19T21:52:00Z">
        <w:r w:rsidR="00F45509" w:rsidRPr="007C437A">
          <w:br/>
        </w:r>
      </w:ins>
      <w:ins w:id="4682" w:author="Arthur Parmentier" w:date="2020-05-19T21:53:00Z">
        <w:r w:rsidR="00F45509" w:rsidRPr="007C437A">
          <w:t xml:space="preserve">In fact, </w:t>
        </w:r>
      </w:ins>
      <w:ins w:id="4683" w:author="Arthur Parmentier" w:date="2020-05-19T21:54:00Z">
        <w:r w:rsidR="00F45509" w:rsidRPr="007C437A">
          <w:t xml:space="preserve">I chose to work primarily on the default mode as my use case. In this mode, </w:t>
        </w:r>
      </w:ins>
      <w:ins w:id="4684" w:author="Arthur Parmentier" w:date="2020-05-19T21:56:00Z">
        <w:r w:rsidR="00F45509" w:rsidRPr="007C437A">
          <w:t>the</w:t>
        </w:r>
      </w:ins>
      <w:ins w:id="4685" w:author="Arthur Parmentier" w:date="2020-05-19T21:57:00Z">
        <w:r w:rsidR="00F45509" w:rsidRPr="007C437A">
          <w:t xml:space="preserve"> practical</w:t>
        </w:r>
      </w:ins>
      <w:ins w:id="4686" w:author="Arthur Parmentier" w:date="2020-05-19T21:56:00Z">
        <w:r w:rsidR="00F45509" w:rsidRPr="007C437A">
          <w:t xml:space="preserve"> use of the “go gesture</w:t>
        </w:r>
      </w:ins>
      <w:ins w:id="4687" w:author="Arthur Parmentier" w:date="2020-05-19T21:57:00Z">
        <w:r w:rsidR="00F45509" w:rsidRPr="007C437A">
          <w:t>”</w:t>
        </w:r>
      </w:ins>
      <w:ins w:id="4688" w:author="Arthur Parmentier" w:date="2020-05-19T22:20:00Z">
        <w:r w:rsidR="000B345C" w:rsidRPr="007C437A">
          <w:t xml:space="preserve"> “play”</w:t>
        </w:r>
      </w:ins>
      <w:ins w:id="4689" w:author="Arthur Parmentier" w:date="2020-05-19T21:57:00Z">
        <w:r w:rsidR="00F45509" w:rsidRPr="007C437A">
          <w:t xml:space="preserve"> is always associated with “entering the box”</w:t>
        </w:r>
        <w:r w:rsidR="00F45509" w:rsidRPr="007C437A">
          <w:rPr>
            <w:rStyle w:val="Appelnotedebasdep"/>
          </w:rPr>
          <w:footnoteReference w:id="49"/>
        </w:r>
      </w:ins>
      <w:ins w:id="4752" w:author="Arthur Parmentier" w:date="2020-05-19T22:19:00Z">
        <w:r w:rsidR="000B345C" w:rsidRPr="007C437A">
          <w:t xml:space="preserve"> </w:t>
        </w:r>
      </w:ins>
      <w:ins w:id="4753" w:author="Arthur Parmentier" w:date="2020-05-19T22:20:00Z">
        <w:r w:rsidR="00FE27EB" w:rsidRPr="007C437A">
          <w:t>while even if the use of other “go gestures” such as “</w:t>
        </w:r>
      </w:ins>
      <w:ins w:id="4754" w:author="Arthur Parmentier" w:date="2020-05-19T22:22:00Z">
        <w:r w:rsidR="00FE27EB" w:rsidRPr="007C437A">
          <w:t>S</w:t>
        </w:r>
      </w:ins>
      <w:ins w:id="4755" w:author="Arthur Parmentier" w:date="2020-05-19T22:20:00Z">
        <w:r w:rsidR="00FE27EB" w:rsidRPr="007C437A">
          <w:t>lowly enter” is not</w:t>
        </w:r>
      </w:ins>
      <w:ins w:id="4756" w:author="Arthur Parmentier" w:date="2020-05-19T22:21:00Z">
        <w:r w:rsidR="00FE27EB" w:rsidRPr="007C437A">
          <w:t xml:space="preserve"> always </w:t>
        </w:r>
      </w:ins>
      <w:ins w:id="4757" w:author="Arthur Parmentier" w:date="2020-05-19T22:20:00Z">
        <w:r w:rsidR="00FE27EB" w:rsidRPr="007C437A">
          <w:t>with “entering the box”</w:t>
        </w:r>
      </w:ins>
      <w:ins w:id="4758" w:author="Arthur Parmentier" w:date="2020-05-19T22:21:00Z">
        <w:r w:rsidR="00FE27EB" w:rsidRPr="007C437A">
          <w:t xml:space="preserve">, a simplified version of the grammar can </w:t>
        </w:r>
      </w:ins>
      <w:ins w:id="4759" w:author="Arthur Parmentier" w:date="2020-05-19T22:22:00Z">
        <w:r w:rsidR="00FE27EB" w:rsidRPr="007C437A">
          <w:t>easily assume that “entering the box” is always performed with “go gestures”</w:t>
        </w:r>
        <w:r w:rsidR="000459FB" w:rsidRPr="007C437A">
          <w:t xml:space="preserve">, without </w:t>
        </w:r>
      </w:ins>
      <w:ins w:id="4760"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761" w:author="Arthur Parmentier" w:date="2020-05-20T11:27:00Z"/>
        </w:rPr>
      </w:pPr>
      <w:ins w:id="4762" w:author="Arthur Parmentier" w:date="2020-05-19T22:45:00Z">
        <w:r w:rsidRPr="007C437A">
          <w:t>With this</w:t>
        </w:r>
      </w:ins>
      <w:ins w:id="4763" w:author="Arthur Parmentier" w:date="2020-05-19T22:46:00Z">
        <w:r w:rsidRPr="007C437A">
          <w:t xml:space="preserve"> </w:t>
        </w:r>
      </w:ins>
      <w:ins w:id="4764" w:author="Arthur Parmentier" w:date="2020-05-19T22:45:00Z">
        <w:r w:rsidRPr="007C437A">
          <w:t>simplification in m</w:t>
        </w:r>
      </w:ins>
      <w:ins w:id="4765" w:author="Arthur Parmentier" w:date="2020-05-19T22:46:00Z">
        <w:r w:rsidRPr="007C437A">
          <w:t xml:space="preserve">ind, a 2D tracking </w:t>
        </w:r>
      </w:ins>
      <w:ins w:id="4766" w:author="Arthur Parmentier" w:date="2020-05-19T22:47:00Z">
        <w:r w:rsidRPr="007C437A">
          <w:t xml:space="preserve">of the full body </w:t>
        </w:r>
      </w:ins>
      <w:ins w:id="4767" w:author="Arthur Parmentier" w:date="2020-05-19T22:46:00Z">
        <w:r w:rsidRPr="007C437A">
          <w:t xml:space="preserve">is </w:t>
        </w:r>
      </w:ins>
      <w:ins w:id="4768" w:author="Arthur Parmentier" w:date="2020-05-19T22:53:00Z">
        <w:r w:rsidR="00BF2076" w:rsidRPr="007C437A">
          <w:t>enough</w:t>
        </w:r>
      </w:ins>
      <w:ins w:id="4769" w:author="Arthur Parmentier" w:date="2020-05-19T22:47:00Z">
        <w:r w:rsidRPr="007C437A">
          <w:t xml:space="preserve"> </w:t>
        </w:r>
      </w:ins>
      <w:ins w:id="4770" w:author="Arthur Parmentier" w:date="2020-05-19T22:53:00Z">
        <w:r w:rsidR="00BF2076" w:rsidRPr="007C437A">
          <w:t xml:space="preserve">to cover the </w:t>
        </w:r>
      </w:ins>
      <w:ins w:id="4771" w:author="Arthur Parmentier" w:date="2020-05-19T22:54:00Z">
        <w:r w:rsidR="00BF2076" w:rsidRPr="007C437A">
          <w:t>default mode.</w:t>
        </w:r>
      </w:ins>
      <w:ins w:id="4772" w:author="Arthur Parmentier" w:date="2020-05-19T22:57:00Z">
        <w:r w:rsidR="00BF2076" w:rsidRPr="007C437A">
          <w:t xml:space="preserve"> But what about</w:t>
        </w:r>
      </w:ins>
      <w:ins w:id="4773" w:author="Arthur Parmentier" w:date="2020-05-19T22:58:00Z">
        <w:r w:rsidR="00BF2076" w:rsidRPr="007C437A">
          <w:t xml:space="preserve"> over modes, that also make use of the “box” in a different way?</w:t>
        </w:r>
        <w:r w:rsidR="00BF2076" w:rsidRPr="007C437A">
          <w:br/>
        </w:r>
      </w:ins>
      <w:ins w:id="4774" w:author="Arthur Parmentier" w:date="2020-05-19T22:59:00Z">
        <w:r w:rsidR="00BF2076" w:rsidRPr="007C437A">
          <w:t>Interestingly, most other SP modes that I am aware of</w:t>
        </w:r>
      </w:ins>
      <w:ins w:id="4775" w:author="Arthur Parmentier" w:date="2020-05-19T23:01:00Z">
        <w:r w:rsidR="00BF2076" w:rsidRPr="007C437A">
          <w:t xml:space="preserve"> are using immediate requests rather than structured requests</w:t>
        </w:r>
      </w:ins>
      <w:ins w:id="4776" w:author="Arthur Parmentier" w:date="2020-05-20T11:19:00Z">
        <w:r w:rsidR="00C907A8" w:rsidRPr="007C437A">
          <w:t>, and the soundpainter is always standing in the “box”</w:t>
        </w:r>
      </w:ins>
      <w:ins w:id="4777" w:author="Arthur Parmentier" w:date="2020-05-20T11:20:00Z">
        <w:r w:rsidR="00C907A8" w:rsidRPr="007C437A">
          <w:t xml:space="preserve"> when using these modes</w:t>
        </w:r>
      </w:ins>
      <w:ins w:id="4778" w:author="Arthur Parmentier" w:date="2020-05-19T23:02:00Z">
        <w:r w:rsidR="00BF2076" w:rsidRPr="007C437A">
          <w:t>.</w:t>
        </w:r>
        <w:r w:rsidR="00F24850" w:rsidRPr="007C437A">
          <w:t xml:space="preserve"> In other words, </w:t>
        </w:r>
      </w:ins>
      <w:ins w:id="4779" w:author="Arthur Parmentier" w:date="2020-05-19T23:03:00Z">
        <w:r w:rsidR="00F24850" w:rsidRPr="007C437A">
          <w:t>signing “outside the box”</w:t>
        </w:r>
      </w:ins>
      <w:ins w:id="4780" w:author="Arthur Parmentier" w:date="2020-05-20T11:21:00Z">
        <w:r w:rsidR="00C907A8" w:rsidRPr="007C437A">
          <w:t>, not in real-time</w:t>
        </w:r>
      </w:ins>
      <w:ins w:id="4781" w:author="Arthur Parmentier" w:date="2020-05-20T11:22:00Z">
        <w:r w:rsidR="00C907A8" w:rsidRPr="007C437A">
          <w:t>, to make</w:t>
        </w:r>
      </w:ins>
      <w:ins w:id="4782" w:author="Arthur Parmentier" w:date="2020-05-19T23:03:00Z">
        <w:r w:rsidR="00F24850" w:rsidRPr="007C437A">
          <w:t xml:space="preserve"> </w:t>
        </w:r>
      </w:ins>
      <w:ins w:id="4783" w:author="Arthur Parmentier" w:date="2020-05-20T11:22:00Z">
        <w:r w:rsidR="00C907A8" w:rsidRPr="007C437A">
          <w:t xml:space="preserve">structured requests </w:t>
        </w:r>
      </w:ins>
      <w:ins w:id="4784" w:author="Arthur Parmentier" w:date="2020-05-20T11:23:00Z">
        <w:r w:rsidR="00C907A8" w:rsidRPr="007C437A">
          <w:t xml:space="preserve">is particular to the </w:t>
        </w:r>
        <w:r w:rsidR="00C907A8" w:rsidRPr="007C437A">
          <w:lastRenderedPageBreak/>
          <w:t>default mode</w:t>
        </w:r>
      </w:ins>
      <w:ins w:id="4785" w:author="Arthur Parmentier" w:date="2020-05-19T23:03:00Z">
        <w:r w:rsidR="00F24850" w:rsidRPr="007C437A">
          <w:t>.</w:t>
        </w:r>
      </w:ins>
      <w:ins w:id="4786" w:author="Arthur Parmentier" w:date="2020-05-19T23:04:00Z">
        <w:r w:rsidR="00F24850" w:rsidRPr="007C437A">
          <w:rPr>
            <w:rStyle w:val="Appelnotedebasdep"/>
          </w:rPr>
          <w:footnoteReference w:id="50"/>
        </w:r>
      </w:ins>
      <w:ins w:id="4801" w:author="Arthur Parmentier" w:date="2020-05-19T23:08:00Z">
        <w:r w:rsidR="00833F14" w:rsidRPr="007C437A">
          <w:t xml:space="preserve"> By entering</w:t>
        </w:r>
      </w:ins>
      <w:ins w:id="4802" w:author="Arthur Parmentier" w:date="2020-05-19T23:09:00Z">
        <w:r w:rsidR="00833F14" w:rsidRPr="007C437A">
          <w:t xml:space="preserve"> or exiting</w:t>
        </w:r>
      </w:ins>
      <w:ins w:id="4803" w:author="Arthur Parmentier" w:date="2020-05-19T23:08:00Z">
        <w:r w:rsidR="00833F14" w:rsidRPr="007C437A">
          <w:t xml:space="preserve"> </w:t>
        </w:r>
      </w:ins>
      <w:ins w:id="4804" w:author="Arthur Parmentier" w:date="2020-05-19T23:09:00Z">
        <w:r w:rsidR="00833F14" w:rsidRPr="007C437A">
          <w:t>other</w:t>
        </w:r>
      </w:ins>
      <w:ins w:id="4805" w:author="Arthur Parmentier" w:date="2020-05-19T23:08:00Z">
        <w:r w:rsidR="00833F14" w:rsidRPr="007C437A">
          <w:t xml:space="preserve"> mode</w:t>
        </w:r>
      </w:ins>
      <w:ins w:id="4806" w:author="Arthur Parmentier" w:date="2020-05-19T23:09:00Z">
        <w:r w:rsidR="00833F14" w:rsidRPr="007C437A">
          <w:t>s</w:t>
        </w:r>
      </w:ins>
      <w:ins w:id="4807" w:author="Arthur Parmentier" w:date="2020-05-19T23:08:00Z">
        <w:r w:rsidR="00833F14" w:rsidRPr="007C437A">
          <w:t xml:space="preserve"> (marked with </w:t>
        </w:r>
      </w:ins>
      <w:ins w:id="4808" w:author="Arthur Parmentier" w:date="2020-05-19T23:09:00Z">
        <w:r w:rsidR="00833F14" w:rsidRPr="007C437A">
          <w:t>their</w:t>
        </w:r>
      </w:ins>
      <w:ins w:id="4809" w:author="Arthur Parmentier" w:date="2020-05-19T23:08:00Z">
        <w:r w:rsidR="00833F14" w:rsidRPr="007C437A">
          <w:t xml:space="preserve"> “enter</w:t>
        </w:r>
      </w:ins>
      <w:ins w:id="4810" w:author="Arthur Parmentier" w:date="2020-05-19T23:09:00Z">
        <w:r w:rsidR="00833F14" w:rsidRPr="007C437A">
          <w:t xml:space="preserve">” and “exit” signs), the program should be able </w:t>
        </w:r>
      </w:ins>
      <w:ins w:id="4811" w:author="Arthur Parmentier" w:date="2020-05-19T23:10:00Z">
        <w:r w:rsidR="00833F14" w:rsidRPr="007C437A">
          <w:t>to know whether requests must be considered immediate requests</w:t>
        </w:r>
      </w:ins>
      <w:ins w:id="4812" w:author="Arthur Parmentier" w:date="2020-05-19T23:11:00Z">
        <w:r w:rsidR="00833F14" w:rsidRPr="007C437A">
          <w:t xml:space="preserve"> </w:t>
        </w:r>
      </w:ins>
      <w:ins w:id="4813" w:author="Arthur Parmentier" w:date="2020-05-19T23:10:00Z">
        <w:r w:rsidR="00833F14" w:rsidRPr="007C437A">
          <w:t>or structured, delayed ones</w:t>
        </w:r>
      </w:ins>
      <w:ins w:id="4814" w:author="Arthur Parmentier" w:date="2020-05-19T23:11:00Z">
        <w:r w:rsidR="00833F14" w:rsidRPr="007C437A">
          <w:rPr>
            <w:rStyle w:val="Appelnotedebasdep"/>
          </w:rPr>
          <w:footnoteReference w:id="51"/>
        </w:r>
      </w:ins>
      <w:ins w:id="4829" w:author="Arthur Parmentier" w:date="2020-05-20T11:25:00Z">
        <w:r w:rsidR="00337510" w:rsidRPr="007C437A">
          <w:t>.</w:t>
        </w:r>
      </w:ins>
    </w:p>
    <w:p w:rsidR="00337510" w:rsidRPr="007C437A" w:rsidRDefault="00337510">
      <w:pPr>
        <w:rPr>
          <w:ins w:id="4830" w:author="Arthur Parmentier" w:date="2020-05-20T11:39:00Z"/>
        </w:rPr>
      </w:pPr>
      <w:ins w:id="4831" w:author="Arthur Parmentier" w:date="2020-05-20T11:27:00Z">
        <w:r w:rsidRPr="007C437A">
          <w:t xml:space="preserve">In conclusion, </w:t>
        </w:r>
      </w:ins>
      <w:ins w:id="4832" w:author="Arthur Parmentier" w:date="2020-05-20T11:40:00Z">
        <w:r w:rsidR="00B307BE" w:rsidRPr="007C437A">
          <w:t xml:space="preserve">although more expensive or complex systems would allow for full 3D tracking of the body, </w:t>
        </w:r>
      </w:ins>
      <w:ins w:id="4833" w:author="Arthur Parmentier" w:date="2020-05-20T11:27:00Z">
        <w:r w:rsidRPr="007C437A">
          <w:t>PoseNet</w:t>
        </w:r>
      </w:ins>
      <w:ins w:id="4834" w:author="Arthur Parmentier" w:date="2020-05-20T11:29:00Z">
        <w:r w:rsidR="000506E4" w:rsidRPr="007C437A">
          <w:t xml:space="preserve"> </w:t>
        </w:r>
      </w:ins>
      <w:ins w:id="4835" w:author="Arthur Parmentier" w:date="2020-05-20T11:30:00Z">
        <w:r w:rsidR="000506E4" w:rsidRPr="007C437A">
          <w:t xml:space="preserve">is suitable for </w:t>
        </w:r>
      </w:ins>
      <w:ins w:id="4836" w:author="Arthur Parmentier" w:date="2020-05-20T11:31:00Z">
        <w:r w:rsidR="000506E4" w:rsidRPr="007C437A">
          <w:t xml:space="preserve">building most features at the </w:t>
        </w:r>
      </w:ins>
      <w:ins w:id="4837" w:author="Arthur Parmentier" w:date="2020-05-23T09:56:00Z">
        <w:r w:rsidR="00AB2243" w:rsidRPr="007C437A">
          <w:t xml:space="preserve">full </w:t>
        </w:r>
      </w:ins>
      <w:ins w:id="4838" w:author="Arthur Parmentier" w:date="2020-05-20T11:31:00Z">
        <w:r w:rsidR="000506E4" w:rsidRPr="007C437A">
          <w:t>body scale relevant to SP</w:t>
        </w:r>
      </w:ins>
      <w:ins w:id="4839" w:author="Arthur Parmentier" w:date="2020-05-20T11:40:00Z">
        <w:r w:rsidR="00B21279" w:rsidRPr="007C437A">
          <w:t xml:space="preserve"> and is the most adapted technology in the frame of this project</w:t>
        </w:r>
      </w:ins>
      <w:ins w:id="4840" w:author="Arthur Parmentier" w:date="2020-05-20T11:31:00Z">
        <w:r w:rsidR="000506E4" w:rsidRPr="007C437A">
          <w:t>.</w:t>
        </w:r>
      </w:ins>
      <w:ins w:id="4841" w:author="Arthur Parmentier" w:date="2020-05-20T11:41:00Z">
        <w:r w:rsidR="00B21279" w:rsidRPr="007C437A">
          <w:br/>
        </w:r>
      </w:ins>
      <w:ins w:id="4842" w:author="Arthur Parmentier" w:date="2020-05-20T11:33:00Z">
        <w:r w:rsidR="000506E4" w:rsidRPr="007C437A">
          <w:t>From the observation of correlations between missing depth features and known signs/features, we are able</w:t>
        </w:r>
      </w:ins>
      <w:ins w:id="4843" w:author="Arthur Parmentier" w:date="2020-05-20T11:34:00Z">
        <w:r w:rsidR="000506E4" w:rsidRPr="007C437A">
          <w:t xml:space="preserve"> to make a small simplification of the SP grammar by assuming that </w:t>
        </w:r>
      </w:ins>
      <w:ins w:id="4844" w:author="Arthur Parmentier" w:date="2020-05-20T11:35:00Z">
        <w:r w:rsidR="000506E4" w:rsidRPr="007C437A">
          <w:t xml:space="preserve">the requests must </w:t>
        </w:r>
      </w:ins>
      <w:ins w:id="4845" w:author="Arthur Parmentier" w:date="2020-05-20T11:36:00Z">
        <w:r w:rsidR="000506E4" w:rsidRPr="007C437A">
          <w:t>be executed immediately when “go gestures” are used, and that in every mode but the default one, the requests are immediate.</w:t>
        </w:r>
      </w:ins>
      <w:ins w:id="4846" w:author="Arthur Parmentier" w:date="2020-05-20T11:37:00Z">
        <w:r w:rsidR="000506E4" w:rsidRPr="007C437A">
          <w:t xml:space="preserve"> Under these assumptions, PoseNet is sufficient to build all necessary features to </w:t>
        </w:r>
      </w:ins>
      <w:ins w:id="4847" w:author="Arthur Parmentier" w:date="2020-05-20T11:38:00Z">
        <w:r w:rsidR="000506E4" w:rsidRPr="007C437A">
          <w:t>recognize</w:t>
        </w:r>
      </w:ins>
      <w:ins w:id="4848" w:author="Arthur Parmentier" w:date="2020-05-20T11:37:00Z">
        <w:r w:rsidR="000506E4" w:rsidRPr="007C437A">
          <w:t xml:space="preserve"> SP signs at the body scale.</w:t>
        </w:r>
      </w:ins>
    </w:p>
    <w:p w:rsidR="00774F33" w:rsidRPr="007C437A" w:rsidRDefault="000340B7" w:rsidP="000340B7">
      <w:pPr>
        <w:pStyle w:val="Titre5"/>
        <w:rPr>
          <w:ins w:id="4849" w:author="Arthur Parmentier" w:date="2020-05-20T11:41:00Z"/>
        </w:rPr>
      </w:pPr>
      <w:ins w:id="4850" w:author="Arthur Parmentier" w:date="2020-05-20T11:41:00Z">
        <w:r w:rsidRPr="007C437A">
          <w:t>Building features</w:t>
        </w:r>
      </w:ins>
    </w:p>
    <w:p w:rsidR="003D367C" w:rsidRPr="007C437A" w:rsidRDefault="00F71238" w:rsidP="003D367C">
      <w:pPr>
        <w:rPr>
          <w:ins w:id="4851" w:author="Arthur Parmentier" w:date="2020-05-20T15:19:00Z"/>
        </w:rPr>
      </w:pPr>
      <w:ins w:id="4852"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4853" w:author="Arthur Parmentier" w:date="2020-05-20T15:24:00Z"/>
        </w:rPr>
      </w:pPr>
      <w:ins w:id="4854" w:author="Arthur Parmentier" w:date="2020-05-20T15:30:00Z">
        <w:r w:rsidRPr="007C437A">
          <w:t>The set of features shou</w:t>
        </w:r>
      </w:ins>
      <w:ins w:id="4855" w:author="Arthur Parmentier" w:date="2020-05-20T15:31:00Z">
        <w:r w:rsidRPr="007C437A">
          <w:t xml:space="preserve">ld </w:t>
        </w:r>
      </w:ins>
      <w:ins w:id="4856" w:author="Arthur Parmentier" w:date="2020-05-20T19:02:00Z">
        <w:r w:rsidR="00830C1A" w:rsidRPr="007C437A">
          <w:t>reduce to the</w:t>
        </w:r>
      </w:ins>
      <w:ins w:id="4857" w:author="Arthur Parmentier" w:date="2020-05-20T15:31:00Z">
        <w:r w:rsidRPr="007C437A">
          <w:t xml:space="preserve"> lowest number of dimensions, while still being meaningful, </w:t>
        </w:r>
      </w:ins>
      <w:ins w:id="4858" w:author="Arthur Parmentier" w:date="2020-05-20T19:02:00Z">
        <w:r w:rsidR="00830C1A" w:rsidRPr="007C437A">
          <w:t xml:space="preserve">in order </w:t>
        </w:r>
      </w:ins>
      <w:ins w:id="4859" w:author="Arthur Parmentier" w:date="2020-05-20T15:31:00Z">
        <w:r w:rsidRPr="007C437A">
          <w:t xml:space="preserve">to avoid the </w:t>
        </w:r>
      </w:ins>
      <w:ins w:id="4860" w:author="Arthur Parmentier" w:date="2020-05-20T19:03:00Z">
        <w:r w:rsidR="00FE52CB" w:rsidRPr="007C437A">
          <w:t>so-called “</w:t>
        </w:r>
      </w:ins>
      <w:ins w:id="4861" w:author="Arthur Parmentier" w:date="2020-05-20T15:31:00Z">
        <w:r w:rsidRPr="007C437A">
          <w:t>curse of dimensionality</w:t>
        </w:r>
      </w:ins>
      <w:ins w:id="4862" w:author="Arthur Parmentier" w:date="2020-05-20T19:03:00Z">
        <w:r w:rsidR="00FE52CB" w:rsidRPr="007C437A">
          <w:t>” problem</w:t>
        </w:r>
      </w:ins>
      <w:ins w:id="4863" w:author="Arthur Parmentier" w:date="2020-05-20T15:31:00Z">
        <w:r w:rsidRPr="007C437A">
          <w:t xml:space="preserve">. </w:t>
        </w:r>
      </w:ins>
      <w:ins w:id="4864" w:author="Arthur Parmentier" w:date="2020-05-20T19:03:00Z">
        <w:r w:rsidR="003D04EE" w:rsidRPr="007C437A">
          <w:t>It</w:t>
        </w:r>
      </w:ins>
      <w:ins w:id="4865" w:author="Arthur Parmentier" w:date="2020-05-20T15:31:00Z">
        <w:r w:rsidRPr="007C437A">
          <w:t xml:space="preserve"> can for instance be solved with a principal</w:t>
        </w:r>
      </w:ins>
      <w:ins w:id="4866" w:author="Arthur Parmentier" w:date="2020-05-20T15:32:00Z">
        <w:r w:rsidRPr="007C437A">
          <w:t xml:space="preserve"> component </w:t>
        </w:r>
      </w:ins>
      <w:ins w:id="4867" w:author="Arthur Parmentier" w:date="2020-05-20T19:03:00Z">
        <w:r w:rsidR="0080466C" w:rsidRPr="007C437A">
          <w:t>analysis which in general provides the best set of features</w:t>
        </w:r>
      </w:ins>
      <w:ins w:id="4868" w:author="Arthur Parmentier" w:date="2020-05-20T19:04:00Z">
        <w:r w:rsidR="0080466C" w:rsidRPr="007C437A">
          <w:t xml:space="preserve"> to a given classification problem</w:t>
        </w:r>
      </w:ins>
      <w:ins w:id="4869" w:author="Arthur Parmentier" w:date="2020-05-20T19:03:00Z">
        <w:r w:rsidR="0080466C" w:rsidRPr="007C437A">
          <w:t>; h</w:t>
        </w:r>
      </w:ins>
      <w:ins w:id="4870" w:author="Arthur Parmentier" w:date="2020-05-20T15:33:00Z">
        <w:r w:rsidRPr="007C437A">
          <w:t>owever, in our case, we want the features to always remain interpretable to the user, so that we cannot afford such a transformation.</w:t>
        </w:r>
      </w:ins>
      <w:ins w:id="4871" w:author="Arthur Parmentier" w:date="2020-05-20T15:34:00Z">
        <w:r w:rsidRPr="007C437A">
          <w:t xml:space="preserve"> Instead, we should only keep the most significant joints in PoseNet outpu</w:t>
        </w:r>
      </w:ins>
      <w:ins w:id="4872" w:author="Arthur Parmentier" w:date="2020-05-20T15:35:00Z">
        <w:r w:rsidRPr="007C437A">
          <w:t xml:space="preserve">t such as the wrists or elbows positions, discarding less significant ones </w:t>
        </w:r>
      </w:ins>
      <w:ins w:id="4873" w:author="Arthur Parmentier" w:date="2020-05-20T15:36:00Z">
        <w:r w:rsidRPr="007C437A">
          <w:t xml:space="preserve">(for SP) </w:t>
        </w:r>
      </w:ins>
      <w:ins w:id="4874" w:author="Arthur Parmentier" w:date="2020-05-20T15:35:00Z">
        <w:r w:rsidRPr="007C437A">
          <w:t xml:space="preserve">such as the nose or hips. However, if the user wants to build its own set of signs that </w:t>
        </w:r>
      </w:ins>
      <w:ins w:id="4875"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4876" w:author="Arthur Parmentier" w:date="2020-05-20T19:10:00Z"/>
        </w:rPr>
      </w:pPr>
      <w:ins w:id="4877" w:author="Arthur Parmentier" w:date="2020-05-20T15:27:00Z">
        <w:r w:rsidRPr="007C437A">
          <w:t xml:space="preserve">The </w:t>
        </w:r>
      </w:ins>
      <w:ins w:id="4878" w:author="Arthur Parmentier" w:date="2020-05-20T15:38:00Z">
        <w:r w:rsidR="00D2561F" w:rsidRPr="007C437A">
          <w:t xml:space="preserve">features must be invariant to transformations that are not meaningful and do not correspond </w:t>
        </w:r>
      </w:ins>
      <w:ins w:id="4879" w:author="Arthur Parmentier" w:date="2020-05-20T15:39:00Z">
        <w:r w:rsidR="00D2561F" w:rsidRPr="007C437A">
          <w:t>to any sign. In particular, the features must be translation</w:t>
        </w:r>
        <w:r w:rsidR="001014E8" w:rsidRPr="007C437A">
          <w:t>-</w:t>
        </w:r>
      </w:ins>
      <w:ins w:id="4880" w:author="Arthur Parmentier" w:date="2020-05-20T15:40:00Z">
        <w:r w:rsidR="001014E8" w:rsidRPr="007C437A">
          <w:t xml:space="preserve"> &amp;</w:t>
        </w:r>
      </w:ins>
      <w:ins w:id="4881" w:author="Arthur Parmentier" w:date="2020-05-20T15:39:00Z">
        <w:r w:rsidR="00D2561F" w:rsidRPr="007C437A">
          <w:t xml:space="preserve"> rotation</w:t>
        </w:r>
      </w:ins>
      <w:ins w:id="4882" w:author="Arthur Parmentier" w:date="2020-05-20T15:40:00Z">
        <w:r w:rsidR="001014E8" w:rsidRPr="007C437A">
          <w:t>-invariants</w:t>
        </w:r>
      </w:ins>
      <w:ins w:id="4883" w:author="Arthur Parmentier" w:date="2020-05-20T19:07:00Z">
        <w:r w:rsidR="007012CB" w:rsidRPr="007C437A">
          <w:t xml:space="preserve"> and</w:t>
        </w:r>
      </w:ins>
      <w:ins w:id="4884"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4885" w:author="Arthur Parmentier" w:date="2020-05-20T15:41:00Z">
        <w:r w:rsidR="001014E8" w:rsidRPr="007C437A">
          <w:t xml:space="preserve">PoseNet by taking the </w:t>
        </w:r>
      </w:ins>
      <w:ins w:id="4886" w:author="Arthur Parmentier" w:date="2020-05-20T15:42:00Z">
        <w:r w:rsidR="001014E8" w:rsidRPr="007C437A">
          <w:t xml:space="preserve">X &amp; Y </w:t>
        </w:r>
      </w:ins>
      <w:ins w:id="4887" w:author="Arthur Parmentier" w:date="2020-05-20T15:41:00Z">
        <w:r w:rsidR="001014E8" w:rsidRPr="007C437A">
          <w:t xml:space="preserve">distance between </w:t>
        </w:r>
      </w:ins>
      <w:ins w:id="4888" w:author="Arthur Parmentier" w:date="2020-05-20T15:42:00Z">
        <w:r w:rsidR="001014E8" w:rsidRPr="007C437A">
          <w:t>each joint and the nose, which is considered a fixed point and then normalizing the X dimension with respect to the inter-shoulders dis</w:t>
        </w:r>
      </w:ins>
      <w:ins w:id="4889" w:author="Arthur Parmentier" w:date="2020-05-20T15:43:00Z">
        <w:r w:rsidR="001014E8" w:rsidRPr="007C437A">
          <w:t>tance and the Y dimension with respect to the distance between the middle of the hips and the nose.</w:t>
        </w:r>
      </w:ins>
      <w:ins w:id="4890" w:author="Arthur Parmentier" w:date="2020-05-20T18:55:00Z">
        <w:r w:rsidR="009A5E99" w:rsidRPr="007C437A">
          <w:br/>
        </w:r>
      </w:ins>
      <w:ins w:id="4891" w:author="Arthur Parmentier" w:date="2020-05-20T19:08:00Z">
        <w:r w:rsidR="00264F0D" w:rsidRPr="007C437A">
          <w:t>The feature invariance will allow a sign to be</w:t>
        </w:r>
      </w:ins>
      <w:ins w:id="4892" w:author="Arthur Parmentier" w:date="2020-05-20T19:09:00Z">
        <w:r w:rsidR="00264F0D" w:rsidRPr="007C437A">
          <w:t xml:space="preserve"> recognized</w:t>
        </w:r>
      </w:ins>
      <w:ins w:id="4893" w:author="Arthur Parmentier" w:date="2020-05-20T19:08:00Z">
        <w:r w:rsidR="00264F0D" w:rsidRPr="007C437A">
          <w:t xml:space="preserve"> </w:t>
        </w:r>
      </w:ins>
      <w:ins w:id="4894"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4895" w:author="Arthur Parmentier" w:date="2020-05-20T19:10:00Z"/>
        </w:rPr>
      </w:pPr>
      <w:ins w:id="4896" w:author="Arthur Parmentier" w:date="2020-05-20T19:09:00Z">
        <w:r w:rsidRPr="007C437A">
          <w:t>location and orientation</w:t>
        </w:r>
      </w:ins>
      <w:ins w:id="4897" w:author="Arthur Parmentier" w:date="2020-05-20T18:56:00Z">
        <w:r w:rsidR="009A5E99" w:rsidRPr="007C437A">
          <w:t xml:space="preserve"> </w:t>
        </w:r>
      </w:ins>
      <w:ins w:id="4898" w:author="Arthur Parmentier" w:date="2020-05-20T19:10:00Z">
        <w:r w:rsidRPr="007C437A">
          <w:t>(</w:t>
        </w:r>
      </w:ins>
      <w:ins w:id="4899" w:author="Arthur Parmentier" w:date="2020-05-20T18:56:00Z">
        <w:r w:rsidR="009A5E99" w:rsidRPr="007C437A">
          <w:t xml:space="preserve">as long as the soundpainter </w:t>
        </w:r>
      </w:ins>
      <w:ins w:id="4900" w:author="Arthur Parmentier" w:date="2020-05-20T19:00:00Z">
        <w:r w:rsidR="001D766B" w:rsidRPr="007C437A">
          <w:t xml:space="preserve">faces the camera </w:t>
        </w:r>
      </w:ins>
      <w:ins w:id="4901" w:author="Arthur Parmentier" w:date="2020-05-20T19:01:00Z">
        <w:r w:rsidR="001D766B" w:rsidRPr="007C437A">
          <w:t xml:space="preserve">with a relatively small angle </w:t>
        </w:r>
      </w:ins>
      <w:ins w:id="4902" w:author="Arthur Parmentier" w:date="2020-05-20T19:00:00Z">
        <w:r w:rsidR="001D766B" w:rsidRPr="007C437A">
          <w:t>and does</w:t>
        </w:r>
      </w:ins>
      <w:ins w:id="4903" w:author="Arthur Parmentier" w:date="2020-05-20T18:57:00Z">
        <w:r w:rsidR="009A5E99" w:rsidRPr="007C437A">
          <w:t xml:space="preserve"> not</w:t>
        </w:r>
      </w:ins>
      <w:ins w:id="4904" w:author="Arthur Parmentier" w:date="2020-05-20T19:00:00Z">
        <w:r w:rsidR="001D766B" w:rsidRPr="007C437A">
          <w:t xml:space="preserve"> </w:t>
        </w:r>
      </w:ins>
      <w:ins w:id="4905" w:author="Arthur Parmentier" w:date="2020-05-20T18:57:00Z">
        <w:r w:rsidR="009A5E99" w:rsidRPr="007C437A">
          <w:t>get outside</w:t>
        </w:r>
      </w:ins>
      <w:ins w:id="4906" w:author="Arthur Parmentier" w:date="2020-05-20T19:00:00Z">
        <w:r w:rsidR="001D766B" w:rsidRPr="007C437A">
          <w:t xml:space="preserve"> its</w:t>
        </w:r>
      </w:ins>
      <w:ins w:id="4907" w:author="Arthur Parmentier" w:date="2020-05-20T18:57:00Z">
        <w:r w:rsidR="009A5E99" w:rsidRPr="007C437A">
          <w:t xml:space="preserve"> field of view</w:t>
        </w:r>
      </w:ins>
      <w:ins w:id="4908" w:author="Arthur Parmentier" w:date="2020-05-20T19:10:00Z">
        <w:r w:rsidRPr="007C437A">
          <w:t>)</w:t>
        </w:r>
      </w:ins>
    </w:p>
    <w:p w:rsidR="00264F0D" w:rsidRPr="007C437A" w:rsidRDefault="00264F0D" w:rsidP="00264F0D">
      <w:pPr>
        <w:pStyle w:val="Paragraphedeliste"/>
        <w:numPr>
          <w:ilvl w:val="1"/>
          <w:numId w:val="30"/>
        </w:numPr>
        <w:rPr>
          <w:ins w:id="4909" w:author="Arthur Parmentier" w:date="2020-05-20T19:35:00Z"/>
        </w:rPr>
      </w:pPr>
      <w:ins w:id="4910" w:author="Arthur Parmentier" w:date="2020-05-20T19:10:00Z">
        <w:r w:rsidRPr="007C437A">
          <w:lastRenderedPageBreak/>
          <w:t>body dimensions (assuming that the general proportions of the human b</w:t>
        </w:r>
      </w:ins>
      <w:ins w:id="4911" w:author="Arthur Parmentier" w:date="2020-05-20T19:11:00Z">
        <w:r w:rsidRPr="007C437A">
          <w:t xml:space="preserve">ody </w:t>
        </w:r>
      </w:ins>
      <w:ins w:id="4912" w:author="Arthur Parmentier" w:date="2020-05-20T19:34:00Z">
        <w:r w:rsidR="0005532E" w:rsidRPr="007C437A">
          <w:t>remain</w:t>
        </w:r>
      </w:ins>
      <w:ins w:id="4913" w:author="Arthur Parmentier" w:date="2020-05-20T19:11:00Z">
        <w:r w:rsidRPr="007C437A">
          <w:t xml:space="preserve"> constant)</w:t>
        </w:r>
      </w:ins>
    </w:p>
    <w:p w:rsidR="0005532E" w:rsidRPr="007C437A" w:rsidRDefault="0005532E" w:rsidP="0005532E">
      <w:pPr>
        <w:rPr>
          <w:ins w:id="4914" w:author="Arthur Parmentier" w:date="2020-05-20T19:37:00Z"/>
        </w:rPr>
      </w:pPr>
      <w:ins w:id="4915" w:author="Arthur Parmentier" w:date="2020-05-20T19:35:00Z">
        <w:r w:rsidRPr="007C437A">
          <w:t>With these constraints in mind</w:t>
        </w:r>
      </w:ins>
      <w:ins w:id="4916" w:author="Arthur Parmentier" w:date="2020-05-20T19:40:00Z">
        <w:r w:rsidRPr="007C437A">
          <w:t xml:space="preserve"> and </w:t>
        </w:r>
      </w:ins>
      <w:ins w:id="4917" w:author="Arthur Parmentier" w:date="2020-05-20T19:42:00Z">
        <w:r w:rsidR="00C2080C" w:rsidRPr="007C437A">
          <w:t xml:space="preserve">from </w:t>
        </w:r>
      </w:ins>
      <w:ins w:id="4918" w:author="Arthur Parmentier" w:date="2020-05-20T19:40:00Z">
        <w:r w:rsidRPr="007C437A">
          <w:t>my previous knowledge of SP signs</w:t>
        </w:r>
      </w:ins>
      <w:ins w:id="4919" w:author="Arthur Parmentier" w:date="2020-05-20T19:36:00Z">
        <w:r w:rsidRPr="007C437A">
          <w:t xml:space="preserve">, </w:t>
        </w:r>
      </w:ins>
      <w:ins w:id="4920" w:author="Arthur Parmentier" w:date="2020-05-20T19:40:00Z">
        <w:r w:rsidR="00C2080C" w:rsidRPr="007C437A">
          <w:t>I</w:t>
        </w:r>
      </w:ins>
      <w:ins w:id="4921" w:author="Arthur Parmentier" w:date="2020-05-20T19:36:00Z">
        <w:r w:rsidRPr="007C437A">
          <w:t xml:space="preserve"> c</w:t>
        </w:r>
      </w:ins>
      <w:ins w:id="4922" w:author="Arthur Parmentier" w:date="2020-05-20T19:42:00Z">
        <w:r w:rsidR="00C2080C" w:rsidRPr="007C437A">
          <w:t>ould first</w:t>
        </w:r>
      </w:ins>
      <w:ins w:id="4923" w:author="Arthur Parmentier" w:date="2020-05-20T19:36:00Z">
        <w:r w:rsidRPr="007C437A">
          <w:t xml:space="preserve"> order the body joints in PoseNet by their importance for SP signs recognition for </w:t>
        </w:r>
      </w:ins>
      <w:ins w:id="4924" w:author="Arthur Parmentier" w:date="2020-05-20T19:37:00Z">
        <w:r w:rsidRPr="007C437A">
          <w:t>basic signs in default mode:</w:t>
        </w:r>
      </w:ins>
    </w:p>
    <w:p w:rsidR="0005532E" w:rsidRPr="007C437A" w:rsidRDefault="0005532E" w:rsidP="0005532E">
      <w:pPr>
        <w:pStyle w:val="Paragraphedeliste"/>
        <w:numPr>
          <w:ilvl w:val="0"/>
          <w:numId w:val="31"/>
        </w:numPr>
        <w:rPr>
          <w:ins w:id="4925" w:author="Arthur Parmentier" w:date="2020-05-20T19:40:00Z"/>
        </w:rPr>
      </w:pPr>
      <w:ins w:id="4926" w:author="Arthur Parmentier" w:date="2020-05-20T19:37:00Z">
        <w:r w:rsidRPr="007C437A">
          <w:t>wrists</w:t>
        </w:r>
      </w:ins>
    </w:p>
    <w:p w:rsidR="0005532E" w:rsidRPr="007C437A" w:rsidRDefault="0005532E">
      <w:pPr>
        <w:pStyle w:val="Paragraphedeliste"/>
        <w:numPr>
          <w:ilvl w:val="0"/>
          <w:numId w:val="31"/>
        </w:numPr>
        <w:rPr>
          <w:ins w:id="4927" w:author="Arthur Parmentier" w:date="2020-05-20T19:37:00Z"/>
        </w:rPr>
      </w:pPr>
      <w:ins w:id="4928" w:author="Arthur Parmentier" w:date="2020-05-20T19:40:00Z">
        <w:r w:rsidRPr="007C437A">
          <w:t>elbows</w:t>
        </w:r>
      </w:ins>
    </w:p>
    <w:p w:rsidR="00C2080C" w:rsidRPr="007C437A" w:rsidRDefault="00C2080C" w:rsidP="00C2080C">
      <w:pPr>
        <w:pStyle w:val="Paragraphedeliste"/>
        <w:numPr>
          <w:ilvl w:val="0"/>
          <w:numId w:val="31"/>
        </w:numPr>
        <w:rPr>
          <w:ins w:id="4929" w:author="Arthur Parmentier" w:date="2020-05-20T19:41:00Z"/>
        </w:rPr>
      </w:pPr>
      <w:ins w:id="4930" w:author="Arthur Parmentier" w:date="2020-05-20T19:41:00Z">
        <w:r w:rsidRPr="007C437A">
          <w:t>shoulders</w:t>
        </w:r>
      </w:ins>
    </w:p>
    <w:p w:rsidR="00C2080C" w:rsidRPr="007C437A" w:rsidRDefault="00C2080C" w:rsidP="00C2080C">
      <w:pPr>
        <w:pStyle w:val="Paragraphedeliste"/>
        <w:numPr>
          <w:ilvl w:val="0"/>
          <w:numId w:val="31"/>
        </w:numPr>
        <w:rPr>
          <w:ins w:id="4931" w:author="Arthur Parmentier" w:date="2020-05-20T19:41:00Z"/>
        </w:rPr>
      </w:pPr>
      <w:ins w:id="4932" w:author="Arthur Parmentier" w:date="2020-05-20T19:41:00Z">
        <w:r w:rsidRPr="007C437A">
          <w:t>all other joints</w:t>
        </w:r>
      </w:ins>
    </w:p>
    <w:p w:rsidR="00ED2134" w:rsidRPr="007C437A" w:rsidRDefault="00C2080C">
      <w:pPr>
        <w:rPr>
          <w:ins w:id="4933" w:author="Arthur Parmentier" w:date="2020-05-20T20:02:00Z"/>
        </w:rPr>
      </w:pPr>
      <w:ins w:id="4934" w:author="Arthur Parmentier" w:date="2020-05-20T19:41:00Z">
        <w:r w:rsidRPr="007C437A">
          <w:t>I</w:t>
        </w:r>
      </w:ins>
      <w:ins w:id="4935" w:author="Arthur Parmentier" w:date="2020-05-20T19:42:00Z">
        <w:r w:rsidRPr="007C437A">
          <w:t xml:space="preserve">n fact, </w:t>
        </w:r>
      </w:ins>
      <w:ins w:id="4936" w:author="Arthur Parmentier" w:date="2020-05-20T19:43:00Z">
        <w:r w:rsidRPr="007C437A">
          <w:t>I decided to only use wrists and elbows positions</w:t>
        </w:r>
      </w:ins>
      <w:ins w:id="4937" w:author="Arthur Parmentier" w:date="2020-05-20T19:44:00Z">
        <w:r w:rsidRPr="007C437A">
          <w:t>, which gave the best performance in my initial tests</w:t>
        </w:r>
      </w:ins>
      <w:ins w:id="4938"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4939" w:author="Arthur Parmentier" w:date="2020-05-20T19:43:00Z">
        <w:r w:rsidRPr="007C437A">
          <w:rPr>
            <w:rStyle w:val="Appelnotedebasdep"/>
          </w:rPr>
          <w:footnoteReference w:id="52"/>
        </w:r>
      </w:ins>
    </w:p>
    <w:p w:rsidR="00C46A73" w:rsidRPr="007C437A" w:rsidRDefault="00F304EE">
      <w:pPr>
        <w:pStyle w:val="Titre4"/>
        <w:rPr>
          <w:ins w:id="4958" w:author="Arthur Parmentier" w:date="2020-05-21T15:08:00Z"/>
          <w:rPrChange w:id="4959" w:author="Arthur Parmentier" w:date="2020-06-07T15:27:00Z">
            <w:rPr>
              <w:ins w:id="4960" w:author="Arthur Parmentier" w:date="2020-05-21T15:08:00Z"/>
            </w:rPr>
          </w:rPrChange>
        </w:rPr>
        <w:pPrChange w:id="4961" w:author="Arthur Parmentier" w:date="2020-05-21T15:08:00Z">
          <w:pPr/>
        </w:pPrChange>
      </w:pPr>
      <w:ins w:id="4962" w:author="Arthur Parmentier" w:date="2020-05-20T20:02:00Z">
        <w:r w:rsidRPr="007C437A">
          <w:rPr>
            <w:rPrChange w:id="4963" w:author="Arthur Parmentier" w:date="2020-06-07T15:27:00Z">
              <w:rPr/>
            </w:rPrChange>
          </w:rPr>
          <w:t>Hands tracking</w:t>
        </w:r>
      </w:ins>
    </w:p>
    <w:p w:rsidR="00C46A73" w:rsidRPr="007C437A" w:rsidRDefault="004020A1" w:rsidP="00F304EE">
      <w:pPr>
        <w:rPr>
          <w:ins w:id="4964" w:author="Arthur Parmentier" w:date="2020-06-03T17:58:00Z"/>
        </w:rPr>
      </w:pPr>
      <w:ins w:id="4965" w:author="Arthur Parmentier" w:date="2020-06-03T18:00:00Z">
        <w:r w:rsidRPr="007C437A">
          <w:t>Similarly</w:t>
        </w:r>
      </w:ins>
      <w:ins w:id="4966" w:author="Arthur Parmentier" w:date="2020-06-03T17:58:00Z">
        <w:r w:rsidRPr="007C437A">
          <w:t xml:space="preserve"> </w:t>
        </w:r>
      </w:ins>
      <w:ins w:id="4967" w:author="Arthur Parmentier" w:date="2020-06-03T17:57:00Z">
        <w:r w:rsidRPr="007C437A">
          <w:t>to the ful</w:t>
        </w:r>
      </w:ins>
      <w:ins w:id="4968" w:author="Arthur Parmentier" w:date="2020-06-03T17:58:00Z">
        <w:r w:rsidRPr="007C437A">
          <w:t>l body model, hands can be represented as a skeleton in which our features are built from the position of the han</w:t>
        </w:r>
      </w:ins>
      <w:ins w:id="4969" w:author="Arthur Parmentier" w:date="2020-06-03T17:59:00Z">
        <w:r w:rsidRPr="007C437A">
          <w:t>ds in space.</w:t>
        </w:r>
      </w:ins>
      <w:ins w:id="4970" w:author="Arthur Parmentier" w:date="2020-06-03T18:00:00Z">
        <w:r w:rsidRPr="007C437A">
          <w:t xml:space="preserve"> This time, a 3D model is necessary as several signs are ambiguous in 2D space and can only be classified by looking</w:t>
        </w:r>
      </w:ins>
      <w:ins w:id="4971"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4972" w:author="Arthur Parmentier" w:date="2020-06-03T18:06:00Z"/>
        </w:rPr>
      </w:pPr>
      <w:ins w:id="4973" w:author="Arthur Parmentier" w:date="2020-06-03T18:06:00Z">
        <w:r w:rsidRPr="007C437A">
          <w:t>Hi5 Gloves</w:t>
        </w:r>
      </w:ins>
    </w:p>
    <w:p w:rsidR="00890740" w:rsidRPr="007C437A" w:rsidRDefault="00890740">
      <w:pPr>
        <w:rPr>
          <w:ins w:id="4974" w:author="Arthur Parmentier" w:date="2020-06-03T17:58:00Z"/>
        </w:rPr>
      </w:pPr>
      <w:ins w:id="4975" w:author="Arthur Parmentier" w:date="2020-06-03T18:06:00Z">
        <w:r w:rsidRPr="007C437A">
          <w:t>Just like for the full body model, I initi</w:t>
        </w:r>
      </w:ins>
      <w:ins w:id="4976" w:author="Arthur Parmentier" w:date="2020-06-03T18:07:00Z">
        <w:r w:rsidRPr="007C437A">
          <w:t xml:space="preserve">ally looked at several existing technologies to model 3D positions of the hands. At the time of </w:t>
        </w:r>
      </w:ins>
      <w:ins w:id="4977" w:author="Arthur Parmentier" w:date="2020-06-03T18:08:00Z">
        <w:r w:rsidRPr="007C437A">
          <w:t xml:space="preserve">my research (before early March 2020), there was no equivalent </w:t>
        </w:r>
      </w:ins>
      <w:ins w:id="4978" w:author="Arthur Parmentier" w:date="2020-06-03T18:57:00Z">
        <w:r w:rsidR="00221FBD" w:rsidRPr="007C437A">
          <w:t xml:space="preserve">computer-vision </w:t>
        </w:r>
      </w:ins>
      <w:ins w:id="4979" w:author="Arthur Parmentier" w:date="2020-06-03T18:08:00Z">
        <w:r w:rsidRPr="007C437A">
          <w:t xml:space="preserve">model </w:t>
        </w:r>
      </w:ins>
      <w:ins w:id="4980" w:author="Arthur Parmentier" w:date="2020-06-03T18:57:00Z">
        <w:r w:rsidR="00221FBD" w:rsidRPr="007C437A">
          <w:t>similar to</w:t>
        </w:r>
      </w:ins>
      <w:ins w:id="4981" w:author="Arthur Parmentier" w:date="2020-06-03T18:08:00Z">
        <w:r w:rsidRPr="007C437A">
          <w:t xml:space="preserve"> PoseNet </w:t>
        </w:r>
      </w:ins>
      <w:ins w:id="4982" w:author="Arthur Parmentier" w:date="2020-06-03T18:57:00Z">
        <w:r w:rsidR="00221FBD" w:rsidRPr="007C437A">
          <w:t>for the hands</w:t>
        </w:r>
      </w:ins>
      <w:ins w:id="4983" w:author="Arthur Parmentier" w:date="2020-06-03T18:58:00Z">
        <w:r w:rsidR="00221FBD" w:rsidRPr="007C437A">
          <w:t xml:space="preserve"> </w:t>
        </w:r>
      </w:ins>
      <w:ins w:id="4984" w:author="Arthur Parmentier" w:date="2020-06-03T18:08:00Z">
        <w:r w:rsidRPr="007C437A">
          <w:t>that I could integrate into Ma</w:t>
        </w:r>
      </w:ins>
      <w:ins w:id="4985" w:author="Arthur Parmentier" w:date="2020-06-03T18:57:00Z">
        <w:r w:rsidR="00221FBD" w:rsidRPr="007C437A">
          <w:t>x</w:t>
        </w:r>
      </w:ins>
      <w:ins w:id="4986" w:author="Arthur Parmentier" w:date="2020-06-03T19:00:00Z">
        <w:r w:rsidR="00221FBD" w:rsidRPr="007C437A">
          <w:t>.</w:t>
        </w:r>
        <w:r w:rsidR="00221FBD" w:rsidRPr="007C437A">
          <w:rPr>
            <w:rStyle w:val="Appelnotedebasdep"/>
          </w:rPr>
          <w:footnoteReference w:id="53"/>
        </w:r>
      </w:ins>
    </w:p>
    <w:p w:rsidR="004020A1" w:rsidRPr="007C437A" w:rsidRDefault="00221FBD" w:rsidP="00F304EE">
      <w:pPr>
        <w:rPr>
          <w:ins w:id="4996" w:author="Arthur Parmentier" w:date="2020-06-03T19:04:00Z"/>
        </w:rPr>
      </w:pPr>
      <w:ins w:id="4997" w:author="Arthur Parmentier" w:date="2020-06-03T19:02:00Z">
        <w:r w:rsidRPr="007C437A">
          <w:t>Instead, a variety of dedicated hardware wa</w:t>
        </w:r>
      </w:ins>
      <w:ins w:id="4998" w:author="Arthur Parmentier" w:date="2020-06-03T19:03:00Z">
        <w:r w:rsidRPr="007C437A">
          <w:t xml:space="preserve">s already available on the market with three major </w:t>
        </w:r>
      </w:ins>
      <w:ins w:id="4999" w:author="Arthur Parmentier" w:date="2020-06-03T19:04:00Z">
        <w:r w:rsidRPr="007C437A">
          <w:t>technologies:</w:t>
        </w:r>
      </w:ins>
    </w:p>
    <w:p w:rsidR="00221FBD" w:rsidRPr="007C437A" w:rsidRDefault="00221FBD" w:rsidP="00221FBD">
      <w:pPr>
        <w:pStyle w:val="Paragraphedeliste"/>
        <w:numPr>
          <w:ilvl w:val="0"/>
          <w:numId w:val="40"/>
        </w:numPr>
        <w:rPr>
          <w:ins w:id="5000" w:author="Arthur Parmentier" w:date="2020-06-03T19:04:00Z"/>
        </w:rPr>
      </w:pPr>
      <w:ins w:id="5001" w:author="Arthur Parmentier" w:date="2020-06-03T19:04:00Z">
        <w:r w:rsidRPr="007C437A">
          <w:t>Marker based gloves</w:t>
        </w:r>
      </w:ins>
    </w:p>
    <w:p w:rsidR="00221FBD" w:rsidRPr="007C437A" w:rsidRDefault="00221FBD" w:rsidP="00221FBD">
      <w:pPr>
        <w:pStyle w:val="Paragraphedeliste"/>
        <w:numPr>
          <w:ilvl w:val="0"/>
          <w:numId w:val="40"/>
        </w:numPr>
        <w:rPr>
          <w:ins w:id="5002" w:author="Arthur Parmentier" w:date="2020-06-03T19:04:00Z"/>
        </w:rPr>
      </w:pPr>
      <w:ins w:id="5003" w:author="Arthur Parmentier" w:date="2020-06-03T19:04:00Z">
        <w:r w:rsidRPr="007C437A">
          <w:t>Flex sensors</w:t>
        </w:r>
      </w:ins>
    </w:p>
    <w:p w:rsidR="00221FBD" w:rsidRPr="007C437A" w:rsidRDefault="00221FBD" w:rsidP="00221FBD">
      <w:pPr>
        <w:pStyle w:val="Paragraphedeliste"/>
        <w:numPr>
          <w:ilvl w:val="0"/>
          <w:numId w:val="40"/>
        </w:numPr>
        <w:rPr>
          <w:ins w:id="5004" w:author="Arthur Parmentier" w:date="2020-06-03T19:05:00Z"/>
        </w:rPr>
      </w:pPr>
      <w:ins w:id="5005" w:author="Arthur Parmentier" w:date="2020-06-03T19:04:00Z">
        <w:r w:rsidRPr="007C437A">
          <w:t>Inertial measurement units</w:t>
        </w:r>
      </w:ins>
      <w:ins w:id="5006" w:author="Arthur Parmentier" w:date="2020-06-03T19:05:00Z">
        <w:r w:rsidRPr="007C437A">
          <w:t>, typically using small magnetometers</w:t>
        </w:r>
      </w:ins>
    </w:p>
    <w:p w:rsidR="00E20C85" w:rsidRPr="007C437A" w:rsidRDefault="00221FBD" w:rsidP="00221FBD">
      <w:pPr>
        <w:rPr>
          <w:ins w:id="5007" w:author="Arthur Parmentier" w:date="2020-06-03T19:08:00Z"/>
        </w:rPr>
      </w:pPr>
      <w:ins w:id="5008" w:author="Arthur Parmentier" w:date="2020-06-03T19:05:00Z">
        <w:r w:rsidRPr="007C437A">
          <w:t>The prices of this equipment is quite expensive on the market, from 1000 chf to 5000+ chf</w:t>
        </w:r>
      </w:ins>
      <w:ins w:id="5009" w:author="Arthur Parmentier" w:date="2020-06-03T19:06:00Z">
        <w:r w:rsidRPr="007C437A">
          <w:t xml:space="preserve"> for most expensive models. </w:t>
        </w:r>
      </w:ins>
      <w:ins w:id="5010" w:author="Arthur Parmentier" w:date="2020-06-03T19:08:00Z">
        <w:r w:rsidR="00E20C85" w:rsidRPr="007C437A">
          <w:t xml:space="preserve">The cheapest models suffer from important </w:t>
        </w:r>
      </w:ins>
      <w:ins w:id="5011" w:author="Arthur Parmentier" w:date="2020-06-03T19:32:00Z">
        <w:r w:rsidR="00B34D15" w:rsidRPr="007C437A">
          <w:t>shortcomings</w:t>
        </w:r>
      </w:ins>
      <w:ins w:id="5012" w:author="Arthur Parmentier" w:date="2020-06-03T19:08:00Z">
        <w:r w:rsidR="00E20C85" w:rsidRPr="007C437A">
          <w:t>:</w:t>
        </w:r>
      </w:ins>
    </w:p>
    <w:p w:rsidR="00221FBD" w:rsidRPr="007C437A" w:rsidRDefault="00221FBD" w:rsidP="00E20C85">
      <w:pPr>
        <w:pStyle w:val="Paragraphedeliste"/>
        <w:numPr>
          <w:ilvl w:val="0"/>
          <w:numId w:val="40"/>
        </w:numPr>
        <w:rPr>
          <w:ins w:id="5013" w:author="Arthur Parmentier" w:date="2020-06-03T19:08:00Z"/>
        </w:rPr>
      </w:pPr>
      <w:ins w:id="5014" w:author="Arthur Parmentier" w:date="2020-06-03T19:06:00Z">
        <w:r w:rsidRPr="007C437A">
          <w:t xml:space="preserve">IMUs are reported to drift when magnetic fields are present </w:t>
        </w:r>
      </w:ins>
      <w:ins w:id="5015"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016" w:author="Arthur Parmentier" w:date="2020-06-03T19:33:00Z"/>
        </w:rPr>
      </w:pPr>
      <w:ins w:id="5017" w:author="Arthur Parmentier" w:date="2020-06-03T19:08:00Z">
        <w:r w:rsidRPr="007C437A">
          <w:lastRenderedPageBreak/>
          <w:t>Flex sensors are only one dimensional</w:t>
        </w:r>
      </w:ins>
      <w:ins w:id="5018" w:author="Arthur Parmentier" w:date="2020-06-03T19:09:00Z">
        <w:r w:rsidRPr="007C437A">
          <w:t>. In the cheap</w:t>
        </w:r>
      </w:ins>
      <w:ins w:id="5019" w:author="Arthur Parmentier" w:date="2020-06-03T19:10:00Z">
        <w:r w:rsidRPr="007C437A">
          <w:t xml:space="preserve">est gloves, many important dimensions of the </w:t>
        </w:r>
      </w:ins>
      <w:ins w:id="5020" w:author="Arthur Parmentier" w:date="2020-06-03T19:33:00Z">
        <w:r w:rsidR="00277174" w:rsidRPr="007C437A">
          <w:t>fingers’</w:t>
        </w:r>
      </w:ins>
      <w:ins w:id="5021" w:author="Arthur Parmentier" w:date="2020-06-03T19:10:00Z">
        <w:r w:rsidRPr="007C437A">
          <w:t xml:space="preserve"> movements such as the </w:t>
        </w:r>
      </w:ins>
      <w:ins w:id="5022" w:author="Arthur Parmentier" w:date="2020-06-03T19:11:00Z">
        <w:r w:rsidRPr="007C437A">
          <w:t>phalangeal joint angles</w:t>
        </w:r>
      </w:ins>
      <w:ins w:id="5023" w:author="Arthur Parmentier" w:date="2020-06-03T19:12:00Z">
        <w:r w:rsidRPr="007C437A">
          <w:t xml:space="preserve"> or angles between two fingers are therefore not captured, whereas they are</w:t>
        </w:r>
      </w:ins>
      <w:ins w:id="5024"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025" w:author="Arthur Parmentier" w:date="2020-06-03T19:32:00Z"/>
        </w:rPr>
      </w:pPr>
      <w:ins w:id="5026" w:author="Arthur Parmentier" w:date="2020-06-03T19:33:00Z">
        <w:r w:rsidRPr="007C437A">
          <w:t xml:space="preserve">Some gloves are designed for specific </w:t>
        </w:r>
      </w:ins>
      <w:ins w:id="5027" w:author="Arthur Parmentier" w:date="2020-06-03T19:34:00Z">
        <w:r w:rsidRPr="007C437A">
          <w:t>software</w:t>
        </w:r>
      </w:ins>
      <w:ins w:id="5028" w:author="Arthur Parmentier" w:date="2020-06-03T19:33:00Z">
        <w:r w:rsidRPr="007C437A">
          <w:t xml:space="preserve"> such as U</w:t>
        </w:r>
      </w:ins>
      <w:ins w:id="5029" w:author="Arthur Parmentier" w:date="2020-06-03T19:34:00Z">
        <w:r w:rsidRPr="007C437A">
          <w:t>nity and may not integrate with Max easily.</w:t>
        </w:r>
      </w:ins>
    </w:p>
    <w:p w:rsidR="00277174" w:rsidRPr="007C437A" w:rsidRDefault="00277174" w:rsidP="00277174">
      <w:pPr>
        <w:rPr>
          <w:ins w:id="5030" w:author="Arthur Parmentier" w:date="2020-06-03T19:37:00Z"/>
        </w:rPr>
      </w:pPr>
      <w:ins w:id="5031" w:author="Arthur Parmentier" w:date="2020-06-03T19:34:00Z">
        <w:r w:rsidRPr="007C437A">
          <w:t xml:space="preserve">While most expensive gloves </w:t>
        </w:r>
      </w:ins>
      <w:ins w:id="5032" w:author="Arthur Parmentier" w:date="2020-06-03T19:35:00Z">
        <w:r w:rsidRPr="007C437A">
          <w:t xml:space="preserve">often provide solutions to these problems, I decided to start with the IMU based Hi5 gloves from Noitom, which is one of the cheapest one available on the market </w:t>
        </w:r>
      </w:ins>
      <w:ins w:id="5033" w:author="Arthur Parmentier" w:date="2020-06-03T19:36:00Z">
        <w:r w:rsidRPr="007C437A">
          <w:t xml:space="preserve">(1000 chf approx.) </w:t>
        </w:r>
      </w:ins>
      <w:ins w:id="5034" w:author="Arthur Parmentier" w:date="2020-06-03T19:35:00Z">
        <w:r w:rsidRPr="007C437A">
          <w:t>which</w:t>
        </w:r>
      </w:ins>
      <w:ins w:id="5035" w:author="Arthur Parmentier" w:date="2020-06-03T19:36:00Z">
        <w:r w:rsidRPr="007C437A">
          <w:t xml:space="preserve"> provides a Unity and C++ SDK. </w:t>
        </w:r>
      </w:ins>
    </w:p>
    <w:p w:rsidR="00277174" w:rsidRPr="007C437A" w:rsidRDefault="00277174" w:rsidP="00277174">
      <w:pPr>
        <w:rPr>
          <w:ins w:id="5036" w:author="Arthur Parmentier" w:date="2020-06-03T19:39:00Z"/>
        </w:rPr>
      </w:pPr>
      <w:ins w:id="5037" w:author="Arthur Parmentier" w:date="2020-06-03T19:38:00Z">
        <w:r w:rsidRPr="007C437A">
          <w:t xml:space="preserve">However, at the time of this report (early June), I have still been unable to test the gloves with Max. </w:t>
        </w:r>
      </w:ins>
      <w:ins w:id="5038" w:author="Arthur Parmentier" w:date="2020-06-03T19:39:00Z">
        <w:r w:rsidRPr="007C437A">
          <w:t xml:space="preserve">I have made </w:t>
        </w:r>
      </w:ins>
      <w:ins w:id="5039" w:author="Arthur Parmentier" w:date="2020-06-03T19:58:00Z">
        <w:r w:rsidR="004B4499" w:rsidRPr="007C437A">
          <w:t>two</w:t>
        </w:r>
      </w:ins>
      <w:ins w:id="5040"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041" w:author="Arthur Parmentier" w:date="2020-06-03T19:52:00Z"/>
        </w:rPr>
      </w:pPr>
      <w:ins w:id="5042" w:author="Arthur Parmentier" w:date="2020-06-03T19:56:00Z">
        <w:r w:rsidRPr="007C437A">
          <w:t>Before buying the gloves, I</w:t>
        </w:r>
      </w:ins>
      <w:ins w:id="5043" w:author="Arthur Parmentier" w:date="2020-06-03T19:43:00Z">
        <w:r w:rsidR="00882698" w:rsidRPr="007C437A">
          <w:t xml:space="preserve"> had not realized that the gloves</w:t>
        </w:r>
      </w:ins>
      <w:ins w:id="5044" w:author="Arthur Parmentier" w:date="2020-06-03T19:45:00Z">
        <w:r w:rsidR="00882698" w:rsidRPr="007C437A">
          <w:t xml:space="preserve"> connection with the Vive trackers was</w:t>
        </w:r>
      </w:ins>
      <w:ins w:id="5045"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046" w:author="Arthur Parmentier" w:date="2020-06-03T19:48:00Z">
        <w:r w:rsidR="00882698" w:rsidRPr="007C437A">
          <w:t xml:space="preserve"> In fact, the connection </w:t>
        </w:r>
      </w:ins>
      <w:ins w:id="5047" w:author="Arthur Parmentier" w:date="2020-06-03T19:49:00Z">
        <w:r w:rsidR="00882698" w:rsidRPr="007C437A">
          <w:t xml:space="preserve">with </w:t>
        </w:r>
      </w:ins>
      <w:ins w:id="5048" w:author="Arthur Parmentier" w:date="2020-06-03T19:48:00Z">
        <w:r w:rsidR="00882698" w:rsidRPr="007C437A">
          <w:t xml:space="preserve">positional tracking </w:t>
        </w:r>
      </w:ins>
      <w:ins w:id="5049" w:author="Arthur Parmentier" w:date="2020-06-03T19:49:00Z">
        <w:r w:rsidR="00882698" w:rsidRPr="007C437A">
          <w:t xml:space="preserve">devices </w:t>
        </w:r>
      </w:ins>
      <w:ins w:id="5050" w:author="Arthur Parmentier" w:date="2020-06-03T19:48:00Z">
        <w:r w:rsidR="00882698" w:rsidRPr="007C437A">
          <w:t xml:space="preserve">was not </w:t>
        </w:r>
      </w:ins>
      <w:ins w:id="5051" w:author="Arthur Parmentier" w:date="2020-06-03T19:49:00Z">
        <w:r w:rsidR="00882698" w:rsidRPr="007C437A">
          <w:t>explicitly documented as a requirement for the Unity Plugin in their documentation</w:t>
        </w:r>
      </w:ins>
      <w:ins w:id="5052" w:author="Arthur Parmentier" w:date="2020-06-03T19:50:00Z">
        <w:r w:rsidR="00882698" w:rsidRPr="007C437A">
          <w:t xml:space="preserve">. We </w:t>
        </w:r>
      </w:ins>
      <w:ins w:id="5053" w:author="Arthur Parmentier" w:date="2020-06-03T19:51:00Z">
        <w:r w:rsidR="00882698" w:rsidRPr="007C437A">
          <w:t xml:space="preserve">could therefore not use the gloves on the fly with the provided scene and </w:t>
        </w:r>
      </w:ins>
      <w:ins w:id="5054" w:author="Arthur Parmentier" w:date="2020-06-03T19:52:00Z">
        <w:r w:rsidR="00882698" w:rsidRPr="007C437A">
          <w:t>needed</w:t>
        </w:r>
      </w:ins>
      <w:ins w:id="5055" w:author="Arthur Parmentier" w:date="2020-06-03T19:51:00Z">
        <w:r w:rsidR="00882698" w:rsidRPr="007C437A">
          <w:t xml:space="preserve"> additional scripting using the SDK.</w:t>
        </w:r>
      </w:ins>
      <w:ins w:id="5056" w:author="Arthur Parmentier" w:date="2020-06-03T19:44:00Z">
        <w:r w:rsidR="00882698" w:rsidRPr="007C437A">
          <w:t xml:space="preserve"> </w:t>
        </w:r>
      </w:ins>
    </w:p>
    <w:p w:rsidR="003F7478" w:rsidRPr="007C437A" w:rsidRDefault="004B4499" w:rsidP="00277174">
      <w:pPr>
        <w:pStyle w:val="Paragraphedeliste"/>
        <w:numPr>
          <w:ilvl w:val="0"/>
          <w:numId w:val="40"/>
        </w:numPr>
        <w:rPr>
          <w:ins w:id="5057" w:author="Arthur Parmentier" w:date="2020-06-03T19:58:00Z"/>
        </w:rPr>
      </w:pPr>
      <w:ins w:id="5058" w:author="Arthur Parmentier" w:date="2020-06-03T19:56:00Z">
        <w:r w:rsidRPr="007C437A">
          <w:t xml:space="preserve">I had been late on testing the gloves and identifying that issue. Although it made sense to me </w:t>
        </w:r>
      </w:ins>
      <w:ins w:id="5059" w:author="Arthur Parmentier" w:date="2020-06-03T19:57:00Z">
        <w:r w:rsidRPr="007C437A">
          <w:t>to start by building all the core mechanisms of the tool and pipeline before integrating the gloves, it was a mistake not to test them ea</w:t>
        </w:r>
      </w:ins>
      <w:ins w:id="5060" w:author="Arthur Parmentier" w:date="2020-06-03T19:58:00Z">
        <w:r w:rsidRPr="007C437A">
          <w:t>rlier, so that I could have figured out this issue at early stages.</w:t>
        </w:r>
      </w:ins>
    </w:p>
    <w:p w:rsidR="004B4499" w:rsidRPr="007C437A" w:rsidRDefault="004B4499" w:rsidP="004B4499">
      <w:pPr>
        <w:rPr>
          <w:ins w:id="5061" w:author="Arthur Parmentier" w:date="2020-06-03T20:03:00Z"/>
        </w:rPr>
      </w:pPr>
      <w:ins w:id="5062" w:author="Arthur Parmentier" w:date="2020-06-03T19:59:00Z">
        <w:r w:rsidRPr="007C437A">
          <w:t>The EM+ lab offer</w:t>
        </w:r>
      </w:ins>
      <w:ins w:id="5063" w:author="Arthur Parmentier" w:date="2020-06-03T20:00:00Z">
        <w:r w:rsidRPr="007C437A">
          <w:t xml:space="preserve">ed me support to </w:t>
        </w:r>
      </w:ins>
      <w:ins w:id="5064" w:author="Arthur Parmentier" w:date="2020-06-03T20:03:00Z">
        <w:r w:rsidRPr="007C437A">
          <w:t>build</w:t>
        </w:r>
      </w:ins>
      <w:ins w:id="5065" w:author="Arthur Parmentier" w:date="2020-06-03T20:00:00Z">
        <w:r w:rsidRPr="007C437A">
          <w:t xml:space="preserve"> a dedicated object in Max </w:t>
        </w:r>
      </w:ins>
      <w:ins w:id="5066" w:author="Arthur Parmentier" w:date="2020-06-03T20:03:00Z">
        <w:r w:rsidRPr="007C437A">
          <w:t xml:space="preserve">for </w:t>
        </w:r>
      </w:ins>
      <w:ins w:id="5067" w:author="Arthur Parmentier" w:date="2020-06-03T20:00:00Z">
        <w:r w:rsidRPr="007C437A">
          <w:t>receiv</w:t>
        </w:r>
      </w:ins>
      <w:ins w:id="5068" w:author="Arthur Parmentier" w:date="2020-06-03T20:03:00Z">
        <w:r w:rsidRPr="007C437A">
          <w:t>ing</w:t>
        </w:r>
      </w:ins>
      <w:ins w:id="5069" w:author="Arthur Parmentier" w:date="2020-06-03T20:00:00Z">
        <w:r w:rsidRPr="007C437A">
          <w:t xml:space="preserve"> the gloves data. The first experiments with the C++ SDK were good but unfortunately</w:t>
        </w:r>
      </w:ins>
      <w:ins w:id="5070" w:author="Arthur Parmentier" w:date="2020-06-03T20:01:00Z">
        <w:r w:rsidRPr="007C437A">
          <w:t xml:space="preserve">, </w:t>
        </w:r>
      </w:ins>
      <w:ins w:id="5071" w:author="Arthur Parmentier" w:date="2020-06-03T20:02:00Z">
        <w:r w:rsidRPr="007C437A">
          <w:t>the difficult schedule of that semester did not yet allow us to go further.</w:t>
        </w:r>
      </w:ins>
    </w:p>
    <w:p w:rsidR="004B4499" w:rsidRPr="007C437A" w:rsidRDefault="004B4499">
      <w:pPr>
        <w:pStyle w:val="Titre5"/>
        <w:rPr>
          <w:ins w:id="5072" w:author="Arthur Parmentier" w:date="2020-05-21T15:08:00Z"/>
          <w:rPrChange w:id="5073" w:author="Arthur Parmentier" w:date="2020-06-07T15:27:00Z">
            <w:rPr>
              <w:ins w:id="5074" w:author="Arthur Parmentier" w:date="2020-05-21T15:08:00Z"/>
            </w:rPr>
          </w:rPrChange>
        </w:rPr>
        <w:pPrChange w:id="5075" w:author="Arthur Parmentier" w:date="2020-06-03T20:03:00Z">
          <w:pPr/>
        </w:pPrChange>
      </w:pPr>
      <w:ins w:id="5076" w:author="Arthur Parmentier" w:date="2020-06-03T20:03:00Z">
        <w:r w:rsidRPr="007C437A">
          <w:rPr>
            <w:rPrChange w:id="5077" w:author="Arthur Parmentier" w:date="2020-06-07T15:27:00Z">
              <w:rPr/>
            </w:rPrChange>
          </w:rPr>
          <w:t>HandPose</w:t>
        </w:r>
      </w:ins>
    </w:p>
    <w:p w:rsidR="00C46A73" w:rsidRPr="007C437A" w:rsidRDefault="00F64405" w:rsidP="00F304EE">
      <w:pPr>
        <w:rPr>
          <w:ins w:id="5078" w:author="Arthur Parmentier" w:date="2020-06-03T20:17:00Z"/>
        </w:rPr>
      </w:pPr>
      <w:ins w:id="5079" w:author="Arthur Parmentier" w:date="2020-06-03T20:19:00Z">
        <w:r w:rsidRPr="007C437A">
          <w:t>A</w:t>
        </w:r>
      </w:ins>
      <w:ins w:id="5080" w:author="Arthur Parmentier" w:date="2020-06-03T20:05:00Z">
        <w:r w:rsidR="002E54F7" w:rsidRPr="007C437A">
          <w:t>round</w:t>
        </w:r>
      </w:ins>
      <w:ins w:id="5081" w:author="Arthur Parmentier" w:date="2020-06-03T20:03:00Z">
        <w:r w:rsidR="004B4499" w:rsidRPr="007C437A">
          <w:t xml:space="preserve"> mid-</w:t>
        </w:r>
      </w:ins>
      <w:ins w:id="5082" w:author="Arthur Parmentier" w:date="2020-06-03T20:07:00Z">
        <w:r w:rsidR="009C5B97" w:rsidRPr="007C437A">
          <w:t>M</w:t>
        </w:r>
      </w:ins>
      <w:ins w:id="5083" w:author="Arthur Parmentier" w:date="2020-06-03T20:03:00Z">
        <w:r w:rsidR="004B4499" w:rsidRPr="007C437A">
          <w:t>arch, Tensorflow released the new HandPose model</w:t>
        </w:r>
      </w:ins>
      <w:ins w:id="5084" w:author="Arthur Parmentier" w:date="2020-06-03T20:04:00Z">
        <w:r w:rsidR="004B4499" w:rsidRPr="007C437A">
          <w:rPr>
            <w:rStyle w:val="Appelnotedebasdep"/>
          </w:rPr>
          <w:footnoteReference w:id="54"/>
        </w:r>
      </w:ins>
      <w:ins w:id="5087" w:author="Arthur Parmentier" w:date="2020-06-03T20:03:00Z">
        <w:r w:rsidR="004B4499" w:rsidRPr="007C437A">
          <w:t>.</w:t>
        </w:r>
      </w:ins>
      <w:ins w:id="5088" w:author="Arthur Parmentier" w:date="2020-06-03T20:05:00Z">
        <w:r w:rsidR="009C5B97" w:rsidRPr="007C437A">
          <w:t xml:space="preserve"> I first heard about it from within the Max community</w:t>
        </w:r>
      </w:ins>
      <w:ins w:id="5089" w:author="Arthur Parmentier" w:date="2020-06-03T20:06:00Z">
        <w:r w:rsidR="009C5B97" w:rsidRPr="007C437A">
          <w:t>, when a first wrap of HandPose into an Electron se</w:t>
        </w:r>
      </w:ins>
      <w:ins w:id="5090" w:author="Arthur Parmentier" w:date="2020-06-03T20:08:00Z">
        <w:r w:rsidR="003D6C76" w:rsidRPr="007C437A">
          <w:t>r</w:t>
        </w:r>
      </w:ins>
      <w:ins w:id="5091" w:author="Arthur Parmentier" w:date="2020-06-03T20:06:00Z">
        <w:r w:rsidR="009C5B97" w:rsidRPr="007C437A">
          <w:t xml:space="preserve">ver (just like PoseNet) was shared on </w:t>
        </w:r>
      </w:ins>
      <w:ins w:id="5092" w:author="Arthur Parmentier" w:date="2020-06-03T20:07:00Z">
        <w:r w:rsidR="009C5B97" w:rsidRPr="007C437A">
          <w:t xml:space="preserve">github </w:t>
        </w:r>
      </w:ins>
      <w:ins w:id="5093" w:author="Arthur Parmentier" w:date="2020-06-03T20:09:00Z">
        <w:r w:rsidR="003D6C76" w:rsidRPr="007C437A">
          <w:t xml:space="preserve">late </w:t>
        </w:r>
      </w:ins>
      <w:ins w:id="5094" w:author="Arthur Parmentier" w:date="2020-06-03T20:07:00Z">
        <w:r w:rsidR="009C5B97" w:rsidRPr="007C437A">
          <w:t>May</w:t>
        </w:r>
      </w:ins>
      <w:ins w:id="5095" w:author="Arthur Parmentier" w:date="2020-06-03T20:08:00Z">
        <w:r w:rsidR="003D6C76" w:rsidRPr="007C437A">
          <w:rPr>
            <w:rStyle w:val="Appelnotedebasdep"/>
          </w:rPr>
          <w:footnoteReference w:id="55"/>
        </w:r>
      </w:ins>
      <w:ins w:id="5098" w:author="Arthur Parmentier" w:date="2020-06-03T20:07:00Z">
        <w:r w:rsidR="009C5B97" w:rsidRPr="007C437A">
          <w:t>.</w:t>
        </w:r>
        <w:r w:rsidR="003D6C76" w:rsidRPr="007C437A">
          <w:t xml:space="preserve"> In the following days, I contributed to designing an interface within Max that made the out</w:t>
        </w:r>
      </w:ins>
      <w:ins w:id="5099" w:author="Arthur Parmentier" w:date="2020-06-03T20:08:00Z">
        <w:r w:rsidR="003D6C76" w:rsidRPr="007C437A">
          <w:t>put of the model accessible to the user</w:t>
        </w:r>
      </w:ins>
      <w:ins w:id="5100" w:author="Arthur Parmentier" w:date="2020-06-03T20:14:00Z">
        <w:r w:rsidR="00373B55" w:rsidRPr="007C437A">
          <w:t xml:space="preserve"> (</w:t>
        </w:r>
        <w:r w:rsidR="00373B55" w:rsidRPr="007C437A">
          <w:rPr>
            <w:rPrChange w:id="5101" w:author="Arthur Parmentier" w:date="2020-06-07T15:27:00Z">
              <w:rPr/>
            </w:rPrChange>
          </w:rPr>
          <w:fldChar w:fldCharType="begin"/>
        </w:r>
        <w:r w:rsidR="00373B55" w:rsidRPr="007C437A">
          <w:instrText xml:space="preserve"> REF _Ref42107678 \h </w:instrText>
        </w:r>
      </w:ins>
      <w:r w:rsidR="00373B55" w:rsidRPr="007C437A">
        <w:rPr>
          <w:rPrChange w:id="5102" w:author="Arthur Parmentier" w:date="2020-06-07T15:27:00Z">
            <w:rPr/>
          </w:rPrChange>
        </w:rPr>
      </w:r>
      <w:r w:rsidR="00373B55" w:rsidRPr="007C437A">
        <w:rPr>
          <w:rPrChange w:id="5103" w:author="Arthur Parmentier" w:date="2020-06-07T15:27:00Z">
            <w:rPr/>
          </w:rPrChange>
        </w:rPr>
        <w:fldChar w:fldCharType="separate"/>
      </w:r>
      <w:ins w:id="5104" w:author="Arthur Parmentier" w:date="2020-06-03T20:14:00Z">
        <w:r w:rsidR="00373B55" w:rsidRPr="007C437A">
          <w:t xml:space="preserve">Figure </w:t>
        </w:r>
        <w:r w:rsidR="00373B55" w:rsidRPr="007C437A">
          <w:rPr>
            <w:rPrChange w:id="5105" w:author="Arthur Parmentier" w:date="2020-06-07T15:27:00Z">
              <w:rPr>
                <w:noProof/>
              </w:rPr>
            </w:rPrChange>
          </w:rPr>
          <w:t>4</w:t>
        </w:r>
        <w:r w:rsidR="00373B55" w:rsidRPr="007C437A">
          <w:rPr>
            <w:rPrChange w:id="5106" w:author="Arthur Parmentier" w:date="2020-06-07T15:27:00Z">
              <w:rPr/>
            </w:rPrChange>
          </w:rPr>
          <w:fldChar w:fldCharType="end"/>
        </w:r>
        <w:r w:rsidR="00373B55" w:rsidRPr="007C437A">
          <w:t>).</w:t>
        </w:r>
      </w:ins>
    </w:p>
    <w:p w:rsidR="00254700" w:rsidRPr="007C437A" w:rsidRDefault="00F64405" w:rsidP="00F304EE">
      <w:pPr>
        <w:rPr>
          <w:ins w:id="5107" w:author="Arthur Parmentier" w:date="2020-06-03T20:18:00Z"/>
        </w:rPr>
      </w:pPr>
      <w:ins w:id="5108" w:author="Arthur Parmentier" w:date="2020-06-03T20:19:00Z">
        <w:r w:rsidRPr="007C437A">
          <w:t>While</w:t>
        </w:r>
      </w:ins>
      <w:ins w:id="5109" w:author="Arthur Parmentier" w:date="2020-06-03T20:17:00Z">
        <w:r w:rsidRPr="007C437A">
          <w:t xml:space="preserve"> I was stuck with the Hi5 gloves, HandPose provided me an easy and light way to </w:t>
        </w:r>
      </w:ins>
      <w:ins w:id="5110" w:author="Arthur Parmentier" w:date="2020-06-03T20:18:00Z">
        <w:r w:rsidRPr="007C437A">
          <w:t>test the multi-input pipeline and the combination of the two scales or recognition inside Max.</w:t>
        </w:r>
      </w:ins>
      <w:ins w:id="5111" w:author="Arthur Parmentier" w:date="2020-06-03T21:35:00Z">
        <w:r w:rsidR="00F91D42" w:rsidRPr="007C437A">
          <w:t xml:space="preserve"> An introduction to HandPose inside my recognition tool is shown in my </w:t>
        </w:r>
      </w:ins>
      <w:ins w:id="5112" w:author="Arthur Parmentier" w:date="2020-06-03T21:36:00Z">
        <w:r w:rsidR="00F91D42" w:rsidRPr="007C437A">
          <w:rPr>
            <w:rPrChange w:id="5113" w:author="Arthur Parmentier" w:date="2020-06-07T15:27:00Z">
              <w:rPr/>
            </w:rPrChange>
          </w:rPr>
          <w:fldChar w:fldCharType="begin"/>
        </w:r>
        <w:r w:rsidR="00F91D42" w:rsidRPr="007C437A">
          <w:instrText xml:space="preserve"> HYPERLINK "https://www.youtube.com/watch?v=rKD5BMaHmI8" </w:instrText>
        </w:r>
        <w:r w:rsidR="00F91D42" w:rsidRPr="007C437A">
          <w:rPr>
            <w:rPrChange w:id="5114" w:author="Arthur Parmentier" w:date="2020-06-07T15:27:00Z">
              <w:rPr/>
            </w:rPrChange>
          </w:rPr>
          <w:fldChar w:fldCharType="separate"/>
        </w:r>
        <w:r w:rsidR="00F91D42" w:rsidRPr="007C437A">
          <w:rPr>
            <w:rStyle w:val="Lienhypertexte"/>
          </w:rPr>
          <w:t>fourth demo video</w:t>
        </w:r>
        <w:r w:rsidR="00F91D42" w:rsidRPr="007C437A">
          <w:rPr>
            <w:rPrChange w:id="5115" w:author="Arthur Parmentier" w:date="2020-06-07T15:27:00Z">
              <w:rPr/>
            </w:rPrChange>
          </w:rPr>
          <w:fldChar w:fldCharType="end"/>
        </w:r>
      </w:ins>
      <w:ins w:id="5116" w:author="Arthur Parmentier" w:date="2020-06-03T21:35:00Z">
        <w:r w:rsidR="00F91D42" w:rsidRPr="007C437A">
          <w:t>.</w:t>
        </w:r>
      </w:ins>
    </w:p>
    <w:p w:rsidR="00F64405" w:rsidRPr="007C437A" w:rsidRDefault="00DB2BB8" w:rsidP="00F304EE">
      <w:pPr>
        <w:rPr>
          <w:ins w:id="5117" w:author="Arthur Parmentier" w:date="2020-06-03T20:20:00Z"/>
        </w:rPr>
      </w:pPr>
      <w:ins w:id="5118" w:author="Arthur Parmentier" w:date="2020-06-03T20:19:00Z">
        <w:r w:rsidRPr="007C437A">
          <w:t xml:space="preserve">HandPose properties are very similar to PoseNet, hence it runs in a similar </w:t>
        </w:r>
      </w:ins>
      <w:ins w:id="5119"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120" w:author="Arthur Parmentier" w:date="2020-06-03T20:09:00Z"/>
        </w:rPr>
      </w:pPr>
      <w:ins w:id="5121" w:author="Arthur Parmentier" w:date="2020-06-03T20:20:00Z">
        <w:r w:rsidRPr="007C437A">
          <w:lastRenderedPageBreak/>
          <w:t xml:space="preserve">Contrary </w:t>
        </w:r>
      </w:ins>
      <w:ins w:id="5122"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123" w:author="Arthur Parmentier" w:date="2020-06-03T20:23:00Z">
        <w:r w:rsidR="005634B9" w:rsidRPr="007C437A">
          <w:t>soon</w:t>
        </w:r>
      </w:ins>
      <w:ins w:id="5124" w:author="Arthur Parmentier" w:date="2020-06-03T20:21:00Z">
        <w:r w:rsidRPr="007C437A">
          <w:t>.</w:t>
        </w:r>
      </w:ins>
      <w:ins w:id="5125" w:author="Arthur Parmentier" w:date="2020-06-03T20:22:00Z">
        <w:r w:rsidRPr="007C437A">
          <w:rPr>
            <w:rStyle w:val="Appelnotedebasdep"/>
          </w:rPr>
          <w:footnoteReference w:id="56"/>
        </w:r>
      </w:ins>
    </w:p>
    <w:p w:rsidR="00373B55" w:rsidRPr="007C437A" w:rsidRDefault="00373B55">
      <w:pPr>
        <w:keepNext/>
        <w:rPr>
          <w:ins w:id="5128" w:author="Arthur Parmentier" w:date="2020-06-03T20:13:00Z"/>
        </w:rPr>
        <w:pPrChange w:id="5129" w:author="Arthur Parmentier" w:date="2020-06-03T20:13:00Z">
          <w:pPr/>
        </w:pPrChange>
      </w:pPr>
      <w:ins w:id="5130" w:author="Arthur Parmentier" w:date="2020-06-03T20:12:00Z">
        <w:r w:rsidRPr="007C437A">
          <w:rPr>
            <w:noProof/>
            <w:rPrChange w:id="5131"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132" w:author="Arthur Parmentier" w:date="2020-05-20T20:03:00Z"/>
          <w:rPrChange w:id="5133" w:author="Arthur Parmentier" w:date="2020-06-07T15:27:00Z">
            <w:rPr>
              <w:ins w:id="5134" w:author="Arthur Parmentier" w:date="2020-05-20T20:03:00Z"/>
            </w:rPr>
          </w:rPrChange>
        </w:rPr>
        <w:pPrChange w:id="5135" w:author="Arthur Parmentier" w:date="2020-06-03T20:13:00Z">
          <w:pPr/>
        </w:pPrChange>
      </w:pPr>
      <w:bookmarkStart w:id="5136" w:name="_Ref42107678"/>
      <w:bookmarkStart w:id="5137" w:name="_Ref42107663"/>
      <w:ins w:id="5138" w:author="Arthur Parmentier" w:date="2020-06-03T20:13:00Z">
        <w:r w:rsidRPr="007C437A">
          <w:rPr>
            <w:rPrChange w:id="5139" w:author="Arthur Parmentier" w:date="2020-06-07T15:27:00Z">
              <w:rPr/>
            </w:rPrChange>
          </w:rPr>
          <w:t xml:space="preserve">Figure </w:t>
        </w:r>
        <w:r w:rsidRPr="007C437A">
          <w:rPr>
            <w:rPrChange w:id="5140" w:author="Arthur Parmentier" w:date="2020-06-07T15:27:00Z">
              <w:rPr/>
            </w:rPrChange>
          </w:rPr>
          <w:fldChar w:fldCharType="begin"/>
        </w:r>
        <w:r w:rsidRPr="007C437A">
          <w:rPr>
            <w:rPrChange w:id="5141" w:author="Arthur Parmentier" w:date="2020-06-07T15:27:00Z">
              <w:rPr/>
            </w:rPrChange>
          </w:rPr>
          <w:instrText xml:space="preserve"> SEQ Figure \* ARABIC </w:instrText>
        </w:r>
      </w:ins>
      <w:r w:rsidRPr="007C437A">
        <w:rPr>
          <w:rPrChange w:id="5142" w:author="Arthur Parmentier" w:date="2020-06-07T15:27:00Z">
            <w:rPr/>
          </w:rPrChange>
        </w:rPr>
        <w:fldChar w:fldCharType="separate"/>
      </w:r>
      <w:ins w:id="5143" w:author="Arthur Parmentier" w:date="2020-06-05T21:05:00Z">
        <w:r w:rsidR="001C2AA6" w:rsidRPr="007C437A">
          <w:rPr>
            <w:rPrChange w:id="5144" w:author="Arthur Parmentier" w:date="2020-06-07T15:27:00Z">
              <w:rPr>
                <w:noProof/>
              </w:rPr>
            </w:rPrChange>
          </w:rPr>
          <w:t>5</w:t>
        </w:r>
      </w:ins>
      <w:ins w:id="5145" w:author="Arthur Parmentier" w:date="2020-06-03T20:13:00Z">
        <w:r w:rsidRPr="007C437A">
          <w:rPr>
            <w:rPrChange w:id="5146" w:author="Arthur Parmentier" w:date="2020-06-07T15:27:00Z">
              <w:rPr/>
            </w:rPrChange>
          </w:rPr>
          <w:fldChar w:fldCharType="end"/>
        </w:r>
        <w:bookmarkEnd w:id="5136"/>
        <w:r w:rsidRPr="007C437A">
          <w:rPr>
            <w:rPrChange w:id="5147" w:author="Arthur Parmentier" w:date="2020-06-07T15:27:00Z">
              <w:rPr/>
            </w:rPrChange>
          </w:rPr>
          <w:t xml:space="preserve"> My re-worked HandPose port to max</w:t>
        </w:r>
      </w:ins>
      <w:bookmarkEnd w:id="5137"/>
    </w:p>
    <w:p w:rsidR="008362F0" w:rsidRPr="007C437A" w:rsidRDefault="008362F0" w:rsidP="008362F0">
      <w:pPr>
        <w:rPr>
          <w:ins w:id="5148" w:author="Arthur Parmentier" w:date="2020-06-03T21:25:00Z"/>
        </w:rPr>
      </w:pPr>
      <w:ins w:id="5149" w:author="Arthur Parmentier" w:date="2020-06-03T20:51:00Z">
        <w:r w:rsidRPr="007C437A">
          <w:lastRenderedPageBreak/>
          <w:t>In SP, signs that</w:t>
        </w:r>
      </w:ins>
      <w:ins w:id="5150" w:author="Arthur Parmentier" w:date="2020-06-03T20:52:00Z">
        <w:r w:rsidRPr="007C437A">
          <w:t xml:space="preserve"> are made of hand poses in can have two versions</w:t>
        </w:r>
      </w:ins>
      <w:ins w:id="5151" w:author="Arthur Parmentier" w:date="2020-06-03T20:53:00Z">
        <w:r w:rsidRPr="007C437A">
          <w:t xml:space="preserve">: two-handed and one-handed versions. </w:t>
        </w:r>
      </w:ins>
      <w:ins w:id="5152" w:author="Arthur Parmentier" w:date="2020-06-03T21:11:00Z">
        <w:r w:rsidR="005B413B" w:rsidRPr="007C437A">
          <w:t>While HandPose only allows for using one hand at the same time, the soundpainter can therefore use o</w:t>
        </w:r>
      </w:ins>
      <w:ins w:id="5153" w:author="Arthur Parmentier" w:date="2020-06-03T21:12:00Z">
        <w:r w:rsidR="005B413B" w:rsidRPr="007C437A">
          <w:t xml:space="preserve">nly one-handed signs with the recognition tool. Another possibility would be to the split the video input from the camera for the left and right side </w:t>
        </w:r>
      </w:ins>
      <w:ins w:id="5154" w:author="Arthur Parmentier" w:date="2020-06-03T21:13:00Z">
        <w:r w:rsidR="005B413B" w:rsidRPr="007C437A">
          <w:t>of the body (only one hand in each side) and running the model on both sides. This has not been tested by myself by would theoretically work without problem</w:t>
        </w:r>
      </w:ins>
      <w:ins w:id="5155" w:author="Arthur Parmentier" w:date="2020-06-03T21:14:00Z">
        <w:r w:rsidR="005B413B" w:rsidRPr="007C437A">
          <w:t xml:space="preserve"> if the user is able to do so.</w:t>
        </w:r>
      </w:ins>
    </w:p>
    <w:p w:rsidR="00EE5351" w:rsidRPr="007C437A" w:rsidRDefault="00F91D42">
      <w:pPr>
        <w:rPr>
          <w:ins w:id="5156" w:author="Arthur Parmentier" w:date="2020-06-03T20:49:00Z"/>
          <w:rPrChange w:id="5157" w:author="Arthur Parmentier" w:date="2020-06-07T15:27:00Z">
            <w:rPr>
              <w:ins w:id="5158" w:author="Arthur Parmentier" w:date="2020-06-03T20:49:00Z"/>
            </w:rPr>
          </w:rPrChange>
        </w:rPr>
        <w:pPrChange w:id="5159" w:author="Arthur Parmentier" w:date="2020-06-03T20:50:00Z">
          <w:pPr>
            <w:pStyle w:val="Titre4"/>
          </w:pPr>
        </w:pPrChange>
      </w:pPr>
      <w:ins w:id="5160" w:author="Arthur Parmentier" w:date="2020-06-03T21:34:00Z">
        <w:r w:rsidRPr="007C437A">
          <w:rPr>
            <w:rPrChange w:id="5161" w:author="Arthur Parmentier" w:date="2020-06-07T15:27:00Z">
              <w:rPr/>
            </w:rPrChange>
          </w:rPr>
          <w:t>Another</w:t>
        </w:r>
      </w:ins>
      <w:ins w:id="5162" w:author="Arthur Parmentier" w:date="2020-06-03T21:25:00Z">
        <w:r w:rsidR="00EE5351" w:rsidRPr="007C437A">
          <w:rPr>
            <w:rPrChange w:id="5163" w:author="Arthur Parmentier" w:date="2020-06-07T15:27:00Z">
              <w:rPr/>
            </w:rPrChange>
          </w:rPr>
          <w:t xml:space="preserve"> important constraint when using HandPose is that the model only </w:t>
        </w:r>
      </w:ins>
      <w:ins w:id="5164" w:author="Arthur Parmentier" w:date="2020-06-03T21:26:00Z">
        <w:r w:rsidR="00EE5351" w:rsidRPr="007C437A">
          <w:rPr>
            <w:rPrChange w:id="5165" w:author="Arthur Parmentier" w:date="2020-06-07T15:27:00Z">
              <w:rPr/>
            </w:rPrChange>
          </w:rPr>
          <w:t>works as long as the hand is sufficiently close to the camera</w:t>
        </w:r>
      </w:ins>
      <w:ins w:id="5166" w:author="Arthur Parmentier" w:date="2020-06-03T21:27:00Z">
        <w:r w:rsidR="00EE5351" w:rsidRPr="007C437A">
          <w:rPr>
            <w:rPrChange w:id="5167" w:author="Arthur Parmentier" w:date="2020-06-07T15:27:00Z">
              <w:rPr/>
            </w:rPrChange>
          </w:rPr>
          <w:t>, typically within 2 meters from the camera. This greatly limits the ability of the soundpainter to use PoseNet and HandPos</w:t>
        </w:r>
      </w:ins>
      <w:ins w:id="5168" w:author="Arthur Parmentier" w:date="2020-06-03T21:28:00Z">
        <w:r w:rsidR="00EE5351" w:rsidRPr="007C437A">
          <w:rPr>
            <w:rPrChange w:id="5169"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5170" w:author="Arthur Parmentier" w:date="2020-06-03T21:29:00Z">
        <w:r w:rsidR="00EE5351" w:rsidRPr="007C437A">
          <w:rPr>
            <w:rPrChange w:id="5171" w:author="Arthur Parmentier" w:date="2020-06-07T15:27:00Z">
              <w:rPr/>
            </w:rPrChange>
          </w:rPr>
          <w:t xml:space="preserve">whole body fits inside the camera’s view. I suggest </w:t>
        </w:r>
      </w:ins>
      <w:ins w:id="5172" w:author="Arthur Parmentier" w:date="2020-06-03T21:30:00Z">
        <w:r w:rsidR="00EE5351" w:rsidRPr="007C437A">
          <w:rPr>
            <w:rPrChange w:id="5173" w:author="Arthur Parmentier" w:date="2020-06-07T15:27:00Z">
              <w:rPr/>
            </w:rPrChange>
          </w:rPr>
          <w:t>using</w:t>
        </w:r>
      </w:ins>
      <w:ins w:id="5174" w:author="Arthur Parmentier" w:date="2020-06-03T21:29:00Z">
        <w:r w:rsidR="00EE5351" w:rsidRPr="007C437A">
          <w:rPr>
            <w:rPrChange w:id="5175" w:author="Arthur Parmentier" w:date="2020-06-07T15:27:00Z">
              <w:rPr/>
            </w:rPrChange>
          </w:rPr>
          <w:t xml:space="preserve"> separate camera for each model, one that would be close to the soundpaint</w:t>
        </w:r>
      </w:ins>
      <w:ins w:id="5176" w:author="Arthur Parmentier" w:date="2020-06-03T21:30:00Z">
        <w:r w:rsidR="00EE5351" w:rsidRPr="007C437A">
          <w:rPr>
            <w:rPrChange w:id="5177" w:author="Arthur Parmentier" w:date="2020-06-07T15:27:00Z">
              <w:rPr/>
            </w:rPrChange>
          </w:rPr>
          <w:t>er for HandPose and one further for PoseNet.</w:t>
        </w:r>
      </w:ins>
      <w:ins w:id="5178" w:author="Arthur Parmentier" w:date="2020-06-03T21:25:00Z">
        <w:r w:rsidR="00EE5351" w:rsidRPr="007C437A">
          <w:rPr>
            <w:rPrChange w:id="5179" w:author="Arthur Parmentier" w:date="2020-06-07T15:27:00Z">
              <w:rPr/>
            </w:rPrChange>
          </w:rPr>
          <w:t xml:space="preserve"> </w:t>
        </w:r>
      </w:ins>
      <w:ins w:id="5180" w:author="Arthur Parmentier" w:date="2020-06-03T21:31:00Z">
        <w:r w:rsidR="00EE5351" w:rsidRPr="007C437A">
          <w:rPr>
            <w:rPrChange w:id="5181" w:author="Arthur Parmentier" w:date="2020-06-07T15:27:00Z">
              <w:rPr/>
            </w:rPrChange>
          </w:rPr>
          <w:t>I have not been however to test this configuration yet. If it is not possible, then I suggest making sure that the arms</w:t>
        </w:r>
      </w:ins>
      <w:ins w:id="5182" w:author="Arthur Parmentier" w:date="2020-06-03T21:32:00Z">
        <w:r w:rsidR="00EE5351" w:rsidRPr="007C437A">
          <w:rPr>
            <w:rPrChange w:id="5183" w:author="Arthur Parmentier" w:date="2020-06-07T15:27:00Z">
              <w:rPr/>
            </w:rPrChange>
          </w:rPr>
          <w:t>, torso and head are well visible for PoseNet, while leaving hips, knees and feet under the field of view of the camera</w:t>
        </w:r>
      </w:ins>
      <w:ins w:id="5184" w:author="Arthur Parmentier" w:date="2020-06-03T21:33:00Z">
        <w:r w:rsidR="00EE5351" w:rsidRPr="007C437A">
          <w:rPr>
            <w:rPrChange w:id="5185"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186" w:author="Arthur Parmentier" w:date="2020-05-23T10:02:00Z"/>
        </w:rPr>
      </w:pPr>
      <w:ins w:id="5187" w:author="Arthur Parmentier" w:date="2020-05-20T20:03:00Z">
        <w:r w:rsidRPr="007C437A">
          <w:t>Input manager</w:t>
        </w:r>
      </w:ins>
    </w:p>
    <w:p w:rsidR="00F304EE" w:rsidRPr="007C437A" w:rsidRDefault="00AF3FE7" w:rsidP="00F304EE">
      <w:pPr>
        <w:rPr>
          <w:ins w:id="5188" w:author="Arthur Parmentier" w:date="2020-06-03T22:07:00Z"/>
        </w:rPr>
      </w:pPr>
      <w:ins w:id="5189" w:author="Arthur Parmentier" w:date="2020-05-20T20:22:00Z">
        <w:r w:rsidRPr="007C437A">
          <w:t xml:space="preserve">I initially created the ‘input manager’ </w:t>
        </w:r>
      </w:ins>
      <w:ins w:id="5190" w:author="Arthur Parmentier" w:date="2020-05-20T20:23:00Z">
        <w:r w:rsidRPr="007C437A">
          <w:t xml:space="preserve">to allow the user to select in the list of all possible inputs (PoseNet, Kinect, gloves…) those </w:t>
        </w:r>
      </w:ins>
      <w:ins w:id="5191" w:author="Arthur Parmentier" w:date="2020-06-03T22:07:00Z">
        <w:r w:rsidR="005C26EA" w:rsidRPr="007C437A">
          <w:t>that he wanted to use and that the program should listen to</w:t>
        </w:r>
      </w:ins>
      <w:ins w:id="5192" w:author="Arthur Parmentier" w:date="2020-05-20T20:23:00Z">
        <w:r w:rsidRPr="007C437A">
          <w:t>.</w:t>
        </w:r>
      </w:ins>
      <w:ins w:id="5193" w:author="Arthur Parmentier" w:date="2020-05-20T20:24:00Z">
        <w:r w:rsidRPr="007C437A">
          <w:t xml:space="preserve"> This way, </w:t>
        </w:r>
      </w:ins>
      <w:ins w:id="5194" w:author="Arthur Parmentier" w:date="2020-05-23T10:29:00Z">
        <w:r w:rsidR="001A4444" w:rsidRPr="007C437A">
          <w:t>each part of the</w:t>
        </w:r>
      </w:ins>
      <w:ins w:id="5195" w:author="Arthur Parmentier" w:date="2020-05-20T20:24:00Z">
        <w:r w:rsidRPr="007C437A">
          <w:t xml:space="preserve"> system would know how many features to expect and how to route the data flow correctly.</w:t>
        </w:r>
      </w:ins>
    </w:p>
    <w:p w:rsidR="005C26EA" w:rsidRPr="007C437A" w:rsidRDefault="005C26EA" w:rsidP="00F304EE">
      <w:pPr>
        <w:rPr>
          <w:ins w:id="5196" w:author="Arthur Parmentier" w:date="2020-05-20T20:24:00Z"/>
        </w:rPr>
      </w:pPr>
      <w:ins w:id="5197" w:author="Arthur Parmentier" w:date="2020-06-03T22:08:00Z">
        <w:r w:rsidRPr="007C437A">
          <w:t xml:space="preserve">Until late stages of the project, when I started working with both PoseNet and HandPose, it was unclear for me whether a single DTW </w:t>
        </w:r>
      </w:ins>
      <w:ins w:id="5198" w:author="Arthur Parmentier" w:date="2020-06-03T22:09:00Z">
        <w:r w:rsidRPr="007C437A">
          <w:t>model would be able to classify all signs from a sign input combining all the selected features from both HandPose and Posenet, or if I should instead use several models</w:t>
        </w:r>
      </w:ins>
      <w:ins w:id="5199" w:author="Arthur Parmentier" w:date="2020-06-03T22:10:00Z">
        <w:r w:rsidRPr="007C437A">
          <w:t xml:space="preserve"> depending of the type of signs that the program should recognize (movement with the full body, hand poses, faders…).</w:t>
        </w:r>
      </w:ins>
      <w:ins w:id="5200" w:author="Arthur Parmentier" w:date="2020-06-03T22:12:00Z">
        <w:r w:rsidR="00C26758" w:rsidRPr="007C437A">
          <w:t xml:space="preserve"> There was also no built-in way to make a generic input to model routing in Max</w:t>
        </w:r>
      </w:ins>
      <w:ins w:id="5201" w:author="Arthur Parmentier" w:date="2020-06-03T22:13:00Z">
        <w:r w:rsidR="00C26758" w:rsidRPr="007C437A">
          <w:t>, so that I was hesitating between building a fixed routing that would work for my use case but would not allow any flexibility to change the inputs to each model</w:t>
        </w:r>
      </w:ins>
      <w:ins w:id="5202" w:author="Arthur Parmentier" w:date="2020-06-03T22:14:00Z">
        <w:r w:rsidR="00C26758" w:rsidRPr="007C437A">
          <w:t>, or building the desired input manager routing matrix myself. I chose the second option which allowed me to build a very modu</w:t>
        </w:r>
      </w:ins>
      <w:ins w:id="5203"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204" w:author="Arthur Parmentier" w:date="2020-05-20T22:45:00Z"/>
        </w:rPr>
        <w:pPrChange w:id="5205" w:author="Arthur Parmentier" w:date="2020-06-03T22:25:00Z">
          <w:pPr>
            <w:pStyle w:val="Paragraphedeliste"/>
            <w:numPr>
              <w:numId w:val="34"/>
            </w:numPr>
            <w:ind w:hanging="360"/>
          </w:pPr>
        </w:pPrChange>
      </w:pPr>
      <w:ins w:id="5206" w:author="Arthur Parmentier" w:date="2020-06-03T22:16:00Z">
        <w:r w:rsidRPr="007C437A">
          <w:t>The present input manager allows</w:t>
        </w:r>
      </w:ins>
      <w:ins w:id="5207" w:author="Arthur Parmentier" w:date="2020-05-23T10:30:00Z">
        <w:r w:rsidR="00EA3401" w:rsidRPr="007C437A">
          <w:t xml:space="preserve"> the user</w:t>
        </w:r>
      </w:ins>
      <w:ins w:id="5208" w:author="Arthur Parmentier" w:date="2020-05-20T20:25:00Z">
        <w:r w:rsidR="00AF3FE7" w:rsidRPr="007C437A">
          <w:t xml:space="preserve"> to add his own input to the system automatically, without manually creating additional routings all over the program</w:t>
        </w:r>
      </w:ins>
      <w:ins w:id="5209" w:author="Arthur Parmentier" w:date="2020-06-03T22:17:00Z">
        <w:r w:rsidR="00E3655F" w:rsidRPr="007C437A">
          <w:t xml:space="preserve">, by following </w:t>
        </w:r>
      </w:ins>
      <w:ins w:id="5210" w:author="Arthur Parmentier" w:date="2020-06-03T22:24:00Z">
        <w:r w:rsidR="00E3655F" w:rsidRPr="007C437A">
          <w:t>only a few conventions</w:t>
        </w:r>
      </w:ins>
      <w:ins w:id="5211" w:author="Arthur Parmentier" w:date="2020-05-20T20:26:00Z">
        <w:r w:rsidR="00AF3FE7" w:rsidRPr="007C437A">
          <w:t xml:space="preserve"> </w:t>
        </w:r>
      </w:ins>
    </w:p>
    <w:p w:rsidR="00937092" w:rsidRPr="007C437A" w:rsidRDefault="00E3655F" w:rsidP="00937092">
      <w:pPr>
        <w:pStyle w:val="Paragraphedeliste"/>
        <w:numPr>
          <w:ilvl w:val="0"/>
          <w:numId w:val="34"/>
        </w:numPr>
        <w:rPr>
          <w:ins w:id="5212" w:author="Arthur Parmentier" w:date="2020-05-20T22:45:00Z"/>
        </w:rPr>
      </w:pPr>
      <w:ins w:id="5213" w:author="Arthur Parmentier" w:date="2020-06-03T22:24:00Z">
        <w:r w:rsidRPr="007C437A">
          <w:t xml:space="preserve">each input must send its data </w:t>
        </w:r>
      </w:ins>
      <w:ins w:id="5214" w:author="Arthur Parmentier" w:date="2020-05-20T22:56:00Z">
        <w:r w:rsidR="00985386" w:rsidRPr="007C437A">
          <w:t>through</w:t>
        </w:r>
      </w:ins>
      <w:ins w:id="5215"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5216" w:author="Arthur Parmentier" w:date="2020-06-03T22:26:00Z"/>
        </w:rPr>
      </w:pPr>
      <w:ins w:id="5217" w:author="Arthur Parmentier" w:date="2020-06-03T22:25:00Z">
        <w:r w:rsidRPr="007C437A">
          <w:lastRenderedPageBreak/>
          <w:t>each input must also forward its “</w:t>
        </w:r>
      </w:ins>
      <w:ins w:id="5218" w:author="Arthur Parmentier" w:date="2020-05-20T22:48:00Z">
        <w:r w:rsidR="00937092" w:rsidRPr="007C437A">
          <w:t>size” (</w:t>
        </w:r>
      </w:ins>
      <w:ins w:id="5219" w:author="Arthur Parmentier" w:date="2020-05-20T22:46:00Z">
        <w:r w:rsidR="00937092" w:rsidRPr="007C437A">
          <w:t>number of dimensions of the input</w:t>
        </w:r>
      </w:ins>
      <w:ins w:id="5220" w:author="Arthur Parmentier" w:date="2020-05-20T22:48:00Z">
        <w:r w:rsidR="00937092" w:rsidRPr="007C437A">
          <w:t>)</w:t>
        </w:r>
      </w:ins>
      <w:ins w:id="5221" w:author="Arthur Parmentier" w:date="2020-05-20T22:47:00Z">
        <w:r w:rsidR="00937092" w:rsidRPr="007C437A">
          <w:t xml:space="preserve"> </w:t>
        </w:r>
      </w:ins>
      <w:ins w:id="5222" w:author="Arthur Parmentier" w:date="2020-05-20T22:52:00Z">
        <w:r w:rsidR="008D00B2" w:rsidRPr="007C437A">
          <w:t>before the recording is launched</w:t>
        </w:r>
      </w:ins>
      <w:ins w:id="5223" w:author="Arthur Parmentier" w:date="2020-05-20T22:47:00Z">
        <w:r w:rsidR="00937092" w:rsidRPr="007C437A">
          <w:rPr>
            <w:rStyle w:val="Appelnotedebasdep"/>
          </w:rPr>
          <w:footnoteReference w:id="57"/>
        </w:r>
      </w:ins>
      <w:ins w:id="5248" w:author="Arthur Parmentier" w:date="2020-05-20T22:54:00Z">
        <w:r w:rsidR="00ED06F1" w:rsidRPr="007C437A">
          <w:t xml:space="preserve"> through a “sen</w:t>
        </w:r>
      </w:ins>
      <w:ins w:id="5249" w:author="Arthur Parmentier" w:date="2020-05-20T22:57:00Z">
        <w:r w:rsidR="00985386" w:rsidRPr="007C437A">
          <w:t>d</w:t>
        </w:r>
      </w:ins>
      <w:ins w:id="5250" w:author="Arthur Parmentier" w:date="2020-05-20T22:54:00Z">
        <w:r w:rsidR="00ED06F1" w:rsidRPr="007C437A">
          <w:t xml:space="preserve"> </w:t>
        </w:r>
      </w:ins>
      <w:ins w:id="5251" w:author="Arthur Parmentier" w:date="2020-05-20T22:55:00Z">
        <w:r w:rsidR="00A62CFE" w:rsidRPr="007C437A">
          <w:t>&lt;input_name&gt;_size” object</w:t>
        </w:r>
      </w:ins>
    </w:p>
    <w:p w:rsidR="00E3655F" w:rsidRPr="007C437A" w:rsidRDefault="00E3655F" w:rsidP="00E3655F">
      <w:pPr>
        <w:rPr>
          <w:ins w:id="5252" w:author="Arthur Parmentier" w:date="2020-06-03T22:31:00Z"/>
        </w:rPr>
      </w:pPr>
      <w:ins w:id="5253" w:author="Arthur Parmentier" w:date="2020-06-03T22:26:00Z">
        <w:r w:rsidRPr="007C437A">
          <w:t xml:space="preserve">Then, on the input manager panel, the user can select what input should be used by each model. </w:t>
        </w:r>
      </w:ins>
      <w:ins w:id="5254" w:author="Arthur Parmentier" w:date="2020-06-03T22:27:00Z">
        <w:r w:rsidRPr="007C437A">
          <w:t>Because inputs have different data rates and dimensions, it is</w:t>
        </w:r>
      </w:ins>
      <w:ins w:id="5255" w:author="Arthur Parmentier" w:date="2020-06-03T22:30:00Z">
        <w:r w:rsidR="009304A6" w:rsidRPr="007C437A">
          <w:t xml:space="preserve"> in general</w:t>
        </w:r>
      </w:ins>
      <w:ins w:id="5256" w:author="Arthur Parmentier" w:date="2020-06-03T22:27:00Z">
        <w:r w:rsidRPr="007C437A">
          <w:t xml:space="preserve"> not possible to </w:t>
        </w:r>
        <w:r w:rsidR="009304A6" w:rsidRPr="007C437A">
          <w:t xml:space="preserve">route more than one input to a single model. If two inputs </w:t>
        </w:r>
      </w:ins>
      <w:ins w:id="5257" w:author="Arthur Parmentier" w:date="2020-06-03T22:29:00Z">
        <w:r w:rsidR="009304A6" w:rsidRPr="007C437A">
          <w:t>are compatible (typically with similar data rates)</w:t>
        </w:r>
      </w:ins>
      <w:ins w:id="5258" w:author="Arthur Parmentier" w:date="2020-06-03T22:27:00Z">
        <w:r w:rsidR="009304A6" w:rsidRPr="007C437A">
          <w:t xml:space="preserve"> the user simply can create a new input </w:t>
        </w:r>
      </w:ins>
      <w:ins w:id="5259" w:author="Arthur Parmentier" w:date="2020-06-03T22:28:00Z">
        <w:r w:rsidR="009304A6" w:rsidRPr="007C437A">
          <w:t>and merge the two original ones in a single one</w:t>
        </w:r>
      </w:ins>
      <w:ins w:id="5260" w:author="Arthur Parmentier" w:date="2020-06-03T22:29:00Z">
        <w:r w:rsidR="009304A6" w:rsidRPr="007C437A">
          <w:t xml:space="preserve"> the way he wants to</w:t>
        </w:r>
      </w:ins>
      <w:ins w:id="5261" w:author="Arthur Parmentier" w:date="2020-06-03T22:30:00Z">
        <w:r w:rsidR="009304A6" w:rsidRPr="007C437A">
          <w:t xml:space="preserve"> if he would like to route this new combination to a single model.</w:t>
        </w:r>
      </w:ins>
    </w:p>
    <w:p w:rsidR="004C7B1A" w:rsidRPr="007C437A" w:rsidRDefault="004C7B1A">
      <w:pPr>
        <w:keepNext/>
        <w:rPr>
          <w:ins w:id="5262" w:author="Arthur Parmentier" w:date="2020-06-03T22:41:00Z"/>
        </w:rPr>
        <w:pPrChange w:id="5263" w:author="Arthur Parmentier" w:date="2020-06-03T22:41:00Z">
          <w:pPr/>
        </w:pPrChange>
      </w:pPr>
      <w:ins w:id="5264" w:author="Arthur Parmentier" w:date="2020-06-03T22:40:00Z">
        <w:r w:rsidRPr="007C437A">
          <w:rPr>
            <w:noProof/>
            <w:rPrChange w:id="5265"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266" w:author="Arthur Parmentier" w:date="2020-05-20T19:38:00Z"/>
          <w:rPrChange w:id="5267" w:author="Arthur Parmentier" w:date="2020-06-07T15:27:00Z">
            <w:rPr>
              <w:ins w:id="5268" w:author="Arthur Parmentier" w:date="2020-05-20T19:38:00Z"/>
            </w:rPr>
          </w:rPrChange>
        </w:rPr>
        <w:pPrChange w:id="5269" w:author="Arthur Parmentier" w:date="2020-06-03T22:41:00Z">
          <w:pPr>
            <w:pStyle w:val="Paragraphedeliste"/>
            <w:numPr>
              <w:numId w:val="31"/>
            </w:numPr>
            <w:ind w:hanging="360"/>
          </w:pPr>
        </w:pPrChange>
      </w:pPr>
      <w:ins w:id="5270" w:author="Arthur Parmentier" w:date="2020-06-03T22:41:00Z">
        <w:r w:rsidRPr="007C437A">
          <w:rPr>
            <w:rPrChange w:id="5271" w:author="Arthur Parmentier" w:date="2020-06-07T15:27:00Z">
              <w:rPr/>
            </w:rPrChange>
          </w:rPr>
          <w:t xml:space="preserve">Figure </w:t>
        </w:r>
        <w:r w:rsidRPr="007C437A">
          <w:rPr>
            <w:rPrChange w:id="5272" w:author="Arthur Parmentier" w:date="2020-06-07T15:27:00Z">
              <w:rPr/>
            </w:rPrChange>
          </w:rPr>
          <w:fldChar w:fldCharType="begin"/>
        </w:r>
        <w:r w:rsidRPr="007C437A">
          <w:rPr>
            <w:rPrChange w:id="5273" w:author="Arthur Parmentier" w:date="2020-06-07T15:27:00Z">
              <w:rPr/>
            </w:rPrChange>
          </w:rPr>
          <w:instrText xml:space="preserve"> SEQ Figure \* ARABIC </w:instrText>
        </w:r>
      </w:ins>
      <w:r w:rsidRPr="007C437A">
        <w:rPr>
          <w:rPrChange w:id="5274" w:author="Arthur Parmentier" w:date="2020-06-07T15:27:00Z">
            <w:rPr/>
          </w:rPrChange>
        </w:rPr>
        <w:fldChar w:fldCharType="separate"/>
      </w:r>
      <w:ins w:id="5275" w:author="Arthur Parmentier" w:date="2020-06-05T21:05:00Z">
        <w:r w:rsidR="001C2AA6" w:rsidRPr="007C437A">
          <w:rPr>
            <w:rPrChange w:id="5276" w:author="Arthur Parmentier" w:date="2020-06-07T15:27:00Z">
              <w:rPr>
                <w:noProof/>
              </w:rPr>
            </w:rPrChange>
          </w:rPr>
          <w:t>6</w:t>
        </w:r>
      </w:ins>
      <w:ins w:id="5277" w:author="Arthur Parmentier" w:date="2020-06-03T22:41:00Z">
        <w:r w:rsidRPr="007C437A">
          <w:rPr>
            <w:rPrChange w:id="5278" w:author="Arthur Parmentier" w:date="2020-06-07T15:27:00Z">
              <w:rPr/>
            </w:rPrChange>
          </w:rPr>
          <w:fldChar w:fldCharType="end"/>
        </w:r>
        <w:r w:rsidRPr="007C437A">
          <w:rPr>
            <w:rPrChange w:id="5279" w:author="Arthur Parmentier" w:date="2020-06-07T15:27:00Z">
              <w:rPr/>
            </w:rPrChange>
          </w:rPr>
          <w:t xml:space="preserve"> Input to model routing interface</w:t>
        </w:r>
        <w:r w:rsidR="00835835" w:rsidRPr="007C437A">
          <w:rPr>
            <w:rPrChange w:id="5280" w:author="Arthur Parmentier" w:date="2020-06-07T15:27:00Z">
              <w:rPr/>
            </w:rPrChange>
          </w:rPr>
          <w:t>. The routing matrix is automatically updated from the list of inputs and models that the user defines</w:t>
        </w:r>
      </w:ins>
      <w:ins w:id="5281" w:author="Arthur Parmentier" w:date="2020-06-03T22:42:00Z">
        <w:r w:rsidR="00835835" w:rsidRPr="007C437A">
          <w:rPr>
            <w:rPrChange w:id="5282" w:author="Arthur Parmentier" w:date="2020-06-07T15:27:00Z">
              <w:rPr/>
            </w:rPrChange>
          </w:rPr>
          <w:t>, allowing the user to add his own inputs or models in little time.</w:t>
        </w:r>
      </w:ins>
    </w:p>
    <w:p w:rsidR="002E315F" w:rsidRPr="007C437A" w:rsidDel="00F02080" w:rsidRDefault="002E315F">
      <w:pPr>
        <w:rPr>
          <w:del w:id="5283" w:author="Arthur Parmentier" w:date="2020-05-20T19:53:00Z"/>
          <w:rPrChange w:id="5284" w:author="Arthur Parmentier" w:date="2020-06-07T15:27:00Z">
            <w:rPr>
              <w:del w:id="5285" w:author="Arthur Parmentier" w:date="2020-05-20T19:53:00Z"/>
            </w:rPr>
          </w:rPrChange>
        </w:rPr>
        <w:pPrChange w:id="5286" w:author="Arthur Parmentier" w:date="2020-05-20T19:38:00Z">
          <w:pPr>
            <w:pStyle w:val="Titre2"/>
          </w:pPr>
        </w:pPrChange>
      </w:pPr>
      <w:bookmarkStart w:id="5287" w:name="_Toc41067207"/>
      <w:bookmarkStart w:id="5288" w:name="_Toc42259023"/>
      <w:bookmarkStart w:id="5289" w:name="_Toc42259100"/>
      <w:bookmarkStart w:id="5290" w:name="_Toc42449779"/>
      <w:bookmarkStart w:id="5291" w:name="_Toc42449861"/>
      <w:bookmarkStart w:id="5292" w:name="_Toc42550047"/>
      <w:bookmarkStart w:id="5293" w:name="_Toc42550140"/>
      <w:bookmarkEnd w:id="5287"/>
      <w:bookmarkEnd w:id="5288"/>
      <w:bookmarkEnd w:id="5289"/>
      <w:bookmarkEnd w:id="5290"/>
      <w:bookmarkEnd w:id="5291"/>
      <w:bookmarkEnd w:id="5292"/>
      <w:bookmarkEnd w:id="5293"/>
    </w:p>
    <w:p w:rsidR="00F25194" w:rsidRPr="007C437A" w:rsidRDefault="00F25194">
      <w:pPr>
        <w:pStyle w:val="Titre3"/>
        <w:rPr>
          <w:ins w:id="5294" w:author="Arthur Parmentier" w:date="2020-05-20T19:53:00Z"/>
        </w:rPr>
      </w:pPr>
      <w:bookmarkStart w:id="5295" w:name="_Toc42550141"/>
      <w:r w:rsidRPr="007C437A">
        <w:t xml:space="preserve">Part 2: </w:t>
      </w:r>
      <w:del w:id="5296" w:author="Arthur Parmentier" w:date="2020-05-20T19:57:00Z">
        <w:r w:rsidRPr="007C437A" w:rsidDel="000C6A61">
          <w:delText>Training &amp; data management</w:delText>
        </w:r>
      </w:del>
      <w:ins w:id="5297" w:author="Arthur Parmentier" w:date="2020-05-20T19:57:00Z">
        <w:r w:rsidR="000C6A61" w:rsidRPr="007C437A">
          <w:t>Signs &amp; dictionary management</w:t>
        </w:r>
      </w:ins>
      <w:bookmarkEnd w:id="5295"/>
    </w:p>
    <w:p w:rsidR="00635850" w:rsidRPr="007C437A" w:rsidRDefault="00635850" w:rsidP="00070661">
      <w:pPr>
        <w:rPr>
          <w:ins w:id="5298" w:author="Arthur Parmentier" w:date="2020-06-03T22:46:00Z"/>
        </w:rPr>
      </w:pPr>
      <w:ins w:id="5299"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300" w:author="Arthur Parmentier" w:date="2020-06-03T23:38:00Z"/>
          <w:rPrChange w:id="5301" w:author="Arthur Parmentier" w:date="2020-06-07T15:27:00Z">
            <w:rPr>
              <w:ins w:id="5302" w:author="Arthur Parmentier" w:date="2020-06-03T23:38:00Z"/>
            </w:rPr>
          </w:rPrChange>
        </w:rPr>
        <w:pPrChange w:id="5303" w:author="Arthur Parmentier" w:date="2020-06-03T23:38:00Z">
          <w:pPr/>
        </w:pPrChange>
      </w:pPr>
      <w:ins w:id="5304" w:author="Arthur Parmentier" w:date="2020-06-03T23:38:00Z">
        <w:r w:rsidRPr="007C437A">
          <w:rPr>
            <w:rPrChange w:id="5305" w:author="Arthur Parmentier" w:date="2020-06-07T15:27:00Z">
              <w:rPr/>
            </w:rPrChange>
          </w:rPr>
          <w:lastRenderedPageBreak/>
          <w:t>Sign creation</w:t>
        </w:r>
      </w:ins>
    </w:p>
    <w:p w:rsidR="00635850" w:rsidRPr="007C437A" w:rsidRDefault="000C6A61" w:rsidP="00070661">
      <w:pPr>
        <w:rPr>
          <w:ins w:id="5306" w:author="Arthur Parmentier" w:date="2020-06-03T22:47:00Z"/>
        </w:rPr>
      </w:pPr>
      <w:ins w:id="5307" w:author="Arthur Parmentier" w:date="2020-05-20T19:57:00Z">
        <w:r w:rsidRPr="007C437A">
          <w:t xml:space="preserve">We have seen that creating new signs is </w:t>
        </w:r>
      </w:ins>
      <w:ins w:id="5308" w:author="Arthur Parmentier" w:date="2020-06-03T22:47:00Z">
        <w:r w:rsidR="00635850" w:rsidRPr="007C437A">
          <w:t>one of the</w:t>
        </w:r>
      </w:ins>
      <w:ins w:id="5309" w:author="Arthur Parmentier" w:date="2020-05-20T19:58:00Z">
        <w:r w:rsidRPr="007C437A">
          <w:t xml:space="preserve"> core mechanism</w:t>
        </w:r>
      </w:ins>
      <w:ins w:id="5310" w:author="Arthur Parmentier" w:date="2020-06-03T22:47:00Z">
        <w:r w:rsidR="00635850" w:rsidRPr="007C437A">
          <w:t>s</w:t>
        </w:r>
      </w:ins>
      <w:ins w:id="5311" w:author="Arthur Parmentier" w:date="2020-05-20T19:58:00Z">
        <w:r w:rsidRPr="007C437A">
          <w:t xml:space="preserve"> of SP. </w:t>
        </w:r>
      </w:ins>
      <w:ins w:id="5312" w:author="Arthur Parmentier" w:date="2020-06-03T22:47:00Z">
        <w:r w:rsidR="00635850" w:rsidRPr="007C437A">
          <w:t xml:space="preserve">It is also </w:t>
        </w:r>
      </w:ins>
      <w:ins w:id="5313" w:author="Arthur Parmentier" w:date="2020-06-03T22:48:00Z">
        <w:r w:rsidR="00635850" w:rsidRPr="007C437A">
          <w:t>one important feature of</w:t>
        </w:r>
      </w:ins>
      <w:ins w:id="5314" w:author="Arthur Parmentier" w:date="2020-06-03T22:47:00Z">
        <w:r w:rsidR="00635850" w:rsidRPr="007C437A">
          <w:t xml:space="preserve"> my program</w:t>
        </w:r>
      </w:ins>
      <w:ins w:id="5315" w:author="Arthur Parmentier" w:date="2020-06-03T22:48:00Z">
        <w:r w:rsidR="00635850" w:rsidRPr="007C437A">
          <w:t xml:space="preserve"> in which</w:t>
        </w:r>
      </w:ins>
      <w:ins w:id="5316" w:author="Arthur Parmentier" w:date="2020-06-03T22:47:00Z">
        <w:r w:rsidR="00635850" w:rsidRPr="007C437A">
          <w:t xml:space="preserve"> the user can either create his own signs or use pre-recorded </w:t>
        </w:r>
      </w:ins>
      <w:ins w:id="5317" w:author="Arthur Parmentier" w:date="2020-06-03T22:48:00Z">
        <w:r w:rsidR="00635850" w:rsidRPr="007C437A">
          <w:t>signs, for instance that would have been created or recorded by other users.</w:t>
        </w:r>
      </w:ins>
    </w:p>
    <w:p w:rsidR="00F304EE" w:rsidRPr="007C437A" w:rsidRDefault="00070661" w:rsidP="00070661">
      <w:pPr>
        <w:rPr>
          <w:ins w:id="5318" w:author="Arthur Parmentier" w:date="2020-05-20T21:38:00Z"/>
        </w:rPr>
      </w:pPr>
      <w:ins w:id="5319" w:author="Arthur Parmentier" w:date="2020-05-20T21:38:00Z">
        <w:r w:rsidRPr="007C437A">
          <w:t xml:space="preserve">In my program, a sign is defined </w:t>
        </w:r>
      </w:ins>
      <w:ins w:id="5320" w:author="Arthur Parmentier" w:date="2020-05-20T21:45:00Z">
        <w:r w:rsidR="002D466E" w:rsidRPr="007C437A">
          <w:t>t</w:t>
        </w:r>
      </w:ins>
      <w:ins w:id="5321" w:author="Arthur Parmentier" w:date="2020-06-03T22:52:00Z">
        <w:r w:rsidR="00BD52CD" w:rsidRPr="007C437A">
          <w:t>wo</w:t>
        </w:r>
      </w:ins>
      <w:ins w:id="5322" w:author="Arthur Parmentier" w:date="2020-05-20T21:38:00Z">
        <w:r w:rsidRPr="007C437A">
          <w:t xml:space="preserve"> properties:</w:t>
        </w:r>
      </w:ins>
    </w:p>
    <w:p w:rsidR="00070661" w:rsidRPr="007C437A" w:rsidRDefault="00070661">
      <w:pPr>
        <w:pStyle w:val="Paragraphedeliste"/>
        <w:numPr>
          <w:ilvl w:val="0"/>
          <w:numId w:val="33"/>
        </w:numPr>
        <w:rPr>
          <w:ins w:id="5323" w:author="Arthur Parmentier" w:date="2020-05-20T20:02:00Z"/>
        </w:rPr>
        <w:pPrChange w:id="5324" w:author="Arthur Parmentier" w:date="2020-05-20T21:38:00Z">
          <w:pPr>
            <w:pStyle w:val="Paragraphedeliste"/>
            <w:numPr>
              <w:numId w:val="32"/>
            </w:numPr>
            <w:ind w:hanging="360"/>
          </w:pPr>
        </w:pPrChange>
      </w:pPr>
      <w:ins w:id="5325" w:author="Arthur Parmentier" w:date="2020-05-20T21:38:00Z">
        <w:r w:rsidRPr="007C437A">
          <w:t>Its name</w:t>
        </w:r>
      </w:ins>
    </w:p>
    <w:p w:rsidR="00F304EE" w:rsidRPr="007C437A" w:rsidRDefault="00070661" w:rsidP="00F304EE">
      <w:pPr>
        <w:pStyle w:val="Paragraphedeliste"/>
        <w:numPr>
          <w:ilvl w:val="0"/>
          <w:numId w:val="32"/>
        </w:numPr>
        <w:rPr>
          <w:ins w:id="5326" w:author="Arthur Parmentier" w:date="2020-06-03T22:50:00Z"/>
        </w:rPr>
      </w:pPr>
      <w:ins w:id="5327" w:author="Arthur Parmentier" w:date="2020-05-20T21:39:00Z">
        <w:r w:rsidRPr="007C437A">
          <w:t>Its category</w:t>
        </w:r>
      </w:ins>
      <w:ins w:id="5328" w:author="Arthur Parmentier" w:date="2020-05-20T21:28:00Z">
        <w:r w:rsidR="007D4B4B" w:rsidRPr="007C437A">
          <w:t>, in ana</w:t>
        </w:r>
      </w:ins>
      <w:ins w:id="5329" w:author="Arthur Parmentier" w:date="2020-05-20T21:29:00Z">
        <w:r w:rsidR="007D4B4B" w:rsidRPr="007C437A">
          <w:t xml:space="preserve">logy with the </w:t>
        </w:r>
      </w:ins>
      <w:ins w:id="5330" w:author="Arthur Parmentier" w:date="2020-06-05T19:22:00Z">
        <w:r w:rsidR="000E299B" w:rsidRPr="007C437A">
          <w:t>syntactic</w:t>
        </w:r>
      </w:ins>
      <w:ins w:id="5331" w:author="Arthur Parmentier" w:date="2020-05-20T21:29:00Z">
        <w:r w:rsidR="007D4B4B" w:rsidRPr="007C437A">
          <w:t xml:space="preserve"> model </w:t>
        </w:r>
      </w:ins>
      <w:ins w:id="5332" w:author="Arthur Parmentier" w:date="2020-06-03T22:49:00Z">
        <w:r w:rsidR="00D20FA9" w:rsidRPr="007C437A">
          <w:t>of</w:t>
        </w:r>
      </w:ins>
      <w:ins w:id="5333" w:author="Arthur Parmentier" w:date="2020-05-20T21:30:00Z">
        <w:r w:rsidR="007D4B4B" w:rsidRPr="007C437A">
          <w:t xml:space="preserve"> SP</w:t>
        </w:r>
      </w:ins>
      <w:ins w:id="5334" w:author="Arthur Parmentier" w:date="2020-06-03T22:49:00Z">
        <w:r w:rsidR="00D20FA9" w:rsidRPr="007C437A">
          <w:t xml:space="preserve"> </w:t>
        </w:r>
      </w:ins>
      <w:ins w:id="5335" w:author="Arthur Parmentier" w:date="2020-05-20T21:30:00Z">
        <w:r w:rsidR="007D4B4B" w:rsidRPr="007C437A">
          <w:t>: WHO, WHAT, HOW, WHEN, OFF,</w:t>
        </w:r>
      </w:ins>
      <w:ins w:id="5336" w:author="Arthur Parmentier" w:date="2020-05-20T21:31:00Z">
        <w:r w:rsidR="007D4B4B" w:rsidRPr="007C437A">
          <w:t xml:space="preserve"> NEUTRAL</w:t>
        </w:r>
      </w:ins>
      <w:ins w:id="5337" w:author="Arthur Parmentier" w:date="2020-06-03T22:49:00Z">
        <w:r w:rsidR="00D20FA9" w:rsidRPr="007C437A">
          <w:t xml:space="preserve"> &amp;</w:t>
        </w:r>
      </w:ins>
      <w:ins w:id="5338" w:author="Arthur Parmentier" w:date="2020-05-20T21:32:00Z">
        <w:r w:rsidR="007D4B4B" w:rsidRPr="007C437A">
          <w:t xml:space="preserve"> LOGIC</w:t>
        </w:r>
      </w:ins>
      <w:ins w:id="5339" w:author="Arthur Parmentier" w:date="2020-06-03T22:50:00Z">
        <w:r w:rsidR="00D20FA9" w:rsidRPr="007C437A">
          <w:t xml:space="preserve"> </w:t>
        </w:r>
        <w:r w:rsidR="00D20FA9" w:rsidRPr="007C437A">
          <w:rPr>
            <w:rStyle w:val="Appelnotedebasdep"/>
          </w:rPr>
          <w:footnoteReference w:id="58"/>
        </w:r>
      </w:ins>
    </w:p>
    <w:p w:rsidR="0012023C" w:rsidRPr="007C437A" w:rsidRDefault="001653F3" w:rsidP="001653F3">
      <w:pPr>
        <w:rPr>
          <w:ins w:id="5341" w:author="Arthur Parmentier" w:date="2020-05-22T09:21:00Z"/>
        </w:rPr>
      </w:pPr>
      <w:ins w:id="5342" w:author="Arthur Parmentier" w:date="2020-05-20T21:50:00Z">
        <w:r w:rsidRPr="007C437A">
          <w:t>The</w:t>
        </w:r>
      </w:ins>
      <w:ins w:id="5343" w:author="Arthur Parmentier" w:date="2020-06-03T22:52:00Z">
        <w:r w:rsidR="00BD52CD" w:rsidRPr="007C437A">
          <w:t xml:space="preserve">se </w:t>
        </w:r>
      </w:ins>
      <w:ins w:id="5344" w:author="Arthur Parmentier" w:date="2020-05-20T21:50:00Z">
        <w:r w:rsidRPr="007C437A">
          <w:t>properties are sufficient to allow t</w:t>
        </w:r>
      </w:ins>
      <w:ins w:id="5345" w:author="Arthur Parmentier" w:date="2020-05-20T21:51:00Z">
        <w:r w:rsidRPr="007C437A">
          <w:t>he program to parse the sign</w:t>
        </w:r>
      </w:ins>
      <w:ins w:id="5346" w:author="Arthur Parmentier" w:date="2020-05-20T22:05:00Z">
        <w:r w:rsidR="0012023C" w:rsidRPr="007C437A">
          <w:t>, i.e. to construct a meaningful request from the temporal flow of signs</w:t>
        </w:r>
      </w:ins>
      <w:ins w:id="5347" w:author="Arthur Parmentier" w:date="2020-06-03T22:52:00Z">
        <w:r w:rsidR="00BD52CD" w:rsidRPr="007C437A">
          <w:t>.</w:t>
        </w:r>
      </w:ins>
      <w:ins w:id="5348" w:author="Arthur Parmentier" w:date="2020-06-03T22:51:00Z">
        <w:r w:rsidR="00BD52CD" w:rsidRPr="007C437A">
          <w:t xml:space="preserve"> </w:t>
        </w:r>
      </w:ins>
    </w:p>
    <w:p w:rsidR="00A87845" w:rsidRPr="007C437A" w:rsidRDefault="00BD52CD" w:rsidP="001653F3">
      <w:pPr>
        <w:rPr>
          <w:ins w:id="5349" w:author="Arthur Parmentier" w:date="2020-05-20T22:05:00Z"/>
        </w:rPr>
      </w:pPr>
      <w:ins w:id="5350" w:author="Arthur Parmentier" w:date="2020-05-20T22:08:00Z">
        <w:r w:rsidRPr="007C437A">
          <w:rPr>
            <w:noProof/>
            <w:rPrChange w:id="5351"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A5F3C" w:rsidRPr="00311097" w:rsidRDefault="00FA5F3C">
                              <w:pPr>
                                <w:pStyle w:val="Lgende"/>
                                <w:rPr>
                                  <w:noProof/>
                                </w:rPr>
                                <w:pPrChange w:id="5352" w:author="Arthur Parmentier" w:date="2020-05-20T22:08:00Z">
                                  <w:pPr/>
                                </w:pPrChange>
                              </w:pPr>
                              <w:bookmarkStart w:id="5353" w:name="_Ref41031792"/>
                              <w:bookmarkStart w:id="5354" w:name="_Ref41031785"/>
                              <w:ins w:id="5355" w:author="Arthur Parmentier" w:date="2020-05-20T22:08:00Z">
                                <w:r>
                                  <w:t xml:space="preserve">Figure </w:t>
                                </w:r>
                                <w:r>
                                  <w:fldChar w:fldCharType="begin"/>
                                </w:r>
                                <w:r>
                                  <w:instrText xml:space="preserve"> SEQ Figure \* ARABIC </w:instrText>
                                </w:r>
                              </w:ins>
                              <w:r>
                                <w:fldChar w:fldCharType="separate"/>
                              </w:r>
                              <w:ins w:id="5356" w:author="Arthur Parmentier" w:date="2020-06-05T21:05:00Z">
                                <w:r>
                                  <w:rPr>
                                    <w:noProof/>
                                  </w:rPr>
                                  <w:t>7</w:t>
                                </w:r>
                              </w:ins>
                              <w:ins w:id="5357" w:author="Arthur Parmentier" w:date="2020-05-20T22:08:00Z">
                                <w:r>
                                  <w:fldChar w:fldCharType="end"/>
                                </w:r>
                                <w:bookmarkEnd w:id="5353"/>
                                <w:r>
                                  <w:t xml:space="preserve"> User interface for defining new signs</w:t>
                                </w:r>
                              </w:ins>
                              <w:bookmarkEnd w:id="5354"/>
                              <w:ins w:id="5358" w:author="Arthur Parmentier" w:date="2020-06-03T22:56:00Z">
                                <w:r>
                                  <w:t xml:space="preserve"> and recording them to the buffers of a model. </w:t>
                                </w:r>
                              </w:ins>
                              <w:ins w:id="5359" w:author="Arthur Parmentier" w:date="2020-06-03T22:57:00Z">
                                <w:r>
                                  <w:t>First, the user can select which model he wants to use to recognize the sign</w:t>
                                </w:r>
                              </w:ins>
                              <w:ins w:id="5360" w:author="Arthur Parmentier" w:date="2020-06-03T22:58:00Z">
                                <w:r>
                                  <w:t xml:space="preserve">s he wants to add. </w:t>
                                </w:r>
                              </w:ins>
                              <w:ins w:id="5361" w:author="Arthur Parmentier" w:date="2020-06-03T22:57:00Z">
                                <w:r>
                                  <w:t>Then</w:t>
                                </w:r>
                              </w:ins>
                              <w:ins w:id="5362" w:author="Arthur Parmentier" w:date="2020-06-03T22:56:00Z">
                                <w:r>
                                  <w:t xml:space="preserve">, </w:t>
                                </w:r>
                              </w:ins>
                              <w:ins w:id="5363" w:author="Arthur Parmentier" w:date="2020-06-03T22:57:00Z">
                                <w:r>
                                  <w:t>he</w:t>
                                </w:r>
                              </w:ins>
                              <w:ins w:id="5364" w:author="Arthur Parmentier" w:date="2020-06-03T22:56:00Z">
                                <w:r>
                                  <w:t xml:space="preserve"> must enter the signs and their corresponding category</w:t>
                                </w:r>
                              </w:ins>
                              <w:ins w:id="5365" w:author="Arthur Parmentier" w:date="2020-06-03T22:57:00Z">
                                <w:r>
                                  <w:t xml:space="preserve"> that he would like to record. </w:t>
                                </w:r>
                              </w:ins>
                              <w:ins w:id="5366"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FA5F3C" w:rsidRPr="00311097" w:rsidRDefault="00FA5F3C">
                        <w:pPr>
                          <w:pStyle w:val="Lgende"/>
                          <w:rPr>
                            <w:noProof/>
                          </w:rPr>
                          <w:pPrChange w:id="5367" w:author="Arthur Parmentier" w:date="2020-05-20T22:08:00Z">
                            <w:pPr/>
                          </w:pPrChange>
                        </w:pPr>
                        <w:bookmarkStart w:id="5368" w:name="_Ref41031792"/>
                        <w:bookmarkStart w:id="5369" w:name="_Ref41031785"/>
                        <w:ins w:id="5370" w:author="Arthur Parmentier" w:date="2020-05-20T22:08:00Z">
                          <w:r>
                            <w:t xml:space="preserve">Figure </w:t>
                          </w:r>
                          <w:r>
                            <w:fldChar w:fldCharType="begin"/>
                          </w:r>
                          <w:r>
                            <w:instrText xml:space="preserve"> SEQ Figure \* ARABIC </w:instrText>
                          </w:r>
                        </w:ins>
                        <w:r>
                          <w:fldChar w:fldCharType="separate"/>
                        </w:r>
                        <w:ins w:id="5371" w:author="Arthur Parmentier" w:date="2020-06-05T21:05:00Z">
                          <w:r>
                            <w:rPr>
                              <w:noProof/>
                            </w:rPr>
                            <w:t>7</w:t>
                          </w:r>
                        </w:ins>
                        <w:ins w:id="5372" w:author="Arthur Parmentier" w:date="2020-05-20T22:08:00Z">
                          <w:r>
                            <w:fldChar w:fldCharType="end"/>
                          </w:r>
                          <w:bookmarkEnd w:id="5368"/>
                          <w:r>
                            <w:t xml:space="preserve"> User interface for defining new signs</w:t>
                          </w:r>
                        </w:ins>
                        <w:bookmarkEnd w:id="5369"/>
                        <w:ins w:id="5373" w:author="Arthur Parmentier" w:date="2020-06-03T22:56:00Z">
                          <w:r>
                            <w:t xml:space="preserve"> and recording them to the buffers of a model. </w:t>
                          </w:r>
                        </w:ins>
                        <w:ins w:id="5374" w:author="Arthur Parmentier" w:date="2020-06-03T22:57:00Z">
                          <w:r>
                            <w:t>First, the user can select which model he wants to use to recognize the sign</w:t>
                          </w:r>
                        </w:ins>
                        <w:ins w:id="5375" w:author="Arthur Parmentier" w:date="2020-06-03T22:58:00Z">
                          <w:r>
                            <w:t xml:space="preserve">s he wants to add. </w:t>
                          </w:r>
                        </w:ins>
                        <w:ins w:id="5376" w:author="Arthur Parmentier" w:date="2020-06-03T22:57:00Z">
                          <w:r>
                            <w:t>Then</w:t>
                          </w:r>
                        </w:ins>
                        <w:ins w:id="5377" w:author="Arthur Parmentier" w:date="2020-06-03T22:56:00Z">
                          <w:r>
                            <w:t xml:space="preserve">, </w:t>
                          </w:r>
                        </w:ins>
                        <w:ins w:id="5378" w:author="Arthur Parmentier" w:date="2020-06-03T22:57:00Z">
                          <w:r>
                            <w:t>he</w:t>
                          </w:r>
                        </w:ins>
                        <w:ins w:id="5379" w:author="Arthur Parmentier" w:date="2020-06-03T22:56:00Z">
                          <w:r>
                            <w:t xml:space="preserve"> must enter the signs and their corresponding category</w:t>
                          </w:r>
                        </w:ins>
                        <w:ins w:id="5380" w:author="Arthur Parmentier" w:date="2020-06-03T22:57:00Z">
                          <w:r>
                            <w:t xml:space="preserve"> that he would like to record. </w:t>
                          </w:r>
                        </w:ins>
                        <w:ins w:id="5381" w:author="Arthur Parmentier" w:date="2020-06-03T22:58:00Z">
                          <w:r>
                            <w:t>Finally, he can set a few parameters before launching the automated recording session.</w:t>
                          </w:r>
                        </w:ins>
                      </w:p>
                    </w:txbxContent>
                  </v:textbox>
                  <w10:wrap type="topAndBottom" anchorx="margin"/>
                </v:shape>
              </w:pict>
            </mc:Fallback>
          </mc:AlternateContent>
        </w:r>
      </w:ins>
      <w:ins w:id="5382" w:author="Arthur Parmentier" w:date="2020-05-20T22:06:00Z">
        <w:r w:rsidRPr="007C437A">
          <w:rPr>
            <w:noProof/>
            <w:rPrChange w:id="5383"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384" w:author="Arthur Parmentier" w:date="2020-06-03T23:07:00Z">
        <w:r w:rsidR="00FB2824" w:rsidRPr="007C437A">
          <w:t>The procedure for defining a new sign is shown</w:t>
        </w:r>
      </w:ins>
      <w:ins w:id="5385" w:author="Arthur Parmentier" w:date="2020-05-22T09:22:00Z">
        <w:r w:rsidR="00A87845" w:rsidRPr="007C437A">
          <w:t xml:space="preserve"> in 2.1. (</w:t>
        </w:r>
      </w:ins>
      <w:ins w:id="5386" w:author="Arthur Parmentier" w:date="2020-06-03T22:56:00Z">
        <w:r w:rsidRPr="007C437A">
          <w:rPr>
            <w:rPrChange w:id="5387" w:author="Arthur Parmentier" w:date="2020-06-07T15:27:00Z">
              <w:rPr/>
            </w:rPrChange>
          </w:rPr>
          <w:fldChar w:fldCharType="begin"/>
        </w:r>
        <w:r w:rsidRPr="007C437A">
          <w:instrText xml:space="preserve"> REF _Ref41031792 \h </w:instrText>
        </w:r>
      </w:ins>
      <w:r w:rsidRPr="007C437A">
        <w:rPr>
          <w:rPrChange w:id="5388" w:author="Arthur Parmentier" w:date="2020-06-07T15:27:00Z">
            <w:rPr/>
          </w:rPrChange>
        </w:rPr>
      </w:r>
      <w:r w:rsidRPr="007C437A">
        <w:rPr>
          <w:rPrChange w:id="5389" w:author="Arthur Parmentier" w:date="2020-06-07T15:27:00Z">
            <w:rPr/>
          </w:rPrChange>
        </w:rPr>
        <w:fldChar w:fldCharType="separate"/>
      </w:r>
      <w:ins w:id="5390" w:author="Arthur Parmentier" w:date="2020-06-03T22:56:00Z">
        <w:r w:rsidRPr="007C437A">
          <w:t xml:space="preserve">Figure </w:t>
        </w:r>
        <w:r w:rsidRPr="007C437A">
          <w:rPr>
            <w:rPrChange w:id="5391" w:author="Arthur Parmentier" w:date="2020-06-07T15:27:00Z">
              <w:rPr>
                <w:noProof/>
              </w:rPr>
            </w:rPrChange>
          </w:rPr>
          <w:t>6</w:t>
        </w:r>
        <w:r w:rsidRPr="007C437A">
          <w:rPr>
            <w:rPrChange w:id="5392" w:author="Arthur Parmentier" w:date="2020-06-07T15:27:00Z">
              <w:rPr/>
            </w:rPrChange>
          </w:rPr>
          <w:fldChar w:fldCharType="end"/>
        </w:r>
      </w:ins>
      <w:ins w:id="5393" w:author="Arthur Parmentier" w:date="2020-05-22T09:23:00Z">
        <w:r w:rsidR="00A87845" w:rsidRPr="007C437A">
          <w:t>).</w:t>
        </w:r>
      </w:ins>
    </w:p>
    <w:p w:rsidR="001653F3" w:rsidRPr="007C437A" w:rsidRDefault="00991C57" w:rsidP="001653F3">
      <w:pPr>
        <w:rPr>
          <w:ins w:id="5394" w:author="Arthur Parmentier" w:date="2020-05-20T21:52:00Z"/>
        </w:rPr>
      </w:pPr>
      <w:ins w:id="5395" w:author="Arthur Parmentier" w:date="2020-06-03T23:08:00Z">
        <w:r w:rsidRPr="007C437A">
          <w:t>For the sign to effectively by identify,</w:t>
        </w:r>
      </w:ins>
      <w:ins w:id="5396" w:author="Arthur Parmentier" w:date="2020-05-20T21:52:00Z">
        <w:r w:rsidR="001653F3" w:rsidRPr="007C437A">
          <w:t xml:space="preserve"> two steps</w:t>
        </w:r>
      </w:ins>
      <w:ins w:id="5397" w:author="Arthur Parmentier" w:date="2020-06-03T23:08:00Z">
        <w:r w:rsidRPr="007C437A">
          <w:t xml:space="preserve"> are required after the sign has been defined</w:t>
        </w:r>
      </w:ins>
      <w:ins w:id="5398" w:author="Arthur Parmentier" w:date="2020-05-20T21:54:00Z">
        <w:r w:rsidR="00D17256" w:rsidRPr="007C437A">
          <w:t>:</w:t>
        </w:r>
      </w:ins>
    </w:p>
    <w:p w:rsidR="002D466E" w:rsidRPr="007C437A" w:rsidRDefault="00A0616F" w:rsidP="001653F3">
      <w:pPr>
        <w:pStyle w:val="Paragraphedeliste"/>
        <w:numPr>
          <w:ilvl w:val="0"/>
          <w:numId w:val="32"/>
        </w:numPr>
        <w:rPr>
          <w:ins w:id="5399" w:author="Arthur Parmentier" w:date="2020-05-20T21:52:00Z"/>
        </w:rPr>
      </w:pPr>
      <w:ins w:id="5400" w:author="Arthur Parmentier" w:date="2020-05-20T21:53:00Z">
        <w:r w:rsidRPr="007C437A">
          <w:t>Record</w:t>
        </w:r>
      </w:ins>
      <w:ins w:id="5401" w:author="Arthur Parmentier" w:date="2020-05-20T21:52:00Z">
        <w:r w:rsidR="001653F3" w:rsidRPr="007C437A">
          <w:t xml:space="preserve"> </w:t>
        </w:r>
      </w:ins>
      <w:ins w:id="5402" w:author="Arthur Parmentier" w:date="2020-05-20T21:45:00Z">
        <w:r w:rsidR="002D466E" w:rsidRPr="007C437A">
          <w:t>training examples</w:t>
        </w:r>
      </w:ins>
    </w:p>
    <w:p w:rsidR="001653F3" w:rsidRPr="007C437A" w:rsidRDefault="001653F3" w:rsidP="001653F3">
      <w:pPr>
        <w:pStyle w:val="Paragraphedeliste"/>
        <w:numPr>
          <w:ilvl w:val="0"/>
          <w:numId w:val="32"/>
        </w:numPr>
        <w:rPr>
          <w:ins w:id="5403" w:author="Arthur Parmentier" w:date="2020-06-03T23:09:00Z"/>
        </w:rPr>
      </w:pPr>
      <w:ins w:id="5404" w:author="Arthur Parmentier" w:date="2020-05-20T21:53:00Z">
        <w:r w:rsidRPr="007C437A">
          <w:t>Program the virtual instrument itself</w:t>
        </w:r>
      </w:ins>
      <w:ins w:id="5405" w:author="Arthur Parmentier" w:date="2020-06-03T23:09:00Z">
        <w:r w:rsidR="00991C57" w:rsidRPr="007C437A">
          <w:t xml:space="preserve"> to interpret the sign</w:t>
        </w:r>
      </w:ins>
    </w:p>
    <w:p w:rsidR="00991C57" w:rsidRPr="007C437A" w:rsidRDefault="00991C57">
      <w:pPr>
        <w:rPr>
          <w:ins w:id="5406" w:author="Arthur Parmentier" w:date="2020-05-20T21:54:00Z"/>
        </w:rPr>
        <w:pPrChange w:id="5407" w:author="Arthur Parmentier" w:date="2020-06-03T23:09:00Z">
          <w:pPr>
            <w:pStyle w:val="Paragraphedeliste"/>
            <w:numPr>
              <w:numId w:val="32"/>
            </w:numPr>
            <w:ind w:hanging="360"/>
          </w:pPr>
        </w:pPrChange>
      </w:pPr>
      <w:ins w:id="5408" w:author="Arthur Parmentier" w:date="2020-06-03T23:09:00Z">
        <w:r w:rsidRPr="007C437A">
          <w:t>While the recording of training examples is an auto</w:t>
        </w:r>
      </w:ins>
      <w:ins w:id="5409" w:author="Arthur Parmentier" w:date="2020-06-03T23:10:00Z">
        <w:r w:rsidRPr="007C437A">
          <w:t xml:space="preserve">mated process that simply involves pushing one button, the programming of the virtual instrument or device that the sign should control is outside the scope of the program. </w:t>
        </w:r>
      </w:ins>
      <w:ins w:id="5410"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411" w:author="Arthur Parmentier" w:date="2020-06-03T23:25:00Z">
        <w:r w:rsidR="006C424F" w:rsidRPr="007C437A">
          <w:t>the connection with other devices must be implemen</w:t>
        </w:r>
      </w:ins>
      <w:ins w:id="5412" w:author="Arthur Parmentier" w:date="2020-06-03T23:26:00Z">
        <w:r w:rsidR="006C424F" w:rsidRPr="007C437A">
          <w:t>ted later by the user himself.</w:t>
        </w:r>
      </w:ins>
      <w:ins w:id="5413" w:author="Arthur Parmentier" w:date="2020-06-03T23:11:00Z">
        <w:r w:rsidRPr="007C437A">
          <w:t xml:space="preserve"> </w:t>
        </w:r>
      </w:ins>
    </w:p>
    <w:p w:rsidR="0051412E" w:rsidRPr="007C437A" w:rsidRDefault="0051412E">
      <w:pPr>
        <w:pStyle w:val="Titre4"/>
        <w:rPr>
          <w:ins w:id="5414" w:author="Arthur Parmentier" w:date="2020-06-03T23:39:00Z"/>
          <w:rPrChange w:id="5415" w:author="Arthur Parmentier" w:date="2020-06-07T15:27:00Z">
            <w:rPr>
              <w:ins w:id="5416" w:author="Arthur Parmentier" w:date="2020-06-03T23:39:00Z"/>
            </w:rPr>
          </w:rPrChange>
        </w:rPr>
        <w:pPrChange w:id="5417" w:author="Arthur Parmentier" w:date="2020-06-03T23:39:00Z">
          <w:pPr/>
        </w:pPrChange>
      </w:pPr>
      <w:ins w:id="5418" w:author="Arthur Parmentier" w:date="2020-06-03T23:39:00Z">
        <w:r w:rsidRPr="007C437A">
          <w:rPr>
            <w:rPrChange w:id="5419" w:author="Arthur Parmentier" w:date="2020-06-07T15:27:00Z">
              <w:rPr/>
            </w:rPrChange>
          </w:rPr>
          <w:t>Sign recording</w:t>
        </w:r>
      </w:ins>
    </w:p>
    <w:p w:rsidR="001222FB" w:rsidRPr="007C437A" w:rsidRDefault="00145F52" w:rsidP="00D17256">
      <w:pPr>
        <w:rPr>
          <w:ins w:id="5420" w:author="Arthur Parmentier" w:date="2020-05-20T22:23:00Z"/>
        </w:rPr>
      </w:pPr>
      <w:ins w:id="5421" w:author="Arthur Parmentier" w:date="2020-05-20T22:14:00Z">
        <w:r w:rsidRPr="007C437A">
          <w:t xml:space="preserve">The user can choose to either define one sign at the time and </w:t>
        </w:r>
      </w:ins>
      <w:ins w:id="5422" w:author="Arthur Parmentier" w:date="2020-05-20T22:15:00Z">
        <w:r w:rsidRPr="007C437A">
          <w:t>record one or several training examples for</w:t>
        </w:r>
      </w:ins>
      <w:ins w:id="5423" w:author="Arthur Parmentier" w:date="2020-05-20T22:14:00Z">
        <w:r w:rsidRPr="007C437A">
          <w:t xml:space="preserve"> it, then saving the training </w:t>
        </w:r>
      </w:ins>
      <w:ins w:id="5424" w:author="Arthur Parmentier" w:date="2020-05-20T22:15:00Z">
        <w:r w:rsidRPr="007C437A">
          <w:t xml:space="preserve">data and adding another sign… or directly define a list </w:t>
        </w:r>
      </w:ins>
      <w:ins w:id="5425" w:author="Arthur Parmentier" w:date="2020-05-20T22:16:00Z">
        <w:r w:rsidRPr="007C437A">
          <w:t>of signs and recording all of them in the same session.</w:t>
        </w:r>
      </w:ins>
    </w:p>
    <w:p w:rsidR="00A83578" w:rsidRPr="007C437A" w:rsidRDefault="00A83578" w:rsidP="00D17256">
      <w:pPr>
        <w:rPr>
          <w:ins w:id="5426" w:author="Arthur Parmentier" w:date="2020-05-20T22:26:00Z"/>
        </w:rPr>
      </w:pPr>
      <w:ins w:id="5427" w:author="Arthur Parmentier" w:date="2020-05-20T22:23:00Z">
        <w:r w:rsidRPr="007C437A">
          <w:t xml:space="preserve">The </w:t>
        </w:r>
      </w:ins>
      <w:ins w:id="5428"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429" w:author="Arthur Parmentier" w:date="2020-05-20T22:26:00Z"/>
        </w:rPr>
      </w:pPr>
      <w:ins w:id="5430" w:author="Arthur Parmentier" w:date="2020-05-20T22:26:00Z">
        <w:r w:rsidRPr="007C437A">
          <w:t>Initial preparation time</w:t>
        </w:r>
      </w:ins>
      <w:ins w:id="5431" w:author="Arthur Parmentier" w:date="2020-05-20T22:30:00Z">
        <w:r w:rsidRPr="007C437A">
          <w:t xml:space="preserve"> of </w:t>
        </w:r>
      </w:ins>
      <w:ins w:id="5432" w:author="Arthur Parmentier" w:date="2020-05-20T22:31:00Z">
        <w:r w:rsidRPr="007C437A">
          <w:rPr>
            <w:i/>
            <w:iCs/>
          </w:rPr>
          <w:t>I</w:t>
        </w:r>
      </w:ins>
      <w:ins w:id="5433" w:author="Arthur Parmentier" w:date="2020-05-20T22:30:00Z">
        <w:r w:rsidRPr="007C437A">
          <w:t xml:space="preserve"> seconds</w:t>
        </w:r>
      </w:ins>
    </w:p>
    <w:p w:rsidR="00A83578" w:rsidRPr="007C437A" w:rsidRDefault="00A83578" w:rsidP="00A83578">
      <w:pPr>
        <w:pStyle w:val="Paragraphedeliste"/>
        <w:numPr>
          <w:ilvl w:val="1"/>
          <w:numId w:val="11"/>
        </w:numPr>
        <w:rPr>
          <w:ins w:id="5434" w:author="Arthur Parmentier" w:date="2020-05-20T22:28:00Z"/>
        </w:rPr>
      </w:pPr>
      <w:ins w:id="5435" w:author="Arthur Parmentier" w:date="2020-05-20T22:27:00Z">
        <w:r w:rsidRPr="007C437A">
          <w:t xml:space="preserve">Each sign is recorded </w:t>
        </w:r>
        <w:r w:rsidRPr="007C437A">
          <w:rPr>
            <w:i/>
            <w:iCs/>
            <w:rPrChange w:id="5436" w:author="Arthur Parmentier" w:date="2020-06-07T15:27:00Z">
              <w:rPr/>
            </w:rPrChange>
          </w:rPr>
          <w:t>N</w:t>
        </w:r>
        <w:r w:rsidRPr="007C437A">
          <w:t xml:space="preserve"> </w:t>
        </w:r>
      </w:ins>
      <w:ins w:id="5437" w:author="Arthur Parmentier" w:date="2020-05-20T22:28:00Z">
        <w:r w:rsidRPr="007C437A">
          <w:t>times</w:t>
        </w:r>
      </w:ins>
      <w:ins w:id="5438" w:author="Arthur Parmentier" w:date="2020-05-20T22:29:00Z">
        <w:r w:rsidRPr="007C437A">
          <w:t>, in the following loop:</w:t>
        </w:r>
      </w:ins>
    </w:p>
    <w:p w:rsidR="00A83578" w:rsidRPr="007C437A" w:rsidRDefault="00A83578" w:rsidP="00A83578">
      <w:pPr>
        <w:pStyle w:val="Paragraphedeliste"/>
        <w:numPr>
          <w:ilvl w:val="2"/>
          <w:numId w:val="11"/>
        </w:numPr>
        <w:rPr>
          <w:ins w:id="5439" w:author="Arthur Parmentier" w:date="2020-05-20T22:28:00Z"/>
        </w:rPr>
      </w:pPr>
      <w:ins w:id="5440" w:author="Arthur Parmentier" w:date="2020-05-20T22:29:00Z">
        <w:r w:rsidRPr="007C437A">
          <w:t>The</w:t>
        </w:r>
      </w:ins>
      <w:ins w:id="5441" w:author="Arthur Parmentier" w:date="2020-05-20T22:28:00Z">
        <w:r w:rsidRPr="007C437A">
          <w:t xml:space="preserve"> recording is launch</w:t>
        </w:r>
      </w:ins>
      <w:ins w:id="5442" w:author="Arthur Parmentier" w:date="2020-05-20T22:32:00Z">
        <w:r w:rsidRPr="007C437A">
          <w:t>ed</w:t>
        </w:r>
      </w:ins>
      <w:ins w:id="5443" w:author="Arthur Parmentier" w:date="2020-05-20T22:28:00Z">
        <w:r w:rsidRPr="007C437A">
          <w:t xml:space="preserve"> for </w:t>
        </w:r>
      </w:ins>
      <w:ins w:id="5444" w:author="Arthur Parmentier" w:date="2020-05-20T22:29:00Z">
        <w:r w:rsidRPr="007C437A">
          <w:rPr>
            <w:i/>
            <w:iCs/>
            <w:rPrChange w:id="5445" w:author="Arthur Parmentier" w:date="2020-06-07T15:27:00Z">
              <w:rPr/>
            </w:rPrChange>
          </w:rPr>
          <w:t>R</w:t>
        </w:r>
      </w:ins>
      <w:ins w:id="5446" w:author="Arthur Parmentier" w:date="2020-05-20T22:28:00Z">
        <w:r w:rsidRPr="007C437A">
          <w:t xml:space="preserve"> seconds</w:t>
        </w:r>
      </w:ins>
    </w:p>
    <w:p w:rsidR="00A83578" w:rsidRPr="007C437A" w:rsidRDefault="0088440D" w:rsidP="00A83578">
      <w:pPr>
        <w:pStyle w:val="Paragraphedeliste"/>
        <w:numPr>
          <w:ilvl w:val="2"/>
          <w:numId w:val="11"/>
        </w:numPr>
        <w:rPr>
          <w:ins w:id="5447" w:author="Arthur Parmentier" w:date="2020-05-20T22:30:00Z"/>
        </w:rPr>
      </w:pPr>
      <w:ins w:id="5448" w:author="Arthur Parmentier" w:date="2020-05-21T09:49:00Z">
        <w:r w:rsidRPr="007C437A">
          <w:t>Break (preparation time for next recording) of</w:t>
        </w:r>
      </w:ins>
      <w:ins w:id="5449" w:author="Arthur Parmentier" w:date="2020-05-20T22:29:00Z">
        <w:r w:rsidR="00A83578" w:rsidRPr="007C437A">
          <w:t xml:space="preserve"> </w:t>
        </w:r>
        <w:r w:rsidR="00A83578" w:rsidRPr="007C437A">
          <w:rPr>
            <w:i/>
            <w:iCs/>
            <w:rPrChange w:id="5450" w:author="Arthur Parmentier" w:date="2020-06-07T15:27:00Z">
              <w:rPr/>
            </w:rPrChange>
          </w:rPr>
          <w:t>P</w:t>
        </w:r>
        <w:r w:rsidR="00A83578" w:rsidRPr="007C437A">
          <w:t xml:space="preserve"> seconds</w:t>
        </w:r>
      </w:ins>
    </w:p>
    <w:p w:rsidR="00A83578" w:rsidRPr="007C437A" w:rsidRDefault="00A83578" w:rsidP="00A83578">
      <w:pPr>
        <w:rPr>
          <w:ins w:id="5451" w:author="Arthur Parmentier" w:date="2020-05-20T22:43:00Z"/>
        </w:rPr>
      </w:pPr>
      <w:ins w:id="5452" w:author="Arthur Parmentier" w:date="2020-05-20T22:31:00Z">
        <w:r w:rsidRPr="007C437A">
          <w:t xml:space="preserve">The user can change the values of </w:t>
        </w:r>
      </w:ins>
      <w:ins w:id="5453" w:author="Arthur Parmentier" w:date="2020-05-20T22:32:00Z">
        <w:r w:rsidRPr="007C437A">
          <w:rPr>
            <w:i/>
            <w:iCs/>
          </w:rPr>
          <w:t>0&lt;</w:t>
        </w:r>
      </w:ins>
      <w:ins w:id="5454" w:author="Arthur Parmentier" w:date="2020-05-20T22:31:00Z">
        <w:r w:rsidRPr="007C437A">
          <w:rPr>
            <w:i/>
            <w:iCs/>
          </w:rPr>
          <w:t xml:space="preserve">I, </w:t>
        </w:r>
      </w:ins>
      <w:ins w:id="5455" w:author="Arthur Parmentier" w:date="2020-05-20T22:32:00Z">
        <w:r w:rsidRPr="007C437A">
          <w:rPr>
            <w:i/>
            <w:iCs/>
          </w:rPr>
          <w:t>0&lt;</w:t>
        </w:r>
      </w:ins>
      <w:ins w:id="5456" w:author="Arthur Parmentier" w:date="2020-05-20T22:31:00Z">
        <w:r w:rsidRPr="007C437A">
          <w:rPr>
            <w:i/>
            <w:iCs/>
          </w:rPr>
          <w:t xml:space="preserve">N, </w:t>
        </w:r>
      </w:ins>
      <w:ins w:id="5457" w:author="Arthur Parmentier" w:date="2020-05-20T22:32:00Z">
        <w:r w:rsidRPr="007C437A">
          <w:rPr>
            <w:i/>
            <w:iCs/>
          </w:rPr>
          <w:t>0&lt;</w:t>
        </w:r>
      </w:ins>
      <w:ins w:id="5458" w:author="Arthur Parmentier" w:date="2020-05-20T22:31:00Z">
        <w:r w:rsidRPr="007C437A">
          <w:rPr>
            <w:i/>
            <w:iCs/>
          </w:rPr>
          <w:t>R</w:t>
        </w:r>
      </w:ins>
      <w:ins w:id="5459" w:author="Arthur Parmentier" w:date="2020-05-20T22:32:00Z">
        <w:r w:rsidRPr="007C437A">
          <w:rPr>
            <w:i/>
            <w:iCs/>
          </w:rPr>
          <w:t>&lt;5</w:t>
        </w:r>
      </w:ins>
      <w:ins w:id="5460" w:author="Arthur Parmentier" w:date="2020-05-20T22:33:00Z">
        <w:r w:rsidR="005325E0" w:rsidRPr="007C437A">
          <w:rPr>
            <w:rStyle w:val="Appelnotedebasdep"/>
            <w:i/>
            <w:iCs/>
          </w:rPr>
          <w:footnoteReference w:id="59"/>
        </w:r>
      </w:ins>
      <w:ins w:id="5477" w:author="Arthur Parmentier" w:date="2020-05-20T22:31:00Z">
        <w:r w:rsidRPr="007C437A">
          <w:rPr>
            <w:i/>
            <w:iCs/>
          </w:rPr>
          <w:t xml:space="preserve"> </w:t>
        </w:r>
        <w:r w:rsidRPr="007C437A">
          <w:t xml:space="preserve">and </w:t>
        </w:r>
      </w:ins>
      <w:ins w:id="5478" w:author="Arthur Parmentier" w:date="2020-05-20T22:32:00Z">
        <w:r w:rsidRPr="007C437A">
          <w:t>0&lt;</w:t>
        </w:r>
      </w:ins>
      <w:ins w:id="5479" w:author="Arthur Parmentier" w:date="2020-05-20T22:31:00Z">
        <w:r w:rsidRPr="007C437A">
          <w:rPr>
            <w:i/>
            <w:iCs/>
          </w:rPr>
          <w:t>P</w:t>
        </w:r>
        <w:r w:rsidRPr="007C437A">
          <w:t xml:space="preserve"> according to his needs.</w:t>
        </w:r>
      </w:ins>
    </w:p>
    <w:p w:rsidR="00937092" w:rsidRPr="007C437A" w:rsidRDefault="004256FE">
      <w:pPr>
        <w:rPr>
          <w:ins w:id="5480" w:author="Arthur Parmentier" w:date="2020-05-21T09:56:00Z"/>
        </w:rPr>
      </w:pPr>
      <w:ins w:id="5481" w:author="Arthur Parmentier" w:date="2020-05-21T09:53:00Z">
        <w:r w:rsidRPr="007C437A">
          <w:t>Each record</w:t>
        </w:r>
      </w:ins>
      <w:ins w:id="5482" w:author="Arthur Parmentier" w:date="2020-05-22T09:23:00Z">
        <w:r w:rsidR="00A87845" w:rsidRPr="007C437A">
          <w:t>ing</w:t>
        </w:r>
      </w:ins>
      <w:ins w:id="5483" w:author="Arthur Parmentier" w:date="2020-05-21T09:53:00Z">
        <w:r w:rsidRPr="007C437A">
          <w:t xml:space="preserve"> </w:t>
        </w:r>
      </w:ins>
      <w:ins w:id="5484" w:author="Arthur Parmentier" w:date="2020-05-22T09:24:00Z">
        <w:r w:rsidR="00A728E6" w:rsidRPr="007C437A">
          <w:t>takes place in</w:t>
        </w:r>
      </w:ins>
      <w:ins w:id="5485" w:author="Arthur Parmentier" w:date="2020-05-21T09:54:00Z">
        <w:r w:rsidRPr="007C437A">
          <w:t xml:space="preserve"> a different buffer of the Multiple Buffer (MuBu) object</w:t>
        </w:r>
      </w:ins>
      <w:ins w:id="5486" w:author="Arthur Parmentier" w:date="2020-06-03T23:27:00Z">
        <w:r w:rsidR="001B372B" w:rsidRPr="007C437A">
          <w:t>s (one Mubu object per model</w:t>
        </w:r>
        <w:r w:rsidR="001B372B" w:rsidRPr="007C437A">
          <w:rPr>
            <w:rStyle w:val="Appelnotedebasdep"/>
          </w:rPr>
          <w:footnoteReference w:id="60"/>
        </w:r>
        <w:r w:rsidR="001B372B" w:rsidRPr="007C437A">
          <w:t>)</w:t>
        </w:r>
      </w:ins>
      <w:ins w:id="5495" w:author="Arthur Parmentier" w:date="2020-05-21T09:54:00Z">
        <w:r w:rsidRPr="007C437A">
          <w:t xml:space="preserve"> and </w:t>
        </w:r>
      </w:ins>
      <w:ins w:id="5496" w:author="Arthur Parmentier" w:date="2020-05-21T09:51:00Z">
        <w:r w:rsidRPr="007C437A">
          <w:t>ea</w:t>
        </w:r>
      </w:ins>
      <w:ins w:id="5497" w:author="Arthur Parmentier" w:date="2020-05-21T09:52:00Z">
        <w:r w:rsidRPr="007C437A">
          <w:t>ch active input data</w:t>
        </w:r>
      </w:ins>
      <w:ins w:id="5498" w:author="Arthur Parmentier" w:date="2020-05-21T09:51:00Z">
        <w:r w:rsidRPr="007C437A">
          <w:t xml:space="preserve"> </w:t>
        </w:r>
      </w:ins>
      <w:ins w:id="5499" w:author="Arthur Parmentier" w:date="2020-05-21T09:52:00Z">
        <w:r w:rsidRPr="007C437A">
          <w:t>is</w:t>
        </w:r>
      </w:ins>
      <w:ins w:id="5500" w:author="Arthur Parmentier" w:date="2020-05-21T09:51:00Z">
        <w:r w:rsidRPr="007C437A">
          <w:t xml:space="preserve"> saved into</w:t>
        </w:r>
      </w:ins>
      <w:ins w:id="5501" w:author="Arthur Parmentier" w:date="2020-05-21T09:52:00Z">
        <w:r w:rsidRPr="007C437A">
          <w:t xml:space="preserve"> a different </w:t>
        </w:r>
      </w:ins>
      <w:ins w:id="5502" w:author="Arthur Parmentier" w:date="2020-05-21T09:54:00Z">
        <w:r w:rsidRPr="007C437A">
          <w:t xml:space="preserve">track. The user can </w:t>
        </w:r>
      </w:ins>
      <w:ins w:id="5503" w:author="Arthur Parmentier" w:date="2020-05-21T09:55:00Z">
        <w:r w:rsidRPr="007C437A">
          <w:t>na</w:t>
        </w:r>
      </w:ins>
      <w:ins w:id="5504" w:author="Arthur Parmentier" w:date="2020-05-21T09:56:00Z">
        <w:r w:rsidRPr="007C437A">
          <w:t>vigate</w:t>
        </w:r>
      </w:ins>
      <w:ins w:id="5505" w:author="Arthur Parmentier" w:date="2020-05-21T09:55:00Z">
        <w:r w:rsidRPr="007C437A">
          <w:t xml:space="preserve"> the recorded data in each buffer and track using the Multiple Buffer Interface (Imubu object)</w:t>
        </w:r>
      </w:ins>
      <w:ins w:id="5506" w:author="Arthur Parmentier" w:date="2020-05-21T09:56:00Z">
        <w:r w:rsidRPr="007C437A">
          <w:t>.</w:t>
        </w:r>
      </w:ins>
    </w:p>
    <w:p w:rsidR="0051412E" w:rsidRPr="007C437A" w:rsidRDefault="00EA7F1C">
      <w:pPr>
        <w:keepNext/>
        <w:rPr>
          <w:ins w:id="5507" w:author="Arthur Parmentier" w:date="2020-06-03T23:37:00Z"/>
        </w:rPr>
        <w:pPrChange w:id="5508" w:author="Arthur Parmentier" w:date="2020-06-03T23:37:00Z">
          <w:pPr/>
        </w:pPrChange>
      </w:pPr>
      <w:ins w:id="5509" w:author="Arthur Parmentier" w:date="2020-06-03T23:36:00Z">
        <w:r w:rsidRPr="007C437A">
          <w:rPr>
            <w:noProof/>
            <w:rPrChange w:id="5510"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511" w:author="Arthur Parmentier" w:date="2020-06-03T23:36:00Z"/>
          <w:rPrChange w:id="5512" w:author="Arthur Parmentier" w:date="2020-06-07T15:27:00Z">
            <w:rPr>
              <w:ins w:id="5513" w:author="Arthur Parmentier" w:date="2020-06-03T23:36:00Z"/>
            </w:rPr>
          </w:rPrChange>
        </w:rPr>
        <w:pPrChange w:id="5514" w:author="Arthur Parmentier" w:date="2020-06-03T23:37:00Z">
          <w:pPr/>
        </w:pPrChange>
      </w:pPr>
      <w:ins w:id="5515" w:author="Arthur Parmentier" w:date="2020-06-03T23:37:00Z">
        <w:r w:rsidRPr="007C437A">
          <w:rPr>
            <w:rPrChange w:id="5516" w:author="Arthur Parmentier" w:date="2020-06-07T15:27:00Z">
              <w:rPr/>
            </w:rPrChange>
          </w:rPr>
          <w:t xml:space="preserve">Figure </w:t>
        </w:r>
        <w:r w:rsidRPr="007C437A">
          <w:rPr>
            <w:rPrChange w:id="5517" w:author="Arthur Parmentier" w:date="2020-06-07T15:27:00Z">
              <w:rPr/>
            </w:rPrChange>
          </w:rPr>
          <w:fldChar w:fldCharType="begin"/>
        </w:r>
        <w:r w:rsidRPr="007C437A">
          <w:rPr>
            <w:rPrChange w:id="5518" w:author="Arthur Parmentier" w:date="2020-06-07T15:27:00Z">
              <w:rPr/>
            </w:rPrChange>
          </w:rPr>
          <w:instrText xml:space="preserve"> SEQ Figure \* ARABIC </w:instrText>
        </w:r>
      </w:ins>
      <w:r w:rsidRPr="007C437A">
        <w:rPr>
          <w:rPrChange w:id="5519" w:author="Arthur Parmentier" w:date="2020-06-07T15:27:00Z">
            <w:rPr/>
          </w:rPrChange>
        </w:rPr>
        <w:fldChar w:fldCharType="separate"/>
      </w:r>
      <w:ins w:id="5520" w:author="Arthur Parmentier" w:date="2020-06-05T21:05:00Z">
        <w:r w:rsidR="001C2AA6" w:rsidRPr="007C437A">
          <w:rPr>
            <w:rPrChange w:id="5521" w:author="Arthur Parmentier" w:date="2020-06-07T15:27:00Z">
              <w:rPr>
                <w:noProof/>
              </w:rPr>
            </w:rPrChange>
          </w:rPr>
          <w:t>8</w:t>
        </w:r>
      </w:ins>
      <w:ins w:id="5522" w:author="Arthur Parmentier" w:date="2020-06-03T23:37:00Z">
        <w:r w:rsidRPr="007C437A">
          <w:rPr>
            <w:rPrChange w:id="5523" w:author="Arthur Parmentier" w:date="2020-06-07T15:27:00Z">
              <w:rPr/>
            </w:rPrChange>
          </w:rPr>
          <w:fldChar w:fldCharType="end"/>
        </w:r>
        <w:r w:rsidRPr="007C437A">
          <w:rPr>
            <w:rPrChange w:id="5524" w:author="Arthur Parmentier" w:date="2020-06-07T15:27:00Z">
              <w:rPr/>
            </w:rPrChange>
          </w:rPr>
          <w:t xml:space="preserve"> Imubu controls and interface.</w:t>
        </w:r>
      </w:ins>
    </w:p>
    <w:p w:rsidR="00D17256" w:rsidRPr="007C437A" w:rsidRDefault="004256FE">
      <w:pPr>
        <w:rPr>
          <w:ins w:id="5525" w:author="Arthur Parmentier" w:date="2020-05-21T10:01:00Z"/>
        </w:rPr>
      </w:pPr>
      <w:ins w:id="5526" w:author="Arthur Parmentier" w:date="2020-05-21T09:57:00Z">
        <w:r w:rsidRPr="007C437A">
          <w:lastRenderedPageBreak/>
          <w:t>After the recording session, the data contained in a given track of a gi</w:t>
        </w:r>
      </w:ins>
      <w:ins w:id="5527" w:author="Arthur Parmentier" w:date="2020-05-21T09:58:00Z">
        <w:r w:rsidRPr="007C437A">
          <w:t xml:space="preserve">ven buffer corresponds to </w:t>
        </w:r>
      </w:ins>
      <w:ins w:id="5528" w:author="Arthur Parmentier" w:date="2020-05-20T21:54:00Z">
        <w:r w:rsidR="00D17256" w:rsidRPr="007C437A">
          <w:t xml:space="preserve">a </w:t>
        </w:r>
      </w:ins>
      <w:ins w:id="5529" w:author="Arthur Parmentier" w:date="2020-05-21T09:58:00Z">
        <w:r w:rsidRPr="007C437A">
          <w:t>(</w:t>
        </w:r>
      </w:ins>
      <w:ins w:id="5530" w:author="Arthur Parmentier" w:date="2020-05-20T21:54:00Z">
        <w:r w:rsidR="00D17256" w:rsidRPr="007C437A">
          <w:t>N</w:t>
        </w:r>
      </w:ins>
      <w:ins w:id="5531" w:author="Arthur Parmentier" w:date="2020-05-21T09:58:00Z">
        <w:r w:rsidRPr="007C437A">
          <w:t>+1)</w:t>
        </w:r>
      </w:ins>
      <w:ins w:id="5532" w:author="Arthur Parmentier" w:date="2020-05-21T10:13:00Z">
        <w:r w:rsidR="0008549C" w:rsidRPr="007C437A">
          <w:t xml:space="preserve"> </w:t>
        </w:r>
      </w:ins>
      <w:ins w:id="5533" w:author="Arthur Parmentier" w:date="2020-05-20T21:54:00Z">
        <w:r w:rsidR="00D17256" w:rsidRPr="007C437A">
          <w:t>x</w:t>
        </w:r>
      </w:ins>
      <w:ins w:id="5534" w:author="Arthur Parmentier" w:date="2020-05-21T10:13:00Z">
        <w:r w:rsidR="0008549C" w:rsidRPr="007C437A">
          <w:t xml:space="preserve"> </w:t>
        </w:r>
      </w:ins>
      <w:ins w:id="5535" w:author="Arthur Parmentier" w:date="2020-05-20T21:54:00Z">
        <w:r w:rsidR="00D17256" w:rsidRPr="007C437A">
          <w:t xml:space="preserve">L matrix with N being the number of dimensions of </w:t>
        </w:r>
      </w:ins>
      <w:ins w:id="5536" w:author="Arthur Parmentier" w:date="2020-05-21T09:58:00Z">
        <w:r w:rsidRPr="007C437A">
          <w:t>the corresponding</w:t>
        </w:r>
      </w:ins>
      <w:ins w:id="5537" w:author="Arthur Parmentier" w:date="2020-05-20T21:54:00Z">
        <w:r w:rsidR="00D17256" w:rsidRPr="007C437A">
          <w:t xml:space="preserve"> input and L being the number of steps in the recording sequence (sampling rate x duration of the sequence)</w:t>
        </w:r>
      </w:ins>
      <w:ins w:id="5538" w:author="Arthur Parmentier" w:date="2020-05-21T09:58:00Z">
        <w:r w:rsidRPr="007C437A">
          <w:t>. T</w:t>
        </w:r>
      </w:ins>
      <w:ins w:id="5539" w:author="Arthur Parmentier" w:date="2020-05-21T09:59:00Z">
        <w:r w:rsidRPr="007C437A">
          <w:t xml:space="preserve">he additional dimension corresponds to the time-tagging of the data. </w:t>
        </w:r>
      </w:ins>
      <w:ins w:id="5540"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541" w:author="Arthur Parmentier" w:date="2020-05-21T10:02:00Z"/>
        </w:rPr>
      </w:pPr>
      <w:ins w:id="5542" w:author="Arthur Parmentier" w:date="2020-05-21T10:01:00Z">
        <w:r w:rsidRPr="007C437A">
          <w:t xml:space="preserve">When several inputs are recorded at the same time, each has its own </w:t>
        </w:r>
      </w:ins>
      <w:ins w:id="5543" w:author="Arthur Parmentier" w:date="2020-05-21T10:02:00Z">
        <w:r w:rsidRPr="007C437A">
          <w:t>output rate</w:t>
        </w:r>
      </w:ins>
      <w:ins w:id="5544" w:author="Arthur Parmentier" w:date="2020-05-21T10:03:00Z">
        <w:r w:rsidRPr="007C437A">
          <w:t xml:space="preserve">; </w:t>
        </w:r>
      </w:ins>
      <w:ins w:id="5545"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546" w:author="Arthur Parmentier" w:date="2020-05-21T10:11:00Z"/>
        </w:rPr>
      </w:pPr>
      <w:ins w:id="5547" w:author="Arthur Parmentier" w:date="2020-05-21T10:02:00Z">
        <w:r w:rsidRPr="007C437A">
          <w:t>Individual inputs can have varying output rates over time, for instance Pose</w:t>
        </w:r>
      </w:ins>
      <w:ins w:id="5548" w:author="Arthur Parmentier" w:date="2020-06-03T23:37:00Z">
        <w:r w:rsidR="0051412E" w:rsidRPr="007C437A">
          <w:t>N</w:t>
        </w:r>
      </w:ins>
      <w:ins w:id="5549" w:author="Arthur Parmentier" w:date="2020-05-21T10:02:00Z">
        <w:r w:rsidRPr="007C437A">
          <w:t>et</w:t>
        </w:r>
      </w:ins>
      <w:ins w:id="5550" w:author="Arthur Parmentier" w:date="2020-06-03T23:37:00Z">
        <w:r w:rsidR="0051412E" w:rsidRPr="007C437A">
          <w:t xml:space="preserve"> and HandPose that run on GPU</w:t>
        </w:r>
      </w:ins>
      <w:ins w:id="5551" w:author="Arthur Parmentier" w:date="2020-05-21T10:08:00Z">
        <w:r w:rsidRPr="007C437A">
          <w:t>. Although we will see that the Dynamic Time Warping classification does “warp” the seq</w:t>
        </w:r>
      </w:ins>
      <w:ins w:id="5552" w:author="Arthur Parmentier" w:date="2020-05-21T10:09:00Z">
        <w:r w:rsidRPr="007C437A">
          <w:t xml:space="preserve">uence in time and is therefore not sensitive to </w:t>
        </w:r>
        <w:r w:rsidR="00D9796F" w:rsidRPr="007C437A">
          <w:t xml:space="preserve">small variations of data rate, it </w:t>
        </w:r>
      </w:ins>
      <w:ins w:id="5553" w:author="Arthur Parmentier" w:date="2020-05-21T10:10:00Z">
        <w:r w:rsidR="00D9796F" w:rsidRPr="007C437A">
          <w:t xml:space="preserve">is safe to assume that keeping the data timing in place </w:t>
        </w:r>
      </w:ins>
      <w:ins w:id="5554" w:author="Arthur Parmentier" w:date="2020-05-21T10:11:00Z">
        <w:r w:rsidR="00D9796F" w:rsidRPr="007C437A">
          <w:t>always would better represent the original movements of the soundpainter</w:t>
        </w:r>
      </w:ins>
    </w:p>
    <w:p w:rsidR="00B92220" w:rsidRPr="007C437A" w:rsidRDefault="00995831" w:rsidP="00B92220">
      <w:pPr>
        <w:rPr>
          <w:ins w:id="5555" w:author="Arthur Parmentier" w:date="2020-05-21T14:39:00Z"/>
        </w:rPr>
      </w:pPr>
      <w:ins w:id="5556" w:author="Arthur Parmentier" w:date="2020-05-21T10:16:00Z">
        <w:r w:rsidRPr="007C437A">
          <w:t>Wrapping up, i</w:t>
        </w:r>
      </w:ins>
      <w:ins w:id="5557" w:author="Arthur Parmentier" w:date="2020-05-21T10:15:00Z">
        <w:r w:rsidRPr="007C437A">
          <w:t xml:space="preserve">nside the MuBu object, </w:t>
        </w:r>
      </w:ins>
      <w:ins w:id="5558" w:author="Arthur Parmentier" w:date="2020-05-21T10:16:00Z">
        <w:r w:rsidRPr="007C437A">
          <w:t>a sign is represented by</w:t>
        </w:r>
      </w:ins>
      <w:ins w:id="5559" w:author="Arthur Parmentier" w:date="2020-05-21T14:37:00Z">
        <w:r w:rsidR="00B92220" w:rsidRPr="007C437A">
          <w:t xml:space="preserve"> labeled</w:t>
        </w:r>
      </w:ins>
      <w:ins w:id="5560" w:author="Arthur Parmentier" w:date="2020-05-21T14:34:00Z">
        <w:r w:rsidR="00B92220" w:rsidRPr="007C437A">
          <w:t xml:space="preserve"> multi-dimensional buffers</w:t>
        </w:r>
      </w:ins>
      <w:ins w:id="5561" w:author="Arthur Parmentier" w:date="2020-05-21T14:38:00Z">
        <w:r w:rsidR="00B92220" w:rsidRPr="007C437A">
          <w:t xml:space="preserve"> that contain the motion tracking data corresponding to each </w:t>
        </w:r>
      </w:ins>
      <w:ins w:id="5562" w:author="Arthur Parmentier" w:date="2020-05-21T14:39:00Z">
        <w:r w:rsidR="00B92220" w:rsidRPr="007C437A">
          <w:t>recorded example of the sign.</w:t>
        </w:r>
      </w:ins>
    </w:p>
    <w:p w:rsidR="00B92220" w:rsidRPr="007C437A" w:rsidRDefault="00B92220">
      <w:pPr>
        <w:rPr>
          <w:ins w:id="5563" w:author="Arthur Parmentier" w:date="2020-05-22T09:05:00Z"/>
        </w:rPr>
      </w:pPr>
      <w:ins w:id="5564" w:author="Arthur Parmentier" w:date="2020-05-21T14:39:00Z">
        <w:r w:rsidRPr="007C437A">
          <w:t xml:space="preserve">Once the data has been recorded, the user is able to save the </w:t>
        </w:r>
      </w:ins>
      <w:ins w:id="5565" w:author="Arthur Parmentier" w:date="2020-05-21T14:40:00Z">
        <w:r w:rsidRPr="007C437A">
          <w:t>recorded buffers to files in the ./data folder</w:t>
        </w:r>
      </w:ins>
      <w:ins w:id="5566" w:author="Arthur Parmentier" w:date="2020-05-22T09:24:00Z">
        <w:r w:rsidR="00AE73D8" w:rsidRPr="007C437A">
          <w:t xml:space="preserve">, by using the dedicated button </w:t>
        </w:r>
      </w:ins>
      <w:ins w:id="5567" w:author="Arthur Parmentier" w:date="2020-06-03T23:38:00Z">
        <w:r w:rsidR="0051412E" w:rsidRPr="007C437A">
          <w:t>“Save buffers to file”</w:t>
        </w:r>
      </w:ins>
      <w:ins w:id="5568" w:author="Arthur Parmentier" w:date="2020-05-22T09:24:00Z">
        <w:r w:rsidR="00AE73D8" w:rsidRPr="007C437A">
          <w:t>.</w:t>
        </w:r>
      </w:ins>
    </w:p>
    <w:p w:rsidR="0051412E" w:rsidRPr="007C437A" w:rsidRDefault="0051412E">
      <w:pPr>
        <w:pStyle w:val="Titre4"/>
        <w:rPr>
          <w:ins w:id="5569" w:author="Arthur Parmentier" w:date="2020-06-03T23:38:00Z"/>
          <w:rPrChange w:id="5570" w:author="Arthur Parmentier" w:date="2020-06-07T15:27:00Z">
            <w:rPr>
              <w:ins w:id="5571" w:author="Arthur Parmentier" w:date="2020-06-03T23:38:00Z"/>
            </w:rPr>
          </w:rPrChange>
        </w:rPr>
        <w:pPrChange w:id="5572" w:author="Arthur Parmentier" w:date="2020-06-03T23:38:00Z">
          <w:pPr/>
        </w:pPrChange>
      </w:pPr>
      <w:ins w:id="5573" w:author="Arthur Parmentier" w:date="2020-06-03T23:39:00Z">
        <w:r w:rsidRPr="007C437A">
          <w:rPr>
            <w:rPrChange w:id="5574" w:author="Arthur Parmentier" w:date="2020-06-07T15:27:00Z">
              <w:rPr/>
            </w:rPrChange>
          </w:rPr>
          <w:t>Saving recordings to file: building a dictionary</w:t>
        </w:r>
      </w:ins>
    </w:p>
    <w:p w:rsidR="00023308" w:rsidRPr="007C437A" w:rsidRDefault="00023308" w:rsidP="00023308">
      <w:pPr>
        <w:rPr>
          <w:ins w:id="5575" w:author="Arthur Parmentier" w:date="2020-05-22T08:10:00Z"/>
        </w:rPr>
      </w:pPr>
      <w:ins w:id="5576" w:author="Arthur Parmentier" w:date="2020-05-22T08:10:00Z">
        <w:r w:rsidRPr="007C437A">
          <w:t>What would be ideal would be to store the data in the following fashion:</w:t>
        </w:r>
      </w:ins>
    </w:p>
    <w:p w:rsidR="00023308" w:rsidRPr="007C437A" w:rsidRDefault="00023308" w:rsidP="00023308">
      <w:pPr>
        <w:rPr>
          <w:ins w:id="5577" w:author="Arthur Parmentier" w:date="2020-05-22T08:27:00Z"/>
        </w:rPr>
      </w:pPr>
      <w:ins w:id="5578"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579" w:author="Arthur Parmentier" w:date="2020-05-22T08:11:00Z">
        <w:r w:rsidRPr="007C437A">
          <w:t>sign_label</w:t>
        </w:r>
      </w:ins>
      <w:ins w:id="5580" w:author="Arthur Parmentier" w:date="2020-05-22T08:10:00Z">
        <w:r w:rsidRPr="007C437A">
          <w:t xml:space="preserve"> + unique_id (.mubu or .txt)</w:t>
        </w:r>
      </w:ins>
    </w:p>
    <w:p w:rsidR="003943E3" w:rsidRPr="007C437A" w:rsidRDefault="003943E3" w:rsidP="00023308">
      <w:pPr>
        <w:rPr>
          <w:ins w:id="5581" w:author="Arthur Parmentier" w:date="2020-05-22T08:10:00Z"/>
        </w:rPr>
      </w:pPr>
      <w:ins w:id="5582" w:author="Arthur Parmentier" w:date="2020-05-22T08:27:00Z">
        <w:r w:rsidRPr="007C437A">
          <w:t>The motivation for using this file and folder structure is that it best represents the data structure of the MuBu object itself</w:t>
        </w:r>
      </w:ins>
      <w:ins w:id="5583" w:author="Arthur Parmentier" w:date="2020-05-22T08:28:00Z">
        <w:r w:rsidRPr="007C437A">
          <w:t xml:space="preserve"> and </w:t>
        </w:r>
      </w:ins>
      <w:ins w:id="5584" w:author="Arthur Parmentier" w:date="2020-05-22T08:29:00Z">
        <w:r w:rsidRPr="007C437A">
          <w:t xml:space="preserve">allows the user to clearly identify what the file corresponds to without looking at its metadata. The user would then be allowed to mix data from </w:t>
        </w:r>
      </w:ins>
      <w:ins w:id="5585" w:author="Arthur Parmentier" w:date="2020-05-22T08:30:00Z">
        <w:r w:rsidRPr="007C437A">
          <w:t xml:space="preserve">recording sessions that are inhomogeneous, i.e. with a different number of </w:t>
        </w:r>
        <w:r w:rsidR="00CA7DF5" w:rsidRPr="007C437A">
          <w:t>recorded inputs</w:t>
        </w:r>
      </w:ins>
      <w:ins w:id="5586"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587" w:author="Arthur Parmentier" w:date="2020-05-22T08:21:00Z"/>
        </w:rPr>
      </w:pPr>
      <w:ins w:id="5588" w:author="Arthur Parmentier" w:date="2020-05-22T08:11:00Z">
        <w:r w:rsidRPr="007C437A">
          <w:t xml:space="preserve">However, the MuBu object write and read mechanisms suffers </w:t>
        </w:r>
      </w:ins>
      <w:ins w:id="5589" w:author="Arthur Parmentier" w:date="2020-05-22T08:13:00Z">
        <w:r w:rsidRPr="007C437A">
          <w:t>from bugs</w:t>
        </w:r>
        <w:r w:rsidRPr="007C437A">
          <w:rPr>
            <w:rStyle w:val="Appelnotedebasdep"/>
          </w:rPr>
          <w:footnoteReference w:id="61"/>
        </w:r>
      </w:ins>
      <w:ins w:id="5591" w:author="Arthur Parmentier" w:date="2020-05-22T08:21:00Z">
        <w:r w:rsidR="008A6401" w:rsidRPr="007C437A">
          <w:t xml:space="preserve"> that should be fixed by the </w:t>
        </w:r>
      </w:ins>
      <w:ins w:id="5592" w:author="Arthur Parmentier" w:date="2020-05-22T08:22:00Z">
        <w:r w:rsidR="008A6401" w:rsidRPr="007C437A">
          <w:t>developers</w:t>
        </w:r>
      </w:ins>
      <w:ins w:id="5593" w:author="Arthur Parmentier" w:date="2020-05-22T08:21:00Z">
        <w:r w:rsidR="008A6401" w:rsidRPr="007C437A">
          <w:t xml:space="preserve"> in the </w:t>
        </w:r>
      </w:ins>
      <w:ins w:id="5594" w:author="Arthur Parmentier" w:date="2020-05-22T08:22:00Z">
        <w:r w:rsidR="008A6401" w:rsidRPr="007C437A">
          <w:t>near future (as of May 2020)</w:t>
        </w:r>
      </w:ins>
      <w:ins w:id="5595" w:author="Arthur Parmentier" w:date="2020-05-22T08:12:00Z">
        <w:r w:rsidRPr="007C437A">
          <w:t xml:space="preserve"> </w:t>
        </w:r>
      </w:ins>
      <w:ins w:id="5596" w:author="Arthur Parmentier" w:date="2020-05-22T08:13:00Z">
        <w:r w:rsidRPr="007C437A">
          <w:t>and I had to implement a workaround before it gets fixed</w:t>
        </w:r>
      </w:ins>
      <w:ins w:id="5597" w:author="Arthur Parmentier" w:date="2020-05-22T08:20:00Z">
        <w:r w:rsidR="008A6401" w:rsidRPr="007C437A">
          <w:t xml:space="preserve">, by saving </w:t>
        </w:r>
      </w:ins>
      <w:ins w:id="5598" w:author="Arthur Parmentier" w:date="2020-05-22T08:21:00Z">
        <w:r w:rsidR="008A6401" w:rsidRPr="007C437A">
          <w:t>each</w:t>
        </w:r>
      </w:ins>
      <w:ins w:id="5599" w:author="Arthur Parmentier" w:date="2020-05-22T08:20:00Z">
        <w:r w:rsidR="008A6401" w:rsidRPr="007C437A">
          <w:t xml:space="preserve"> buffer with all </w:t>
        </w:r>
      </w:ins>
      <w:ins w:id="5600" w:author="Arthur Parmentier" w:date="2020-05-22T08:21:00Z">
        <w:r w:rsidR="008A6401" w:rsidRPr="007C437A">
          <w:t>its</w:t>
        </w:r>
      </w:ins>
      <w:ins w:id="5601" w:author="Arthur Parmentier" w:date="2020-05-22T08:20:00Z">
        <w:r w:rsidR="008A6401" w:rsidRPr="007C437A">
          <w:t xml:space="preserve"> tracks in</w:t>
        </w:r>
      </w:ins>
      <w:ins w:id="5602" w:author="Arthur Parmentier" w:date="2020-05-22T08:21:00Z">
        <w:r w:rsidR="008A6401" w:rsidRPr="007C437A">
          <w:t xml:space="preserve"> a single file:</w:t>
        </w:r>
      </w:ins>
    </w:p>
    <w:p w:rsidR="008A6401" w:rsidRPr="007C437A" w:rsidRDefault="008A6401" w:rsidP="008A6401">
      <w:pPr>
        <w:rPr>
          <w:ins w:id="5603" w:author="Arthur Parmentier" w:date="2020-05-22T08:21:00Z"/>
        </w:rPr>
      </w:pPr>
      <w:ins w:id="5604"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605" w:author="Arthur Parmentier" w:date="2020-06-03T23:40:00Z"/>
        </w:rPr>
      </w:pPr>
      <w:ins w:id="5606" w:author="Arthur Parmentier" w:date="2020-05-22T08:22:00Z">
        <w:r w:rsidRPr="007C437A">
          <w:t>This way, the buffer names are saved correctly</w:t>
        </w:r>
      </w:ins>
      <w:ins w:id="5607" w:author="Arthur Parmentier" w:date="2020-05-22T08:31:00Z">
        <w:r w:rsidR="00DD65AA" w:rsidRPr="007C437A">
          <w:t>, but the user is no longer able to mix data</w:t>
        </w:r>
      </w:ins>
      <w:ins w:id="5608" w:author="Arthur Parmentier" w:date="2020-05-22T08:32:00Z">
        <w:r w:rsidR="00DD65AA" w:rsidRPr="007C437A">
          <w:t xml:space="preserve"> from different sets of inputs.</w:t>
        </w:r>
      </w:ins>
    </w:p>
    <w:p w:rsidR="00F05472" w:rsidRPr="007C437A" w:rsidRDefault="00F05472">
      <w:pPr>
        <w:pStyle w:val="Titre4"/>
        <w:rPr>
          <w:ins w:id="5609" w:author="Arthur Parmentier" w:date="2020-05-22T08:23:00Z"/>
          <w:rPrChange w:id="5610" w:author="Arthur Parmentier" w:date="2020-06-07T15:27:00Z">
            <w:rPr>
              <w:ins w:id="5611" w:author="Arthur Parmentier" w:date="2020-05-22T08:23:00Z"/>
            </w:rPr>
          </w:rPrChange>
        </w:rPr>
        <w:pPrChange w:id="5612" w:author="Arthur Parmentier" w:date="2020-06-03T23:40:00Z">
          <w:pPr/>
        </w:pPrChange>
      </w:pPr>
      <w:ins w:id="5613" w:author="Arthur Parmentier" w:date="2020-06-03T23:40:00Z">
        <w:r w:rsidRPr="007C437A">
          <w:rPr>
            <w:rPrChange w:id="5614" w:author="Arthur Parmentier" w:date="2020-06-07T15:27:00Z">
              <w:rPr/>
            </w:rPrChange>
          </w:rPr>
          <w:lastRenderedPageBreak/>
          <w:t>Loading pre-recorded signs</w:t>
        </w:r>
      </w:ins>
    </w:p>
    <w:p w:rsidR="008A6401" w:rsidRPr="007C437A" w:rsidRDefault="008A6401">
      <w:pPr>
        <w:rPr>
          <w:ins w:id="5615" w:author="Arthur Parmentier" w:date="2020-06-03T23:42:00Z"/>
        </w:rPr>
      </w:pPr>
      <w:ins w:id="5616" w:author="Arthur Parmentier" w:date="2020-05-22T08:24:00Z">
        <w:r w:rsidRPr="007C437A">
          <w:t xml:space="preserve">Loading </w:t>
        </w:r>
      </w:ins>
      <w:ins w:id="5617" w:author="Arthur Parmentier" w:date="2020-05-22T09:14:00Z">
        <w:r w:rsidR="00A87845" w:rsidRPr="007C437A">
          <w:t xml:space="preserve">buffer data from files </w:t>
        </w:r>
      </w:ins>
      <w:ins w:id="5618" w:author="Arthur Parmentier" w:date="2020-05-22T08:24:00Z">
        <w:r w:rsidRPr="007C437A">
          <w:t>is much simpler and can be achieved</w:t>
        </w:r>
      </w:ins>
      <w:ins w:id="5619" w:author="Arthur Parmentier" w:date="2020-05-22T09:25:00Z">
        <w:r w:rsidR="00C83F83" w:rsidRPr="007C437A">
          <w:t xml:space="preserve"> in 2.3.</w:t>
        </w:r>
      </w:ins>
      <w:ins w:id="5620" w:author="Arthur Parmentier" w:date="2020-05-22T08:24:00Z">
        <w:r w:rsidRPr="007C437A">
          <w:t xml:space="preserve"> by a simple drag and drop of one or several data files </w:t>
        </w:r>
      </w:ins>
      <w:ins w:id="5621" w:author="Arthur Parmentier" w:date="2020-05-22T08:25:00Z">
        <w:r w:rsidRPr="007C437A">
          <w:t xml:space="preserve">in the dedicated zone </w:t>
        </w:r>
      </w:ins>
      <w:ins w:id="5622" w:author="Arthur Parmentier" w:date="2020-06-03T23:40:00Z">
        <w:r w:rsidR="00F05472" w:rsidRPr="007C437A">
          <w:t xml:space="preserve">(see </w:t>
        </w:r>
        <w:r w:rsidR="00F05472" w:rsidRPr="007C437A">
          <w:rPr>
            <w:rPrChange w:id="5623" w:author="Arthur Parmentier" w:date="2020-06-07T15:27:00Z">
              <w:rPr/>
            </w:rPrChange>
          </w:rPr>
          <w:fldChar w:fldCharType="begin"/>
        </w:r>
        <w:r w:rsidR="00F05472" w:rsidRPr="007C437A">
          <w:instrText xml:space="preserve"> REF _Ref41031792 \h </w:instrText>
        </w:r>
      </w:ins>
      <w:r w:rsidR="00F05472" w:rsidRPr="007C437A">
        <w:rPr>
          <w:rPrChange w:id="5624" w:author="Arthur Parmentier" w:date="2020-06-07T15:27:00Z">
            <w:rPr/>
          </w:rPrChange>
        </w:rPr>
      </w:r>
      <w:r w:rsidR="00F05472" w:rsidRPr="007C437A">
        <w:rPr>
          <w:rPrChange w:id="5625" w:author="Arthur Parmentier" w:date="2020-06-07T15:27:00Z">
            <w:rPr/>
          </w:rPrChange>
        </w:rPr>
        <w:fldChar w:fldCharType="separate"/>
      </w:r>
      <w:ins w:id="5626" w:author="Arthur Parmentier" w:date="2020-06-03T23:40:00Z">
        <w:r w:rsidR="00F05472" w:rsidRPr="007C437A">
          <w:t xml:space="preserve">Figure </w:t>
        </w:r>
        <w:r w:rsidR="00F05472" w:rsidRPr="007C437A">
          <w:rPr>
            <w:rPrChange w:id="5627" w:author="Arthur Parmentier" w:date="2020-06-07T15:27:00Z">
              <w:rPr>
                <w:noProof/>
              </w:rPr>
            </w:rPrChange>
          </w:rPr>
          <w:t>6</w:t>
        </w:r>
        <w:r w:rsidR="00F05472" w:rsidRPr="007C437A">
          <w:rPr>
            <w:rPrChange w:id="5628" w:author="Arthur Parmentier" w:date="2020-06-07T15:27:00Z">
              <w:rPr/>
            </w:rPrChange>
          </w:rPr>
          <w:fldChar w:fldCharType="end"/>
        </w:r>
        <w:r w:rsidR="00F05472" w:rsidRPr="007C437A">
          <w:t>)</w:t>
        </w:r>
      </w:ins>
      <w:ins w:id="5629" w:author="Arthur Parmentier" w:date="2020-05-22T08:25:00Z">
        <w:r w:rsidRPr="007C437A">
          <w:t>.</w:t>
        </w:r>
      </w:ins>
    </w:p>
    <w:p w:rsidR="00F05472" w:rsidRPr="007C437A" w:rsidRDefault="00F05472">
      <w:pPr>
        <w:pStyle w:val="Titre4"/>
        <w:rPr>
          <w:ins w:id="5630" w:author="Arthur Parmentier" w:date="2020-05-22T09:04:00Z"/>
          <w:rPrChange w:id="5631" w:author="Arthur Parmentier" w:date="2020-06-07T15:27:00Z">
            <w:rPr>
              <w:ins w:id="5632" w:author="Arthur Parmentier" w:date="2020-05-22T09:04:00Z"/>
            </w:rPr>
          </w:rPrChange>
        </w:rPr>
        <w:pPrChange w:id="5633" w:author="Arthur Parmentier" w:date="2020-06-03T23:42:00Z">
          <w:pPr/>
        </w:pPrChange>
      </w:pPr>
      <w:ins w:id="5634" w:author="Arthur Parmentier" w:date="2020-06-03T23:42:00Z">
        <w:r w:rsidRPr="007C437A">
          <w:rPr>
            <w:rPrChange w:id="5635" w:author="Arthur Parmentier" w:date="2020-06-07T15:27:00Z">
              <w:rPr/>
            </w:rPrChange>
          </w:rPr>
          <w:t>Summary</w:t>
        </w:r>
      </w:ins>
    </w:p>
    <w:p w:rsidR="00A87845" w:rsidRPr="007C437A" w:rsidRDefault="00A87845">
      <w:pPr>
        <w:rPr>
          <w:ins w:id="5636" w:author="Arthur Parmentier" w:date="2020-05-22T09:16:00Z"/>
        </w:rPr>
      </w:pPr>
      <w:ins w:id="5637" w:author="Arthur Parmentier" w:date="2020-05-22T09:15:00Z">
        <w:r w:rsidRPr="007C437A">
          <w:t>Wrapping up, the user flow of the sign &amp; dictionary management layer is the fol</w:t>
        </w:r>
      </w:ins>
      <w:ins w:id="5638" w:author="Arthur Parmentier" w:date="2020-05-22T09:16:00Z">
        <w:r w:rsidRPr="007C437A">
          <w:t>lowing:</w:t>
        </w:r>
      </w:ins>
    </w:p>
    <w:p w:rsidR="00A87845" w:rsidRPr="007C437A" w:rsidRDefault="00A87845" w:rsidP="00A87845">
      <w:pPr>
        <w:pStyle w:val="Paragraphedeliste"/>
        <w:numPr>
          <w:ilvl w:val="0"/>
          <w:numId w:val="38"/>
        </w:numPr>
        <w:rPr>
          <w:ins w:id="5639" w:author="Arthur Parmentier" w:date="2020-05-22T09:25:00Z"/>
        </w:rPr>
      </w:pPr>
      <w:ins w:id="5640" w:author="Arthur Parmentier" w:date="2020-05-22T09:16:00Z">
        <w:r w:rsidRPr="007C437A">
          <w:t xml:space="preserve">If the user wants to record new signs, i.e. either record examples of a </w:t>
        </w:r>
      </w:ins>
      <w:ins w:id="5641" w:author="Arthur Parmentier" w:date="2020-05-22T09:17:00Z">
        <w:r w:rsidRPr="007C437A">
          <w:t>sign that was not recorded and saved previously or record more examples of a sign that was already saved into files, he</w:t>
        </w:r>
      </w:ins>
      <w:ins w:id="5642" w:author="Arthur Parmentier" w:date="2020-05-22T09:18:00Z">
        <w:r w:rsidRPr="007C437A">
          <w:t xml:space="preserve"> must first define which signs he wants to record  and then launch the recording session</w:t>
        </w:r>
      </w:ins>
      <w:ins w:id="5643" w:author="Arthur Parmentier" w:date="2020-06-03T23:41:00Z">
        <w:r w:rsidR="00F05472" w:rsidRPr="007C437A">
          <w:t>.</w:t>
        </w:r>
      </w:ins>
      <w:ins w:id="5644" w:author="Arthur Parmentier" w:date="2020-05-22T09:18:00Z">
        <w:r w:rsidRPr="007C437A">
          <w:br/>
          <w:t>Once the si</w:t>
        </w:r>
      </w:ins>
      <w:ins w:id="5645" w:author="Arthur Parmentier" w:date="2020-05-22T09:19:00Z">
        <w:r w:rsidRPr="007C437A">
          <w:t xml:space="preserve">gns are recorded in the buffer, he </w:t>
        </w:r>
      </w:ins>
      <w:ins w:id="5646" w:author="Arthur Parmentier" w:date="2020-06-03T23:41:00Z">
        <w:r w:rsidR="00F05472" w:rsidRPr="007C437A">
          <w:t xml:space="preserve">can </w:t>
        </w:r>
      </w:ins>
      <w:ins w:id="5647" w:author="Arthur Parmentier" w:date="2020-05-22T09:19:00Z">
        <w:r w:rsidRPr="007C437A">
          <w:t>save them</w:t>
        </w:r>
      </w:ins>
      <w:ins w:id="5648" w:author="Arthur Parmentier" w:date="2020-06-03T23:41:00Z">
        <w:r w:rsidR="00F05472" w:rsidRPr="007C437A">
          <w:t xml:space="preserve"> to files</w:t>
        </w:r>
      </w:ins>
      <w:ins w:id="5649" w:author="Arthur Parmentier" w:date="2020-05-22T09:19:00Z">
        <w:r w:rsidRPr="007C437A">
          <w:t xml:space="preserve"> by hitting the </w:t>
        </w:r>
      </w:ins>
      <w:ins w:id="5650" w:author="Arthur Parmentier" w:date="2020-06-03T23:41:00Z">
        <w:r w:rsidR="00F05472" w:rsidRPr="007C437A">
          <w:t>corresponding</w:t>
        </w:r>
      </w:ins>
      <w:ins w:id="5651" w:author="Arthur Parmentier" w:date="2020-05-22T09:19:00Z">
        <w:r w:rsidRPr="007C437A">
          <w:t xml:space="preserve"> button if he is satisfied by the recordings.</w:t>
        </w:r>
        <w:r w:rsidRPr="007C437A">
          <w:br/>
        </w:r>
      </w:ins>
      <w:ins w:id="5652" w:author="Arthur Parmentier" w:date="2020-05-22T09:20:00Z">
        <w:r w:rsidRPr="007C437A">
          <w:t xml:space="preserve">If the user adds new signs </w:t>
        </w:r>
      </w:ins>
      <w:ins w:id="5653" w:author="Arthur Parmentier" w:date="2020-06-03T23:42:00Z">
        <w:r w:rsidR="00F05472" w:rsidRPr="007C437A">
          <w:t xml:space="preserve">again </w:t>
        </w:r>
      </w:ins>
      <w:ins w:id="5654" w:author="Arthur Parmentier" w:date="2020-05-22T09:20:00Z">
        <w:r w:rsidRPr="007C437A">
          <w:t xml:space="preserve">without saving the buffers </w:t>
        </w:r>
      </w:ins>
      <w:ins w:id="5655" w:author="Arthur Parmentier" w:date="2020-06-03T23:42:00Z">
        <w:r w:rsidR="00F05472" w:rsidRPr="007C437A">
          <w:t>first</w:t>
        </w:r>
      </w:ins>
      <w:ins w:id="5656" w:author="Arthur Parmentier" w:date="2020-05-22T09:20:00Z">
        <w:r w:rsidRPr="007C437A">
          <w:t>, the data that was contained in the Mu</w:t>
        </w:r>
      </w:ins>
      <w:ins w:id="5657" w:author="Arthur Parmentier" w:date="2020-05-22T09:21:00Z">
        <w:r w:rsidRPr="007C437A">
          <w:t>Bu object is lost.</w:t>
        </w:r>
      </w:ins>
    </w:p>
    <w:p w:rsidR="006D0BF0" w:rsidRPr="007C437A" w:rsidRDefault="006D0BF0">
      <w:pPr>
        <w:pStyle w:val="Paragraphedeliste"/>
        <w:numPr>
          <w:ilvl w:val="0"/>
          <w:numId w:val="38"/>
        </w:numPr>
        <w:rPr>
          <w:ins w:id="5658" w:author="Arthur Parmentier" w:date="2020-05-22T08:19:00Z"/>
        </w:rPr>
        <w:pPrChange w:id="5659" w:author="Arthur Parmentier" w:date="2020-05-22T09:30:00Z">
          <w:pPr/>
        </w:pPrChange>
      </w:pPr>
      <w:ins w:id="5660" w:author="Arthur Parmentier" w:date="2020-05-22T09:26:00Z">
        <w:r w:rsidRPr="007C437A">
          <w:t>Once the recording</w:t>
        </w:r>
      </w:ins>
      <w:ins w:id="5661" w:author="Arthur Parmentier" w:date="2020-05-22T09:27:00Z">
        <w:r w:rsidRPr="007C437A">
          <w:t xml:space="preserve">s of new signs </w:t>
        </w:r>
      </w:ins>
      <w:ins w:id="5662" w:author="Arthur Parmentier" w:date="2020-05-22T09:29:00Z">
        <w:r w:rsidRPr="007C437A">
          <w:t>are</w:t>
        </w:r>
      </w:ins>
      <w:ins w:id="5663" w:author="Arthur Parmentier" w:date="2020-05-22T09:27:00Z">
        <w:r w:rsidRPr="007C437A">
          <w:t xml:space="preserve"> finished, the user should load </w:t>
        </w:r>
      </w:ins>
      <w:ins w:id="5664" w:author="Arthur Parmentier" w:date="2020-05-22T09:28:00Z">
        <w:r w:rsidRPr="007C437A">
          <w:t xml:space="preserve">into the MuBu object </w:t>
        </w:r>
      </w:ins>
      <w:ins w:id="5665" w:author="Arthur Parmentier" w:date="2020-05-22T09:27:00Z">
        <w:r w:rsidRPr="007C437A">
          <w:t>the data files of all signs that he wants to recognize and classify</w:t>
        </w:r>
      </w:ins>
      <w:ins w:id="5666" w:author="Arthur Parmentier" w:date="2020-05-22T09:28:00Z">
        <w:r w:rsidRPr="007C437A">
          <w:t>, for all inputs that he would be using. This is done in by dragging and dropping the corresponding files from the data f</w:t>
        </w:r>
      </w:ins>
      <w:ins w:id="5667" w:author="Arthur Parmentier" w:date="2020-05-22T09:29:00Z">
        <w:r w:rsidRPr="007C437A">
          <w:t>older</w:t>
        </w:r>
      </w:ins>
      <w:ins w:id="5668" w:author="Arthur Parmentier" w:date="2020-06-03T23:42:00Z">
        <w:r w:rsidR="00F05472" w:rsidRPr="007C437A">
          <w:t xml:space="preserve"> into the dedicated zone.</w:t>
        </w:r>
      </w:ins>
    </w:p>
    <w:p w:rsidR="00023308" w:rsidRPr="007C437A" w:rsidDel="008A6401" w:rsidRDefault="00023308">
      <w:pPr>
        <w:rPr>
          <w:del w:id="5669" w:author="Arthur Parmentier" w:date="2020-05-22T08:20:00Z"/>
          <w:rPrChange w:id="5670" w:author="Arthur Parmentier" w:date="2020-06-07T15:27:00Z">
            <w:rPr>
              <w:del w:id="5671" w:author="Arthur Parmentier" w:date="2020-05-22T08:20:00Z"/>
            </w:rPr>
          </w:rPrChange>
        </w:rPr>
        <w:pPrChange w:id="5672" w:author="Arthur Parmentier" w:date="2020-05-21T14:34:00Z">
          <w:pPr>
            <w:pStyle w:val="Titre2"/>
          </w:pPr>
        </w:pPrChange>
      </w:pPr>
      <w:bookmarkStart w:id="5673" w:name="_Toc41067209"/>
      <w:bookmarkStart w:id="5674" w:name="_Toc42259025"/>
      <w:bookmarkStart w:id="5675" w:name="_Toc42259102"/>
      <w:bookmarkStart w:id="5676" w:name="_Toc42449781"/>
      <w:bookmarkStart w:id="5677" w:name="_Toc42449863"/>
      <w:bookmarkStart w:id="5678" w:name="_Toc42550049"/>
      <w:bookmarkStart w:id="5679" w:name="_Toc42550142"/>
      <w:bookmarkEnd w:id="5673"/>
      <w:bookmarkEnd w:id="5674"/>
      <w:bookmarkEnd w:id="5675"/>
      <w:bookmarkEnd w:id="5676"/>
      <w:bookmarkEnd w:id="5677"/>
      <w:bookmarkEnd w:id="5678"/>
      <w:bookmarkEnd w:id="5679"/>
    </w:p>
    <w:p w:rsidR="00F25194" w:rsidRPr="007C437A" w:rsidRDefault="00F25194">
      <w:pPr>
        <w:pStyle w:val="Titre3"/>
        <w:rPr>
          <w:ins w:id="5680" w:author="Arthur Parmentier" w:date="2020-06-04T10:50:00Z"/>
        </w:rPr>
      </w:pPr>
      <w:bookmarkStart w:id="5681" w:name="_Toc42550143"/>
      <w:r w:rsidRPr="007C437A">
        <w:t xml:space="preserve">Part 3: </w:t>
      </w:r>
      <w:del w:id="5682" w:author="Arthur Parmentier" w:date="2020-05-22T09:59:00Z">
        <w:r w:rsidRPr="007C437A" w:rsidDel="009B5ADF">
          <w:delText>Classification</w:delText>
        </w:r>
      </w:del>
      <w:ins w:id="5683" w:author="Arthur Parmentier" w:date="2020-05-22T09:59:00Z">
        <w:r w:rsidR="009B5ADF" w:rsidRPr="007C437A">
          <w:t>Real-time classifier</w:t>
        </w:r>
      </w:ins>
      <w:ins w:id="5684" w:author="Arthur Parmentier" w:date="2020-06-03T23:51:00Z">
        <w:r w:rsidR="00284E1B" w:rsidRPr="007C437A">
          <w:t>s</w:t>
        </w:r>
      </w:ins>
      <w:ins w:id="5685" w:author="Arthur Parmentier" w:date="2020-06-03T23:52:00Z">
        <w:r w:rsidR="00284E1B" w:rsidRPr="007C437A">
          <w:t>, regression or DTW models</w:t>
        </w:r>
      </w:ins>
      <w:bookmarkEnd w:id="5681"/>
    </w:p>
    <w:p w:rsidR="007111F3" w:rsidRPr="007C437A" w:rsidRDefault="007111F3" w:rsidP="007111F3">
      <w:pPr>
        <w:rPr>
          <w:ins w:id="5686" w:author="Arthur Parmentier" w:date="2020-06-04T10:52:00Z"/>
        </w:rPr>
      </w:pPr>
      <w:ins w:id="5687" w:author="Arthur Parmentier" w:date="2020-06-04T10:50:00Z">
        <w:r w:rsidRPr="007C437A">
          <w:t xml:space="preserve">Now that </w:t>
        </w:r>
      </w:ins>
      <w:ins w:id="5688" w:author="Arthur Parmentier" w:date="2020-06-04T10:51:00Z">
        <w:r w:rsidRPr="007C437A">
          <w:t xml:space="preserve">the user has been able to connect his motion tracking inputs and record a few signs, we will see how the </w:t>
        </w:r>
      </w:ins>
      <w:ins w:id="5689" w:author="Arthur Parmentier" w:date="2020-06-04T10:52:00Z">
        <w:r w:rsidRPr="007C437A">
          <w:t>system is able to “recognize” the signs in real time with one or several machine learning model.</w:t>
        </w:r>
      </w:ins>
    </w:p>
    <w:p w:rsidR="007111F3" w:rsidRPr="007C437A" w:rsidRDefault="007111F3">
      <w:pPr>
        <w:pStyle w:val="Titre4"/>
        <w:rPr>
          <w:ins w:id="5690" w:author="Arthur Parmentier" w:date="2020-05-22T09:43:00Z"/>
          <w:rPrChange w:id="5691" w:author="Arthur Parmentier" w:date="2020-06-07T15:27:00Z">
            <w:rPr>
              <w:ins w:id="5692" w:author="Arthur Parmentier" w:date="2020-05-22T09:43:00Z"/>
            </w:rPr>
          </w:rPrChange>
        </w:rPr>
        <w:pPrChange w:id="5693" w:author="Arthur Parmentier" w:date="2020-06-04T10:53:00Z">
          <w:pPr>
            <w:pStyle w:val="Titre3"/>
          </w:pPr>
        </w:pPrChange>
      </w:pPr>
      <w:ins w:id="5694" w:author="Arthur Parmentier" w:date="2020-06-04T10:53:00Z">
        <w:r w:rsidRPr="007C437A">
          <w:rPr>
            <w:rPrChange w:id="5695" w:author="Arthur Parmentier" w:date="2020-06-07T15:27:00Z">
              <w:rPr/>
            </w:rPrChange>
          </w:rPr>
          <w:t>A short introduction to cognition and machine learning models</w:t>
        </w:r>
      </w:ins>
    </w:p>
    <w:p w:rsidR="00834EA5" w:rsidRPr="007C437A" w:rsidRDefault="00834EA5" w:rsidP="00834EA5">
      <w:pPr>
        <w:rPr>
          <w:ins w:id="5696" w:author="Arthur Parmentier" w:date="2020-05-22T09:58:00Z"/>
        </w:rPr>
      </w:pPr>
      <w:ins w:id="5697" w:author="Arthur Parmentier" w:date="2020-05-22T09:46:00Z">
        <w:r w:rsidRPr="007C437A">
          <w:t xml:space="preserve">The word “cognition” </w:t>
        </w:r>
      </w:ins>
      <w:ins w:id="5698" w:author="Arthur Parmentier" w:date="2020-05-22T09:47:00Z">
        <w:r w:rsidRPr="007C437A">
          <w:t>dates back to the 15th century, where it meant "thinking and awareness."</w:t>
        </w:r>
      </w:ins>
      <w:ins w:id="5699" w:author="Arthur Parmentier" w:date="2020-05-22T09:50:00Z">
        <w:r w:rsidRPr="007C437A">
          <w:rPr>
            <w:rStyle w:val="Appelnotedebasdep"/>
          </w:rPr>
          <w:footnoteReference w:id="62"/>
        </w:r>
      </w:ins>
      <w:ins w:id="5701" w:author="Arthur Parmentier" w:date="2020-05-22T09:47:00Z">
        <w:r w:rsidRPr="007C437A">
          <w:t xml:space="preserve"> The term comes from the Latin noun </w:t>
        </w:r>
        <w:r w:rsidRPr="007C437A">
          <w:rPr>
            <w:i/>
            <w:iCs/>
            <w:rPrChange w:id="5702" w:author="Arthur Parmentier" w:date="2020-06-07T15:27:00Z">
              <w:rPr/>
            </w:rPrChange>
          </w:rPr>
          <w:t>cognitio</w:t>
        </w:r>
        <w:r w:rsidRPr="007C437A">
          <w:t xml:space="preserve"> ('examination,' 'learning,' or 'knowledge'), derived from the verb </w:t>
        </w:r>
        <w:r w:rsidRPr="007C437A">
          <w:rPr>
            <w:i/>
            <w:iCs/>
            <w:rPrChange w:id="5703"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5704" w:author="Arthur Parmentier" w:date="2020-05-22T09:50:00Z">
        <w:r w:rsidRPr="007C437A">
          <w:rPr>
            <w:rStyle w:val="Appelnotedebasdep"/>
          </w:rPr>
          <w:footnoteReference w:id="63"/>
        </w:r>
      </w:ins>
      <w:ins w:id="5711" w:author="Arthur Parmentier" w:date="2020-05-22T09:52:00Z">
        <w:r w:rsidRPr="007C437A">
          <w:t xml:space="preserve"> </w:t>
        </w:r>
      </w:ins>
      <w:ins w:id="5712" w:author="Arthur Parmentier" w:date="2020-05-22T09:53:00Z">
        <w:r w:rsidRPr="007C437A">
          <w:br/>
        </w:r>
      </w:ins>
      <w:ins w:id="5713" w:author="Arthur Parmentier" w:date="2020-05-22T09:54:00Z">
        <w:r w:rsidR="009B5ADF" w:rsidRPr="007C437A">
          <w:t xml:space="preserve">Re-cognition </w:t>
        </w:r>
      </w:ins>
      <w:ins w:id="5714" w:author="Arthur Parmentier" w:date="2020-05-22T09:55:00Z">
        <w:r w:rsidR="009B5ADF" w:rsidRPr="007C437A">
          <w:t xml:space="preserve">can therefore be understood as </w:t>
        </w:r>
      </w:ins>
      <w:ins w:id="5715" w:author="Arthur Parmentier" w:date="2020-05-22T09:54:00Z">
        <w:r w:rsidR="009B5ADF" w:rsidRPr="007C437A">
          <w:t>the process</w:t>
        </w:r>
      </w:ins>
      <w:ins w:id="5716" w:author="Arthur Parmentier" w:date="2020-05-22T09:55:00Z">
        <w:r w:rsidR="009B5ADF" w:rsidRPr="007C437A">
          <w:t xml:space="preserve"> of “another” cognition, that allows</w:t>
        </w:r>
      </w:ins>
      <w:ins w:id="5717" w:author="Arthur Parmentier" w:date="2020-05-22T09:56:00Z">
        <w:r w:rsidR="009B5ADF" w:rsidRPr="007C437A">
          <w:t xml:space="preserve"> the identification of something already knew</w:t>
        </w:r>
      </w:ins>
      <w:ins w:id="5718" w:author="Arthur Parmentier" w:date="2020-05-22T09:57:00Z">
        <w:r w:rsidR="009B5ADF" w:rsidRPr="007C437A">
          <w:t xml:space="preserve"> or already perceived.</w:t>
        </w:r>
      </w:ins>
    </w:p>
    <w:p w:rsidR="009B5ADF" w:rsidRPr="007C437A" w:rsidRDefault="009B5ADF" w:rsidP="00834EA5">
      <w:pPr>
        <w:rPr>
          <w:ins w:id="5719" w:author="Arthur Parmentier" w:date="2020-05-22T10:12:00Z"/>
        </w:rPr>
      </w:pPr>
      <w:ins w:id="5720" w:author="Arthur Parmentier" w:date="2020-05-22T09:58:00Z">
        <w:r w:rsidRPr="007C437A">
          <w:t xml:space="preserve">One can wonder what </w:t>
        </w:r>
      </w:ins>
      <w:ins w:id="5721" w:author="Arthur Parmentier" w:date="2020-05-22T09:59:00Z">
        <w:r w:rsidRPr="007C437A">
          <w:t>the core processes of recognition are</w:t>
        </w:r>
      </w:ins>
      <w:ins w:id="5722" w:author="Arthur Parmentier" w:date="2020-05-22T10:00:00Z">
        <w:r w:rsidRPr="007C437A">
          <w:t xml:space="preserve"> and try to reproduce them on a computer.</w:t>
        </w:r>
      </w:ins>
      <w:ins w:id="5723" w:author="Arthur Parmentier" w:date="2020-05-22T10:04:00Z">
        <w:r w:rsidR="00E908AB" w:rsidRPr="007C437A">
          <w:t xml:space="preserve"> Very common examples</w:t>
        </w:r>
      </w:ins>
      <w:ins w:id="5724" w:author="Arthur Parmentier" w:date="2020-05-22T10:05:00Z">
        <w:r w:rsidR="00E908AB" w:rsidRPr="007C437A">
          <w:t xml:space="preserve"> of computer-recognition come from the so-called computer vision field</w:t>
        </w:r>
      </w:ins>
      <w:ins w:id="5725" w:author="Arthur Parmentier" w:date="2020-05-22T10:08:00Z">
        <w:r w:rsidR="00E908AB" w:rsidRPr="007C437A">
          <w:t xml:space="preserve"> such as</w:t>
        </w:r>
      </w:ins>
      <w:ins w:id="5726" w:author="Arthur Parmentier" w:date="2020-05-22T10:07:00Z">
        <w:r w:rsidR="00E908AB" w:rsidRPr="007C437A">
          <w:t xml:space="preserve"> object recognition</w:t>
        </w:r>
      </w:ins>
      <w:ins w:id="5727" w:author="Arthur Parmentier" w:date="2020-05-22T10:18:00Z">
        <w:r w:rsidR="00BB3B34" w:rsidRPr="007C437A">
          <w:t xml:space="preserve"> (classification</w:t>
        </w:r>
      </w:ins>
      <w:ins w:id="5728" w:author="Arthur Parmentier" w:date="2020-05-22T10:19:00Z">
        <w:r w:rsidR="00BB3B34" w:rsidRPr="007C437A">
          <w:t>)</w:t>
        </w:r>
      </w:ins>
      <w:ins w:id="5729" w:author="Arthur Parmentier" w:date="2020-05-22T10:08:00Z">
        <w:r w:rsidR="00E908AB" w:rsidRPr="007C437A">
          <w:t xml:space="preserve"> or</w:t>
        </w:r>
      </w:ins>
      <w:ins w:id="5730" w:author="Arthur Parmentier" w:date="2020-05-22T10:07:00Z">
        <w:r w:rsidR="00E908AB" w:rsidRPr="007C437A">
          <w:t xml:space="preserve"> detection</w:t>
        </w:r>
      </w:ins>
      <w:ins w:id="5731" w:author="Arthur Parmentier" w:date="2020-05-22T10:08:00Z">
        <w:r w:rsidR="00E908AB" w:rsidRPr="007C437A">
          <w:t xml:space="preserve"> </w:t>
        </w:r>
      </w:ins>
      <w:ins w:id="5732" w:author="Arthur Parmentier" w:date="2020-05-22T10:09:00Z">
        <w:r w:rsidR="00E908AB" w:rsidRPr="007C437A">
          <w:t xml:space="preserve">convolutional neural networks </w:t>
        </w:r>
      </w:ins>
      <w:ins w:id="5733" w:author="Arthur Parmentier" w:date="2020-05-22T10:10:00Z">
        <w:r w:rsidR="00E908AB" w:rsidRPr="007C437A">
          <w:t xml:space="preserve">(CNNs) </w:t>
        </w:r>
      </w:ins>
      <w:ins w:id="5734" w:author="Arthur Parmentier" w:date="2020-05-22T10:09:00Z">
        <w:r w:rsidR="00E908AB" w:rsidRPr="007C437A">
          <w:t xml:space="preserve">whose </w:t>
        </w:r>
        <w:r w:rsidR="00E908AB" w:rsidRPr="007C437A">
          <w:lastRenderedPageBreak/>
          <w:t xml:space="preserve">performances are now close </w:t>
        </w:r>
      </w:ins>
      <w:ins w:id="5735" w:author="Arthur Parmentier" w:date="2020-05-22T10:10:00Z">
        <w:r w:rsidR="00E908AB" w:rsidRPr="007C437A">
          <w:t>to that of humans. However, CNNs are trained on huge amount of data</w:t>
        </w:r>
      </w:ins>
      <w:ins w:id="5736" w:author="Arthur Parmentier" w:date="2020-05-22T10:11:00Z">
        <w:r w:rsidR="00E908AB" w:rsidRPr="007C437A">
          <w:t xml:space="preserve"> and are (in general) not models that can be interpreted by humans.</w:t>
        </w:r>
      </w:ins>
    </w:p>
    <w:p w:rsidR="00D60A1F" w:rsidRPr="007C437A" w:rsidRDefault="00E908AB" w:rsidP="00834EA5">
      <w:pPr>
        <w:rPr>
          <w:ins w:id="5737" w:author="Arthur Parmentier" w:date="2020-06-04T11:50:00Z"/>
        </w:rPr>
      </w:pPr>
      <w:ins w:id="5738" w:author="Arthur Parmentier" w:date="2020-05-22T10:12:00Z">
        <w:r w:rsidRPr="007C437A">
          <w:t>In the context of this master project</w:t>
        </w:r>
      </w:ins>
      <w:ins w:id="5739" w:author="Arthur Parmentier" w:date="2020-05-22T10:15:00Z">
        <w:r w:rsidR="00BB3B34" w:rsidRPr="007C437A">
          <w:t xml:space="preserve"> and to offer the ability of creating new signs </w:t>
        </w:r>
      </w:ins>
      <w:ins w:id="5740" w:author="Arthur Parmentier" w:date="2020-05-22T10:16:00Z">
        <w:r w:rsidR="00BB3B34" w:rsidRPr="007C437A">
          <w:t xml:space="preserve">to the user, we </w:t>
        </w:r>
      </w:ins>
      <w:ins w:id="5741" w:author="Arthur Parmentier" w:date="2020-05-22T10:24:00Z">
        <w:r w:rsidR="00D60A1F" w:rsidRPr="007C437A">
          <w:t>must</w:t>
        </w:r>
      </w:ins>
      <w:ins w:id="5742" w:author="Arthur Parmentier" w:date="2020-05-22T10:16:00Z">
        <w:r w:rsidR="00BB3B34" w:rsidRPr="007C437A">
          <w:t xml:space="preserve"> work with </w:t>
        </w:r>
      </w:ins>
      <w:ins w:id="5743" w:author="Arthur Parmentier" w:date="2020-05-22T10:17:00Z">
        <w:r w:rsidR="00BB3B34" w:rsidRPr="007C437A">
          <w:t>lightweight</w:t>
        </w:r>
      </w:ins>
      <w:ins w:id="5744" w:author="Arthur Parmentier" w:date="2020-05-22T10:16:00Z">
        <w:r w:rsidR="00BB3B34" w:rsidRPr="007C437A">
          <w:t>, interpretable models that can</w:t>
        </w:r>
      </w:ins>
      <w:ins w:id="5745" w:author="Arthur Parmentier" w:date="2020-05-22T10:17:00Z">
        <w:r w:rsidR="00BB3B34" w:rsidRPr="007C437A">
          <w:t xml:space="preserve"> be trained fast and</w:t>
        </w:r>
      </w:ins>
      <w:ins w:id="5746" w:author="Arthur Parmentier" w:date="2020-05-22T10:16:00Z">
        <w:r w:rsidR="00BB3B34" w:rsidRPr="007C437A">
          <w:t xml:space="preserve"> </w:t>
        </w:r>
      </w:ins>
      <w:ins w:id="5747" w:author="Arthur Parmentier" w:date="2020-05-22T10:17:00Z">
        <w:r w:rsidR="00BB3B34" w:rsidRPr="007C437A">
          <w:t>identify the signs that are performed in real time</w:t>
        </w:r>
      </w:ins>
      <w:ins w:id="5748" w:author="Arthur Parmentier" w:date="2020-05-22T10:19:00Z">
        <w:r w:rsidR="00BB3B34" w:rsidRPr="007C437A">
          <w:t>. In our case, the identification process is a simple classification process, in which we ask the classifier to predict the</w:t>
        </w:r>
      </w:ins>
      <w:ins w:id="5749" w:author="Arthur Parmentier" w:date="2020-05-22T10:20:00Z">
        <w:r w:rsidR="00BB3B34" w:rsidRPr="007C437A">
          <w:t xml:space="preserve"> “class” of the motion sequence performed by the performer among a set of classes that </w:t>
        </w:r>
      </w:ins>
      <w:ins w:id="5750" w:author="Arthur Parmentier" w:date="2020-05-22T10:21:00Z">
        <w:r w:rsidR="00BB3B34" w:rsidRPr="007C437A">
          <w:t>have been previously learned by the model: SP signs.</w:t>
        </w:r>
      </w:ins>
    </w:p>
    <w:p w:rsidR="00983F9B" w:rsidRPr="007C437A" w:rsidRDefault="00983F9B" w:rsidP="00834EA5">
      <w:pPr>
        <w:rPr>
          <w:ins w:id="5751" w:author="Arthur Parmentier" w:date="2020-05-22T10:36:00Z"/>
        </w:rPr>
      </w:pPr>
      <w:ins w:id="5752" w:author="Arthur Parmentier" w:date="2020-06-04T11:51:00Z">
        <w:r w:rsidRPr="007C437A">
          <w:t>We have seen that in SP, there are very different types of signs (movements, poses</w:t>
        </w:r>
      </w:ins>
      <w:ins w:id="5753" w:author="Arthur Parmentier" w:date="2020-06-04T11:52:00Z">
        <w:r w:rsidRPr="007C437A">
          <w:t xml:space="preserve"> – at several scales). </w:t>
        </w:r>
      </w:ins>
      <w:ins w:id="5754" w:author="Arthur Parmentier" w:date="2020-06-04T11:56:00Z">
        <w:r w:rsidRPr="007C437A">
          <w:t>At</w:t>
        </w:r>
        <w:r w:rsidR="005A331F" w:rsidRPr="007C437A">
          <w:t xml:space="preserve"> the beginning of my project, I thought about recognizing all signs with </w:t>
        </w:r>
      </w:ins>
      <w:ins w:id="5755" w:author="Arthur Parmentier" w:date="2020-06-04T11:57:00Z">
        <w:r w:rsidR="005A331F" w:rsidRPr="007C437A">
          <w:t>a single Dynamic Time Warping model.</w:t>
        </w:r>
      </w:ins>
    </w:p>
    <w:p w:rsidR="00DF645F" w:rsidRPr="007C437A" w:rsidRDefault="005A331F">
      <w:pPr>
        <w:rPr>
          <w:ins w:id="5756" w:author="Arthur Parmentier" w:date="2020-06-04T11:57:00Z"/>
        </w:rPr>
      </w:pPr>
      <w:ins w:id="5757" w:author="Arthur Parmentier" w:date="2020-06-04T11:57:00Z">
        <w:r w:rsidRPr="007C437A">
          <w:t>Indeed,</w:t>
        </w:r>
      </w:ins>
      <w:ins w:id="5758" w:author="Arthur Parmentier" w:date="2020-05-22T10:39:00Z">
        <w:r w:rsidR="00DF645F" w:rsidRPr="007C437A">
          <w:t xml:space="preserve"> two light-weight models are generally presented in the literature to classify time-sequences:</w:t>
        </w:r>
      </w:ins>
      <w:ins w:id="5759" w:author="Arthur Parmentier" w:date="2020-05-22T10:40:00Z">
        <w:r w:rsidR="00DF645F" w:rsidRPr="007C437A">
          <w:t xml:space="preserve"> Dynamic Time Warping </w:t>
        </w:r>
      </w:ins>
      <w:ins w:id="5760" w:author="Arthur Parmentier" w:date="2020-05-22T10:41:00Z">
        <w:r w:rsidR="00D50F7A" w:rsidRPr="007C437A">
          <w:t xml:space="preserve">(DTW) </w:t>
        </w:r>
      </w:ins>
      <w:ins w:id="5761" w:author="Arthur Parmentier" w:date="2020-05-22T10:40:00Z">
        <w:r w:rsidR="00DF645F" w:rsidRPr="007C437A">
          <w:t>and Hidden Markov Models</w:t>
        </w:r>
      </w:ins>
      <w:ins w:id="5762" w:author="Arthur Parmentier" w:date="2020-05-22T10:41:00Z">
        <w:r w:rsidR="00D50F7A" w:rsidRPr="007C437A">
          <w:t xml:space="preserve"> (HMM</w:t>
        </w:r>
      </w:ins>
      <w:ins w:id="5763" w:author="Arthur Parmentier" w:date="2020-05-22T10:42:00Z">
        <w:r w:rsidR="00D50F7A" w:rsidRPr="007C437A">
          <w:t>)</w:t>
        </w:r>
      </w:ins>
      <w:ins w:id="5764" w:author="Arthur Parmentier" w:date="2020-05-22T12:58:00Z">
        <w:r w:rsidR="00B734D3" w:rsidRPr="007C437A">
          <w:t>.</w:t>
        </w:r>
      </w:ins>
      <w:ins w:id="5765" w:author="Arthur Parmentier" w:date="2020-05-22T10:40:00Z">
        <w:r w:rsidR="00DF645F" w:rsidRPr="007C437A">
          <w:t xml:space="preserve"> In general</w:t>
        </w:r>
      </w:ins>
      <w:ins w:id="5766" w:author="Arthur Parmentier" w:date="2020-05-22T10:41:00Z">
        <w:r w:rsidR="00D50F7A" w:rsidRPr="007C437A">
          <w:t xml:space="preserve">, DTW is observed to be faster and more accurate that </w:t>
        </w:r>
      </w:ins>
      <w:ins w:id="5767" w:author="Arthur Parmentier" w:date="2020-05-22T10:42:00Z">
        <w:r w:rsidR="00D50F7A" w:rsidRPr="007C437A">
          <w:t>HMMs.</w:t>
        </w:r>
      </w:ins>
      <w:ins w:id="5768" w:author="Arthur Parmentier" w:date="2020-05-22T12:58:00Z">
        <w:r w:rsidR="00B734D3" w:rsidRPr="007C437A">
          <w:t xml:space="preserve"> </w:t>
        </w:r>
        <w:r w:rsidR="00B734D3" w:rsidRPr="007C437A">
          <w:rPr>
            <w:rStyle w:val="Appelnotedebasdep"/>
          </w:rPr>
          <w:footnoteReference w:id="64"/>
        </w:r>
      </w:ins>
      <w:ins w:id="5780"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65"/>
        </w:r>
      </w:ins>
    </w:p>
    <w:p w:rsidR="005A331F" w:rsidRPr="007C437A" w:rsidRDefault="005A331F">
      <w:pPr>
        <w:rPr>
          <w:ins w:id="5789" w:author="Arthur Parmentier" w:date="2020-06-04T12:07:00Z"/>
        </w:rPr>
      </w:pPr>
      <w:ins w:id="5790" w:author="Arthur Parmentier" w:date="2020-06-04T11:57:00Z">
        <w:r w:rsidRPr="007C437A">
          <w:t xml:space="preserve">My initial design was to </w:t>
        </w:r>
      </w:ins>
      <w:ins w:id="5791" w:author="Arthur Parmentier" w:date="2020-06-04T11:58:00Z">
        <w:r w:rsidRPr="007C437A">
          <w:t>sum up all the features that I would use (full body skeleton, hands skeleton…) into a single feature vector that I could feed to DTW.</w:t>
        </w:r>
      </w:ins>
      <w:ins w:id="5792" w:author="Arthur Parmentier" w:date="2020-06-04T11:59:00Z">
        <w:r w:rsidRPr="007C437A">
          <w:t xml:space="preserve"> </w:t>
        </w:r>
      </w:ins>
      <w:ins w:id="5793" w:author="Arthur Parmentier" w:date="2020-06-04T12:05:00Z">
        <w:r w:rsidRPr="007C437A">
          <w:br/>
        </w:r>
      </w:ins>
      <w:ins w:id="5794" w:author="Arthur Parmentier" w:date="2020-06-04T11:59:00Z">
        <w:r w:rsidRPr="007C437A">
          <w:t xml:space="preserve">The first obstacle to this initial design was that all inputs would not have similar data rates, so that </w:t>
        </w:r>
      </w:ins>
      <w:ins w:id="5795" w:author="Arthur Parmentier" w:date="2020-06-04T12:00:00Z">
        <w:r w:rsidRPr="007C437A">
          <w:t>the combination of inputs would either result in a data rate</w:t>
        </w:r>
      </w:ins>
      <w:ins w:id="5796" w:author="Arthur Parmentier" w:date="2020-06-04T12:01:00Z">
        <w:r w:rsidRPr="007C437A">
          <w:t xml:space="preserve"> equal to the slowest input or </w:t>
        </w:r>
      </w:ins>
      <w:ins w:id="5797" w:author="Arthur Parmentier" w:date="2020-06-04T12:03:00Z">
        <w:r w:rsidRPr="007C437A">
          <w:t xml:space="preserve">a very high data rate, equal to the sum of each input data rate, but with common values between two consecutive feature </w:t>
        </w:r>
      </w:ins>
      <w:ins w:id="5798" w:author="Arthur Parmentier" w:date="2020-06-04T12:04:00Z">
        <w:r w:rsidRPr="007C437A">
          <w:t>vectors. This situation would not be ideal as it would require more processing and would not repre</w:t>
        </w:r>
      </w:ins>
      <w:ins w:id="5799" w:author="Arthur Parmentier" w:date="2020-06-04T12:05:00Z">
        <w:r w:rsidRPr="007C437A">
          <w:t>sent accurately the movement.</w:t>
        </w:r>
        <w:r w:rsidRPr="007C437A">
          <w:br/>
          <w:t xml:space="preserve">The second obstacle was that although DTW can recognize poses, it performs much slower than </w:t>
        </w:r>
      </w:ins>
      <w:ins w:id="5800"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5801" w:author="Arthur Parmentier" w:date="2020-06-04T12:07:00Z">
        <w:r w:rsidR="00175441" w:rsidRPr="007C437A">
          <w:t>Ideally, one would want to construct one model per type of sign to be recognize.</w:t>
        </w:r>
      </w:ins>
    </w:p>
    <w:p w:rsidR="00175441" w:rsidRPr="007C437A" w:rsidRDefault="00175441">
      <w:pPr>
        <w:rPr>
          <w:ins w:id="5802" w:author="Arthur Parmentier" w:date="2020-05-22T09:32:00Z"/>
          <w:rPrChange w:id="5803" w:author="Arthur Parmentier" w:date="2020-06-07T15:27:00Z">
            <w:rPr>
              <w:ins w:id="5804" w:author="Arthur Parmentier" w:date="2020-05-22T09:32:00Z"/>
            </w:rPr>
          </w:rPrChange>
        </w:rPr>
        <w:pPrChange w:id="5805" w:author="Arthur Parmentier" w:date="2020-05-22T09:43:00Z">
          <w:pPr>
            <w:pStyle w:val="Titre3"/>
          </w:pPr>
        </w:pPrChange>
      </w:pPr>
      <w:ins w:id="5806" w:author="Arthur Parmentier" w:date="2020-06-04T12:09:00Z">
        <w:r w:rsidRPr="007C437A">
          <w:rPr>
            <w:rPrChange w:id="5807" w:author="Arthur Parmentier" w:date="2020-06-07T15:27:00Z">
              <w:rPr/>
            </w:rPrChange>
          </w:rPr>
          <w:t xml:space="preserve">I have chosen to implement two models for my final prototype: one for the full body with DTW and one </w:t>
        </w:r>
      </w:ins>
      <w:ins w:id="5808" w:author="Arthur Parmentier" w:date="2020-06-04T12:10:00Z">
        <w:r w:rsidRPr="007C437A">
          <w:rPr>
            <w:rPrChange w:id="5809" w:author="Arthur Parmentier" w:date="2020-06-07T15:27:00Z">
              <w:rPr/>
            </w:rPrChange>
          </w:rPr>
          <w:t>for the hands with Adaboost decision trees.</w:t>
        </w:r>
      </w:ins>
    </w:p>
    <w:p w:rsidR="006D0BF0" w:rsidRPr="007C437A" w:rsidRDefault="00175441" w:rsidP="006D0BF0">
      <w:pPr>
        <w:pStyle w:val="Titre4"/>
        <w:rPr>
          <w:ins w:id="5810" w:author="Arthur Parmentier" w:date="2020-05-22T09:32:00Z"/>
        </w:rPr>
      </w:pPr>
      <w:ins w:id="5811" w:author="Arthur Parmentier" w:date="2020-06-04T12:10:00Z">
        <w:r w:rsidRPr="007C437A">
          <w:lastRenderedPageBreak/>
          <w:t>Full</w:t>
        </w:r>
      </w:ins>
      <w:ins w:id="5812" w:author="Arthur Parmentier" w:date="2020-06-04T12:12:00Z">
        <w:r w:rsidR="00F73660" w:rsidRPr="007C437A">
          <w:t xml:space="preserve"> </w:t>
        </w:r>
      </w:ins>
      <w:ins w:id="5813" w:author="Arthur Parmentier" w:date="2020-06-04T12:10:00Z">
        <w:r w:rsidRPr="007C437A">
          <w:t xml:space="preserve">body </w:t>
        </w:r>
      </w:ins>
      <w:ins w:id="5814" w:author="Arthur Parmentier" w:date="2020-05-22T12:18:00Z">
        <w:r w:rsidR="00E9747D" w:rsidRPr="007C437A">
          <w:t>Wekinator</w:t>
        </w:r>
      </w:ins>
      <w:ins w:id="5815" w:author="Arthur Parmentier" w:date="2020-05-22T09:32:00Z">
        <w:r w:rsidR="006D0BF0" w:rsidRPr="007C437A">
          <w:t xml:space="preserve"> DTW</w:t>
        </w:r>
      </w:ins>
    </w:p>
    <w:p w:rsidR="004116C1" w:rsidRPr="007C437A" w:rsidRDefault="00D50F7A" w:rsidP="006D0BF0">
      <w:pPr>
        <w:rPr>
          <w:ins w:id="5816" w:author="Arthur Parmentier" w:date="2020-05-22T11:38:00Z"/>
        </w:rPr>
      </w:pPr>
      <w:ins w:id="5817" w:author="Arthur Parmentier" w:date="2020-05-22T10:43:00Z">
        <w:r w:rsidRPr="007C437A">
          <w:t xml:space="preserve">Unfortunately, at the time of the project, I could not </w:t>
        </w:r>
      </w:ins>
      <w:ins w:id="5818" w:author="Arthur Parmentier" w:date="2020-05-22T10:44:00Z">
        <w:r w:rsidRPr="007C437A">
          <w:t>find any real-time implementation of DTW in Max/MSP.</w:t>
        </w:r>
        <w:r w:rsidRPr="007C437A">
          <w:rPr>
            <w:rStyle w:val="Appelnotedebasdep"/>
          </w:rPr>
          <w:footnoteReference w:id="66"/>
        </w:r>
      </w:ins>
    </w:p>
    <w:p w:rsidR="00983F9B" w:rsidRPr="007C437A" w:rsidRDefault="00BA3283" w:rsidP="006D0BF0">
      <w:pPr>
        <w:rPr>
          <w:ins w:id="5860" w:author="Arthur Parmentier" w:date="2020-06-04T11:45:00Z"/>
        </w:rPr>
      </w:pPr>
      <w:ins w:id="5861" w:author="Arthur Parmentier" w:date="2020-05-22T11:38:00Z">
        <w:r w:rsidRPr="007C437A">
          <w:t xml:space="preserve">However, </w:t>
        </w:r>
      </w:ins>
      <w:ins w:id="5862" w:author="Arthur Parmentier" w:date="2020-05-22T11:52:00Z">
        <w:r w:rsidR="000430B4" w:rsidRPr="007C437A">
          <w:t xml:space="preserve">the external software </w:t>
        </w:r>
      </w:ins>
      <w:ins w:id="5863" w:author="Arthur Parmentier" w:date="2020-05-22T12:18:00Z">
        <w:r w:rsidR="00E9747D" w:rsidRPr="007C437A">
          <w:t>Wekinator</w:t>
        </w:r>
      </w:ins>
      <w:ins w:id="5864" w:author="Arthur Parmentier" w:date="2020-05-22T11:38:00Z">
        <w:r w:rsidRPr="007C437A">
          <w:rPr>
            <w:rStyle w:val="Appelnotedebasdep"/>
          </w:rPr>
          <w:footnoteReference w:id="67"/>
        </w:r>
      </w:ins>
      <w:ins w:id="5869" w:author="Arthur Parmentier" w:date="2020-05-22T11:39:00Z">
        <w:r w:rsidR="00965FAA" w:rsidRPr="007C437A">
          <w:t xml:space="preserve"> offers a very efficient DTW implementation based on the FastDTW library</w:t>
        </w:r>
      </w:ins>
      <w:ins w:id="5870" w:author="Arthur Parmentier" w:date="2020-05-22T11:40:00Z">
        <w:r w:rsidR="00965FAA" w:rsidRPr="007C437A">
          <w:rPr>
            <w:rStyle w:val="Appelnotedebasdep"/>
          </w:rPr>
          <w:footnoteReference w:id="68"/>
        </w:r>
      </w:ins>
      <w:ins w:id="5879" w:author="Arthur Parmentier" w:date="2020-05-22T11:43:00Z">
        <w:r w:rsidR="00B827FE" w:rsidRPr="007C437A">
          <w:t xml:space="preserve"> with additional improvements for real-time performance</w:t>
        </w:r>
      </w:ins>
      <w:ins w:id="5880" w:author="Arthur Parmentier" w:date="2020-06-04T11:45:00Z">
        <w:r w:rsidR="00983F9B" w:rsidRPr="007C437A">
          <w:t xml:space="preserve"> and several internal parameters for its DTW model.</w:t>
        </w:r>
      </w:ins>
    </w:p>
    <w:p w:rsidR="00B827FE" w:rsidRPr="007C437A" w:rsidRDefault="00B827FE" w:rsidP="006D0BF0">
      <w:pPr>
        <w:rPr>
          <w:ins w:id="5881" w:author="Arthur Parmentier" w:date="2020-05-22T11:37:00Z"/>
        </w:rPr>
      </w:pPr>
      <w:ins w:id="5882" w:author="Arthur Parmentier" w:date="2020-05-22T11:45:00Z">
        <w:r w:rsidRPr="007C437A">
          <w:t xml:space="preserve">Max </w:t>
        </w:r>
      </w:ins>
      <w:ins w:id="5883" w:author="Arthur Parmentier" w:date="2020-06-04T11:46:00Z">
        <w:r w:rsidR="00983F9B" w:rsidRPr="007C437A">
          <w:t xml:space="preserve">and Wekinator communicate </w:t>
        </w:r>
      </w:ins>
      <w:ins w:id="5884" w:author="Arthur Parmentier" w:date="2020-06-04T11:44:00Z">
        <w:r w:rsidR="00983F9B" w:rsidRPr="007C437A">
          <w:t>in</w:t>
        </w:r>
      </w:ins>
      <w:ins w:id="5885" w:author="Arthur Parmentier" w:date="2020-05-22T11:45:00Z">
        <w:r w:rsidRPr="007C437A">
          <w:t xml:space="preserve"> </w:t>
        </w:r>
      </w:ins>
      <w:ins w:id="5886" w:author="Arthur Parmentier" w:date="2020-05-22T11:44:00Z">
        <w:r w:rsidRPr="007C437A">
          <w:t>O</w:t>
        </w:r>
      </w:ins>
      <w:ins w:id="5887" w:author="Arthur Parmentier" w:date="2020-05-22T11:45:00Z">
        <w:r w:rsidRPr="007C437A">
          <w:t>pen Sound Control (OSC</w:t>
        </w:r>
      </w:ins>
      <w:ins w:id="5888" w:author="Arthur Parmentier" w:date="2020-06-04T11:49:00Z">
        <w:r w:rsidR="00983F9B" w:rsidRPr="007C437A">
          <w:t>)</w:t>
        </w:r>
      </w:ins>
      <w:ins w:id="5889" w:author="Arthur Parmentier" w:date="2020-06-04T11:46:00Z">
        <w:r w:rsidR="00983F9B" w:rsidRPr="007C437A">
          <w:t>. A</w:t>
        </w:r>
      </w:ins>
      <w:ins w:id="5890" w:author="Arthur Parmentier" w:date="2020-05-22T11:46:00Z">
        <w:r w:rsidRPr="007C437A">
          <w:t xml:space="preserve">lthough the user must launch </w:t>
        </w:r>
      </w:ins>
      <w:ins w:id="5891" w:author="Arthur Parmentier" w:date="2020-05-22T12:18:00Z">
        <w:r w:rsidR="00E9747D" w:rsidRPr="007C437A">
          <w:t>Wekinator</w:t>
        </w:r>
      </w:ins>
      <w:ins w:id="5892" w:author="Arthur Parmentier" w:date="2020-05-22T11:46:00Z">
        <w:r w:rsidRPr="007C437A">
          <w:t xml:space="preserve"> separately and perform basic op</w:t>
        </w:r>
      </w:ins>
      <w:ins w:id="5893" w:author="Arthur Parmentier" w:date="2020-05-22T11:47:00Z">
        <w:r w:rsidRPr="007C437A">
          <w:t xml:space="preserve">erations </w:t>
        </w:r>
      </w:ins>
      <w:ins w:id="5894" w:author="Arthur Parmentier" w:date="2020-06-04T11:49:00Z">
        <w:r w:rsidR="00983F9B" w:rsidRPr="007C437A">
          <w:t>on</w:t>
        </w:r>
      </w:ins>
      <w:ins w:id="5895" w:author="Arthur Parmentier" w:date="2020-05-22T11:47:00Z">
        <w:r w:rsidRPr="007C437A">
          <w:t xml:space="preserve"> its </w:t>
        </w:r>
      </w:ins>
      <w:ins w:id="5896" w:author="Arthur Parmentier" w:date="2020-06-04T11:49:00Z">
        <w:r w:rsidR="00983F9B" w:rsidRPr="007C437A">
          <w:t>GUI</w:t>
        </w:r>
      </w:ins>
      <w:ins w:id="5897" w:author="Arthur Parmentier" w:date="2020-05-22T11:47:00Z">
        <w:r w:rsidRPr="007C437A">
          <w:t xml:space="preserve">, </w:t>
        </w:r>
      </w:ins>
      <w:ins w:id="5898" w:author="Arthur Parmentier" w:date="2020-06-04T11:49:00Z">
        <w:r w:rsidR="00983F9B" w:rsidRPr="007C437A">
          <w:t>most important parts</w:t>
        </w:r>
      </w:ins>
      <w:ins w:id="5899" w:author="Arthur Parmentier" w:date="2020-05-22T11:47:00Z">
        <w:r w:rsidRPr="007C437A">
          <w:t xml:space="preserve"> of </w:t>
        </w:r>
      </w:ins>
      <w:ins w:id="5900" w:author="Arthur Parmentier" w:date="2020-05-22T12:18:00Z">
        <w:r w:rsidR="00E9747D" w:rsidRPr="007C437A">
          <w:t>Wekinator</w:t>
        </w:r>
      </w:ins>
      <w:ins w:id="5901" w:author="Arthur Parmentier" w:date="2020-05-22T11:47:00Z">
        <w:r w:rsidRPr="007C437A">
          <w:t xml:space="preserve"> can be controlled remotely via OSC, allowing Max </w:t>
        </w:r>
      </w:ins>
      <w:ins w:id="5902" w:author="Arthur Parmentier" w:date="2020-05-22T11:50:00Z">
        <w:r w:rsidR="000430B4" w:rsidRPr="007C437A">
          <w:t xml:space="preserve">to automatize certain operations, such </w:t>
        </w:r>
      </w:ins>
      <w:ins w:id="5903" w:author="Arthur Parmentier" w:date="2020-06-04T11:49:00Z">
        <w:r w:rsidR="00983F9B" w:rsidRPr="007C437A">
          <w:t>its</w:t>
        </w:r>
      </w:ins>
      <w:ins w:id="5904" w:author="Arthur Parmentier" w:date="2020-05-22T11:50:00Z">
        <w:r w:rsidR="000430B4" w:rsidRPr="007C437A">
          <w:t xml:space="preserve"> training process.</w:t>
        </w:r>
      </w:ins>
    </w:p>
    <w:p w:rsidR="004116C1" w:rsidRPr="007C437A" w:rsidRDefault="00D454BF" w:rsidP="006D0BF0">
      <w:pPr>
        <w:rPr>
          <w:ins w:id="5905" w:author="Arthur Parmentier" w:date="2020-05-22T11:53:00Z"/>
        </w:rPr>
      </w:pPr>
      <w:ins w:id="5906" w:author="Arthur Parmentier" w:date="2020-05-22T11:53:00Z">
        <w:r w:rsidRPr="007C437A">
          <w:t xml:space="preserve">The “user guide” for using </w:t>
        </w:r>
      </w:ins>
      <w:ins w:id="5907" w:author="Arthur Parmentier" w:date="2020-05-22T12:18:00Z">
        <w:r w:rsidR="00E9747D" w:rsidRPr="007C437A">
          <w:t>Wekinator</w:t>
        </w:r>
      </w:ins>
      <w:ins w:id="5908" w:author="Arthur Parmentier" w:date="2020-05-22T11:53:00Z">
        <w:r w:rsidRPr="007C437A">
          <w:t xml:space="preserve"> with the project is the following:</w:t>
        </w:r>
      </w:ins>
    </w:p>
    <w:p w:rsidR="00D454BF" w:rsidRPr="007C437A" w:rsidRDefault="00D454BF">
      <w:pPr>
        <w:ind w:left="720"/>
        <w:rPr>
          <w:ins w:id="5909" w:author="Arthur Parmentier" w:date="2020-05-22T11:53:00Z"/>
        </w:rPr>
        <w:pPrChange w:id="5910" w:author="Arthur Parmentier" w:date="2020-05-22T11:53:00Z">
          <w:pPr/>
        </w:pPrChange>
      </w:pPr>
      <w:ins w:id="5911" w:author="Arthur Parmentier" w:date="2020-05-22T11:53:00Z">
        <w:r w:rsidRPr="007C437A">
          <w:t xml:space="preserve">1) Start </w:t>
        </w:r>
      </w:ins>
      <w:ins w:id="5912" w:author="Arthur Parmentier" w:date="2020-05-22T12:18:00Z">
        <w:r w:rsidR="00E9747D" w:rsidRPr="007C437A">
          <w:t>Wekinator</w:t>
        </w:r>
      </w:ins>
      <w:ins w:id="5913" w:author="Arthur Parmentier" w:date="2020-05-22T11:53:00Z">
        <w:r w:rsidRPr="007C437A">
          <w:t>.</w:t>
        </w:r>
      </w:ins>
    </w:p>
    <w:p w:rsidR="00D454BF" w:rsidRPr="007C437A" w:rsidRDefault="00D454BF">
      <w:pPr>
        <w:ind w:left="720"/>
        <w:rPr>
          <w:ins w:id="5914" w:author="Arthur Parmentier" w:date="2020-05-22T11:53:00Z"/>
        </w:rPr>
        <w:pPrChange w:id="5915" w:author="Arthur Parmentier" w:date="2020-05-22T11:53:00Z">
          <w:pPr/>
        </w:pPrChange>
      </w:pPr>
      <w:ins w:id="5916" w:author="Arthur Parmentier" w:date="2020-05-22T11:53:00Z">
        <w:r w:rsidRPr="007C437A">
          <w:t xml:space="preserve">2) Set the listening port to </w:t>
        </w:r>
      </w:ins>
      <w:ins w:id="5917" w:author="Arthur Parmentier" w:date="2020-06-04T11:49:00Z">
        <w:r w:rsidR="00983F9B" w:rsidRPr="007C437A">
          <w:t xml:space="preserve">match </w:t>
        </w:r>
      </w:ins>
      <w:ins w:id="5918" w:author="Arthur Parmentier" w:date="2020-06-04T11:50:00Z">
        <w:r w:rsidR="00983F9B" w:rsidRPr="007C437A">
          <w:t xml:space="preserve">Max settings </w:t>
        </w:r>
      </w:ins>
      <w:ins w:id="5919" w:author="Arthur Parmentier" w:date="2020-05-22T11:53:00Z">
        <w:r w:rsidRPr="007C437A">
          <w:t>and click "start listening"</w:t>
        </w:r>
      </w:ins>
    </w:p>
    <w:p w:rsidR="00D454BF" w:rsidRPr="007C437A" w:rsidRDefault="00D454BF">
      <w:pPr>
        <w:ind w:left="720"/>
        <w:rPr>
          <w:ins w:id="5920" w:author="Arthur Parmentier" w:date="2020-05-22T11:53:00Z"/>
        </w:rPr>
        <w:pPrChange w:id="5921" w:author="Arthur Parmentier" w:date="2020-05-22T11:53:00Z">
          <w:pPr/>
        </w:pPrChange>
      </w:pPr>
      <w:ins w:id="5922" w:author="Arthur Parmentier" w:date="2020-05-22T11:53:00Z">
        <w:r w:rsidRPr="007C437A">
          <w:t>3) Set the OSC input address to /wek/inputs (default)</w:t>
        </w:r>
      </w:ins>
    </w:p>
    <w:p w:rsidR="00D454BF" w:rsidRPr="007C437A" w:rsidRDefault="00D454BF">
      <w:pPr>
        <w:ind w:left="720"/>
        <w:rPr>
          <w:ins w:id="5923" w:author="Arthur Parmentier" w:date="2020-05-22T11:53:00Z"/>
        </w:rPr>
        <w:pPrChange w:id="5924" w:author="Arthur Parmentier" w:date="2020-05-22T11:53:00Z">
          <w:pPr/>
        </w:pPrChange>
      </w:pPr>
      <w:ins w:id="5925" w:author="Arthur Parmentier" w:date="2020-05-22T11:53:00Z">
        <w:r w:rsidRPr="007C437A">
          <w:t>4) Change the number of inputs (#inputs) to match the size of your input in this patch</w:t>
        </w:r>
      </w:ins>
      <w:ins w:id="5926" w:author="Arthur Parmentier" w:date="2020-05-22T18:38:00Z">
        <w:r w:rsidR="00C24A48" w:rsidRPr="007C437A">
          <w:t>er</w:t>
        </w:r>
      </w:ins>
      <w:ins w:id="5927" w:author="Arthur Parmentier" w:date="2020-05-22T11:53:00Z">
        <w:r w:rsidRPr="007C437A">
          <w:t xml:space="preserve">, as defined in the first layer. For instance, with </w:t>
        </w:r>
      </w:ins>
      <w:ins w:id="5928" w:author="Arthur Parmentier" w:date="2020-05-22T11:54:00Z">
        <w:r w:rsidRPr="007C437A">
          <w:t>P</w:t>
        </w:r>
      </w:ins>
      <w:ins w:id="5929" w:author="Arthur Parmentier" w:date="2020-05-22T11:53:00Z">
        <w:r w:rsidRPr="007C437A">
          <w:t>ose</w:t>
        </w:r>
      </w:ins>
      <w:ins w:id="5930" w:author="Arthur Parmentier" w:date="2020-05-22T11:54:00Z">
        <w:r w:rsidRPr="007C437A">
          <w:t>N</w:t>
        </w:r>
      </w:ins>
      <w:ins w:id="5931" w:author="Arthur Parmentier" w:date="2020-05-22T11:53:00Z">
        <w:r w:rsidRPr="007C437A">
          <w:t>et, there are two features per joint (X and Y coordinates) so #inputs = #joints*2</w:t>
        </w:r>
      </w:ins>
    </w:p>
    <w:p w:rsidR="00D454BF" w:rsidRPr="007C437A" w:rsidRDefault="00D454BF">
      <w:pPr>
        <w:ind w:left="720"/>
        <w:rPr>
          <w:ins w:id="5932" w:author="Arthur Parmentier" w:date="2020-05-22T11:53:00Z"/>
        </w:rPr>
        <w:pPrChange w:id="5933" w:author="Arthur Parmentier" w:date="2020-05-22T11:53:00Z">
          <w:pPr/>
        </w:pPrChange>
      </w:pPr>
      <w:ins w:id="5934" w:author="Arthur Parmentier" w:date="2020-05-22T11:53:00Z">
        <w:r w:rsidRPr="007C437A">
          <w:t xml:space="preserve">5) Change the </w:t>
        </w:r>
      </w:ins>
      <w:ins w:id="5935" w:author="Arthur Parmentier" w:date="2020-05-22T12:18:00Z">
        <w:r w:rsidR="00E9747D" w:rsidRPr="007C437A">
          <w:t>Wekinator</w:t>
        </w:r>
      </w:ins>
      <w:ins w:id="5936" w:author="Arthur Parmentier" w:date="2020-05-22T11:53:00Z">
        <w:r w:rsidRPr="007C437A">
          <w:t xml:space="preserve"> output type to "All Dynamic Time Warping" with N</w:t>
        </w:r>
      </w:ins>
      <w:ins w:id="5937" w:author="Arthur Parmentier" w:date="2020-06-04T12:14:00Z">
        <w:r w:rsidR="006217E4" w:rsidRPr="007C437A">
          <w:t xml:space="preserve"> gestures types, N</w:t>
        </w:r>
      </w:ins>
      <w:ins w:id="5938" w:author="Arthur Parmentier" w:date="2020-05-22T11:56:00Z">
        <w:r w:rsidR="00FD00B9" w:rsidRPr="007C437A">
          <w:t xml:space="preserve"> </w:t>
        </w:r>
      </w:ins>
      <w:ins w:id="5939" w:author="Arthur Parmentier" w:date="2020-06-04T12:13:00Z">
        <w:r w:rsidR="006217E4" w:rsidRPr="007C437A">
          <w:t>equal o</w:t>
        </w:r>
      </w:ins>
      <w:ins w:id="5940" w:author="Arthur Parmentier" w:date="2020-06-04T12:14:00Z">
        <w:r w:rsidR="006217E4" w:rsidRPr="007C437A">
          <w:t xml:space="preserve">r </w:t>
        </w:r>
      </w:ins>
      <w:ins w:id="5941" w:author="Arthur Parmentier" w:date="2020-06-04T12:13:00Z">
        <w:r w:rsidR="006217E4" w:rsidRPr="007C437A">
          <w:t>greater than</w:t>
        </w:r>
      </w:ins>
      <w:ins w:id="5942" w:author="Arthur Parmentier" w:date="2020-05-22T11:56:00Z">
        <w:r w:rsidR="00FD00B9" w:rsidRPr="007C437A">
          <w:t xml:space="preserve"> </w:t>
        </w:r>
      </w:ins>
      <w:ins w:id="5943" w:author="Arthur Parmentier" w:date="2020-05-22T11:53:00Z">
        <w:r w:rsidRPr="007C437A">
          <w:t xml:space="preserve">the size of your dictionary of signs. It probably does not matter if you </w:t>
        </w:r>
      </w:ins>
      <w:ins w:id="5944" w:author="Arthur Parmentier" w:date="2020-05-22T11:56:00Z">
        <w:r w:rsidR="00FD00B9" w:rsidRPr="007C437A">
          <w:t>specify</w:t>
        </w:r>
      </w:ins>
      <w:ins w:id="5945" w:author="Arthur Parmentier" w:date="2020-05-22T11:53:00Z">
        <w:r w:rsidRPr="007C437A">
          <w:t xml:space="preserve"> a greater amount of types, so you can also use any sufficiently large N if you do not know how many signs it should recognize</w:t>
        </w:r>
      </w:ins>
      <w:ins w:id="5946" w:author="Arthur Parmentier" w:date="2020-05-22T11:56:00Z">
        <w:r w:rsidR="00936A60" w:rsidRPr="007C437A">
          <w:t xml:space="preserve">; </w:t>
        </w:r>
      </w:ins>
      <w:ins w:id="5947" w:author="Arthur Parmentier" w:date="2020-05-22T11:57:00Z">
        <w:r w:rsidR="00936A60" w:rsidRPr="007C437A">
          <w:t xml:space="preserve">ultimately, </w:t>
        </w:r>
      </w:ins>
      <w:ins w:id="5948" w:author="Arthur Parmentier" w:date="2020-05-22T12:18:00Z">
        <w:r w:rsidR="00E9747D" w:rsidRPr="007C437A">
          <w:t>Wekinator</w:t>
        </w:r>
      </w:ins>
      <w:ins w:id="5949" w:author="Arthur Parmentier" w:date="2020-05-22T11:57:00Z">
        <w:r w:rsidR="00936A60" w:rsidRPr="007C437A">
          <w:t xml:space="preserve"> will simply never match the signs to those classes.</w:t>
        </w:r>
      </w:ins>
    </w:p>
    <w:p w:rsidR="00D454BF" w:rsidRPr="007C437A" w:rsidRDefault="00D454BF">
      <w:pPr>
        <w:ind w:left="720"/>
        <w:rPr>
          <w:ins w:id="5950" w:author="Arthur Parmentier" w:date="2020-05-22T11:53:00Z"/>
        </w:rPr>
        <w:pPrChange w:id="5951" w:author="Arthur Parmentier" w:date="2020-05-22T11:53:00Z">
          <w:pPr/>
        </w:pPrChange>
      </w:pPr>
      <w:ins w:id="5952" w:author="Arthur Parmentier" w:date="2020-05-22T11:53:00Z">
        <w:r w:rsidRPr="007C437A">
          <w:t xml:space="preserve">6) Set the ouput port to </w:t>
        </w:r>
      </w:ins>
      <w:ins w:id="5953" w:author="Arthur Parmentier" w:date="2020-06-04T12:14:00Z">
        <w:r w:rsidR="00AA2510" w:rsidRPr="007C437A">
          <w:t>match Max/MSP settings</w:t>
        </w:r>
      </w:ins>
      <w:ins w:id="5954" w:author="Arthur Parmentier" w:date="2020-05-22T11:53:00Z">
        <w:r w:rsidRPr="007C437A">
          <w:t xml:space="preserve"> and click next.</w:t>
        </w:r>
      </w:ins>
    </w:p>
    <w:p w:rsidR="00D454BF" w:rsidRPr="007C437A" w:rsidRDefault="00D454BF">
      <w:pPr>
        <w:ind w:left="720"/>
        <w:rPr>
          <w:ins w:id="5955" w:author="Arthur Parmentier" w:date="2020-05-22T11:53:00Z"/>
        </w:rPr>
        <w:pPrChange w:id="5956" w:author="Arthur Parmentier" w:date="2020-05-22T11:53:00Z">
          <w:pPr/>
        </w:pPrChange>
      </w:pPr>
      <w:ins w:id="5957" w:author="Arthur Parmentier" w:date="2020-05-22T11:53:00Z">
        <w:r w:rsidRPr="007C437A">
          <w:lastRenderedPageBreak/>
          <w:t xml:space="preserve">7) If any input is running, make sure that the </w:t>
        </w:r>
      </w:ins>
      <w:ins w:id="5958" w:author="Arthur Parmentier" w:date="2020-05-22T11:54:00Z">
        <w:r w:rsidR="008E3834" w:rsidRPr="007C437A">
          <w:t>“</w:t>
        </w:r>
      </w:ins>
      <w:ins w:id="5959" w:author="Arthur Parmentier" w:date="2020-05-22T11:53:00Z">
        <w:r w:rsidRPr="007C437A">
          <w:t>OSC In</w:t>
        </w:r>
      </w:ins>
      <w:ins w:id="5960" w:author="Arthur Parmentier" w:date="2020-05-22T11:54:00Z">
        <w:r w:rsidR="008E3834" w:rsidRPr="007C437A">
          <w:t>”</w:t>
        </w:r>
      </w:ins>
      <w:ins w:id="5961" w:author="Arthur Parmentier" w:date="2020-05-22T11:53:00Z">
        <w:r w:rsidRPr="007C437A">
          <w:t xml:space="preserve"> indicator of </w:t>
        </w:r>
      </w:ins>
      <w:ins w:id="5962" w:author="Arthur Parmentier" w:date="2020-05-22T12:18:00Z">
        <w:r w:rsidR="00E9747D" w:rsidRPr="007C437A">
          <w:t>Wekinator</w:t>
        </w:r>
      </w:ins>
      <w:ins w:id="5963" w:author="Arthur Parmentier" w:date="2020-05-22T11:53:00Z">
        <w:r w:rsidRPr="007C437A">
          <w:t xml:space="preserve"> is green. If it is yellow</w:t>
        </w:r>
      </w:ins>
      <w:ins w:id="5964" w:author="Arthur Parmentier" w:date="2020-05-22T11:54:00Z">
        <w:r w:rsidR="008E3834" w:rsidRPr="007C437A">
          <w:t xml:space="preserve"> instead</w:t>
        </w:r>
      </w:ins>
      <w:ins w:id="5965" w:author="Arthur Parmentier" w:date="2020-05-22T11:53:00Z">
        <w:r w:rsidRPr="007C437A">
          <w:t xml:space="preserve">, </w:t>
        </w:r>
      </w:ins>
      <w:ins w:id="5966" w:author="Arthur Parmentier" w:date="2020-06-04T12:14:00Z">
        <w:r w:rsidR="00D02205" w:rsidRPr="007C437A">
          <w:t>make sure you have some inpu</w:t>
        </w:r>
      </w:ins>
      <w:ins w:id="5967" w:author="Arthur Parmentier" w:date="2020-06-04T12:15:00Z">
        <w:r w:rsidR="00D02205" w:rsidRPr="007C437A">
          <w:t xml:space="preserve">t running and try </w:t>
        </w:r>
      </w:ins>
      <w:ins w:id="5968" w:author="Arthur Parmentier" w:date="2020-05-22T11:53:00Z">
        <w:r w:rsidRPr="007C437A">
          <w:t xml:space="preserve">to open the view/OSC input status window and restart listening to the OSC. If it is red, check that the size of your input in Max matches the #input parameter of </w:t>
        </w:r>
      </w:ins>
      <w:ins w:id="5969" w:author="Arthur Parmentier" w:date="2020-05-22T12:18:00Z">
        <w:r w:rsidR="00E9747D" w:rsidRPr="007C437A">
          <w:t>Wekinator</w:t>
        </w:r>
      </w:ins>
      <w:ins w:id="5970" w:author="Arthur Parmentier" w:date="2020-05-22T11:53:00Z">
        <w:r w:rsidRPr="007C437A">
          <w:t>.</w:t>
        </w:r>
      </w:ins>
    </w:p>
    <w:p w:rsidR="00D454BF" w:rsidRPr="007C437A" w:rsidRDefault="00D454BF">
      <w:pPr>
        <w:ind w:left="720"/>
        <w:rPr>
          <w:ins w:id="5971" w:author="Arthur Parmentier" w:date="2020-05-22T11:53:00Z"/>
        </w:rPr>
        <w:pPrChange w:id="5972" w:author="Arthur Parmentier" w:date="2020-05-22T11:53:00Z">
          <w:pPr/>
        </w:pPrChange>
      </w:pPr>
      <w:ins w:id="5973" w:author="Arthur Parmentier" w:date="2020-05-22T11:53:00Z">
        <w:r w:rsidRPr="007C437A">
          <w:t xml:space="preserve">8) You can now push the </w:t>
        </w:r>
      </w:ins>
      <w:ins w:id="5974" w:author="Arthur Parmentier" w:date="2020-06-04T12:15:00Z">
        <w:r w:rsidR="00B35E64" w:rsidRPr="007C437A">
          <w:t>train</w:t>
        </w:r>
      </w:ins>
      <w:ins w:id="5975" w:author="Arthur Parmentier" w:date="2020-05-22T11:53:00Z">
        <w:r w:rsidRPr="007C437A">
          <w:t xml:space="preserve"> button</w:t>
        </w:r>
      </w:ins>
      <w:ins w:id="5976" w:author="Arthur Parmentier" w:date="2020-06-04T12:15:00Z">
        <w:r w:rsidR="00B35E64" w:rsidRPr="007C437A">
          <w:t xml:space="preserve"> aside the Mubu object for the full body DTW model</w:t>
        </w:r>
      </w:ins>
      <w:ins w:id="5977" w:author="Arthur Parmentier" w:date="2020-05-22T11:53:00Z">
        <w:r w:rsidRPr="007C437A">
          <w:t xml:space="preserve">. The number of examples for each sign should </w:t>
        </w:r>
      </w:ins>
      <w:ins w:id="5978" w:author="Arthur Parmentier" w:date="2020-06-04T12:15:00Z">
        <w:r w:rsidR="009A73CA" w:rsidRPr="007C437A">
          <w:t>show up</w:t>
        </w:r>
      </w:ins>
      <w:ins w:id="5979" w:author="Arthur Parmentier" w:date="2020-05-22T11:53:00Z">
        <w:r w:rsidRPr="007C437A">
          <w:t xml:space="preserve"> in </w:t>
        </w:r>
      </w:ins>
      <w:ins w:id="5980" w:author="Arthur Parmentier" w:date="2020-05-22T12:18:00Z">
        <w:r w:rsidR="00E9747D" w:rsidRPr="007C437A">
          <w:t>Wekinator</w:t>
        </w:r>
      </w:ins>
      <w:ins w:id="5981" w:author="Arthur Parmentier" w:date="2020-05-22T11:53:00Z">
        <w:r w:rsidRPr="007C437A">
          <w:t>.</w:t>
        </w:r>
      </w:ins>
    </w:p>
    <w:p w:rsidR="00D454BF" w:rsidRPr="007C437A" w:rsidRDefault="00D454BF">
      <w:pPr>
        <w:ind w:left="720"/>
        <w:rPr>
          <w:ins w:id="5982" w:author="Arthur Parmentier" w:date="2020-05-22T11:37:00Z"/>
        </w:rPr>
        <w:pPrChange w:id="5983" w:author="Arthur Parmentier" w:date="2020-05-22T11:53:00Z">
          <w:pPr/>
        </w:pPrChange>
      </w:pPr>
      <w:ins w:id="5984" w:author="Arthur Parmentier" w:date="2020-05-22T11:53:00Z">
        <w:r w:rsidRPr="007C437A">
          <w:t xml:space="preserve">9) Once the training is done after a few seconds, you can press the "run" button in </w:t>
        </w:r>
      </w:ins>
      <w:ins w:id="5985" w:author="Arthur Parmentier" w:date="2020-05-22T12:18:00Z">
        <w:r w:rsidR="00E9747D" w:rsidRPr="007C437A">
          <w:t>Wekinator</w:t>
        </w:r>
      </w:ins>
      <w:ins w:id="5986" w:author="Arthur Parmentier" w:date="2020-05-22T11:53:00Z">
        <w:r w:rsidRPr="007C437A">
          <w:t xml:space="preserve"> to start classifying your live input.</w:t>
        </w:r>
      </w:ins>
    </w:p>
    <w:p w:rsidR="004116C1" w:rsidRPr="007C437A" w:rsidRDefault="00CD5F56" w:rsidP="006D0BF0">
      <w:pPr>
        <w:rPr>
          <w:ins w:id="5987" w:author="Arthur Parmentier" w:date="2020-06-04T12:28:00Z"/>
        </w:rPr>
      </w:pPr>
      <w:ins w:id="5988" w:author="Arthur Parmentier" w:date="2020-05-22T11:57:00Z">
        <w:r w:rsidRPr="007C437A">
          <w:t>These operations ma</w:t>
        </w:r>
      </w:ins>
      <w:ins w:id="5989" w:author="Arthur Parmentier" w:date="2020-05-22T12:20:00Z">
        <w:r w:rsidR="00E9747D" w:rsidRPr="007C437A">
          <w:t>y</w:t>
        </w:r>
      </w:ins>
      <w:ins w:id="5990" w:author="Arthur Parmentier" w:date="2020-05-22T11:57:00Z">
        <w:r w:rsidRPr="007C437A">
          <w:t xml:space="preserve"> take 3 minutes at the fi</w:t>
        </w:r>
      </w:ins>
      <w:ins w:id="5991" w:author="Arthur Parmentier" w:date="2020-05-22T11:58:00Z">
        <w:r w:rsidRPr="007C437A">
          <w:t>rst time use and less than 1 minute once the user would get acquainted to the process. Automatizing these steps</w:t>
        </w:r>
      </w:ins>
      <w:ins w:id="5992" w:author="Arthur Parmentier" w:date="2020-05-22T11:59:00Z">
        <w:r w:rsidRPr="007C437A">
          <w:t xml:space="preserve"> would be very difficult from Max directly, as </w:t>
        </w:r>
      </w:ins>
      <w:ins w:id="5993" w:author="Arthur Parmentier" w:date="2020-05-22T12:18:00Z">
        <w:r w:rsidR="00E9747D" w:rsidRPr="007C437A">
          <w:t>Wekinator</w:t>
        </w:r>
      </w:ins>
      <w:ins w:id="5994" w:author="Arthur Parmentier" w:date="2020-05-22T11:59:00Z">
        <w:r w:rsidRPr="007C437A">
          <w:t xml:space="preserve"> builds its own file structures </w:t>
        </w:r>
      </w:ins>
      <w:ins w:id="5995" w:author="Arthur Parmentier" w:date="2020-05-22T12:00:00Z">
        <w:r w:rsidRPr="007C437A">
          <w:t xml:space="preserve">and </w:t>
        </w:r>
      </w:ins>
      <w:ins w:id="5996" w:author="Arthur Parmentier" w:date="2020-06-04T12:16:00Z">
        <w:r w:rsidR="00AF7CAA" w:rsidRPr="007C437A">
          <w:t>I could not find a way</w:t>
        </w:r>
      </w:ins>
      <w:ins w:id="5997" w:author="Arthur Parmentier" w:date="2020-05-22T12:01:00Z">
        <w:r w:rsidRPr="007C437A">
          <w:t xml:space="preserve"> to load a project in </w:t>
        </w:r>
      </w:ins>
      <w:ins w:id="5998" w:author="Arthur Parmentier" w:date="2020-05-22T12:18:00Z">
        <w:r w:rsidR="00E9747D" w:rsidRPr="007C437A">
          <w:t>Wekinator</w:t>
        </w:r>
      </w:ins>
      <w:ins w:id="5999" w:author="Arthur Parmentier" w:date="2020-05-22T12:01:00Z">
        <w:r w:rsidRPr="007C437A">
          <w:t xml:space="preserve"> from</w:t>
        </w:r>
      </w:ins>
      <w:ins w:id="6000" w:author="Arthur Parmentier" w:date="2020-05-22T11:58:00Z">
        <w:r w:rsidRPr="007C437A">
          <w:t xml:space="preserve"> </w:t>
        </w:r>
      </w:ins>
      <w:ins w:id="6001" w:author="Arthur Parmentier" w:date="2020-05-22T12:02:00Z">
        <w:r w:rsidRPr="007C437A">
          <w:t>a command line</w:t>
        </w:r>
      </w:ins>
      <w:ins w:id="6002" w:author="Arthur Parmentier" w:date="2020-05-22T12:18:00Z">
        <w:r w:rsidR="00E9747D" w:rsidRPr="007C437A">
          <w:t xml:space="preserve"> directly.</w:t>
        </w:r>
      </w:ins>
      <w:ins w:id="6003" w:author="Arthur Parmentier" w:date="2020-06-04T12:16:00Z">
        <w:r w:rsidR="00805C6B" w:rsidRPr="007C437A">
          <w:t xml:space="preserve"> In the future, it is possible that the InteractML or Ra</w:t>
        </w:r>
      </w:ins>
      <w:ins w:id="6004" w:author="Arthur Parmentier" w:date="2020-06-04T12:17:00Z">
        <w:r w:rsidR="00805C6B" w:rsidRPr="007C437A">
          <w:t>pidMax project will make th</w:t>
        </w:r>
      </w:ins>
      <w:ins w:id="6005" w:author="Arthur Parmentier" w:date="2020-06-04T12:28:00Z">
        <w:r w:rsidR="008F7240" w:rsidRPr="007C437A">
          <w:t>e process</w:t>
        </w:r>
      </w:ins>
      <w:ins w:id="6006" w:author="Arthur Parmentier" w:date="2020-06-04T12:17:00Z">
        <w:r w:rsidR="00805C6B" w:rsidRPr="007C437A">
          <w:t xml:space="preserve"> fully automated.</w:t>
        </w:r>
      </w:ins>
    </w:p>
    <w:p w:rsidR="00620051" w:rsidRPr="007C437A" w:rsidRDefault="00620051" w:rsidP="006D0BF0">
      <w:pPr>
        <w:rPr>
          <w:ins w:id="6007" w:author="Arthur Parmentier" w:date="2020-06-04T12:45:00Z"/>
        </w:rPr>
      </w:pPr>
      <w:ins w:id="6008" w:author="Arthur Parmentier" w:date="2020-06-04T12:28:00Z">
        <w:r w:rsidRPr="007C437A">
          <w:t xml:space="preserve">Once the model is running, Max receives in real time the set of DTW distances </w:t>
        </w:r>
      </w:ins>
      <w:ins w:id="6009" w:author="Arthur Parmentier" w:date="2020-06-04T12:29:00Z">
        <w:r w:rsidRPr="007C437A">
          <w:t>from the real time sequence to</w:t>
        </w:r>
      </w:ins>
      <w:ins w:id="6010" w:author="Arthur Parmentier" w:date="2020-06-04T12:28:00Z">
        <w:r w:rsidRPr="007C437A">
          <w:t xml:space="preserve"> each</w:t>
        </w:r>
      </w:ins>
      <w:ins w:id="6011" w:author="Arthur Parmentier" w:date="2020-06-04T12:29:00Z">
        <w:r w:rsidRPr="007C437A">
          <w:t xml:space="preserve"> recorded</w:t>
        </w:r>
      </w:ins>
      <w:ins w:id="6012" w:author="Arthur Parmentier" w:date="2020-06-04T12:28:00Z">
        <w:r w:rsidRPr="007C437A">
          <w:t xml:space="preserve"> </w:t>
        </w:r>
      </w:ins>
      <w:ins w:id="6013" w:author="Arthur Parmentier" w:date="2020-06-04T12:29:00Z">
        <w:r w:rsidRPr="007C437A">
          <w:t xml:space="preserve">sign sequence. By finding the minimal value in that set and </w:t>
        </w:r>
      </w:ins>
      <w:ins w:id="6014" w:author="Arthur Parmentier" w:date="2020-06-04T12:30:00Z">
        <w:r w:rsidRPr="007C437A">
          <w:t xml:space="preserve">comparing this value to a confidence threshold, we </w:t>
        </w:r>
      </w:ins>
      <w:ins w:id="6015" w:author="Arthur Parmentier" w:date="2020-06-04T12:31:00Z">
        <w:r w:rsidRPr="007C437A">
          <w:t>can find when a sign is being performed in real time.</w:t>
        </w:r>
      </w:ins>
    </w:p>
    <w:p w:rsidR="00DD39AE" w:rsidRPr="007C437A" w:rsidRDefault="00DD39AE">
      <w:pPr>
        <w:keepNext/>
        <w:rPr>
          <w:ins w:id="6016" w:author="Arthur Parmentier" w:date="2020-06-04T12:46:00Z"/>
        </w:rPr>
        <w:pPrChange w:id="6017" w:author="Arthur Parmentier" w:date="2020-06-04T12:46:00Z">
          <w:pPr/>
        </w:pPrChange>
      </w:pPr>
      <w:ins w:id="6018" w:author="Arthur Parmentier" w:date="2020-06-04T12:45:00Z">
        <w:r w:rsidRPr="007C437A">
          <w:rPr>
            <w:noProof/>
            <w:rPrChange w:id="6019"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020" w:author="Arthur Parmentier" w:date="2020-06-04T12:31:00Z"/>
          <w:rPrChange w:id="6021" w:author="Arthur Parmentier" w:date="2020-06-07T15:27:00Z">
            <w:rPr>
              <w:ins w:id="6022" w:author="Arthur Parmentier" w:date="2020-06-04T12:31:00Z"/>
            </w:rPr>
          </w:rPrChange>
        </w:rPr>
        <w:pPrChange w:id="6023" w:author="Arthur Parmentier" w:date="2020-06-04T12:46:00Z">
          <w:pPr/>
        </w:pPrChange>
      </w:pPr>
      <w:ins w:id="6024" w:author="Arthur Parmentier" w:date="2020-06-04T12:46:00Z">
        <w:r w:rsidRPr="007C437A">
          <w:rPr>
            <w:rPrChange w:id="6025" w:author="Arthur Parmentier" w:date="2020-06-07T15:27:00Z">
              <w:rPr/>
            </w:rPrChange>
          </w:rPr>
          <w:t xml:space="preserve">Figure </w:t>
        </w:r>
        <w:r w:rsidRPr="007C437A">
          <w:rPr>
            <w:rPrChange w:id="6026" w:author="Arthur Parmentier" w:date="2020-06-07T15:27:00Z">
              <w:rPr/>
            </w:rPrChange>
          </w:rPr>
          <w:fldChar w:fldCharType="begin"/>
        </w:r>
        <w:r w:rsidRPr="007C437A">
          <w:rPr>
            <w:rPrChange w:id="6027" w:author="Arthur Parmentier" w:date="2020-06-07T15:27:00Z">
              <w:rPr/>
            </w:rPrChange>
          </w:rPr>
          <w:instrText xml:space="preserve"> SEQ Figure \* ARABIC </w:instrText>
        </w:r>
      </w:ins>
      <w:r w:rsidRPr="007C437A">
        <w:rPr>
          <w:rPrChange w:id="6028" w:author="Arthur Parmentier" w:date="2020-06-07T15:27:00Z">
            <w:rPr/>
          </w:rPrChange>
        </w:rPr>
        <w:fldChar w:fldCharType="separate"/>
      </w:r>
      <w:ins w:id="6029" w:author="Arthur Parmentier" w:date="2020-06-05T21:05:00Z">
        <w:r w:rsidR="001C2AA6" w:rsidRPr="007C437A">
          <w:rPr>
            <w:rPrChange w:id="6030" w:author="Arthur Parmentier" w:date="2020-06-07T15:27:00Z">
              <w:rPr>
                <w:noProof/>
              </w:rPr>
            </w:rPrChange>
          </w:rPr>
          <w:t>9</w:t>
        </w:r>
      </w:ins>
      <w:ins w:id="6031" w:author="Arthur Parmentier" w:date="2020-06-04T12:46:00Z">
        <w:r w:rsidRPr="007C437A">
          <w:rPr>
            <w:rPrChange w:id="6032" w:author="Arthur Parmentier" w:date="2020-06-07T15:27:00Z">
              <w:rPr/>
            </w:rPrChange>
          </w:rPr>
          <w:fldChar w:fldCharType="end"/>
        </w:r>
        <w:r w:rsidRPr="007C437A">
          <w:rPr>
            <w:rPrChange w:id="6033"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034" w:author="Arthur Parmentier" w:date="2020-05-22T11:37:00Z"/>
        </w:rPr>
      </w:pPr>
      <w:ins w:id="6035" w:author="Arthur Parmentier" w:date="2020-06-04T12:34:00Z">
        <w:r w:rsidRPr="007C437A">
          <w:t>We will address performance</w:t>
        </w:r>
      </w:ins>
      <w:ins w:id="6036" w:author="Arthur Parmentier" w:date="2020-06-04T12:35:00Z">
        <w:r w:rsidRPr="007C437A">
          <w:t xml:space="preserve"> and accuracy aspects in a further section.</w:t>
        </w:r>
      </w:ins>
    </w:p>
    <w:p w:rsidR="004116C1" w:rsidRPr="007C437A" w:rsidRDefault="00620051" w:rsidP="00620051">
      <w:pPr>
        <w:pStyle w:val="Titre4"/>
        <w:rPr>
          <w:ins w:id="6037" w:author="Arthur Parmentier" w:date="2020-06-04T12:35:00Z"/>
        </w:rPr>
      </w:pPr>
      <w:ins w:id="6038" w:author="Arthur Parmentier" w:date="2020-06-04T12:35:00Z">
        <w:r w:rsidRPr="007C437A">
          <w:lastRenderedPageBreak/>
          <w:t xml:space="preserve">Hands Adaboost </w:t>
        </w:r>
      </w:ins>
      <w:ins w:id="6039" w:author="Arthur Parmentier" w:date="2020-06-04T12:42:00Z">
        <w:r w:rsidR="00BD61A6" w:rsidRPr="007C437A">
          <w:t xml:space="preserve">for </w:t>
        </w:r>
      </w:ins>
      <w:ins w:id="6040" w:author="Arthur Parmentier" w:date="2020-06-04T12:35:00Z">
        <w:r w:rsidRPr="007C437A">
          <w:t>decision tree</w:t>
        </w:r>
      </w:ins>
    </w:p>
    <w:p w:rsidR="00620051" w:rsidRPr="007C437A" w:rsidRDefault="00620051" w:rsidP="00620051">
      <w:pPr>
        <w:rPr>
          <w:ins w:id="6041" w:author="Arthur Parmentier" w:date="2020-06-04T12:39:00Z"/>
        </w:rPr>
      </w:pPr>
      <w:ins w:id="6042" w:author="Arthur Parmentier" w:date="2020-06-04T12:35:00Z">
        <w:r w:rsidRPr="007C437A">
          <w:t>To recognize hand poses that are used in s</w:t>
        </w:r>
      </w:ins>
      <w:ins w:id="6043" w:author="Arthur Parmentier" w:date="2020-06-04T12:36:00Z">
        <w:r w:rsidRPr="007C437A">
          <w:t xml:space="preserve">igns like “tempo” or “volume”, I chose to work with </w:t>
        </w:r>
      </w:ins>
      <w:ins w:id="6044" w:author="Arthur Parmentier" w:date="2020-06-04T12:37:00Z">
        <w:r w:rsidRPr="007C437A">
          <w:t xml:space="preserve">an Adaboost </w:t>
        </w:r>
      </w:ins>
      <w:ins w:id="6045" w:author="Arthur Parmentier" w:date="2020-06-04T12:42:00Z">
        <w:r w:rsidR="00BD61A6" w:rsidRPr="007C437A">
          <w:t xml:space="preserve">for </w:t>
        </w:r>
      </w:ins>
      <w:ins w:id="6046" w:author="Arthur Parmentier" w:date="2020-06-04T12:37:00Z">
        <w:r w:rsidRPr="007C437A">
          <w:t xml:space="preserve">decision tree classifier model in Wekinator. The configuration process in Wekinator is </w:t>
        </w:r>
      </w:ins>
      <w:ins w:id="6047" w:author="Arthur Parmentier" w:date="2020-06-04T12:38:00Z">
        <w:r w:rsidRPr="007C437A">
          <w:t xml:space="preserve">only </w:t>
        </w:r>
      </w:ins>
      <w:ins w:id="6048" w:author="Arthur Parmentier" w:date="2020-06-04T12:37:00Z">
        <w:r w:rsidRPr="007C437A">
          <w:t>slight</w:t>
        </w:r>
      </w:ins>
      <w:ins w:id="6049" w:author="Arthur Parmentier" w:date="2020-06-04T12:38:00Z">
        <w:r w:rsidRPr="007C437A">
          <w:t xml:space="preserve">ly different </w:t>
        </w:r>
      </w:ins>
      <w:ins w:id="6050" w:author="Arthur Parmentier" w:date="2020-06-04T12:39:00Z">
        <w:r w:rsidR="00103255" w:rsidRPr="007C437A">
          <w:t xml:space="preserve">and is fully detailed in my </w:t>
        </w:r>
        <w:r w:rsidR="00103255" w:rsidRPr="007C437A">
          <w:rPr>
            <w:rPrChange w:id="6051" w:author="Arthur Parmentier" w:date="2020-06-07T15:27:00Z">
              <w:rPr/>
            </w:rPrChange>
          </w:rPr>
          <w:fldChar w:fldCharType="begin"/>
        </w:r>
        <w:r w:rsidR="00103255" w:rsidRPr="007C437A">
          <w:instrText xml:space="preserve"> HYPERLINK "https://www.youtube.com/watch?v=rKD5BMaHmI8" </w:instrText>
        </w:r>
        <w:r w:rsidR="00103255" w:rsidRPr="007C437A">
          <w:rPr>
            <w:rPrChange w:id="6052" w:author="Arthur Parmentier" w:date="2020-06-07T15:27:00Z">
              <w:rPr/>
            </w:rPrChange>
          </w:rPr>
          <w:fldChar w:fldCharType="separate"/>
        </w:r>
        <w:r w:rsidR="00103255" w:rsidRPr="007C437A">
          <w:rPr>
            <w:rStyle w:val="Lienhypertexte"/>
          </w:rPr>
          <w:t>fourth demo video</w:t>
        </w:r>
        <w:r w:rsidR="00103255" w:rsidRPr="007C437A">
          <w:rPr>
            <w:rPrChange w:id="6053" w:author="Arthur Parmentier" w:date="2020-06-07T15:27:00Z">
              <w:rPr/>
            </w:rPrChange>
          </w:rPr>
          <w:fldChar w:fldCharType="end"/>
        </w:r>
        <w:r w:rsidR="00103255" w:rsidRPr="007C437A">
          <w:t>.</w:t>
        </w:r>
      </w:ins>
    </w:p>
    <w:p w:rsidR="00054963" w:rsidRPr="007C437A" w:rsidRDefault="00054963">
      <w:pPr>
        <w:rPr>
          <w:ins w:id="6054" w:author="Arthur Parmentier" w:date="2020-05-22T09:13:00Z"/>
          <w:rPrChange w:id="6055" w:author="Arthur Parmentier" w:date="2020-06-07T15:27:00Z">
            <w:rPr>
              <w:ins w:id="6056" w:author="Arthur Parmentier" w:date="2020-05-22T09:13:00Z"/>
            </w:rPr>
          </w:rPrChange>
        </w:rPr>
        <w:pPrChange w:id="6057" w:author="Arthur Parmentier" w:date="2020-06-04T12:35:00Z">
          <w:pPr>
            <w:pStyle w:val="Titre3"/>
          </w:pPr>
        </w:pPrChange>
      </w:pPr>
      <w:ins w:id="6058" w:author="Arthur Parmentier" w:date="2020-06-04T12:40:00Z">
        <w:r w:rsidRPr="007C437A">
          <w:rPr>
            <w:rPrChange w:id="6059" w:author="Arthur Parmentier" w:date="2020-06-07T15:27:00Z">
              <w:rPr/>
            </w:rPrChange>
          </w:rPr>
          <w:t>At the output of the model, Max receives the index of the most likely sign</w:t>
        </w:r>
      </w:ins>
      <w:ins w:id="6060" w:author="Arthur Parmentier" w:date="2020-06-04T12:41:00Z">
        <w:r w:rsidRPr="007C437A">
          <w:rPr>
            <w:rPrChange w:id="6061" w:author="Arthur Parmentier" w:date="2020-06-07T15:27:00Z">
              <w:rPr/>
            </w:rPrChange>
          </w:rPr>
          <w:t xml:space="preserve"> and can eventually threshold on the confidence of the classification to avoid </w:t>
        </w:r>
      </w:ins>
      <w:ins w:id="6062" w:author="Arthur Parmentier" w:date="2020-06-04T12:42:00Z">
        <w:r w:rsidR="00D26A17" w:rsidRPr="007C437A">
          <w:rPr>
            <w:rPrChange w:id="6063" w:author="Arthur Parmentier" w:date="2020-06-07T15:27:00Z">
              <w:rPr/>
            </w:rPrChange>
          </w:rPr>
          <w:t>false positives</w:t>
        </w:r>
      </w:ins>
      <w:ins w:id="6064" w:author="Arthur Parmentier" w:date="2020-06-04T12:41:00Z">
        <w:r w:rsidRPr="007C437A">
          <w:rPr>
            <w:rPrChange w:id="6065" w:author="Arthur Parmentier" w:date="2020-06-07T15:27:00Z">
              <w:rPr/>
            </w:rPrChange>
          </w:rPr>
          <w:t>.</w:t>
        </w:r>
      </w:ins>
    </w:p>
    <w:p w:rsidR="006D0BF0" w:rsidRPr="007C437A" w:rsidDel="004D7C82" w:rsidRDefault="006D0BF0">
      <w:pPr>
        <w:rPr>
          <w:del w:id="6066" w:author="Arthur Parmentier" w:date="2020-06-04T12:17:00Z"/>
          <w:rPrChange w:id="6067" w:author="Arthur Parmentier" w:date="2020-06-07T15:27:00Z">
            <w:rPr>
              <w:del w:id="6068" w:author="Arthur Parmentier" w:date="2020-06-04T12:17:00Z"/>
            </w:rPr>
          </w:rPrChange>
        </w:rPr>
        <w:pPrChange w:id="6069" w:author="Arthur Parmentier" w:date="2020-05-22T09:13:00Z">
          <w:pPr>
            <w:pStyle w:val="Titre2"/>
          </w:pPr>
        </w:pPrChange>
      </w:pPr>
      <w:bookmarkStart w:id="6070" w:name="_Toc42259027"/>
      <w:bookmarkStart w:id="6071" w:name="_Toc42259104"/>
      <w:bookmarkStart w:id="6072" w:name="_Toc42449783"/>
      <w:bookmarkStart w:id="6073" w:name="_Toc42449865"/>
      <w:bookmarkStart w:id="6074" w:name="_Toc42550051"/>
      <w:bookmarkStart w:id="6075" w:name="_Toc42550144"/>
      <w:bookmarkEnd w:id="6070"/>
      <w:bookmarkEnd w:id="6071"/>
      <w:bookmarkEnd w:id="6072"/>
      <w:bookmarkEnd w:id="6073"/>
      <w:bookmarkEnd w:id="6074"/>
      <w:bookmarkEnd w:id="6075"/>
    </w:p>
    <w:p w:rsidR="00F25194" w:rsidRPr="007C437A" w:rsidRDefault="00F25194">
      <w:pPr>
        <w:pStyle w:val="Titre3"/>
        <w:rPr>
          <w:ins w:id="6076" w:author="Arthur Parmentier" w:date="2020-06-04T14:56:00Z"/>
        </w:rPr>
      </w:pPr>
      <w:bookmarkStart w:id="6077" w:name="_Toc42550145"/>
      <w:r w:rsidRPr="007C437A">
        <w:t>Part 4: Grammar parsing</w:t>
      </w:r>
      <w:bookmarkEnd w:id="6077"/>
    </w:p>
    <w:p w:rsidR="00947BFF" w:rsidRPr="007C437A" w:rsidRDefault="00947BFF">
      <w:pPr>
        <w:pStyle w:val="Titre4"/>
        <w:rPr>
          <w:ins w:id="6078" w:author="Arthur Parmentier" w:date="2020-06-04T13:57:00Z"/>
          <w:rPrChange w:id="6079" w:author="Arthur Parmentier" w:date="2020-06-07T15:27:00Z">
            <w:rPr>
              <w:ins w:id="6080" w:author="Arthur Parmentier" w:date="2020-06-04T13:57:00Z"/>
            </w:rPr>
          </w:rPrChange>
        </w:rPr>
        <w:pPrChange w:id="6081" w:author="Arthur Parmentier" w:date="2020-06-04T14:56:00Z">
          <w:pPr>
            <w:pStyle w:val="Titre3"/>
          </w:pPr>
        </w:pPrChange>
      </w:pPr>
      <w:ins w:id="6082" w:author="Arthur Parmentier" w:date="2020-06-04T14:56:00Z">
        <w:r w:rsidRPr="007C437A">
          <w:rPr>
            <w:rPrChange w:id="6083" w:author="Arthur Parmentier" w:date="2020-06-07T15:27:00Z">
              <w:rPr/>
            </w:rPrChange>
          </w:rPr>
          <w:t xml:space="preserve">A finite state machine (FSM) </w:t>
        </w:r>
      </w:ins>
      <w:ins w:id="6084" w:author="Arthur Parmentier" w:date="2020-06-08T01:39:00Z">
        <w:r w:rsidR="00DE0C52">
          <w:t>automaton</w:t>
        </w:r>
      </w:ins>
    </w:p>
    <w:p w:rsidR="00043B6E" w:rsidRPr="007C437A" w:rsidRDefault="00043B6E" w:rsidP="00043B6E">
      <w:pPr>
        <w:rPr>
          <w:ins w:id="6085" w:author="Arthur Parmentier" w:date="2020-06-04T13:59:00Z"/>
        </w:rPr>
      </w:pPr>
      <w:ins w:id="6086" w:author="Arthur Parmentier" w:date="2020-06-04T13:57:00Z">
        <w:r w:rsidRPr="007C437A">
          <w:t xml:space="preserve">From the models introduced in the previous section, </w:t>
        </w:r>
      </w:ins>
      <w:ins w:id="6087" w:author="Arthur Parmentier" w:date="2020-06-04T13:58:00Z">
        <w:r w:rsidRPr="007C437A">
          <w:t xml:space="preserve">we </w:t>
        </w:r>
      </w:ins>
      <w:ins w:id="6088" w:author="Arthur Parmentier" w:date="2020-06-04T13:59:00Z">
        <w:r w:rsidRPr="007C437A">
          <w:t>can</w:t>
        </w:r>
      </w:ins>
      <w:ins w:id="6089"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090" w:author="Arthur Parmentier" w:date="2020-06-04T14:02:00Z"/>
        </w:rPr>
      </w:pPr>
      <w:ins w:id="6091" w:author="Arthur Parmentier" w:date="2020-06-04T14:00:00Z">
        <w:r w:rsidRPr="007C437A">
          <w:t xml:space="preserve">The next step is therefore to implement the grammar of SP </w:t>
        </w:r>
      </w:ins>
      <w:ins w:id="6092" w:author="Arthur Parmentier" w:date="2020-06-04T14:01:00Z">
        <w:r w:rsidRPr="007C437A">
          <w:t>with a parsing mechanism that would then allow us to create requests or commands to each device that acts a</w:t>
        </w:r>
      </w:ins>
      <w:ins w:id="6093" w:author="Arthur Parmentier" w:date="2020-06-04T14:02:00Z">
        <w:r w:rsidRPr="007C437A">
          <w:t>s an individual performer in the system.</w:t>
        </w:r>
      </w:ins>
    </w:p>
    <w:p w:rsidR="00043B6E" w:rsidRPr="007C437A" w:rsidRDefault="00043B6E" w:rsidP="00043B6E">
      <w:pPr>
        <w:rPr>
          <w:ins w:id="6094" w:author="Arthur Parmentier" w:date="2020-06-04T14:05:00Z"/>
        </w:rPr>
      </w:pPr>
      <w:ins w:id="6095" w:author="Arthur Parmentier" w:date="2020-06-04T14:02:00Z">
        <w:r w:rsidRPr="007C437A">
          <w:t>We have seen previously that</w:t>
        </w:r>
      </w:ins>
      <w:ins w:id="6096" w:author="Arthur Parmentier" w:date="2020-06-04T14:03:00Z">
        <w:r w:rsidRPr="007C437A">
          <w:t xml:space="preserve"> the default SP mode can be modeled as a regular lan</w:t>
        </w:r>
      </w:ins>
      <w:ins w:id="6097" w:author="Arthur Parmentier" w:date="2020-06-04T14:04:00Z">
        <w:r w:rsidRPr="007C437A">
          <w:t xml:space="preserve">guage. This allow us to build a deterministic finite state machine </w:t>
        </w:r>
      </w:ins>
      <w:ins w:id="6098" w:author="Arthur Parmentier" w:date="2020-06-04T14:06:00Z">
        <w:r w:rsidRPr="007C437A">
          <w:t xml:space="preserve">(FSM) </w:t>
        </w:r>
      </w:ins>
      <w:ins w:id="6099" w:author="Arthur Parmentier" w:date="2020-06-04T14:04:00Z">
        <w:r w:rsidRPr="007C437A">
          <w:t xml:space="preserve">that can create </w:t>
        </w:r>
      </w:ins>
      <w:ins w:id="6100" w:author="Arthur Parmentier" w:date="2020-06-04T14:05:00Z">
        <w:r w:rsidRPr="007C437A">
          <w:t>meaningful requests from the time sequence of signs.</w:t>
        </w:r>
      </w:ins>
    </w:p>
    <w:p w:rsidR="00541D7C" w:rsidRPr="007C437A" w:rsidRDefault="00043B6E">
      <w:pPr>
        <w:rPr>
          <w:ins w:id="6101" w:author="Arthur Parmentier" w:date="2020-06-04T14:46:00Z"/>
        </w:rPr>
        <w:pPrChange w:id="6102" w:author="Arthur Parmentier" w:date="2020-06-04T14:46:00Z">
          <w:pPr>
            <w:keepNext/>
          </w:pPr>
        </w:pPrChange>
      </w:pPr>
      <w:ins w:id="6103" w:author="Arthur Parmentier" w:date="2020-06-04T14:06:00Z">
        <w:r w:rsidRPr="007C437A">
          <w:t>There are several ways to implement a FSM inside Max</w:t>
        </w:r>
      </w:ins>
      <w:ins w:id="6104" w:author="Arthur Parmentier" w:date="2020-06-04T14:07:00Z">
        <w:r w:rsidRPr="007C437A">
          <w:t xml:space="preserve"> but the most convenient </w:t>
        </w:r>
        <w:r w:rsidR="003341C4" w:rsidRPr="007C437A">
          <w:t xml:space="preserve">way that I found was using a </w:t>
        </w:r>
      </w:ins>
      <w:ins w:id="6105" w:author="Arthur Parmentier" w:date="2020-06-04T14:08:00Z">
        <w:r w:rsidR="003341C4" w:rsidRPr="007C437A">
          <w:t>node.js package called “Javascript state machine”</w:t>
        </w:r>
        <w:r w:rsidR="003341C4" w:rsidRPr="007C437A">
          <w:rPr>
            <w:rStyle w:val="Appelnotedebasdep"/>
          </w:rPr>
          <w:footnoteReference w:id="69"/>
        </w:r>
      </w:ins>
      <w:ins w:id="6108" w:author="Arthur Parmentier" w:date="2020-06-04T14:09:00Z">
        <w:r w:rsidR="00443149" w:rsidRPr="007C437A">
          <w:t xml:space="preserve">. </w:t>
        </w:r>
      </w:ins>
      <w:ins w:id="6109" w:author="Arthur Parmentier" w:date="2020-06-04T14:10:00Z">
        <w:r w:rsidR="00443149" w:rsidRPr="007C437A">
          <w:t>By also using the Viz.js lib</w:t>
        </w:r>
      </w:ins>
      <w:ins w:id="6110" w:author="Arthur Parmentier" w:date="2020-06-04T14:11:00Z">
        <w:r w:rsidR="00443149" w:rsidRPr="007C437A">
          <w:t>rary</w:t>
        </w:r>
        <w:r w:rsidR="00443149" w:rsidRPr="007C437A">
          <w:rPr>
            <w:rStyle w:val="Appelnotedebasdep"/>
          </w:rPr>
          <w:footnoteReference w:id="70"/>
        </w:r>
        <w:r w:rsidR="00443149" w:rsidRPr="007C437A">
          <w:t xml:space="preserve">, I was able </w:t>
        </w:r>
      </w:ins>
      <w:ins w:id="6112" w:author="Arthur Parmentier" w:date="2020-06-04T14:12:00Z">
        <w:r w:rsidR="00443149" w:rsidRPr="007C437A">
          <w:t>to display the</w:t>
        </w:r>
      </w:ins>
      <w:ins w:id="6113" w:author="Arthur Parmentier" w:date="2020-06-04T14:13:00Z">
        <w:r w:rsidR="00443149" w:rsidRPr="007C437A">
          <w:t xml:space="preserve"> FSM inside a Jweb object in Max as a connected graph that represents all the states and transitions of the FSM. This is a very nice v</w:t>
        </w:r>
      </w:ins>
      <w:ins w:id="6114" w:author="Arthur Parmentier" w:date="2020-06-04T14:14:00Z">
        <w:r w:rsidR="00443149" w:rsidRPr="007C437A">
          <w:t>isualization for learning the grammar of SP and also for programmers to have a di</w:t>
        </w:r>
      </w:ins>
      <w:ins w:id="6115" w:author="Arthur Parmentier" w:date="2020-06-04T14:15:00Z">
        <w:r w:rsidR="00443149" w:rsidRPr="007C437A">
          <w:t>rect feedback on their grammatical implementation, for instance when adding new modes to the tool in the future</w:t>
        </w:r>
      </w:ins>
      <w:ins w:id="6116" w:author="Arthur Parmentier" w:date="2020-06-04T14:44:00Z">
        <w:r w:rsidR="00327836" w:rsidRPr="007C437A">
          <w:t xml:space="preserve"> (see </w:t>
        </w:r>
        <w:r w:rsidR="00327836" w:rsidRPr="007C437A">
          <w:rPr>
            <w:rPrChange w:id="6117" w:author="Arthur Parmentier" w:date="2020-06-07T15:27:00Z">
              <w:rPr/>
            </w:rPrChange>
          </w:rPr>
          <w:fldChar w:fldCharType="begin"/>
        </w:r>
        <w:r w:rsidR="00327836" w:rsidRPr="007C437A">
          <w:instrText xml:space="preserve"> REF _Ref42174288 \h </w:instrText>
        </w:r>
      </w:ins>
      <w:r w:rsidR="00327836" w:rsidRPr="007C437A">
        <w:rPr>
          <w:rPrChange w:id="6118" w:author="Arthur Parmentier" w:date="2020-06-07T15:27:00Z">
            <w:rPr/>
          </w:rPrChange>
        </w:rPr>
      </w:r>
      <w:r w:rsidR="00327836" w:rsidRPr="007C437A">
        <w:rPr>
          <w:rPrChange w:id="6119" w:author="Arthur Parmentier" w:date="2020-06-07T15:27:00Z">
            <w:rPr/>
          </w:rPrChange>
        </w:rPr>
        <w:fldChar w:fldCharType="separate"/>
      </w:r>
      <w:ins w:id="6120" w:author="Arthur Parmentier" w:date="2020-06-04T14:44:00Z">
        <w:r w:rsidR="00327836" w:rsidRPr="007C437A">
          <w:t xml:space="preserve">Figure </w:t>
        </w:r>
        <w:r w:rsidR="00327836" w:rsidRPr="007C437A">
          <w:rPr>
            <w:rPrChange w:id="6121" w:author="Arthur Parmentier" w:date="2020-06-07T15:27:00Z">
              <w:rPr>
                <w:noProof/>
              </w:rPr>
            </w:rPrChange>
          </w:rPr>
          <w:t>9</w:t>
        </w:r>
        <w:r w:rsidR="00327836" w:rsidRPr="007C437A">
          <w:rPr>
            <w:rPrChange w:id="6122" w:author="Arthur Parmentier" w:date="2020-06-07T15:27:00Z">
              <w:rPr/>
            </w:rPrChange>
          </w:rPr>
          <w:fldChar w:fldCharType="end"/>
        </w:r>
        <w:r w:rsidR="00327836" w:rsidRPr="007C437A">
          <w:t>).</w:t>
        </w:r>
      </w:ins>
    </w:p>
    <w:p w:rsidR="00833029" w:rsidRPr="007C437A" w:rsidRDefault="00833029">
      <w:pPr>
        <w:keepNext/>
        <w:rPr>
          <w:ins w:id="6123" w:author="Arthur Parmentier" w:date="2020-06-04T14:44:00Z"/>
        </w:rPr>
        <w:pPrChange w:id="6124" w:author="Arthur Parmentier" w:date="2020-06-04T14:44:00Z">
          <w:pPr/>
        </w:pPrChange>
      </w:pPr>
      <w:ins w:id="6125" w:author="Arthur Parmentier" w:date="2020-06-04T14:43:00Z">
        <w:r w:rsidRPr="007C437A">
          <w:rPr>
            <w:noProof/>
            <w:rPrChange w:id="6126"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127" w:author="Arthur Parmentier" w:date="2020-06-04T14:46:00Z"/>
        </w:rPr>
      </w:pPr>
      <w:bookmarkStart w:id="6128" w:name="_Ref42174288"/>
      <w:bookmarkStart w:id="6129" w:name="_Ref42174282"/>
      <w:ins w:id="6130" w:author="Arthur Parmentier" w:date="2020-06-04T14:44:00Z">
        <w:r w:rsidRPr="007C437A">
          <w:t xml:space="preserve">Figure </w:t>
        </w:r>
        <w:r w:rsidRPr="007C437A">
          <w:rPr>
            <w:rPrChange w:id="6131" w:author="Arthur Parmentier" w:date="2020-06-07T15:27:00Z">
              <w:rPr/>
            </w:rPrChange>
          </w:rPr>
          <w:fldChar w:fldCharType="begin"/>
        </w:r>
        <w:r w:rsidRPr="007C437A">
          <w:instrText xml:space="preserve"> SEQ Figure \* ARABIC </w:instrText>
        </w:r>
      </w:ins>
      <w:r w:rsidRPr="007C437A">
        <w:rPr>
          <w:rPrChange w:id="6132" w:author="Arthur Parmentier" w:date="2020-06-07T15:27:00Z">
            <w:rPr/>
          </w:rPrChange>
        </w:rPr>
        <w:fldChar w:fldCharType="separate"/>
      </w:r>
      <w:ins w:id="6133" w:author="Arthur Parmentier" w:date="2020-06-05T21:05:00Z">
        <w:r w:rsidR="001C2AA6" w:rsidRPr="007C437A">
          <w:rPr>
            <w:rPrChange w:id="6134" w:author="Arthur Parmentier" w:date="2020-06-07T15:27:00Z">
              <w:rPr>
                <w:noProof/>
              </w:rPr>
            </w:rPrChange>
          </w:rPr>
          <w:t>10</w:t>
        </w:r>
      </w:ins>
      <w:ins w:id="6135" w:author="Arthur Parmentier" w:date="2020-06-04T14:44:00Z">
        <w:r w:rsidRPr="007C437A">
          <w:rPr>
            <w:rPrChange w:id="6136" w:author="Arthur Parmentier" w:date="2020-06-07T15:27:00Z">
              <w:rPr/>
            </w:rPrChange>
          </w:rPr>
          <w:fldChar w:fldCharType="end"/>
        </w:r>
        <w:bookmarkEnd w:id="6128"/>
        <w:r w:rsidRPr="007C437A">
          <w:t xml:space="preserve"> Max</w:t>
        </w:r>
      </w:ins>
      <w:ins w:id="6137" w:author="Arthur Parmentier" w:date="2020-06-04T15:54:00Z">
        <w:r w:rsidR="009972CC" w:rsidRPr="007C437A">
          <w:t xml:space="preserve"> SP</w:t>
        </w:r>
      </w:ins>
      <w:ins w:id="6138" w:author="Arthur Parmentier" w:date="2020-06-04T14:44:00Z">
        <w:r w:rsidRPr="007C437A">
          <w:t xml:space="preserve"> automat</w:t>
        </w:r>
      </w:ins>
      <w:ins w:id="6139" w:author="Arthur Parmentier" w:date="2020-06-08T01:39:00Z">
        <w:r w:rsidR="00DE0C52">
          <w:t>on</w:t>
        </w:r>
      </w:ins>
      <w:ins w:id="6140" w:author="Arthur Parmentier" w:date="2020-06-04T14:44:00Z">
        <w:r w:rsidRPr="007C437A">
          <w:t xml:space="preserve"> (FSM) GUI</w:t>
        </w:r>
      </w:ins>
      <w:bookmarkEnd w:id="6129"/>
    </w:p>
    <w:p w:rsidR="00541D7C" w:rsidRPr="007C437A" w:rsidRDefault="00541D7C" w:rsidP="00541D7C">
      <w:pPr>
        <w:rPr>
          <w:ins w:id="6141" w:author="Arthur Parmentier" w:date="2020-06-04T14:56:00Z"/>
        </w:rPr>
      </w:pPr>
      <w:ins w:id="6142" w:author="Arthur Parmentier" w:date="2020-06-04T14:47:00Z">
        <w:r w:rsidRPr="007C437A">
          <w:t xml:space="preserve">Yet, the FSM only implements the default SP mode and </w:t>
        </w:r>
      </w:ins>
      <w:ins w:id="6143" w:author="Arthur Parmentier" w:date="2020-06-04T14:48:00Z">
        <w:r w:rsidRPr="007C437A">
          <w:t>although they have a dedicated state, all logic elements are not implemented either</w:t>
        </w:r>
      </w:ins>
      <w:ins w:id="6144" w:author="Arthur Parmentier" w:date="2020-06-04T14:49:00Z">
        <w:r w:rsidRPr="007C437A">
          <w:t xml:space="preserve">, as they introduce a </w:t>
        </w:r>
      </w:ins>
      <w:ins w:id="6145" w:author="Arthur Parmentier" w:date="2020-06-04T14:50:00Z">
        <w:r w:rsidRPr="007C437A">
          <w:t>great level of complexity both in the automata and the interpretation by the device itself.</w:t>
        </w:r>
      </w:ins>
    </w:p>
    <w:p w:rsidR="00947BFF" w:rsidRPr="007C437A" w:rsidRDefault="00947BFF">
      <w:pPr>
        <w:pStyle w:val="Titre4"/>
        <w:rPr>
          <w:ins w:id="6146" w:author="Arthur Parmentier" w:date="2020-06-04T14:50:00Z"/>
          <w:rPrChange w:id="6147" w:author="Arthur Parmentier" w:date="2020-06-07T15:27:00Z">
            <w:rPr>
              <w:ins w:id="6148" w:author="Arthur Parmentier" w:date="2020-06-04T14:50:00Z"/>
            </w:rPr>
          </w:rPrChange>
        </w:rPr>
        <w:pPrChange w:id="6149" w:author="Arthur Parmentier" w:date="2020-06-04T14:56:00Z">
          <w:pPr/>
        </w:pPrChange>
      </w:pPr>
      <w:ins w:id="6150" w:author="Arthur Parmentier" w:date="2020-06-04T14:56:00Z">
        <w:r w:rsidRPr="007C437A">
          <w:rPr>
            <w:rPrChange w:id="6151" w:author="Arthur Parmentier" w:date="2020-06-07T15:27:00Z">
              <w:rPr/>
            </w:rPrChange>
          </w:rPr>
          <w:t>Forming a request to de</w:t>
        </w:r>
      </w:ins>
      <w:ins w:id="6152" w:author="Arthur Parmentier" w:date="2020-06-04T14:57:00Z">
        <w:r w:rsidRPr="007C437A">
          <w:rPr>
            <w:rPrChange w:id="6153" w:author="Arthur Parmentier" w:date="2020-06-07T15:27:00Z">
              <w:rPr/>
            </w:rPrChange>
          </w:rPr>
          <w:t xml:space="preserve">vices </w:t>
        </w:r>
      </w:ins>
      <w:ins w:id="6154" w:author="Arthur Parmentier" w:date="2020-06-04T14:56:00Z">
        <w:r w:rsidRPr="007C437A">
          <w:rPr>
            <w:rPrChange w:id="6155" w:author="Arthur Parmentier" w:date="2020-06-07T15:27:00Z">
              <w:rPr/>
            </w:rPrChange>
          </w:rPr>
          <w:t>from a sequence</w:t>
        </w:r>
      </w:ins>
      <w:ins w:id="6156" w:author="Arthur Parmentier" w:date="2020-06-04T14:57:00Z">
        <w:r w:rsidRPr="007C437A">
          <w:rPr>
            <w:rPrChange w:id="6157" w:author="Arthur Parmentier" w:date="2020-06-07T15:27:00Z">
              <w:rPr/>
            </w:rPrChange>
          </w:rPr>
          <w:t xml:space="preserve"> of signs</w:t>
        </w:r>
      </w:ins>
    </w:p>
    <w:p w:rsidR="00947BFF" w:rsidRPr="007C437A" w:rsidRDefault="00C47018" w:rsidP="00947BFF">
      <w:pPr>
        <w:rPr>
          <w:ins w:id="6158" w:author="Arthur Parmentier" w:date="2020-06-04T15:00:00Z"/>
        </w:rPr>
      </w:pPr>
      <w:ins w:id="6159" w:author="Arthur Parmentier" w:date="2020-06-04T14:58:00Z">
        <w:r w:rsidRPr="007C437A">
          <w:t>For constructing the request messages, I took inspiration from the OSC protocol: at the</w:t>
        </w:r>
      </w:ins>
      <w:ins w:id="6160" w:author="Arthur Parmentier" w:date="2020-06-04T14:59:00Z">
        <w:r w:rsidRPr="007C437A">
          <w:t xml:space="preserve"> output of the automata, requests are sent to the devices with the following rec</w:t>
        </w:r>
      </w:ins>
      <w:ins w:id="6161" w:author="Arthur Parmentier" w:date="2020-06-04T15:00:00Z">
        <w:r w:rsidRPr="007C437A">
          <w:t>ursive forms:</w:t>
        </w:r>
      </w:ins>
    </w:p>
    <w:p w:rsidR="00C47018" w:rsidRPr="007C437A" w:rsidRDefault="00C47018" w:rsidP="00947BFF">
      <w:pPr>
        <w:rPr>
          <w:ins w:id="6162" w:author="Arthur Parmentier" w:date="2020-06-04T15:04:00Z"/>
        </w:rPr>
      </w:pPr>
      <w:ins w:id="6163" w:author="Arthur Parmentier" w:date="2020-06-04T15:00:00Z">
        <w:r w:rsidRPr="007C437A">
          <w:t>/device_name/content/parameter value</w:t>
        </w:r>
      </w:ins>
      <w:ins w:id="6164" w:author="Arthur Parmentier" w:date="2020-06-04T15:01:00Z">
        <w:r w:rsidRPr="007C437A">
          <w:br/>
          <w:t>/device_name/content/parameter/</w:t>
        </w:r>
      </w:ins>
      <w:ins w:id="6165" w:author="Arthur Parmentier" w:date="2020-06-04T15:03:00Z">
        <w:r w:rsidRPr="007C437A">
          <w:t>parameter_of_the</w:t>
        </w:r>
      </w:ins>
      <w:ins w:id="6166" w:author="Arthur Parmentier" w:date="2020-06-04T15:04:00Z">
        <w:r w:rsidRPr="007C437A">
          <w:t>_parameter/…/… value</w:t>
        </w:r>
        <w:r w:rsidR="00CC0516" w:rsidRPr="007C437A">
          <w:t>1 value2 …</w:t>
        </w:r>
      </w:ins>
    </w:p>
    <w:p w:rsidR="00CC0516" w:rsidRPr="007C437A" w:rsidRDefault="009972CC" w:rsidP="00947BFF">
      <w:pPr>
        <w:rPr>
          <w:ins w:id="6167" w:author="Arthur Parmentier" w:date="2020-06-04T15:56:00Z"/>
        </w:rPr>
      </w:pPr>
      <w:ins w:id="6168" w:author="Arthur Parmentier" w:date="2020-06-04T15:51:00Z">
        <w:r w:rsidRPr="007C437A">
          <w:t xml:space="preserve">The way </w:t>
        </w:r>
      </w:ins>
      <w:ins w:id="6169" w:author="Arthur Parmentier" w:date="2020-06-04T15:54:00Z">
        <w:r w:rsidR="00342F3F" w:rsidRPr="007C437A">
          <w:t xml:space="preserve">the request is formed inside the </w:t>
        </w:r>
      </w:ins>
      <w:ins w:id="6170" w:author="Arthur Parmentier" w:date="2020-06-08T01:39:00Z">
        <w:r w:rsidR="00DE0C52">
          <w:t>automaton</w:t>
        </w:r>
      </w:ins>
      <w:ins w:id="6171" w:author="Arthur Parmentier" w:date="2020-06-04T15:54:00Z">
        <w:r w:rsidR="00342F3F" w:rsidRPr="007C437A">
          <w:t xml:space="preserve"> is by collecting each sign</w:t>
        </w:r>
      </w:ins>
      <w:ins w:id="6172" w:author="Arthur Parmentier" w:date="2020-06-04T15:55:00Z">
        <w:r w:rsidR="00342F3F" w:rsidRPr="007C437A">
          <w:t xml:space="preserve"> during the state transitions and assembling them into </w:t>
        </w:r>
      </w:ins>
      <w:ins w:id="6173"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174" w:author="Arthur Parmentier" w:date="2020-06-04T15:56:00Z"/>
        </w:rPr>
      </w:pPr>
      <w:ins w:id="6175"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176" w:author="Arthur Parmentier" w:date="2020-06-04T15:57:00Z"/>
        </w:rPr>
      </w:pPr>
      <w:ins w:id="6177" w:author="Arthur Parmentier" w:date="2020-06-04T15:56:00Z">
        <w:r w:rsidRPr="007C437A">
          <w:t>At the first level</w:t>
        </w:r>
      </w:ins>
      <w:ins w:id="6178" w:author="Arthur Parmentier" w:date="2020-06-04T15:57:00Z">
        <w:r w:rsidRPr="007C437A">
          <w:t>, the index of the request</w:t>
        </w:r>
      </w:ins>
    </w:p>
    <w:p w:rsidR="00342F3F" w:rsidRPr="007C437A" w:rsidRDefault="00342F3F" w:rsidP="00342F3F">
      <w:pPr>
        <w:pStyle w:val="Paragraphedeliste"/>
        <w:numPr>
          <w:ilvl w:val="2"/>
          <w:numId w:val="41"/>
        </w:numPr>
        <w:rPr>
          <w:ins w:id="6179" w:author="Arthur Parmentier" w:date="2020-06-04T15:57:00Z"/>
        </w:rPr>
      </w:pPr>
      <w:ins w:id="6180"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181" w:author="Arthur Parmentier" w:date="2020-06-04T15:57:00Z"/>
        </w:rPr>
      </w:pPr>
      <w:ins w:id="6182"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183" w:author="Arthur Parmentier" w:date="2020-06-04T15:57:00Z"/>
        </w:rPr>
      </w:pPr>
      <w:ins w:id="6184"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185" w:author="Arthur Parmentier" w:date="2020-06-04T15:58:00Z"/>
        </w:rPr>
      </w:pPr>
      <w:ins w:id="6186" w:author="Arthur Parmentier" w:date="2020-06-04T16:00:00Z">
        <w:r w:rsidRPr="007C437A">
          <w:rPr>
            <w:noProof/>
            <w:rPrChange w:id="6187"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FA5F3C" w:rsidRPr="00910A67" w:rsidRDefault="00FA5F3C">
                              <w:pPr>
                                <w:pStyle w:val="Lgende"/>
                                <w:rPr>
                                  <w:noProof/>
                                </w:rPr>
                                <w:pPrChange w:id="6188" w:author="Arthur Parmentier" w:date="2020-06-04T16:00:00Z">
                                  <w:pPr>
                                    <w:pStyle w:val="Paragraphedeliste"/>
                                    <w:numPr>
                                      <w:ilvl w:val="5"/>
                                      <w:numId w:val="41"/>
                                    </w:numPr>
                                    <w:ind w:left="4320" w:hanging="360"/>
                                  </w:pPr>
                                </w:pPrChange>
                              </w:pPr>
                              <w:ins w:id="6189" w:author="Arthur Parmentier" w:date="2020-06-04T16:00:00Z">
                                <w:r>
                                  <w:t xml:space="preserve">Figure </w:t>
                                </w:r>
                                <w:r>
                                  <w:fldChar w:fldCharType="begin"/>
                                </w:r>
                                <w:r>
                                  <w:instrText xml:space="preserve"> SEQ Figure \* ARABIC </w:instrText>
                                </w:r>
                              </w:ins>
                              <w:r>
                                <w:fldChar w:fldCharType="separate"/>
                              </w:r>
                              <w:ins w:id="6190" w:author="Arthur Parmentier" w:date="2020-06-05T21:05:00Z">
                                <w:r>
                                  <w:rPr>
                                    <w:noProof/>
                                  </w:rPr>
                                  <w:t>11</w:t>
                                </w:r>
                              </w:ins>
                              <w:ins w:id="6191"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FA5F3C" w:rsidRPr="00910A67" w:rsidRDefault="00FA5F3C">
                        <w:pPr>
                          <w:pStyle w:val="Lgende"/>
                          <w:rPr>
                            <w:noProof/>
                          </w:rPr>
                          <w:pPrChange w:id="6192" w:author="Arthur Parmentier" w:date="2020-06-04T16:00:00Z">
                            <w:pPr>
                              <w:pStyle w:val="Paragraphedeliste"/>
                              <w:numPr>
                                <w:ilvl w:val="5"/>
                                <w:numId w:val="41"/>
                              </w:numPr>
                              <w:ind w:left="4320" w:hanging="360"/>
                            </w:pPr>
                          </w:pPrChange>
                        </w:pPr>
                        <w:ins w:id="6193" w:author="Arthur Parmentier" w:date="2020-06-04T16:00:00Z">
                          <w:r>
                            <w:t xml:space="preserve">Figure </w:t>
                          </w:r>
                          <w:r>
                            <w:fldChar w:fldCharType="begin"/>
                          </w:r>
                          <w:r>
                            <w:instrText xml:space="preserve"> SEQ Figure \* ARABIC </w:instrText>
                          </w:r>
                        </w:ins>
                        <w:r>
                          <w:fldChar w:fldCharType="separate"/>
                        </w:r>
                        <w:ins w:id="6194" w:author="Arthur Parmentier" w:date="2020-06-05T21:05:00Z">
                          <w:r>
                            <w:rPr>
                              <w:noProof/>
                            </w:rPr>
                            <w:t>11</w:t>
                          </w:r>
                        </w:ins>
                        <w:ins w:id="6195" w:author="Arthur Parmentier" w:date="2020-06-04T16:00:00Z">
                          <w:r>
                            <w:fldChar w:fldCharType="end"/>
                          </w:r>
                          <w:r>
                            <w:t xml:space="preserve"> Representation of the request object inside Max</w:t>
                          </w:r>
                        </w:ins>
                      </w:p>
                    </w:txbxContent>
                  </v:textbox>
                  <w10:wrap type="topAndBottom"/>
                </v:shape>
              </w:pict>
            </mc:Fallback>
          </mc:AlternateContent>
        </w:r>
      </w:ins>
      <w:ins w:id="6196" w:author="Arthur Parmentier" w:date="2020-06-04T15:59:00Z">
        <w:r w:rsidRPr="007C437A">
          <w:rPr>
            <w:noProof/>
            <w:rPrChange w:id="6197"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198"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199" w:author="Arthur Parmentier" w:date="2020-06-04T16:01:00Z"/>
        </w:rPr>
      </w:pPr>
      <w:ins w:id="6200"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201" w:author="Arthur Parmentier" w:date="2020-06-04T16:02:00Z"/>
        </w:rPr>
      </w:pPr>
      <w:ins w:id="6202" w:author="Arthur Parmentier" w:date="2020-06-04T16:01:00Z">
        <w:r w:rsidRPr="007C437A">
          <w:t xml:space="preserve">The “reverse distribution” object </w:t>
        </w:r>
      </w:ins>
      <w:ins w:id="6203" w:author="Arthur Parmentier" w:date="2020-06-04T16:02:00Z">
        <w:r w:rsidRPr="007C437A">
          <w:t>that stores for each content, what device is playing it with what parameters.</w:t>
        </w:r>
      </w:ins>
    </w:p>
    <w:p w:rsidR="00342F3F" w:rsidRPr="007C437A" w:rsidRDefault="00342F3F" w:rsidP="00342F3F">
      <w:pPr>
        <w:rPr>
          <w:ins w:id="6204" w:author="Arthur Parmentier" w:date="2020-06-04T16:04:00Z"/>
        </w:rPr>
      </w:pPr>
      <w:ins w:id="6205" w:author="Arthur Parmentier" w:date="2020-06-04T16:02:00Z">
        <w:r w:rsidRPr="007C437A">
          <w:t>For convenience, I also use inter</w:t>
        </w:r>
      </w:ins>
      <w:ins w:id="6206" w:author="Arthur Parmentier" w:date="2020-06-04T16:03:00Z">
        <w:r w:rsidRPr="007C437A">
          <w:t>mediate objects that store specific types of signs (the “who”, “what” arrays) in the parsing proc</w:t>
        </w:r>
      </w:ins>
      <w:ins w:id="6207" w:author="Arthur Parmentier" w:date="2020-06-04T16:04:00Z">
        <w:r w:rsidRPr="007C437A">
          <w:t>ess</w:t>
        </w:r>
      </w:ins>
      <w:ins w:id="6208" w:author="Arthur Parmentier" w:date="2020-06-04T16:03:00Z">
        <w:r w:rsidRPr="007C437A">
          <w:t>.</w:t>
        </w:r>
      </w:ins>
    </w:p>
    <w:p w:rsidR="00342F3F" w:rsidRPr="007C437A" w:rsidRDefault="00342F3F" w:rsidP="00342F3F">
      <w:pPr>
        <w:rPr>
          <w:ins w:id="6209" w:author="Arthur Parmentier" w:date="2020-06-04T16:06:00Z"/>
        </w:rPr>
      </w:pPr>
      <w:ins w:id="6210" w:author="Arthur Parmentier" w:date="2020-06-04T16:04:00Z">
        <w:r w:rsidRPr="007C437A">
          <w:t xml:space="preserve">Finally, the “group” object </w:t>
        </w:r>
        <w:r w:rsidR="00071EE1" w:rsidRPr="007C437A">
          <w:t xml:space="preserve">defines and store all the groups of the performance and the </w:t>
        </w:r>
      </w:ins>
      <w:ins w:id="6211" w:author="Arthur Parmentier" w:date="2020-06-04T16:05:00Z">
        <w:r w:rsidR="00071EE1" w:rsidRPr="007C437A">
          <w:t xml:space="preserve">“defaults” object stores default values for certain parameters. Both can be used to adapt the parsing to </w:t>
        </w:r>
      </w:ins>
      <w:ins w:id="6212" w:author="Arthur Parmentier" w:date="2020-06-04T16:06:00Z">
        <w:r w:rsidR="00E24837" w:rsidRPr="007C437A">
          <w:t xml:space="preserve">specific </w:t>
        </w:r>
      </w:ins>
      <w:ins w:id="6213" w:author="Arthur Parmentier" w:date="2020-06-04T16:05:00Z">
        <w:r w:rsidR="00071EE1" w:rsidRPr="007C437A">
          <w:t>p</w:t>
        </w:r>
      </w:ins>
      <w:ins w:id="6214" w:author="Arthur Parmentier" w:date="2020-06-04T16:06:00Z">
        <w:r w:rsidR="00071EE1" w:rsidRPr="007C437A">
          <w:t>erformance situation, in analogy with the default parameters and the conventional groups in SP.</w:t>
        </w:r>
      </w:ins>
    </w:p>
    <w:p w:rsidR="00117172" w:rsidRPr="007C437A" w:rsidRDefault="00117172">
      <w:pPr>
        <w:keepNext/>
        <w:rPr>
          <w:ins w:id="6215" w:author="Arthur Parmentier" w:date="2020-06-04T16:08:00Z"/>
        </w:rPr>
        <w:pPrChange w:id="6216" w:author="Arthur Parmentier" w:date="2020-06-04T16:08:00Z">
          <w:pPr/>
        </w:pPrChange>
      </w:pPr>
      <w:ins w:id="6217" w:author="Arthur Parmentier" w:date="2020-06-04T16:07:00Z">
        <w:r w:rsidRPr="007C437A">
          <w:rPr>
            <w:noProof/>
            <w:rPrChange w:id="6218"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219" w:author="Arthur Parmentier" w:date="2020-06-04T16:08:00Z"/>
        </w:rPr>
      </w:pPr>
      <w:ins w:id="6220" w:author="Arthur Parmentier" w:date="2020-06-04T16:08:00Z">
        <w:r w:rsidRPr="007C437A">
          <w:t xml:space="preserve">Figure </w:t>
        </w:r>
        <w:r w:rsidRPr="007C437A">
          <w:rPr>
            <w:rPrChange w:id="6221" w:author="Arthur Parmentier" w:date="2020-06-07T15:27:00Z">
              <w:rPr/>
            </w:rPrChange>
          </w:rPr>
          <w:fldChar w:fldCharType="begin"/>
        </w:r>
        <w:r w:rsidRPr="007C437A">
          <w:instrText xml:space="preserve"> SEQ Figure \* ARABIC </w:instrText>
        </w:r>
      </w:ins>
      <w:r w:rsidRPr="007C437A">
        <w:rPr>
          <w:rPrChange w:id="6222" w:author="Arthur Parmentier" w:date="2020-06-07T15:27:00Z">
            <w:rPr/>
          </w:rPrChange>
        </w:rPr>
        <w:fldChar w:fldCharType="separate"/>
      </w:r>
      <w:ins w:id="6223" w:author="Arthur Parmentier" w:date="2020-06-05T21:05:00Z">
        <w:r w:rsidR="001C2AA6" w:rsidRPr="007C437A">
          <w:rPr>
            <w:rPrChange w:id="6224" w:author="Arthur Parmentier" w:date="2020-06-07T15:27:00Z">
              <w:rPr>
                <w:noProof/>
              </w:rPr>
            </w:rPrChange>
          </w:rPr>
          <w:t>12</w:t>
        </w:r>
      </w:ins>
      <w:ins w:id="6225" w:author="Arthur Parmentier" w:date="2020-06-04T16:08:00Z">
        <w:r w:rsidRPr="007C437A">
          <w:rPr>
            <w:rPrChange w:id="6226" w:author="Arthur Parmentier" w:date="2020-06-07T15:27:00Z">
              <w:rPr/>
            </w:rPrChange>
          </w:rPr>
          <w:fldChar w:fldCharType="end"/>
        </w:r>
        <w:r w:rsidRPr="007C437A">
          <w:t xml:space="preserve"> Capture of the </w:t>
        </w:r>
      </w:ins>
      <w:ins w:id="6227" w:author="Arthur Parmentier" w:date="2020-06-08T01:39:00Z">
        <w:r w:rsidR="00DE0C52">
          <w:t>automaton</w:t>
        </w:r>
      </w:ins>
      <w:ins w:id="6228" w:author="Arthur Parmentier" w:date="2020-06-04T16:08:00Z">
        <w:r w:rsidRPr="007C437A">
          <w:t xml:space="preserve"> debug and convenience panels, where the user can take a look in each object internally use by the </w:t>
        </w:r>
      </w:ins>
      <w:ins w:id="6229" w:author="Arthur Parmentier" w:date="2020-06-08T01:39:00Z">
        <w:r w:rsidR="00DE0C52">
          <w:t>automaton</w:t>
        </w:r>
      </w:ins>
      <w:ins w:id="6230" w:author="Arthur Parmentier" w:date="2020-06-04T16:08:00Z">
        <w:r w:rsidRPr="007C437A">
          <w:t xml:space="preserve"> and send messages for testing or debug.</w:t>
        </w:r>
      </w:ins>
    </w:p>
    <w:p w:rsidR="00117172" w:rsidRPr="007C437A" w:rsidRDefault="00117172" w:rsidP="00117172">
      <w:pPr>
        <w:rPr>
          <w:ins w:id="6231" w:author="Arthur Parmentier" w:date="2020-06-04T16:12:00Z"/>
        </w:rPr>
      </w:pPr>
      <w:ins w:id="6232" w:author="Arthur Parmentier" w:date="2020-06-04T16:08:00Z">
        <w:r w:rsidRPr="007C437A">
          <w:lastRenderedPageBreak/>
          <w:t xml:space="preserve">The </w:t>
        </w:r>
      </w:ins>
      <w:ins w:id="6233" w:author="Arthur Parmentier" w:date="2020-06-04T16:11:00Z">
        <w:r w:rsidRPr="007C437A">
          <w:t xml:space="preserve">details of the </w:t>
        </w:r>
      </w:ins>
      <w:ins w:id="6234" w:author="Arthur Parmentier" w:date="2020-06-04T16:08:00Z">
        <w:r w:rsidRPr="007C437A">
          <w:t xml:space="preserve">internal mechanisms of the </w:t>
        </w:r>
      </w:ins>
      <w:ins w:id="6235" w:author="Arthur Parmentier" w:date="2020-06-08T01:39:00Z">
        <w:r w:rsidR="00DE0C52">
          <w:t>automaton</w:t>
        </w:r>
      </w:ins>
      <w:ins w:id="6236" w:author="Arthur Parmentier" w:date="2020-06-04T16:09:00Z">
        <w:r w:rsidRPr="007C437A">
          <w:t xml:space="preserve"> and the operations it makes on those objects are not described in this report because of the</w:t>
        </w:r>
      </w:ins>
      <w:ins w:id="6237" w:author="Arthur Parmentier" w:date="2020-06-04T16:10:00Z">
        <w:r w:rsidRPr="007C437A">
          <w:t xml:space="preserve"> complexity of their description in written English; they are available to the programmer by look</w:t>
        </w:r>
      </w:ins>
      <w:ins w:id="6238" w:author="Arthur Parmentier" w:date="2020-06-04T16:11:00Z">
        <w:r w:rsidRPr="007C437A">
          <w:t xml:space="preserve">ing at the </w:t>
        </w:r>
      </w:ins>
      <w:ins w:id="6239" w:author="Arthur Parmentier" w:date="2020-06-08T01:39:00Z">
        <w:r w:rsidR="00DE0C52">
          <w:t>automaton</w:t>
        </w:r>
      </w:ins>
      <w:ins w:id="6240" w:author="Arthur Parmentier" w:date="2020-06-04T16:11:00Z">
        <w:r w:rsidRPr="007C437A">
          <w:t>.js file that implements those mechanisms.</w:t>
        </w:r>
      </w:ins>
    </w:p>
    <w:p w:rsidR="00D92437" w:rsidRPr="007C437A" w:rsidRDefault="00D92437" w:rsidP="00117172">
      <w:pPr>
        <w:rPr>
          <w:ins w:id="6241" w:author="Arthur Parmentier" w:date="2020-06-04T16:13:00Z"/>
        </w:rPr>
      </w:pPr>
      <w:ins w:id="6242" w:author="Arthur Parmentier" w:date="2020-06-04T16:12:00Z">
        <w:r w:rsidRPr="007C437A">
          <w:t>However, there are specific</w:t>
        </w:r>
      </w:ins>
      <w:ins w:id="6243"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244" w:author="Arthur Parmentier" w:date="2020-06-04T16:25:00Z"/>
        </w:rPr>
      </w:pPr>
      <w:ins w:id="6245"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246" w:author="Arthur Parmentier" w:date="2020-06-04T21:46:00Z"/>
        </w:rPr>
      </w:pPr>
      <w:ins w:id="6247" w:author="Arthur Parmentier" w:date="2020-06-04T21:43:00Z">
        <w:r w:rsidRPr="007C437A">
          <w:t>“</w:t>
        </w:r>
      </w:ins>
      <w:ins w:id="6248" w:author="Arthur Parmentier" w:date="2020-06-04T16:26:00Z">
        <w:r w:rsidR="00A94972" w:rsidRPr="007C437A">
          <w:t>Play</w:t>
        </w:r>
      </w:ins>
      <w:ins w:id="6249" w:author="Arthur Parmentier" w:date="2020-06-04T21:43:00Z">
        <w:r w:rsidRPr="007C437A">
          <w:t>”,</w:t>
        </w:r>
      </w:ins>
      <w:ins w:id="6250" w:author="Arthur Parmentier" w:date="2020-06-04T16:26:00Z">
        <w:r w:rsidR="00A94972" w:rsidRPr="007C437A">
          <w:t xml:space="preserve"> </w:t>
        </w:r>
      </w:ins>
      <w:ins w:id="6251" w:author="Arthur Parmentier" w:date="2020-06-04T21:43:00Z">
        <w:r w:rsidRPr="007C437A">
          <w:t>“s</w:t>
        </w:r>
      </w:ins>
      <w:ins w:id="6252" w:author="Arthur Parmentier" w:date="2020-06-04T16:26:00Z">
        <w:r w:rsidR="00A94972" w:rsidRPr="007C437A">
          <w:t>lowly enter</w:t>
        </w:r>
      </w:ins>
      <w:ins w:id="6253" w:author="Arthur Parmentier" w:date="2020-06-04T21:43:00Z">
        <w:r w:rsidRPr="007C437A">
          <w:t>”:</w:t>
        </w:r>
      </w:ins>
      <w:ins w:id="6254" w:author="Arthur Parmentier" w:date="2020-06-04T16:26:00Z">
        <w:r w:rsidR="00A94972" w:rsidRPr="007C437A">
          <w:t xml:space="preserve"> </w:t>
        </w:r>
      </w:ins>
      <w:ins w:id="6255" w:author="Arthur Parmentier" w:date="2020-06-04T21:45:00Z">
        <w:r w:rsidRPr="007C437A">
          <w:t>from the conceptual opposition between immediateness and delay</w:t>
        </w:r>
      </w:ins>
      <w:ins w:id="6256" w:author="Arthur Parmentier" w:date="2020-06-04T21:46:00Z">
        <w:r w:rsidRPr="007C437A">
          <w:t xml:space="preserve"> to a continuous parametrization of time</w:t>
        </w:r>
      </w:ins>
    </w:p>
    <w:p w:rsidR="004F69F6" w:rsidRPr="007C437A" w:rsidRDefault="004F69F6" w:rsidP="004F69F6">
      <w:pPr>
        <w:rPr>
          <w:ins w:id="6257" w:author="Arthur Parmentier" w:date="2020-06-04T21:53:00Z"/>
        </w:rPr>
      </w:pPr>
      <w:ins w:id="6258" w:author="Arthur Parmentier" w:date="2020-06-04T21:47:00Z">
        <w:r w:rsidRPr="007C437A">
          <w:t>To def</w:t>
        </w:r>
      </w:ins>
      <w:ins w:id="6259" w:author="Arthur Parmentier" w:date="2020-06-04T21:48:00Z">
        <w:r w:rsidRPr="007C437A">
          <w:t>ine “when” the events must happen in SP, it is very frequent to either use Play for immediate requests and Slowly for anything that needs to be delay</w:t>
        </w:r>
      </w:ins>
      <w:ins w:id="6260" w:author="Arthur Parmentier" w:date="2020-06-04T21:49:00Z">
        <w:r w:rsidRPr="007C437A">
          <w:t>ed (and eventually precise the delay time using “within X seconds”).</w:t>
        </w:r>
      </w:ins>
      <w:ins w:id="6261" w:author="Arthur Parmentier" w:date="2020-06-04T21:50:00Z">
        <w:r w:rsidRPr="007C437A">
          <w:t xml:space="preserve"> This way, there is a clear opposition between im</w:t>
        </w:r>
      </w:ins>
      <w:ins w:id="6262" w:author="Arthur Parmentier" w:date="2020-06-04T21:51:00Z">
        <w:r w:rsidRPr="007C437A">
          <w:t>mediateness and delay, whereas for a computer, there are no such categories but rather a continuous parametrization of time</w:t>
        </w:r>
      </w:ins>
      <w:ins w:id="6263" w:author="Arthur Parmentier" w:date="2020-06-04T21:52:00Z">
        <w:r w:rsidRPr="007C437A">
          <w:t>, such that it is possible to synchronize events very precisely and define timing in ways much more complex than the immediate versus delayed dichotomy that is relevan</w:t>
        </w:r>
      </w:ins>
      <w:ins w:id="6264" w:author="Arthur Parmentier" w:date="2020-06-04T21:53:00Z">
        <w:r w:rsidRPr="007C437A">
          <w:t>t for human performers.</w:t>
        </w:r>
      </w:ins>
    </w:p>
    <w:p w:rsidR="00046C87" w:rsidRPr="007C437A" w:rsidRDefault="001E11AE" w:rsidP="004F69F6">
      <w:pPr>
        <w:rPr>
          <w:ins w:id="6265" w:author="Arthur Parmentier" w:date="2020-06-04T22:13:00Z"/>
        </w:rPr>
      </w:pPr>
      <w:ins w:id="6266" w:author="Arthur Parmentier" w:date="2020-06-04T21:53:00Z">
        <w:r w:rsidRPr="007C437A">
          <w:t>I think that conceptually, using machines in SP bring</w:t>
        </w:r>
      </w:ins>
      <w:ins w:id="6267" w:author="Arthur Parmentier" w:date="2020-06-04T21:54:00Z">
        <w:r w:rsidRPr="007C437A">
          <w:t>s</w:t>
        </w:r>
      </w:ins>
      <w:ins w:id="6268" w:author="Arthur Parmentier" w:date="2020-06-04T21:53:00Z">
        <w:r w:rsidRPr="007C437A">
          <w:t xml:space="preserve"> new ways of thinking </w:t>
        </w:r>
      </w:ins>
      <w:ins w:id="6269" w:author="Arthur Parmentier" w:date="2020-06-04T21:54:00Z">
        <w:r w:rsidRPr="007C437A">
          <w:t xml:space="preserve">and working with </w:t>
        </w:r>
      </w:ins>
      <w:ins w:id="6270" w:author="Arthur Parmentier" w:date="2020-06-04T21:53:00Z">
        <w:r w:rsidRPr="007C437A">
          <w:t>time in SP</w:t>
        </w:r>
      </w:ins>
      <w:ins w:id="6271" w:author="Arthur Parmentier" w:date="2020-06-04T21:54:00Z">
        <w:r w:rsidRPr="007C437A">
          <w:t xml:space="preserve">. Because I am not an expert </w:t>
        </w:r>
      </w:ins>
      <w:ins w:id="6272" w:author="Arthur Parmentier" w:date="2020-06-04T22:00:00Z">
        <w:r w:rsidR="00046C87" w:rsidRPr="007C437A">
          <w:t xml:space="preserve">on </w:t>
        </w:r>
      </w:ins>
      <w:ins w:id="6273" w:author="Arthur Parmentier" w:date="2020-06-04T21:54:00Z">
        <w:r w:rsidRPr="007C437A">
          <w:t xml:space="preserve">that </w:t>
        </w:r>
      </w:ins>
      <w:ins w:id="6274" w:author="Arthur Parmentier" w:date="2020-06-04T22:00:00Z">
        <w:r w:rsidR="00046C87" w:rsidRPr="007C437A">
          <w:t>side</w:t>
        </w:r>
      </w:ins>
      <w:ins w:id="6275" w:author="Arthur Parmentier" w:date="2020-06-04T21:54:00Z">
        <w:r w:rsidRPr="007C437A">
          <w:t xml:space="preserve"> of SP, I am not sure whether </w:t>
        </w:r>
      </w:ins>
      <w:ins w:id="6276" w:author="Arthur Parmentier" w:date="2020-06-04T21:55:00Z">
        <w:r w:rsidRPr="007C437A">
          <w:t xml:space="preserve">there are already signs </w:t>
        </w:r>
      </w:ins>
      <w:ins w:id="6277" w:author="Arthur Parmentier" w:date="2020-06-04T21:56:00Z">
        <w:r w:rsidRPr="007C437A">
          <w:t xml:space="preserve">for working with time </w:t>
        </w:r>
      </w:ins>
      <w:ins w:id="6278" w:author="Arthur Parmentier" w:date="2020-06-04T21:57:00Z">
        <w:r w:rsidRPr="007C437A">
          <w:t xml:space="preserve">at the precision and parametrization of </w:t>
        </w:r>
      </w:ins>
      <w:ins w:id="6279" w:author="Arthur Parmentier" w:date="2020-06-04T21:56:00Z">
        <w:r w:rsidRPr="007C437A">
          <w:t>machines</w:t>
        </w:r>
      </w:ins>
      <w:ins w:id="6280" w:author="Arthur Parmentier" w:date="2020-06-04T22:02:00Z">
        <w:r w:rsidR="00A15169" w:rsidRPr="007C437A">
          <w:t xml:space="preserve"> (absolute timing, relative timing, continuous parame</w:t>
        </w:r>
      </w:ins>
      <w:ins w:id="6281" w:author="Arthur Parmentier" w:date="2020-06-04T22:03:00Z">
        <w:r w:rsidR="00A15169" w:rsidRPr="007C437A">
          <w:t>trization of time</w:t>
        </w:r>
        <w:r w:rsidR="000223A2" w:rsidRPr="007C437A">
          <w:t xml:space="preserve"> at the very low or very large scale…)</w:t>
        </w:r>
      </w:ins>
      <w:ins w:id="6282" w:author="Arthur Parmentier" w:date="2020-06-04T21:56:00Z">
        <w:r w:rsidRPr="007C437A">
          <w:t xml:space="preserve"> but </w:t>
        </w:r>
      </w:ins>
      <w:ins w:id="6283" w:author="Arthur Parmentier" w:date="2020-06-04T21:57:00Z">
        <w:r w:rsidRPr="007C437A">
          <w:t xml:space="preserve">I have never </w:t>
        </w:r>
        <w:r w:rsidR="00046C87" w:rsidRPr="007C437A">
          <w:t>experienced</w:t>
        </w:r>
        <w:r w:rsidRPr="007C437A">
          <w:t xml:space="preserve"> such signs</w:t>
        </w:r>
      </w:ins>
      <w:ins w:id="6284" w:author="Arthur Parmentier" w:date="2020-06-04T22:02:00Z">
        <w:r w:rsidR="00A15169" w:rsidRPr="007C437A">
          <w:t>.</w:t>
        </w:r>
      </w:ins>
      <w:ins w:id="6285" w:author="Arthur Parmentier" w:date="2020-06-04T22:09:00Z">
        <w:r w:rsidR="00326669" w:rsidRPr="007C437A">
          <w:t xml:space="preserve"> Of course, precision or parametrization is often not wanted in SP where the interest lies in the </w:t>
        </w:r>
      </w:ins>
      <w:ins w:id="6286" w:author="Arthur Parmentier" w:date="2020-06-04T22:10:00Z">
        <w:r w:rsidR="00326669" w:rsidRPr="007C437A">
          <w:t>liberty that a performer has in his propositions. However, with machines, fine descriptions of time are often relevant and allow for a wide variety of results (</w:t>
        </w:r>
      </w:ins>
      <w:ins w:id="6287" w:author="Arthur Parmentier" w:date="2020-06-04T22:11:00Z">
        <w:r w:rsidR="00326669" w:rsidRPr="007C437A">
          <w:t xml:space="preserve">think about signal processing, effects…). I find the idea of requesting a computer to delay </w:t>
        </w:r>
      </w:ins>
      <w:ins w:id="6288"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289" w:author="Arthur Parmentier" w:date="2020-06-04T22:13:00Z">
        <w:r w:rsidR="00326669" w:rsidRPr="007C437A">
          <w:t xml:space="preserve"> the use of such technologies.</w:t>
        </w:r>
      </w:ins>
    </w:p>
    <w:p w:rsidR="00A94972" w:rsidRPr="007C437A" w:rsidRDefault="000F7B62" w:rsidP="003B0646">
      <w:pPr>
        <w:pStyle w:val="Titre5"/>
        <w:rPr>
          <w:ins w:id="6290" w:author="Arthur Parmentier" w:date="2020-06-04T23:32:00Z"/>
        </w:rPr>
      </w:pPr>
      <w:ins w:id="6291" w:author="Arthur Parmentier" w:date="2020-06-04T23:54:00Z">
        <w:r w:rsidRPr="007C437A">
          <w:t xml:space="preserve">Content and modifier sharing the same state in the </w:t>
        </w:r>
      </w:ins>
      <w:ins w:id="6292" w:author="Arthur Parmentier" w:date="2020-06-08T01:39:00Z">
        <w:r w:rsidR="00DE0C52">
          <w:t>automaton</w:t>
        </w:r>
      </w:ins>
    </w:p>
    <w:p w:rsidR="003B0646" w:rsidRPr="007C437A" w:rsidRDefault="003B0646" w:rsidP="003B0646">
      <w:pPr>
        <w:rPr>
          <w:ins w:id="6293" w:author="Arthur Parmentier" w:date="2020-06-04T23:46:00Z"/>
        </w:rPr>
      </w:pPr>
      <w:ins w:id="6294" w:author="Arthur Parmentier" w:date="2020-06-04T23:32:00Z">
        <w:r w:rsidRPr="007C437A">
          <w:t xml:space="preserve">Originally, I had separated the state “content” and “content modifier” in my </w:t>
        </w:r>
      </w:ins>
      <w:ins w:id="6295" w:author="Arthur Parmentier" w:date="2020-06-08T01:39:00Z">
        <w:r w:rsidR="00DE0C52">
          <w:t>automaton</w:t>
        </w:r>
      </w:ins>
      <w:ins w:id="6296" w:author="Arthur Parmentier" w:date="2020-06-04T23:32:00Z">
        <w:r w:rsidRPr="007C437A">
          <w:t xml:space="preserve">, before observing that </w:t>
        </w:r>
      </w:ins>
      <w:ins w:id="6297" w:author="Arthur Parmentier" w:date="2020-06-04T23:33:00Z">
        <w:r w:rsidR="003B4A46" w:rsidRPr="007C437A">
          <w:t>after the first request, they shared the same transitions</w:t>
        </w:r>
      </w:ins>
      <w:ins w:id="6298" w:author="Arthur Parmentier" w:date="2020-06-04T23:42:00Z">
        <w:r w:rsidR="003B4A46" w:rsidRPr="007C437A">
          <w:t xml:space="preserve"> </w:t>
        </w:r>
      </w:ins>
      <w:ins w:id="6299"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300"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301" w:author="Arthur Parmentier" w:date="2020-06-04T23:53:00Z"/>
        </w:rPr>
      </w:pPr>
      <w:ins w:id="6302" w:author="Arthur Parmentier" w:date="2020-06-04T23:46:00Z">
        <w:r w:rsidRPr="007C437A">
          <w:t>In fact, it is possible to remark that the idea of a content always come with default parameters, such that signing a content is always eq</w:t>
        </w:r>
      </w:ins>
      <w:ins w:id="6303" w:author="Arthur Parmentier" w:date="2020-06-04T23:47:00Z">
        <w:r w:rsidRPr="007C437A">
          <w:t xml:space="preserve">uivalent to signing content + default or open parameters. On the other side, one could push the limits of the “content </w:t>
        </w:r>
      </w:ins>
      <w:ins w:id="6304" w:author="Arthur Parmentier" w:date="2020-06-04T23:48:00Z">
        <w:r w:rsidRPr="007C437A">
          <w:t>modifier” very far, such that one would observe that at the end, the content has totally changed.</w:t>
        </w:r>
      </w:ins>
      <w:ins w:id="6305" w:author="Arthur Parmentier" w:date="2020-06-04T23:49:00Z">
        <w:r w:rsidRPr="007C437A">
          <w:t xml:space="preserve"> It shows that the frontiers or the concept of content and modifiers are very porous, just like we have seen in the theory of concepts previously.</w:t>
        </w:r>
      </w:ins>
      <w:ins w:id="6306" w:author="Arthur Parmentier" w:date="2020-06-04T23:50:00Z">
        <w:r w:rsidRPr="007C437A">
          <w:t xml:space="preserve"> The fact that the content and modifier state</w:t>
        </w:r>
      </w:ins>
      <w:ins w:id="6307" w:author="Arthur Parmentier" w:date="2020-06-04T23:51:00Z">
        <w:r w:rsidRPr="007C437A">
          <w:t xml:space="preserve"> coincide is to me a direct consequence from the porosity of these two concepts that can regroup </w:t>
        </w:r>
      </w:ins>
      <w:ins w:id="6308" w:author="Arthur Parmentier" w:date="2020-06-04T23:52:00Z">
        <w:r w:rsidRPr="007C437A">
          <w:t xml:space="preserve">under the single idea of “content modifier”, whether it is at a fine level </w:t>
        </w:r>
        <w:r w:rsidRPr="007C437A">
          <w:lastRenderedPageBreak/>
          <w:t xml:space="preserve">(subtle changes in volume </w:t>
        </w:r>
      </w:ins>
      <w:ins w:id="6309" w:author="Arthur Parmentier" w:date="2020-06-04T23:53:00Z">
        <w:r w:rsidR="000F7B62" w:rsidRPr="007C437A">
          <w:t>that are close for the human perception</w:t>
        </w:r>
      </w:ins>
      <w:ins w:id="6310" w:author="Arthur Parmentier" w:date="2020-06-04T23:52:00Z">
        <w:r w:rsidRPr="007C437A">
          <w:t xml:space="preserve">) or </w:t>
        </w:r>
      </w:ins>
      <w:ins w:id="6311"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312" w:author="Arthur Parmentier" w:date="2020-06-05T15:30:00Z"/>
        </w:rPr>
      </w:pPr>
      <w:ins w:id="6313" w:author="Arthur Parmentier" w:date="2020-06-04T23:54:00Z">
        <w:r w:rsidRPr="007C437A">
          <w:t xml:space="preserve">The challenge of </w:t>
        </w:r>
      </w:ins>
      <w:ins w:id="6314" w:author="Arthur Parmentier" w:date="2020-06-05T14:52:00Z">
        <w:r w:rsidR="005557DC" w:rsidRPr="007C437A">
          <w:t>prepositional</w:t>
        </w:r>
      </w:ins>
      <w:ins w:id="6315" w:author="Arthur Parmentier" w:date="2020-06-04T23:55:00Z">
        <w:r w:rsidRPr="007C437A">
          <w:t xml:space="preserve"> elements </w:t>
        </w:r>
      </w:ins>
      <w:ins w:id="6316" w:author="Arthur Parmentier" w:date="2020-06-05T00:19:00Z">
        <w:r w:rsidR="007137A0" w:rsidRPr="007C437A">
          <w:t>unveiling the contextual components of SP</w:t>
        </w:r>
      </w:ins>
    </w:p>
    <w:p w:rsidR="002D025D" w:rsidRPr="007C437A" w:rsidRDefault="002D025D">
      <w:pPr>
        <w:pStyle w:val="Titre6"/>
        <w:rPr>
          <w:ins w:id="6317" w:author="Arthur Parmentier" w:date="2020-06-04T23:55:00Z"/>
          <w:rPrChange w:id="6318" w:author="Arthur Parmentier" w:date="2020-06-07T15:27:00Z">
            <w:rPr>
              <w:ins w:id="6319" w:author="Arthur Parmentier" w:date="2020-06-04T23:55:00Z"/>
            </w:rPr>
          </w:rPrChange>
        </w:rPr>
        <w:pPrChange w:id="6320" w:author="Arthur Parmentier" w:date="2020-06-05T15:30:00Z">
          <w:pPr>
            <w:pStyle w:val="Titre5"/>
          </w:pPr>
        </w:pPrChange>
      </w:pPr>
      <w:ins w:id="6321" w:author="Arthur Parmentier" w:date="2020-06-05T15:31:00Z">
        <w:r w:rsidRPr="007C437A">
          <w:rPr>
            <w:rPrChange w:id="6322" w:author="Arthur Parmentier" w:date="2020-06-07T15:27:00Z">
              <w:rPr/>
            </w:rPrChange>
          </w:rPr>
          <w:t>“</w:t>
        </w:r>
      </w:ins>
      <w:ins w:id="6323" w:author="Arthur Parmentier" w:date="2020-06-05T15:30:00Z">
        <w:r w:rsidRPr="007C437A">
          <w:rPr>
            <w:rPrChange w:id="6324" w:author="Arthur Parmentier" w:date="2020-06-07T15:27:00Z">
              <w:rPr/>
            </w:rPrChange>
          </w:rPr>
          <w:t>With</w:t>
        </w:r>
      </w:ins>
      <w:ins w:id="6325" w:author="Arthur Parmentier" w:date="2020-06-05T15:31:00Z">
        <w:r w:rsidRPr="007C437A">
          <w:rPr>
            <w:rPrChange w:id="6326" w:author="Arthur Parmentier" w:date="2020-06-07T15:27:00Z">
              <w:rPr/>
            </w:rPrChange>
          </w:rPr>
          <w:t>”</w:t>
        </w:r>
      </w:ins>
      <w:ins w:id="6327" w:author="Arthur Parmentier" w:date="2020-06-05T15:30:00Z">
        <w:r w:rsidRPr="007C437A">
          <w:rPr>
            <w:rPrChange w:id="6328" w:author="Arthur Parmentier" w:date="2020-06-07T15:27:00Z">
              <w:rPr/>
            </w:rPrChange>
          </w:rPr>
          <w:t xml:space="preserve"> + content -&gt; modifier</w:t>
        </w:r>
      </w:ins>
    </w:p>
    <w:p w:rsidR="000F7B62" w:rsidRPr="007C437A" w:rsidRDefault="000F7B62" w:rsidP="000F7B62">
      <w:pPr>
        <w:rPr>
          <w:ins w:id="6329" w:author="Arthur Parmentier" w:date="2020-06-05T15:30:00Z"/>
        </w:rPr>
      </w:pPr>
      <w:ins w:id="6330" w:author="Arthur Parmentier" w:date="2020-06-04T23:55:00Z">
        <w:r w:rsidRPr="007C437A">
          <w:t xml:space="preserve">Adding to the previous remark, we can see that using </w:t>
        </w:r>
      </w:ins>
      <w:ins w:id="6331" w:author="Arthur Parmentier" w:date="2020-06-05T15:11:00Z">
        <w:r w:rsidR="006676C8" w:rsidRPr="007C437A">
          <w:t>prepositional</w:t>
        </w:r>
      </w:ins>
      <w:ins w:id="6332" w:author="Arthur Parmentier" w:date="2020-06-04T23:55:00Z">
        <w:r w:rsidRPr="007C437A">
          <w:t xml:space="preserve"> elements can change </w:t>
        </w:r>
      </w:ins>
      <w:ins w:id="6333" w:author="Arthur Parmentier" w:date="2020-06-05T15:12:00Z">
        <w:r w:rsidR="006676C8" w:rsidRPr="007C437A">
          <w:t>the syntax of the signs. F</w:t>
        </w:r>
      </w:ins>
      <w:ins w:id="6334" w:author="Arthur Parmentier" w:date="2020-06-04T23:56:00Z">
        <w:r w:rsidRPr="007C437A">
          <w:t xml:space="preserve">or </w:t>
        </w:r>
      </w:ins>
      <w:ins w:id="6335" w:author="Arthur Parmentier" w:date="2020-06-05T15:15:00Z">
        <w:r w:rsidR="00AC069B" w:rsidRPr="007C437A">
          <w:t>instance,</w:t>
        </w:r>
      </w:ins>
      <w:ins w:id="6336" w:author="Arthur Parmentier" w:date="2020-06-04T23:56:00Z">
        <w:r w:rsidRPr="007C437A">
          <w:t xml:space="preserve"> in the sentence “whole group, movement with pointillism, slowly enter”</w:t>
        </w:r>
      </w:ins>
      <w:ins w:id="6337" w:author="Arthur Parmentier" w:date="2020-06-05T15:12:00Z">
        <w:r w:rsidR="006676C8" w:rsidRPr="007C437A">
          <w:t xml:space="preserve">, pointillism </w:t>
        </w:r>
      </w:ins>
      <w:ins w:id="6338" w:author="Arthur Parmentier" w:date="2020-06-05T15:13:00Z">
        <w:r w:rsidR="006676C8" w:rsidRPr="007C437A">
          <w:t xml:space="preserve">is a modifier, </w:t>
        </w:r>
      </w:ins>
      <w:ins w:id="6339" w:author="Arthur Parmentier" w:date="2020-06-05T15:15:00Z">
        <w:r w:rsidR="00AC069B" w:rsidRPr="007C437A">
          <w:t>whereas</w:t>
        </w:r>
      </w:ins>
      <w:ins w:id="6340" w:author="Arthur Parmentier" w:date="2020-06-05T15:13:00Z">
        <w:r w:rsidR="006676C8" w:rsidRPr="007C437A">
          <w:t xml:space="preserve"> in the sentence “whole group, pointil</w:t>
        </w:r>
      </w:ins>
      <w:ins w:id="6341" w:author="Arthur Parmentier" w:date="2020-06-05T15:14:00Z">
        <w:r w:rsidR="006676C8" w:rsidRPr="007C437A">
          <w:t>lism, play” it is a content and is often explained as such</w:t>
        </w:r>
      </w:ins>
      <w:ins w:id="6342" w:author="Arthur Parmentier" w:date="2020-06-04T23:57:00Z">
        <w:r w:rsidRPr="007C437A">
          <w:t>.</w:t>
        </w:r>
      </w:ins>
    </w:p>
    <w:p w:rsidR="002D025D" w:rsidRPr="007C437A" w:rsidRDefault="002D025D">
      <w:pPr>
        <w:pStyle w:val="Titre6"/>
        <w:rPr>
          <w:ins w:id="6343" w:author="Arthur Parmentier" w:date="2020-06-05T00:04:00Z"/>
          <w:rPrChange w:id="6344" w:author="Arthur Parmentier" w:date="2020-06-07T15:27:00Z">
            <w:rPr>
              <w:ins w:id="6345" w:author="Arthur Parmentier" w:date="2020-06-05T00:04:00Z"/>
            </w:rPr>
          </w:rPrChange>
        </w:rPr>
        <w:pPrChange w:id="6346" w:author="Arthur Parmentier" w:date="2020-06-05T15:31:00Z">
          <w:pPr/>
        </w:pPrChange>
      </w:pPr>
      <w:ins w:id="6347" w:author="Arthur Parmentier" w:date="2020-06-05T15:31:00Z">
        <w:r w:rsidRPr="007C437A">
          <w:rPr>
            <w:rPrChange w:id="6348" w:author="Arthur Parmentier" w:date="2020-06-07T15:27:00Z">
              <w:rPr/>
            </w:rPrChange>
          </w:rPr>
          <w:t>Content + “group” -&gt; identifier</w:t>
        </w:r>
      </w:ins>
    </w:p>
    <w:p w:rsidR="00747B7B" w:rsidRPr="007C437A" w:rsidRDefault="002D025D" w:rsidP="000F7B62">
      <w:pPr>
        <w:rPr>
          <w:ins w:id="6349" w:author="Arthur Parmentier" w:date="2020-06-05T00:05:00Z"/>
        </w:rPr>
      </w:pPr>
      <w:ins w:id="6350" w:author="Arthur Parmentier" w:date="2020-06-05T15:30:00Z">
        <w:r w:rsidRPr="007C437A">
          <w:t>Consider</w:t>
        </w:r>
      </w:ins>
      <w:ins w:id="6351"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352" w:author="Arthur Parmentier" w:date="2020-06-05T00:05:00Z"/>
        </w:rPr>
      </w:pPr>
      <w:ins w:id="6353"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354" w:author="Arthur Parmentier" w:date="2020-06-05T00:06:00Z"/>
        </w:rPr>
      </w:pPr>
      <w:ins w:id="6355" w:author="Arthur Parmentier" w:date="2020-06-05T00:05:00Z">
        <w:r w:rsidRPr="007C437A">
          <w:t>Second request: “</w:t>
        </w:r>
      </w:ins>
      <w:ins w:id="6356" w:author="Arthur Parmentier" w:date="2020-06-05T00:06:00Z">
        <w:r w:rsidRPr="007C437A">
          <w:t>numerics, long tone, play”</w:t>
        </w:r>
      </w:ins>
    </w:p>
    <w:p w:rsidR="00747B7B" w:rsidRPr="007C437A" w:rsidRDefault="00747B7B" w:rsidP="00747B7B">
      <w:pPr>
        <w:pStyle w:val="Paragraphedeliste"/>
        <w:numPr>
          <w:ilvl w:val="0"/>
          <w:numId w:val="41"/>
        </w:numPr>
        <w:rPr>
          <w:ins w:id="6357" w:author="Arthur Parmentier" w:date="2020-06-05T00:06:00Z"/>
        </w:rPr>
      </w:pPr>
      <w:ins w:id="6358" w:author="Arthur Parmentier" w:date="2020-06-05T00:06:00Z">
        <w:r w:rsidRPr="007C437A">
          <w:t>Third request: “minimalism…”</w:t>
        </w:r>
      </w:ins>
    </w:p>
    <w:p w:rsidR="00376090" w:rsidRPr="007C437A" w:rsidRDefault="00747B7B" w:rsidP="00747B7B">
      <w:pPr>
        <w:rPr>
          <w:ins w:id="6359" w:author="Arthur Parmentier" w:date="2020-06-05T00:15:00Z"/>
        </w:rPr>
      </w:pPr>
      <w:ins w:id="6360" w:author="Arthur Parmentier" w:date="2020-06-05T00:06:00Z">
        <w:r w:rsidRPr="007C437A">
          <w:t xml:space="preserve">At this point, the finite state machine </w:t>
        </w:r>
      </w:ins>
      <w:ins w:id="6361" w:author="Arthur Parmentier" w:date="2020-06-05T15:17:00Z">
        <w:r w:rsidR="00AC069B" w:rsidRPr="007C437A">
          <w:t>cannot</w:t>
        </w:r>
      </w:ins>
      <w:ins w:id="6362" w:author="Arthur Parmentier" w:date="2020-06-05T00:06:00Z">
        <w:r w:rsidRPr="007C437A">
          <w:t xml:space="preserve"> determine whether m</w:t>
        </w:r>
      </w:ins>
      <w:ins w:id="6363" w:author="Arthur Parmentier" w:date="2020-06-05T00:07:00Z">
        <w:r w:rsidRPr="007C437A">
          <w:t>inimalism is part of the broad identifier “minimalism group” or if it is a content for the identifier “numerics”.</w:t>
        </w:r>
      </w:ins>
      <w:ins w:id="6364" w:author="Arthur Parmentier" w:date="2020-06-05T00:08:00Z">
        <w:r w:rsidR="007D1E32" w:rsidRPr="007C437A">
          <w:t xml:space="preserve"> </w:t>
        </w:r>
      </w:ins>
      <w:ins w:id="6365" w:author="Arthur Parmentier" w:date="2020-06-05T15:16:00Z">
        <w:r w:rsidR="00AC069B" w:rsidRPr="007C437A">
          <w:t xml:space="preserve">To parse the </w:t>
        </w:r>
      </w:ins>
      <w:ins w:id="6366" w:author="Arthur Parmentier" w:date="2020-06-05T19:22:00Z">
        <w:r w:rsidR="000E299B" w:rsidRPr="007C437A">
          <w:t>syntactic</w:t>
        </w:r>
      </w:ins>
      <w:ins w:id="6367" w:author="Arthur Parmentier" w:date="2020-06-05T15:16:00Z">
        <w:r w:rsidR="00AC069B" w:rsidRPr="007C437A">
          <w:t xml:space="preserve"> role of “minimalism”, we therefore </w:t>
        </w:r>
      </w:ins>
      <w:ins w:id="6368" w:author="Arthur Parmentier" w:date="2020-06-05T15:17:00Z">
        <w:r w:rsidR="00AC069B" w:rsidRPr="007C437A">
          <w:t>must</w:t>
        </w:r>
      </w:ins>
      <w:ins w:id="6369" w:author="Arthur Parmentier" w:date="2020-06-05T15:16:00Z">
        <w:r w:rsidR="00AC069B" w:rsidRPr="007C437A">
          <w:t xml:space="preserve"> know more about its context</w:t>
        </w:r>
      </w:ins>
      <w:ins w:id="6370" w:author="Arthur Parmentier" w:date="2020-06-05T15:17:00Z">
        <w:r w:rsidR="00AC069B" w:rsidRPr="007C437A">
          <w:t xml:space="preserve">, i.e. what precedes it and what follows it. </w:t>
        </w:r>
      </w:ins>
    </w:p>
    <w:p w:rsidR="00376090" w:rsidRPr="007C437A" w:rsidRDefault="00376090" w:rsidP="00747B7B">
      <w:pPr>
        <w:rPr>
          <w:ins w:id="6371" w:author="Arthur Parmentier" w:date="2020-06-05T00:15:00Z"/>
        </w:rPr>
      </w:pPr>
      <w:ins w:id="6372" w:author="Arthur Parmentier" w:date="2020-06-05T00:15:00Z">
        <w:r w:rsidRPr="007C437A">
          <w:t xml:space="preserve">The </w:t>
        </w:r>
      </w:ins>
      <w:ins w:id="6373" w:author="Arthur Parmentier" w:date="2020-06-05T15:18:00Z">
        <w:r w:rsidR="00AC069B" w:rsidRPr="007C437A">
          <w:t xml:space="preserve">action of “group” after a content </w:t>
        </w:r>
      </w:ins>
      <w:ins w:id="6374" w:author="Arthur Parmentier" w:date="2020-06-05T15:19:00Z">
        <w:r w:rsidR="00AC069B" w:rsidRPr="007C437A">
          <w:t>can be summarize in the following grammar rule:</w:t>
        </w:r>
      </w:ins>
    </w:p>
    <w:p w:rsidR="00376090" w:rsidRPr="007C437A" w:rsidRDefault="00376090" w:rsidP="00747B7B">
      <w:pPr>
        <w:rPr>
          <w:ins w:id="6375" w:author="Arthur Parmentier" w:date="2020-06-05T15:31:00Z"/>
        </w:rPr>
      </w:pPr>
      <w:ins w:id="6376" w:author="Arthur Parmentier" w:date="2020-06-05T00:16:00Z">
        <w:r w:rsidRPr="007C437A">
          <w:t xml:space="preserve">Content </w:t>
        </w:r>
      </w:ins>
      <w:ins w:id="6377" w:author="Arthur Parmentier" w:date="2020-06-05T00:15:00Z">
        <w:r w:rsidRPr="007C437A">
          <w:t xml:space="preserve">+ “group” -&gt; </w:t>
        </w:r>
      </w:ins>
      <w:ins w:id="6378" w:author="Arthur Parmentier" w:date="2020-06-05T00:16:00Z">
        <w:r w:rsidRPr="007C437A">
          <w:t>Identifier</w:t>
        </w:r>
      </w:ins>
    </w:p>
    <w:p w:rsidR="002D025D" w:rsidRPr="007C437A" w:rsidRDefault="00576B55">
      <w:pPr>
        <w:pStyle w:val="Titre6"/>
        <w:rPr>
          <w:ins w:id="6379" w:author="Arthur Parmentier" w:date="2020-06-05T15:19:00Z"/>
          <w:rPrChange w:id="6380" w:author="Arthur Parmentier" w:date="2020-06-07T15:27:00Z">
            <w:rPr>
              <w:ins w:id="6381" w:author="Arthur Parmentier" w:date="2020-06-05T15:19:00Z"/>
            </w:rPr>
          </w:rPrChange>
        </w:rPr>
        <w:pPrChange w:id="6382" w:author="Arthur Parmentier" w:date="2020-06-05T15:31:00Z">
          <w:pPr/>
        </w:pPrChange>
      </w:pPr>
      <w:ins w:id="6383" w:author="Arthur Parmentier" w:date="2020-06-05T15:32:00Z">
        <w:r w:rsidRPr="007C437A">
          <w:rPr>
            <w:rPrChange w:id="6384" w:author="Arthur Parmentier" w:date="2020-06-07T15:27:00Z">
              <w:rPr/>
            </w:rPrChange>
          </w:rPr>
          <w:t>Prepositions a</w:t>
        </w:r>
      </w:ins>
      <w:ins w:id="6385" w:author="Arthur Parmentier" w:date="2020-06-05T15:40:00Z">
        <w:r w:rsidR="00D966BC" w:rsidRPr="007C437A">
          <w:rPr>
            <w:rPrChange w:id="6386" w:author="Arthur Parmentier" w:date="2020-06-07T15:27:00Z">
              <w:rPr/>
            </w:rPrChange>
          </w:rPr>
          <w:t xml:space="preserve">s </w:t>
        </w:r>
      </w:ins>
      <w:ins w:id="6387" w:author="Arthur Parmentier" w:date="2020-06-05T19:22:00Z">
        <w:r w:rsidR="000E299B" w:rsidRPr="007C437A">
          <w:rPr>
            <w:rPrChange w:id="6388" w:author="Arthur Parmentier" w:date="2020-06-07T15:27:00Z">
              <w:rPr/>
            </w:rPrChange>
          </w:rPr>
          <w:t>syntactic</w:t>
        </w:r>
      </w:ins>
      <w:ins w:id="6389" w:author="Arthur Parmentier" w:date="2020-06-05T15:32:00Z">
        <w:r w:rsidRPr="007C437A">
          <w:rPr>
            <w:rPrChange w:id="6390" w:author="Arthur Parmentier" w:date="2020-06-07T15:27:00Z">
              <w:rPr/>
            </w:rPrChange>
          </w:rPr>
          <w:t xml:space="preserve"> operators</w:t>
        </w:r>
      </w:ins>
    </w:p>
    <w:p w:rsidR="002D025D" w:rsidRPr="007C437A" w:rsidRDefault="00AC069B" w:rsidP="00747B7B">
      <w:pPr>
        <w:rPr>
          <w:ins w:id="6391" w:author="Arthur Parmentier" w:date="2020-06-05T15:26:00Z"/>
        </w:rPr>
      </w:pPr>
      <w:ins w:id="6392" w:author="Arthur Parmentier" w:date="2020-06-05T15:19:00Z">
        <w:r w:rsidRPr="007C437A">
          <w:t xml:space="preserve">There are examples that </w:t>
        </w:r>
      </w:ins>
      <w:ins w:id="6393" w:author="Arthur Parmentier" w:date="2020-06-05T15:41:00Z">
        <w:r w:rsidR="00D966BC" w:rsidRPr="007C437A">
          <w:t>show</w:t>
        </w:r>
      </w:ins>
      <w:ins w:id="6394" w:author="Arthur Parmentier" w:date="2020-06-05T15:20:00Z">
        <w:r w:rsidRPr="007C437A">
          <w:t xml:space="preserve"> the </w:t>
        </w:r>
      </w:ins>
      <w:ins w:id="6395" w:author="Arthur Parmentier" w:date="2020-06-05T15:31:00Z">
        <w:r w:rsidR="002D025D" w:rsidRPr="007C437A">
          <w:t xml:space="preserve">influence of </w:t>
        </w:r>
      </w:ins>
      <w:ins w:id="6396" w:author="Arthur Parmentier" w:date="2020-06-05T15:20:00Z">
        <w:r w:rsidRPr="007C437A">
          <w:t>context in SP grammar. Think of recursive requests such as</w:t>
        </w:r>
      </w:ins>
      <w:ins w:id="6397" w:author="Arthur Parmentier" w:date="2020-06-05T15:33:00Z">
        <w:r w:rsidR="004B5F28" w:rsidRPr="007C437A">
          <w:t xml:space="preserve">: </w:t>
        </w:r>
      </w:ins>
      <w:ins w:id="6398" w:author="Arthur Parmentier" w:date="2020-06-05T15:20:00Z">
        <w:r w:rsidRPr="007C437A">
          <w:t xml:space="preserve">“Whole group, </w:t>
        </w:r>
      </w:ins>
      <w:ins w:id="6399" w:author="Arthur Parmentier" w:date="2020-06-05T15:21:00Z">
        <w:r w:rsidRPr="007C437A">
          <w:t>pointillism</w:t>
        </w:r>
      </w:ins>
      <w:ins w:id="6400" w:author="Arthur Parmentier" w:date="2020-06-05T15:22:00Z">
        <w:r w:rsidRPr="007C437A">
          <w:t xml:space="preserve"> with head</w:t>
        </w:r>
      </w:ins>
      <w:ins w:id="6401" w:author="Arthur Parmentier" w:date="2020-06-05T15:23:00Z">
        <w:r w:rsidRPr="007C437A">
          <w:t xml:space="preserve"> </w:t>
        </w:r>
      </w:ins>
      <w:ins w:id="6402" w:author="Arthur Parmentier" w:date="2020-06-05T15:22:00Z">
        <w:r w:rsidRPr="007C437A">
          <w:t>add hands low</w:t>
        </w:r>
      </w:ins>
      <w:ins w:id="6403" w:author="Arthur Parmentier" w:date="2020-06-05T15:23:00Z">
        <w:r w:rsidRPr="007C437A">
          <w:t xml:space="preserve"> volume, play”</w:t>
        </w:r>
      </w:ins>
      <w:ins w:id="6404" w:author="Arthur Parmentier" w:date="2020-06-05T15:33:00Z">
        <w:r w:rsidR="004B5F28" w:rsidRPr="007C437A">
          <w:t>.</w:t>
        </w:r>
        <w:r w:rsidR="004B5F28" w:rsidRPr="007C437A">
          <w:br/>
        </w:r>
      </w:ins>
      <w:ins w:id="6405" w:author="Arthur Parmentier" w:date="2020-06-05T15:25:00Z">
        <w:r w:rsidR="002D025D" w:rsidRPr="007C437A">
          <w:t>One could interpret the “low volume</w:t>
        </w:r>
      </w:ins>
      <w:ins w:id="6406" w:author="Arthur Parmentier" w:date="2020-06-05T15:26:00Z">
        <w:r w:rsidR="002D025D" w:rsidRPr="007C437A">
          <w:t>” in two ways:</w:t>
        </w:r>
      </w:ins>
    </w:p>
    <w:p w:rsidR="002D025D" w:rsidRPr="007C437A" w:rsidRDefault="002D025D" w:rsidP="00747B7B">
      <w:pPr>
        <w:rPr>
          <w:ins w:id="6407" w:author="Arthur Parmentier" w:date="2020-06-05T15:26:00Z"/>
        </w:rPr>
      </w:pPr>
      <w:ins w:id="6408" w:author="Arthur Parmentier" w:date="2020-06-05T15:26:00Z">
        <w:r w:rsidRPr="007C437A">
          <w:t>1° referring to the pointillism in general</w:t>
        </w:r>
        <w:r w:rsidRPr="007C437A">
          <w:br/>
          <w:t>2° referring t</w:t>
        </w:r>
      </w:ins>
      <w:ins w:id="6409" w:author="Arthur Parmentier" w:date="2020-06-05T15:34:00Z">
        <w:r w:rsidR="004B5F28" w:rsidRPr="007C437A">
          <w:t>o the</w:t>
        </w:r>
      </w:ins>
      <w:ins w:id="6410" w:author="Arthur Parmentier" w:date="2020-06-05T15:26:00Z">
        <w:r w:rsidRPr="007C437A">
          <w:t xml:space="preserve"> movements </w:t>
        </w:r>
      </w:ins>
      <w:ins w:id="6411" w:author="Arthur Parmentier" w:date="2020-06-05T15:34:00Z">
        <w:r w:rsidR="0018560A" w:rsidRPr="007C437A">
          <w:t xml:space="preserve">of the hands </w:t>
        </w:r>
      </w:ins>
      <w:ins w:id="6412" w:author="Arthur Parmentier" w:date="2020-06-05T15:26:00Z">
        <w:r w:rsidRPr="007C437A">
          <w:t>only</w:t>
        </w:r>
      </w:ins>
    </w:p>
    <w:p w:rsidR="002D025D" w:rsidRPr="007C437A" w:rsidRDefault="002D025D" w:rsidP="00747B7B">
      <w:pPr>
        <w:rPr>
          <w:ins w:id="6413" w:author="Arthur Parmentier" w:date="2020-06-05T15:28:00Z"/>
        </w:rPr>
      </w:pPr>
      <w:ins w:id="6414" w:author="Arthur Parmentier" w:date="2020-06-05T15:26:00Z">
        <w:r w:rsidRPr="007C437A">
          <w:t xml:space="preserve">I would personally </w:t>
        </w:r>
      </w:ins>
      <w:ins w:id="6415" w:author="Arthur Parmentier" w:date="2020-06-05T15:27:00Z">
        <w:r w:rsidRPr="007C437A">
          <w:t xml:space="preserve">interpret the request the first way. </w:t>
        </w:r>
      </w:ins>
      <w:ins w:id="6416" w:author="Arthur Parmentier" w:date="2020-06-05T15:28:00Z">
        <w:r w:rsidRPr="007C437A">
          <w:t>However,</w:t>
        </w:r>
      </w:ins>
      <w:ins w:id="6417" w:author="Arthur Parmentier" w:date="2020-06-05T15:27:00Z">
        <w:r w:rsidRPr="007C437A">
          <w:t xml:space="preserve"> in the following request:</w:t>
        </w:r>
      </w:ins>
      <w:ins w:id="6418" w:author="Arthur Parmentier" w:date="2020-06-05T15:34:00Z">
        <w:r w:rsidR="004B5F28" w:rsidRPr="007C437A">
          <w:t xml:space="preserve"> </w:t>
        </w:r>
      </w:ins>
      <w:ins w:id="6419" w:author="Arthur Parmentier" w:date="2020-06-05T15:27:00Z">
        <w:r w:rsidRPr="007C437A">
          <w:t>“Whole group, pointillism with head</w:t>
        </w:r>
      </w:ins>
      <w:ins w:id="6420" w:author="Arthur Parmentier" w:date="2020-06-05T15:28:00Z">
        <w:r w:rsidRPr="007C437A">
          <w:t xml:space="preserve"> high volume</w:t>
        </w:r>
      </w:ins>
      <w:ins w:id="6421" w:author="Arthur Parmentier" w:date="2020-06-05T15:27:00Z">
        <w:r w:rsidRPr="007C437A">
          <w:t xml:space="preserve"> add hands low volume, play”</w:t>
        </w:r>
      </w:ins>
      <w:ins w:id="6422" w:author="Arthur Parmentier" w:date="2020-06-05T15:34:00Z">
        <w:r w:rsidR="004B5F28" w:rsidRPr="007C437A">
          <w:t xml:space="preserve">, </w:t>
        </w:r>
      </w:ins>
      <w:ins w:id="6423" w:author="Arthur Parmentier" w:date="2020-06-05T15:28:00Z">
        <w:r w:rsidRPr="007C437A">
          <w:t>I would interpret it the second way, i.e. that the low volume refers to the hands only.</w:t>
        </w:r>
      </w:ins>
    </w:p>
    <w:p w:rsidR="009C1A6D" w:rsidRPr="007C437A" w:rsidRDefault="007D69D8" w:rsidP="00747B7B">
      <w:pPr>
        <w:rPr>
          <w:ins w:id="6424" w:author="Arthur Parmentier" w:date="2020-06-05T16:15:00Z"/>
        </w:rPr>
      </w:pPr>
      <w:ins w:id="6425" w:author="Arthur Parmentier" w:date="2020-06-05T15:34:00Z">
        <w:r w:rsidRPr="007C437A">
          <w:t>In general, my observation is th</w:t>
        </w:r>
      </w:ins>
      <w:ins w:id="6426" w:author="Arthur Parmentier" w:date="2020-06-05T16:02:00Z">
        <w:r w:rsidR="0010023A" w:rsidRPr="007C437A">
          <w:t xml:space="preserve">at there is a class of SP signs that I would call “prepositions”: </w:t>
        </w:r>
      </w:ins>
      <w:ins w:id="6427" w:author="Arthur Parmentier" w:date="2020-06-05T15:34:00Z">
        <w:r w:rsidRPr="007C437A">
          <w:t xml:space="preserve">with, without, add, group, </w:t>
        </w:r>
      </w:ins>
      <w:ins w:id="6428" w:author="Arthur Parmentier" w:date="2020-06-05T15:35:00Z">
        <w:r w:rsidRPr="007C437A">
          <w:t>remove</w:t>
        </w:r>
      </w:ins>
      <w:ins w:id="6429" w:author="Arthur Parmentier" w:date="2020-06-05T16:15:00Z">
        <w:r w:rsidR="00A97496" w:rsidRPr="007C437A">
          <w:t>, go on to, go back to, morph</w:t>
        </w:r>
      </w:ins>
      <w:ins w:id="6430" w:author="Arthur Parmentier" w:date="2020-06-05T15:35:00Z">
        <w:r w:rsidRPr="007C437A">
          <w:t>…</w:t>
        </w:r>
      </w:ins>
      <w:ins w:id="6431" w:author="Arthur Parmentier" w:date="2020-06-05T16:02:00Z">
        <w:r w:rsidR="0010023A" w:rsidRPr="007C437A">
          <w:t xml:space="preserve"> that</w:t>
        </w:r>
      </w:ins>
      <w:ins w:id="6432" w:author="Arthur Parmentier" w:date="2020-06-05T15:35:00Z">
        <w:r w:rsidRPr="007C437A">
          <w:t xml:space="preserve"> </w:t>
        </w:r>
      </w:ins>
      <w:ins w:id="6433" w:author="Arthur Parmentier" w:date="2020-06-05T15:45:00Z">
        <w:r w:rsidR="00D966BC" w:rsidRPr="007C437A">
          <w:t>a</w:t>
        </w:r>
        <w:r w:rsidR="00F4578C" w:rsidRPr="007C437A">
          <w:t>ct as operators</w:t>
        </w:r>
      </w:ins>
      <w:ins w:id="6434" w:author="Arthur Parmentier" w:date="2020-06-05T15:46:00Z">
        <w:r w:rsidR="00F4578C" w:rsidRPr="007C437A">
          <w:rPr>
            <w:rStyle w:val="Appelnotedebasdep"/>
          </w:rPr>
          <w:footnoteReference w:id="71"/>
        </w:r>
        <w:r w:rsidR="00F4578C" w:rsidRPr="007C437A">
          <w:t xml:space="preserve"> that changes the </w:t>
        </w:r>
        <w:r w:rsidR="00F4578C" w:rsidRPr="007C437A">
          <w:lastRenderedPageBreak/>
          <w:t>syntax of elements around them.</w:t>
        </w:r>
      </w:ins>
      <w:ins w:id="6438" w:author="Arthur Parmentier" w:date="2020-06-05T16:03:00Z">
        <w:r w:rsidR="007E64ED" w:rsidRPr="007C437A">
          <w:t xml:space="preserve"> In the second SP workbook</w:t>
        </w:r>
      </w:ins>
      <w:ins w:id="6439" w:author="Arthur Parmentier" w:date="2020-06-05T16:05:00Z">
        <w:r w:rsidR="00B25170" w:rsidRPr="007C437A">
          <w:t xml:space="preserve"> by Walter Thompson</w:t>
        </w:r>
      </w:ins>
      <w:ins w:id="6440" w:author="Arthur Parmentier" w:date="2020-06-05T16:12:00Z">
        <w:r w:rsidR="00B25170" w:rsidRPr="007C437A">
          <w:t>,</w:t>
        </w:r>
      </w:ins>
      <w:ins w:id="6441" w:author="Arthur Parmentier" w:date="2020-06-05T16:05:00Z">
        <w:r w:rsidR="00B25170" w:rsidRPr="007C437A">
          <w:t xml:space="preserve"> the</w:t>
        </w:r>
      </w:ins>
      <w:ins w:id="6442" w:author="Arthur Parmentier" w:date="2020-06-05T16:12:00Z">
        <w:r w:rsidR="00B25170" w:rsidRPr="007C437A">
          <w:t>s</w:t>
        </w:r>
      </w:ins>
      <w:ins w:id="6443" w:author="Arthur Parmentier" w:date="2020-06-05T16:05:00Z">
        <w:r w:rsidR="00B25170" w:rsidRPr="007C437A">
          <w:t>e</w:t>
        </w:r>
      </w:ins>
      <w:ins w:id="6444" w:author="Arthur Parmentier" w:date="2020-06-05T16:03:00Z">
        <w:r w:rsidR="007E64ED" w:rsidRPr="007C437A">
          <w:t xml:space="preserve"> signs ar</w:t>
        </w:r>
      </w:ins>
      <w:ins w:id="6445" w:author="Arthur Parmentier" w:date="2020-06-05T16:05:00Z">
        <w:r w:rsidR="00B25170" w:rsidRPr="007C437A">
          <w:t>e described as belonging to</w:t>
        </w:r>
      </w:ins>
      <w:ins w:id="6446" w:author="Arthur Parmentier" w:date="2020-06-05T16:03:00Z">
        <w:r w:rsidR="007E64ED" w:rsidRPr="007C437A">
          <w:t xml:space="preserve"> the syntax categories “what”</w:t>
        </w:r>
      </w:ins>
      <w:ins w:id="6447" w:author="Arthur Parmentier" w:date="2020-06-05T16:07:00Z">
        <w:r w:rsidR="00B25170" w:rsidRPr="007C437A">
          <w:t xml:space="preserve"> or “who”</w:t>
        </w:r>
      </w:ins>
      <w:ins w:id="6448" w:author="Arthur Parmentier" w:date="2020-06-05T16:08:00Z">
        <w:r w:rsidR="00B25170" w:rsidRPr="007C437A">
          <w:t xml:space="preserve"> and part of the </w:t>
        </w:r>
      </w:ins>
      <w:ins w:id="6449" w:author="Arthur Parmentier" w:date="2020-06-05T16:09:00Z">
        <w:r w:rsidR="00B25170" w:rsidRPr="007C437A">
          <w:t xml:space="preserve">“function signal” class. </w:t>
        </w:r>
      </w:ins>
    </w:p>
    <w:p w:rsidR="009C1A6D" w:rsidRPr="007C437A" w:rsidRDefault="009C1A6D" w:rsidP="00747B7B">
      <w:pPr>
        <w:rPr>
          <w:ins w:id="6450" w:author="Arthur Parmentier" w:date="2020-06-05T16:16:00Z"/>
        </w:rPr>
      </w:pPr>
      <w:ins w:id="6451" w:author="Arthur Parmentier" w:date="2020-06-05T16:16:00Z">
        <w:r w:rsidRPr="007C437A">
          <w:rPr>
            <w:noProof/>
            <w:rPrChange w:id="6452"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453"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454"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455"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456" w:author="Arthur Parmentier" w:date="2020-06-05T16:16:00Z"/>
        </w:rPr>
      </w:pPr>
      <w:ins w:id="6457" w:author="Arthur Parmentier" w:date="2020-06-05T16:20:00Z">
        <w:r w:rsidRPr="007C437A">
          <w:t>DECORRELATION what – content how -modifier…??</w:t>
        </w:r>
      </w:ins>
    </w:p>
    <w:p w:rsidR="002D025D" w:rsidRPr="007C437A" w:rsidRDefault="00B25170" w:rsidP="00747B7B">
      <w:pPr>
        <w:rPr>
          <w:ins w:id="6458" w:author="Arthur Parmentier" w:date="2020-06-05T00:15:00Z"/>
        </w:rPr>
      </w:pPr>
      <w:ins w:id="6459" w:author="Arthur Parmentier" w:date="2020-06-05T16:09:00Z">
        <w:r w:rsidRPr="007C437A">
          <w:t>From my model of SP as a re</w:t>
        </w:r>
      </w:ins>
      <w:ins w:id="6460" w:author="Arthur Parmentier" w:date="2020-06-05T16:10:00Z">
        <w:r w:rsidRPr="007C437A">
          <w:t xml:space="preserve">gular language and the previous observations, it is clear that at the syntax level, these signs are very different from other </w:t>
        </w:r>
      </w:ins>
      <w:ins w:id="6461" w:author="Arthur Parmentier" w:date="2020-06-05T16:11:00Z">
        <w:r w:rsidRPr="007C437A">
          <w:t>contents</w:t>
        </w:r>
      </w:ins>
      <w:ins w:id="6462" w:author="Arthur Parmentier" w:date="2020-06-05T16:10:00Z">
        <w:r w:rsidRPr="007C437A">
          <w:t xml:space="preserve"> or </w:t>
        </w:r>
      </w:ins>
      <w:ins w:id="6463" w:author="Arthur Parmentier" w:date="2020-06-05T16:11:00Z">
        <w:r w:rsidRPr="007C437A">
          <w:t>modifie</w:t>
        </w:r>
      </w:ins>
      <w:ins w:id="6464" w:author="Arthur Parmentier" w:date="2020-06-05T16:12:00Z">
        <w:r w:rsidRPr="007C437A">
          <w:t xml:space="preserve">rs </w:t>
        </w:r>
      </w:ins>
      <w:ins w:id="6465" w:author="Arthur Parmentier" w:date="2020-06-05T16:10:00Z">
        <w:r w:rsidRPr="007C437A">
          <w:t>signs.</w:t>
        </w:r>
      </w:ins>
    </w:p>
    <w:p w:rsidR="00747B7B" w:rsidRPr="007C437A" w:rsidRDefault="007D1E32" w:rsidP="00747B7B">
      <w:pPr>
        <w:rPr>
          <w:ins w:id="6466" w:author="Arthur Parmentier" w:date="2020-06-05T00:13:00Z"/>
        </w:rPr>
      </w:pPr>
      <w:ins w:id="6467" w:author="Arthur Parmentier" w:date="2020-06-05T00:08:00Z">
        <w:r w:rsidRPr="007C437A">
          <w:t xml:space="preserve">It is a very important limitation of the modeling of SP as a regular language, that I have not solved in my tool yet. Several options </w:t>
        </w:r>
      </w:ins>
      <w:ins w:id="6468" w:author="Arthur Parmentier" w:date="2020-06-05T00:09:00Z">
        <w:r w:rsidRPr="007C437A">
          <w:t>for</w:t>
        </w:r>
      </w:ins>
      <w:ins w:id="6469" w:author="Arthur Parmentier" w:date="2020-06-05T00:10:00Z">
        <w:r w:rsidR="00974865" w:rsidRPr="007C437A">
          <w:t xml:space="preserve"> solving this problem</w:t>
        </w:r>
      </w:ins>
      <w:ins w:id="6470" w:author="Arthur Parmentier" w:date="2020-06-05T00:11:00Z">
        <w:r w:rsidR="00974865" w:rsidRPr="007C437A">
          <w:t xml:space="preserve"> in</w:t>
        </w:r>
      </w:ins>
      <w:ins w:id="6471" w:author="Arthur Parmentier" w:date="2020-06-05T00:09:00Z">
        <w:r w:rsidRPr="007C437A">
          <w:t xml:space="preserve"> </w:t>
        </w:r>
      </w:ins>
      <w:ins w:id="6472" w:author="Arthur Parmentier" w:date="2020-06-05T00:10:00Z">
        <w:r w:rsidRPr="007C437A">
          <w:t xml:space="preserve">a </w:t>
        </w:r>
      </w:ins>
      <w:ins w:id="6473" w:author="Arthur Parmentier" w:date="2020-06-05T00:09:00Z">
        <w:r w:rsidRPr="007C437A">
          <w:t>future implementation are discussed in a further section.</w:t>
        </w:r>
      </w:ins>
    </w:p>
    <w:p w:rsidR="009854FD" w:rsidRPr="007C437A" w:rsidRDefault="00376090">
      <w:pPr>
        <w:rPr>
          <w:ins w:id="6474" w:author="Arthur Parmentier" w:date="2020-06-04T16:33:00Z"/>
        </w:rPr>
        <w:pPrChange w:id="6475" w:author="Arthur Parmentier" w:date="2020-06-05T00:06:00Z">
          <w:pPr>
            <w:pStyle w:val="Paragraphedeliste"/>
            <w:numPr>
              <w:numId w:val="38"/>
            </w:numPr>
            <w:ind w:hanging="360"/>
          </w:pPr>
        </w:pPrChange>
      </w:pPr>
      <w:ins w:id="6476" w:author="Arthur Parmentier" w:date="2020-06-05T00:13:00Z">
        <w:r w:rsidRPr="007C437A">
          <w:t>In all cases that I have identified, it is the logical element that are able to change the category of a sign and therefore</w:t>
        </w:r>
      </w:ins>
      <w:ins w:id="6477" w:author="Arthur Parmentier" w:date="2020-06-05T00:14:00Z">
        <w:r w:rsidRPr="007C437A">
          <w:t xml:space="preserve"> “break” the FSM representation validity</w:t>
        </w:r>
      </w:ins>
      <w:ins w:id="6478" w:author="Arthur Parmentier" w:date="2020-06-05T00:16:00Z">
        <w:r w:rsidRPr="007C437A">
          <w:t xml:space="preserve">. I hope that my work and these observations will </w:t>
        </w:r>
      </w:ins>
      <w:ins w:id="6479" w:author="Arthur Parmentier" w:date="2020-06-05T00:17:00Z">
        <w:r w:rsidRPr="007C437A">
          <w:t>serve as a bas</w:t>
        </w:r>
      </w:ins>
      <w:ins w:id="6480" w:author="Arthur Parmentier" w:date="2020-06-05T00:18:00Z">
        <w:r w:rsidRPr="007C437A">
          <w:t>e</w:t>
        </w:r>
      </w:ins>
      <w:ins w:id="6481" w:author="Arthur Parmentier" w:date="2020-06-05T00:17:00Z">
        <w:r w:rsidRPr="007C437A">
          <w:t xml:space="preserve"> for </w:t>
        </w:r>
      </w:ins>
      <w:ins w:id="6482" w:author="Arthur Parmentier" w:date="2020-06-05T00:18:00Z">
        <w:r w:rsidRPr="007C437A">
          <w:t>deeper</w:t>
        </w:r>
      </w:ins>
      <w:ins w:id="6483" w:author="Arthur Parmentier" w:date="2020-06-05T00:17:00Z">
        <w:r w:rsidRPr="007C437A">
          <w:t xml:space="preserve"> stud</w:t>
        </w:r>
      </w:ins>
      <w:ins w:id="6484" w:author="Arthur Parmentier" w:date="2020-06-05T00:18:00Z">
        <w:r w:rsidRPr="007C437A">
          <w:t>ies</w:t>
        </w:r>
      </w:ins>
      <w:ins w:id="6485" w:author="Arthur Parmentier" w:date="2020-06-05T00:17:00Z">
        <w:r w:rsidRPr="007C437A">
          <w:t xml:space="preserve"> and</w:t>
        </w:r>
      </w:ins>
      <w:ins w:id="6486" w:author="Arthur Parmentier" w:date="2020-06-05T00:18:00Z">
        <w:r w:rsidRPr="007C437A">
          <w:t xml:space="preserve"> linguistic</w:t>
        </w:r>
      </w:ins>
      <w:ins w:id="6487" w:author="Arthur Parmentier" w:date="2020-06-05T00:17:00Z">
        <w:r w:rsidRPr="007C437A">
          <w:t xml:space="preserve"> modeling of SP grammar in its “regular” and “contextual” components</w:t>
        </w:r>
      </w:ins>
      <w:ins w:id="6488"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489" w:author="Arthur Parmentier" w:date="2020-06-05T00:01:00Z"/>
          <w:rPrChange w:id="6490" w:author="Arthur Parmentier" w:date="2020-06-07T15:27:00Z">
            <w:rPr>
              <w:del w:id="6491" w:author="Arthur Parmentier" w:date="2020-06-05T00:01:00Z"/>
            </w:rPr>
          </w:rPrChange>
        </w:rPr>
        <w:pPrChange w:id="6492" w:author="Arthur Parmentier" w:date="2020-06-04T16:59:00Z">
          <w:pPr>
            <w:pStyle w:val="Titre2"/>
          </w:pPr>
        </w:pPrChange>
      </w:pPr>
      <w:bookmarkStart w:id="6493" w:name="_Toc42259029"/>
      <w:bookmarkStart w:id="6494" w:name="_Toc42259106"/>
      <w:bookmarkStart w:id="6495" w:name="_Toc42449785"/>
      <w:bookmarkStart w:id="6496" w:name="_Toc42449867"/>
      <w:bookmarkStart w:id="6497" w:name="_Toc42550053"/>
      <w:bookmarkStart w:id="6498" w:name="_Toc42550146"/>
      <w:bookmarkEnd w:id="6493"/>
      <w:bookmarkEnd w:id="6494"/>
      <w:bookmarkEnd w:id="6495"/>
      <w:bookmarkEnd w:id="6496"/>
      <w:bookmarkEnd w:id="6497"/>
      <w:bookmarkEnd w:id="6498"/>
    </w:p>
    <w:p w:rsidR="00F25194" w:rsidRPr="007C437A" w:rsidRDefault="00F25194">
      <w:pPr>
        <w:pStyle w:val="Titre3"/>
        <w:rPr>
          <w:ins w:id="6499" w:author="Arthur Parmentier" w:date="2020-06-05T00:33:00Z"/>
        </w:rPr>
      </w:pPr>
      <w:bookmarkStart w:id="6500" w:name="_Toc42550147"/>
      <w:r w:rsidRPr="007C437A">
        <w:t>Part 5: Orchestra simulation</w:t>
      </w:r>
      <w:bookmarkEnd w:id="6500"/>
    </w:p>
    <w:p w:rsidR="002453FD" w:rsidRPr="007C437A" w:rsidRDefault="002453FD" w:rsidP="002453FD">
      <w:pPr>
        <w:rPr>
          <w:ins w:id="6501" w:author="Arthur Parmentier" w:date="2020-06-05T00:37:00Z"/>
        </w:rPr>
      </w:pPr>
      <w:ins w:id="6502" w:author="Arthur Parmentier" w:date="2020-06-05T00:35:00Z">
        <w:r w:rsidRPr="007C437A">
          <w:t xml:space="preserve">From the OSC commands created by the </w:t>
        </w:r>
      </w:ins>
      <w:ins w:id="6503" w:author="Arthur Parmentier" w:date="2020-06-08T01:39:00Z">
        <w:r w:rsidR="00DE0C52">
          <w:t>automaton</w:t>
        </w:r>
      </w:ins>
      <w:ins w:id="6504" w:author="Arthur Parmentier" w:date="2020-06-05T00:35:00Z">
        <w:r w:rsidRPr="007C437A">
          <w:t xml:space="preserve">, there is an unlimited panel of </w:t>
        </w:r>
      </w:ins>
      <w:ins w:id="6505" w:author="Arthur Parmentier" w:date="2020-06-05T00:36:00Z">
        <w:r w:rsidRPr="007C437A">
          <w:t xml:space="preserve">tools and ways to create an orchestra. </w:t>
        </w:r>
      </w:ins>
    </w:p>
    <w:p w:rsidR="002453FD" w:rsidRPr="007C437A" w:rsidRDefault="00AC4940" w:rsidP="002453FD">
      <w:pPr>
        <w:pStyle w:val="Titre4"/>
        <w:rPr>
          <w:ins w:id="6506" w:author="Arthur Parmentier" w:date="2020-06-05T00:37:00Z"/>
        </w:rPr>
      </w:pPr>
      <w:ins w:id="6507" w:author="Arthur Parmentier" w:date="2020-06-05T12:55:00Z">
        <w:r w:rsidRPr="007C437A">
          <w:t xml:space="preserve">First try with </w:t>
        </w:r>
      </w:ins>
      <w:ins w:id="6508" w:author="Arthur Parmentier" w:date="2020-06-05T00:37:00Z">
        <w:r w:rsidR="002453FD" w:rsidRPr="007C437A">
          <w:t>Ableton Live</w:t>
        </w:r>
      </w:ins>
    </w:p>
    <w:p w:rsidR="002453FD" w:rsidRPr="007C437A" w:rsidRDefault="002453FD" w:rsidP="002453FD">
      <w:pPr>
        <w:rPr>
          <w:ins w:id="6509" w:author="Arthur Parmentier" w:date="2020-06-05T00:43:00Z"/>
        </w:rPr>
      </w:pPr>
      <w:ins w:id="6510" w:author="Arthur Parmentier" w:date="2020-06-05T00:36:00Z">
        <w:r w:rsidRPr="007C437A">
          <w:t xml:space="preserve">I originally started by building a connection with </w:t>
        </w:r>
      </w:ins>
      <w:ins w:id="6511" w:author="Arthur Parmentier" w:date="2020-06-05T00:40:00Z">
        <w:r w:rsidR="00233897" w:rsidRPr="007C437A">
          <w:t xml:space="preserve">the performance software </w:t>
        </w:r>
      </w:ins>
      <w:ins w:id="6512" w:author="Arthur Parmentier" w:date="2020-06-05T00:36:00Z">
        <w:r w:rsidRPr="007C437A">
          <w:t>Ableton Live</w:t>
        </w:r>
      </w:ins>
      <w:ins w:id="6513" w:author="Arthur Parmentier" w:date="2020-06-05T00:40:00Z">
        <w:r w:rsidR="00233897" w:rsidRPr="007C437A">
          <w:t xml:space="preserve"> because of its wide spread use in the community of live performing artists</w:t>
        </w:r>
      </w:ins>
      <w:ins w:id="6514" w:author="Arthur Parmentier" w:date="2020-06-05T00:41:00Z">
        <w:r w:rsidR="00233897" w:rsidRPr="007C437A">
          <w:t xml:space="preserve"> (DJs, live performers) and its useful features for li</w:t>
        </w:r>
      </w:ins>
      <w:ins w:id="6515" w:author="Arthur Parmentier" w:date="2020-06-05T00:42:00Z">
        <w:r w:rsidR="00233897" w:rsidRPr="007C437A">
          <w:t>ve music such as the use of scenes and or the launch of clips synchron</w:t>
        </w:r>
      </w:ins>
      <w:ins w:id="6516" w:author="Arthur Parmentier" w:date="2020-06-05T00:43:00Z">
        <w:r w:rsidR="00233897" w:rsidRPr="007C437A">
          <w:t>ized with a particular metric and tempo.</w:t>
        </w:r>
      </w:ins>
    </w:p>
    <w:p w:rsidR="00E93BAC" w:rsidRPr="007C437A" w:rsidRDefault="00E93BAC" w:rsidP="002453FD">
      <w:pPr>
        <w:rPr>
          <w:ins w:id="6517" w:author="Arthur Parmentier" w:date="2020-06-05T00:56:00Z"/>
        </w:rPr>
      </w:pPr>
      <w:ins w:id="6518" w:author="Arthur Parmentier" w:date="2020-06-05T00:44:00Z">
        <w:r w:rsidRPr="007C437A">
          <w:t>Just like many DAWs, Live can be hard to control externally and only offer a limi</w:t>
        </w:r>
      </w:ins>
      <w:ins w:id="6519" w:author="Arthur Parmentier" w:date="2020-06-05T00:45:00Z">
        <w:r w:rsidRPr="007C437A">
          <w:t>ted API to its internal mechanisms. Controlling Live externally typically requires scripting a se</w:t>
        </w:r>
      </w:ins>
      <w:ins w:id="6520" w:author="Arthur Parmentier" w:date="2020-06-05T00:46:00Z">
        <w:r w:rsidRPr="007C437A">
          <w:t>rver in python that must be installed manually. However, LiveOSC</w:t>
        </w:r>
      </w:ins>
      <w:ins w:id="6521" w:author="Arthur Parmentier" w:date="2020-06-05T00:48:00Z">
        <w:r w:rsidRPr="007C437A">
          <w:rPr>
            <w:rStyle w:val="Appelnotedebasdep"/>
          </w:rPr>
          <w:footnoteReference w:id="72"/>
        </w:r>
      </w:ins>
      <w:ins w:id="6526" w:author="Arthur Parmentier" w:date="2020-06-05T00:46:00Z">
        <w:r w:rsidRPr="007C437A">
          <w:t xml:space="preserve"> has been shared by the community to </w:t>
        </w:r>
      </w:ins>
      <w:ins w:id="6527" w:author="Arthur Parmentier" w:date="2020-06-05T00:47:00Z">
        <w:r w:rsidRPr="007C437A">
          <w:t>help in this process by creating</w:t>
        </w:r>
      </w:ins>
      <w:ins w:id="6528" w:author="Arthur Parmentier" w:date="2020-06-05T00:56:00Z">
        <w:r w:rsidR="00AD4CD1" w:rsidRPr="007C437A">
          <w:t xml:space="preserve"> server that listens to</w:t>
        </w:r>
      </w:ins>
      <w:ins w:id="6529" w:author="Arthur Parmentier" w:date="2020-06-05T00:47:00Z">
        <w:r w:rsidRPr="007C437A">
          <w:t xml:space="preserve"> OSC map</w:t>
        </w:r>
      </w:ins>
      <w:ins w:id="6530" w:author="Arthur Parmentier" w:date="2020-06-05T00:56:00Z">
        <w:r w:rsidR="00AD4CD1" w:rsidRPr="007C437A">
          <w:t xml:space="preserve"> it to</w:t>
        </w:r>
      </w:ins>
      <w:ins w:id="6531" w:author="Arthur Parmentier" w:date="2020-06-05T00:47:00Z">
        <w:r w:rsidRPr="007C437A">
          <w:t xml:space="preserve"> Live parameters</w:t>
        </w:r>
      </w:ins>
      <w:ins w:id="6532" w:author="Arthur Parmentier" w:date="2020-06-05T00:48:00Z">
        <w:r w:rsidRPr="007C437A">
          <w:t>.</w:t>
        </w:r>
      </w:ins>
    </w:p>
    <w:p w:rsidR="00AD4CD1" w:rsidRPr="007C437A" w:rsidRDefault="00AD4CD1" w:rsidP="002453FD">
      <w:pPr>
        <w:rPr>
          <w:ins w:id="6533" w:author="Arthur Parmentier" w:date="2020-06-05T01:07:00Z"/>
        </w:rPr>
      </w:pPr>
      <w:ins w:id="6534" w:author="Arthur Parmentier" w:date="2020-06-05T00:57:00Z">
        <w:r w:rsidRPr="007C437A">
          <w:t xml:space="preserve">In my </w:t>
        </w:r>
      </w:ins>
      <w:ins w:id="6535" w:author="Arthur Parmentier" w:date="2020-06-05T00:58:00Z">
        <w:r w:rsidRPr="007C437A">
          <w:rPr>
            <w:rPrChange w:id="6536" w:author="Arthur Parmentier" w:date="2020-06-07T15:27:00Z">
              <w:rPr/>
            </w:rPrChange>
          </w:rPr>
          <w:fldChar w:fldCharType="begin"/>
        </w:r>
        <w:r w:rsidRPr="007C437A">
          <w:instrText xml:space="preserve"> HYPERLINK "https://www.youtube.com/watch?v=OmPFMT9mgOs" </w:instrText>
        </w:r>
        <w:r w:rsidRPr="007C437A">
          <w:rPr>
            <w:rPrChange w:id="6537" w:author="Arthur Parmentier" w:date="2020-06-07T15:27:00Z">
              <w:rPr/>
            </w:rPrChange>
          </w:rPr>
          <w:fldChar w:fldCharType="separate"/>
        </w:r>
        <w:r w:rsidRPr="007C437A">
          <w:rPr>
            <w:rStyle w:val="Lienhypertexte"/>
          </w:rPr>
          <w:t>third demo video</w:t>
        </w:r>
        <w:r w:rsidRPr="007C437A">
          <w:rPr>
            <w:rPrChange w:id="6538" w:author="Arthur Parmentier" w:date="2020-06-07T15:27:00Z">
              <w:rPr/>
            </w:rPrChange>
          </w:rPr>
          <w:fldChar w:fldCharType="end"/>
        </w:r>
      </w:ins>
      <w:ins w:id="6539" w:author="Arthur Parmentier" w:date="2020-06-05T00:57:00Z">
        <w:r w:rsidRPr="007C437A">
          <w:t>, I showed how I could use custom gestures to launch and stop clips in Live</w:t>
        </w:r>
      </w:ins>
      <w:ins w:id="6540" w:author="Arthur Parmentier" w:date="2020-06-05T00:58:00Z">
        <w:r w:rsidRPr="007C437A">
          <w:t>, just like a simple DJ controller would.</w:t>
        </w:r>
      </w:ins>
      <w:ins w:id="6541" w:author="Arthur Parmentier" w:date="2020-06-05T01:00:00Z">
        <w:r w:rsidRPr="007C437A">
          <w:t xml:space="preserve"> It required only a little effort to convert the conventions I use in my </w:t>
        </w:r>
        <w:r w:rsidRPr="007C437A">
          <w:lastRenderedPageBreak/>
          <w:t>OSC</w:t>
        </w:r>
      </w:ins>
      <w:ins w:id="6542" w:author="Arthur Parmentier" w:date="2020-06-05T01:01:00Z">
        <w:r w:rsidRPr="007C437A">
          <w:t xml:space="preserve"> commands to match the LiveOSC format. </w:t>
        </w:r>
      </w:ins>
      <w:ins w:id="6543" w:author="Arthur Parmentier" w:date="2020-06-05T01:03:00Z">
        <w:r w:rsidRPr="007C437A">
          <w:t xml:space="preserve">By synchronizing </w:t>
        </w:r>
      </w:ins>
      <w:ins w:id="6544" w:author="Arthur Parmentier" w:date="2020-06-05T01:01:00Z">
        <w:r w:rsidRPr="007C437A">
          <w:t xml:space="preserve">all the clips </w:t>
        </w:r>
      </w:ins>
      <w:ins w:id="6545" w:author="Arthur Parmentier" w:date="2020-06-05T01:02:00Z">
        <w:r w:rsidRPr="007C437A">
          <w:t>at the same tempo and metric</w:t>
        </w:r>
      </w:ins>
      <w:ins w:id="6546" w:author="Arthur Parmentier" w:date="2020-06-05T01:01:00Z">
        <w:r w:rsidRPr="007C437A">
          <w:t xml:space="preserve">, </w:t>
        </w:r>
      </w:ins>
      <w:ins w:id="6547" w:author="Arthur Parmentier" w:date="2020-06-05T01:03:00Z">
        <w:r w:rsidRPr="007C437A">
          <w:t>Live allowed me to c</w:t>
        </w:r>
      </w:ins>
      <w:ins w:id="6548" w:author="Arthur Parmentier" w:date="2020-06-05T01:04:00Z">
        <w:r w:rsidRPr="007C437A">
          <w:t xml:space="preserve">reate a fun demo with very simple controls that </w:t>
        </w:r>
      </w:ins>
      <w:ins w:id="6549" w:author="Arthur Parmentier" w:date="2020-06-05T01:05:00Z">
        <w:r w:rsidRPr="007C437A">
          <w:t>“sounds good” and can easily be modified and customized by the users.</w:t>
        </w:r>
      </w:ins>
    </w:p>
    <w:p w:rsidR="00E13FD2" w:rsidRPr="007C437A" w:rsidRDefault="00A911BE" w:rsidP="002453FD">
      <w:pPr>
        <w:rPr>
          <w:ins w:id="6550" w:author="Arthur Parmentier" w:date="2020-06-05T12:54:00Z"/>
        </w:rPr>
      </w:pPr>
      <w:ins w:id="6551" w:author="Arthur Parmentier" w:date="2020-06-05T12:38:00Z">
        <w:r w:rsidRPr="007C437A">
          <w:t>However, t</w:t>
        </w:r>
      </w:ins>
      <w:ins w:id="6552" w:author="Arthur Parmentier" w:date="2020-06-05T01:07:00Z">
        <w:r w:rsidR="00E13FD2" w:rsidRPr="007C437A">
          <w:t>he integration of SP commands could not be pushed very far into Live without more complex scripting</w:t>
        </w:r>
      </w:ins>
      <w:ins w:id="6553" w:author="Arthur Parmentier" w:date="2020-06-05T01:08:00Z">
        <w:r w:rsidR="00E13FD2" w:rsidRPr="007C437A">
          <w:t xml:space="preserve"> by extending the LiveOSC API, or perhaps by using additional custom Max for Live scripts.</w:t>
        </w:r>
      </w:ins>
      <w:ins w:id="6554"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555" w:author="Arthur Parmentier" w:date="2020-06-05T12:42:00Z">
        <w:r w:rsidRPr="007C437A">
          <w:t>clips.</w:t>
        </w:r>
      </w:ins>
      <w:ins w:id="6556" w:author="Arthur Parmentier" w:date="2020-06-05T01:11:00Z">
        <w:r w:rsidR="00E13FD2" w:rsidRPr="007C437A">
          <w:br/>
        </w:r>
      </w:ins>
      <w:ins w:id="6557" w:author="Arthur Parmentier" w:date="2020-06-05T01:10:00Z">
        <w:r w:rsidR="00E13FD2" w:rsidRPr="007C437A">
          <w:t xml:space="preserve">This is </w:t>
        </w:r>
      </w:ins>
      <w:ins w:id="6558" w:author="Arthur Parmentier" w:date="2020-06-05T12:42:00Z">
        <w:r w:rsidRPr="007C437A">
          <w:t xml:space="preserve">a very useful and ergonomic design choice for many use case but clearly is a limit to one of the most basic </w:t>
        </w:r>
      </w:ins>
      <w:ins w:id="6559" w:author="Arthur Parmentier" w:date="2020-06-05T12:43:00Z">
        <w:r w:rsidRPr="007C437A">
          <w:t>element of composition in SP</w:t>
        </w:r>
      </w:ins>
      <w:ins w:id="6560" w:author="Arthur Parmentier" w:date="2020-06-05T01:11:00Z">
        <w:r w:rsidR="00E13FD2" w:rsidRPr="007C437A">
          <w:t xml:space="preserve">. Some extended research showed me that </w:t>
        </w:r>
      </w:ins>
      <w:ins w:id="6561" w:author="Arthur Parmentier" w:date="2020-06-05T01:12:00Z">
        <w:r w:rsidR="00E13FD2" w:rsidRPr="007C437A">
          <w:t xml:space="preserve">there would be some workarounds change the tempo of a single clip of scene from within their </w:t>
        </w:r>
      </w:ins>
      <w:ins w:id="6562" w:author="Arthur Parmentier" w:date="2020-06-05T01:13:00Z">
        <w:r w:rsidR="00E13FD2" w:rsidRPr="007C437A">
          <w:t>naming</w:t>
        </w:r>
      </w:ins>
      <w:ins w:id="6563" w:author="Arthur Parmentier" w:date="2020-06-05T01:12:00Z">
        <w:r w:rsidR="00E13FD2" w:rsidRPr="007C437A">
          <w:t>, which would make it a better tool than other DAWs in which multiple tempos are</w:t>
        </w:r>
      </w:ins>
      <w:ins w:id="6564" w:author="Arthur Parmentier" w:date="2020-06-05T01:13:00Z">
        <w:r w:rsidR="00E13FD2" w:rsidRPr="007C437A">
          <w:t xml:space="preserve"> almost never found. But getting into those modifications in real time would </w:t>
        </w:r>
      </w:ins>
      <w:ins w:id="6565" w:author="Arthur Parmentier" w:date="2020-06-05T12:43:00Z">
        <w:r w:rsidRPr="007C437A">
          <w:t xml:space="preserve">require a very deep “hack” into Live that I could not afford </w:t>
        </w:r>
      </w:ins>
      <w:ins w:id="6566" w:author="Arthur Parmentier" w:date="2020-06-05T12:44:00Z">
        <w:r w:rsidRPr="007C437A">
          <w:t>spending time on in the frame of this project; also given that Live is a proprietary software that would maybe not be the most popular c</w:t>
        </w:r>
      </w:ins>
      <w:ins w:id="6567" w:author="Arthur Parmentier" w:date="2020-06-05T12:45:00Z">
        <w:r w:rsidRPr="007C437A">
          <w:t>hoice among the community of performers and Soundpainting that I target with my tool.</w:t>
        </w:r>
      </w:ins>
    </w:p>
    <w:p w:rsidR="00AC4940" w:rsidRPr="007C437A" w:rsidRDefault="00AC4940" w:rsidP="00AC4940">
      <w:pPr>
        <w:pStyle w:val="Titre4"/>
        <w:rPr>
          <w:ins w:id="6568" w:author="Arthur Parmentier" w:date="2020-06-05T12:54:00Z"/>
        </w:rPr>
      </w:pPr>
      <w:ins w:id="6569" w:author="Arthur Parmentier" w:date="2020-06-05T12:58:00Z">
        <w:r w:rsidRPr="007C437A">
          <w:t>The advantages of DAWs over Max</w:t>
        </w:r>
      </w:ins>
    </w:p>
    <w:p w:rsidR="00AC4940" w:rsidRPr="007C437A" w:rsidRDefault="00AC4940" w:rsidP="00AC4940">
      <w:pPr>
        <w:rPr>
          <w:ins w:id="6570" w:author="Arthur Parmentier" w:date="2020-06-05T13:41:00Z"/>
        </w:rPr>
      </w:pPr>
      <w:ins w:id="6571" w:author="Arthur Parmentier" w:date="2020-06-05T12:54:00Z">
        <w:r w:rsidRPr="007C437A">
          <w:t>While searching for altern</w:t>
        </w:r>
      </w:ins>
      <w:ins w:id="6572" w:author="Arthur Parmentier" w:date="2020-06-05T12:55:00Z">
        <w:r w:rsidRPr="007C437A">
          <w:t>atives to Ableton to implemen</w:t>
        </w:r>
      </w:ins>
      <w:ins w:id="6573" w:author="Arthur Parmentier" w:date="2020-06-05T12:57:00Z">
        <w:r w:rsidRPr="007C437A">
          <w:t>t the virtual orchestra</w:t>
        </w:r>
      </w:ins>
      <w:ins w:id="6574" w:author="Arthur Parmentier" w:date="2020-06-05T12:58:00Z">
        <w:r w:rsidRPr="007C437A">
          <w:t xml:space="preserve">, I realized that </w:t>
        </w:r>
      </w:ins>
      <w:ins w:id="6575" w:author="Arthur Parmentier" w:date="2020-06-05T12:59:00Z">
        <w:r w:rsidRPr="007C437A">
          <w:t>most DAWs d</w:t>
        </w:r>
      </w:ins>
      <w:ins w:id="6576" w:author="Arthur Parmentier" w:date="2020-06-05T13:40:00Z">
        <w:r w:rsidR="00B9593F" w:rsidRPr="007C437A">
          <w:t>o not have</w:t>
        </w:r>
      </w:ins>
      <w:ins w:id="6577" w:author="Arthur Parmentier" w:date="2020-06-05T12:59:00Z">
        <w:r w:rsidRPr="007C437A">
          <w:t xml:space="preserve"> the flexibility that would </w:t>
        </w:r>
      </w:ins>
      <w:ins w:id="6578" w:author="Arthur Parmentier" w:date="2020-06-05T13:40:00Z">
        <w:r w:rsidR="00943D75" w:rsidRPr="007C437A">
          <w:t>is</w:t>
        </w:r>
      </w:ins>
      <w:ins w:id="6579" w:author="Arthur Parmentier" w:date="2020-06-05T12:59:00Z">
        <w:r w:rsidRPr="007C437A">
          <w:t xml:space="preserve"> required for composing in real-time with SP gestures</w:t>
        </w:r>
      </w:ins>
      <w:ins w:id="6580" w:author="Arthur Parmentier" w:date="2020-06-05T13:41:00Z">
        <w:r w:rsidR="00943D75" w:rsidRPr="007C437A">
          <w:t>:</w:t>
        </w:r>
      </w:ins>
    </w:p>
    <w:p w:rsidR="00943D75" w:rsidRPr="007C437A" w:rsidRDefault="00943D75" w:rsidP="00943D75">
      <w:pPr>
        <w:pStyle w:val="Paragraphedeliste"/>
        <w:numPr>
          <w:ilvl w:val="0"/>
          <w:numId w:val="41"/>
        </w:numPr>
        <w:rPr>
          <w:ins w:id="6581" w:author="Arthur Parmentier" w:date="2020-06-05T13:41:00Z"/>
        </w:rPr>
      </w:pPr>
      <w:ins w:id="6582" w:author="Arthur Parmentier" w:date="2020-06-05T13:41:00Z">
        <w:r w:rsidRPr="007C437A">
          <w:t>Working at several tempos</w:t>
        </w:r>
      </w:ins>
    </w:p>
    <w:p w:rsidR="00943D75" w:rsidRPr="007C437A" w:rsidRDefault="00943D75" w:rsidP="00943D75">
      <w:pPr>
        <w:pStyle w:val="Paragraphedeliste"/>
        <w:numPr>
          <w:ilvl w:val="0"/>
          <w:numId w:val="41"/>
        </w:numPr>
        <w:rPr>
          <w:ins w:id="6583" w:author="Arthur Parmentier" w:date="2020-06-05T13:42:00Z"/>
        </w:rPr>
      </w:pPr>
      <w:ins w:id="6584" w:author="Arthur Parmentier" w:date="2020-06-05T13:42:00Z">
        <w:r w:rsidRPr="007C437A">
          <w:t>Looping things on the fly</w:t>
        </w:r>
      </w:ins>
    </w:p>
    <w:p w:rsidR="00943D75" w:rsidRPr="007C437A" w:rsidRDefault="00943D75" w:rsidP="00943D75">
      <w:pPr>
        <w:pStyle w:val="Paragraphedeliste"/>
        <w:numPr>
          <w:ilvl w:val="0"/>
          <w:numId w:val="41"/>
        </w:numPr>
        <w:rPr>
          <w:ins w:id="6585" w:author="Arthur Parmentier" w:date="2020-06-05T13:45:00Z"/>
        </w:rPr>
      </w:pPr>
      <w:ins w:id="6586" w:author="Arthur Parmentier" w:date="2020-06-05T13:44:00Z">
        <w:r w:rsidRPr="007C437A">
          <w:t>Working with continuous frequencies (in contrast with quantized pitches in the frequency domain) for glissandos</w:t>
        </w:r>
      </w:ins>
      <w:ins w:id="6587"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588" w:author="Arthur Parmentier" w:date="2020-06-05T13:45:00Z"/>
        </w:rPr>
      </w:pPr>
      <w:ins w:id="6589"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590" w:author="Arthur Parmentier" w:date="2020-06-05T13:45:00Z"/>
        </w:rPr>
      </w:pPr>
      <w:ins w:id="6591" w:author="Arthur Parmentier" w:date="2020-06-05T13:45:00Z">
        <w:r w:rsidRPr="007C437A">
          <w:t>…</w:t>
        </w:r>
      </w:ins>
    </w:p>
    <w:p w:rsidR="00943D75" w:rsidRPr="007C437A" w:rsidRDefault="00943D75" w:rsidP="00943D75">
      <w:pPr>
        <w:rPr>
          <w:ins w:id="6592" w:author="Arthur Parmentier" w:date="2020-06-05T13:47:00Z"/>
        </w:rPr>
      </w:pPr>
      <w:ins w:id="6593" w:author="Arthur Parmentier" w:date="2020-06-05T13:46:00Z">
        <w:r w:rsidRPr="007C437A">
          <w:t>For many of these elements, Max/MSP looks like a better choice than DAWs</w:t>
        </w:r>
      </w:ins>
      <w:ins w:id="6594" w:author="Arthur Parmentier" w:date="2020-06-05T13:47:00Z">
        <w:r w:rsidRPr="007C437A">
          <w:t xml:space="preserve"> because of its packages and objects dedicated to these features.</w:t>
        </w:r>
      </w:ins>
    </w:p>
    <w:p w:rsidR="00943D75" w:rsidRPr="007C437A" w:rsidRDefault="00943D75" w:rsidP="00943D75">
      <w:pPr>
        <w:rPr>
          <w:ins w:id="6595" w:author="Arthur Parmentier" w:date="2020-06-05T13:50:00Z"/>
        </w:rPr>
      </w:pPr>
      <w:ins w:id="6596" w:author="Arthur Parmentier" w:date="2020-06-05T13:47:00Z">
        <w:r w:rsidRPr="007C437A">
          <w:t xml:space="preserve">However, </w:t>
        </w:r>
      </w:ins>
      <w:ins w:id="6597"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598" w:author="Arthur Parmentier" w:date="2020-06-05T01:14:00Z"/>
        </w:rPr>
        <w:pPrChange w:id="6599" w:author="Arthur Parmentier" w:date="2020-06-05T13:51:00Z">
          <w:pPr/>
        </w:pPrChange>
      </w:pPr>
      <w:ins w:id="6600" w:author="Arthur Parmentier" w:date="2020-06-05T13:51:00Z">
        <w:r w:rsidRPr="007C437A">
          <w:t>Midi roll editor</w:t>
        </w:r>
      </w:ins>
    </w:p>
    <w:p w:rsidR="00E13FD2" w:rsidRPr="007C437A" w:rsidRDefault="00E13FD2">
      <w:pPr>
        <w:rPr>
          <w:ins w:id="6601" w:author="Arthur Parmentier" w:date="2020-05-18T17:06:00Z"/>
          <w:rPrChange w:id="6602" w:author="Arthur Parmentier" w:date="2020-06-07T15:27:00Z">
            <w:rPr>
              <w:ins w:id="6603" w:author="Arthur Parmentier" w:date="2020-05-18T17:06:00Z"/>
            </w:rPr>
          </w:rPrChange>
        </w:rPr>
        <w:pPrChange w:id="6604" w:author="Arthur Parmentier" w:date="2020-06-05T00:37:00Z">
          <w:pPr>
            <w:pStyle w:val="Titre2"/>
          </w:pPr>
        </w:pPrChange>
      </w:pPr>
    </w:p>
    <w:p w:rsidR="005522F0" w:rsidRPr="007C437A" w:rsidRDefault="005522F0">
      <w:pPr>
        <w:pStyle w:val="Titre2"/>
        <w:rPr>
          <w:ins w:id="6605" w:author="Arthur Parmentier" w:date="2020-05-18T17:06:00Z"/>
        </w:rPr>
      </w:pPr>
      <w:bookmarkStart w:id="6606" w:name="_Toc42550148"/>
      <w:ins w:id="6607" w:author="Arthur Parmentier" w:date="2020-05-18T17:06:00Z">
        <w:r w:rsidRPr="007C437A">
          <w:t>Performance</w:t>
        </w:r>
      </w:ins>
      <w:ins w:id="6608" w:author="Arthur Parmentier" w:date="2020-05-22T20:36:00Z">
        <w:r w:rsidR="001F0E95" w:rsidRPr="007C437A">
          <w:t xml:space="preserve"> aspects</w:t>
        </w:r>
      </w:ins>
      <w:bookmarkEnd w:id="6606"/>
    </w:p>
    <w:p w:rsidR="005522F0" w:rsidRPr="007C437A" w:rsidRDefault="005522F0" w:rsidP="005522F0">
      <w:pPr>
        <w:pStyle w:val="Titre3"/>
        <w:rPr>
          <w:ins w:id="6609" w:author="Arthur Parmentier" w:date="2020-05-18T17:07:00Z"/>
        </w:rPr>
      </w:pPr>
      <w:bookmarkStart w:id="6610" w:name="_Toc42550149"/>
      <w:ins w:id="6611" w:author="Arthur Parmentier" w:date="2020-05-18T17:06:00Z">
        <w:r w:rsidRPr="007C437A">
          <w:t xml:space="preserve">PoseNet and </w:t>
        </w:r>
      </w:ins>
      <w:ins w:id="6612" w:author="Arthur Parmentier" w:date="2020-05-22T12:18:00Z">
        <w:r w:rsidR="00E9747D" w:rsidRPr="007C437A">
          <w:t>Wekinator</w:t>
        </w:r>
      </w:ins>
      <w:ins w:id="6613" w:author="Arthur Parmentier" w:date="2020-05-18T17:06:00Z">
        <w:r w:rsidRPr="007C437A">
          <w:t xml:space="preserve"> settings</w:t>
        </w:r>
      </w:ins>
      <w:bookmarkEnd w:id="6610"/>
    </w:p>
    <w:p w:rsidR="002A1FE9" w:rsidRPr="007C437A" w:rsidRDefault="002A1FE9" w:rsidP="005522F0">
      <w:pPr>
        <w:rPr>
          <w:ins w:id="6614" w:author="Arthur Parmentier" w:date="2020-05-22T20:36:00Z"/>
        </w:rPr>
      </w:pPr>
      <w:ins w:id="6615" w:author="Arthur Parmentier" w:date="2020-05-22T20:36:00Z">
        <w:r w:rsidRPr="007C437A">
          <w:t>As mentioned previously</w:t>
        </w:r>
      </w:ins>
      <w:ins w:id="6616" w:author="Arthur Parmentier" w:date="2020-05-22T23:32:00Z">
        <w:r w:rsidR="00A37563" w:rsidRPr="007C437A">
          <w:t>, PoseNet as different parameters that influence its performances.</w:t>
        </w:r>
      </w:ins>
      <w:ins w:id="6617" w:author="Arthur Parmentier" w:date="2020-05-22T23:33:00Z">
        <w:r w:rsidR="00A37563" w:rsidRPr="007C437A">
          <w:t xml:space="preserve"> It is however not obvious where lies the best compromise between accuracy and the</w:t>
        </w:r>
      </w:ins>
      <w:ins w:id="6618" w:author="Arthur Parmentier" w:date="2020-05-22T23:34:00Z">
        <w:r w:rsidR="00A37563" w:rsidRPr="007C437A">
          <w:t xml:space="preserve"> number of poses processed by seconds (FPS).</w:t>
        </w:r>
      </w:ins>
      <w:ins w:id="6619" w:author="Arthur Parmentier" w:date="2020-05-22T23:40:00Z">
        <w:r w:rsidR="009940BE" w:rsidRPr="007C437A">
          <w:t xml:space="preserve"> Let’s take a look </w:t>
        </w:r>
      </w:ins>
      <w:ins w:id="6620" w:author="Arthur Parmentier" w:date="2020-05-22T23:41:00Z">
        <w:r w:rsidR="009940BE" w:rsidRPr="007C437A">
          <w:t xml:space="preserve">at how Wekinator processes its input to </w:t>
        </w:r>
      </w:ins>
      <w:ins w:id="6621"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622" w:author="Arthur Parmentier" w:date="2020-05-20T19:53:00Z"/>
        </w:rPr>
      </w:pPr>
      <w:ins w:id="6623" w:author="Arthur Parmentier" w:date="2020-05-18T17:07:00Z">
        <w:r w:rsidRPr="007C437A">
          <w:lastRenderedPageBreak/>
          <w:t>We know that</w:t>
        </w:r>
      </w:ins>
      <w:ins w:id="6624" w:author="Arthur Parmentier" w:date="2020-05-22T20:15:00Z">
        <w:r w:rsidR="00FF217B" w:rsidRPr="007C437A">
          <w:t xml:space="preserve"> by default,</w:t>
        </w:r>
      </w:ins>
      <w:ins w:id="6625" w:author="Arthur Parmentier" w:date="2020-05-18T17:07:00Z">
        <w:r w:rsidRPr="007C437A">
          <w:t xml:space="preserve"> </w:t>
        </w:r>
      </w:ins>
      <w:ins w:id="6626" w:author="Arthur Parmentier" w:date="2020-05-22T12:18:00Z">
        <w:r w:rsidR="00E9747D" w:rsidRPr="007C437A">
          <w:t>Wekinator</w:t>
        </w:r>
      </w:ins>
      <w:ins w:id="6627" w:author="Arthur Parmentier" w:date="2020-05-22T20:15:00Z">
        <w:r w:rsidR="00FF217B" w:rsidRPr="007C437A">
          <w:t>’s DTW</w:t>
        </w:r>
      </w:ins>
      <w:ins w:id="6628" w:author="Arthur Parmentier" w:date="2020-05-18T17:07:00Z">
        <w:r w:rsidRPr="007C437A">
          <w:t xml:space="preserve"> is downsampling </w:t>
        </w:r>
      </w:ins>
      <w:ins w:id="6629" w:author="Arthur Parmentier" w:date="2020-05-22T20:15:00Z">
        <w:r w:rsidR="00FF217B" w:rsidRPr="007C437A">
          <w:t>the data rate</w:t>
        </w:r>
      </w:ins>
      <w:ins w:id="6630" w:author="Arthur Parmentier" w:date="2020-05-18T17:07:00Z">
        <w:r w:rsidRPr="007C437A">
          <w:t xml:space="preserve"> to improve the DTW speed, such that the best compromise in performance and accuracy is to keep the number of FPS just below what </w:t>
        </w:r>
      </w:ins>
      <w:ins w:id="6631" w:author="Arthur Parmentier" w:date="2020-05-22T12:18:00Z">
        <w:r w:rsidR="00E9747D" w:rsidRPr="007C437A">
          <w:t>Wekinator</w:t>
        </w:r>
      </w:ins>
      <w:ins w:id="6632" w:author="Arthur Parmentier" w:date="2020-05-18T17:07:00Z">
        <w:r w:rsidRPr="007C437A">
          <w:t xml:space="preserve"> can handle without downsampling for a sequence of 2 seconds</w:t>
        </w:r>
        <w:r w:rsidRPr="007C437A">
          <w:rPr>
            <w:rStyle w:val="Appelnotedebasdep"/>
          </w:rPr>
          <w:footnoteReference w:id="73"/>
        </w:r>
        <w:r w:rsidRPr="007C437A">
          <w:t xml:space="preserve">. With </w:t>
        </w:r>
      </w:ins>
      <w:ins w:id="6638" w:author="Arthur Parmentier" w:date="2020-05-22T12:18:00Z">
        <w:r w:rsidR="00E9747D" w:rsidRPr="007C437A">
          <w:t>Wekinator</w:t>
        </w:r>
      </w:ins>
      <w:ins w:id="6639" w:author="Arthur Parmentier" w:date="2020-05-18T17:07:00Z">
        <w:r w:rsidRPr="007C437A">
          <w:t>’s default settings (max sequence size = 10), the ideal number of FPS is 5</w:t>
        </w:r>
        <w:r w:rsidRPr="007C437A">
          <w:rPr>
            <w:rStyle w:val="Appelnotedebasdep"/>
          </w:rPr>
          <w:footnoteReference w:id="74"/>
        </w:r>
        <w:r w:rsidRPr="007C437A">
          <w:t xml:space="preserve">. On a fast computer, it would be worth to change </w:t>
        </w:r>
      </w:ins>
      <w:ins w:id="6642" w:author="Arthur Parmentier" w:date="2020-05-22T12:18:00Z">
        <w:r w:rsidR="00E9747D" w:rsidRPr="007C437A">
          <w:t>Wekinator</w:t>
        </w:r>
      </w:ins>
      <w:ins w:id="6643" w:author="Arthur Parmentier" w:date="2020-05-18T17:07:00Z">
        <w:r w:rsidRPr="007C437A">
          <w:t>’s default max sequence length to 20-</w:t>
        </w:r>
      </w:ins>
      <w:ins w:id="6644" w:author="Arthur Parmentier" w:date="2020-05-22T23:42:00Z">
        <w:r w:rsidR="009940BE" w:rsidRPr="007C437A">
          <w:t>4</w:t>
        </w:r>
      </w:ins>
      <w:ins w:id="6645" w:author="Arthur Parmentier" w:date="2020-05-18T17:07:00Z">
        <w:r w:rsidRPr="007C437A">
          <w:t>0 and run with around 10-</w:t>
        </w:r>
      </w:ins>
      <w:ins w:id="6646" w:author="Arthur Parmentier" w:date="2020-05-22T23:42:00Z">
        <w:r w:rsidR="009940BE" w:rsidRPr="007C437A">
          <w:t>20</w:t>
        </w:r>
      </w:ins>
      <w:ins w:id="6647"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648" w:author="Arthur Parmentier" w:date="2020-05-22T23:50:00Z"/>
        </w:rPr>
      </w:pPr>
      <w:ins w:id="6649" w:author="Arthur Parmentier" w:date="2020-05-22T23:43:00Z">
        <w:r w:rsidRPr="007C437A">
          <w:t>An</w:t>
        </w:r>
      </w:ins>
      <w:ins w:id="6650" w:author="Arthur Parmentier" w:date="2020-05-22T23:44:00Z">
        <w:r w:rsidRPr="007C437A">
          <w:t xml:space="preserve">other question that would yet still need to be addressed is whether using very different rates for PoseNet among the </w:t>
        </w:r>
      </w:ins>
      <w:ins w:id="6651" w:author="Arthur Parmentier" w:date="2020-05-22T23:45:00Z">
        <w:r w:rsidRPr="007C437A">
          <w:t xml:space="preserve">training </w:t>
        </w:r>
      </w:ins>
      <w:ins w:id="6652" w:author="Arthur Parmentier" w:date="2020-05-22T23:44:00Z">
        <w:r w:rsidRPr="007C437A">
          <w:t>dataset or between the training data</w:t>
        </w:r>
      </w:ins>
      <w:ins w:id="6653" w:author="Arthur Parmentier" w:date="2020-05-22T23:45:00Z">
        <w:r w:rsidRPr="007C437A">
          <w:t>set</w:t>
        </w:r>
      </w:ins>
      <w:ins w:id="6654" w:author="Arthur Parmentier" w:date="2020-05-22T23:44:00Z">
        <w:r w:rsidRPr="007C437A">
          <w:t xml:space="preserve"> and rea</w:t>
        </w:r>
      </w:ins>
      <w:ins w:id="6655" w:author="Arthur Parmentier" w:date="2020-05-22T23:45:00Z">
        <w:r w:rsidRPr="007C437A">
          <w:t>l-time data would badly affect the performances of Wekinator DTW or not. Al</w:t>
        </w:r>
      </w:ins>
      <w:ins w:id="6656" w:author="Arthur Parmentier" w:date="2020-05-22T23:46:00Z">
        <w:r w:rsidRPr="007C437A">
          <w:t>though DTW warps the sequence and should be able to match two sequences with a different data rate, they are still constraints on how</w:t>
        </w:r>
      </w:ins>
      <w:ins w:id="6657" w:author="Arthur Parmentier" w:date="2020-05-22T23:47:00Z">
        <w:r w:rsidRPr="007C437A">
          <w:t xml:space="preserve"> far the algorithm looks forward in time to find a point that may match a s</w:t>
        </w:r>
      </w:ins>
      <w:ins w:id="6658" w:author="Arthur Parmentier" w:date="2020-05-22T23:48:00Z">
        <w:r w:rsidRPr="007C437A">
          <w:t>equence in the training set and possibly on how much the sequence can be warped. These remarks are only speculative at the moment</w:t>
        </w:r>
      </w:ins>
      <w:ins w:id="6659"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660" w:author="Arthur Parmentier" w:date="2020-05-22T23:50:00Z">
        <w:r w:rsidRPr="007C437A">
          <w:t>applications.</w:t>
        </w:r>
      </w:ins>
    </w:p>
    <w:p w:rsidR="00DF2E6B" w:rsidRPr="007C437A" w:rsidRDefault="00DF2E6B" w:rsidP="005522F0">
      <w:pPr>
        <w:rPr>
          <w:ins w:id="6661" w:author="Arthur Parmentier" w:date="2020-05-20T19:53:00Z"/>
        </w:rPr>
      </w:pPr>
      <w:ins w:id="6662" w:author="Arthur Parmentier" w:date="2020-05-22T23:50:00Z">
        <w:r w:rsidRPr="007C437A">
          <w:t xml:space="preserve">It is also to be tested how does the performance of Wekinator changes with the </w:t>
        </w:r>
      </w:ins>
      <w:ins w:id="6663" w:author="Arthur Parmentier" w:date="2020-05-22T23:51:00Z">
        <w:r w:rsidRPr="007C437A">
          <w:t>number</w:t>
        </w:r>
      </w:ins>
      <w:ins w:id="6664" w:author="Arthur Parmentier" w:date="2020-05-22T23:50:00Z">
        <w:r w:rsidRPr="007C437A">
          <w:t xml:space="preserve"> of signs to be recognized. In the scope of this project, no more than </w:t>
        </w:r>
      </w:ins>
      <w:ins w:id="6665" w:author="Arthur Parmentier" w:date="2020-05-22T23:51:00Z">
        <w:r w:rsidRPr="007C437A">
          <w:t xml:space="preserve">dozens of signs were tested but it is possible and likely that its performance (accuracy but </w:t>
        </w:r>
      </w:ins>
      <w:ins w:id="6666" w:author="Arthur Parmentier" w:date="2020-05-22T23:52:00Z">
        <w:r w:rsidRPr="007C437A">
          <w:t>also speed)</w:t>
        </w:r>
      </w:ins>
      <w:ins w:id="6667" w:author="Arthur Parmentier" w:date="2020-05-22T23:51:00Z">
        <w:r w:rsidRPr="007C437A">
          <w:t xml:space="preserve"> drops with the increas</w:t>
        </w:r>
      </w:ins>
      <w:ins w:id="6668" w:author="Arthur Parmentier" w:date="2020-05-22T23:52:00Z">
        <w:r w:rsidRPr="007C437A">
          <w:t xml:space="preserve">e of the number of signs. These points should be investigated for future improvements of the tools, especially for working </w:t>
        </w:r>
      </w:ins>
      <w:ins w:id="6669" w:author="Arthur Parmentier" w:date="2020-05-22T23:53:00Z">
        <w:r w:rsidRPr="007C437A">
          <w:t>with bigger sets of signs.</w:t>
        </w:r>
      </w:ins>
    </w:p>
    <w:p w:rsidR="00F02080" w:rsidRPr="007C437A" w:rsidRDefault="00F02080" w:rsidP="005522F0">
      <w:pPr>
        <w:rPr>
          <w:ins w:id="6670" w:author="Arthur Parmentier" w:date="2020-05-20T19:53:00Z"/>
        </w:rPr>
      </w:pPr>
    </w:p>
    <w:p w:rsidR="00F02080" w:rsidRPr="007C437A" w:rsidRDefault="00F02080" w:rsidP="005522F0">
      <w:pPr>
        <w:rPr>
          <w:ins w:id="6671" w:author="Arthur Parmentier" w:date="2020-05-20T19:53:00Z"/>
        </w:rPr>
      </w:pPr>
    </w:p>
    <w:p w:rsidR="00F02080" w:rsidRPr="007C437A" w:rsidRDefault="00F02080" w:rsidP="005522F0">
      <w:pPr>
        <w:rPr>
          <w:ins w:id="6672" w:author="Arthur Parmentier" w:date="2020-05-20T19:53:00Z"/>
        </w:rPr>
      </w:pPr>
    </w:p>
    <w:p w:rsidR="00F02080" w:rsidRPr="007C437A" w:rsidRDefault="00F02080" w:rsidP="00F02080">
      <w:pPr>
        <w:rPr>
          <w:ins w:id="6673" w:author="Arthur Parmentier" w:date="2020-05-20T19:53:00Z"/>
        </w:rPr>
      </w:pPr>
      <w:ins w:id="6674"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675" w:author="Arthur Parmentier" w:date="2020-05-18T17:07:00Z"/>
          <w:rPrChange w:id="6676" w:author="Arthur Parmentier" w:date="2020-06-07T15:27:00Z">
            <w:rPr>
              <w:ins w:id="6677" w:author="Arthur Parmentier" w:date="2020-05-18T17:07:00Z"/>
            </w:rPr>
          </w:rPrChange>
        </w:rPr>
        <w:pPrChange w:id="6678" w:author="Arthur Parmentier" w:date="2020-05-22T08:25:00Z">
          <w:pPr/>
        </w:pPrChange>
      </w:pPr>
      <w:bookmarkStart w:id="6679" w:name="_Toc42550150"/>
      <w:ins w:id="6680" w:author="Arthur Parmentier" w:date="2020-05-22T08:25:00Z">
        <w:r w:rsidRPr="007C437A">
          <w:rPr>
            <w:rPrChange w:id="6681" w:author="Arthur Parmentier" w:date="2020-06-07T15:27:00Z">
              <w:rPr/>
            </w:rPrChange>
          </w:rPr>
          <w:t>Threading</w:t>
        </w:r>
      </w:ins>
      <w:bookmarkEnd w:id="6679"/>
    </w:p>
    <w:p w:rsidR="005522F0" w:rsidRPr="007C437A" w:rsidRDefault="005522F0">
      <w:pPr>
        <w:rPr>
          <w:rPrChange w:id="6682" w:author="Arthur Parmentier" w:date="2020-06-07T15:27:00Z">
            <w:rPr/>
          </w:rPrChange>
        </w:rPr>
        <w:pPrChange w:id="6683" w:author="Arthur Parmentier" w:date="2020-05-18T17:07:00Z">
          <w:pPr>
            <w:pStyle w:val="Titre2"/>
          </w:pPr>
        </w:pPrChange>
      </w:pPr>
    </w:p>
    <w:p w:rsidR="00F25194" w:rsidRPr="007C437A" w:rsidRDefault="00F25194">
      <w:pPr>
        <w:pStyle w:val="Titre2"/>
      </w:pPr>
      <w:del w:id="6684" w:author="Arthur Parmentier" w:date="2020-05-14T15:55:00Z">
        <w:r w:rsidRPr="007C437A" w:rsidDel="008E4BF0">
          <w:lastRenderedPageBreak/>
          <w:delText xml:space="preserve">Part 6: </w:delText>
        </w:r>
      </w:del>
      <w:bookmarkStart w:id="6685" w:name="_Toc42550151"/>
      <w:r w:rsidRPr="007C437A">
        <w:t>Learning</w:t>
      </w:r>
      <w:ins w:id="6686" w:author="Arthur Parmentier" w:date="2020-05-14T15:55:00Z">
        <w:r w:rsidR="008E4BF0" w:rsidRPr="007C437A">
          <w:t xml:space="preserve"> in SP and numerical tool</w:t>
        </w:r>
      </w:ins>
      <w:bookmarkEnd w:id="6685"/>
      <w:del w:id="6687" w:author="Arthur Parmentier" w:date="2020-05-14T15:55:00Z">
        <w:r w:rsidRPr="007C437A" w:rsidDel="008E4BF0">
          <w:delText xml:space="preserve"> mechanism (?)</w:delText>
        </w:r>
      </w:del>
    </w:p>
    <w:p w:rsidR="00604767" w:rsidRPr="007C437A" w:rsidRDefault="00604767">
      <w:pPr>
        <w:pStyle w:val="Titre2"/>
        <w:rPr>
          <w:rPrChange w:id="6688" w:author="Arthur Parmentier" w:date="2020-06-07T15:27:00Z">
            <w:rPr/>
          </w:rPrChange>
        </w:rPr>
        <w:pPrChange w:id="6689" w:author="Arthur Parmentier" w:date="2020-06-07T21:11:00Z">
          <w:pPr>
            <w:pStyle w:val="Titre1"/>
          </w:pPr>
        </w:pPrChange>
      </w:pPr>
      <w:bookmarkStart w:id="6690" w:name="_Toc42550152"/>
      <w:r w:rsidRPr="007C437A">
        <w:rPr>
          <w:rPrChange w:id="6691" w:author="Arthur Parmentier" w:date="2020-06-07T15:27:00Z">
            <w:rPr/>
          </w:rPrChange>
        </w:rPr>
        <w:t>Potential &amp; future of the tool</w:t>
      </w:r>
      <w:bookmarkEnd w:id="6690"/>
    </w:p>
    <w:p w:rsidR="00F7581A" w:rsidRPr="007C437A" w:rsidRDefault="007938BA" w:rsidP="00F7581A">
      <w:pPr>
        <w:pStyle w:val="Titre3"/>
        <w:rPr>
          <w:ins w:id="6692" w:author="Arthur Parmentier" w:date="2020-05-21T17:03:00Z"/>
        </w:rPr>
      </w:pPr>
      <w:bookmarkStart w:id="6693" w:name="_Toc42550153"/>
      <w:ins w:id="6694" w:author="Arthur Parmentier" w:date="2020-05-21T17:03:00Z">
        <w:r w:rsidRPr="007C437A">
          <w:t>Emotion recognition</w:t>
        </w:r>
        <w:bookmarkEnd w:id="6693"/>
      </w:ins>
    </w:p>
    <w:p w:rsidR="007938BA" w:rsidRPr="007C437A" w:rsidRDefault="007938BA">
      <w:pPr>
        <w:pStyle w:val="Titre4"/>
        <w:rPr>
          <w:ins w:id="6695" w:author="Arthur Parmentier" w:date="2020-05-21T17:01:00Z"/>
          <w:rPrChange w:id="6696" w:author="Arthur Parmentier" w:date="2020-06-07T15:27:00Z">
            <w:rPr>
              <w:ins w:id="6697" w:author="Arthur Parmentier" w:date="2020-05-21T17:01:00Z"/>
            </w:rPr>
          </w:rPrChange>
        </w:rPr>
        <w:pPrChange w:id="6698" w:author="Arthur Parmentier" w:date="2020-05-21T17:03:00Z">
          <w:pPr>
            <w:pStyle w:val="Titre6"/>
          </w:pPr>
        </w:pPrChange>
      </w:pPr>
      <w:ins w:id="6699" w:author="Arthur Parmentier" w:date="2020-05-21T17:03:00Z">
        <w:r w:rsidRPr="007C437A">
          <w:rPr>
            <w:rPrChange w:id="6700" w:author="Arthur Parmentier" w:date="2020-06-07T15:27:00Z">
              <w:rPr/>
            </w:rPrChange>
          </w:rPr>
          <w:t xml:space="preserve">From PoseNet to building features for </w:t>
        </w:r>
      </w:ins>
      <w:ins w:id="6701" w:author="Arthur Parmentier" w:date="2020-05-21T17:04:00Z">
        <w:r w:rsidRPr="007C437A">
          <w:rPr>
            <w:rPrChange w:id="6702" w:author="Arthur Parmentier" w:date="2020-06-07T15:27:00Z">
              <w:rPr/>
            </w:rPrChange>
          </w:rPr>
          <w:t>recognizing emotions</w:t>
        </w:r>
      </w:ins>
      <w:ins w:id="6703" w:author="Arthur Parmentier" w:date="2020-05-21T17:17:00Z">
        <w:r w:rsidR="00E61559" w:rsidRPr="007C437A">
          <w:rPr>
            <w:rPrChange w:id="6704" w:author="Arthur Parmentier" w:date="2020-06-07T15:27:00Z">
              <w:rPr/>
            </w:rPrChange>
          </w:rPr>
          <w:t xml:space="preserve"> in body gestures</w:t>
        </w:r>
      </w:ins>
    </w:p>
    <w:p w:rsidR="00F7581A" w:rsidRPr="007C437A" w:rsidRDefault="00F7581A" w:rsidP="00F7581A">
      <w:pPr>
        <w:rPr>
          <w:ins w:id="6705" w:author="Arthur Parmentier" w:date="2020-05-21T17:01:00Z"/>
        </w:rPr>
      </w:pPr>
      <w:ins w:id="6706"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75"/>
        </w:r>
        <w:r w:rsidRPr="007C437A">
          <w:t xml:space="preserve"> and its potential use in other SP modes.</w:t>
        </w:r>
      </w:ins>
    </w:p>
    <w:p w:rsidR="00F7581A" w:rsidRPr="007C437A" w:rsidRDefault="00F7581A" w:rsidP="00F7581A">
      <w:pPr>
        <w:rPr>
          <w:ins w:id="6715" w:author="Arthur Parmentier" w:date="2020-05-21T17:01:00Z"/>
        </w:rPr>
      </w:pPr>
      <w:ins w:id="6716"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717" w:author="Arthur Parmentier" w:date="2020-05-21T17:01:00Z"/>
        </w:rPr>
      </w:pPr>
      <w:ins w:id="6718" w:author="Arthur Parmentier" w:date="2020-05-21T17:01:00Z">
        <w:r w:rsidRPr="007C437A">
          <w:t>The EyesWeb project</w:t>
        </w:r>
        <w:r w:rsidRPr="007C437A">
          <w:rPr>
            <w:rStyle w:val="Appelnotedebasdep"/>
          </w:rPr>
          <w:footnoteReference w:id="76"/>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77"/>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728" w:author="Arthur Parmentier" w:date="2020-05-21T17:04:00Z"/>
        </w:rPr>
      </w:pPr>
      <w:ins w:id="6729"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6730" w:author="Arthur Parmentier" w:date="2020-05-21T17:09:00Z"/>
        </w:rPr>
      </w:pPr>
      <w:ins w:id="6731" w:author="Arthur Parmentier" w:date="2020-05-21T17:05:00Z">
        <w:r w:rsidRPr="007C437A">
          <w:lastRenderedPageBreak/>
          <w:t>Face</w:t>
        </w:r>
      </w:ins>
      <w:ins w:id="6732" w:author="Arthur Parmentier" w:date="2020-05-21T17:06:00Z">
        <w:r w:rsidRPr="007C437A">
          <w:t>Mesh</w:t>
        </w:r>
      </w:ins>
      <w:ins w:id="6733" w:author="Arthur Parmentier" w:date="2020-05-21T17:17:00Z">
        <w:r w:rsidR="00150C0E" w:rsidRPr="007C437A">
          <w:t xml:space="preserve"> and face emotions recognition</w:t>
        </w:r>
      </w:ins>
    </w:p>
    <w:p w:rsidR="007938BA" w:rsidRPr="007C437A" w:rsidRDefault="007938BA" w:rsidP="007938BA">
      <w:pPr>
        <w:rPr>
          <w:ins w:id="6734" w:author="Arthur Parmentier" w:date="2020-05-21T17:14:00Z"/>
        </w:rPr>
      </w:pPr>
      <w:ins w:id="6735" w:author="Arthur Parmentier" w:date="2020-05-21T17:09:00Z">
        <w:r w:rsidRPr="007C437A">
          <w:t xml:space="preserve">Tensorflow </w:t>
        </w:r>
      </w:ins>
      <w:ins w:id="6736" w:author="Arthur Parmentier" w:date="2020-05-21T17:10:00Z">
        <w:r w:rsidRPr="007C437A">
          <w:t xml:space="preserve">has just released in </w:t>
        </w:r>
      </w:ins>
      <w:ins w:id="6737" w:author="Arthur Parmentier" w:date="2020-05-21T17:13:00Z">
        <w:r w:rsidRPr="007C437A">
          <w:t>March</w:t>
        </w:r>
      </w:ins>
      <w:ins w:id="6738" w:author="Arthur Parmentier" w:date="2020-05-21T17:10:00Z">
        <w:r w:rsidRPr="007C437A">
          <w:t xml:space="preserve"> 2020 the </w:t>
        </w:r>
      </w:ins>
      <w:ins w:id="6739" w:author="Arthur Parmentier" w:date="2020-05-21T17:14:00Z">
        <w:r w:rsidR="00E61559" w:rsidRPr="007C437A">
          <w:t>F</w:t>
        </w:r>
      </w:ins>
      <w:ins w:id="6740" w:author="Arthur Parmentier" w:date="2020-05-21T17:10:00Z">
        <w:r w:rsidRPr="007C437A">
          <w:t>acemesh package</w:t>
        </w:r>
      </w:ins>
      <w:ins w:id="6741" w:author="Arthur Parmentier" w:date="2020-05-21T17:31:00Z">
        <w:r w:rsidR="005F3B6B" w:rsidRPr="007C437A">
          <w:rPr>
            <w:rStyle w:val="Appelnotedebasdep"/>
          </w:rPr>
          <w:footnoteReference w:id="78"/>
        </w:r>
      </w:ins>
      <w:ins w:id="6743" w:author="Arthur Parmentier" w:date="2020-05-21T17:11:00Z">
        <w:r w:rsidRPr="007C437A">
          <w:t xml:space="preserve"> that infers approximate 3D facial surface geometry from an image or video stream</w:t>
        </w:r>
      </w:ins>
      <w:ins w:id="6744" w:author="Arthur Parmentier" w:date="2020-05-21T17:13:00Z">
        <w:r w:rsidR="00E61559" w:rsidRPr="007C437A">
          <w:t xml:space="preserve"> and that can be ported to Max just as easily as PoseNet or </w:t>
        </w:r>
      </w:ins>
      <w:ins w:id="6745" w:author="Arthur Parmentier" w:date="2020-05-21T17:14:00Z">
        <w:r w:rsidR="00E61559" w:rsidRPr="007C437A">
          <w:t>Handpose models.</w:t>
        </w:r>
      </w:ins>
    </w:p>
    <w:p w:rsidR="00E61559" w:rsidRPr="007C437A" w:rsidRDefault="00E61559" w:rsidP="007938BA">
      <w:pPr>
        <w:rPr>
          <w:ins w:id="6746" w:author="Arthur Parmentier" w:date="2020-05-21T17:22:00Z"/>
        </w:rPr>
      </w:pPr>
      <w:ins w:id="6747" w:author="Arthur Parmentier" w:date="2020-05-21T17:15:00Z">
        <w:r w:rsidRPr="007C437A">
          <w:t>One use of this package for SP could be</w:t>
        </w:r>
      </w:ins>
      <w:ins w:id="6748" w:author="Arthur Parmentier" w:date="2020-05-21T17:22:00Z">
        <w:r w:rsidR="00150C0E" w:rsidRPr="007C437A">
          <w:t xml:space="preserve"> building a lightweight</w:t>
        </w:r>
      </w:ins>
      <w:ins w:id="6749" w:author="Arthur Parmentier" w:date="2020-05-21T17:15:00Z">
        <w:r w:rsidRPr="007C437A">
          <w:t xml:space="preserve"> expression and emotion classifi</w:t>
        </w:r>
      </w:ins>
      <w:ins w:id="6750" w:author="Arthur Parmentier" w:date="2020-05-21T17:22:00Z">
        <w:r w:rsidR="00150C0E" w:rsidRPr="007C437A">
          <w:t>er that could also be used in SP modes such as the shapeline</w:t>
        </w:r>
      </w:ins>
      <w:ins w:id="6751" w:author="Arthur Parmentier" w:date="2020-05-21T17:15:00Z">
        <w:r w:rsidRPr="007C437A">
          <w:t>.</w:t>
        </w:r>
      </w:ins>
    </w:p>
    <w:p w:rsidR="00150C0E" w:rsidRPr="007C437A" w:rsidRDefault="00150C0E">
      <w:pPr>
        <w:rPr>
          <w:ins w:id="6752" w:author="Arthur Parmentier" w:date="2020-05-21T17:01:00Z"/>
        </w:rPr>
      </w:pPr>
      <w:ins w:id="6753" w:author="Arthur Parmentier" w:date="2020-05-21T17:22:00Z">
        <w:r w:rsidRPr="007C437A">
          <w:t>There are already several convincing attemp</w:t>
        </w:r>
      </w:ins>
      <w:ins w:id="6754" w:author="Arthur Parmentier" w:date="2020-05-21T17:23:00Z">
        <w:r w:rsidRPr="007C437A">
          <w:t>ts at recognizing facial emotions but</w:t>
        </w:r>
      </w:ins>
      <w:ins w:id="6755" w:author="Arthur Parmentier" w:date="2020-05-21T17:24:00Z">
        <w:r w:rsidR="00C43BD9" w:rsidRPr="007C437A">
          <w:t xml:space="preserve"> Face</w:t>
        </w:r>
      </w:ins>
      <w:ins w:id="6756" w:author="Arthur Parmentier" w:date="2020-05-21T17:31:00Z">
        <w:r w:rsidR="00717498" w:rsidRPr="007C437A">
          <w:t>m</w:t>
        </w:r>
      </w:ins>
      <w:ins w:id="6757" w:author="Arthur Parmentier" w:date="2020-05-21T17:24:00Z">
        <w:r w:rsidR="00C43BD9" w:rsidRPr="007C437A">
          <w:t>esh advantage is that it opens the way for fast, real-time emo</w:t>
        </w:r>
      </w:ins>
      <w:ins w:id="6758" w:author="Arthur Parmentier" w:date="2020-05-21T17:25:00Z">
        <w:r w:rsidR="00C43BD9" w:rsidRPr="007C437A">
          <w:t>tion recognition from 3D me</w:t>
        </w:r>
      </w:ins>
      <w:ins w:id="6759" w:author="Arthur Parmentier" w:date="2020-05-21T17:26:00Z">
        <w:r w:rsidR="00C43BD9" w:rsidRPr="007C437A">
          <w:t xml:space="preserve">sh, hence independent of the user’s face color, dimensions, </w:t>
        </w:r>
      </w:ins>
      <w:ins w:id="6760" w:author="Arthur Parmentier" w:date="2020-05-21T17:27:00Z">
        <w:r w:rsidR="00C43BD9" w:rsidRPr="007C437A">
          <w:t xml:space="preserve">eyebrow shape, etc. </w:t>
        </w:r>
      </w:ins>
      <w:ins w:id="6761" w:author="Arthur Parmentier" w:date="2020-05-21T17:28:00Z">
        <w:r w:rsidR="00C43BD9" w:rsidRPr="007C437A">
          <w:t xml:space="preserve">Just like a </w:t>
        </w:r>
      </w:ins>
      <w:ins w:id="6762" w:author="Arthur Parmentier" w:date="2020-05-21T17:29:00Z">
        <w:r w:rsidR="00C43BD9" w:rsidRPr="007C437A">
          <w:t xml:space="preserve">normalized </w:t>
        </w:r>
      </w:ins>
      <w:ins w:id="6763" w:author="Arthur Parmentier" w:date="2020-05-21T17:28:00Z">
        <w:r w:rsidR="00C43BD9" w:rsidRPr="007C437A">
          <w:t xml:space="preserve">skeleton from PoseNet </w:t>
        </w:r>
      </w:ins>
      <w:ins w:id="6764" w:author="Arthur Parmentier" w:date="2020-05-21T17:29:00Z">
        <w:r w:rsidR="00C43BD9" w:rsidRPr="007C437A">
          <w:t>allows us to build a simple yet efficient model for recognizing SP signs without heavy training sets and models, the Face</w:t>
        </w:r>
      </w:ins>
      <w:ins w:id="6765" w:author="Arthur Parmentier" w:date="2020-05-21T17:30:00Z">
        <w:r w:rsidR="00C43BD9" w:rsidRPr="007C437A">
          <w:t xml:space="preserve">mesh could allow </w:t>
        </w:r>
      </w:ins>
      <w:ins w:id="6766" w:author="Arthur Parmentier" w:date="2020-05-21T17:53:00Z">
        <w:r w:rsidR="00C67C3E" w:rsidRPr="007C437A">
          <w:t>us to</w:t>
        </w:r>
      </w:ins>
      <w:ins w:id="6767" w:author="Arthur Parmentier" w:date="2020-05-21T17:30:00Z">
        <w:r w:rsidR="00C43BD9" w:rsidRPr="007C437A">
          <w:t xml:space="preserve"> recogniz</w:t>
        </w:r>
      </w:ins>
      <w:ins w:id="6768" w:author="Arthur Parmentier" w:date="2020-05-21T17:53:00Z">
        <w:r w:rsidR="00C67C3E" w:rsidRPr="007C437A">
          <w:t>e</w:t>
        </w:r>
      </w:ins>
      <w:ins w:id="6769" w:author="Arthur Parmentier" w:date="2020-05-21T17:30:00Z">
        <w:r w:rsidR="00C43BD9" w:rsidRPr="007C437A">
          <w:t xml:space="preserve"> emotions as facial signs… but also creating </w:t>
        </w:r>
      </w:ins>
      <w:ins w:id="6770" w:author="Arthur Parmentier" w:date="2020-05-21T17:53:00Z">
        <w:r w:rsidR="00C67C3E" w:rsidRPr="007C437A">
          <w:t>our</w:t>
        </w:r>
      </w:ins>
      <w:ins w:id="6771" w:author="Arthur Parmentier" w:date="2020-05-21T17:30:00Z">
        <w:r w:rsidR="00C43BD9" w:rsidRPr="007C437A">
          <w:t xml:space="preserve"> own, new sign</w:t>
        </w:r>
      </w:ins>
      <w:ins w:id="6772" w:author="Arthur Parmentier" w:date="2020-05-21T17:53:00Z">
        <w:r w:rsidR="00C67C3E" w:rsidRPr="007C437A">
          <w:t>s</w:t>
        </w:r>
      </w:ins>
      <w:ins w:id="6773" w:author="Arthur Parmentier" w:date="2020-05-21T17:30:00Z">
        <w:r w:rsidR="00C43BD9" w:rsidRPr="007C437A">
          <w:t xml:space="preserve"> with the face</w:t>
        </w:r>
      </w:ins>
      <w:ins w:id="6774" w:author="Arthur Parmentier" w:date="2020-05-21T17:31:00Z">
        <w:r w:rsidR="00C43BD9" w:rsidRPr="007C437A">
          <w:t>.</w:t>
        </w:r>
      </w:ins>
    </w:p>
    <w:p w:rsidR="00604767" w:rsidRPr="007C437A" w:rsidDel="00F7581A" w:rsidRDefault="00186BEF">
      <w:pPr>
        <w:pStyle w:val="Titre3"/>
        <w:rPr>
          <w:del w:id="6775" w:author="Arthur Parmentier" w:date="2020-05-21T17:01:00Z"/>
          <w:rPrChange w:id="6776" w:author="Arthur Parmentier" w:date="2020-06-07T15:27:00Z">
            <w:rPr>
              <w:del w:id="6777" w:author="Arthur Parmentier" w:date="2020-05-21T17:01:00Z"/>
            </w:rPr>
          </w:rPrChange>
        </w:rPr>
        <w:pPrChange w:id="6778" w:author="Arthur Parmentier" w:date="2020-05-18T17:11:00Z">
          <w:pPr>
            <w:pStyle w:val="Titre2"/>
          </w:pPr>
        </w:pPrChange>
      </w:pPr>
      <w:del w:id="6779" w:author="Arthur Parmentier" w:date="2020-05-21T17:01:00Z">
        <w:r w:rsidRPr="007C437A" w:rsidDel="00F7581A">
          <w:rPr>
            <w:rPrChange w:id="6780" w:author="Arthur Parmentier" w:date="2020-06-07T15:27:00Z">
              <w:rPr/>
            </w:rPrChange>
          </w:rPr>
          <w:delText>Topic A: what could be improved and how</w:delText>
        </w:r>
        <w:bookmarkStart w:id="6781" w:name="_Toc41067219"/>
        <w:bookmarkStart w:id="6782" w:name="_Toc42259037"/>
        <w:bookmarkStart w:id="6783" w:name="_Toc42259114"/>
        <w:bookmarkStart w:id="6784" w:name="_Toc42449793"/>
        <w:bookmarkStart w:id="6785" w:name="_Toc42449875"/>
        <w:bookmarkStart w:id="6786" w:name="_Toc42550061"/>
        <w:bookmarkStart w:id="6787" w:name="_Toc42550154"/>
        <w:bookmarkEnd w:id="6781"/>
        <w:bookmarkEnd w:id="6782"/>
        <w:bookmarkEnd w:id="6783"/>
        <w:bookmarkEnd w:id="6784"/>
        <w:bookmarkEnd w:id="6785"/>
        <w:bookmarkEnd w:id="6786"/>
        <w:bookmarkEnd w:id="6787"/>
      </w:del>
    </w:p>
    <w:p w:rsidR="003C19D8" w:rsidRPr="007C437A" w:rsidRDefault="003C19D8" w:rsidP="003C19D8">
      <w:pPr>
        <w:pStyle w:val="Titre3"/>
        <w:rPr>
          <w:ins w:id="6788" w:author="Arthur Parmentier" w:date="2020-05-22T10:25:00Z"/>
        </w:rPr>
      </w:pPr>
      <w:bookmarkStart w:id="6789" w:name="_Toc42550155"/>
      <w:ins w:id="6790" w:author="Arthur Parmentier" w:date="2020-05-22T10:24:00Z">
        <w:r w:rsidRPr="007C437A">
          <w:t xml:space="preserve">Classification problem with </w:t>
        </w:r>
      </w:ins>
      <w:ins w:id="6791" w:author="Arthur Parmentier" w:date="2020-05-22T10:25:00Z">
        <w:r w:rsidRPr="007C437A">
          <w:t>CRF</w:t>
        </w:r>
      </w:ins>
      <w:bookmarkEnd w:id="6789"/>
      <w:del w:id="6792"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6793" w:author="Arthur Parmentier" w:date="2020-06-07T18:32:00Z">
            <w:rPr/>
          </w:rPrChange>
        </w:rPr>
        <w:pPrChange w:id="6794" w:author="Arthur Parmentier" w:date="2020-05-22T10:25:00Z">
          <w:pPr>
            <w:pStyle w:val="Titre2"/>
          </w:pPr>
        </w:pPrChange>
      </w:pPr>
      <w:ins w:id="6795" w:author="Arthur Parmentier" w:date="2020-05-22T10:25:00Z">
        <w:r w:rsidRPr="008C7E78">
          <w:rPr>
            <w:lang w:val="fr-FR"/>
            <w:rPrChange w:id="6796" w:author="Arthur Parmentier" w:date="2020-06-07T18:32:00Z">
              <w:rPr/>
            </w:rPrChange>
          </w:rPr>
          <w:t xml:space="preserve">Le CRF tient compte de la proba de chaque signe plus de la position dans la requête pour </w:t>
        </w:r>
      </w:ins>
      <w:ins w:id="6797" w:author="Arthur Parmentier" w:date="2020-05-22T10:26:00Z">
        <w:r w:rsidRPr="008C7E78">
          <w:rPr>
            <w:lang w:val="fr-FR"/>
            <w:rPrChange w:id="6798" w:author="Arthur Parmentier" w:date="2020-06-07T18:32:00Z">
              <w:rPr/>
            </w:rPrChange>
          </w:rPr>
          <w:t>classifier le signe</w:t>
        </w:r>
      </w:ins>
    </w:p>
    <w:p w:rsidR="00186BEF" w:rsidRPr="007C437A" w:rsidRDefault="00186BEF">
      <w:pPr>
        <w:pStyle w:val="Titre3"/>
        <w:rPr>
          <w:rPrChange w:id="6799" w:author="Arthur Parmentier" w:date="2020-06-07T15:27:00Z">
            <w:rPr/>
          </w:rPrChange>
        </w:rPr>
        <w:pPrChange w:id="6800" w:author="Arthur Parmentier" w:date="2020-05-18T17:11:00Z">
          <w:pPr>
            <w:pStyle w:val="Titre2"/>
          </w:pPr>
        </w:pPrChange>
      </w:pPr>
      <w:bookmarkStart w:id="6801" w:name="_Toc42550156"/>
      <w:r w:rsidRPr="007C437A">
        <w:rPr>
          <w:rPrChange w:id="6802" w:author="Arthur Parmentier" w:date="2020-06-07T15:27:00Z">
            <w:rPr/>
          </w:rPrChange>
        </w:rPr>
        <w:t>The future</w:t>
      </w:r>
      <w:bookmarkEnd w:id="6801"/>
    </w:p>
    <w:p w:rsidR="00E75199" w:rsidRPr="007C437A" w:rsidRDefault="00E75199" w:rsidP="00E6654A">
      <w:pPr>
        <w:pStyle w:val="Titre1"/>
      </w:pPr>
      <w:bookmarkStart w:id="6803" w:name="_Toc42550157"/>
      <w:r w:rsidRPr="007C437A">
        <w:t>Conclusion</w:t>
      </w:r>
      <w:bookmarkEnd w:id="6803"/>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6804" w:author="Arthur Parmentier" w:date="2020-05-12T19:23:00Z"/>
        </w:rPr>
      </w:pPr>
      <w:ins w:id="6805" w:author="Arthur Parmentier" w:date="2020-05-12T19:13:00Z">
        <w:r w:rsidRPr="007C437A">
          <w:t>SIGN = something that stands for something else</w:t>
        </w:r>
      </w:ins>
      <w:ins w:id="6806"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6807" w:author="Arthur Parmentier" w:date="2020-05-12T19:23:00Z"/>
        </w:rPr>
      </w:pPr>
      <w:ins w:id="6808" w:author="Arthur Parmentier" w:date="2020-05-12T19:23:00Z">
        <w:r w:rsidRPr="007C437A">
          <w:t>No synonyms in SP</w:t>
        </w:r>
      </w:ins>
    </w:p>
    <w:p w:rsidR="00A34795" w:rsidRPr="007C437A" w:rsidRDefault="00A34795" w:rsidP="00E6654A">
      <w:ins w:id="6809" w:author="Arthur Parmentier" w:date="2020-05-12T19:23:00Z">
        <w:r w:rsidRPr="007C437A">
          <w:t>Are there homonyms?</w:t>
        </w:r>
        <w:r w:rsidR="0011688F" w:rsidRPr="007C437A">
          <w:t xml:space="preserve"> YESS</w:t>
        </w:r>
      </w:ins>
    </w:p>
    <w:bookmarkEnd w:id="547"/>
    <w:p w:rsidR="00F25194" w:rsidRPr="007C437A" w:rsidRDefault="00F25194" w:rsidP="00E6654A">
      <w:pPr>
        <w:rPr>
          <w:ins w:id="6810" w:author="Arthur Parmentier" w:date="2020-05-12T19:27:00Z"/>
        </w:rPr>
      </w:pPr>
    </w:p>
    <w:p w:rsidR="008A6488" w:rsidRPr="007C437A" w:rsidRDefault="008A6488" w:rsidP="00E6654A">
      <w:pPr>
        <w:rPr>
          <w:ins w:id="6811" w:author="Arthur Parmentier" w:date="2020-05-12T19:32:00Z"/>
        </w:rPr>
      </w:pPr>
      <w:ins w:id="6812" w:author="Arthur Parmentier" w:date="2020-05-12T19:27:00Z">
        <w:r w:rsidRPr="007C437A">
          <w:t>Meronymes… to check/discuss</w:t>
        </w:r>
        <w:r w:rsidR="00481EE1" w:rsidRPr="007C437A">
          <w:t xml:space="preserve"> : sense relations</w:t>
        </w:r>
      </w:ins>
    </w:p>
    <w:p w:rsidR="000717DB" w:rsidRPr="007C437A" w:rsidRDefault="000717DB" w:rsidP="00E6654A">
      <w:pPr>
        <w:rPr>
          <w:ins w:id="6813" w:author="Arthur Parmentier" w:date="2020-05-12T19:32:00Z"/>
        </w:rPr>
      </w:pPr>
    </w:p>
    <w:p w:rsidR="000717DB" w:rsidRPr="007C437A" w:rsidRDefault="000717DB" w:rsidP="00E6654A">
      <w:pPr>
        <w:rPr>
          <w:ins w:id="6814" w:author="Arthur Parmentier" w:date="2020-05-13T09:41:00Z"/>
        </w:rPr>
      </w:pPr>
      <w:ins w:id="6815" w:author="Arthur Parmentier" w:date="2020-05-12T19:32:00Z">
        <w:r w:rsidRPr="007C437A">
          <w:t xml:space="preserve">Sign overloading: </w:t>
        </w:r>
      </w:ins>
      <w:ins w:id="6816" w:author="Arthur Parmentier" w:date="2020-05-12T19:34:00Z">
        <w:r w:rsidR="00C07A15" w:rsidRPr="007C437A">
          <w:t>what is an analogy?</w:t>
        </w:r>
      </w:ins>
    </w:p>
    <w:p w:rsidR="003C3E32" w:rsidRPr="007C437A" w:rsidRDefault="003C3E32" w:rsidP="00E6654A">
      <w:pPr>
        <w:rPr>
          <w:ins w:id="6817" w:author="Arthur Parmentier" w:date="2020-05-13T09:41:00Z"/>
        </w:rPr>
      </w:pPr>
    </w:p>
    <w:p w:rsidR="003C3E32" w:rsidRPr="007C437A" w:rsidRDefault="003C3E32" w:rsidP="00E6654A">
      <w:pPr>
        <w:rPr>
          <w:ins w:id="6818" w:author="Arthur Parmentier" w:date="2020-05-14T13:28:00Z"/>
          <w:rStyle w:val="reference-text"/>
        </w:rPr>
      </w:pPr>
      <w:ins w:id="6819" w:author="Arthur Parmentier" w:date="2020-05-13T09:41:00Z">
        <w:r w:rsidRPr="007C437A">
          <w:t>Quantum-like theory of concepts to model human interaction (interference) in resp</w:t>
        </w:r>
      </w:ins>
      <w:ins w:id="6820" w:author="Arthur Parmentier" w:date="2020-05-13T09:42:00Z">
        <w:r w:rsidRPr="007C437A">
          <w:t xml:space="preserve">onding to SP signs? </w:t>
        </w:r>
      </w:ins>
      <w:ins w:id="6821" w:author="Arthur Parmentier" w:date="2020-05-14T13:28:00Z">
        <w:r w:rsidR="00A84632" w:rsidRPr="007C437A">
          <w:rPr>
            <w:rStyle w:val="reference-text"/>
            <w:rPrChange w:id="6822" w:author="Arthur Parmentier" w:date="2020-06-07T15:27:00Z">
              <w:rPr>
                <w:rStyle w:val="reference-text"/>
              </w:rPr>
            </w:rPrChange>
          </w:rPr>
          <w:fldChar w:fldCharType="begin"/>
        </w:r>
        <w:r w:rsidR="00A84632" w:rsidRPr="007C437A">
          <w:rPr>
            <w:rStyle w:val="reference-text"/>
          </w:rPr>
          <w:instrText xml:space="preserve"> HYPERLINK "</w:instrText>
        </w:r>
      </w:ins>
      <w:ins w:id="6823" w:author="Arthur Parmentier" w:date="2020-05-13T09:42:00Z">
        <w:r w:rsidR="00A84632" w:rsidRPr="007C437A">
          <w:rPr>
            <w:rStyle w:val="reference-text"/>
          </w:rPr>
          <w:instrText>https://www.frontiersin.org/articles/10.3389/fpsyg.2016.00418/full</w:instrText>
        </w:r>
      </w:ins>
      <w:ins w:id="6824" w:author="Arthur Parmentier" w:date="2020-05-14T13:28:00Z">
        <w:r w:rsidR="00A84632" w:rsidRPr="007C437A">
          <w:rPr>
            <w:rStyle w:val="reference-text"/>
          </w:rPr>
          <w:instrText xml:space="preserve">" </w:instrText>
        </w:r>
        <w:r w:rsidR="00A84632" w:rsidRPr="007C437A">
          <w:rPr>
            <w:rStyle w:val="reference-text"/>
            <w:rPrChange w:id="6825" w:author="Arthur Parmentier" w:date="2020-06-07T15:27:00Z">
              <w:rPr>
                <w:rStyle w:val="reference-text"/>
              </w:rPr>
            </w:rPrChange>
          </w:rPr>
          <w:fldChar w:fldCharType="separate"/>
        </w:r>
      </w:ins>
      <w:ins w:id="6826" w:author="Arthur Parmentier" w:date="2020-05-13T09:42:00Z">
        <w:r w:rsidR="00A84632" w:rsidRPr="007C437A">
          <w:rPr>
            <w:rStyle w:val="Lienhypertexte"/>
          </w:rPr>
          <w:t>https://www.frontiersin.org/articles/10.3389/fpsyg.2016.00418/full</w:t>
        </w:r>
      </w:ins>
      <w:ins w:id="6827" w:author="Arthur Parmentier" w:date="2020-05-14T13:28:00Z">
        <w:r w:rsidR="00A84632" w:rsidRPr="007C437A">
          <w:rPr>
            <w:rStyle w:val="reference-text"/>
            <w:rPrChange w:id="6828" w:author="Arthur Parmentier" w:date="2020-06-07T15:27:00Z">
              <w:rPr>
                <w:rStyle w:val="reference-text"/>
              </w:rPr>
            </w:rPrChange>
          </w:rPr>
          <w:fldChar w:fldCharType="end"/>
        </w:r>
      </w:ins>
    </w:p>
    <w:p w:rsidR="00A84632" w:rsidRPr="007C437A" w:rsidRDefault="00A84632" w:rsidP="00E6654A">
      <w:pPr>
        <w:rPr>
          <w:ins w:id="6829" w:author="Arthur Parmentier" w:date="2020-05-14T13:28:00Z"/>
          <w:rStyle w:val="reference-text"/>
        </w:rPr>
      </w:pPr>
    </w:p>
    <w:p w:rsidR="00A84632" w:rsidRPr="007C437A" w:rsidRDefault="00A84632" w:rsidP="00A84632">
      <w:pPr>
        <w:rPr>
          <w:ins w:id="6830" w:author="Arthur Parmentier" w:date="2020-05-14T13:28:00Z"/>
        </w:rPr>
      </w:pPr>
      <w:ins w:id="6831" w:author="Arthur Parmentier" w:date="2020-05-14T13:28:00Z">
        <w:r w:rsidRPr="007C437A">
          <w:t>Modes and defaults: attempt to define particular grammars inside a “universal” one?</w:t>
        </w:r>
      </w:ins>
    </w:p>
    <w:p w:rsidR="00A84632" w:rsidRPr="008C7E78" w:rsidRDefault="006A7F9F" w:rsidP="00A84632">
      <w:pPr>
        <w:rPr>
          <w:ins w:id="6832" w:author="Arthur Parmentier" w:date="2020-05-14T13:28:00Z"/>
          <w:lang w:val="fr-FR"/>
          <w:rPrChange w:id="6833" w:author="Arthur Parmentier" w:date="2020-06-07T18:32:00Z">
            <w:rPr>
              <w:ins w:id="6834" w:author="Arthur Parmentier" w:date="2020-05-14T13:28:00Z"/>
            </w:rPr>
          </w:rPrChange>
        </w:rPr>
      </w:pPr>
      <w:ins w:id="6835" w:author="Arthur Parmentier" w:date="2020-05-14T15:15:00Z">
        <w:r w:rsidRPr="008C7E78">
          <w:rPr>
            <w:lang w:val="fr-FR"/>
            <w:rPrChange w:id="6836" w:author="Arthur Parmentier" w:date="2020-06-07T18:32:00Z">
              <w:rPr/>
            </w:rPrChange>
          </w:rPr>
          <w:t>Enquete statistique sur poid</w:t>
        </w:r>
        <w:r w:rsidR="00FC6CCC" w:rsidRPr="008C7E78">
          <w:rPr>
            <w:lang w:val="fr-FR"/>
            <w:rPrChange w:id="6837" w:author="Arthur Parmentier" w:date="2020-06-07T18:32:00Z">
              <w:rPr/>
            </w:rPrChange>
          </w:rPr>
          <w:t>s</w:t>
        </w:r>
        <w:r w:rsidRPr="008C7E78">
          <w:rPr>
            <w:lang w:val="fr-FR"/>
            <w:rPrChange w:id="6838" w:author="Arthur Parmentier" w:date="2020-06-07T18:32:00Z">
              <w:rPr/>
            </w:rPrChange>
          </w:rPr>
          <w:t xml:space="preserve"> cogniti</w:t>
        </w:r>
      </w:ins>
      <w:ins w:id="6839" w:author="Arthur Parmentier" w:date="2020-05-14T15:16:00Z">
        <w:r w:rsidR="00711575" w:rsidRPr="008C7E78">
          <w:rPr>
            <w:lang w:val="fr-FR"/>
            <w:rPrChange w:id="6840" w:author="Arthur Parmentier" w:date="2020-06-07T18:32:00Z">
              <w:rPr/>
            </w:rPrChange>
          </w:rPr>
          <w:t>f</w:t>
        </w:r>
      </w:ins>
      <w:ins w:id="6841" w:author="Arthur Parmentier" w:date="2020-05-14T15:15:00Z">
        <w:r w:rsidRPr="008C7E78">
          <w:rPr>
            <w:lang w:val="fr-FR"/>
            <w:rPrChange w:id="6842" w:author="Arthur Parmentier" w:date="2020-06-07T18:32:00Z">
              <w:rPr/>
            </w:rPrChange>
          </w:rPr>
          <w:t>/temps de réponse/complexité de la réponse/débutant/experts</w:t>
        </w:r>
      </w:ins>
    </w:p>
    <w:p w:rsidR="00A84632" w:rsidRPr="008C7E78" w:rsidRDefault="00A84632" w:rsidP="00A84632">
      <w:pPr>
        <w:rPr>
          <w:ins w:id="6843" w:author="Arthur Parmentier" w:date="2020-05-14T13:28:00Z"/>
          <w:lang w:val="fr-FR"/>
          <w:rPrChange w:id="6844" w:author="Arthur Parmentier" w:date="2020-06-07T18:32:00Z">
            <w:rPr>
              <w:ins w:id="6845" w:author="Arthur Parmentier" w:date="2020-05-14T13:28:00Z"/>
            </w:rPr>
          </w:rPrChange>
        </w:rPr>
      </w:pPr>
    </w:p>
    <w:p w:rsidR="00A84632" w:rsidRPr="008C7E78" w:rsidRDefault="00A84632" w:rsidP="00A84632">
      <w:pPr>
        <w:rPr>
          <w:ins w:id="6846" w:author="Arthur Parmentier" w:date="2020-05-14T13:28:00Z"/>
          <w:lang w:val="fr-FR"/>
          <w:rPrChange w:id="6847" w:author="Arthur Parmentier" w:date="2020-06-07T18:32:00Z">
            <w:rPr>
              <w:ins w:id="6848" w:author="Arthur Parmentier" w:date="2020-05-14T13:28:00Z"/>
            </w:rPr>
          </w:rPrChange>
        </w:rPr>
      </w:pPr>
    </w:p>
    <w:p w:rsidR="00A84632" w:rsidRPr="008C7E78" w:rsidRDefault="00A84632" w:rsidP="00A84632">
      <w:pPr>
        <w:rPr>
          <w:ins w:id="6849" w:author="Arthur Parmentier" w:date="2020-05-14T13:28:00Z"/>
          <w:lang w:val="fr-FR"/>
          <w:rPrChange w:id="6850" w:author="Arthur Parmentier" w:date="2020-06-07T18:32:00Z">
            <w:rPr>
              <w:ins w:id="6851" w:author="Arthur Parmentier" w:date="2020-05-14T13:28:00Z"/>
            </w:rPr>
          </w:rPrChange>
        </w:rPr>
      </w:pPr>
    </w:p>
    <w:p w:rsidR="00A84632" w:rsidRPr="008C7E78" w:rsidRDefault="00A84632" w:rsidP="00A84632">
      <w:pPr>
        <w:rPr>
          <w:ins w:id="6852" w:author="Arthur Parmentier" w:date="2020-05-14T13:28:00Z"/>
          <w:lang w:val="fr-FR"/>
          <w:rPrChange w:id="6853" w:author="Arthur Parmentier" w:date="2020-06-07T18:32:00Z">
            <w:rPr>
              <w:ins w:id="6854" w:author="Arthur Parmentier" w:date="2020-05-14T13:28:00Z"/>
            </w:rPr>
          </w:rPrChange>
        </w:rPr>
      </w:pPr>
    </w:p>
    <w:p w:rsidR="00A84632" w:rsidRPr="008C7E78" w:rsidRDefault="00A84632" w:rsidP="00A84632">
      <w:pPr>
        <w:rPr>
          <w:ins w:id="6855" w:author="Arthur Parmentier" w:date="2020-05-14T13:28:00Z"/>
          <w:lang w:val="fr-FR"/>
          <w:rPrChange w:id="6856" w:author="Arthur Parmentier" w:date="2020-06-07T18:32:00Z">
            <w:rPr>
              <w:ins w:id="6857" w:author="Arthur Parmentier" w:date="2020-05-14T13:28:00Z"/>
            </w:rPr>
          </w:rPrChange>
        </w:rPr>
      </w:pPr>
    </w:p>
    <w:p w:rsidR="00A84632" w:rsidRPr="008C7E78" w:rsidRDefault="00A84632" w:rsidP="00A84632">
      <w:pPr>
        <w:rPr>
          <w:ins w:id="6858" w:author="Arthur Parmentier" w:date="2020-05-14T13:28:00Z"/>
          <w:lang w:val="fr-FR"/>
          <w:rPrChange w:id="6859" w:author="Arthur Parmentier" w:date="2020-06-07T18:32:00Z">
            <w:rPr>
              <w:ins w:id="6860" w:author="Arthur Parmentier" w:date="2020-05-14T13:28:00Z"/>
            </w:rPr>
          </w:rPrChange>
        </w:rPr>
      </w:pPr>
    </w:p>
    <w:p w:rsidR="00A84632" w:rsidRPr="007C437A" w:rsidRDefault="00A84632" w:rsidP="00A84632">
      <w:pPr>
        <w:rPr>
          <w:ins w:id="6861" w:author="Arthur Parmentier" w:date="2020-05-14T13:28:00Z"/>
        </w:rPr>
      </w:pPr>
      <w:ins w:id="6862" w:author="Arthur Parmentier" w:date="2020-05-14T13:28:00Z">
        <w:r w:rsidRPr="007C437A">
          <w:t>“categorization is the name of the cognition game and analogy is the mechanism that drives it all”.</w:t>
        </w:r>
      </w:ins>
    </w:p>
    <w:p w:rsidR="00A84632" w:rsidRPr="007C437A" w:rsidRDefault="00A84632" w:rsidP="00A84632">
      <w:pPr>
        <w:rPr>
          <w:ins w:id="6863" w:author="Arthur Parmentier" w:date="2020-05-14T13:28:00Z"/>
        </w:rPr>
      </w:pPr>
      <w:ins w:id="6864" w:author="Arthur Parmentier" w:date="2020-05-14T13:28:00Z">
        <w:r w:rsidRPr="007C437A">
          <w:t>Making analogy = raising the similar features of two mental things</w:t>
        </w:r>
      </w:ins>
    </w:p>
    <w:p w:rsidR="00A84632" w:rsidRPr="007C437A" w:rsidRDefault="00A84632" w:rsidP="00A84632">
      <w:pPr>
        <w:rPr>
          <w:ins w:id="6865" w:author="Arthur Parmentier" w:date="2020-05-14T13:28:00Z"/>
        </w:rPr>
      </w:pPr>
      <w:ins w:id="6866" w:author="Arthur Parmentier" w:date="2020-05-14T13:28:00Z">
        <w:r w:rsidRPr="007C437A">
          <w:t>Analogy is responsible for concept’s expansion.</w:t>
        </w:r>
      </w:ins>
    </w:p>
    <w:p w:rsidR="00A84632" w:rsidRPr="008C7E78" w:rsidRDefault="00A84632" w:rsidP="00A84632">
      <w:pPr>
        <w:rPr>
          <w:ins w:id="6867" w:author="Arthur Parmentier" w:date="2020-05-14T13:28:00Z"/>
          <w:lang w:val="fr-FR"/>
          <w:rPrChange w:id="6868" w:author="Arthur Parmentier" w:date="2020-06-07T18:32:00Z">
            <w:rPr>
              <w:ins w:id="6869" w:author="Arthur Parmentier" w:date="2020-05-14T13:28:00Z"/>
            </w:rPr>
          </w:rPrChange>
        </w:rPr>
      </w:pPr>
      <w:ins w:id="6870" w:author="Arthur Parmentier" w:date="2020-05-14T13:28:00Z">
        <w:r w:rsidRPr="007C437A">
          <w:t xml:space="preserve">Hierarchy of concepts? At least a complex form of structuring; Link with researchs in DH ontologies. </w:t>
        </w:r>
        <w:r w:rsidRPr="008C7E78">
          <w:rPr>
            <w:lang w:val="fr-FR"/>
            <w:rPrChange w:id="6871" w:author="Arthur Parmentier" w:date="2020-06-07T18:32:00Z">
              <w:rPr/>
            </w:rPrChange>
          </w:rPr>
          <w:t>Nice example: german way of constructing words</w:t>
        </w:r>
      </w:ins>
    </w:p>
    <w:p w:rsidR="00A84632" w:rsidRPr="008C7E78" w:rsidRDefault="00A84632" w:rsidP="00E6654A">
      <w:pPr>
        <w:rPr>
          <w:ins w:id="6872" w:author="Arthur Parmentier" w:date="2020-05-14T13:28:00Z"/>
          <w:lang w:val="fr-FR"/>
          <w:rPrChange w:id="6873" w:author="Arthur Parmentier" w:date="2020-06-07T18:32:00Z">
            <w:rPr>
              <w:ins w:id="6874" w:author="Arthur Parmentier" w:date="2020-05-14T13:28:00Z"/>
            </w:rPr>
          </w:rPrChange>
        </w:rPr>
      </w:pPr>
    </w:p>
    <w:p w:rsidR="00A84632" w:rsidRPr="008C7E78" w:rsidRDefault="000B405B" w:rsidP="00E6654A">
      <w:pPr>
        <w:rPr>
          <w:ins w:id="6875" w:author="Arthur Parmentier" w:date="2020-05-14T14:50:00Z"/>
          <w:lang w:val="fr-FR"/>
          <w:rPrChange w:id="6876" w:author="Arthur Parmentier" w:date="2020-06-07T18:32:00Z">
            <w:rPr>
              <w:ins w:id="6877" w:author="Arthur Parmentier" w:date="2020-05-14T14:50:00Z"/>
            </w:rPr>
          </w:rPrChange>
        </w:rPr>
      </w:pPr>
      <w:ins w:id="6878" w:author="Arthur Parmentier" w:date="2020-05-14T14:49:00Z">
        <w:r w:rsidRPr="008C7E78">
          <w:rPr>
            <w:lang w:val="fr-FR"/>
            <w:rPrChange w:id="6879" w:author="Arthur Parmentier" w:date="2020-06-07T18:32:00Z">
              <w:rPr/>
            </w:rPrChange>
          </w:rPr>
          <w:t>Utilization des signes motivée par la representation a priori du concept/résultat du soundpainter</w:t>
        </w:r>
      </w:ins>
    </w:p>
    <w:p w:rsidR="006331DF" w:rsidRPr="008C7E78" w:rsidRDefault="006331DF" w:rsidP="00E6654A">
      <w:pPr>
        <w:rPr>
          <w:ins w:id="6880" w:author="Arthur Parmentier" w:date="2020-05-14T14:51:00Z"/>
          <w:lang w:val="fr-FR"/>
          <w:rPrChange w:id="6881" w:author="Arthur Parmentier" w:date="2020-06-07T18:32:00Z">
            <w:rPr>
              <w:ins w:id="6882" w:author="Arthur Parmentier" w:date="2020-05-14T14:51:00Z"/>
            </w:rPr>
          </w:rPrChange>
        </w:rPr>
      </w:pPr>
      <w:ins w:id="6883" w:author="Arthur Parmentier" w:date="2020-05-14T14:50:00Z">
        <w:r w:rsidRPr="008C7E78">
          <w:rPr>
            <w:lang w:val="fr-FR"/>
            <w:rPrChange w:id="6884" w:author="Arthur Parmentier" w:date="2020-06-07T18:32:00Z">
              <w:rPr/>
            </w:rPrChange>
          </w:rPr>
          <w:t xml:space="preserve">Représentation mentale qui precede la réponse du performer; intéressant pour W (tout le monde?) si </w:t>
        </w:r>
      </w:ins>
      <w:ins w:id="6885" w:author="Arthur Parmentier" w:date="2020-05-14T14:51:00Z">
        <w:r w:rsidRPr="008C7E78">
          <w:rPr>
            <w:lang w:val="fr-FR"/>
            <w:rPrChange w:id="6886" w:author="Arthur Parmentier" w:date="2020-06-07T18:32:00Z">
              <w:rPr/>
            </w:rPrChange>
          </w:rPr>
          <w:t>la réponse n’est pas telle qu’attendue</w:t>
        </w:r>
      </w:ins>
    </w:p>
    <w:p w:rsidR="00C63733" w:rsidRPr="008C7E78" w:rsidRDefault="00C63733" w:rsidP="00E6654A">
      <w:pPr>
        <w:rPr>
          <w:ins w:id="6887" w:author="Arthur Parmentier" w:date="2020-05-14T14:57:00Z"/>
          <w:lang w:val="fr-FR"/>
          <w:rPrChange w:id="6888" w:author="Arthur Parmentier" w:date="2020-06-07T18:32:00Z">
            <w:rPr>
              <w:ins w:id="6889" w:author="Arthur Parmentier" w:date="2020-05-14T14:57:00Z"/>
            </w:rPr>
          </w:rPrChange>
        </w:rPr>
      </w:pPr>
      <w:ins w:id="6890" w:author="Arthur Parmentier" w:date="2020-05-14T14:51:00Z">
        <w:r w:rsidRPr="008C7E78">
          <w:rPr>
            <w:lang w:val="fr-FR"/>
            <w:rPrChange w:id="6891" w:author="Arthur Parmentier" w:date="2020-06-07T18:32:00Z">
              <w:rPr/>
            </w:rPrChange>
          </w:rPr>
          <w:t>On ne peut s’adresser qu’à une discipline qu’on connait un peu</w:t>
        </w:r>
      </w:ins>
    </w:p>
    <w:p w:rsidR="00CD4FE1" w:rsidRPr="008C7E78" w:rsidRDefault="00CD4FE1" w:rsidP="00E6654A">
      <w:pPr>
        <w:rPr>
          <w:ins w:id="6892" w:author="Arthur Parmentier" w:date="2020-05-14T14:57:00Z"/>
          <w:lang w:val="fr-FR"/>
          <w:rPrChange w:id="6893" w:author="Arthur Parmentier" w:date="2020-06-07T18:32:00Z">
            <w:rPr>
              <w:ins w:id="6894" w:author="Arthur Parmentier" w:date="2020-05-14T14:57:00Z"/>
            </w:rPr>
          </w:rPrChange>
        </w:rPr>
      </w:pPr>
    </w:p>
    <w:p w:rsidR="00CD4FE1" w:rsidRPr="008C7E78" w:rsidRDefault="00CD4FE1" w:rsidP="00E6654A">
      <w:pPr>
        <w:rPr>
          <w:ins w:id="6895" w:author="Arthur Parmentier" w:date="2020-05-14T14:59:00Z"/>
          <w:lang w:val="fr-FR"/>
          <w:rPrChange w:id="6896" w:author="Arthur Parmentier" w:date="2020-06-07T18:32:00Z">
            <w:rPr>
              <w:ins w:id="6897" w:author="Arthur Parmentier" w:date="2020-05-14T14:59:00Z"/>
            </w:rPr>
          </w:rPrChange>
        </w:rPr>
      </w:pPr>
      <w:ins w:id="6898" w:author="Arthur Parmentier" w:date="2020-05-14T14:57:00Z">
        <w:r w:rsidRPr="008C7E78">
          <w:rPr>
            <w:lang w:val="fr-FR"/>
            <w:rPrChange w:id="6899" w:author="Arthur Parmentier" w:date="2020-06-07T18:32:00Z">
              <w:rPr/>
            </w:rPrChange>
          </w:rPr>
          <w:t>Immobilté du soundpainter dans la config ordi et config traditionnelle walter</w:t>
        </w:r>
      </w:ins>
      <w:ins w:id="6900" w:author="Arthur Parmentier" w:date="2020-05-14T14:58:00Z">
        <w:r w:rsidR="00B47E57" w:rsidRPr="008C7E78">
          <w:rPr>
            <w:lang w:val="fr-FR"/>
            <w:rPrChange w:id="6901" w:author="Arthur Parmentier" w:date="2020-06-07T18:32:00Z">
              <w:rPr/>
            </w:rPrChange>
          </w:rPr>
          <w:t xml:space="preserve"> =&gt; aucune “deformation” du contexte de la performance artistique</w:t>
        </w:r>
        <w:r w:rsidR="004732DA" w:rsidRPr="008C7E78">
          <w:rPr>
            <w:lang w:val="fr-FR"/>
            <w:rPrChange w:id="6902" w:author="Arthur Parmentier" w:date="2020-06-07T18:32:00Z">
              <w:rPr/>
            </w:rPrChange>
          </w:rPr>
          <w:br/>
          <w:t>Notion d’espace</w:t>
        </w:r>
      </w:ins>
    </w:p>
    <w:p w:rsidR="00474CFF" w:rsidRPr="008C7E78" w:rsidRDefault="00474CFF" w:rsidP="00E6654A">
      <w:pPr>
        <w:rPr>
          <w:ins w:id="6903" w:author="Arthur Parmentier" w:date="2020-05-14T14:59:00Z"/>
          <w:lang w:val="fr-FR"/>
          <w:rPrChange w:id="6904" w:author="Arthur Parmentier" w:date="2020-06-07T18:32:00Z">
            <w:rPr>
              <w:ins w:id="6905" w:author="Arthur Parmentier" w:date="2020-05-14T14:59:00Z"/>
            </w:rPr>
          </w:rPrChange>
        </w:rPr>
      </w:pPr>
      <w:ins w:id="6906" w:author="Arthur Parmentier" w:date="2020-05-14T14:59:00Z">
        <w:r w:rsidRPr="008C7E78">
          <w:rPr>
            <w:lang w:val="fr-FR"/>
            <w:rPrChange w:id="6907" w:author="Arthur Parmentier" w:date="2020-06-07T18:32:00Z">
              <w:rPr/>
            </w:rPrChange>
          </w:rPr>
          <w:t>Distinction SP et performer: discussion de l’év</w:t>
        </w:r>
      </w:ins>
      <w:ins w:id="6908" w:author="Arthur Parmentier" w:date="2020-05-14T15:00:00Z">
        <w:r w:rsidRPr="008C7E78">
          <w:rPr>
            <w:lang w:val="fr-FR"/>
            <w:rPrChange w:id="6909" w:author="Arthur Parmentier" w:date="2020-06-07T18:32:00Z">
              <w:rPr/>
            </w:rPrChange>
          </w:rPr>
          <w:t>o</w:t>
        </w:r>
      </w:ins>
      <w:ins w:id="6910" w:author="Arthur Parmentier" w:date="2020-05-14T14:59:00Z">
        <w:r w:rsidRPr="008C7E78">
          <w:rPr>
            <w:lang w:val="fr-FR"/>
            <w:rPrChange w:id="6911" w:author="Arthur Parmentier" w:date="2020-06-07T18:32:00Z">
              <w:rPr/>
            </w:rPrChange>
          </w:rPr>
          <w:t>l</w:t>
        </w:r>
      </w:ins>
      <w:ins w:id="6912" w:author="Arthur Parmentier" w:date="2020-05-14T15:00:00Z">
        <w:r w:rsidRPr="008C7E78">
          <w:rPr>
            <w:lang w:val="fr-FR"/>
            <w:rPrChange w:id="6913" w:author="Arthur Parmentier" w:date="2020-06-07T18:32:00Z">
              <w:rPr/>
            </w:rPrChange>
          </w:rPr>
          <w:t>u</w:t>
        </w:r>
      </w:ins>
      <w:ins w:id="6914" w:author="Arthur Parmentier" w:date="2020-05-14T14:59:00Z">
        <w:r w:rsidRPr="008C7E78">
          <w:rPr>
            <w:lang w:val="fr-FR"/>
            <w:rPrChange w:id="6915" w:author="Arthur Parmentier" w:date="2020-06-07T18:32:00Z">
              <w:rPr/>
            </w:rPrChange>
          </w:rPr>
          <w:t>tion</w:t>
        </w:r>
      </w:ins>
      <w:ins w:id="6916" w:author="Arthur Parmentier" w:date="2020-05-14T15:01:00Z">
        <w:r w:rsidRPr="008C7E78">
          <w:rPr>
            <w:lang w:val="fr-FR"/>
            <w:rPrChange w:id="6917" w:author="Arthur Parmentier" w:date="2020-06-07T18:32:00Z">
              <w:rPr/>
            </w:rPrChange>
          </w:rPr>
          <w:t>, prospections de configuration possible?</w:t>
        </w:r>
      </w:ins>
      <w:ins w:id="6918" w:author="Arthur Parmentier" w:date="2020-05-14T14:59:00Z">
        <w:r w:rsidRPr="008C7E78">
          <w:rPr>
            <w:lang w:val="fr-FR"/>
            <w:rPrChange w:id="6919" w:author="Arthur Parmentier" w:date="2020-06-07T18:32:00Z">
              <w:rPr/>
            </w:rPrChange>
          </w:rPr>
          <w:t xml:space="preserve"> </w:t>
        </w:r>
      </w:ins>
    </w:p>
    <w:p w:rsidR="00474CFF" w:rsidRPr="008C7E78" w:rsidRDefault="00474CFF" w:rsidP="00E6654A">
      <w:pPr>
        <w:rPr>
          <w:ins w:id="6920" w:author="Arthur Parmentier" w:date="2020-05-14T15:29:00Z"/>
          <w:lang w:val="fr-FR"/>
          <w:rPrChange w:id="6921" w:author="Arthur Parmentier" w:date="2020-06-07T18:32:00Z">
            <w:rPr>
              <w:ins w:id="6922" w:author="Arthur Parmentier" w:date="2020-05-14T15:29:00Z"/>
            </w:rPr>
          </w:rPrChange>
        </w:rPr>
      </w:pPr>
      <w:ins w:id="6923" w:author="Arthur Parmentier" w:date="2020-05-14T14:59:00Z">
        <w:r w:rsidRPr="008C7E78">
          <w:rPr>
            <w:lang w:val="fr-FR"/>
            <w:rPrChange w:id="6924" w:author="Arthur Parmentier" w:date="2020-06-07T18:32:00Z">
              <w:rPr/>
            </w:rPrChange>
          </w:rPr>
          <w:t>Nouvelles configurations: le so</w:t>
        </w:r>
      </w:ins>
    </w:p>
    <w:p w:rsidR="0017374C" w:rsidRPr="008C7E78" w:rsidRDefault="0017374C" w:rsidP="00E6654A">
      <w:pPr>
        <w:rPr>
          <w:ins w:id="6925" w:author="Arthur Parmentier" w:date="2020-05-14T15:29:00Z"/>
          <w:lang w:val="fr-FR"/>
          <w:rPrChange w:id="6926" w:author="Arthur Parmentier" w:date="2020-06-07T18:32:00Z">
            <w:rPr>
              <w:ins w:id="6927" w:author="Arthur Parmentier" w:date="2020-05-14T15:29:00Z"/>
            </w:rPr>
          </w:rPrChange>
        </w:rPr>
      </w:pPr>
    </w:p>
    <w:p w:rsidR="0017374C" w:rsidRPr="008C7E78" w:rsidRDefault="0017374C" w:rsidP="00E6654A">
      <w:pPr>
        <w:rPr>
          <w:ins w:id="6928" w:author="Arthur Parmentier" w:date="2020-05-14T15:37:00Z"/>
          <w:lang w:val="fr-FR"/>
          <w:rPrChange w:id="6929" w:author="Arthur Parmentier" w:date="2020-06-07T18:32:00Z">
            <w:rPr>
              <w:ins w:id="6930" w:author="Arthur Parmentier" w:date="2020-05-14T15:37:00Z"/>
            </w:rPr>
          </w:rPrChange>
        </w:rPr>
      </w:pPr>
      <w:ins w:id="6931" w:author="Arthur Parmentier" w:date="2020-05-14T15:29:00Z">
        <w:r w:rsidRPr="008C7E78">
          <w:rPr>
            <w:lang w:val="fr-FR"/>
            <w:rPrChange w:id="6932" w:author="Arthur Parmentier" w:date="2020-06-07T18:32:00Z">
              <w:rPr/>
            </w:rPrChange>
          </w:rPr>
          <w:lastRenderedPageBreak/>
          <w:t xml:space="preserve">W a </w:t>
        </w:r>
        <w:r w:rsidR="009814BB" w:rsidRPr="008C7E78">
          <w:rPr>
            <w:lang w:val="fr-FR"/>
            <w:rPrChange w:id="6933" w:author="Arthur Parmentier" w:date="2020-06-07T18:32:00Z">
              <w:rPr/>
            </w:rPrChange>
          </w:rPr>
          <w:t>d</w:t>
        </w:r>
        <w:r w:rsidRPr="008C7E78">
          <w:rPr>
            <w:lang w:val="fr-FR"/>
            <w:rPrChange w:id="6934" w:author="Arthur Parmentier" w:date="2020-06-07T18:32:00Z">
              <w:rPr/>
            </w:rPrChange>
          </w:rPr>
          <w:t>eja supprimé signe?</w:t>
        </w:r>
        <w:r w:rsidR="009814BB" w:rsidRPr="008C7E78">
          <w:rPr>
            <w:lang w:val="fr-FR"/>
            <w:rPrChange w:id="6935" w:author="Arthur Parmentier" w:date="2020-06-07T18:32:00Z">
              <w:rPr/>
            </w:rPrChange>
          </w:rPr>
          <w:t xml:space="preserve"> Pk?</w:t>
        </w:r>
        <w:r w:rsidRPr="008C7E78">
          <w:rPr>
            <w:lang w:val="fr-FR"/>
            <w:rPrChange w:id="6936" w:author="Arthur Parmentier" w:date="2020-06-07T18:32:00Z">
              <w:rPr/>
            </w:rPrChange>
          </w:rPr>
          <w:t xml:space="preserve"> Ex “race” supprimée du dict de l’académie</w:t>
        </w:r>
      </w:ins>
      <w:ins w:id="6937" w:author="Arthur Parmentier" w:date="2020-05-14T15:30:00Z">
        <w:r w:rsidR="008B1BC4" w:rsidRPr="008C7E78">
          <w:rPr>
            <w:lang w:val="fr-FR"/>
            <w:rPrChange w:id="6938" w:author="Arthur Parmentier" w:date="2020-06-07T18:32:00Z">
              <w:rPr/>
            </w:rPrChange>
          </w:rPr>
          <w:br/>
          <w:t>Pas de synonyme en SP?</w:t>
        </w:r>
        <w:r w:rsidR="009C4444" w:rsidRPr="008C7E78">
          <w:rPr>
            <w:lang w:val="fr-FR"/>
            <w:rPrChange w:id="6939" w:author="Arthur Parmentier" w:date="2020-06-07T18:32:00Z">
              <w:rPr/>
            </w:rPrChange>
          </w:rPr>
          <w:t xml:space="preserve"> </w:t>
        </w:r>
      </w:ins>
      <w:ins w:id="6940" w:author="Arthur Parmentier" w:date="2020-05-14T15:31:00Z">
        <w:r w:rsidR="009C4444" w:rsidRPr="008C7E78">
          <w:rPr>
            <w:lang w:val="fr-FR"/>
            <w:rPrChange w:id="6941" w:author="Arthur Parmentier" w:date="2020-06-07T18:32:00Z">
              <w:rPr/>
            </w:rPrChange>
          </w:rPr>
          <w:t>Interpretation du synonyme d</w:t>
        </w:r>
      </w:ins>
      <w:ins w:id="6942" w:author="Arthur Parmentier" w:date="2020-05-14T15:32:00Z">
        <w:r w:rsidR="009C4444" w:rsidRPr="008C7E78">
          <w:rPr>
            <w:lang w:val="fr-FR"/>
            <w:rPrChange w:id="6943" w:author="Arthur Parmentier" w:date="2020-06-07T18:32:00Z">
              <w:rPr/>
            </w:rPrChange>
          </w:rPr>
          <w:t>ans les langues avec contexts: ???</w:t>
        </w:r>
        <w:r w:rsidR="00A67223" w:rsidRPr="008C7E78">
          <w:rPr>
            <w:lang w:val="fr-FR"/>
            <w:rPrChange w:id="6944" w:author="Arthur Parmentier" w:date="2020-06-07T18:32:00Z">
              <w:rPr/>
            </w:rPrChange>
          </w:rPr>
          <w:t xml:space="preserve"> nuance contextuelle (cf video )</w:t>
        </w:r>
      </w:ins>
    </w:p>
    <w:p w:rsidR="00A06D4C" w:rsidRPr="008C7E78" w:rsidRDefault="00A06D4C" w:rsidP="00E6654A">
      <w:pPr>
        <w:rPr>
          <w:ins w:id="6945" w:author="Arthur Parmentier" w:date="2020-05-14T15:37:00Z"/>
          <w:lang w:val="fr-FR"/>
          <w:rPrChange w:id="6946" w:author="Arthur Parmentier" w:date="2020-06-07T18:32:00Z">
            <w:rPr>
              <w:ins w:id="6947" w:author="Arthur Parmentier" w:date="2020-05-14T15:37:00Z"/>
            </w:rPr>
          </w:rPrChange>
        </w:rPr>
      </w:pPr>
    </w:p>
    <w:p w:rsidR="00A06D4C" w:rsidRPr="008C7E78" w:rsidRDefault="00A06D4C" w:rsidP="00E6654A">
      <w:pPr>
        <w:rPr>
          <w:ins w:id="6948" w:author="Arthur Parmentier" w:date="2020-05-14T15:38:00Z"/>
          <w:lang w:val="fr-FR"/>
          <w:rPrChange w:id="6949" w:author="Arthur Parmentier" w:date="2020-06-07T18:32:00Z">
            <w:rPr>
              <w:ins w:id="6950" w:author="Arthur Parmentier" w:date="2020-05-14T15:38:00Z"/>
            </w:rPr>
          </w:rPrChange>
        </w:rPr>
      </w:pPr>
      <w:ins w:id="6951" w:author="Arthur Parmentier" w:date="2020-05-14T15:37:00Z">
        <w:r w:rsidRPr="008C7E78">
          <w:rPr>
            <w:lang w:val="fr-FR"/>
            <w:rPrChange w:id="6952" w:author="Arthur Parmentier" w:date="2020-06-07T18:32:00Z">
              <w:rPr/>
            </w:rPrChange>
          </w:rPr>
          <w:t xml:space="preserve">Language SP manipulé </w:t>
        </w:r>
      </w:ins>
      <w:ins w:id="6953" w:author="Arthur Parmentier" w:date="2020-05-14T15:38:00Z">
        <w:r w:rsidRPr="008C7E78">
          <w:rPr>
            <w:lang w:val="fr-FR"/>
            <w:rPrChange w:id="6954" w:author="Arthur Parmentier" w:date="2020-06-07T18:32:00Z">
              <w:rPr/>
            </w:rPrChange>
          </w:rPr>
          <w:t>par le sp (context free grammar) VS musical language (context sensitive)</w:t>
        </w:r>
        <w:r w:rsidR="00F732CE" w:rsidRPr="008C7E78">
          <w:rPr>
            <w:lang w:val="fr-FR"/>
            <w:rPrChange w:id="6955" w:author="Arthur Parmentier" w:date="2020-06-07T18:32:00Z">
              <w:rPr/>
            </w:rPrChange>
          </w:rPr>
          <w:t xml:space="preserve"> by performer</w:t>
        </w:r>
      </w:ins>
    </w:p>
    <w:p w:rsidR="00475458" w:rsidRPr="008C7E78" w:rsidRDefault="00475458" w:rsidP="00E6654A">
      <w:pPr>
        <w:rPr>
          <w:ins w:id="6956" w:author="Arthur Parmentier" w:date="2020-05-14T15:38:00Z"/>
          <w:lang w:val="fr-FR"/>
          <w:rPrChange w:id="6957" w:author="Arthur Parmentier" w:date="2020-06-07T18:32:00Z">
            <w:rPr>
              <w:ins w:id="6958" w:author="Arthur Parmentier" w:date="2020-05-14T15:38:00Z"/>
            </w:rPr>
          </w:rPrChange>
        </w:rPr>
      </w:pPr>
    </w:p>
    <w:p w:rsidR="00475458" w:rsidRPr="008C7E78" w:rsidRDefault="00475458" w:rsidP="00E6654A">
      <w:pPr>
        <w:rPr>
          <w:ins w:id="6959" w:author="Arthur Parmentier" w:date="2020-05-14T15:44:00Z"/>
          <w:lang w:val="fr-FR"/>
          <w:rPrChange w:id="6960" w:author="Arthur Parmentier" w:date="2020-06-07T18:32:00Z">
            <w:rPr>
              <w:ins w:id="6961" w:author="Arthur Parmentier" w:date="2020-05-14T15:44:00Z"/>
            </w:rPr>
          </w:rPrChange>
        </w:rPr>
      </w:pPr>
      <w:ins w:id="6962" w:author="Arthur Parmentier" w:date="2020-05-14T15:38:00Z">
        <w:r w:rsidRPr="008C7E78">
          <w:rPr>
            <w:lang w:val="fr-FR"/>
            <w:rPrChange w:id="6963" w:author="Arthur Parmentier" w:date="2020-06-07T18:32:00Z">
              <w:rPr/>
            </w:rPrChange>
          </w:rPr>
          <w:t>Context</w:t>
        </w:r>
      </w:ins>
      <w:ins w:id="6964" w:author="Arthur Parmentier" w:date="2020-05-14T15:39:00Z">
        <w:r w:rsidRPr="008C7E78">
          <w:rPr>
            <w:lang w:val="fr-FR"/>
            <w:rPrChange w:id="6965" w:author="Arthur Parmentier" w:date="2020-06-07T18:32:00Z">
              <w:rPr/>
            </w:rPrChange>
          </w:rPr>
          <w:t>: importance au dela de la (context</w:t>
        </w:r>
      </w:ins>
      <w:ins w:id="6966" w:author="Arthur Parmentier" w:date="2020-05-14T15:41:00Z">
        <w:r w:rsidR="005A0160" w:rsidRPr="008C7E78">
          <w:rPr>
            <w:lang w:val="fr-FR"/>
            <w:rPrChange w:id="6967" w:author="Arthur Parmentier" w:date="2020-06-07T18:32:00Z">
              <w:rPr/>
            </w:rPrChange>
          </w:rPr>
          <w:t>-</w:t>
        </w:r>
      </w:ins>
      <w:ins w:id="6968" w:author="Arthur Parmentier" w:date="2020-05-14T15:39:00Z">
        <w:r w:rsidRPr="008C7E78">
          <w:rPr>
            <w:lang w:val="fr-FR"/>
            <w:rPrChange w:id="6969" w:author="Arthur Parmentier" w:date="2020-06-07T18:32:00Z">
              <w:rPr/>
            </w:rPrChange>
          </w:rPr>
          <w:t>free grammar)</w:t>
        </w:r>
        <w:r w:rsidR="00384716" w:rsidRPr="008C7E78">
          <w:rPr>
            <w:lang w:val="fr-FR"/>
            <w:rPrChange w:id="6970" w:author="Arthur Parmentier" w:date="2020-06-07T18:32:00Z">
              <w:rPr/>
            </w:rPrChange>
          </w:rPr>
          <w:t>: attentes du compositeur, configuration</w:t>
        </w:r>
      </w:ins>
      <w:ins w:id="6971" w:author="Arthur Parmentier" w:date="2020-05-14T15:41:00Z">
        <w:r w:rsidR="00CF3BC0" w:rsidRPr="008C7E78">
          <w:rPr>
            <w:lang w:val="fr-FR"/>
            <w:rPrChange w:id="6972" w:author="Arthur Parmentier" w:date="2020-06-07T18:32:00Z">
              <w:rPr/>
            </w:rPrChange>
          </w:rPr>
          <w:t>, par défaut…</w:t>
        </w:r>
      </w:ins>
    </w:p>
    <w:p w:rsidR="005D5A11" w:rsidRPr="008C7E78" w:rsidRDefault="005D5A11" w:rsidP="00E6654A">
      <w:pPr>
        <w:rPr>
          <w:ins w:id="6973" w:author="Arthur Parmentier" w:date="2020-05-14T15:44:00Z"/>
          <w:lang w:val="fr-FR"/>
          <w:rPrChange w:id="6974" w:author="Arthur Parmentier" w:date="2020-06-07T18:32:00Z">
            <w:rPr>
              <w:ins w:id="6975" w:author="Arthur Parmentier" w:date="2020-05-14T15:44:00Z"/>
            </w:rPr>
          </w:rPrChange>
        </w:rPr>
      </w:pPr>
    </w:p>
    <w:p w:rsidR="005D5A11" w:rsidRPr="008C7E78" w:rsidRDefault="005D5A11" w:rsidP="00E6654A">
      <w:pPr>
        <w:rPr>
          <w:ins w:id="6976" w:author="Arthur Parmentier" w:date="2020-05-14T15:44:00Z"/>
          <w:lang w:val="fr-FR"/>
          <w:rPrChange w:id="6977" w:author="Arthur Parmentier" w:date="2020-06-07T18:32:00Z">
            <w:rPr>
              <w:ins w:id="6978" w:author="Arthur Parmentier" w:date="2020-05-14T15:44:00Z"/>
            </w:rPr>
          </w:rPrChange>
        </w:rPr>
      </w:pPr>
      <w:ins w:id="6979" w:author="Arthur Parmentier" w:date="2020-05-14T15:44:00Z">
        <w:r w:rsidRPr="008C7E78">
          <w:rPr>
            <w:lang w:val="fr-FR"/>
            <w:rPrChange w:id="6980" w:author="Arthur Parmentier" w:date="2020-06-07T18:32:00Z">
              <w:rPr/>
            </w:rPrChange>
          </w:rPr>
          <w:t>Mode: préciser le sens</w:t>
        </w:r>
        <w:r w:rsidR="0074035C" w:rsidRPr="008C7E78">
          <w:rPr>
            <w:lang w:val="fr-FR"/>
            <w:rPrChange w:id="6981" w:author="Arthur Parmentier" w:date="2020-06-07T18:32:00Z">
              <w:rPr/>
            </w:rPrChange>
          </w:rPr>
          <w:t xml:space="preserve"> </w:t>
        </w:r>
        <w:r w:rsidRPr="008C7E78">
          <w:rPr>
            <w:lang w:val="fr-FR"/>
            <w:rPrChange w:id="6982" w:author="Arthur Parmentier" w:date="2020-06-07T18:32:00Z">
              <w:rPr/>
            </w:rPrChange>
          </w:rPr>
          <w:t>en SP</w:t>
        </w:r>
      </w:ins>
    </w:p>
    <w:p w:rsidR="0074035C" w:rsidRPr="008C7E78" w:rsidRDefault="0074035C" w:rsidP="00E6654A">
      <w:pPr>
        <w:rPr>
          <w:ins w:id="6983" w:author="Arthur Parmentier" w:date="2020-05-14T15:58:00Z"/>
          <w:lang w:val="fr-FR"/>
          <w:rPrChange w:id="6984" w:author="Arthur Parmentier" w:date="2020-06-07T18:32:00Z">
            <w:rPr>
              <w:ins w:id="6985" w:author="Arthur Parmentier" w:date="2020-05-14T15:58:00Z"/>
            </w:rPr>
          </w:rPrChange>
        </w:rPr>
      </w:pPr>
      <w:ins w:id="6986" w:author="Arthur Parmentier" w:date="2020-05-14T15:44:00Z">
        <w:r w:rsidRPr="008C7E78">
          <w:rPr>
            <w:lang w:val="fr-FR"/>
            <w:rPrChange w:id="6987" w:author="Arthur Parmentier" w:date="2020-06-07T18:32:00Z">
              <w:rPr/>
            </w:rPrChange>
          </w:rPr>
          <w:t>“mode”, “for</w:t>
        </w:r>
      </w:ins>
      <w:ins w:id="6988" w:author="Arthur Parmentier" w:date="2020-05-14T15:45:00Z">
        <w:r w:rsidRPr="008C7E78">
          <w:rPr>
            <w:lang w:val="fr-FR"/>
            <w:rPrChange w:id="6989" w:author="Arthur Parmentier" w:date="2020-06-07T18:32:00Z">
              <w:rPr/>
            </w:rPrChange>
          </w:rPr>
          <w:t>me”</w:t>
        </w:r>
      </w:ins>
    </w:p>
    <w:p w:rsidR="00FB6B81" w:rsidRPr="008C7E78" w:rsidRDefault="00FB6B81" w:rsidP="00E6654A">
      <w:pPr>
        <w:rPr>
          <w:ins w:id="6990" w:author="Arthur Parmentier" w:date="2020-05-14T15:59:00Z"/>
          <w:lang w:val="fr-FR"/>
          <w:rPrChange w:id="6991" w:author="Arthur Parmentier" w:date="2020-06-07T18:32:00Z">
            <w:rPr>
              <w:ins w:id="6992" w:author="Arthur Parmentier" w:date="2020-05-14T15:59:00Z"/>
            </w:rPr>
          </w:rPrChange>
        </w:rPr>
      </w:pPr>
    </w:p>
    <w:p w:rsidR="00FB6B81" w:rsidRPr="008C7E78" w:rsidRDefault="00FB6B81" w:rsidP="00E6654A">
      <w:pPr>
        <w:rPr>
          <w:ins w:id="6993" w:author="Arthur Parmentier" w:date="2020-05-14T15:58:00Z"/>
          <w:lang w:val="fr-FR"/>
          <w:rPrChange w:id="6994" w:author="Arthur Parmentier" w:date="2020-06-07T18:32:00Z">
            <w:rPr>
              <w:ins w:id="6995" w:author="Arthur Parmentier" w:date="2020-05-14T15:58:00Z"/>
            </w:rPr>
          </w:rPrChange>
        </w:rPr>
      </w:pPr>
      <w:ins w:id="6996" w:author="Arthur Parmentier" w:date="2020-05-14T15:59:00Z">
        <w:r w:rsidRPr="008C7E78">
          <w:rPr>
            <w:lang w:val="fr-FR"/>
            <w:rPrChange w:id="6997" w:author="Arthur Parmentier" w:date="2020-06-07T18:32:00Z">
              <w:rPr/>
            </w:rPrChange>
          </w:rPr>
          <w:t>Glossaire (definition des mots/concepts utilizes)</w:t>
        </w:r>
      </w:ins>
    </w:p>
    <w:p w:rsidR="00FB6B81" w:rsidRPr="008C7E78" w:rsidRDefault="00FB6B81" w:rsidP="00E6654A">
      <w:pPr>
        <w:rPr>
          <w:ins w:id="6998" w:author="Arthur Parmentier" w:date="2020-05-14T16:26:00Z"/>
          <w:lang w:val="fr-FR"/>
          <w:rPrChange w:id="6999" w:author="Arthur Parmentier" w:date="2020-06-07T18:32:00Z">
            <w:rPr>
              <w:ins w:id="7000" w:author="Arthur Parmentier" w:date="2020-05-14T16:26:00Z"/>
            </w:rPr>
          </w:rPrChange>
        </w:rPr>
      </w:pPr>
      <w:ins w:id="7001" w:author="Arthur Parmentier" w:date="2020-05-14T15:58:00Z">
        <w:r w:rsidRPr="008C7E78">
          <w:rPr>
            <w:lang w:val="fr-FR"/>
            <w:rPrChange w:id="7002" w:author="Arthur Parmentier" w:date="2020-06-07T18:32:00Z">
              <w:rPr/>
            </w:rPrChange>
          </w:rPr>
          <w:t>Biblio, table des illust</w:t>
        </w:r>
      </w:ins>
      <w:ins w:id="7003" w:author="Arthur Parmentier" w:date="2020-05-14T15:59:00Z">
        <w:r w:rsidRPr="008C7E78">
          <w:rPr>
            <w:lang w:val="fr-FR"/>
            <w:rPrChange w:id="7004" w:author="Arthur Parmentier" w:date="2020-06-07T18:32:00Z">
              <w:rPr/>
            </w:rPrChange>
          </w:rPr>
          <w:t>rations.</w:t>
        </w:r>
      </w:ins>
    </w:p>
    <w:p w:rsidR="009946FB" w:rsidRPr="008C7E78" w:rsidRDefault="009946FB" w:rsidP="00E6654A">
      <w:pPr>
        <w:rPr>
          <w:ins w:id="7005" w:author="Arthur Parmentier" w:date="2020-05-14T16:26:00Z"/>
          <w:lang w:val="fr-FR"/>
          <w:rPrChange w:id="7006" w:author="Arthur Parmentier" w:date="2020-06-07T18:32:00Z">
            <w:rPr>
              <w:ins w:id="7007" w:author="Arthur Parmentier" w:date="2020-05-14T16:26:00Z"/>
            </w:rPr>
          </w:rPrChange>
        </w:rPr>
      </w:pPr>
    </w:p>
    <w:p w:rsidR="009946FB" w:rsidRPr="008C7E78" w:rsidRDefault="009946FB" w:rsidP="00E6654A">
      <w:pPr>
        <w:rPr>
          <w:ins w:id="7008" w:author="Arthur Parmentier" w:date="2020-05-14T16:26:00Z"/>
          <w:lang w:val="fr-FR"/>
          <w:rPrChange w:id="7009" w:author="Arthur Parmentier" w:date="2020-06-07T18:32:00Z">
            <w:rPr>
              <w:ins w:id="7010" w:author="Arthur Parmentier" w:date="2020-05-14T16:26:00Z"/>
            </w:rPr>
          </w:rPrChange>
        </w:rPr>
      </w:pPr>
      <w:ins w:id="7011" w:author="Arthur Parmentier" w:date="2020-05-14T16:26:00Z">
        <w:r w:rsidRPr="008C7E78">
          <w:rPr>
            <w:lang w:val="fr-FR"/>
            <w:rPrChange w:id="7012" w:author="Arthur Parmentier" w:date="2020-06-07T18:32:00Z">
              <w:rPr/>
            </w:rPrChange>
          </w:rPr>
          <w:t>4 semaines:</w:t>
        </w:r>
      </w:ins>
    </w:p>
    <w:p w:rsidR="009946FB" w:rsidRPr="007C437A" w:rsidRDefault="009946FB" w:rsidP="00E6654A">
      <w:pPr>
        <w:rPr>
          <w:ins w:id="7013" w:author="Arthur Parmentier" w:date="2020-05-14T16:28:00Z"/>
        </w:rPr>
      </w:pPr>
      <w:ins w:id="7014" w:author="Arthur Parmentier" w:date="2020-05-14T16:28:00Z">
        <w:r w:rsidRPr="007C437A">
          <w:t xml:space="preserve">Facilité: </w:t>
        </w:r>
      </w:ins>
    </w:p>
    <w:p w:rsidR="009946FB" w:rsidRPr="007C437A" w:rsidRDefault="009946FB">
      <w:pPr>
        <w:ind w:firstLine="360"/>
        <w:rPr>
          <w:ins w:id="7015" w:author="Arthur Parmentier" w:date="2020-05-14T16:28:00Z"/>
        </w:rPr>
        <w:pPrChange w:id="7016" w:author="Arthur Parmentier" w:date="2020-05-14T16:28:00Z">
          <w:pPr/>
        </w:pPrChange>
      </w:pPr>
      <w:ins w:id="7017" w:author="Arthur Parmentier" w:date="2020-05-14T16:28:00Z">
        <w:r w:rsidRPr="007C437A">
          <w:t>- partie technologique</w:t>
        </w:r>
      </w:ins>
    </w:p>
    <w:p w:rsidR="009946FB" w:rsidRPr="007C437A" w:rsidRDefault="009946FB" w:rsidP="009946FB">
      <w:pPr>
        <w:pStyle w:val="Paragraphedeliste"/>
        <w:numPr>
          <w:ilvl w:val="0"/>
          <w:numId w:val="14"/>
        </w:numPr>
        <w:rPr>
          <w:ins w:id="7018" w:author="Arthur Parmentier" w:date="2020-05-14T16:28:00Z"/>
        </w:rPr>
      </w:pPr>
      <w:ins w:id="7019" w:author="Arthur Parmentier" w:date="2020-05-14T16:28:00Z">
        <w:r w:rsidRPr="007C437A">
          <w:t>Brief history of SP</w:t>
        </w:r>
      </w:ins>
    </w:p>
    <w:p w:rsidR="009946FB" w:rsidRPr="007C437A" w:rsidRDefault="009946FB" w:rsidP="00B827FE">
      <w:pPr>
        <w:rPr>
          <w:ins w:id="7020" w:author="Arthur Parmentier" w:date="2020-05-22T11:49:00Z"/>
        </w:rPr>
      </w:pPr>
    </w:p>
    <w:p w:rsidR="00B827FE" w:rsidRPr="007C437A" w:rsidRDefault="00B827FE">
      <w:pPr>
        <w:rPr>
          <w:ins w:id="7021" w:author="Arthur Parmentier" w:date="2020-05-23T19:48:00Z"/>
        </w:rPr>
      </w:pPr>
      <w:ins w:id="7022" w:author="Arthur Parmentier" w:date="2020-05-22T11:49:00Z">
        <w:r w:rsidRPr="007C437A">
          <w:t>INTERACTML and why I dropped Unity</w:t>
        </w:r>
      </w:ins>
    </w:p>
    <w:p w:rsidR="0019026D" w:rsidRPr="007C437A" w:rsidRDefault="0019026D">
      <w:pPr>
        <w:rPr>
          <w:ins w:id="7023" w:author="Arthur Parmentier" w:date="2020-06-05T16:32:00Z"/>
        </w:rPr>
      </w:pPr>
      <w:ins w:id="7024" w:author="Arthur Parmentier" w:date="2020-05-23T19:48:00Z">
        <w:r w:rsidRPr="007C437A">
          <w:t>Splitcam</w:t>
        </w:r>
      </w:ins>
    </w:p>
    <w:p w:rsidR="00E814B3" w:rsidRPr="007C437A" w:rsidRDefault="00E814B3">
      <w:pPr>
        <w:rPr>
          <w:ins w:id="7025" w:author="Arthur Parmentier" w:date="2020-06-05T16:32:00Z"/>
        </w:rPr>
      </w:pPr>
    </w:p>
    <w:p w:rsidR="006E2B59" w:rsidRPr="007C437A" w:rsidRDefault="006E2B59" w:rsidP="006E2B59">
      <w:pPr>
        <w:rPr>
          <w:moveTo w:id="7026" w:author="Arthur Parmentier" w:date="2020-06-06T22:11:00Z"/>
        </w:rPr>
      </w:pPr>
      <w:moveToRangeStart w:id="7027" w:author="Arthur Parmentier" w:date="2020-06-06T22:11:00Z" w:name="move42373884"/>
      <w:moveTo w:id="7028" w:author="Arthur Parmentier" w:date="2020-06-06T22:11:00Z">
        <w:r w:rsidRPr="007C437A">
          <w:t>DRAFT of ideas</w:t>
        </w:r>
      </w:moveTo>
    </w:p>
    <w:p w:rsidR="006E2B59" w:rsidRPr="007C437A" w:rsidRDefault="006E2B59" w:rsidP="006E2B59">
      <w:pPr>
        <w:pStyle w:val="Paragraphedeliste"/>
        <w:numPr>
          <w:ilvl w:val="0"/>
          <w:numId w:val="8"/>
        </w:numPr>
        <w:rPr>
          <w:moveTo w:id="7029" w:author="Arthur Parmentier" w:date="2020-06-06T22:11:00Z"/>
        </w:rPr>
      </w:pPr>
      <w:moveTo w:id="7030"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031" w:author="Arthur Parmentier" w:date="2020-06-06T22:11:00Z"/>
        </w:rPr>
      </w:pPr>
      <w:moveTo w:id="7032"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033" w:author="Arthur Parmentier" w:date="2020-06-06T22:11:00Z"/>
        </w:rPr>
      </w:pPr>
      <w:moveTo w:id="7034"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035" w:author="Arthur Parmentier" w:date="2020-06-06T22:11:00Z"/>
        </w:rPr>
      </w:pPr>
      <w:moveTo w:id="7036"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037" w:author="Arthur Parmentier" w:date="2020-06-06T22:11:00Z"/>
        </w:rPr>
      </w:pPr>
      <w:moveTo w:id="7038"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039" w:author="Arthur Parmentier" w:date="2020-06-06T22:11:00Z"/>
        </w:rPr>
      </w:pPr>
      <w:moveTo w:id="7040" w:author="Arthur Parmentier" w:date="2020-06-06T22:11:00Z">
        <w:r w:rsidRPr="007C437A">
          <w:t>but rather a fluid, dynamic and varying grammar</w:t>
        </w:r>
      </w:moveTo>
    </w:p>
    <w:moveToRangeEnd w:id="7027"/>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041"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B56" w:rsidRDefault="000F1B56" w:rsidP="00E6654A">
      <w:r>
        <w:separator/>
      </w:r>
    </w:p>
  </w:endnote>
  <w:endnote w:type="continuationSeparator" w:id="0">
    <w:p w:rsidR="000F1B56" w:rsidRDefault="000F1B56"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end"/>
    </w:r>
  </w:p>
  <w:p w:rsidR="00FA5F3C" w:rsidRDefault="00FA5F3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separate"/>
    </w:r>
    <w:r>
      <w:rPr>
        <w:noProof/>
      </w:rPr>
      <w:t>1</w:t>
    </w:r>
    <w:r>
      <w:fldChar w:fldCharType="end"/>
    </w:r>
  </w:p>
  <w:p w:rsidR="00FA5F3C" w:rsidRDefault="00FA5F3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B56" w:rsidRDefault="000F1B56" w:rsidP="00E6654A">
      <w:r>
        <w:separator/>
      </w:r>
    </w:p>
  </w:footnote>
  <w:footnote w:type="continuationSeparator" w:id="0">
    <w:p w:rsidR="000F1B56" w:rsidRDefault="000F1B56" w:rsidP="00E6654A">
      <w:r>
        <w:continuationSeparator/>
      </w:r>
    </w:p>
  </w:footnote>
  <w:footnote w:id="1">
    <w:p w:rsidR="00FA5F3C" w:rsidRPr="008C7E78" w:rsidRDefault="00FA5F3C">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Bottecchia, Serge Chaumette, Mateo Cecconello, Josu Rekalde, et al.. </w:t>
        </w:r>
        <w:r w:rsidRPr="00BA026A">
          <w:rPr>
            <w:i/>
            <w:iCs/>
            <w:rPrChange w:id="717"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18" w:author="Arthur Parmentier" w:date="2020-06-06T15:46:00Z">
        <w:r w:rsidRPr="008C7E78">
          <w:rPr>
            <w:rPrChange w:id="719" w:author="Arthur Parmentier" w:date="2020-06-07T18:32:00Z">
              <w:rPr>
                <w:lang w:val="fr-FR"/>
              </w:rPr>
            </w:rPrChange>
          </w:rPr>
          <w:t xml:space="preserve"> </w:t>
        </w:r>
      </w:ins>
    </w:p>
  </w:footnote>
  <w:footnote w:id="2">
    <w:p w:rsidR="00FA5F3C" w:rsidRPr="000953B3" w:rsidRDefault="00FA5F3C">
      <w:pPr>
        <w:pStyle w:val="Notedebasdepage"/>
      </w:pPr>
      <w:ins w:id="734" w:author="Arthur Parmentier" w:date="2020-06-07T18:50:00Z">
        <w:r>
          <w:rPr>
            <w:rStyle w:val="Appelnotedebasdep"/>
          </w:rPr>
          <w:footnoteRef/>
        </w:r>
        <w:r>
          <w:t xml:space="preserve"> </w:t>
        </w:r>
        <w:r w:rsidRPr="000953B3">
          <w:t>http://www.soundpainting.com/blog/</w:t>
        </w:r>
      </w:ins>
    </w:p>
  </w:footnote>
  <w:footnote w:id="3">
    <w:p w:rsidR="00FA5F3C" w:rsidRPr="008C7E78" w:rsidRDefault="00FA5F3C">
      <w:pPr>
        <w:pStyle w:val="Notedebasdepage"/>
      </w:pPr>
      <w:ins w:id="775" w:author="Arthur Parmentier" w:date="2020-06-06T15:59:00Z">
        <w:r>
          <w:rPr>
            <w:rStyle w:val="Appelnotedebasdep"/>
          </w:rPr>
          <w:footnoteRef/>
        </w:r>
        <w:r>
          <w:t xml:space="preserve"> </w:t>
        </w:r>
        <w:r w:rsidRPr="008C7E78">
          <w:rPr>
            <w:rPrChange w:id="776" w:author="Arthur Parmentier" w:date="2020-06-07T18:32:00Z">
              <w:rPr>
                <w:lang w:val="fr-FR"/>
              </w:rPr>
            </w:rPrChange>
          </w:rPr>
          <w:t xml:space="preserve">I have no </w:t>
        </w:r>
      </w:ins>
      <w:ins w:id="777" w:author="Arthur Parmentier" w:date="2020-06-06T16:00:00Z">
        <w:r w:rsidRPr="008C7E78">
          <w:rPr>
            <w:rPrChange w:id="778" w:author="Arthur Parmentier" w:date="2020-06-07T18:32:00Z">
              <w:rPr>
                <w:lang w:val="fr-FR"/>
              </w:rPr>
            </w:rPrChange>
          </w:rPr>
          <w:t>example of SP used by artists outside modern societies</w:t>
        </w:r>
      </w:ins>
      <w:ins w:id="779" w:author="Arthur Parmentier" w:date="2020-06-06T16:01:00Z">
        <w:r w:rsidRPr="008C7E78">
          <w:rPr>
            <w:rPrChange w:id="780" w:author="Arthur Parmentier" w:date="2020-06-07T18:32:00Z">
              <w:rPr>
                <w:lang w:val="fr-FR"/>
              </w:rPr>
            </w:rPrChange>
          </w:rPr>
          <w:t xml:space="preserve"> </w:t>
        </w:r>
      </w:ins>
      <w:ins w:id="781" w:author="Arthur Parmentier" w:date="2020-06-06T16:00:00Z">
        <w:r w:rsidRPr="008C7E78">
          <w:rPr>
            <w:rPrChange w:id="782" w:author="Arthur Parmentier" w:date="2020-06-07T18:32:00Z">
              <w:rPr>
                <w:lang w:val="fr-FR"/>
              </w:rPr>
            </w:rPrChange>
          </w:rPr>
          <w:t>but experience</w:t>
        </w:r>
      </w:ins>
      <w:ins w:id="783" w:author="Arthur Parmentier" w:date="2020-06-06T16:01:00Z">
        <w:r w:rsidRPr="008C7E78">
          <w:rPr>
            <w:rPrChange w:id="784" w:author="Arthur Parmentier" w:date="2020-06-07T18:32:00Z">
              <w:rPr>
                <w:lang w:val="fr-FR"/>
              </w:rPr>
            </w:rPrChange>
          </w:rPr>
          <w:t>s</w:t>
        </w:r>
      </w:ins>
      <w:ins w:id="785" w:author="Arthur Parmentier" w:date="2020-06-06T16:00:00Z">
        <w:r w:rsidRPr="008C7E78">
          <w:rPr>
            <w:rPrChange w:id="786" w:author="Arthur Parmentier" w:date="2020-06-07T18:32:00Z">
              <w:rPr>
                <w:lang w:val="fr-FR"/>
              </w:rPr>
            </w:rPrChange>
          </w:rPr>
          <w:t xml:space="preserve"> with people from cultures that do not share the same linguistic</w:t>
        </w:r>
      </w:ins>
      <w:ins w:id="787" w:author="Arthur Parmentier" w:date="2020-06-06T16:01:00Z">
        <w:r w:rsidRPr="008C7E78">
          <w:rPr>
            <w:rPrChange w:id="788" w:author="Arthur Parmentier" w:date="2020-06-07T18:32:00Z">
              <w:rPr>
                <w:lang w:val="fr-FR"/>
              </w:rPr>
            </w:rPrChange>
          </w:rPr>
          <w:t xml:space="preserve"> structures and views on the artistic practices and roles would be very interesting for further studies.</w:t>
        </w:r>
      </w:ins>
    </w:p>
  </w:footnote>
  <w:footnote w:id="4">
    <w:p w:rsidR="00FA5F3C" w:rsidRPr="00B16E7C" w:rsidRDefault="00FA5F3C">
      <w:pPr>
        <w:pStyle w:val="Notedebasdepage"/>
        <w:rPr>
          <w:lang w:val="fr-FR"/>
          <w:rPrChange w:id="891" w:author="Arthur Parmentier" w:date="2020-06-06T16:32:00Z">
            <w:rPr/>
          </w:rPrChange>
        </w:rPr>
      </w:pPr>
      <w:ins w:id="892" w:author="Arthur Parmentier" w:date="2020-06-06T16:32:00Z">
        <w:r>
          <w:rPr>
            <w:rStyle w:val="Appelnotedebasdep"/>
          </w:rPr>
          <w:footnoteRef/>
        </w:r>
        <w:r>
          <w:t xml:space="preserve"> </w:t>
        </w:r>
      </w:ins>
      <w:ins w:id="893" w:author="Arthur Parmentier" w:date="2020-06-06T16:39:00Z">
        <w:r w:rsidRPr="008C7E78">
          <w:rPr>
            <w:rPrChange w:id="894" w:author="Arthur Parmentier" w:date="2020-06-07T18:32:00Z">
              <w:rPr>
                <w:lang w:val="fr-FR"/>
              </w:rPr>
            </w:rPrChange>
          </w:rPr>
          <w:t xml:space="preserve">For reference, see </w:t>
        </w:r>
      </w:ins>
      <w:ins w:id="895" w:author="Arthur Parmentier" w:date="2020-06-06T16:40:00Z">
        <w:r w:rsidRPr="008C7E78">
          <w:rPr>
            <w:rPrChange w:id="896"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97" w:author="Arthur Parmentier" w:date="2020-06-06T16:41:00Z">
        <w:r w:rsidRPr="00057697">
          <w:rPr>
            <w:lang w:val="fr-FR"/>
          </w:rPr>
          <w:t>J'avancerai vers toi avec les yeux d'un sourd</w:t>
        </w:r>
        <w:r>
          <w:rPr>
            <w:lang w:val="fr-FR"/>
          </w:rPr>
          <w:t> » (Laetitia Carton, 2015)</w:t>
        </w:r>
      </w:ins>
    </w:p>
  </w:footnote>
  <w:footnote w:id="5">
    <w:p w:rsidR="00FA5F3C" w:rsidRPr="003724FD" w:rsidRDefault="00FA5F3C">
      <w:pPr>
        <w:pStyle w:val="Notedebasdepage"/>
        <w:rPr>
          <w:lang w:val="fr-FR"/>
          <w:rPrChange w:id="900" w:author="Arthur Parmentier" w:date="2020-06-06T17:00:00Z">
            <w:rPr/>
          </w:rPrChange>
        </w:rPr>
      </w:pPr>
      <w:ins w:id="901" w:author="Arthur Parmentier" w:date="2020-06-06T17:00:00Z">
        <w:r>
          <w:rPr>
            <w:rStyle w:val="Appelnotedebasdep"/>
          </w:rPr>
          <w:footnoteRef/>
        </w:r>
        <w:r w:rsidRPr="008C7E78">
          <w:rPr>
            <w:lang w:val="fr-FR"/>
            <w:rPrChange w:id="902" w:author="Arthur Parmentier" w:date="2020-06-07T18:32:00Z">
              <w:rPr/>
            </w:rPrChange>
          </w:rPr>
          <w:t xml:space="preserve"> http://www.soundpainting.com/blog/</w:t>
        </w:r>
      </w:ins>
    </w:p>
  </w:footnote>
  <w:footnote w:id="6">
    <w:p w:rsidR="00FA5F3C" w:rsidRPr="008538C8" w:rsidRDefault="00FA5F3C">
      <w:pPr>
        <w:pStyle w:val="Notedebasdepage"/>
        <w:rPr>
          <w:lang w:val="fr-FR"/>
          <w:rPrChange w:id="919" w:author="Arthur Parmentier" w:date="2020-06-07T18:55:00Z">
            <w:rPr/>
          </w:rPrChange>
        </w:rPr>
      </w:pPr>
      <w:ins w:id="920" w:author="Arthur Parmentier" w:date="2020-06-07T18:55:00Z">
        <w:r>
          <w:rPr>
            <w:rStyle w:val="Appelnotedebasdep"/>
          </w:rPr>
          <w:footnoteRef/>
        </w:r>
        <w:r w:rsidRPr="008538C8">
          <w:rPr>
            <w:lang w:val="fr-FR"/>
            <w:rPrChange w:id="921" w:author="Arthur Parmentier" w:date="2020-06-07T18:55:00Z">
              <w:rPr/>
            </w:rPrChange>
          </w:rPr>
          <w:t xml:space="preserve"> http://www.soundpainting.com/soundpainting/</w:t>
        </w:r>
      </w:ins>
    </w:p>
  </w:footnote>
  <w:footnote w:id="7">
    <w:p w:rsidR="00FA5F3C" w:rsidRPr="0098222C" w:rsidRDefault="00FA5F3C" w:rsidP="007150A7">
      <w:pPr>
        <w:pBdr>
          <w:top w:val="nil"/>
          <w:left w:val="nil"/>
          <w:bottom w:val="nil"/>
          <w:right w:val="nil"/>
          <w:between w:val="nil"/>
        </w:pBdr>
        <w:spacing w:after="0" w:line="240" w:lineRule="auto"/>
        <w:rPr>
          <w:ins w:id="935" w:author="Arthur Parmentier" w:date="2020-06-07T18:06:00Z"/>
          <w:color w:val="000000"/>
          <w:sz w:val="20"/>
          <w:szCs w:val="20"/>
        </w:rPr>
      </w:pPr>
      <w:ins w:id="936" w:author="Arthur Parmentier" w:date="2020-06-07T18:06:00Z">
        <w:r w:rsidRPr="0098222C">
          <w:rPr>
            <w:vertAlign w:val="superscript"/>
          </w:rPr>
          <w:footnoteRef/>
        </w:r>
        <w:r w:rsidRPr="0098222C">
          <w:rPr>
            <w:color w:val="000000"/>
            <w:sz w:val="20"/>
            <w:szCs w:val="20"/>
            <w:rPrChange w:id="937" w:author="Arthur Parmentier" w:date="2020-06-07T18:12:00Z">
              <w:rPr>
                <w:rFonts w:ascii="Nunito ExtraLight" w:hAnsi="Nunito ExtraLight"/>
                <w:color w:val="000000"/>
                <w:sz w:val="20"/>
                <w:szCs w:val="20"/>
              </w:rPr>
            </w:rPrChange>
          </w:rPr>
          <w:t xml:space="preserve"> For instance, take a look at </w:t>
        </w:r>
        <w:r w:rsidRPr="0098222C">
          <w:rPr>
            <w:rPrChange w:id="938" w:author="Arthur Parmentier" w:date="2020-06-07T18:12:00Z">
              <w:rPr/>
            </w:rPrChange>
          </w:rPr>
          <w:fldChar w:fldCharType="begin"/>
        </w:r>
        <w:r w:rsidRPr="0098222C">
          <w:instrText xml:space="preserve"> HYPERLINK "https://www.facebook.com/ConductingWithTheBody/" \h </w:instrText>
        </w:r>
        <w:r w:rsidRPr="0098222C">
          <w:rPr>
            <w:rPrChange w:id="939" w:author="Arthur Parmentier" w:date="2020-06-07T18:12:00Z">
              <w:rPr>
                <w:color w:val="0000FF"/>
                <w:sz w:val="20"/>
                <w:szCs w:val="20"/>
                <w:u w:val="single"/>
              </w:rPr>
            </w:rPrChange>
          </w:rPr>
          <w:fldChar w:fldCharType="separate"/>
        </w:r>
        <w:r w:rsidRPr="0098222C">
          <w:rPr>
            <w:color w:val="0000FF"/>
            <w:sz w:val="20"/>
            <w:szCs w:val="20"/>
            <w:u w:val="single"/>
            <w:rPrChange w:id="940"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1" w:author="Arthur Parmentier" w:date="2020-06-07T18:12:00Z">
              <w:rPr>
                <w:color w:val="0000FF"/>
                <w:sz w:val="20"/>
                <w:szCs w:val="20"/>
                <w:u w:val="single"/>
              </w:rPr>
            </w:rPrChange>
          </w:rPr>
          <w:fldChar w:fldCharType="end"/>
        </w:r>
      </w:ins>
      <w:ins w:id="942"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3" w:author="Arthur Parmentier" w:date="2020-06-07T18:12:00Z">
        <w:r w:rsidRPr="0098222C">
          <w:rPr>
            <w:color w:val="000000"/>
            <w:rPrChange w:id="944" w:author="Arthur Parmentier" w:date="2020-06-07T18:13:00Z">
              <w:rPr>
                <w:rStyle w:val="Lienhypertexte"/>
                <w:rFonts w:ascii="Nunito ExtraLight" w:hAnsi="Nunito ExtraLight"/>
                <w:sz w:val="20"/>
                <w:szCs w:val="20"/>
              </w:rPr>
            </w:rPrChange>
          </w:rPr>
          <w:instrText>https://vimeo.com/331394981</w:instrText>
        </w:r>
      </w:ins>
      <w:ins w:id="945" w:author="Arthur Parmentier" w:date="2020-06-07T18:13:00Z">
        <w:r>
          <w:rPr>
            <w:color w:val="000000"/>
            <w:sz w:val="20"/>
            <w:szCs w:val="20"/>
          </w:rPr>
          <w:instrText xml:space="preserve">" </w:instrText>
        </w:r>
        <w:r>
          <w:rPr>
            <w:color w:val="000000"/>
            <w:sz w:val="20"/>
            <w:szCs w:val="20"/>
          </w:rPr>
          <w:fldChar w:fldCharType="separate"/>
        </w:r>
      </w:ins>
      <w:ins w:id="946" w:author="Arthur Parmentier" w:date="2020-06-07T18:12:00Z">
        <w:r w:rsidRPr="00E30721">
          <w:rPr>
            <w:rStyle w:val="Lienhypertexte"/>
            <w:sz w:val="20"/>
            <w:szCs w:val="20"/>
            <w:rPrChange w:id="947" w:author="Arthur Parmentier" w:date="2020-06-07T18:13:00Z">
              <w:rPr>
                <w:rStyle w:val="Lienhypertexte"/>
                <w:rFonts w:ascii="Nunito ExtraLight" w:hAnsi="Nunito ExtraLight"/>
                <w:sz w:val="20"/>
                <w:szCs w:val="20"/>
              </w:rPr>
            </w:rPrChange>
          </w:rPr>
          <w:t>https://vimeo.com/331394981</w:t>
        </w:r>
      </w:ins>
      <w:ins w:id="948" w:author="Arthur Parmentier" w:date="2020-06-07T18:13:00Z">
        <w:r>
          <w:rPr>
            <w:color w:val="000000"/>
            <w:sz w:val="20"/>
            <w:szCs w:val="20"/>
          </w:rPr>
          <w:fldChar w:fldCharType="end"/>
        </w:r>
        <w:r>
          <w:rPr>
            <w:color w:val="000000"/>
            <w:sz w:val="20"/>
            <w:szCs w:val="20"/>
          </w:rPr>
          <w:t>)</w:t>
        </w:r>
      </w:ins>
      <w:ins w:id="949" w:author="Arthur Parmentier" w:date="2020-06-07T18:12:00Z">
        <w:r w:rsidRPr="0098222C">
          <w:rPr>
            <w:color w:val="000000"/>
            <w:sz w:val="20"/>
            <w:szCs w:val="20"/>
            <w:rPrChange w:id="950" w:author="Arthur Parmentier" w:date="2020-06-07T18:12:00Z">
              <w:rPr>
                <w:rFonts w:ascii="Nunito ExtraLight" w:hAnsi="Nunito ExtraLight"/>
                <w:color w:val="000000"/>
                <w:sz w:val="20"/>
                <w:szCs w:val="20"/>
              </w:rPr>
            </w:rPrChange>
          </w:rPr>
          <w:t xml:space="preserve"> </w:t>
        </w:r>
      </w:ins>
      <w:ins w:id="951" w:author="Arthur Parmentier" w:date="2020-06-07T18:06:00Z">
        <w:r w:rsidRPr="0098222C">
          <w:rPr>
            <w:color w:val="000000"/>
            <w:sz w:val="20"/>
            <w:szCs w:val="20"/>
            <w:rPrChange w:id="952" w:author="Arthur Parmentier" w:date="2020-06-07T18:12:00Z">
              <w:rPr>
                <w:rFonts w:ascii="Nunito ExtraLight" w:hAnsi="Nunito ExtraLight"/>
                <w:color w:val="000000"/>
                <w:sz w:val="20"/>
                <w:szCs w:val="20"/>
              </w:rPr>
            </w:rPrChange>
          </w:rPr>
          <w:t xml:space="preserve">or </w:t>
        </w:r>
        <w:r w:rsidRPr="0098222C">
          <w:rPr>
            <w:rPrChange w:id="953" w:author="Arthur Parmentier" w:date="2020-06-07T18:12:00Z">
              <w:rPr/>
            </w:rPrChange>
          </w:rPr>
          <w:fldChar w:fldCharType="begin"/>
        </w:r>
        <w:r w:rsidRPr="0098222C">
          <w:instrText xml:space="preserve"> HYPERLINK "https://www.facebook.com/groups/4383252451/permalink/10156376454242452/" \h </w:instrText>
        </w:r>
        <w:r w:rsidRPr="0098222C">
          <w:rPr>
            <w:rPrChange w:id="954" w:author="Arthur Parmentier" w:date="2020-06-07T18:12:00Z">
              <w:rPr>
                <w:color w:val="0000FF"/>
                <w:sz w:val="20"/>
                <w:szCs w:val="20"/>
                <w:u w:val="single"/>
              </w:rPr>
            </w:rPrChange>
          </w:rPr>
          <w:fldChar w:fldCharType="separate"/>
        </w:r>
        <w:r w:rsidRPr="0098222C">
          <w:rPr>
            <w:color w:val="0000FF"/>
            <w:sz w:val="20"/>
            <w:szCs w:val="20"/>
            <w:u w:val="single"/>
            <w:rPrChange w:id="955"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6" w:author="Arthur Parmentier" w:date="2020-06-07T18:12:00Z">
              <w:rPr>
                <w:color w:val="0000FF"/>
                <w:sz w:val="20"/>
                <w:szCs w:val="20"/>
                <w:u w:val="single"/>
              </w:rPr>
            </w:rPrChange>
          </w:rPr>
          <w:fldChar w:fldCharType="end"/>
        </w:r>
        <w:r w:rsidRPr="0098222C">
          <w:rPr>
            <w:color w:val="000000"/>
            <w:sz w:val="20"/>
            <w:szCs w:val="20"/>
            <w:rPrChange w:id="957" w:author="Arthur Parmentier" w:date="2020-06-07T18:12:00Z">
              <w:rPr>
                <w:rFonts w:ascii="Nunito ExtraLight" w:hAnsi="Nunito ExtraLight"/>
                <w:color w:val="000000"/>
                <w:sz w:val="20"/>
                <w:szCs w:val="20"/>
              </w:rPr>
            </w:rPrChange>
          </w:rPr>
          <w:t xml:space="preserve">, </w:t>
        </w:r>
        <w:r w:rsidRPr="0098222C">
          <w:rPr>
            <w:rPrChange w:id="958"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9" w:author="Arthur Parmentier" w:date="2020-06-07T18:12:00Z">
              <w:rPr>
                <w:color w:val="0000FF"/>
                <w:sz w:val="20"/>
                <w:szCs w:val="20"/>
                <w:u w:val="single"/>
              </w:rPr>
            </w:rPrChange>
          </w:rPr>
          <w:fldChar w:fldCharType="separate"/>
        </w:r>
        <w:r w:rsidRPr="0098222C">
          <w:rPr>
            <w:color w:val="0000FF"/>
            <w:sz w:val="20"/>
            <w:szCs w:val="20"/>
            <w:u w:val="single"/>
            <w:rPrChange w:id="960"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61" w:author="Arthur Parmentier" w:date="2020-06-07T18:12:00Z">
              <w:rPr>
                <w:color w:val="0000FF"/>
                <w:sz w:val="20"/>
                <w:szCs w:val="20"/>
                <w:u w:val="single"/>
              </w:rPr>
            </w:rPrChange>
          </w:rPr>
          <w:fldChar w:fldCharType="end"/>
        </w:r>
        <w:r w:rsidRPr="0098222C">
          <w:rPr>
            <w:color w:val="000000"/>
            <w:sz w:val="20"/>
            <w:szCs w:val="20"/>
            <w:rPrChange w:id="962" w:author="Arthur Parmentier" w:date="2020-06-07T18:12:00Z">
              <w:rPr>
                <w:rFonts w:ascii="Nunito ExtraLight" w:hAnsi="Nunito ExtraLight"/>
                <w:color w:val="000000"/>
                <w:sz w:val="20"/>
                <w:szCs w:val="20"/>
              </w:rPr>
            </w:rPrChange>
          </w:rPr>
          <w:t xml:space="preserve">, </w:t>
        </w:r>
        <w:r w:rsidRPr="0098222C">
          <w:rPr>
            <w:rPrChange w:id="963"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4" w:author="Arthur Parmentier" w:date="2020-06-07T18:12:00Z">
              <w:rPr>
                <w:color w:val="0000FF"/>
                <w:sz w:val="20"/>
                <w:szCs w:val="20"/>
                <w:u w:val="single"/>
              </w:rPr>
            </w:rPrChange>
          </w:rPr>
          <w:fldChar w:fldCharType="separate"/>
        </w:r>
        <w:r w:rsidRPr="0098222C">
          <w:rPr>
            <w:color w:val="0000FF"/>
            <w:sz w:val="20"/>
            <w:szCs w:val="20"/>
            <w:u w:val="single"/>
            <w:rPrChange w:id="965"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6" w:author="Arthur Parmentier" w:date="2020-06-07T18:12:00Z">
              <w:rPr>
                <w:color w:val="0000FF"/>
                <w:sz w:val="20"/>
                <w:szCs w:val="20"/>
                <w:u w:val="single"/>
              </w:rPr>
            </w:rPrChange>
          </w:rPr>
          <w:fldChar w:fldCharType="end"/>
        </w:r>
      </w:ins>
    </w:p>
  </w:footnote>
  <w:footnote w:id="8">
    <w:p w:rsidR="00FA5F3C" w:rsidRPr="00967518" w:rsidRDefault="00FA5F3C">
      <w:pPr>
        <w:pStyle w:val="Notedebasdepage"/>
      </w:pPr>
      <w:ins w:id="1036" w:author="Arthur Parmentier" w:date="2020-06-07T21:37:00Z">
        <w:r>
          <w:rPr>
            <w:rStyle w:val="Appelnotedebasdep"/>
          </w:rPr>
          <w:footnoteRef/>
        </w:r>
        <w:r w:rsidRPr="00967518">
          <w:t xml:space="preserve"> </w:t>
        </w:r>
        <w:r w:rsidRPr="00967518">
          <w:rPr>
            <w:rPrChange w:id="1037" w:author="Arthur Parmentier" w:date="2020-06-07T21:37:00Z">
              <w:rPr>
                <w:lang w:val="fr-FR"/>
              </w:rPr>
            </w:rPrChange>
          </w:rPr>
          <w:t>https://www.youtube.com/watch?v=h2PDhtqDgKg</w:t>
        </w:r>
      </w:ins>
    </w:p>
  </w:footnote>
  <w:footnote w:id="9">
    <w:p w:rsidR="00FA5F3C" w:rsidRPr="00E962D4" w:rsidRDefault="00FA5F3C">
      <w:pPr>
        <w:pStyle w:val="Notedebasdepage"/>
        <w:rPr>
          <w:rPrChange w:id="1044" w:author="Arthur Parmentier" w:date="2020-06-08T11:11:00Z">
            <w:rPr/>
          </w:rPrChange>
        </w:rPr>
      </w:pPr>
      <w:ins w:id="1045" w:author="Arthur Parmentier" w:date="2020-06-07T21:14:00Z">
        <w:r>
          <w:rPr>
            <w:rStyle w:val="Appelnotedebasdep"/>
          </w:rPr>
          <w:footnoteRef/>
        </w:r>
        <w:r w:rsidRPr="00E962D4">
          <w:rPr>
            <w:rPrChange w:id="1046" w:author="Arthur Parmentier" w:date="2020-06-08T11:11:00Z">
              <w:rPr/>
            </w:rPrChange>
          </w:rPr>
          <w:t xml:space="preserve"> </w:t>
        </w:r>
        <w:r w:rsidRPr="00E962D4">
          <w:rPr>
            <w:rPrChange w:id="1047" w:author="Arthur Parmentier" w:date="2020-06-08T11:11:00Z">
              <w:rPr>
                <w:lang w:val="fr-FR"/>
              </w:rPr>
            </w:rPrChange>
          </w:rPr>
          <w:t>Source : https://www.decodedscience.org/ferdinand-de-saussure-the-linguistic-unit-sign-signified-and-signifier-explained/</w:t>
        </w:r>
      </w:ins>
    </w:p>
  </w:footnote>
  <w:footnote w:id="10">
    <w:p w:rsidR="00FA5F3C" w:rsidRPr="00B10B50" w:rsidRDefault="00FA5F3C">
      <w:pPr>
        <w:pStyle w:val="Notedebasdepage"/>
        <w:rPr>
          <w:rPrChange w:id="1078" w:author="Arthur Parmentier" w:date="2020-06-08T11:15:00Z">
            <w:rPr/>
          </w:rPrChange>
        </w:rPr>
      </w:pPr>
      <w:ins w:id="1079" w:author="Arthur Parmentier" w:date="2020-06-07T21:33:00Z">
        <w:r>
          <w:rPr>
            <w:rStyle w:val="Appelnotedebasdep"/>
          </w:rPr>
          <w:footnoteRef/>
        </w:r>
        <w:r>
          <w:t xml:space="preserve"> </w:t>
        </w:r>
        <w:r w:rsidRPr="00B10B50">
          <w:rPr>
            <w:rPrChange w:id="1080" w:author="Arthur Parmentier" w:date="2020-06-08T11:15:00Z">
              <w:rPr/>
            </w:rPrChange>
          </w:rPr>
          <w:fldChar w:fldCharType="begin"/>
        </w:r>
        <w:r w:rsidRPr="00B10B50">
          <w:rPr>
            <w:rPrChange w:id="1081" w:author="Arthur Parmentier" w:date="2020-06-08T11:15:00Z">
              <w:rPr/>
            </w:rPrChange>
          </w:rPr>
          <w:instrText xml:space="preserve"> HYPERLINK "https://en.wikipedia.org/wiki/Sign_(semiotics)#Triadic_signs" </w:instrText>
        </w:r>
        <w:r w:rsidRPr="00B10B50">
          <w:rPr>
            <w:rPrChange w:id="1082" w:author="Arthur Parmentier" w:date="2020-06-08T11:15:00Z">
              <w:rPr/>
            </w:rPrChange>
          </w:rPr>
          <w:fldChar w:fldCharType="separate"/>
        </w:r>
        <w:r w:rsidRPr="00B10B50">
          <w:rPr>
            <w:rStyle w:val="Lienhypertexte"/>
            <w:u w:val="none"/>
            <w:rPrChange w:id="1083" w:author="Arthur Parmentier" w:date="2020-06-08T11:15:00Z">
              <w:rPr>
                <w:rStyle w:val="Lienhypertexte"/>
              </w:rPr>
            </w:rPrChange>
          </w:rPr>
          <w:t>https://en.wikipedia.org/wiki/Sign_(semiotics)#Triadic_signs</w:t>
        </w:r>
        <w:r w:rsidRPr="00B10B50">
          <w:rPr>
            <w:rPrChange w:id="1084" w:author="Arthur Parmentier" w:date="2020-06-08T11:15:00Z">
              <w:rPr/>
            </w:rPrChange>
          </w:rPr>
          <w:fldChar w:fldCharType="end"/>
        </w:r>
        <w:r w:rsidRPr="00B10B50">
          <w:rPr>
            <w:rPrChange w:id="1085" w:author="Arthur Parmentier" w:date="2020-06-08T11:15:00Z">
              <w:rPr/>
            </w:rPrChange>
          </w:rPr>
          <w:t xml:space="preserve"> and </w:t>
        </w:r>
        <w:r w:rsidRPr="00B10B50">
          <w:rPr>
            <w:rStyle w:val="reference-text"/>
            <w:rPrChange w:id="1086" w:author="Arthur Parmentier" w:date="2020-06-08T11:15:00Z">
              <w:rPr>
                <w:rStyle w:val="reference-text"/>
              </w:rPr>
            </w:rPrChange>
          </w:rPr>
          <w:t xml:space="preserve">Peirce (1903 MS), </w:t>
        </w:r>
      </w:ins>
      <w:ins w:id="1087" w:author="Arthur Parmentier" w:date="2020-06-08T11:15:00Z">
        <w:r>
          <w:rPr>
            <w:rStyle w:val="reference-text"/>
          </w:rPr>
          <w:br/>
        </w:r>
      </w:ins>
      <w:ins w:id="1088" w:author="Arthur Parmentier" w:date="2020-06-07T21:33:00Z">
        <w:r w:rsidRPr="00B10B50">
          <w:rPr>
            <w:rStyle w:val="reference-text"/>
            <w:rPrChange w:id="1089" w:author="Arthur Parmentier" w:date="2020-06-08T11:15:00Z">
              <w:rPr>
                <w:rStyle w:val="reference-text"/>
              </w:rPr>
            </w:rPrChange>
          </w:rPr>
          <w:t xml:space="preserve">"Nomenclature and Divisions of Triadic Relations, as Far as They Are Determined", under other titles in </w:t>
        </w:r>
        <w:r w:rsidRPr="00B10B50">
          <w:rPr>
            <w:rStyle w:val="reference-text"/>
            <w:rPrChange w:id="1090" w:author="Arthur Parmentier" w:date="2020-06-08T11:15:00Z">
              <w:rPr>
                <w:rStyle w:val="reference-text"/>
                <w:i/>
                <w:iCs/>
              </w:rPr>
            </w:rPrChange>
          </w:rPr>
          <w:t>Collected Papers</w:t>
        </w:r>
        <w:r w:rsidRPr="00B10B50">
          <w:rPr>
            <w:rStyle w:val="reference-text"/>
            <w:rPrChange w:id="1091" w:author="Arthur Parmentier" w:date="2020-06-08T11:15:00Z">
              <w:rPr>
                <w:rStyle w:val="reference-text"/>
              </w:rPr>
            </w:rPrChange>
          </w:rPr>
          <w:t xml:space="preserve"> (CP) v. 2, paragraphs 233–72</w:t>
        </w:r>
      </w:ins>
    </w:p>
  </w:footnote>
  <w:footnote w:id="11">
    <w:p w:rsidR="00FA5F3C" w:rsidRPr="00B10B50" w:rsidRDefault="00FA5F3C">
      <w:pPr>
        <w:pStyle w:val="Notedebasdepage"/>
        <w:rPr>
          <w:ins w:id="1145" w:author="Arthur Parmentier" w:date="2020-06-08T11:15:00Z"/>
          <w:i/>
          <w:iCs/>
          <w:rPrChange w:id="1146" w:author="Arthur Parmentier" w:date="2020-06-08T11:15:00Z">
            <w:rPr>
              <w:ins w:id="1147" w:author="Arthur Parmentier" w:date="2020-06-08T11:15:00Z"/>
            </w:rPr>
          </w:rPrChange>
        </w:rPr>
      </w:pPr>
      <w:ins w:id="1148" w:author="Arthur Parmentier" w:date="2020-06-08T11:11:00Z">
        <w:r w:rsidRPr="00B10B50">
          <w:rPr>
            <w:rStyle w:val="Appelnotedebasdep"/>
            <w:rPrChange w:id="1149" w:author="Arthur Parmentier" w:date="2020-06-08T11:15:00Z">
              <w:rPr>
                <w:rStyle w:val="Appelnotedebasdep"/>
              </w:rPr>
            </w:rPrChange>
          </w:rPr>
          <w:footnoteRef/>
        </w:r>
      </w:ins>
      <w:ins w:id="1150" w:author="Arthur Parmentier" w:date="2020-06-08T11:15:00Z">
        <w:r w:rsidRPr="00B10B50">
          <w:rPr>
            <w:rStyle w:val="CitationHTML"/>
            <w:i w:val="0"/>
            <w:iCs w:val="0"/>
            <w:rPrChange w:id="1151" w:author="Arthur Parmentier" w:date="2020-06-08T11:15:00Z">
              <w:rPr>
                <w:rStyle w:val="CitationHTML"/>
              </w:rPr>
            </w:rPrChange>
          </w:rPr>
          <w:t xml:space="preserve"> Shannon</w:t>
        </w:r>
      </w:ins>
      <w:ins w:id="1152" w:author="Arthur Parmentier" w:date="2020-06-08T11:16:00Z">
        <w:r>
          <w:rPr>
            <w:rStyle w:val="CitationHTML"/>
            <w:i w:val="0"/>
            <w:iCs w:val="0"/>
          </w:rPr>
          <w:t xml:space="preserve"> (1948):</w:t>
        </w:r>
      </w:ins>
      <w:ins w:id="1153" w:author="Arthur Parmentier" w:date="2020-06-08T11:15:00Z">
        <w:r w:rsidRPr="00B10B50">
          <w:rPr>
            <w:rStyle w:val="CitationHTML"/>
            <w:i w:val="0"/>
            <w:iCs w:val="0"/>
            <w:rPrChange w:id="1154" w:author="Arthur Parmentier" w:date="2020-06-08T11:15:00Z">
              <w:rPr>
                <w:rStyle w:val="CitationHTML"/>
              </w:rPr>
            </w:rPrChange>
          </w:rPr>
          <w:t xml:space="preserve"> </w:t>
        </w:r>
        <w:r w:rsidRPr="00B10B50">
          <w:rPr>
            <w:rStyle w:val="CitationHTML"/>
            <w:rPrChange w:id="1155" w:author="Arthur Parmentier" w:date="2020-06-08T11:15:00Z">
              <w:rPr>
                <w:rStyle w:val="CitationHTML"/>
              </w:rPr>
            </w:rPrChange>
          </w:rPr>
          <w:fldChar w:fldCharType="begin"/>
        </w:r>
        <w:r w:rsidRPr="00B10B50">
          <w:rPr>
            <w:rStyle w:val="CitationHTML"/>
            <w:rPrChange w:id="1156" w:author="Arthur Parmentier" w:date="2020-06-08T11:15:00Z">
              <w:rPr>
                <w:rStyle w:val="CitationHTML"/>
              </w:rPr>
            </w:rPrChange>
          </w:rPr>
          <w:instrText xml:space="preserve"> HYPERLINK "http://cm.bell-labs.com/cm/ms/what/shannonday/shannon1948.pdf" </w:instrText>
        </w:r>
        <w:r w:rsidRPr="00B10B50">
          <w:rPr>
            <w:rStyle w:val="CitationHTML"/>
            <w:rPrChange w:id="1157" w:author="Arthur Parmentier" w:date="2020-06-08T11:15:00Z">
              <w:rPr>
                <w:rStyle w:val="CitationHTML"/>
              </w:rPr>
            </w:rPrChange>
          </w:rPr>
          <w:fldChar w:fldCharType="separate"/>
        </w:r>
        <w:r w:rsidRPr="00B10B50">
          <w:rPr>
            <w:rStyle w:val="Lienhypertexte"/>
            <w:i/>
            <w:iCs/>
            <w:u w:val="none"/>
            <w:rPrChange w:id="1158" w:author="Arthur Parmentier" w:date="2020-06-08T11:15:00Z">
              <w:rPr>
                <w:rStyle w:val="Lienhypertexte"/>
                <w:i/>
                <w:iCs/>
              </w:rPr>
            </w:rPrChange>
          </w:rPr>
          <w:t>A Mathematical Theory of Communication</w:t>
        </w:r>
        <w:r w:rsidRPr="00B10B50">
          <w:rPr>
            <w:rStyle w:val="CitationHTML"/>
            <w:rPrChange w:id="1159" w:author="Arthur Parmentier" w:date="2020-06-08T11:15:00Z">
              <w:rPr>
                <w:rStyle w:val="CitationHTML"/>
              </w:rPr>
            </w:rPrChange>
          </w:rPr>
          <w:fldChar w:fldCharType="end"/>
        </w:r>
      </w:ins>
      <w:ins w:id="1160" w:author="Arthur Parmentier" w:date="2020-06-08T11:11:00Z">
        <w:r w:rsidRPr="00B10B50">
          <w:rPr>
            <w:i/>
            <w:iCs/>
            <w:rPrChange w:id="1161" w:author="Arthur Parmentier" w:date="2020-06-08T11:15:00Z">
              <w:rPr/>
            </w:rPrChange>
          </w:rPr>
          <w:t xml:space="preserve"> </w:t>
        </w:r>
      </w:ins>
    </w:p>
    <w:p w:rsidR="00FA5F3C" w:rsidRPr="00E962D4" w:rsidRDefault="00FA5F3C">
      <w:pPr>
        <w:pStyle w:val="Notedebasdepage"/>
        <w:rPr>
          <w:rPrChange w:id="1162" w:author="Arthur Parmentier" w:date="2020-06-08T11:11:00Z">
            <w:rPr/>
          </w:rPrChange>
        </w:rPr>
      </w:pPr>
      <w:ins w:id="1163" w:author="Arthur Parmentier" w:date="2020-06-08T11:11:00Z">
        <w:r w:rsidRPr="00B10B50">
          <w:rPr>
            <w:rStyle w:val="CitationHTML"/>
            <w:rPrChange w:id="1164" w:author="Arthur Parmentier" w:date="2020-06-08T11:15:00Z">
              <w:rPr>
                <w:rStyle w:val="CitationHTML"/>
              </w:rPr>
            </w:rPrChange>
          </w:rPr>
          <w:fldChar w:fldCharType="begin"/>
        </w:r>
        <w:r w:rsidRPr="00B10B50">
          <w:rPr>
            <w:rStyle w:val="CitationHTML"/>
            <w:rPrChange w:id="1165" w:author="Arthur Parmentier" w:date="2020-06-08T11:15:00Z">
              <w:rPr>
                <w:rStyle w:val="CitationHTML"/>
              </w:rPr>
            </w:rPrChange>
          </w:rPr>
          <w:instrText xml:space="preserve"> HYPERLINK "http://www.cls.utk.edu/pdf/ls/Week1_Lesson7.pdf" </w:instrText>
        </w:r>
        <w:r w:rsidRPr="00B10B50">
          <w:rPr>
            <w:rStyle w:val="CitationHTML"/>
            <w:rPrChange w:id="1166" w:author="Arthur Parmentier" w:date="2020-06-08T11:15:00Z">
              <w:rPr>
                <w:rStyle w:val="CitationHTML"/>
              </w:rPr>
            </w:rPrChange>
          </w:rPr>
          <w:fldChar w:fldCharType="separate"/>
        </w:r>
        <w:r w:rsidRPr="00B10B50">
          <w:rPr>
            <w:rStyle w:val="Lienhypertexte"/>
            <w:i/>
            <w:iCs/>
            <w:u w:val="none"/>
            <w:rPrChange w:id="1167" w:author="Arthur Parmentier" w:date="2020-06-08T11:15:00Z">
              <w:rPr>
                <w:rStyle w:val="Lienhypertexte"/>
                <w:i/>
                <w:iCs/>
              </w:rPr>
            </w:rPrChange>
          </w:rPr>
          <w:t>Communication process</w:t>
        </w:r>
        <w:r w:rsidRPr="00B10B50">
          <w:rPr>
            <w:rStyle w:val="CitationHTML"/>
            <w:rPrChange w:id="1168" w:author="Arthur Parmentier" w:date="2020-06-08T11:15:00Z">
              <w:rPr>
                <w:rStyle w:val="CitationHTML"/>
              </w:rPr>
            </w:rPrChange>
          </w:rPr>
          <w:fldChar w:fldCharType="end"/>
        </w:r>
        <w:r w:rsidRPr="00B10B50">
          <w:rPr>
            <w:rStyle w:val="CitationHTML"/>
            <w:i w:val="0"/>
            <w:iCs w:val="0"/>
            <w:rPrChange w:id="1169" w:author="Arthur Parmentier" w:date="2020-06-08T11:15:00Z">
              <w:rPr>
                <w:rStyle w:val="CitationHTML"/>
              </w:rPr>
            </w:rPrChange>
          </w:rPr>
          <w:t>. Center for Literacy Studies of the University of Tennessee</w:t>
        </w:r>
      </w:ins>
    </w:p>
  </w:footnote>
  <w:footnote w:id="12">
    <w:p w:rsidR="00FA5F3C" w:rsidRPr="00347D33" w:rsidRDefault="00FA5F3C">
      <w:pPr>
        <w:pStyle w:val="Notedebasdepage"/>
      </w:pPr>
      <w:ins w:id="1232" w:author="Arthur Parmentier" w:date="2020-06-08T00:57:00Z">
        <w:r>
          <w:rPr>
            <w:rStyle w:val="Appelnotedebasdep"/>
          </w:rPr>
          <w:footnoteRef/>
        </w:r>
        <w:r>
          <w:t xml:space="preserve"> </w:t>
        </w:r>
        <w:r w:rsidRPr="00347D33">
          <w:rPr>
            <w:rPrChange w:id="1233"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FA5F3C" w:rsidRPr="00370364" w:rsidRDefault="00FA5F3C">
      <w:pPr>
        <w:pStyle w:val="Notedebasdepage"/>
      </w:pPr>
      <w:ins w:id="1273" w:author="Arthur Parmentier" w:date="2020-06-08T01:18:00Z">
        <w:r>
          <w:rPr>
            <w:rStyle w:val="Appelnotedebasdep"/>
          </w:rPr>
          <w:footnoteRef/>
        </w:r>
        <w:r>
          <w:t xml:space="preserve"> </w:t>
        </w:r>
        <w:r w:rsidRPr="00370364">
          <w:rPr>
            <w:rPrChange w:id="1274" w:author="Arthur Parmentier" w:date="2020-06-08T01:18:00Z">
              <w:rPr>
                <w:lang w:val="fr-FR"/>
              </w:rPr>
            </w:rPrChange>
          </w:rPr>
          <w:t xml:space="preserve">If </w:t>
        </w:r>
        <w:r>
          <w:t>I had to separate</w:t>
        </w:r>
      </w:ins>
      <w:ins w:id="127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76" w:author="Arthur Parmentier" w:date="2020-06-08T01:20:00Z">
        <w:r>
          <w:t>cal structures.</w:t>
        </w:r>
      </w:ins>
    </w:p>
  </w:footnote>
  <w:footnote w:id="14">
    <w:p w:rsidR="00FA5F3C" w:rsidRPr="00E85B26" w:rsidRDefault="00FA5F3C">
      <w:pPr>
        <w:pStyle w:val="Notedebasdepage"/>
      </w:pPr>
      <w:ins w:id="1336" w:author="Arthur Parmentier" w:date="2020-06-08T01:36:00Z">
        <w:r>
          <w:rPr>
            <w:rStyle w:val="Appelnotedebasdep"/>
          </w:rPr>
          <w:footnoteRef/>
        </w:r>
        <w:r>
          <w:t xml:space="preserve"> </w:t>
        </w:r>
        <w:r>
          <w:rPr>
            <w:rStyle w:val="reference-text"/>
          </w:rPr>
          <w:t>(Hopcroft, Ullman, 1979); Theorem 9.5, 9.6, p. 225–226</w:t>
        </w:r>
      </w:ins>
    </w:p>
  </w:footnote>
  <w:footnote w:id="15">
    <w:p w:rsidR="00FA5F3C" w:rsidRPr="0098315D" w:rsidRDefault="00FA5F3C">
      <w:pPr>
        <w:pStyle w:val="Notedebasdepage"/>
      </w:pPr>
      <w:ins w:id="1438" w:author="Arthur Parmentier" w:date="2020-06-08T02:12:00Z">
        <w:r>
          <w:rPr>
            <w:rStyle w:val="Appelnotedebasdep"/>
          </w:rPr>
          <w:footnoteRef/>
        </w:r>
        <w:r>
          <w:t xml:space="preserve"> </w:t>
        </w:r>
        <w:r w:rsidRPr="0098315D">
          <w:rPr>
            <w:rPrChange w:id="1439" w:author="Arthur Parmentier" w:date="2020-06-08T02:12:00Z">
              <w:rPr>
                <w:lang w:val="fr-FR"/>
              </w:rPr>
            </w:rPrChange>
          </w:rPr>
          <w:t>Although I</w:t>
        </w:r>
        <w:r>
          <w:t xml:space="preserve"> have taken </w:t>
        </w:r>
      </w:ins>
      <w:ins w:id="1440" w:author="Arthur Parmentier" w:date="2020-06-08T02:13:00Z">
        <w:r>
          <w:t>an example that is a simplification of the SP grammar</w:t>
        </w:r>
      </w:ins>
      <w:ins w:id="1441" w:author="Arthur Parmentier" w:date="2020-06-08T02:14:00Z">
        <w:r>
          <w:t xml:space="preserve"> for commodity and illustration on our topic</w:t>
        </w:r>
      </w:ins>
      <w:ins w:id="1442" w:author="Arthur Parmentier" w:date="2020-06-08T02:13:00Z">
        <w:r>
          <w:t>, it is not the SP grammar, which we will see is not a context-free grammar.</w:t>
        </w:r>
      </w:ins>
    </w:p>
  </w:footnote>
  <w:footnote w:id="16">
    <w:p w:rsidR="00FA5F3C" w:rsidRPr="00FB2671" w:rsidRDefault="00FA5F3C">
      <w:pPr>
        <w:pStyle w:val="Notedebasdepage"/>
      </w:pPr>
      <w:ins w:id="1456" w:author="Arthur Parmentier" w:date="2020-06-08T02:21:00Z">
        <w:r>
          <w:rPr>
            <w:rStyle w:val="Appelnotedebasdep"/>
          </w:rPr>
          <w:footnoteRef/>
        </w:r>
        <w:r>
          <w:t xml:space="preserve"> </w:t>
        </w:r>
        <w:r w:rsidRPr="00FB2671">
          <w:rPr>
            <w:rPrChange w:id="1457" w:author="Arthur Parmentier" w:date="2020-06-08T02:21:00Z">
              <w:rPr>
                <w:lang w:val="fr-FR"/>
              </w:rPr>
            </w:rPrChange>
          </w:rPr>
          <w:t>For r</w:t>
        </w:r>
        <w:r>
          <w:t xml:space="preserve">eference on regular grammar, see </w:t>
        </w:r>
        <w:r w:rsidRPr="00FB2671">
          <w:t>https://en.wikipedia.org/wiki/Regular_grammar</w:t>
        </w:r>
      </w:ins>
    </w:p>
  </w:footnote>
  <w:footnote w:id="17">
    <w:p w:rsidR="00FA5F3C" w:rsidRPr="00670002" w:rsidRDefault="00FA5F3C">
      <w:pPr>
        <w:pStyle w:val="Notedebasdepage"/>
        <w:rPr>
          <w:rPrChange w:id="1620" w:author="Arthur Parmentier" w:date="2020-05-18T14:23:00Z">
            <w:rPr>
              <w:lang w:val="fr-FR"/>
            </w:rPr>
          </w:rPrChange>
        </w:rPr>
      </w:pPr>
      <w:r>
        <w:rPr>
          <w:rStyle w:val="Appelnotedebasdep"/>
        </w:rPr>
        <w:footnoteRef/>
      </w:r>
      <w:r>
        <w:t xml:space="preserve"> </w:t>
      </w:r>
      <w:ins w:id="1621" w:author="Arthur Parmentier" w:date="2020-05-13T09:32:00Z">
        <w:r w:rsidRPr="009A67DE">
          <w:t>Eleanor H. Rosch. Natural Categories. Cognitive Psychology 4, 328-350 (1973)</w:t>
        </w:r>
      </w:ins>
      <w:ins w:id="1622" w:author="Arthur Parmentier" w:date="2020-05-13T09:33:00Z">
        <w:r>
          <w:t>, introducing the “prototype theory”</w:t>
        </w:r>
      </w:ins>
      <w:del w:id="1623" w:author="Arthur Parmentier" w:date="2020-05-13T09:32:00Z">
        <w:r w:rsidRPr="00670002" w:rsidDel="009A67DE">
          <w:rPr>
            <w:rPrChange w:id="1624" w:author="Arthur Parmentier" w:date="2020-05-18T14:23:00Z">
              <w:rPr>
                <w:lang w:val="fr-FR"/>
              </w:rPr>
            </w:rPrChange>
          </w:rPr>
          <w:delText>Ref. Eleanor Rosch (prototype theory)</w:delText>
        </w:r>
      </w:del>
    </w:p>
  </w:footnote>
  <w:footnote w:id="18">
    <w:p w:rsidR="00FA5F3C" w:rsidRPr="00670002" w:rsidRDefault="00FA5F3C">
      <w:pPr>
        <w:pStyle w:val="Notedebasdepage"/>
      </w:pPr>
      <w:ins w:id="1640" w:author="Arthur Parmentier" w:date="2020-05-12T19:07:00Z">
        <w:r>
          <w:rPr>
            <w:rStyle w:val="Appelnotedebasdep"/>
          </w:rPr>
          <w:footnoteRef/>
        </w:r>
        <w:r>
          <w:t xml:space="preserve"> </w:t>
        </w:r>
        <w:r w:rsidRPr="00670002">
          <w:rPr>
            <w:rPrChange w:id="1641" w:author="Arthur Parmentier" w:date="2020-05-18T14:23:00Z">
              <w:rPr>
                <w:lang w:val="fr-FR"/>
              </w:rPr>
            </w:rPrChange>
          </w:rPr>
          <w:t xml:space="preserve">For a </w:t>
        </w:r>
      </w:ins>
      <w:ins w:id="1642" w:author="Arthur Parmentier" w:date="2020-05-13T09:33:00Z">
        <w:r w:rsidRPr="00670002">
          <w:rPr>
            <w:rPrChange w:id="1643" w:author="Arthur Parmentier" w:date="2020-05-18T14:23:00Z">
              <w:rPr>
                <w:lang w:val="fr-FR"/>
              </w:rPr>
            </w:rPrChange>
          </w:rPr>
          <w:t>concise explanation of the ideas behind the prototype theory</w:t>
        </w:r>
      </w:ins>
      <w:ins w:id="1644" w:author="Arthur Parmentier" w:date="2020-05-12T19:07:00Z">
        <w:r w:rsidRPr="00670002">
          <w:rPr>
            <w:rPrChange w:id="1645" w:author="Arthur Parmentier" w:date="2020-05-18T14:23:00Z">
              <w:rPr>
                <w:lang w:val="fr-FR"/>
              </w:rPr>
            </w:rPrChange>
          </w:rPr>
          <w:t>, check https://www.youtube.com/watch?v=mff_sPnz_gs</w:t>
        </w:r>
      </w:ins>
    </w:p>
  </w:footnote>
  <w:footnote w:id="19">
    <w:p w:rsidR="00FA5F3C" w:rsidRPr="00670002" w:rsidRDefault="00FA5F3C">
      <w:pPr>
        <w:pStyle w:val="Notedebasdepage"/>
        <w:rPr>
          <w:rPrChange w:id="1646" w:author="Arthur Parmentier" w:date="2020-05-18T14:23:00Z">
            <w:rPr>
              <w:lang w:val="fr-FR"/>
            </w:rPr>
          </w:rPrChange>
        </w:rPr>
      </w:pPr>
      <w:r>
        <w:rPr>
          <w:rStyle w:val="Appelnotedebasdep"/>
        </w:rPr>
        <w:footnoteRef/>
      </w:r>
      <w:r>
        <w:t xml:space="preserve"> </w:t>
      </w:r>
      <w:r w:rsidRPr="00670002">
        <w:rPr>
          <w:rPrChange w:id="1647" w:author="Arthur Parmentier" w:date="2020-05-18T14:23:00Z">
            <w:rPr>
              <w:lang w:val="fr-FR"/>
            </w:rPr>
          </w:rPrChange>
        </w:rPr>
        <w:t>Ref M.R. class on pitch categorisation. Emphasis on the complexity of the categorisation process (non linear wrt similarity)</w:t>
      </w:r>
    </w:p>
  </w:footnote>
  <w:footnote w:id="20">
    <w:p w:rsidR="00FA5F3C" w:rsidRPr="008C7E78" w:rsidRDefault="00FA5F3C">
      <w:pPr>
        <w:pStyle w:val="Notedebasdepage"/>
      </w:pPr>
      <w:ins w:id="1736" w:author="Arthur Parmentier" w:date="2020-06-06T17:06:00Z">
        <w:r>
          <w:rPr>
            <w:rStyle w:val="Appelnotedebasdep"/>
          </w:rPr>
          <w:footnoteRef/>
        </w:r>
        <w:r>
          <w:t xml:space="preserve"> </w:t>
        </w:r>
        <w:r w:rsidRPr="003C785D">
          <w:t>http://www.soundpainting.com/blog/</w:t>
        </w:r>
      </w:ins>
    </w:p>
  </w:footnote>
  <w:footnote w:id="21">
    <w:p w:rsidR="00FA5F3C" w:rsidRPr="00670002" w:rsidRDefault="00FA5F3C">
      <w:pPr>
        <w:pStyle w:val="Notedebasdepage"/>
      </w:pPr>
      <w:ins w:id="1768" w:author="Arthur Parmentier" w:date="2020-05-13T11:16:00Z">
        <w:r>
          <w:rPr>
            <w:rStyle w:val="Appelnotedebasdep"/>
          </w:rPr>
          <w:footnoteRef/>
        </w:r>
        <w:r>
          <w:t xml:space="preserve"> </w:t>
        </w:r>
      </w:ins>
      <w:ins w:id="1769" w:author="Arthur Parmentier" w:date="2020-05-13T11:17:00Z">
        <w:r w:rsidRPr="00670002">
          <w:rPr>
            <w:rPrChange w:id="1770" w:author="Arthur Parmentier" w:date="2020-05-18T14:23:00Z">
              <w:rPr>
                <w:lang w:val="fr-FR"/>
              </w:rPr>
            </w:rPrChange>
          </w:rPr>
          <w:t>Note that the whole discussion of this section is only relevant to the signs used to signify contents.</w:t>
        </w:r>
      </w:ins>
    </w:p>
  </w:footnote>
  <w:footnote w:id="22">
    <w:p w:rsidR="00FA5F3C" w:rsidRPr="00670002" w:rsidRDefault="00FA5F3C">
      <w:pPr>
        <w:pStyle w:val="Notedebasdepage"/>
      </w:pPr>
      <w:ins w:id="1776" w:author="Arthur Parmentier" w:date="2020-05-13T10:35:00Z">
        <w:r>
          <w:rPr>
            <w:rStyle w:val="Appelnotedebasdep"/>
          </w:rPr>
          <w:footnoteRef/>
        </w:r>
        <w:r>
          <w:t xml:space="preserve"> </w:t>
        </w:r>
        <w:r w:rsidRPr="00670002">
          <w:rPr>
            <w:rPrChange w:id="1777" w:author="Arthur Parmentier" w:date="2020-05-18T14:23:00Z">
              <w:rPr>
                <w:lang w:val="fr-FR"/>
              </w:rPr>
            </w:rPrChange>
          </w:rPr>
          <w:t xml:space="preserve">In reference to </w:t>
        </w:r>
      </w:ins>
      <w:ins w:id="1778" w:author="Arthur Parmentier" w:date="2020-05-13T10:36:00Z">
        <w:r w:rsidRPr="00670002">
          <w:rPr>
            <w:rPrChange w:id="1779" w:author="Arthur Parmentier" w:date="2020-05-18T14:23:00Z">
              <w:rPr>
                <w:lang w:val="fr-FR"/>
              </w:rPr>
            </w:rPrChange>
          </w:rPr>
          <w:t>the concept of overloading in programming languages.</w:t>
        </w:r>
      </w:ins>
    </w:p>
  </w:footnote>
  <w:footnote w:id="23">
    <w:p w:rsidR="00FA5F3C" w:rsidRPr="00670002" w:rsidRDefault="00FA5F3C">
      <w:pPr>
        <w:pStyle w:val="Notedebasdepage"/>
      </w:pPr>
      <w:ins w:id="1811" w:author="Arthur Parmentier" w:date="2020-05-13T10:19:00Z">
        <w:r>
          <w:rPr>
            <w:rStyle w:val="Appelnotedebasdep"/>
          </w:rPr>
          <w:footnoteRef/>
        </w:r>
        <w:r>
          <w:t xml:space="preserve"> </w:t>
        </w:r>
        <w:r w:rsidRPr="00670002">
          <w:rPr>
            <w:rPrChange w:id="1812" w:author="Arthur Parmentier" w:date="2020-05-18T14:23:00Z">
              <w:rPr>
                <w:lang w:val="fr-FR"/>
              </w:rPr>
            </w:rPrChange>
          </w:rPr>
          <w:t>There may be other cases in which a sign has several signified, even inside one discipline, but we won’t d</w:t>
        </w:r>
      </w:ins>
      <w:ins w:id="1813" w:author="Arthur Parmentier" w:date="2020-05-13T10:20:00Z">
        <w:r w:rsidRPr="00670002">
          <w:rPr>
            <w:rPrChange w:id="1814" w:author="Arthur Parmentier" w:date="2020-05-18T14:23:00Z">
              <w:rPr>
                <w:lang w:val="fr-FR"/>
              </w:rPr>
            </w:rPrChange>
          </w:rPr>
          <w:t>iscuss this possibility.</w:t>
        </w:r>
      </w:ins>
    </w:p>
  </w:footnote>
  <w:footnote w:id="24">
    <w:p w:rsidR="00FA5F3C" w:rsidRPr="00670002" w:rsidRDefault="00FA5F3C" w:rsidP="005868B3">
      <w:pPr>
        <w:pStyle w:val="Notedebasdepage"/>
        <w:rPr>
          <w:ins w:id="1855" w:author="Arthur Parmentier" w:date="2020-05-13T10:30:00Z"/>
          <w:rPrChange w:id="1856" w:author="Arthur Parmentier" w:date="2020-05-18T14:23:00Z">
            <w:rPr>
              <w:ins w:id="1857" w:author="Arthur Parmentier" w:date="2020-05-13T10:30:00Z"/>
              <w:lang w:val="fr-FR"/>
            </w:rPr>
          </w:rPrChange>
        </w:rPr>
      </w:pPr>
      <w:ins w:id="1858" w:author="Arthur Parmentier" w:date="2020-05-13T10:30:00Z">
        <w:r>
          <w:rPr>
            <w:rStyle w:val="Appelnotedebasdep"/>
          </w:rPr>
          <w:footnoteRef/>
        </w:r>
        <w:r>
          <w:t xml:space="preserve"> </w:t>
        </w:r>
        <w:r w:rsidRPr="00670002">
          <w:rPr>
            <w:rPrChange w:id="1859" w:author="Arthur Parmentier" w:date="2020-05-18T14:23:00Z">
              <w:rPr>
                <w:lang w:val="fr-FR"/>
              </w:rPr>
            </w:rPrChange>
          </w:rPr>
          <w:t>We will discuss the motivations of this construction later.</w:t>
        </w:r>
      </w:ins>
    </w:p>
  </w:footnote>
  <w:footnote w:id="25">
    <w:p w:rsidR="00FA5F3C" w:rsidRPr="0054442D" w:rsidDel="00697BA8" w:rsidRDefault="00FA5F3C" w:rsidP="001C0B0E">
      <w:pPr>
        <w:pStyle w:val="Notedebasdepage"/>
        <w:rPr>
          <w:del w:id="2006" w:author="Arthur Parmentier" w:date="2020-05-12T18:13:00Z"/>
          <w:lang w:val="fr-FR"/>
        </w:rPr>
      </w:pPr>
      <w:del w:id="2007"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6">
    <w:p w:rsidR="00FA5F3C" w:rsidRPr="008B7AAC" w:rsidDel="005868B3" w:rsidRDefault="00FA5F3C">
      <w:pPr>
        <w:pStyle w:val="Notedebasdepage"/>
        <w:rPr>
          <w:del w:id="2059" w:author="Arthur Parmentier" w:date="2020-05-13T10:30:00Z"/>
          <w:lang w:val="fr-FR"/>
        </w:rPr>
      </w:pPr>
      <w:del w:id="2060"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7">
    <w:p w:rsidR="00FA5F3C" w:rsidRPr="00670002" w:rsidRDefault="00FA5F3C">
      <w:pPr>
        <w:pStyle w:val="Notedebasdepage"/>
        <w:rPr>
          <w:rPrChange w:id="207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8">
    <w:p w:rsidR="00FA5F3C" w:rsidRPr="00670002" w:rsidRDefault="00FA5F3C">
      <w:pPr>
        <w:pStyle w:val="Notedebasdepage"/>
        <w:rPr>
          <w:rPrChange w:id="207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9">
    <w:p w:rsidR="00FA5F3C" w:rsidRPr="00670002" w:rsidRDefault="00FA5F3C">
      <w:pPr>
        <w:pStyle w:val="Notedebasdepage"/>
        <w:rPr>
          <w:rPrChange w:id="2080" w:author="Arthur Parmentier" w:date="2020-05-18T14:23:00Z">
            <w:rPr>
              <w:lang w:val="fr-FR"/>
            </w:rPr>
          </w:rPrChange>
        </w:rPr>
      </w:pPr>
      <w:r>
        <w:rPr>
          <w:rStyle w:val="Appelnotedebasdep"/>
        </w:rPr>
        <w:footnoteRef/>
      </w:r>
      <w:r>
        <w:t xml:space="preserve"> </w:t>
      </w:r>
      <w:r w:rsidRPr="00670002">
        <w:rPr>
          <w:rPrChange w:id="2081"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0">
    <w:p w:rsidR="00FA5F3C" w:rsidRPr="00670002" w:rsidRDefault="00FA5F3C">
      <w:pPr>
        <w:pStyle w:val="Notedebasdepage"/>
        <w:rPr>
          <w:rPrChange w:id="2082" w:author="Arthur Parmentier" w:date="2020-05-18T14:23:00Z">
            <w:rPr>
              <w:lang w:val="fr-FR"/>
            </w:rPr>
          </w:rPrChange>
        </w:rPr>
      </w:pPr>
      <w:r>
        <w:rPr>
          <w:rStyle w:val="Appelnotedebasdep"/>
        </w:rPr>
        <w:footnoteRef/>
      </w:r>
      <w:r>
        <w:t xml:space="preserve"> </w:t>
      </w:r>
      <w:r w:rsidRPr="00670002">
        <w:rPr>
          <w:rPrChange w:id="2083"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1">
    <w:p w:rsidR="00FA5F3C" w:rsidRPr="008C7E78" w:rsidRDefault="00FA5F3C">
      <w:pPr>
        <w:pStyle w:val="Notedebasdepage"/>
      </w:pPr>
      <w:ins w:id="2177" w:author="Arthur Parmentier" w:date="2020-06-05T16:54:00Z">
        <w:r>
          <w:rPr>
            <w:rStyle w:val="Appelnotedebasdep"/>
          </w:rPr>
          <w:footnoteRef/>
        </w:r>
        <w:r>
          <w:t xml:space="preserve"> </w:t>
        </w:r>
        <w:r w:rsidRPr="008C7E78">
          <w:rPr>
            <w:rPrChange w:id="2178" w:author="Arthur Parmentier" w:date="2020-06-07T18:32:00Z">
              <w:rPr>
                <w:lang w:val="fr-FR"/>
              </w:rPr>
            </w:rPrChange>
          </w:rPr>
          <w:t xml:space="preserve">Some basic </w:t>
        </w:r>
      </w:ins>
      <w:ins w:id="2179" w:author="Arthur Parmentier" w:date="2020-06-05T16:55:00Z">
        <w:r w:rsidRPr="008C7E78">
          <w:rPr>
            <w:rPrChange w:id="2180" w:author="Arthur Parmentier" w:date="2020-06-07T18:32:00Z">
              <w:rPr>
                <w:lang w:val="fr-FR"/>
              </w:rPr>
            </w:rPrChange>
          </w:rPr>
          <w:t>examples can be found here : https://www.handspeak.com/learn/index.php?id=41</w:t>
        </w:r>
      </w:ins>
    </w:p>
  </w:footnote>
  <w:footnote w:id="32">
    <w:p w:rsidR="00FA5F3C" w:rsidRPr="008C7E78" w:rsidRDefault="00FA5F3C">
      <w:pPr>
        <w:pStyle w:val="Notedebasdepage"/>
      </w:pPr>
      <w:ins w:id="2187" w:author="Arthur Parmentier" w:date="2020-06-05T16:44:00Z">
        <w:r>
          <w:rPr>
            <w:rStyle w:val="Appelnotedebasdep"/>
          </w:rPr>
          <w:footnoteRef/>
        </w:r>
        <w:r>
          <w:t xml:space="preserve"> </w:t>
        </w:r>
        <w:r w:rsidRPr="008C7E78">
          <w:rPr>
            <w:rPrChange w:id="2188" w:author="Arthur Parmentier" w:date="2020-06-07T18:32:00Z">
              <w:rPr>
                <w:lang w:val="fr-FR"/>
              </w:rPr>
            </w:rPrChange>
          </w:rPr>
          <w:t>See http://www.sematos.eu/lsf-p-tomber-5958.html</w:t>
        </w:r>
      </w:ins>
    </w:p>
  </w:footnote>
  <w:footnote w:id="33">
    <w:p w:rsidR="00FA5F3C" w:rsidRPr="008C7E78" w:rsidRDefault="00FA5F3C">
      <w:pPr>
        <w:pStyle w:val="Notedebasdepage"/>
      </w:pPr>
      <w:ins w:id="2199" w:author="Arthur Parmentier" w:date="2020-06-05T16:53:00Z">
        <w:r>
          <w:rPr>
            <w:rStyle w:val="Appelnotedebasdep"/>
          </w:rPr>
          <w:footnoteRef/>
        </w:r>
        <w:r>
          <w:t xml:space="preserve"> </w:t>
        </w:r>
        <w:r w:rsidRPr="008C7E78">
          <w:rPr>
            <w:rPrChange w:id="2200" w:author="Arthur Parmentier" w:date="2020-06-07T18:32:00Z">
              <w:rPr>
                <w:lang w:val="fr-FR"/>
              </w:rPr>
            </w:rPrChange>
          </w:rPr>
          <w:t xml:space="preserve">For a discussion on this topic, see </w:t>
        </w:r>
      </w:ins>
      <w:ins w:id="2201" w:author="Arthur Parmentier" w:date="2020-06-05T16:54:00Z">
        <w:r>
          <w:t xml:space="preserve">Aronoff, Mark et al. “THE PARADOX OF SIGN LANGUAGE MORPHOLOGY.” </w:t>
        </w:r>
        <w:r>
          <w:rPr>
            <w:i/>
            <w:iCs/>
          </w:rPr>
          <w:t>Language</w:t>
        </w:r>
        <w:r>
          <w:t xml:space="preserve"> vol. 81,2 (2005): 301-344.</w:t>
        </w:r>
      </w:ins>
      <w:ins w:id="2202" w:author="Arthur Parmentier" w:date="2020-06-06T18:56:00Z">
        <w:r>
          <w:t xml:space="preserve"> This argument is sometimes used to motivate the need of normalization of</w:t>
        </w:r>
      </w:ins>
      <w:ins w:id="2203" w:author="Arthur Parmentier" w:date="2020-06-06T18:57:00Z">
        <w:r>
          <w:t xml:space="preserve"> sign language.</w:t>
        </w:r>
      </w:ins>
    </w:p>
  </w:footnote>
  <w:footnote w:id="34">
    <w:p w:rsidR="00FA5F3C" w:rsidRPr="008C7E78" w:rsidRDefault="00FA5F3C">
      <w:pPr>
        <w:pStyle w:val="Notedebasdepage"/>
      </w:pPr>
      <w:ins w:id="2268" w:author="Arthur Parmentier" w:date="2020-06-06T17:05:00Z">
        <w:r>
          <w:rPr>
            <w:rStyle w:val="Appelnotedebasdep"/>
          </w:rPr>
          <w:footnoteRef/>
        </w:r>
        <w:r>
          <w:t xml:space="preserve"> </w:t>
        </w:r>
        <w:r w:rsidRPr="003724FD">
          <w:t>http://www.soundpainting.com/blog/</w:t>
        </w:r>
      </w:ins>
    </w:p>
  </w:footnote>
  <w:footnote w:id="35">
    <w:p w:rsidR="00FA5F3C" w:rsidRPr="008C7E78" w:rsidRDefault="00FA5F3C">
      <w:pPr>
        <w:pStyle w:val="Notedebasdepage"/>
      </w:pPr>
      <w:ins w:id="2273" w:author="Arthur Parmentier" w:date="2020-06-05T17:14:00Z">
        <w:r>
          <w:rPr>
            <w:rStyle w:val="Appelnotedebasdep"/>
          </w:rPr>
          <w:footnoteRef/>
        </w:r>
        <w:r>
          <w:t xml:space="preserve"> </w:t>
        </w:r>
        <w:r w:rsidRPr="00FE0C03">
          <w:t>http://www.soundpainting.com/soundpainting/</w:t>
        </w:r>
      </w:ins>
    </w:p>
  </w:footnote>
  <w:footnote w:id="36">
    <w:p w:rsidR="00FA5F3C" w:rsidRPr="008C7E78" w:rsidRDefault="00FA5F3C">
      <w:pPr>
        <w:pStyle w:val="Notedebasdepage"/>
      </w:pPr>
      <w:ins w:id="2695" w:author="Arthur Parmentier" w:date="2020-06-05T21:23:00Z">
        <w:r>
          <w:rPr>
            <w:rStyle w:val="Appelnotedebasdep"/>
          </w:rPr>
          <w:footnoteRef/>
        </w:r>
        <w:r>
          <w:t xml:space="preserve"> </w:t>
        </w:r>
      </w:ins>
      <w:ins w:id="2696" w:author="Arthur Parmentier" w:date="2020-06-05T21:33:00Z">
        <w:r w:rsidRPr="008C7E78">
          <w:rPr>
            <w:rPrChange w:id="2697" w:author="Arthur Parmentier" w:date="2020-06-07T18:32:00Z">
              <w:rPr>
                <w:lang w:val="fr-FR"/>
              </w:rPr>
            </w:rPrChange>
          </w:rPr>
          <w:t>They</w:t>
        </w:r>
      </w:ins>
      <w:ins w:id="2698" w:author="Arthur Parmentier" w:date="2020-06-05T21:24:00Z">
        <w:r w:rsidRPr="008C7E78">
          <w:rPr>
            <w:rPrChange w:id="2699" w:author="Arthur Parmentier" w:date="2020-06-07T18:32:00Z">
              <w:rPr>
                <w:lang w:val="fr-FR"/>
              </w:rPr>
            </w:rPrChange>
          </w:rPr>
          <w:t xml:space="preserve"> embody several semantic components that can change the meaning of one or several signs</w:t>
        </w:r>
      </w:ins>
      <w:ins w:id="2700" w:author="Arthur Parmentier" w:date="2020-06-05T21:34:00Z">
        <w:r w:rsidRPr="008C7E78">
          <w:rPr>
            <w:rPrChange w:id="2701" w:author="Arthur Parmentier" w:date="2020-06-07T18:32:00Z">
              <w:rPr>
                <w:lang w:val="fr-FR"/>
              </w:rPr>
            </w:rPrChange>
          </w:rPr>
          <w:t xml:space="preserve"> and make some signs from the SP alphabet significant and some other insignificant.</w:t>
        </w:r>
      </w:ins>
    </w:p>
  </w:footnote>
  <w:footnote w:id="37">
    <w:p w:rsidR="00FA5F3C" w:rsidRPr="008C7E78" w:rsidRDefault="00FA5F3C">
      <w:pPr>
        <w:pStyle w:val="Notedebasdepage"/>
      </w:pPr>
      <w:ins w:id="2788" w:author="Arthur Parmentier" w:date="2020-06-05T21:38:00Z">
        <w:r>
          <w:rPr>
            <w:rStyle w:val="Appelnotedebasdep"/>
          </w:rPr>
          <w:footnoteRef/>
        </w:r>
        <w:r>
          <w:t xml:space="preserve"> </w:t>
        </w:r>
        <w:r w:rsidRPr="008C7E78">
          <w:rPr>
            <w:rPrChange w:id="2789" w:author="Arthur Parmentier" w:date="2020-06-07T18:32:00Z">
              <w:rPr>
                <w:lang w:val="fr-FR"/>
              </w:rPr>
            </w:rPrChange>
          </w:rPr>
          <w:t xml:space="preserve">Walter uses the term « escape » in </w:t>
        </w:r>
      </w:ins>
      <w:ins w:id="2790" w:author="Arthur Parmentier" w:date="2020-06-05T21:39:00Z">
        <w:r w:rsidRPr="008C7E78">
          <w:rPr>
            <w:rPrChange w:id="2791" w:author="Arthur Parmentier" w:date="2020-06-07T18:32:00Z">
              <w:rPr>
                <w:lang w:val="fr-FR"/>
              </w:rPr>
            </w:rPrChange>
          </w:rPr>
          <w:t>his</w:t>
        </w:r>
      </w:ins>
      <w:ins w:id="2792" w:author="Arthur Parmentier" w:date="2020-06-05T21:38:00Z">
        <w:r w:rsidRPr="008C7E78">
          <w:rPr>
            <w:rPrChange w:id="2793" w:author="Arthur Parmentier" w:date="2020-06-07T18:32:00Z">
              <w:rPr>
                <w:lang w:val="fr-FR"/>
              </w:rPr>
            </w:rPrChange>
          </w:rPr>
          <w:t xml:space="preserve"> description of the « tear up » sign which is very commonly used as an escape sign.</w:t>
        </w:r>
      </w:ins>
    </w:p>
  </w:footnote>
  <w:footnote w:id="38">
    <w:p w:rsidR="00FA5F3C" w:rsidRPr="008C7E78" w:rsidRDefault="00FA5F3C" w:rsidP="00A5016A">
      <w:pPr>
        <w:pStyle w:val="Notedebasdepage"/>
        <w:rPr>
          <w:ins w:id="2982" w:author="Arthur Parmentier" w:date="2020-06-06T20:34:00Z"/>
          <w:rPrChange w:id="2983" w:author="Arthur Parmentier" w:date="2020-06-07T18:32:00Z">
            <w:rPr>
              <w:ins w:id="2984" w:author="Arthur Parmentier" w:date="2020-06-06T20:34:00Z"/>
              <w:lang w:val="fr-FR"/>
            </w:rPr>
          </w:rPrChange>
        </w:rPr>
      </w:pPr>
      <w:ins w:id="2985" w:author="Arthur Parmentier" w:date="2020-06-06T20:34:00Z">
        <w:r>
          <w:rPr>
            <w:rStyle w:val="Appelnotedebasdep"/>
          </w:rPr>
          <w:footnoteRef/>
        </w:r>
        <w:r>
          <w:t xml:space="preserve"> </w:t>
        </w:r>
        <w:r w:rsidRPr="008C7E78">
          <w:rPr>
            <w:rPrChange w:id="2986"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39">
    <w:p w:rsidR="00FA5F3C" w:rsidRPr="008C7E78" w:rsidRDefault="00FA5F3C">
      <w:pPr>
        <w:pStyle w:val="Notedebasdepage"/>
      </w:pPr>
      <w:ins w:id="3008" w:author="Arthur Parmentier" w:date="2020-06-06T17:53:00Z">
        <w:r>
          <w:rPr>
            <w:rStyle w:val="Appelnotedebasdep"/>
          </w:rPr>
          <w:footnoteRef/>
        </w:r>
        <w:r>
          <w:t xml:space="preserve"> </w:t>
        </w:r>
        <w:r w:rsidRPr="00A531CB">
          <w:t>http://www.soundpainting.com/blog/</w:t>
        </w:r>
      </w:ins>
    </w:p>
  </w:footnote>
  <w:footnote w:id="40">
    <w:p w:rsidR="0052121B" w:rsidRPr="008C7E78" w:rsidRDefault="0052121B" w:rsidP="0052121B">
      <w:pPr>
        <w:pStyle w:val="Notedebasdepage"/>
        <w:rPr>
          <w:ins w:id="3577" w:author="Arthur Parmentier" w:date="2020-06-08T18:44:00Z"/>
        </w:rPr>
      </w:pPr>
      <w:ins w:id="3578" w:author="Arthur Parmentier" w:date="2020-06-08T18:44:00Z">
        <w:r>
          <w:rPr>
            <w:rStyle w:val="Appelnotedebasdep"/>
          </w:rPr>
          <w:footnoteRef/>
        </w:r>
        <w:r>
          <w:t xml:space="preserve"> </w:t>
        </w:r>
        <w:r w:rsidRPr="00DC7F98">
          <w:t>Without going in to many details, the concept here is simple to assign each set of parameters to a number (an index) to be able to change them during the performance.</w:t>
        </w:r>
      </w:ins>
    </w:p>
  </w:footnote>
  <w:footnote w:id="41">
    <w:p w:rsidR="00224A9B" w:rsidRPr="008C7E78" w:rsidRDefault="00224A9B" w:rsidP="00224A9B">
      <w:pPr>
        <w:pStyle w:val="Notedebasdepage"/>
        <w:rPr>
          <w:ins w:id="3598" w:author="Arthur Parmentier" w:date="2020-06-08T18:17:00Z"/>
        </w:rPr>
      </w:pPr>
      <w:ins w:id="3599" w:author="Arthur Parmentier" w:date="2020-06-08T18:17:00Z">
        <w:r>
          <w:rPr>
            <w:rStyle w:val="Appelnotedebasdep"/>
          </w:rPr>
          <w:footnoteRef/>
        </w:r>
        <w:r>
          <w:t xml:space="preserve"> </w:t>
        </w:r>
        <w:r w:rsidRPr="00DC7F98">
          <w:t>See https://www.youtube.com/watch?v=n8m7lFQ3njk</w:t>
        </w:r>
      </w:ins>
    </w:p>
  </w:footnote>
  <w:footnote w:id="42">
    <w:p w:rsidR="006D51E1" w:rsidRPr="006D51E1" w:rsidRDefault="006D51E1">
      <w:pPr>
        <w:pStyle w:val="Notedebasdepage"/>
        <w:rPr>
          <w:rPrChange w:id="3812" w:author="Arthur Parmentier" w:date="2020-06-08T22:19:00Z">
            <w:rPr/>
          </w:rPrChange>
        </w:rPr>
      </w:pPr>
      <w:ins w:id="3813" w:author="Arthur Parmentier" w:date="2020-06-08T22:19:00Z">
        <w:r>
          <w:rPr>
            <w:rStyle w:val="Appelnotedebasdep"/>
          </w:rPr>
          <w:footnoteRef/>
        </w:r>
        <w:r>
          <w:t xml:space="preserve"> I am ref</w:t>
        </w:r>
      </w:ins>
      <w:ins w:id="3814" w:author="Arthur Parmentier" w:date="2020-06-08T22:20:00Z">
        <w:r>
          <w:t>erring here to the concerts/parties that are hold by the Soundpainting group of Rio that I had the honor to meet and play with</w:t>
        </w:r>
        <w:r w:rsidR="008518BC">
          <w:t>; to m</w:t>
        </w:r>
      </w:ins>
      <w:ins w:id="3815" w:author="Arthur Parmentier" w:date="2020-06-08T22:21:00Z">
        <w:r w:rsidR="008518BC">
          <w:t>e at the opposite of my SP experience in Europe.</w:t>
        </w:r>
      </w:ins>
    </w:p>
  </w:footnote>
  <w:footnote w:id="43">
    <w:p w:rsidR="00FA5F3C" w:rsidRPr="006D51B6" w:rsidRDefault="00FA5F3C" w:rsidP="00351FEC">
      <w:pPr>
        <w:pStyle w:val="Notedebasdepage"/>
        <w:rPr>
          <w:ins w:id="4114" w:author="Arthur Parmentier" w:date="2020-06-02T19:33:00Z"/>
        </w:rPr>
      </w:pPr>
      <w:ins w:id="4115" w:author="Arthur Parmentier" w:date="2020-06-02T19:33:00Z">
        <w:r>
          <w:rPr>
            <w:rStyle w:val="Appelnotedebasdep"/>
          </w:rPr>
          <w:footnoteRef/>
        </w:r>
        <w:r>
          <w:t xml:space="preserve"> External parts that are “shipped in” with the program are distributed under GPLv3 license (or less restrictive).</w:t>
        </w:r>
      </w:ins>
    </w:p>
  </w:footnote>
  <w:footnote w:id="44">
    <w:p w:rsidR="00FA5F3C" w:rsidRPr="00116732" w:rsidRDefault="00FA5F3C">
      <w:pPr>
        <w:pStyle w:val="Notedebasdepage"/>
      </w:pPr>
      <w:ins w:id="4349" w:author="Arthur Parmentier" w:date="2020-05-18T15:19:00Z">
        <w:r>
          <w:rPr>
            <w:rStyle w:val="Appelnotedebasdep"/>
          </w:rPr>
          <w:footnoteRef/>
        </w:r>
        <w:r>
          <w:t xml:space="preserve"> </w:t>
        </w:r>
      </w:ins>
      <w:ins w:id="4350" w:author="Arthur Parmentier" w:date="2020-05-18T15:20:00Z">
        <w:r>
          <w:t xml:space="preserve">With </w:t>
        </w:r>
      </w:ins>
      <w:ins w:id="4351" w:author="Arthur Parmentier" w:date="2020-05-19T10:40:00Z">
        <w:r>
          <w:t>TensorFlow</w:t>
        </w:r>
      </w:ins>
      <w:ins w:id="4352" w:author="Arthur Parmentier" w:date="2020-05-18T15:20:00Z">
        <w:r>
          <w:t xml:space="preserve">: </w:t>
        </w:r>
      </w:ins>
      <w:ins w:id="4353" w:author="Arthur Parmentier" w:date="2020-05-18T15:19:00Z">
        <w:r w:rsidRPr="006A443F">
          <w:t>https://github.com/tensorflow/tfjs-models/tree/master/posenet</w:t>
        </w:r>
      </w:ins>
    </w:p>
  </w:footnote>
  <w:footnote w:id="45">
    <w:p w:rsidR="00FA5F3C" w:rsidRPr="008C7E78" w:rsidRDefault="00FA5F3C" w:rsidP="00943F21">
      <w:pPr>
        <w:rPr>
          <w:ins w:id="4372" w:author="Arthur Parmentier" w:date="2020-06-03T17:48:00Z"/>
          <w:rFonts w:ascii="Times New Roman" w:hAnsi="Times New Roman"/>
          <w:rPrChange w:id="4373" w:author="Arthur Parmentier" w:date="2020-06-07T18:32:00Z">
            <w:rPr>
              <w:ins w:id="4374" w:author="Arthur Parmentier" w:date="2020-06-03T17:48:00Z"/>
              <w:rFonts w:ascii="Times New Roman" w:hAnsi="Times New Roman"/>
              <w:lang w:val="fr-FR"/>
            </w:rPr>
          </w:rPrChange>
        </w:rPr>
      </w:pPr>
      <w:ins w:id="4375" w:author="Arthur Parmentier" w:date="2020-05-22T19:58:00Z">
        <w:r>
          <w:rPr>
            <w:rStyle w:val="Appelnotedebasdep"/>
          </w:rPr>
          <w:footnoteRef/>
        </w:r>
        <w:r>
          <w:t xml:space="preserve"> </w:t>
        </w:r>
      </w:ins>
      <w:ins w:id="4376"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FA5F3C" w:rsidRPr="00BF1ECB" w:rsidRDefault="00FA5F3C" w:rsidP="00943F21">
      <w:pPr>
        <w:pStyle w:val="Notedebasdepage"/>
      </w:pPr>
      <w:ins w:id="4377"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46">
    <w:p w:rsidR="00FA5F3C" w:rsidRPr="00BF1ECB" w:rsidRDefault="00FA5F3C">
      <w:pPr>
        <w:pStyle w:val="Notedebasdepage"/>
      </w:pPr>
      <w:ins w:id="4625" w:author="Arthur Parmentier" w:date="2020-05-19T16:10:00Z">
        <w:r>
          <w:rPr>
            <w:rStyle w:val="Appelnotedebasdep"/>
          </w:rPr>
          <w:footnoteRef/>
        </w:r>
        <w:r>
          <w:t xml:space="preserve"> </w:t>
        </w:r>
        <w:r w:rsidRPr="005E2970">
          <w:t>https://github.com/CMU-Perceptual-Computing-Lab/openpose</w:t>
        </w:r>
      </w:ins>
    </w:p>
  </w:footnote>
  <w:footnote w:id="47">
    <w:p w:rsidR="00FA5F3C" w:rsidRPr="00BF1ECB" w:rsidRDefault="00FA5F3C">
      <w:pPr>
        <w:pStyle w:val="Notedebasdepage"/>
      </w:pPr>
      <w:ins w:id="4631" w:author="Arthur Parmentier" w:date="2020-05-19T16:16:00Z">
        <w:r>
          <w:rPr>
            <w:rStyle w:val="Appelnotedebasdep"/>
          </w:rPr>
          <w:footnoteRef/>
        </w:r>
        <w:r>
          <w:t xml:space="preserve"> </w:t>
        </w:r>
      </w:ins>
      <w:ins w:id="4632" w:author="Arthur Parmentier" w:date="2020-05-19T16:17:00Z">
        <w:r w:rsidRPr="00BF1ECB">
          <w:rPr>
            <w:rPrChange w:id="4633"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634"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635" w:author="Arthur Parmentier" w:date="2020-05-23T19:46:00Z">
              <w:rPr>
                <w:rStyle w:val="Lienhypertexte"/>
                <w:lang w:val="fr-FR"/>
              </w:rPr>
            </w:rPrChange>
          </w:rPr>
          <w:t>https://github.com/Hzzone/pytorch-openpose</w:t>
        </w:r>
        <w:r>
          <w:rPr>
            <w:lang w:val="fr-FR"/>
          </w:rPr>
          <w:fldChar w:fldCharType="end"/>
        </w:r>
        <w:r w:rsidRPr="00BF1ECB">
          <w:rPr>
            <w:rPrChange w:id="4636" w:author="Arthur Parmentier" w:date="2020-05-23T19:46:00Z">
              <w:rPr>
                <w:lang w:val="fr-FR"/>
              </w:rPr>
            </w:rPrChange>
          </w:rPr>
          <w:t xml:space="preserve">) and then try to run the python scripts in Max </w:t>
        </w:r>
      </w:ins>
      <w:ins w:id="4637" w:author="Arthur Parmentier" w:date="2020-05-19T16:19:00Z">
        <w:r w:rsidRPr="00BF1ECB">
          <w:rPr>
            <w:rPrChange w:id="4638" w:author="Arthur Parmentier" w:date="2020-05-23T19:46:00Z">
              <w:rPr>
                <w:lang w:val="fr-FR"/>
              </w:rPr>
            </w:rPrChange>
          </w:rPr>
          <w:t xml:space="preserve">(Max does </w:t>
        </w:r>
      </w:ins>
      <w:ins w:id="4639" w:author="Arthur Parmentier" w:date="2020-05-19T16:20:00Z">
        <w:r w:rsidRPr="00BF1ECB">
          <w:rPr>
            <w:rPrChange w:id="4640" w:author="Arthur Parmentier" w:date="2020-05-23T19:46:00Z">
              <w:rPr>
                <w:lang w:val="fr-FR"/>
              </w:rPr>
            </w:rPrChange>
          </w:rPr>
          <w:t xml:space="preserve">not interpret Python natively) </w:t>
        </w:r>
      </w:ins>
      <w:ins w:id="4641" w:author="Arthur Parmentier" w:date="2020-05-19T16:17:00Z">
        <w:r w:rsidRPr="00BF1ECB">
          <w:rPr>
            <w:rPrChange w:id="4642" w:author="Arthur Parmentier" w:date="2020-05-23T19:46:00Z">
              <w:rPr>
                <w:lang w:val="fr-FR"/>
              </w:rPr>
            </w:rPrChange>
          </w:rPr>
          <w:t xml:space="preserve">with </w:t>
        </w:r>
      </w:ins>
      <w:ins w:id="4643" w:author="Arthur Parmentier" w:date="2020-05-19T16:19:00Z">
        <w:r>
          <w:rPr>
            <w:lang w:val="fr-FR"/>
          </w:rPr>
          <w:fldChar w:fldCharType="begin"/>
        </w:r>
        <w:r w:rsidRPr="00BF1ECB">
          <w:rPr>
            <w:rPrChange w:id="4644" w:author="Arthur Parmentier" w:date="2020-05-23T19:46:00Z">
              <w:rPr>
                <w:lang w:val="fr-FR"/>
              </w:rPr>
            </w:rPrChange>
          </w:rPr>
          <w:instrText xml:space="preserve"> HYPERLINK "</w:instrText>
        </w:r>
      </w:ins>
      <w:ins w:id="4645" w:author="Arthur Parmentier" w:date="2020-05-19T16:18:00Z">
        <w:r w:rsidRPr="00BF1ECB">
          <w:rPr>
            <w:rPrChange w:id="4646" w:author="Arthur Parmentier" w:date="2020-05-23T19:46:00Z">
              <w:rPr>
                <w:lang w:val="fr-FR"/>
              </w:rPr>
            </w:rPrChange>
          </w:rPr>
          <w:instrText>https://github.com/grrrr/py</w:instrText>
        </w:r>
      </w:ins>
      <w:ins w:id="4647" w:author="Arthur Parmentier" w:date="2020-05-19T16:19:00Z">
        <w:r w:rsidRPr="00BF1ECB">
          <w:rPr>
            <w:rPrChange w:id="4648" w:author="Arthur Parmentier" w:date="2020-05-23T19:46:00Z">
              <w:rPr>
                <w:lang w:val="fr-FR"/>
              </w:rPr>
            </w:rPrChange>
          </w:rPr>
          <w:instrText xml:space="preserve">" </w:instrText>
        </w:r>
        <w:r>
          <w:rPr>
            <w:lang w:val="fr-FR"/>
          </w:rPr>
          <w:fldChar w:fldCharType="separate"/>
        </w:r>
      </w:ins>
      <w:ins w:id="4649" w:author="Arthur Parmentier" w:date="2020-05-19T16:18:00Z">
        <w:r w:rsidRPr="00BF1ECB">
          <w:rPr>
            <w:rStyle w:val="Lienhypertexte"/>
            <w:rPrChange w:id="4650" w:author="Arthur Parmentier" w:date="2020-05-23T19:46:00Z">
              <w:rPr>
                <w:rStyle w:val="Lienhypertexte"/>
                <w:lang w:val="fr-FR"/>
              </w:rPr>
            </w:rPrChange>
          </w:rPr>
          <w:t>https://github.com/grrrr/py</w:t>
        </w:r>
      </w:ins>
      <w:ins w:id="4651" w:author="Arthur Parmentier" w:date="2020-05-19T16:19:00Z">
        <w:r>
          <w:rPr>
            <w:lang w:val="fr-FR"/>
          </w:rPr>
          <w:fldChar w:fldCharType="end"/>
        </w:r>
      </w:ins>
      <w:ins w:id="4652" w:author="Arthur Parmentier" w:date="2020-05-19T16:20:00Z">
        <w:r w:rsidRPr="00BF1ECB">
          <w:rPr>
            <w:rPrChange w:id="4653" w:author="Arthur Parmentier" w:date="2020-05-23T19:46:00Z">
              <w:rPr>
                <w:lang w:val="fr-FR"/>
              </w:rPr>
            </w:rPrChange>
          </w:rPr>
          <w:t>. It is very unlikely to work</w:t>
        </w:r>
      </w:ins>
      <w:ins w:id="4654" w:author="Arthur Parmentier" w:date="2020-05-19T16:21:00Z">
        <w:r w:rsidRPr="00BF1ECB">
          <w:rPr>
            <w:rPrChange w:id="4655" w:author="Arthur Parmentier" w:date="2020-05-23T19:46:00Z">
              <w:rPr>
                <w:lang w:val="fr-FR"/>
              </w:rPr>
            </w:rPrChange>
          </w:rPr>
          <w:t xml:space="preserve"> and could not be tested in the frame of my master thesis.</w:t>
        </w:r>
      </w:ins>
    </w:p>
  </w:footnote>
  <w:footnote w:id="48">
    <w:p w:rsidR="00FA5F3C" w:rsidRPr="00BF1ECB" w:rsidRDefault="00FA5F3C">
      <w:pPr>
        <w:pStyle w:val="Notedebasdepage"/>
      </w:pPr>
      <w:ins w:id="4660" w:author="Arthur Parmentier" w:date="2020-05-19T19:59:00Z">
        <w:r>
          <w:rPr>
            <w:rStyle w:val="Appelnotedebasdep"/>
          </w:rPr>
          <w:footnoteRef/>
        </w:r>
        <w:r>
          <w:t xml:space="preserve"> </w:t>
        </w:r>
      </w:ins>
      <w:ins w:id="4661" w:author="Arthur Parmentier" w:date="2020-05-19T20:00:00Z">
        <w:r>
          <w:t xml:space="preserve">The most convincing project is </w:t>
        </w:r>
      </w:ins>
      <w:ins w:id="4662" w:author="Arthur Parmentier" w:date="2020-05-19T19:59:00Z">
        <w:r w:rsidRPr="00F707EB">
          <w:t>https://saic-violet.github.io/learnable-triangulation/</w:t>
        </w:r>
      </w:ins>
    </w:p>
  </w:footnote>
  <w:footnote w:id="49">
    <w:p w:rsidR="00FA5F3C" w:rsidRPr="00BF1ECB" w:rsidRDefault="00FA5F3C" w:rsidP="00FF7548">
      <w:pPr>
        <w:pStyle w:val="Notedebasdepage"/>
        <w:rPr>
          <w:ins w:id="4690" w:author="Arthur Parmentier" w:date="2020-05-19T22:04:00Z"/>
          <w:rPrChange w:id="4691" w:author="Arthur Parmentier" w:date="2020-05-23T19:46:00Z">
            <w:rPr>
              <w:ins w:id="4692" w:author="Arthur Parmentier" w:date="2020-05-19T22:04:00Z"/>
              <w:lang w:val="fr-FR"/>
            </w:rPr>
          </w:rPrChange>
        </w:rPr>
      </w:pPr>
      <w:ins w:id="4693" w:author="Arthur Parmentier" w:date="2020-05-19T21:57:00Z">
        <w:r>
          <w:rPr>
            <w:rStyle w:val="Appelnotedebasdep"/>
          </w:rPr>
          <w:footnoteRef/>
        </w:r>
        <w:r>
          <w:t xml:space="preserve"> </w:t>
        </w:r>
        <w:r w:rsidRPr="00BF1ECB">
          <w:rPr>
            <w:rPrChange w:id="4694" w:author="Arthur Parmentier" w:date="2020-05-23T19:46:00Z">
              <w:rPr>
                <w:lang w:val="fr-FR"/>
              </w:rPr>
            </w:rPrChange>
          </w:rPr>
          <w:t xml:space="preserve">I had a theoretical discussion with Walter around the idea that in theory, one could use </w:t>
        </w:r>
      </w:ins>
      <w:ins w:id="4695" w:author="Arthur Parmentier" w:date="2020-05-19T21:58:00Z">
        <w:r w:rsidRPr="00BF1ECB">
          <w:rPr>
            <w:rPrChange w:id="4696" w:author="Arthur Parmentier" w:date="2020-05-23T19:46:00Z">
              <w:rPr>
                <w:lang w:val="fr-FR"/>
              </w:rPr>
            </w:rPrChange>
          </w:rPr>
          <w:t xml:space="preserve">« play » without « entering the box » in requests such as </w:t>
        </w:r>
      </w:ins>
      <w:ins w:id="4697" w:author="Arthur Parmentier" w:date="2020-05-19T21:59:00Z">
        <w:r w:rsidRPr="00BF1ECB">
          <w:rPr>
            <w:rPrChange w:id="4698" w:author="Arthur Parmentier" w:date="2020-05-23T19:46:00Z">
              <w:rPr>
                <w:lang w:val="fr-FR"/>
              </w:rPr>
            </w:rPrChange>
          </w:rPr>
          <w:t>« </w:t>
        </w:r>
      </w:ins>
      <w:ins w:id="4699" w:author="Arthur Parmentier" w:date="2020-05-19T22:03:00Z">
        <w:r w:rsidRPr="00BF1ECB">
          <w:rPr>
            <w:rPrChange w:id="4700" w:author="Arthur Parmentier" w:date="2020-05-23T19:46:00Z">
              <w:rPr>
                <w:lang w:val="fr-FR"/>
              </w:rPr>
            </w:rPrChange>
          </w:rPr>
          <w:t xml:space="preserve">Strings LT Slowly enter </w:t>
        </w:r>
      </w:ins>
      <w:ins w:id="4701" w:author="Arthur Parmentier" w:date="2020-05-19T22:01:00Z">
        <w:r w:rsidRPr="00BF1ECB">
          <w:rPr>
            <w:rPrChange w:id="4702" w:author="Arthur Parmentier" w:date="2020-05-23T19:46:00Z">
              <w:rPr>
                <w:lang w:val="fr-FR"/>
              </w:rPr>
            </w:rPrChange>
          </w:rPr>
          <w:t>Perc.</w:t>
        </w:r>
      </w:ins>
      <w:ins w:id="4703" w:author="Arthur Parmentier" w:date="2020-05-19T21:58:00Z">
        <w:r w:rsidRPr="00BF1ECB">
          <w:rPr>
            <w:rPrChange w:id="4704" w:author="Arthur Parmentier" w:date="2020-05-23T19:46:00Z">
              <w:rPr>
                <w:lang w:val="fr-FR"/>
              </w:rPr>
            </w:rPrChange>
          </w:rPr>
          <w:t xml:space="preserve"> LT Play </w:t>
        </w:r>
      </w:ins>
      <w:ins w:id="4705" w:author="Arthur Parmentier" w:date="2020-05-19T22:04:00Z">
        <w:r w:rsidRPr="00BF1ECB">
          <w:rPr>
            <w:rPrChange w:id="4706" w:author="Arthur Parmentier" w:date="2020-05-23T19:46:00Z">
              <w:rPr>
                <w:lang w:val="fr-FR"/>
              </w:rPr>
            </w:rPrChange>
          </w:rPr>
          <w:t xml:space="preserve">WG </w:t>
        </w:r>
      </w:ins>
      <w:ins w:id="4707" w:author="Arthur Parmentier" w:date="2020-05-19T21:59:00Z">
        <w:r w:rsidRPr="00BF1ECB">
          <w:rPr>
            <w:rPrChange w:id="4708" w:author="Arthur Parmentier" w:date="2020-05-23T19:46:00Z">
              <w:rPr>
                <w:lang w:val="fr-FR"/>
              </w:rPr>
            </w:rPrChange>
          </w:rPr>
          <w:t>After 30 seconds Off Play </w:t>
        </w:r>
      </w:ins>
      <w:ins w:id="4709" w:author="Arthur Parmentier" w:date="2020-05-19T22:03:00Z">
        <w:r w:rsidRPr="00BF1ECB">
          <w:rPr>
            <w:rPrChange w:id="4710" w:author="Arthur Parmentier" w:date="2020-05-23T19:46:00Z">
              <w:rPr>
                <w:lang w:val="fr-FR"/>
              </w:rPr>
            </w:rPrChange>
          </w:rPr>
          <w:t>&lt;enter the box&gt;</w:t>
        </w:r>
      </w:ins>
      <w:ins w:id="4711" w:author="Arthur Parmentier" w:date="2020-05-19T22:05:00Z">
        <w:r w:rsidRPr="00BF1ECB">
          <w:rPr>
            <w:rPrChange w:id="4712" w:author="Arthur Parmentier" w:date="2020-05-23T19:46:00Z">
              <w:rPr>
                <w:lang w:val="fr-FR"/>
              </w:rPr>
            </w:rPrChange>
          </w:rPr>
          <w:t xml:space="preserve"> </w:t>
        </w:r>
      </w:ins>
      <w:ins w:id="4713" w:author="Arthur Parmentier" w:date="2020-05-19T21:59:00Z">
        <w:r w:rsidRPr="00BF1ECB">
          <w:rPr>
            <w:rPrChange w:id="4714" w:author="Arthur Parmentier" w:date="2020-05-23T19:46:00Z">
              <w:rPr>
                <w:lang w:val="fr-FR"/>
              </w:rPr>
            </w:rPrChange>
          </w:rPr>
          <w:t>», which would mean </w:t>
        </w:r>
      </w:ins>
      <w:ins w:id="4715" w:author="Arthur Parmentier" w:date="2020-05-19T22:04:00Z">
        <w:r w:rsidRPr="00BF1ECB">
          <w:rPr>
            <w:rPrChange w:id="4716" w:author="Arthur Parmentier" w:date="2020-05-23T19:46:00Z">
              <w:rPr>
                <w:lang w:val="fr-FR"/>
              </w:rPr>
            </w:rPrChange>
          </w:rPr>
          <w:t>that when the soundpainter « enters the box » :</w:t>
        </w:r>
      </w:ins>
    </w:p>
    <w:p w:rsidR="00FA5F3C" w:rsidRPr="00BF1ECB" w:rsidRDefault="00FA5F3C" w:rsidP="00FF7548">
      <w:pPr>
        <w:pStyle w:val="Notedebasdepage"/>
        <w:numPr>
          <w:ilvl w:val="0"/>
          <w:numId w:val="29"/>
        </w:numPr>
        <w:rPr>
          <w:ins w:id="4717" w:author="Arthur Parmentier" w:date="2020-05-19T22:05:00Z"/>
          <w:rPrChange w:id="4718" w:author="Arthur Parmentier" w:date="2020-05-23T19:46:00Z">
            <w:rPr>
              <w:ins w:id="4719" w:author="Arthur Parmentier" w:date="2020-05-19T22:05:00Z"/>
              <w:lang w:val="fr-FR"/>
            </w:rPr>
          </w:rPrChange>
        </w:rPr>
      </w:pPr>
      <w:ins w:id="4720" w:author="Arthur Parmentier" w:date="2020-05-19T22:04:00Z">
        <w:r w:rsidRPr="00BF1ECB">
          <w:rPr>
            <w:rPrChange w:id="4721" w:author="Arthur Parmentier" w:date="2020-05-23T19:46:00Z">
              <w:rPr>
                <w:lang w:val="fr-FR"/>
              </w:rPr>
            </w:rPrChange>
          </w:rPr>
          <w:t xml:space="preserve">Strings slowly </w:t>
        </w:r>
      </w:ins>
      <w:ins w:id="4722" w:author="Arthur Parmentier" w:date="2020-05-19T22:05:00Z">
        <w:r w:rsidRPr="00BF1ECB">
          <w:rPr>
            <w:rPrChange w:id="4723" w:author="Arthur Parmentier" w:date="2020-05-23T19:46:00Z">
              <w:rPr>
                <w:lang w:val="fr-FR"/>
              </w:rPr>
            </w:rPrChange>
          </w:rPr>
          <w:t>enter with a LT</w:t>
        </w:r>
      </w:ins>
    </w:p>
    <w:p w:rsidR="00FA5F3C" w:rsidRDefault="00FA5F3C" w:rsidP="00FF7548">
      <w:pPr>
        <w:pStyle w:val="Notedebasdepage"/>
        <w:numPr>
          <w:ilvl w:val="0"/>
          <w:numId w:val="29"/>
        </w:numPr>
        <w:rPr>
          <w:ins w:id="4724" w:author="Arthur Parmentier" w:date="2020-05-19T22:05:00Z"/>
          <w:lang w:val="fr-FR"/>
        </w:rPr>
      </w:pPr>
      <w:ins w:id="4725" w:author="Arthur Parmentier" w:date="2020-05-19T22:05:00Z">
        <w:r>
          <w:rPr>
            <w:lang w:val="fr-FR"/>
          </w:rPr>
          <w:t>Percussions play immediately a LT</w:t>
        </w:r>
      </w:ins>
    </w:p>
    <w:p w:rsidR="00FA5F3C" w:rsidRDefault="00FA5F3C" w:rsidP="00FF7548">
      <w:pPr>
        <w:pStyle w:val="Notedebasdepage"/>
        <w:numPr>
          <w:ilvl w:val="0"/>
          <w:numId w:val="29"/>
        </w:numPr>
        <w:rPr>
          <w:ins w:id="4726" w:author="Arthur Parmentier" w:date="2020-05-19T22:05:00Z"/>
          <w:lang w:val="fr-FR"/>
        </w:rPr>
      </w:pPr>
      <w:ins w:id="4727" w:author="Arthur Parmentier" w:date="2020-05-19T22:05:00Z">
        <w:r>
          <w:rPr>
            <w:lang w:val="fr-FR"/>
          </w:rPr>
          <w:t>Everyone stops after 30 seconds</w:t>
        </w:r>
      </w:ins>
    </w:p>
    <w:p w:rsidR="00FA5F3C" w:rsidRPr="00BF1ECB" w:rsidRDefault="00FA5F3C">
      <w:pPr>
        <w:pStyle w:val="Notedebasdepage"/>
      </w:pPr>
      <w:ins w:id="4728" w:author="Arthur Parmentier" w:date="2020-05-19T22:05:00Z">
        <w:r w:rsidRPr="00BF1ECB">
          <w:rPr>
            <w:rPrChange w:id="4729" w:author="Arthur Parmentier" w:date="2020-05-23T19:46:00Z">
              <w:rPr>
                <w:lang w:val="fr-FR"/>
              </w:rPr>
            </w:rPrChange>
          </w:rPr>
          <w:t>By not « entering the box » when signing the « Play » or « Slowly enter » gest</w:t>
        </w:r>
      </w:ins>
      <w:ins w:id="4730" w:author="Arthur Parmentier" w:date="2020-05-19T22:06:00Z">
        <w:r w:rsidRPr="00BF1ECB">
          <w:rPr>
            <w:rPrChange w:id="4731" w:author="Arthur Parmentier" w:date="2020-05-23T19:46:00Z">
              <w:rPr>
                <w:lang w:val="fr-FR"/>
              </w:rPr>
            </w:rPrChange>
          </w:rPr>
          <w:t xml:space="preserve">ures, it would allow everyone to schedule the 30 seconds count at the same time to perhaps stay synchronized with an external process. </w:t>
        </w:r>
      </w:ins>
      <w:ins w:id="4732" w:author="Arthur Parmentier" w:date="2020-05-19T22:07:00Z">
        <w:r w:rsidRPr="00BF1ECB">
          <w:rPr>
            <w:rPrChange w:id="4733" w:author="Arthur Parmentier" w:date="2020-05-23T19:46:00Z">
              <w:rPr>
                <w:lang w:val="fr-FR"/>
              </w:rPr>
            </w:rPrChange>
          </w:rPr>
          <w:t xml:space="preserve">It would make sense to differenciate the timing properties of the « go gestures » (delay </w:t>
        </w:r>
      </w:ins>
      <w:ins w:id="4734" w:author="Arthur Parmentier" w:date="2020-05-19T22:08:00Z">
        <w:r w:rsidRPr="00BF1ECB">
          <w:rPr>
            <w:rPrChange w:id="4735" w:author="Arthur Parmentier" w:date="2020-05-23T19:46:00Z">
              <w:rPr>
                <w:lang w:val="fr-FR"/>
              </w:rPr>
            </w:rPrChange>
          </w:rPr>
          <w:t xml:space="preserve">start by a certain amount) with </w:t>
        </w:r>
      </w:ins>
      <w:ins w:id="4736" w:author="Arthur Parmentier" w:date="2020-05-19T22:10:00Z">
        <w:r w:rsidRPr="00BF1ECB">
          <w:rPr>
            <w:rPrChange w:id="4737" w:author="Arthur Parmentier" w:date="2020-05-23T19:46:00Z">
              <w:rPr>
                <w:lang w:val="fr-FR"/>
              </w:rPr>
            </w:rPrChange>
          </w:rPr>
          <w:t>« entering the box » which has for specific meaning « execute the request now »</w:t>
        </w:r>
      </w:ins>
      <w:ins w:id="4738" w:author="Arthur Parmentier" w:date="2020-05-19T22:08:00Z">
        <w:r w:rsidRPr="00BF1ECB">
          <w:rPr>
            <w:rPrChange w:id="4739" w:author="Arthur Parmentier" w:date="2020-05-23T19:46:00Z">
              <w:rPr>
                <w:lang w:val="fr-FR"/>
              </w:rPr>
            </w:rPrChange>
          </w:rPr>
          <w:t xml:space="preserve"> for certain configurations, such as when working with computers and time-sen</w:t>
        </w:r>
      </w:ins>
      <w:ins w:id="4740" w:author="Arthur Parmentier" w:date="2020-05-19T22:09:00Z">
        <w:r w:rsidRPr="00BF1ECB">
          <w:rPr>
            <w:rPrChange w:id="4741" w:author="Arthur Parmentier" w:date="2020-05-23T19:46:00Z">
              <w:rPr>
                <w:lang w:val="fr-FR"/>
              </w:rPr>
            </w:rPrChange>
          </w:rPr>
          <w:t xml:space="preserve">sitive systems. In practice, with human performers, the </w:t>
        </w:r>
      </w:ins>
      <w:ins w:id="4742" w:author="Arthur Parmentier" w:date="2020-05-19T22:11:00Z">
        <w:r w:rsidRPr="00BF1ECB">
          <w:rPr>
            <w:rPrChange w:id="4743" w:author="Arthur Parmentier" w:date="2020-05-23T19:46:00Z">
              <w:rPr>
                <w:lang w:val="fr-FR"/>
              </w:rPr>
            </w:rPrChange>
          </w:rPr>
          <w:t>de</w:t>
        </w:r>
      </w:ins>
      <w:ins w:id="4744" w:author="Arthur Parmentier" w:date="2020-05-19T22:09:00Z">
        <w:r w:rsidRPr="00BF1ECB">
          <w:rPr>
            <w:rPrChange w:id="4745" w:author="Arthur Parmentier" w:date="2020-05-23T19:46:00Z">
              <w:rPr>
                <w:lang w:val="fr-FR"/>
              </w:rPr>
            </w:rPrChange>
          </w:rPr>
          <w:t>correlation between the</w:t>
        </w:r>
      </w:ins>
      <w:ins w:id="4746" w:author="Arthur Parmentier" w:date="2020-05-19T22:10:00Z">
        <w:r w:rsidRPr="00BF1ECB">
          <w:rPr>
            <w:rPrChange w:id="4747" w:author="Arthur Parmentier" w:date="2020-05-23T19:46:00Z">
              <w:rPr>
                <w:lang w:val="fr-FR"/>
              </w:rPr>
            </w:rPrChange>
          </w:rPr>
          <w:t xml:space="preserve"> two </w:t>
        </w:r>
      </w:ins>
      <w:ins w:id="4748" w:author="Arthur Parmentier" w:date="2020-05-19T22:11:00Z">
        <w:r w:rsidRPr="00BF1ECB">
          <w:rPr>
            <w:rPrChange w:id="4749" w:author="Arthur Parmentier" w:date="2020-05-23T19:46:00Z">
              <w:rPr>
                <w:lang w:val="fr-FR"/>
              </w:rPr>
            </w:rPrChange>
          </w:rPr>
          <w:t>is either rare or never used within the default mode</w:t>
        </w:r>
      </w:ins>
      <w:ins w:id="4750" w:author="Arthur Parmentier" w:date="2020-05-19T22:14:00Z">
        <w:r w:rsidRPr="00BF1ECB">
          <w:rPr>
            <w:rPrChange w:id="4751" w:author="Arthur Parmentier" w:date="2020-05-23T19:46:00Z">
              <w:rPr>
                <w:lang w:val="fr-FR"/>
              </w:rPr>
            </w:rPrChange>
          </w:rPr>
          <w:t>.</w:t>
        </w:r>
      </w:ins>
    </w:p>
  </w:footnote>
  <w:footnote w:id="50">
    <w:p w:rsidR="00FA5F3C" w:rsidRPr="00BF1ECB" w:rsidRDefault="00FA5F3C">
      <w:pPr>
        <w:pStyle w:val="Notedebasdepage"/>
      </w:pPr>
      <w:ins w:id="4787" w:author="Arthur Parmentier" w:date="2020-05-19T23:04:00Z">
        <w:r>
          <w:rPr>
            <w:rStyle w:val="Appelnotedebasdep"/>
          </w:rPr>
          <w:footnoteRef/>
        </w:r>
        <w:r>
          <w:t xml:space="preserve"> </w:t>
        </w:r>
        <w:r w:rsidRPr="00BF1ECB">
          <w:rPr>
            <w:rPrChange w:id="4788" w:author="Arthur Parmentier" w:date="2020-05-23T19:46:00Z">
              <w:rPr>
                <w:lang w:val="fr-FR"/>
              </w:rPr>
            </w:rPrChange>
          </w:rPr>
          <w:t>One could ask</w:t>
        </w:r>
      </w:ins>
      <w:ins w:id="4789" w:author="Arthur Parmentier" w:date="2020-05-19T23:05:00Z">
        <w:r w:rsidRPr="00BF1ECB">
          <w:rPr>
            <w:rPrChange w:id="4790" w:author="Arthur Parmentier" w:date="2020-05-23T19:46:00Z">
              <w:rPr>
                <w:lang w:val="fr-FR"/>
              </w:rPr>
            </w:rPrChange>
          </w:rPr>
          <w:t xml:space="preserve"> : « why then is it the case that the soundpainter always consider </w:t>
        </w:r>
      </w:ins>
      <w:ins w:id="4791" w:author="Arthur Parmentier" w:date="2020-05-19T23:08:00Z">
        <w:r w:rsidRPr="00BF1ECB">
          <w:rPr>
            <w:rPrChange w:id="4792" w:author="Arthur Parmentier" w:date="2020-05-23T19:46:00Z">
              <w:rPr>
                <w:lang w:val="fr-FR"/>
              </w:rPr>
            </w:rPrChange>
          </w:rPr>
          <w:t>the virtual</w:t>
        </w:r>
      </w:ins>
      <w:ins w:id="4793" w:author="Arthur Parmentier" w:date="2020-05-19T23:05:00Z">
        <w:r w:rsidRPr="00BF1ECB">
          <w:rPr>
            <w:rPrChange w:id="4794" w:author="Arthur Parmentier" w:date="2020-05-23T19:46:00Z">
              <w:rPr>
                <w:lang w:val="fr-FR"/>
              </w:rPr>
            </w:rPrChange>
          </w:rPr>
          <w:t xml:space="preserve"> « box », even when the grammar of the mode implies that the request is always immediate ? I believe that it has to do with how SP has developed from the </w:t>
        </w:r>
      </w:ins>
      <w:ins w:id="4795" w:author="Arthur Parmentier" w:date="2020-05-19T23:06:00Z">
        <w:r w:rsidRPr="00BF1ECB">
          <w:rPr>
            <w:rPrChange w:id="4796" w:author="Arthur Parmentier" w:date="2020-05-23T19:46:00Z">
              <w:rPr>
                <w:lang w:val="fr-FR"/>
              </w:rPr>
            </w:rPrChange>
          </w:rPr>
          <w:t xml:space="preserve">default mode to others and the pratical </w:t>
        </w:r>
      </w:ins>
      <w:ins w:id="4797" w:author="Arthur Parmentier" w:date="2020-05-19T23:07:00Z">
        <w:r w:rsidRPr="00BF1ECB">
          <w:rPr>
            <w:rPrChange w:id="4798" w:author="Arthur Parmentier" w:date="2020-05-23T19:46:00Z">
              <w:rPr>
                <w:lang w:val="fr-FR"/>
              </w:rPr>
            </w:rPrChange>
          </w:rPr>
          <w:t>point of reference</w:t>
        </w:r>
      </w:ins>
      <w:ins w:id="4799" w:author="Arthur Parmentier" w:date="2020-05-19T23:06:00Z">
        <w:r w:rsidRPr="00BF1ECB">
          <w:rPr>
            <w:rPrChange w:id="4800" w:author="Arthur Parmentier" w:date="2020-05-23T19:46:00Z">
              <w:rPr>
                <w:lang w:val="fr-FR"/>
              </w:rPr>
            </w:rPrChange>
          </w:rPr>
          <w:t xml:space="preserve"> that the « box » is a common symbol for immediateness in all modes.</w:t>
        </w:r>
      </w:ins>
    </w:p>
  </w:footnote>
  <w:footnote w:id="51">
    <w:p w:rsidR="00FA5F3C" w:rsidRPr="00BF1ECB" w:rsidRDefault="00FA5F3C">
      <w:pPr>
        <w:pStyle w:val="Notedebasdepage"/>
      </w:pPr>
      <w:ins w:id="4815" w:author="Arthur Parmentier" w:date="2020-05-19T23:11:00Z">
        <w:r>
          <w:rPr>
            <w:rStyle w:val="Appelnotedebasdep"/>
          </w:rPr>
          <w:footnoteRef/>
        </w:r>
        <w:r>
          <w:t xml:space="preserve"> </w:t>
        </w:r>
        <w:r w:rsidRPr="00BF1ECB">
          <w:rPr>
            <w:rPrChange w:id="4816" w:author="Arthur Parmentier" w:date="2020-05-23T19:46:00Z">
              <w:rPr>
                <w:lang w:val="fr-FR"/>
              </w:rPr>
            </w:rPrChange>
          </w:rPr>
          <w:t>In practice, soundpainters tend to omit the « enter » and « exit »</w:t>
        </w:r>
      </w:ins>
      <w:ins w:id="4817" w:author="Arthur Parmentier" w:date="2020-05-19T23:12:00Z">
        <w:r w:rsidRPr="00BF1ECB">
          <w:rPr>
            <w:rPrChange w:id="4818" w:author="Arthur Parmentier" w:date="2020-05-23T19:46:00Z">
              <w:rPr>
                <w:lang w:val="fr-FR"/>
              </w:rPr>
            </w:rPrChange>
          </w:rPr>
          <w:t xml:space="preserve"> signs of mode</w:t>
        </w:r>
      </w:ins>
      <w:ins w:id="4819" w:author="Arthur Parmentier" w:date="2020-05-19T23:15:00Z">
        <w:r w:rsidRPr="00BF1ECB">
          <w:rPr>
            <w:rPrChange w:id="4820" w:author="Arthur Parmentier" w:date="2020-05-23T19:46:00Z">
              <w:rPr>
                <w:lang w:val="fr-FR"/>
              </w:rPr>
            </w:rPrChange>
          </w:rPr>
          <w:t xml:space="preserve">s that are </w:t>
        </w:r>
      </w:ins>
      <w:ins w:id="4821" w:author="Arthur Parmentier" w:date="2020-05-19T23:16:00Z">
        <w:r w:rsidRPr="00BF1ECB">
          <w:rPr>
            <w:rPrChange w:id="4822" w:author="Arthur Parmentier" w:date="2020-05-23T19:46:00Z">
              <w:rPr>
                <w:lang w:val="fr-FR"/>
              </w:rPr>
            </w:rPrChange>
          </w:rPr>
          <w:t>not ambiguous</w:t>
        </w:r>
      </w:ins>
      <w:ins w:id="4823" w:author="Arthur Parmentier" w:date="2020-05-19T23:12:00Z">
        <w:r w:rsidRPr="00BF1ECB">
          <w:rPr>
            <w:rPrChange w:id="4824" w:author="Arthur Parmentier" w:date="2020-05-23T19:46:00Z">
              <w:rPr>
                <w:lang w:val="fr-FR"/>
              </w:rPr>
            </w:rPrChange>
          </w:rPr>
          <w:t>, making things more difficult without depth tracking</w:t>
        </w:r>
      </w:ins>
      <w:ins w:id="4825" w:author="Arthur Parmentier" w:date="2020-05-19T23:16:00Z">
        <w:r w:rsidRPr="00BF1ECB">
          <w:rPr>
            <w:rPrChange w:id="4826" w:author="Arthur Parmentier" w:date="2020-05-23T19:46:00Z">
              <w:rPr>
                <w:lang w:val="fr-FR"/>
              </w:rPr>
            </w:rPrChange>
          </w:rPr>
          <w:t xml:space="preserve"> in case that « entering the box » is the only mark of the change of mode </w:t>
        </w:r>
      </w:ins>
      <w:ins w:id="4827" w:author="Arthur Parmentier" w:date="2020-05-19T23:17:00Z">
        <w:r w:rsidRPr="00BF1ECB">
          <w:rPr>
            <w:rPrChange w:id="4828" w:author="Arthur Parmentier" w:date="2020-05-23T19:46:00Z">
              <w:rPr>
                <w:lang w:val="fr-FR"/>
              </w:rPr>
            </w:rPrChange>
          </w:rPr>
          <w:t>(for instance by using the launch mode directly with « entering/exiting the box » instead of signing Launch Mode and Tear).</w:t>
        </w:r>
      </w:ins>
    </w:p>
  </w:footnote>
  <w:footnote w:id="52">
    <w:p w:rsidR="00FA5F3C" w:rsidRPr="00BF1ECB" w:rsidRDefault="00FA5F3C">
      <w:pPr>
        <w:pStyle w:val="Notedebasdepage"/>
      </w:pPr>
      <w:ins w:id="4940" w:author="Arthur Parmentier" w:date="2020-05-20T19:43:00Z">
        <w:r>
          <w:rPr>
            <w:rStyle w:val="Appelnotedebasdep"/>
          </w:rPr>
          <w:footnoteRef/>
        </w:r>
        <w:r>
          <w:t xml:space="preserve"> </w:t>
        </w:r>
        <w:r w:rsidRPr="00BF1ECB">
          <w:rPr>
            <w:rPrChange w:id="4941" w:author="Arthur Parmentier" w:date="2020-05-23T19:46:00Z">
              <w:rPr>
                <w:lang w:val="fr-FR"/>
              </w:rPr>
            </w:rPrChange>
          </w:rPr>
          <w:t>I did not test the performance of this choice quantitatively, but only qualitatively</w:t>
        </w:r>
      </w:ins>
      <w:ins w:id="4942" w:author="Arthur Parmentier" w:date="2020-05-20T21:37:00Z">
        <w:r w:rsidRPr="00BF1ECB">
          <w:rPr>
            <w:rPrChange w:id="4943" w:author="Arthur Parmentier" w:date="2020-05-23T19:46:00Z">
              <w:rPr>
                <w:lang w:val="fr-FR"/>
              </w:rPr>
            </w:rPrChange>
          </w:rPr>
          <w:t xml:space="preserve"> </w:t>
        </w:r>
      </w:ins>
      <w:ins w:id="4944" w:author="Arthur Parmentier" w:date="2020-05-20T19:43:00Z">
        <w:r w:rsidRPr="00BF1ECB">
          <w:rPr>
            <w:rPrChange w:id="4945" w:author="Arthur Parmentier" w:date="2020-05-23T19:46:00Z">
              <w:rPr>
                <w:lang w:val="fr-FR"/>
              </w:rPr>
            </w:rPrChange>
          </w:rPr>
          <w:t>by testing</w:t>
        </w:r>
      </w:ins>
      <w:ins w:id="4946" w:author="Arthur Parmentier" w:date="2020-05-20T21:37:00Z">
        <w:r w:rsidRPr="00BF1ECB">
          <w:rPr>
            <w:rPrChange w:id="4947" w:author="Arthur Parmentier" w:date="2020-05-23T19:46:00Z">
              <w:rPr>
                <w:lang w:val="fr-FR"/>
              </w:rPr>
            </w:rPrChange>
          </w:rPr>
          <w:t xml:space="preserve"> the change in performance that I could perceive</w:t>
        </w:r>
      </w:ins>
      <w:ins w:id="4948" w:author="Arthur Parmentier" w:date="2020-05-20T19:44:00Z">
        <w:r w:rsidRPr="00BF1ECB">
          <w:rPr>
            <w:rPrChange w:id="4949" w:author="Arthur Parmentier" w:date="2020-05-23T19:46:00Z">
              <w:rPr>
                <w:lang w:val="fr-FR"/>
              </w:rPr>
            </w:rPrChange>
          </w:rPr>
          <w:t xml:space="preserve"> with and without shoulders. </w:t>
        </w:r>
      </w:ins>
      <w:ins w:id="4950" w:author="Arthur Parmentier" w:date="2020-05-20T19:45:00Z">
        <w:r w:rsidRPr="00BF1ECB">
          <w:rPr>
            <w:rPrChange w:id="4951" w:author="Arthur Parmentier" w:date="2020-05-23T19:46:00Z">
              <w:rPr>
                <w:lang w:val="fr-FR"/>
              </w:rPr>
            </w:rPrChange>
          </w:rPr>
          <w:t>It is obvious from the SP signs</w:t>
        </w:r>
      </w:ins>
      <w:ins w:id="4952" w:author="Arthur Parmentier" w:date="2020-05-20T19:46:00Z">
        <w:r w:rsidRPr="00BF1ECB">
          <w:rPr>
            <w:rPrChange w:id="4953" w:author="Arthur Parmentier" w:date="2020-05-23T19:46:00Z">
              <w:rPr>
                <w:lang w:val="fr-FR"/>
              </w:rPr>
            </w:rPrChange>
          </w:rPr>
          <w:t xml:space="preserve"> that I consider</w:t>
        </w:r>
      </w:ins>
      <w:ins w:id="4954" w:author="Arthur Parmentier" w:date="2020-05-20T19:45:00Z">
        <w:r w:rsidRPr="00BF1ECB">
          <w:rPr>
            <w:rPrChange w:id="4955" w:author="Arthur Parmentier" w:date="2020-05-23T19:46:00Z">
              <w:rPr>
                <w:lang w:val="fr-FR"/>
              </w:rPr>
            </w:rPrChange>
          </w:rPr>
          <w:t xml:space="preserve"> that aside shoulders, no other </w:t>
        </w:r>
      </w:ins>
      <w:ins w:id="4956" w:author="Arthur Parmentier" w:date="2020-05-20T19:46:00Z">
        <w:r w:rsidRPr="00BF1ECB">
          <w:rPr>
            <w:rPrChange w:id="4957" w:author="Arthur Parmentier" w:date="2020-05-23T19:46:00Z">
              <w:rPr>
                <w:lang w:val="fr-FR"/>
              </w:rPr>
            </w:rPrChange>
          </w:rPr>
          <w:t>body joints could increase the performance of the recognition in real-time (curse of dimentionality problem).</w:t>
        </w:r>
      </w:ins>
    </w:p>
  </w:footnote>
  <w:footnote w:id="53">
    <w:p w:rsidR="00FA5F3C" w:rsidRPr="008C7E78" w:rsidRDefault="00FA5F3C">
      <w:pPr>
        <w:pStyle w:val="Notedebasdepage"/>
      </w:pPr>
      <w:ins w:id="4987" w:author="Arthur Parmentier" w:date="2020-06-03T19:00:00Z">
        <w:r>
          <w:rPr>
            <w:rStyle w:val="Appelnotedebasdep"/>
          </w:rPr>
          <w:footnoteRef/>
        </w:r>
        <w:r>
          <w:t xml:space="preserve"> </w:t>
        </w:r>
        <w:r w:rsidRPr="008C7E78">
          <w:rPr>
            <w:rPrChange w:id="4988" w:author="Arthur Parmentier" w:date="2020-06-07T18:32:00Z">
              <w:rPr>
                <w:lang w:val="fr-FR"/>
              </w:rPr>
            </w:rPrChange>
          </w:rPr>
          <w:t xml:space="preserve">Several hand pose estimations models are presented here : </w:t>
        </w:r>
        <w:r>
          <w:rPr>
            <w:lang w:val="fr-FR"/>
          </w:rPr>
          <w:fldChar w:fldCharType="begin"/>
        </w:r>
        <w:r w:rsidRPr="008C7E78">
          <w:rPr>
            <w:rPrChange w:id="4989"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4990" w:author="Arthur Parmentier" w:date="2020-06-07T18:32:00Z">
              <w:rPr>
                <w:rStyle w:val="Lienhypertexte"/>
                <w:lang w:val="fr-FR"/>
              </w:rPr>
            </w:rPrChange>
          </w:rPr>
          <w:t>https://xinghaochen.github.io/awesome-hand-pose-estimation/</w:t>
        </w:r>
        <w:r>
          <w:rPr>
            <w:lang w:val="fr-FR"/>
          </w:rPr>
          <w:fldChar w:fldCharType="end"/>
        </w:r>
        <w:r w:rsidRPr="008C7E78">
          <w:rPr>
            <w:rPrChange w:id="4991" w:author="Arthur Parmentier" w:date="2020-06-07T18:32:00Z">
              <w:rPr>
                <w:lang w:val="fr-FR"/>
              </w:rPr>
            </w:rPrChange>
          </w:rPr>
          <w:t xml:space="preserve">. </w:t>
        </w:r>
      </w:ins>
      <w:ins w:id="4992" w:author="Arthur Parmentier" w:date="2020-06-03T19:01:00Z">
        <w:r w:rsidRPr="008C7E78">
          <w:rPr>
            <w:rPrChange w:id="4993" w:author="Arthur Parmentier" w:date="2020-06-07T18:32:00Z">
              <w:rPr>
                <w:lang w:val="fr-FR"/>
              </w:rPr>
            </w:rPrChange>
          </w:rPr>
          <w:t>The open pose model also has 2D hand pose recognition but in each case, the models c</w:t>
        </w:r>
      </w:ins>
      <w:ins w:id="4994" w:author="Arthur Parmentier" w:date="2020-06-03T19:02:00Z">
        <w:r w:rsidRPr="008C7E78">
          <w:rPr>
            <w:rPrChange w:id="4995" w:author="Arthur Parmentier" w:date="2020-06-07T18:32:00Z">
              <w:rPr>
                <w:lang w:val="fr-FR"/>
              </w:rPr>
            </w:rPrChange>
          </w:rPr>
          <w:t>ould not easily be ported to Max.</w:t>
        </w:r>
      </w:ins>
    </w:p>
  </w:footnote>
  <w:footnote w:id="54">
    <w:p w:rsidR="00FA5F3C" w:rsidRPr="008C7E78" w:rsidRDefault="00FA5F3C">
      <w:pPr>
        <w:pStyle w:val="Notedebasdepage"/>
      </w:pPr>
      <w:ins w:id="5085" w:author="Arthur Parmentier" w:date="2020-06-03T20:04:00Z">
        <w:r>
          <w:rPr>
            <w:rStyle w:val="Appelnotedebasdep"/>
          </w:rPr>
          <w:footnoteRef/>
        </w:r>
        <w:r>
          <w:t xml:space="preserve"> </w:t>
        </w:r>
        <w:r w:rsidRPr="008C7E78">
          <w:rPr>
            <w:rPrChange w:id="5086" w:author="Arthur Parmentier" w:date="2020-06-07T18:32:00Z">
              <w:rPr>
                <w:lang w:val="fr-FR"/>
              </w:rPr>
            </w:rPrChange>
          </w:rPr>
          <w:t>See Tensorflow blog, March 09, 2020 : https://blog.tensorflow.org/2020/03/face-and-hand-tracking-in-browser-with-mediapipe-and-tensorflowjs.html</w:t>
        </w:r>
      </w:ins>
    </w:p>
  </w:footnote>
  <w:footnote w:id="55">
    <w:p w:rsidR="00FA5F3C" w:rsidRPr="008C7E78" w:rsidRDefault="00FA5F3C">
      <w:pPr>
        <w:pStyle w:val="Notedebasdepage"/>
      </w:pPr>
      <w:ins w:id="5096" w:author="Arthur Parmentier" w:date="2020-06-03T20:08:00Z">
        <w:r>
          <w:rPr>
            <w:rStyle w:val="Appelnotedebasdep"/>
          </w:rPr>
          <w:footnoteRef/>
        </w:r>
        <w:r>
          <w:t xml:space="preserve"> </w:t>
        </w:r>
      </w:ins>
      <w:ins w:id="5097" w:author="Arthur Parmentier" w:date="2020-06-03T20:09:00Z">
        <w:r w:rsidRPr="003D6C76">
          <w:t>https://github.com/lysdexic-audio/n4m-handpose</w:t>
        </w:r>
      </w:ins>
    </w:p>
  </w:footnote>
  <w:footnote w:id="56">
    <w:p w:rsidR="00FA5F3C" w:rsidRPr="008C7E78" w:rsidRDefault="00FA5F3C">
      <w:pPr>
        <w:pStyle w:val="Notedebasdepage"/>
      </w:pPr>
      <w:ins w:id="5126" w:author="Arthur Parmentier" w:date="2020-06-03T20:22:00Z">
        <w:r>
          <w:rPr>
            <w:rStyle w:val="Appelnotedebasdep"/>
          </w:rPr>
          <w:footnoteRef/>
        </w:r>
        <w:r>
          <w:t xml:space="preserve"> </w:t>
        </w:r>
        <w:r w:rsidRPr="008C7E78">
          <w:rPr>
            <w:rPrChange w:id="5127" w:author="Arthur Parmentier" w:date="2020-06-07T18:32:00Z">
              <w:rPr>
                <w:lang w:val="fr-FR"/>
              </w:rPr>
            </w:rPrChange>
          </w:rPr>
          <w:t>See the MediaPipe repository : https://github.com/google/mediapipe/blob/master/mediapipe/docs/multi_hand_tracking_mobile_gpu.md</w:t>
        </w:r>
      </w:ins>
    </w:p>
  </w:footnote>
  <w:footnote w:id="57">
    <w:p w:rsidR="00FA5F3C" w:rsidRPr="00BF1ECB" w:rsidRDefault="00FA5F3C">
      <w:pPr>
        <w:pStyle w:val="Notedebasdepage"/>
      </w:pPr>
      <w:ins w:id="5224" w:author="Arthur Parmentier" w:date="2020-05-20T22:47:00Z">
        <w:r>
          <w:rPr>
            <w:rStyle w:val="Appelnotedebasdep"/>
          </w:rPr>
          <w:footnoteRef/>
        </w:r>
        <w:r>
          <w:t xml:space="preserve"> </w:t>
        </w:r>
        <w:r w:rsidRPr="00BF1ECB">
          <w:rPr>
            <w:rPrChange w:id="5225" w:author="Arthur Parmentier" w:date="2020-05-23T19:46:00Z">
              <w:rPr>
                <w:lang w:val="fr-FR"/>
              </w:rPr>
            </w:rPrChange>
          </w:rPr>
          <w:t xml:space="preserve">The </w:t>
        </w:r>
      </w:ins>
      <w:ins w:id="5226" w:author="Arthur Parmentier" w:date="2020-05-20T22:50:00Z">
        <w:r w:rsidRPr="00BF1ECB">
          <w:rPr>
            <w:rPrChange w:id="5227" w:author="Arthur Parmentier" w:date="2020-05-23T19:46:00Z">
              <w:rPr>
                <w:lang w:val="fr-FR"/>
              </w:rPr>
            </w:rPrChange>
          </w:rPr>
          <w:t>information flow</w:t>
        </w:r>
      </w:ins>
      <w:ins w:id="5228" w:author="Arthur Parmentier" w:date="2020-05-20T22:47:00Z">
        <w:r w:rsidRPr="00BF1ECB">
          <w:rPr>
            <w:rPrChange w:id="5229" w:author="Arthur Parmentier" w:date="2020-05-23T19:46:00Z">
              <w:rPr>
                <w:lang w:val="fr-FR"/>
              </w:rPr>
            </w:rPrChange>
          </w:rPr>
          <w:t xml:space="preserve"> at the opening of the patch</w:t>
        </w:r>
      </w:ins>
      <w:ins w:id="5230" w:author="Arthur Parmentier" w:date="2020-05-22T18:38:00Z">
        <w:r w:rsidRPr="00BF1ECB">
          <w:rPr>
            <w:rPrChange w:id="5231" w:author="Arthur Parmentier" w:date="2020-05-23T19:46:00Z">
              <w:rPr>
                <w:lang w:val="fr-FR"/>
              </w:rPr>
            </w:rPrChange>
          </w:rPr>
          <w:t>er</w:t>
        </w:r>
      </w:ins>
      <w:ins w:id="5232" w:author="Arthur Parmentier" w:date="2020-05-20T22:47:00Z">
        <w:r w:rsidRPr="00BF1ECB">
          <w:rPr>
            <w:rPrChange w:id="5233" w:author="Arthur Parmentier" w:date="2020-05-23T19:46:00Z">
              <w:rPr>
                <w:lang w:val="fr-FR"/>
              </w:rPr>
            </w:rPrChange>
          </w:rPr>
          <w:t xml:space="preserve"> follows a specific order. </w:t>
        </w:r>
      </w:ins>
      <w:ins w:id="5234" w:author="Arthur Parmentier" w:date="2020-05-20T22:53:00Z">
        <w:r w:rsidRPr="00BF1ECB">
          <w:rPr>
            <w:rPrChange w:id="5235" w:author="Arthur Parmentier" w:date="2020-05-23T19:46:00Z">
              <w:rPr>
                <w:lang w:val="fr-FR"/>
              </w:rPr>
            </w:rPrChange>
          </w:rPr>
          <w:t>If implemented at startup, t</w:t>
        </w:r>
      </w:ins>
      <w:ins w:id="5236" w:author="Arthur Parmentier" w:date="2020-05-20T22:48:00Z">
        <w:r w:rsidRPr="00BF1ECB">
          <w:rPr>
            <w:rPrChange w:id="5237" w:author="Arthur Parmentier" w:date="2020-05-23T19:46:00Z">
              <w:rPr>
                <w:lang w:val="fr-FR"/>
              </w:rPr>
            </w:rPrChange>
          </w:rPr>
          <w:t>he triggering of the input size</w:t>
        </w:r>
      </w:ins>
      <w:ins w:id="5238" w:author="Arthur Parmentier" w:date="2020-05-20T22:50:00Z">
        <w:r w:rsidRPr="00BF1ECB">
          <w:rPr>
            <w:rPrChange w:id="5239" w:author="Arthur Parmentier" w:date="2020-05-23T19:46:00Z">
              <w:rPr>
                <w:lang w:val="fr-FR"/>
              </w:rPr>
            </w:rPrChange>
          </w:rPr>
          <w:t xml:space="preserve"> </w:t>
        </w:r>
      </w:ins>
      <w:ins w:id="5240" w:author="Arthur Parmentier" w:date="2020-05-20T22:48:00Z">
        <w:r w:rsidRPr="00BF1ECB">
          <w:rPr>
            <w:rPrChange w:id="5241" w:author="Arthur Parmentier" w:date="2020-05-23T19:46:00Z">
              <w:rPr>
                <w:lang w:val="fr-FR"/>
              </w:rPr>
            </w:rPrChange>
          </w:rPr>
          <w:t>should be launched with a « loadpercent 91 » object to garan</w:t>
        </w:r>
      </w:ins>
      <w:ins w:id="5242" w:author="Arthur Parmentier" w:date="2020-05-20T22:49:00Z">
        <w:r w:rsidRPr="00BF1ECB">
          <w:rPr>
            <w:rPrChange w:id="5243" w:author="Arthur Parmentier" w:date="2020-05-23T19:46:00Z">
              <w:rPr>
                <w:lang w:val="fr-FR"/>
              </w:rPr>
            </w:rPrChange>
          </w:rPr>
          <w:t>tee that it is caught by the input manager</w:t>
        </w:r>
      </w:ins>
      <w:ins w:id="5244" w:author="Arthur Parmentier" w:date="2020-05-20T22:53:00Z">
        <w:r w:rsidRPr="00BF1ECB">
          <w:rPr>
            <w:rPrChange w:id="5245" w:author="Arthur Parmentier" w:date="2020-05-23T19:46:00Z">
              <w:rPr>
                <w:lang w:val="fr-FR"/>
              </w:rPr>
            </w:rPrChange>
          </w:rPr>
          <w:t>. Otherwise, the number can be sent anytime</w:t>
        </w:r>
      </w:ins>
      <w:ins w:id="5246" w:author="Arthur Parmentier" w:date="2020-05-20T22:54:00Z">
        <w:r w:rsidRPr="00BF1ECB">
          <w:rPr>
            <w:rPrChange w:id="5247" w:author="Arthur Parmentier" w:date="2020-05-23T19:46:00Z">
              <w:rPr>
                <w:lang w:val="fr-FR"/>
              </w:rPr>
            </w:rPrChange>
          </w:rPr>
          <w:t xml:space="preserve"> before the recording is launched.</w:t>
        </w:r>
      </w:ins>
    </w:p>
  </w:footnote>
  <w:footnote w:id="58">
    <w:p w:rsidR="00FA5F3C" w:rsidRPr="008C7E78" w:rsidRDefault="00FA5F3C">
      <w:pPr>
        <w:pStyle w:val="Notedebasdepage"/>
      </w:pPr>
      <w:ins w:id="5340"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9">
    <w:p w:rsidR="00FA5F3C" w:rsidRPr="00BF1ECB" w:rsidRDefault="00FA5F3C">
      <w:pPr>
        <w:pStyle w:val="Notedebasdepage"/>
      </w:pPr>
      <w:ins w:id="5461" w:author="Arthur Parmentier" w:date="2020-05-20T22:33:00Z">
        <w:r>
          <w:rPr>
            <w:rStyle w:val="Appelnotedebasdep"/>
          </w:rPr>
          <w:footnoteRef/>
        </w:r>
        <w:r>
          <w:t xml:space="preserve"> </w:t>
        </w:r>
        <w:r w:rsidRPr="00BF1ECB">
          <w:rPr>
            <w:rPrChange w:id="5462" w:author="Arthur Parmentier" w:date="2020-05-23T19:46:00Z">
              <w:rPr>
                <w:lang w:val="fr-FR"/>
              </w:rPr>
            </w:rPrChange>
          </w:rPr>
          <w:t xml:space="preserve">5 seconds is the maximum sequence length </w:t>
        </w:r>
      </w:ins>
      <w:ins w:id="5463" w:author="Arthur Parmentier" w:date="2020-05-20T22:35:00Z">
        <w:r w:rsidRPr="00BF1ECB">
          <w:rPr>
            <w:rPrChange w:id="5464" w:author="Arthur Parmentier" w:date="2020-05-23T19:46:00Z">
              <w:rPr>
                <w:lang w:val="fr-FR"/>
              </w:rPr>
            </w:rPrChange>
          </w:rPr>
          <w:t>that I allowed the recording buffer to store</w:t>
        </w:r>
      </w:ins>
      <w:ins w:id="5465" w:author="Arthur Parmentier" w:date="2020-05-20T22:36:00Z">
        <w:r w:rsidRPr="00BF1ECB">
          <w:rPr>
            <w:rPrChange w:id="5466" w:author="Arthur Parmentier" w:date="2020-05-23T19:46:00Z">
              <w:rPr>
                <w:lang w:val="fr-FR"/>
              </w:rPr>
            </w:rPrChange>
          </w:rPr>
          <w:t xml:space="preserve">. Internally, </w:t>
        </w:r>
      </w:ins>
      <w:ins w:id="5467" w:author="Arthur Parmentier" w:date="2020-05-20T22:37:00Z">
        <w:r w:rsidRPr="00BF1ECB">
          <w:rPr>
            <w:rPrChange w:id="5468" w:author="Arthur Parmentier" w:date="2020-05-23T19:46:00Z">
              <w:rPr>
                <w:lang w:val="fr-FR"/>
              </w:rPr>
            </w:rPrChange>
          </w:rPr>
          <w:t>it is a constraint from the M</w:t>
        </w:r>
      </w:ins>
      <w:ins w:id="5469" w:author="Arthur Parmentier" w:date="2020-05-20T22:38:00Z">
        <w:r w:rsidRPr="00BF1ECB">
          <w:rPr>
            <w:rPrChange w:id="5470" w:author="Arthur Parmentier" w:date="2020-05-23T19:46:00Z">
              <w:rPr>
                <w:lang w:val="fr-FR"/>
              </w:rPr>
            </w:rPrChange>
          </w:rPr>
          <w:t>uBu object that stores the buffers and require a « maximum capacity » for each track, possibly for memory allocation issues.</w:t>
        </w:r>
      </w:ins>
      <w:ins w:id="5471" w:author="Arthur Parmentier" w:date="2020-05-20T22:36:00Z">
        <w:r w:rsidRPr="00BF1ECB">
          <w:rPr>
            <w:rPrChange w:id="5472" w:author="Arthur Parmentier" w:date="2020-05-23T19:46:00Z">
              <w:rPr>
                <w:lang w:val="fr-FR"/>
              </w:rPr>
            </w:rPrChange>
          </w:rPr>
          <w:t xml:space="preserve"> </w:t>
        </w:r>
      </w:ins>
      <w:ins w:id="5473" w:author="Arthur Parmentier" w:date="2020-05-20T22:39:00Z">
        <w:r w:rsidRPr="00BF1ECB">
          <w:rPr>
            <w:rPrChange w:id="5474" w:author="Arthur Parmentier" w:date="2020-05-23T19:46:00Z">
              <w:rPr>
                <w:lang w:val="fr-FR"/>
              </w:rPr>
            </w:rPrChange>
          </w:rPr>
          <w:t xml:space="preserve">However, it is unrealistic that a sign does take more than 2 seconds to </w:t>
        </w:r>
      </w:ins>
      <w:ins w:id="5475" w:author="Arthur Parmentier" w:date="2020-05-20T22:40:00Z">
        <w:r w:rsidRPr="00BF1ECB">
          <w:rPr>
            <w:rPrChange w:id="5476" w:author="Arthur Parmentier" w:date="2020-05-23T19:46:00Z">
              <w:rPr>
                <w:lang w:val="fr-FR"/>
              </w:rPr>
            </w:rPrChange>
          </w:rPr>
          <w:t>be executed.</w:t>
        </w:r>
      </w:ins>
    </w:p>
  </w:footnote>
  <w:footnote w:id="60">
    <w:p w:rsidR="00FA5F3C" w:rsidRPr="008C7E78" w:rsidRDefault="00FA5F3C">
      <w:pPr>
        <w:pStyle w:val="Notedebasdepage"/>
      </w:pPr>
      <w:ins w:id="5487" w:author="Arthur Parmentier" w:date="2020-06-03T23:27:00Z">
        <w:r>
          <w:rPr>
            <w:rStyle w:val="Appelnotedebasdep"/>
          </w:rPr>
          <w:footnoteRef/>
        </w:r>
        <w:r>
          <w:t xml:space="preserve"> </w:t>
        </w:r>
        <w:r w:rsidRPr="008C7E78">
          <w:rPr>
            <w:rPrChange w:id="5488" w:author="Arthur Parmentier" w:date="2020-06-07T18:32:00Z">
              <w:rPr>
                <w:lang w:val="fr-FR"/>
              </w:rPr>
            </w:rPrChange>
          </w:rPr>
          <w:t xml:space="preserve">In further releases of the tool, </w:t>
        </w:r>
      </w:ins>
      <w:ins w:id="5489" w:author="Arthur Parmentier" w:date="2020-06-03T23:28:00Z">
        <w:r w:rsidRPr="008C7E78">
          <w:rPr>
            <w:rPrChange w:id="5490" w:author="Arthur Parmentier" w:date="2020-06-07T18:32:00Z">
              <w:rPr>
                <w:lang w:val="fr-FR"/>
              </w:rPr>
            </w:rPrChange>
          </w:rPr>
          <w:t>i twill be possible</w:t>
        </w:r>
      </w:ins>
      <w:ins w:id="5491" w:author="Arthur Parmentier" w:date="2020-06-03T23:27:00Z">
        <w:r w:rsidRPr="008C7E78">
          <w:rPr>
            <w:rPrChange w:id="5492" w:author="Arthur Parmentier" w:date="2020-06-07T18:32:00Z">
              <w:rPr>
                <w:lang w:val="fr-FR"/>
              </w:rPr>
            </w:rPrChange>
          </w:rPr>
          <w:t xml:space="preserve"> to only use one Mubu object for all models, but I could not reach this level of gener</w:t>
        </w:r>
      </w:ins>
      <w:ins w:id="5493" w:author="Arthur Parmentier" w:date="2020-06-03T23:28:00Z">
        <w:r w:rsidRPr="008C7E78">
          <w:rPr>
            <w:rPrChange w:id="5494" w:author="Arthur Parmentier" w:date="2020-06-07T18:32:00Z">
              <w:rPr>
                <w:lang w:val="fr-FR"/>
              </w:rPr>
            </w:rPrChange>
          </w:rPr>
          <w:t>icity and complexity inside the frame of my project.</w:t>
        </w:r>
      </w:ins>
    </w:p>
  </w:footnote>
  <w:footnote w:id="61">
    <w:p w:rsidR="00FA5F3C" w:rsidRPr="00BF1ECB" w:rsidRDefault="00FA5F3C">
      <w:pPr>
        <w:pStyle w:val="Notedebasdepage"/>
      </w:pPr>
      <w:ins w:id="5590" w:author="Arthur Parmentier" w:date="2020-05-22T08:13:00Z">
        <w:r>
          <w:rPr>
            <w:rStyle w:val="Appelnotedebasdep"/>
          </w:rPr>
          <w:footnoteRef/>
        </w:r>
        <w:r>
          <w:t xml:space="preserve"> </w:t>
        </w:r>
        <w:r w:rsidRPr="00023308">
          <w:t>https://discussion.forum.ircam.fr/t/mubu-write-to-file-bugs-suggested-improvement/21714/2</w:t>
        </w:r>
      </w:ins>
    </w:p>
  </w:footnote>
  <w:footnote w:id="62">
    <w:p w:rsidR="00FA5F3C" w:rsidRPr="00BF1ECB" w:rsidRDefault="00FA5F3C">
      <w:pPr>
        <w:pStyle w:val="Notedebasdepage"/>
      </w:pPr>
      <w:ins w:id="5700"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63">
    <w:p w:rsidR="00FA5F3C" w:rsidRPr="00834EA5" w:rsidRDefault="00FA5F3C">
      <w:pPr>
        <w:rPr>
          <w:rPrChange w:id="5705" w:author="Arthur Parmentier" w:date="2020-05-22T09:51:00Z">
            <w:rPr/>
          </w:rPrChange>
        </w:rPr>
        <w:pPrChange w:id="5706" w:author="Arthur Parmentier" w:date="2020-05-22T09:51:00Z">
          <w:pPr>
            <w:pStyle w:val="Notedebasdepage"/>
          </w:pPr>
        </w:pPrChange>
      </w:pPr>
      <w:ins w:id="5707" w:author="Arthur Parmentier" w:date="2020-05-22T09:50:00Z">
        <w:r>
          <w:rPr>
            <w:rStyle w:val="Appelnotedebasdep"/>
          </w:rPr>
          <w:footnoteRef/>
        </w:r>
        <w:r>
          <w:t xml:space="preserve"> </w:t>
        </w:r>
      </w:ins>
      <w:ins w:id="5708"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5709"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5710"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64">
    <w:p w:rsidR="00FA5F3C" w:rsidRPr="008C7E78" w:rsidRDefault="00FA5F3C" w:rsidP="00B734D3">
      <w:pPr>
        <w:pStyle w:val="Notedebasdepage"/>
        <w:rPr>
          <w:ins w:id="5769" w:author="Arthur Parmentier" w:date="2020-05-22T12:58:00Z"/>
          <w:rPrChange w:id="5770" w:author="Arthur Parmentier" w:date="2020-06-07T18:32:00Z">
            <w:rPr>
              <w:ins w:id="5771" w:author="Arthur Parmentier" w:date="2020-05-22T12:58:00Z"/>
              <w:lang w:val="fr-FR"/>
            </w:rPr>
          </w:rPrChange>
        </w:rPr>
      </w:pPr>
      <w:ins w:id="5772" w:author="Arthur Parmentier" w:date="2020-05-22T12:58:00Z">
        <w:r>
          <w:rPr>
            <w:rStyle w:val="Appelnotedebasdep"/>
          </w:rPr>
          <w:footnoteRef/>
        </w:r>
        <w:r>
          <w:t xml:space="preserve"> </w:t>
        </w:r>
      </w:ins>
      <w:ins w:id="5773" w:author="Arthur Parmentier" w:date="2020-06-04T11:08:00Z">
        <w:r w:rsidRPr="008C7E78">
          <w:rPr>
            <w:rPrChange w:id="5774" w:author="Arthur Parmentier" w:date="2020-06-07T18:32:00Z">
              <w:rPr>
                <w:lang w:val="fr-FR"/>
              </w:rPr>
            </w:rPrChange>
          </w:rPr>
          <w:t xml:space="preserve">Raheja, Jagdish &amp; Minhas, M. &amp; Prashanth, D. &amp; Shah, Tarang &amp; Chaudhary, Ankit. (2015). </w:t>
        </w:r>
        <w:r w:rsidRPr="008C7E78">
          <w:rPr>
            <w:i/>
            <w:iCs/>
            <w:rPrChange w:id="5775" w:author="Arthur Parmentier" w:date="2020-06-07T18:32:00Z">
              <w:rPr>
                <w:lang w:val="fr-FR"/>
              </w:rPr>
            </w:rPrChange>
          </w:rPr>
          <w:t>Robust gesture recognition using Kinect: A comparison between DTW and HMM</w:t>
        </w:r>
        <w:r w:rsidRPr="008C7E78">
          <w:rPr>
            <w:rPrChange w:id="5776" w:author="Arthur Parmentier" w:date="2020-06-07T18:32:00Z">
              <w:rPr>
                <w:lang w:val="fr-FR"/>
              </w:rPr>
            </w:rPrChange>
          </w:rPr>
          <w:t>. Optik - International Journal for Light and Electron Optics.</w:t>
        </w:r>
      </w:ins>
      <w:ins w:id="5777" w:author="Arthur Parmentier" w:date="2020-06-04T11:11:00Z">
        <w:r w:rsidRPr="008C7E78">
          <w:rPr>
            <w:rPrChange w:id="5778" w:author="Arthur Parmentier" w:date="2020-06-07T18:32:00Z">
              <w:rPr>
                <w:lang w:val="fr-FR"/>
              </w:rPr>
            </w:rPrChange>
          </w:rPr>
          <w:br/>
        </w:r>
        <w:r>
          <w:t xml:space="preserve">Carmona J.M., Climent J. (2012) </w:t>
        </w:r>
        <w:r w:rsidRPr="00C4278F">
          <w:rPr>
            <w:i/>
            <w:iCs/>
            <w:rPrChange w:id="5779"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65">
    <w:p w:rsidR="00FA5F3C" w:rsidRPr="00C4278F" w:rsidRDefault="00FA5F3C">
      <w:pPr>
        <w:pStyle w:val="Notedebasdepage"/>
        <w:rPr>
          <w:lang w:val="fr-FR"/>
          <w:rPrChange w:id="5781" w:author="Arthur Parmentier" w:date="2020-06-04T11:12:00Z">
            <w:rPr/>
          </w:rPrChange>
        </w:rPr>
      </w:pPr>
      <w:ins w:id="5782" w:author="Arthur Parmentier" w:date="2020-06-04T11:12:00Z">
        <w:r>
          <w:rPr>
            <w:rStyle w:val="Appelnotedebasdep"/>
          </w:rPr>
          <w:footnoteRef/>
        </w:r>
        <w:r>
          <w:t xml:space="preserve"> </w:t>
        </w:r>
      </w:ins>
      <w:ins w:id="5783" w:author="Arthur Parmentier" w:date="2020-06-04T11:13:00Z">
        <w:r w:rsidRPr="00C4278F">
          <w:t xml:space="preserve">Hiyadi, Hajar &amp; Ababsa, Fakhreddine &amp; Montagne, Christophe &amp; Bouyakhf, El Houssine &amp; Regragui, Fakhita. (2016). </w:t>
        </w:r>
        <w:r w:rsidRPr="00C4278F">
          <w:rPr>
            <w:i/>
            <w:iCs/>
            <w:rPrChange w:id="5784" w:author="Arthur Parmentier" w:date="2020-06-04T11:13:00Z">
              <w:rPr/>
            </w:rPrChange>
          </w:rPr>
          <w:t>Combination of HMM and DTW for 3D Dynamic Gesture Recognition Using Depth Only</w:t>
        </w:r>
        <w:r w:rsidRPr="00C4278F">
          <w:t>.</w:t>
        </w:r>
        <w:r>
          <w:br/>
        </w:r>
      </w:ins>
      <w:ins w:id="5785" w:author="Arthur Parmentier" w:date="2020-06-04T11:14:00Z">
        <w:r w:rsidRPr="008C7E78">
          <w:rPr>
            <w:rPrChange w:id="5786" w:author="Arthur Parmentier" w:date="2020-06-07T18:32:00Z">
              <w:rPr>
                <w:lang w:val="fr-FR"/>
              </w:rPr>
            </w:rPrChange>
          </w:rPr>
          <w:t xml:space="preserve">Choi, Hyo-rim &amp; Kim, Tae-Yong. (2017). </w:t>
        </w:r>
        <w:r w:rsidRPr="008C7E78">
          <w:rPr>
            <w:i/>
            <w:iCs/>
            <w:rPrChange w:id="5787" w:author="Arthur Parmentier" w:date="2020-06-07T18:32:00Z">
              <w:rPr>
                <w:lang w:val="fr-FR"/>
              </w:rPr>
            </w:rPrChange>
          </w:rPr>
          <w:t>Directional Dynamic Time Warping for Gesture Recognition</w:t>
        </w:r>
        <w:r w:rsidRPr="008C7E78">
          <w:rPr>
            <w:rPrChange w:id="5788" w:author="Arthur Parmentier" w:date="2020-06-07T18:32:00Z">
              <w:rPr>
                <w:lang w:val="fr-FR"/>
              </w:rPr>
            </w:rPrChange>
          </w:rPr>
          <w:t xml:space="preserve">. </w:t>
        </w:r>
        <w:r w:rsidRPr="00C4278F">
          <w:rPr>
            <w:lang w:val="fr-FR"/>
          </w:rPr>
          <w:t>22-25. 10.1145/3145511.3145526.</w:t>
        </w:r>
      </w:ins>
    </w:p>
  </w:footnote>
  <w:footnote w:id="66">
    <w:p w:rsidR="00FA5F3C" w:rsidRDefault="00FA5F3C" w:rsidP="00D64278">
      <w:pPr>
        <w:pStyle w:val="Notedebasdepage"/>
        <w:rPr>
          <w:ins w:id="5819" w:author="Arthur Parmentier" w:date="2020-05-22T11:26:00Z"/>
        </w:rPr>
      </w:pPr>
      <w:ins w:id="5820" w:author="Arthur Parmentier" w:date="2020-05-22T10:44:00Z">
        <w:r>
          <w:rPr>
            <w:rStyle w:val="Appelnotedebasdep"/>
          </w:rPr>
          <w:footnoteRef/>
        </w:r>
      </w:ins>
    </w:p>
    <w:p w:rsidR="00FA5F3C" w:rsidRPr="00BF1ECB" w:rsidRDefault="00FA5F3C">
      <w:pPr>
        <w:pStyle w:val="Notedebasdepage"/>
        <w:numPr>
          <w:ilvl w:val="0"/>
          <w:numId w:val="39"/>
        </w:numPr>
        <w:rPr>
          <w:ins w:id="5821" w:author="Arthur Parmentier" w:date="2020-05-22T11:01:00Z"/>
          <w:rPrChange w:id="5822" w:author="Arthur Parmentier" w:date="2020-05-23T19:46:00Z">
            <w:rPr>
              <w:ins w:id="5823" w:author="Arthur Parmentier" w:date="2020-05-22T11:01:00Z"/>
              <w:lang w:val="fr-FR"/>
            </w:rPr>
          </w:rPrChange>
        </w:rPr>
      </w:pPr>
      <w:ins w:id="5824" w:author="Arthur Parmentier" w:date="2020-05-22T10:44:00Z">
        <w:r w:rsidRPr="00BF1ECB">
          <w:rPr>
            <w:rPrChange w:id="5825" w:author="Arthur Parmentier" w:date="2020-05-23T19:46:00Z">
              <w:rPr>
                <w:lang w:val="fr-FR"/>
              </w:rPr>
            </w:rPrChange>
          </w:rPr>
          <w:t xml:space="preserve">The MuBu library has a </w:t>
        </w:r>
      </w:ins>
      <w:ins w:id="5826" w:author="Arthur Parmentier" w:date="2020-05-22T10:45:00Z">
        <w:r w:rsidRPr="00BF1ECB">
          <w:rPr>
            <w:rPrChange w:id="5827" w:author="Arthur Parmentier" w:date="2020-05-23T19:46:00Z">
              <w:rPr>
                <w:lang w:val="fr-FR"/>
              </w:rPr>
            </w:rPrChange>
          </w:rPr>
          <w:t xml:space="preserve">DTW object that can be directly used on the buffers but I could not find </w:t>
        </w:r>
      </w:ins>
      <w:ins w:id="5828" w:author="Arthur Parmentier" w:date="2020-05-22T10:46:00Z">
        <w:r w:rsidRPr="00BF1ECB">
          <w:rPr>
            <w:rPrChange w:id="5829" w:author="Arthur Parmentier" w:date="2020-05-23T19:46:00Z">
              <w:rPr>
                <w:lang w:val="fr-FR"/>
              </w:rPr>
            </w:rPrChange>
          </w:rPr>
          <w:t xml:space="preserve">whether it could or </w:t>
        </w:r>
      </w:ins>
      <w:ins w:id="5830" w:author="Arthur Parmentier" w:date="2020-05-22T10:45:00Z">
        <w:r w:rsidRPr="00BF1ECB">
          <w:rPr>
            <w:rPrChange w:id="5831" w:author="Arthur Parmentier" w:date="2020-05-23T19:46:00Z">
              <w:rPr>
                <w:lang w:val="fr-FR"/>
              </w:rPr>
            </w:rPrChange>
          </w:rPr>
          <w:t xml:space="preserve">how to make it work </w:t>
        </w:r>
      </w:ins>
      <w:ins w:id="5832" w:author="Arthur Parmentier" w:date="2020-05-22T10:46:00Z">
        <w:r w:rsidRPr="00BF1ECB">
          <w:rPr>
            <w:rPrChange w:id="5833" w:author="Arthur Parmentier" w:date="2020-05-23T19:46:00Z">
              <w:rPr>
                <w:lang w:val="fr-FR"/>
              </w:rPr>
            </w:rPrChange>
          </w:rPr>
          <w:t xml:space="preserve">with </w:t>
        </w:r>
      </w:ins>
      <w:ins w:id="5834" w:author="Arthur Parmentier" w:date="2020-05-22T10:45:00Z">
        <w:r w:rsidRPr="00BF1ECB">
          <w:rPr>
            <w:rPrChange w:id="5835" w:author="Arthur Parmentier" w:date="2020-05-23T19:46:00Z">
              <w:rPr>
                <w:lang w:val="fr-FR"/>
              </w:rPr>
            </w:rPrChange>
          </w:rPr>
          <w:t>real-time</w:t>
        </w:r>
      </w:ins>
      <w:ins w:id="5836" w:author="Arthur Parmentier" w:date="2020-05-22T10:46:00Z">
        <w:r w:rsidRPr="00BF1ECB">
          <w:rPr>
            <w:rPrChange w:id="5837" w:author="Arthur Parmentier" w:date="2020-05-23T19:46:00Z">
              <w:rPr>
                <w:lang w:val="fr-FR"/>
              </w:rPr>
            </w:rPrChange>
          </w:rPr>
          <w:t xml:space="preserve"> data.</w:t>
        </w:r>
      </w:ins>
      <w:ins w:id="5838" w:author="Arthur Parmentier" w:date="2020-05-22T11:00:00Z">
        <w:r w:rsidRPr="00BF1ECB">
          <w:rPr>
            <w:rPrChange w:id="5839" w:author="Arthur Parmentier" w:date="2020-05-23T19:46:00Z">
              <w:rPr>
                <w:lang w:val="fr-FR"/>
              </w:rPr>
            </w:rPrChange>
          </w:rPr>
          <w:t xml:space="preserve"> </w:t>
        </w:r>
      </w:ins>
    </w:p>
    <w:p w:rsidR="00FA5F3C" w:rsidRPr="0058758C" w:rsidRDefault="00FA5F3C" w:rsidP="00AD7B79">
      <w:pPr>
        <w:pStyle w:val="Notedebasdepage"/>
        <w:numPr>
          <w:ilvl w:val="0"/>
          <w:numId w:val="39"/>
        </w:numPr>
        <w:rPr>
          <w:ins w:id="5840" w:author="Arthur Parmentier" w:date="2020-05-22T11:27:00Z"/>
          <w:lang w:val="fr-FR"/>
          <w:rPrChange w:id="5841" w:author="Arthur Parmentier" w:date="2020-05-22T11:27:00Z">
            <w:rPr>
              <w:ins w:id="5842" w:author="Arthur Parmentier" w:date="2020-05-22T11:27:00Z"/>
            </w:rPr>
          </w:rPrChange>
        </w:rPr>
      </w:pPr>
      <w:ins w:id="5843" w:author="Arthur Parmentier" w:date="2020-05-22T11:01:00Z">
        <w:r w:rsidRPr="00BF1ECB">
          <w:rPr>
            <w:rPrChange w:id="5844" w:author="Arthur Parmentier" w:date="2020-05-23T19:46:00Z">
              <w:rPr>
                <w:lang w:val="fr-FR"/>
              </w:rPr>
            </w:rPrChange>
          </w:rPr>
          <w:t xml:space="preserve">Frédéric Bettens from UMons presented in 2009 the num.dtw object for Max and PD, but it can not longer be found over the </w:t>
        </w:r>
      </w:ins>
      <w:ins w:id="5845" w:author="Arthur Parmentier" w:date="2020-05-22T11:02:00Z">
        <w:r w:rsidRPr="00BF1ECB">
          <w:rPr>
            <w:rPrChange w:id="5846" w:author="Arthur Parmentier" w:date="2020-05-23T19:46:00Z">
              <w:rPr>
                <w:lang w:val="fr-FR"/>
              </w:rPr>
            </w:rPrChange>
          </w:rPr>
          <w:t xml:space="preserve">web as annonced in its introductory paper </w:t>
        </w:r>
      </w:ins>
      <w:ins w:id="5847" w:author="Arthur Parmentier" w:date="2020-05-22T11:22:00Z">
        <w:r w:rsidRPr="00BF1ECB">
          <w:rPr>
            <w:i/>
            <w:iCs/>
            <w:rPrChange w:id="5848" w:author="Arthur Parmentier" w:date="2020-05-23T19:46:00Z">
              <w:rPr>
                <w:lang w:val="fr-FR"/>
              </w:rPr>
            </w:rPrChange>
          </w:rPr>
          <w:t>Real-time dtw-based gesture recognition external object for max/msp and puredata</w:t>
        </w:r>
        <w:r w:rsidRPr="00BF1ECB">
          <w:rPr>
            <w:rPrChange w:id="5849" w:author="Arthur Parmentier" w:date="2020-05-23T19:46:00Z">
              <w:rPr>
                <w:lang w:val="fr-FR"/>
              </w:rPr>
            </w:rPrChange>
          </w:rPr>
          <w:t xml:space="preserve"> in </w:t>
        </w:r>
      </w:ins>
      <w:ins w:id="5850" w:author="Arthur Parmentier" w:date="2020-05-22T11:23:00Z">
        <w:r>
          <w:t>Proc. SMC ’09, 2009 30-35</w:t>
        </w:r>
      </w:ins>
    </w:p>
    <w:p w:rsidR="00FA5F3C" w:rsidRDefault="00FA5F3C">
      <w:pPr>
        <w:pStyle w:val="Notedebasdepage"/>
        <w:numPr>
          <w:ilvl w:val="0"/>
          <w:numId w:val="39"/>
        </w:numPr>
        <w:rPr>
          <w:ins w:id="5851" w:author="Arthur Parmentier" w:date="2020-06-04T10:54:00Z"/>
        </w:rPr>
      </w:pPr>
      <w:ins w:id="5852" w:author="Arthur Parmentier" w:date="2020-05-22T11:27:00Z">
        <w:r>
          <w:t>A</w:t>
        </w:r>
      </w:ins>
      <w:ins w:id="5853" w:author="Arthur Parmentier" w:date="2020-05-22T11:29:00Z">
        <w:r>
          <w:t>nother DTW object for Max has been built on t</w:t>
        </w:r>
      </w:ins>
      <w:ins w:id="5854" w:author="Arthur Parmentier" w:date="2020-05-22T11:30:00Z">
        <w:r>
          <w:t xml:space="preserve">he online-DTW library: </w:t>
        </w:r>
        <w:r w:rsidRPr="0058758C">
          <w:rPr>
            <w:i/>
            <w:iCs/>
            <w:rPrChange w:id="5855" w:author="Arthur Parmentier" w:date="2020-05-22T11:30:00Z">
              <w:rPr/>
            </w:rPrChange>
          </w:rPr>
          <w:t>An Online Tempo Tracker for Automatic Accompaniment based on Audio-to-audio Alignment and Beat Tracking</w:t>
        </w:r>
        <w:r>
          <w:t xml:space="preserve">, G. Burloiu. In Sound and Music Computing (SMC), 2016, but </w:t>
        </w:r>
      </w:ins>
      <w:ins w:id="5856" w:author="Arthur Parmentier" w:date="2020-05-22T11:31:00Z">
        <w:r>
          <w:t>i</w:t>
        </w:r>
      </w:ins>
      <w:ins w:id="5857" w:author="Arthur Parmentier" w:date="2020-05-22T11:32:00Z">
        <w:r>
          <w:t>t is not designed to be used as a classifier.</w:t>
        </w:r>
      </w:ins>
    </w:p>
    <w:p w:rsidR="00FA5F3C" w:rsidRPr="00BF1ECB" w:rsidRDefault="00FA5F3C">
      <w:pPr>
        <w:pStyle w:val="Notedebasdepage"/>
        <w:numPr>
          <w:ilvl w:val="0"/>
          <w:numId w:val="39"/>
        </w:numPr>
        <w:pPrChange w:id="5858" w:author="Arthur Parmentier" w:date="2020-05-22T11:01:00Z">
          <w:pPr>
            <w:pStyle w:val="Notedebasdepage"/>
          </w:pPr>
        </w:pPrChange>
      </w:pPr>
      <w:ins w:id="5859"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67">
    <w:p w:rsidR="00FA5F3C" w:rsidRPr="00BF1ECB" w:rsidRDefault="00FA5F3C">
      <w:pPr>
        <w:pStyle w:val="Notedebasdepage"/>
      </w:pPr>
      <w:ins w:id="5865" w:author="Arthur Parmentier" w:date="2020-05-22T11:38:00Z">
        <w:r>
          <w:rPr>
            <w:rStyle w:val="Appelnotedebasdep"/>
          </w:rPr>
          <w:footnoteRef/>
        </w:r>
        <w:r>
          <w:t xml:space="preserve"> </w:t>
        </w:r>
      </w:ins>
      <w:ins w:id="5866" w:author="Arthur Parmentier" w:date="2020-05-22T11:39:00Z">
        <w:r w:rsidRPr="00BA3283">
          <w:t>http://www.</w:t>
        </w:r>
      </w:ins>
      <w:ins w:id="5867" w:author="Arthur Parmentier" w:date="2020-05-22T12:18:00Z">
        <w:r>
          <w:t>Wekinator</w:t>
        </w:r>
      </w:ins>
      <w:ins w:id="5868" w:author="Arthur Parmentier" w:date="2020-05-22T11:39:00Z">
        <w:r w:rsidRPr="00BA3283">
          <w:t>.org/</w:t>
        </w:r>
      </w:ins>
    </w:p>
  </w:footnote>
  <w:footnote w:id="68">
    <w:p w:rsidR="00FA5F3C" w:rsidRPr="00965FAA" w:rsidRDefault="00FA5F3C" w:rsidP="00965FAA">
      <w:pPr>
        <w:pStyle w:val="Notedebasdepage"/>
        <w:rPr>
          <w:i/>
          <w:iCs/>
          <w:rPrChange w:id="5871" w:author="Arthur Parmentier" w:date="2020-05-22T11:42:00Z">
            <w:rPr/>
          </w:rPrChange>
        </w:rPr>
      </w:pPr>
      <w:ins w:id="5872" w:author="Arthur Parmentier" w:date="2020-05-22T11:40:00Z">
        <w:r>
          <w:rPr>
            <w:rStyle w:val="Appelnotedebasdep"/>
          </w:rPr>
          <w:footnoteRef/>
        </w:r>
        <w:r>
          <w:t xml:space="preserve"> See </w:t>
        </w:r>
      </w:ins>
      <w:ins w:id="5873" w:author="Arthur Parmentier" w:date="2020-05-22T11:41:00Z">
        <w:r w:rsidRPr="00965FAA">
          <w:rPr>
            <w:i/>
            <w:iCs/>
            <w:rPrChange w:id="5874" w:author="Arthur Parmentier" w:date="2020-05-22T11:41:00Z">
              <w:rPr/>
            </w:rPrChange>
          </w:rPr>
          <w:t>FastDTW: Toward Accurate Dynamic Time Warping in</w:t>
        </w:r>
      </w:ins>
      <w:ins w:id="5875" w:author="Arthur Parmentier" w:date="2020-05-22T11:42:00Z">
        <w:r>
          <w:rPr>
            <w:i/>
            <w:iCs/>
          </w:rPr>
          <w:t xml:space="preserve"> </w:t>
        </w:r>
      </w:ins>
      <w:ins w:id="5876" w:author="Arthur Parmentier" w:date="2020-05-22T11:41:00Z">
        <w:r w:rsidRPr="00965FAA">
          <w:rPr>
            <w:i/>
            <w:iCs/>
            <w:rPrChange w:id="5877" w:author="Arthur Parmentier" w:date="2020-05-22T11:41:00Z">
              <w:rPr/>
            </w:rPrChange>
          </w:rPr>
          <w:t>Linear Time and Space</w:t>
        </w:r>
        <w:r>
          <w:rPr>
            <w:i/>
            <w:iCs/>
          </w:rPr>
          <w:t>,</w:t>
        </w:r>
        <w:r>
          <w:t xml:space="preserve"> </w:t>
        </w:r>
        <w:r w:rsidRPr="00965FAA">
          <w:t xml:space="preserve">Stan Salvador and Philip </w:t>
        </w:r>
      </w:ins>
      <w:ins w:id="5878" w:author="Arthur Parmentier" w:date="2020-05-22T11:42:00Z">
        <w:r w:rsidRPr="00965FAA">
          <w:t>in</w:t>
        </w:r>
        <w:r>
          <w:t xml:space="preserve"> </w:t>
        </w:r>
        <w:r w:rsidRPr="00965FAA">
          <w:t>Intelligent Data Analysis 11(5):70-80 · January 2004</w:t>
        </w:r>
      </w:ins>
    </w:p>
  </w:footnote>
  <w:footnote w:id="69">
    <w:p w:rsidR="00FA5F3C" w:rsidRPr="008C7E78" w:rsidRDefault="00FA5F3C">
      <w:pPr>
        <w:pStyle w:val="Notedebasdepage"/>
      </w:pPr>
      <w:ins w:id="6106" w:author="Arthur Parmentier" w:date="2020-06-04T14:08:00Z">
        <w:r>
          <w:rPr>
            <w:rStyle w:val="Appelnotedebasdep"/>
          </w:rPr>
          <w:footnoteRef/>
        </w:r>
        <w:r>
          <w:t xml:space="preserve"> </w:t>
        </w:r>
        <w:r w:rsidRPr="008C7E78">
          <w:rPr>
            <w:rPrChange w:id="6107" w:author="Arthur Parmentier" w:date="2020-06-07T18:32:00Z">
              <w:rPr>
                <w:lang w:val="fr-FR"/>
              </w:rPr>
            </w:rPrChange>
          </w:rPr>
          <w:t>See https://github.com/jakesgordon/javascript-state-machine/</w:t>
        </w:r>
      </w:ins>
    </w:p>
  </w:footnote>
  <w:footnote w:id="70">
    <w:p w:rsidR="00FA5F3C" w:rsidRPr="008C7E78" w:rsidRDefault="00FA5F3C">
      <w:pPr>
        <w:pStyle w:val="Notedebasdepage"/>
      </w:pPr>
      <w:ins w:id="6111" w:author="Arthur Parmentier" w:date="2020-06-04T14:11:00Z">
        <w:r>
          <w:rPr>
            <w:rStyle w:val="Appelnotedebasdep"/>
          </w:rPr>
          <w:footnoteRef/>
        </w:r>
        <w:r>
          <w:t xml:space="preserve"> </w:t>
        </w:r>
        <w:r w:rsidRPr="00443149">
          <w:t>https://github.com/mdaines/viz.js</w:t>
        </w:r>
      </w:ins>
    </w:p>
  </w:footnote>
  <w:footnote w:id="71">
    <w:p w:rsidR="00FA5F3C" w:rsidRPr="008C7E78" w:rsidRDefault="00FA5F3C">
      <w:pPr>
        <w:pStyle w:val="Notedebasdepage"/>
      </w:pPr>
      <w:ins w:id="6435" w:author="Arthur Parmentier" w:date="2020-06-05T15:46:00Z">
        <w:r>
          <w:rPr>
            <w:rStyle w:val="Appelnotedebasdep"/>
          </w:rPr>
          <w:footnoteRef/>
        </w:r>
        <w:r>
          <w:t xml:space="preserve"> </w:t>
        </w:r>
      </w:ins>
      <w:ins w:id="6436" w:author="Arthur Parmentier" w:date="2020-06-05T15:47:00Z">
        <w:r w:rsidRPr="008C7E78">
          <w:rPr>
            <w:rPrChange w:id="6437"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72">
    <w:p w:rsidR="00FA5F3C" w:rsidRPr="008C7E78" w:rsidRDefault="00FA5F3C">
      <w:pPr>
        <w:pStyle w:val="Notedebasdepage"/>
      </w:pPr>
      <w:ins w:id="6522" w:author="Arthur Parmentier" w:date="2020-06-05T00:48:00Z">
        <w:r>
          <w:rPr>
            <w:rStyle w:val="Appelnotedebasdep"/>
          </w:rPr>
          <w:footnoteRef/>
        </w:r>
        <w:r>
          <w:t xml:space="preserve"> </w:t>
        </w:r>
        <w:r w:rsidRPr="008C7E78">
          <w:rPr>
            <w:rPrChange w:id="6523" w:author="Arthur Parmentier" w:date="2020-06-07T18:32:00Z">
              <w:rPr>
                <w:lang w:val="fr-FR"/>
              </w:rPr>
            </w:rPrChange>
          </w:rPr>
          <w:t>The vers</w:t>
        </w:r>
      </w:ins>
      <w:ins w:id="6524" w:author="Arthur Parmentier" w:date="2020-06-05T00:49:00Z">
        <w:r w:rsidRPr="008C7E78">
          <w:rPr>
            <w:rPrChange w:id="6525" w:author="Arthur Parmentier" w:date="2020-06-07T18:32:00Z">
              <w:rPr>
                <w:lang w:val="fr-FR"/>
              </w:rPr>
            </w:rPrChange>
          </w:rPr>
          <w:t>ion that I am using is the following : https://github.com/ideoforms/LiveOSC</w:t>
        </w:r>
      </w:ins>
    </w:p>
  </w:footnote>
  <w:footnote w:id="73">
    <w:p w:rsidR="00FA5F3C" w:rsidRPr="00FF217B" w:rsidRDefault="00FA5F3C" w:rsidP="005522F0">
      <w:pPr>
        <w:pStyle w:val="Notedebasdepage"/>
        <w:rPr>
          <w:ins w:id="6633" w:author="Arthur Parmentier" w:date="2020-05-18T17:07:00Z"/>
        </w:rPr>
      </w:pPr>
      <w:ins w:id="6634" w:author="Arthur Parmentier" w:date="2020-05-18T17:07:00Z">
        <w:r>
          <w:rPr>
            <w:rStyle w:val="Appelnotedebasdep"/>
          </w:rPr>
          <w:footnoteRef/>
        </w:r>
        <w:r>
          <w:t xml:space="preserve"> </w:t>
        </w:r>
        <w:r w:rsidRPr="00CC0B22">
          <w:t xml:space="preserve">2 seconds is the default value </w:t>
        </w:r>
        <w:r>
          <w:t>of the recording sequence for each sign.</w:t>
        </w:r>
      </w:ins>
      <w:ins w:id="6635" w:author="Arthur Parmentier" w:date="2020-05-22T20:16:00Z">
        <w:r>
          <w:t xml:space="preserve"> The implementation details of Wekinator are discussed in </w:t>
        </w:r>
      </w:ins>
      <w:ins w:id="6636" w:author="Arthur Parmentier" w:date="2020-05-22T20:17:00Z">
        <w:r>
          <w:t xml:space="preserve">the course </w:t>
        </w:r>
        <w:r>
          <w:rPr>
            <w:i/>
            <w:iCs/>
          </w:rPr>
          <w:t>Machine learning for musicians and artists, Working with time</w:t>
        </w:r>
        <w:r>
          <w:t xml:space="preserve"> on Kadenze.com</w:t>
        </w:r>
      </w:ins>
      <w:ins w:id="6637"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74">
    <w:p w:rsidR="00FA5F3C" w:rsidRPr="00CC0B22" w:rsidRDefault="00FA5F3C" w:rsidP="005522F0">
      <w:pPr>
        <w:pStyle w:val="Notedebasdepage"/>
        <w:rPr>
          <w:ins w:id="6640" w:author="Arthur Parmentier" w:date="2020-05-18T17:07:00Z"/>
        </w:rPr>
      </w:pPr>
      <w:ins w:id="6641" w:author="Arthur Parmentier" w:date="2020-05-18T17:07:00Z">
        <w:r>
          <w:rPr>
            <w:rStyle w:val="Appelnotedebasdep"/>
          </w:rPr>
          <w:footnoteRef/>
        </w:r>
        <w:r>
          <w:t xml:space="preserve"> </w:t>
        </w:r>
        <w:r w:rsidRPr="00CC0B22">
          <w:t>We indeed have FPS*sequence_</w:t>
        </w:r>
        <w:r>
          <w:t>length = sequence size.</w:t>
        </w:r>
      </w:ins>
    </w:p>
  </w:footnote>
  <w:footnote w:id="75">
    <w:p w:rsidR="00FA5F3C" w:rsidRPr="00BF1ECB" w:rsidRDefault="00FA5F3C" w:rsidP="00F7581A">
      <w:pPr>
        <w:pStyle w:val="Notedebasdepage"/>
        <w:rPr>
          <w:ins w:id="6707" w:author="Arthur Parmentier" w:date="2020-05-21T17:01:00Z"/>
          <w:rPrChange w:id="6708" w:author="Arthur Parmentier" w:date="2020-05-23T19:46:00Z">
            <w:rPr>
              <w:ins w:id="6709" w:author="Arthur Parmentier" w:date="2020-05-21T17:01:00Z"/>
              <w:lang w:val="fr-FR"/>
            </w:rPr>
          </w:rPrChange>
        </w:rPr>
      </w:pPr>
      <w:ins w:id="6710" w:author="Arthur Parmentier" w:date="2020-05-21T17:01:00Z">
        <w:r>
          <w:rPr>
            <w:rStyle w:val="Appelnotedebasdep"/>
          </w:rPr>
          <w:footnoteRef/>
        </w:r>
        <w:r>
          <w:t xml:space="preserve"> </w:t>
        </w:r>
        <w:r w:rsidRPr="00BF1ECB">
          <w:rPr>
            <w:rPrChange w:id="6711" w:author="Arthur Parmentier" w:date="2020-05-23T19:46:00Z">
              <w:rPr>
                <w:lang w:val="fr-FR"/>
              </w:rPr>
            </w:rPrChange>
          </w:rPr>
          <w:t xml:space="preserve">Modosc can be found at </w:t>
        </w:r>
        <w:r>
          <w:rPr>
            <w:lang w:val="fr-FR"/>
          </w:rPr>
          <w:fldChar w:fldCharType="begin"/>
        </w:r>
        <w:r w:rsidRPr="00BF1ECB">
          <w:rPr>
            <w:rPrChange w:id="671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713" w:author="Arthur Parmentier" w:date="2020-05-23T19:46:00Z">
              <w:rPr>
                <w:rStyle w:val="Lienhypertexte"/>
                <w:lang w:val="fr-FR"/>
              </w:rPr>
            </w:rPrChange>
          </w:rPr>
          <w:t>https://github.com/motiondescriptors/modosc</w:t>
        </w:r>
        <w:r>
          <w:rPr>
            <w:lang w:val="fr-FR"/>
          </w:rPr>
          <w:fldChar w:fldCharType="end"/>
        </w:r>
        <w:r w:rsidRPr="00BF1ECB">
          <w:rPr>
            <w:rPrChange w:id="6714" w:author="Arthur Parmentier" w:date="2020-05-23T19:46:00Z">
              <w:rPr>
                <w:lang w:val="fr-FR"/>
              </w:rPr>
            </w:rPrChange>
          </w:rPr>
          <w:t>, which relevant papers.</w:t>
        </w:r>
      </w:ins>
    </w:p>
  </w:footnote>
  <w:footnote w:id="76">
    <w:p w:rsidR="00FA5F3C" w:rsidRPr="00BF1ECB" w:rsidRDefault="00FA5F3C" w:rsidP="00F7581A">
      <w:pPr>
        <w:pStyle w:val="Notedebasdepage"/>
        <w:rPr>
          <w:ins w:id="6719" w:author="Arthur Parmentier" w:date="2020-05-21T17:01:00Z"/>
          <w:rPrChange w:id="6720" w:author="Arthur Parmentier" w:date="2020-05-23T19:46:00Z">
            <w:rPr>
              <w:ins w:id="6721" w:author="Arthur Parmentier" w:date="2020-05-21T17:01:00Z"/>
              <w:lang w:val="fr-FR"/>
            </w:rPr>
          </w:rPrChange>
        </w:rPr>
      </w:pPr>
      <w:ins w:id="6722" w:author="Arthur Parmentier" w:date="2020-05-21T17:01:00Z">
        <w:r>
          <w:rPr>
            <w:rStyle w:val="Appelnotedebasdep"/>
          </w:rPr>
          <w:footnoteRef/>
        </w:r>
        <w:r>
          <w:t xml:space="preserve"> </w:t>
        </w:r>
        <w:r w:rsidRPr="00A17DFF">
          <w:t>http://www.infomus.org/eyesweb_eng.php</w:t>
        </w:r>
      </w:ins>
    </w:p>
  </w:footnote>
  <w:footnote w:id="77">
    <w:p w:rsidR="00FA5F3C" w:rsidRPr="00BF1ECB" w:rsidRDefault="00FA5F3C" w:rsidP="00F7581A">
      <w:pPr>
        <w:pStyle w:val="Notedebasdepage"/>
        <w:rPr>
          <w:ins w:id="6723" w:author="Arthur Parmentier" w:date="2020-05-21T17:01:00Z"/>
          <w:rPrChange w:id="6724" w:author="Arthur Parmentier" w:date="2020-05-23T19:46:00Z">
            <w:rPr>
              <w:ins w:id="6725" w:author="Arthur Parmentier" w:date="2020-05-21T17:01:00Z"/>
              <w:lang w:val="fr-FR"/>
            </w:rPr>
          </w:rPrChange>
        </w:rPr>
      </w:pPr>
      <w:ins w:id="6726" w:author="Arthur Parmentier" w:date="2020-05-21T17:01:00Z">
        <w:r>
          <w:rPr>
            <w:rStyle w:val="Appelnotedebasdep"/>
          </w:rPr>
          <w:footnoteRef/>
        </w:r>
        <w:r>
          <w:t xml:space="preserve"> </w:t>
        </w:r>
        <w:r w:rsidRPr="00BF1ECB">
          <w:rPr>
            <w:rPrChange w:id="6727" w:author="Arthur Parmentier" w:date="2020-05-23T19:46:00Z">
              <w:rPr>
                <w:lang w:val="fr-FR"/>
              </w:rPr>
            </w:rPrChange>
          </w:rPr>
          <w:t xml:space="preserve">See for instance </w:t>
        </w:r>
        <w:r>
          <w:t>https://arxiv.org/pdf/1402.5047v1.pdf</w:t>
        </w:r>
      </w:ins>
    </w:p>
  </w:footnote>
  <w:footnote w:id="78">
    <w:p w:rsidR="00FA5F3C" w:rsidRPr="00BF1ECB" w:rsidRDefault="00FA5F3C">
      <w:pPr>
        <w:pStyle w:val="Notedebasdepage"/>
      </w:pPr>
      <w:ins w:id="674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6BC8"/>
    <w:rsid w:val="00080779"/>
    <w:rsid w:val="0008325B"/>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D082F"/>
    <w:rsid w:val="000D14BB"/>
    <w:rsid w:val="000D15D8"/>
    <w:rsid w:val="000D2632"/>
    <w:rsid w:val="000D29DB"/>
    <w:rsid w:val="000D48F1"/>
    <w:rsid w:val="000E299B"/>
    <w:rsid w:val="000E327A"/>
    <w:rsid w:val="000E48D1"/>
    <w:rsid w:val="000E4DCD"/>
    <w:rsid w:val="000F0A8E"/>
    <w:rsid w:val="000F1082"/>
    <w:rsid w:val="000F1531"/>
    <w:rsid w:val="000F1B56"/>
    <w:rsid w:val="000F22A7"/>
    <w:rsid w:val="000F7B62"/>
    <w:rsid w:val="0010023A"/>
    <w:rsid w:val="001014E8"/>
    <w:rsid w:val="00101C2C"/>
    <w:rsid w:val="00102CE8"/>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7BEE"/>
    <w:rsid w:val="00220B16"/>
    <w:rsid w:val="00221FBD"/>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7ED6"/>
    <w:rsid w:val="002D025D"/>
    <w:rsid w:val="002D269B"/>
    <w:rsid w:val="002D466E"/>
    <w:rsid w:val="002D6E2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807C2"/>
    <w:rsid w:val="00381F4D"/>
    <w:rsid w:val="0038284C"/>
    <w:rsid w:val="00384716"/>
    <w:rsid w:val="00385E2E"/>
    <w:rsid w:val="003873DC"/>
    <w:rsid w:val="003911EB"/>
    <w:rsid w:val="00391624"/>
    <w:rsid w:val="00393470"/>
    <w:rsid w:val="00393C40"/>
    <w:rsid w:val="00394059"/>
    <w:rsid w:val="003943E3"/>
    <w:rsid w:val="00395172"/>
    <w:rsid w:val="00397262"/>
    <w:rsid w:val="00397A02"/>
    <w:rsid w:val="003A23BB"/>
    <w:rsid w:val="003A5421"/>
    <w:rsid w:val="003A546E"/>
    <w:rsid w:val="003A6B59"/>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7478"/>
    <w:rsid w:val="004004DC"/>
    <w:rsid w:val="00400535"/>
    <w:rsid w:val="00400DAB"/>
    <w:rsid w:val="004020A1"/>
    <w:rsid w:val="004116C1"/>
    <w:rsid w:val="0041213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43DE"/>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1191F"/>
    <w:rsid w:val="0051238B"/>
    <w:rsid w:val="0051412E"/>
    <w:rsid w:val="00514370"/>
    <w:rsid w:val="00515E70"/>
    <w:rsid w:val="005169EE"/>
    <w:rsid w:val="00517834"/>
    <w:rsid w:val="00520B77"/>
    <w:rsid w:val="00521206"/>
    <w:rsid w:val="0052121B"/>
    <w:rsid w:val="00523640"/>
    <w:rsid w:val="00523A85"/>
    <w:rsid w:val="00530085"/>
    <w:rsid w:val="00531407"/>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5D0B"/>
    <w:rsid w:val="005868B3"/>
    <w:rsid w:val="0058758C"/>
    <w:rsid w:val="00587BD5"/>
    <w:rsid w:val="0059081B"/>
    <w:rsid w:val="00590C07"/>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127A3"/>
    <w:rsid w:val="00612F18"/>
    <w:rsid w:val="00613706"/>
    <w:rsid w:val="006155A3"/>
    <w:rsid w:val="00616215"/>
    <w:rsid w:val="00616EBE"/>
    <w:rsid w:val="006172B3"/>
    <w:rsid w:val="00620051"/>
    <w:rsid w:val="006217E4"/>
    <w:rsid w:val="006223A9"/>
    <w:rsid w:val="006331DF"/>
    <w:rsid w:val="00635850"/>
    <w:rsid w:val="00635F2F"/>
    <w:rsid w:val="00640FA9"/>
    <w:rsid w:val="00643933"/>
    <w:rsid w:val="00651061"/>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14AF"/>
    <w:rsid w:val="00672C10"/>
    <w:rsid w:val="0067424B"/>
    <w:rsid w:val="00674C10"/>
    <w:rsid w:val="00675373"/>
    <w:rsid w:val="006770A8"/>
    <w:rsid w:val="00682B61"/>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F1"/>
    <w:rsid w:val="006D5BBB"/>
    <w:rsid w:val="006E03AC"/>
    <w:rsid w:val="006E2B59"/>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8BA"/>
    <w:rsid w:val="0079574E"/>
    <w:rsid w:val="0079757F"/>
    <w:rsid w:val="007A0071"/>
    <w:rsid w:val="007A0932"/>
    <w:rsid w:val="007A0B34"/>
    <w:rsid w:val="007A0E51"/>
    <w:rsid w:val="007A0EF4"/>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38C8"/>
    <w:rsid w:val="008542B7"/>
    <w:rsid w:val="00857472"/>
    <w:rsid w:val="00860214"/>
    <w:rsid w:val="00860B54"/>
    <w:rsid w:val="00862E4D"/>
    <w:rsid w:val="00863218"/>
    <w:rsid w:val="00863F70"/>
    <w:rsid w:val="0086556A"/>
    <w:rsid w:val="0087002D"/>
    <w:rsid w:val="008706E0"/>
    <w:rsid w:val="00870DCB"/>
    <w:rsid w:val="00873B84"/>
    <w:rsid w:val="008754EA"/>
    <w:rsid w:val="00881453"/>
    <w:rsid w:val="00882698"/>
    <w:rsid w:val="00882B73"/>
    <w:rsid w:val="00883190"/>
    <w:rsid w:val="008833B3"/>
    <w:rsid w:val="0088440D"/>
    <w:rsid w:val="008852B8"/>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325B"/>
    <w:rsid w:val="00903E37"/>
    <w:rsid w:val="00904AF3"/>
    <w:rsid w:val="00905C28"/>
    <w:rsid w:val="00906D2A"/>
    <w:rsid w:val="00907944"/>
    <w:rsid w:val="009115F1"/>
    <w:rsid w:val="0091268D"/>
    <w:rsid w:val="00912BCC"/>
    <w:rsid w:val="00913680"/>
    <w:rsid w:val="00914B9D"/>
    <w:rsid w:val="00915AFD"/>
    <w:rsid w:val="00915B3A"/>
    <w:rsid w:val="00916597"/>
    <w:rsid w:val="009177A3"/>
    <w:rsid w:val="009230DE"/>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4441"/>
    <w:rsid w:val="00A15169"/>
    <w:rsid w:val="00A17DFF"/>
    <w:rsid w:val="00A17E5A"/>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6307"/>
    <w:rsid w:val="00AC7276"/>
    <w:rsid w:val="00AD03FA"/>
    <w:rsid w:val="00AD0ADB"/>
    <w:rsid w:val="00AD2F22"/>
    <w:rsid w:val="00AD2F7B"/>
    <w:rsid w:val="00AD4404"/>
    <w:rsid w:val="00AD4CD1"/>
    <w:rsid w:val="00AD578D"/>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9C9"/>
    <w:rsid w:val="00B35A01"/>
    <w:rsid w:val="00B35E64"/>
    <w:rsid w:val="00B3767E"/>
    <w:rsid w:val="00B37963"/>
    <w:rsid w:val="00B400C3"/>
    <w:rsid w:val="00B40A17"/>
    <w:rsid w:val="00B412DE"/>
    <w:rsid w:val="00B41BD3"/>
    <w:rsid w:val="00B41CA4"/>
    <w:rsid w:val="00B427B1"/>
    <w:rsid w:val="00B4379D"/>
    <w:rsid w:val="00B437A4"/>
    <w:rsid w:val="00B43E85"/>
    <w:rsid w:val="00B44442"/>
    <w:rsid w:val="00B44471"/>
    <w:rsid w:val="00B4486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63E4"/>
    <w:rsid w:val="00BA66EC"/>
    <w:rsid w:val="00BB0B55"/>
    <w:rsid w:val="00BB329A"/>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611D"/>
    <w:rsid w:val="00CC721C"/>
    <w:rsid w:val="00CC7259"/>
    <w:rsid w:val="00CC74C2"/>
    <w:rsid w:val="00CD2812"/>
    <w:rsid w:val="00CD3788"/>
    <w:rsid w:val="00CD4D7C"/>
    <w:rsid w:val="00CD4FE1"/>
    <w:rsid w:val="00CD5F56"/>
    <w:rsid w:val="00CD69D9"/>
    <w:rsid w:val="00CD6D2E"/>
    <w:rsid w:val="00CD7228"/>
    <w:rsid w:val="00CE0118"/>
    <w:rsid w:val="00CE0F5E"/>
    <w:rsid w:val="00CE30A8"/>
    <w:rsid w:val="00CE53C0"/>
    <w:rsid w:val="00CE62A0"/>
    <w:rsid w:val="00CE6B94"/>
    <w:rsid w:val="00CE7ED8"/>
    <w:rsid w:val="00CF01B3"/>
    <w:rsid w:val="00CF1C7A"/>
    <w:rsid w:val="00CF3BC0"/>
    <w:rsid w:val="00CF5D38"/>
    <w:rsid w:val="00CF725B"/>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6927"/>
    <w:rsid w:val="00D26A17"/>
    <w:rsid w:val="00D3005F"/>
    <w:rsid w:val="00D315D5"/>
    <w:rsid w:val="00D32387"/>
    <w:rsid w:val="00D36F5F"/>
    <w:rsid w:val="00D41733"/>
    <w:rsid w:val="00D42943"/>
    <w:rsid w:val="00D448A5"/>
    <w:rsid w:val="00D454BF"/>
    <w:rsid w:val="00D46826"/>
    <w:rsid w:val="00D46CC2"/>
    <w:rsid w:val="00D47049"/>
    <w:rsid w:val="00D47AF2"/>
    <w:rsid w:val="00D47C89"/>
    <w:rsid w:val="00D50F7A"/>
    <w:rsid w:val="00D5164C"/>
    <w:rsid w:val="00D523FE"/>
    <w:rsid w:val="00D52E8D"/>
    <w:rsid w:val="00D52FC2"/>
    <w:rsid w:val="00D5486E"/>
    <w:rsid w:val="00D54BF5"/>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655F"/>
    <w:rsid w:val="00E4176C"/>
    <w:rsid w:val="00E430D6"/>
    <w:rsid w:val="00E43538"/>
    <w:rsid w:val="00E435E0"/>
    <w:rsid w:val="00E44A97"/>
    <w:rsid w:val="00E44D60"/>
    <w:rsid w:val="00E44F6D"/>
    <w:rsid w:val="00E46618"/>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FBB"/>
    <w:rsid w:val="00F56170"/>
    <w:rsid w:val="00F572C3"/>
    <w:rsid w:val="00F622D8"/>
    <w:rsid w:val="00F630AC"/>
    <w:rsid w:val="00F636CA"/>
    <w:rsid w:val="00F6380F"/>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41D4"/>
    <w:rsid w:val="00FA052A"/>
    <w:rsid w:val="00FA4DD8"/>
    <w:rsid w:val="00FA53E4"/>
    <w:rsid w:val="00FA5F3C"/>
    <w:rsid w:val="00FA6678"/>
    <w:rsid w:val="00FB0C2C"/>
    <w:rsid w:val="00FB2671"/>
    <w:rsid w:val="00FB2824"/>
    <w:rsid w:val="00FB31C3"/>
    <w:rsid w:val="00FB3C33"/>
    <w:rsid w:val="00FB620E"/>
    <w:rsid w:val="00FB6B81"/>
    <w:rsid w:val="00FC110A"/>
    <w:rsid w:val="00FC1C0A"/>
    <w:rsid w:val="00FC2280"/>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9DF5"/>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CD1A03-19EA-46EB-89B7-D5B519D0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12222</TotalTime>
  <Pages>79</Pages>
  <Words>25997</Words>
  <Characters>142986</Characters>
  <Application>Microsoft Office Word</Application>
  <DocSecurity>0</DocSecurity>
  <Lines>1191</Lines>
  <Paragraphs>337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1481</cp:revision>
  <dcterms:created xsi:type="dcterms:W3CDTF">2019-12-11T06:12:00Z</dcterms:created>
  <dcterms:modified xsi:type="dcterms:W3CDTF">2020-06-08T22:02:00Z</dcterms:modified>
</cp:coreProperties>
</file>