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36DF" w:rsidRPr="009C1516" w:rsidRDefault="001536DF" w:rsidP="00E6654A">
      <w:pPr>
        <w:pStyle w:val="Titre"/>
      </w:pPr>
    </w:p>
    <w:p w:rsidR="001536DF" w:rsidRPr="007C437A" w:rsidRDefault="001536DF" w:rsidP="00E6654A">
      <w:pPr>
        <w:pStyle w:val="Titre"/>
      </w:pPr>
    </w:p>
    <w:p w:rsidR="001536DF" w:rsidRPr="007C437A" w:rsidRDefault="001536DF" w:rsidP="00E6654A">
      <w:pPr>
        <w:pStyle w:val="Titre"/>
      </w:pPr>
    </w:p>
    <w:p w:rsidR="00A768EF" w:rsidRPr="007C437A" w:rsidRDefault="00900BAB" w:rsidP="00DE6220">
      <w:pPr>
        <w:pStyle w:val="Titre"/>
        <w:jc w:val="center"/>
      </w:pPr>
      <w:r w:rsidRPr="007C437A">
        <w:br/>
        <w:t xml:space="preserve">Soundpainting </w:t>
      </w:r>
      <w:r w:rsidR="005D1170" w:rsidRPr="007C437A">
        <w:t>language</w:t>
      </w:r>
      <w:r w:rsidRPr="007C437A">
        <w:t xml:space="preserve"> recognition</w:t>
      </w:r>
    </w:p>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DE6220">
      <w:pPr>
        <w:jc w:val="center"/>
      </w:pPr>
    </w:p>
    <w:p w:rsidR="001536DF" w:rsidRPr="007C437A" w:rsidRDefault="00BF0ED0" w:rsidP="00DE6220">
      <w:pPr>
        <w:pStyle w:val="Titre"/>
        <w:jc w:val="center"/>
      </w:pPr>
      <w:r w:rsidRPr="007C437A">
        <w:t xml:space="preserve">EPFL DH </w:t>
      </w:r>
      <w:r w:rsidR="001536DF" w:rsidRPr="007C437A">
        <w:t>Master thesis</w:t>
      </w:r>
    </w:p>
    <w:p w:rsidR="001536DF" w:rsidRPr="007C437A" w:rsidRDefault="001536DF" w:rsidP="00DE6220">
      <w:pPr>
        <w:jc w:val="center"/>
      </w:pPr>
    </w:p>
    <w:p w:rsidR="001D7151" w:rsidRPr="007C437A" w:rsidRDefault="001536DF" w:rsidP="00DE6220">
      <w:pPr>
        <w:jc w:val="center"/>
      </w:pPr>
      <w:r w:rsidRPr="007C437A">
        <w:t>By</w:t>
      </w:r>
      <w:r w:rsidRPr="007C437A">
        <w:br/>
        <w:t>Arthur Parmentier</w:t>
      </w:r>
    </w:p>
    <w:p w:rsidR="00A768EF" w:rsidRPr="007C437A" w:rsidRDefault="001D7151" w:rsidP="00E6654A">
      <w:pPr>
        <w:pStyle w:val="Titre1"/>
      </w:pPr>
      <w:bookmarkStart w:id="2" w:name="_Toc39912162"/>
      <w:bookmarkStart w:id="3" w:name="_Toc40025927"/>
      <w:bookmarkStart w:id="4" w:name="_Toc42842108"/>
      <w:r w:rsidRPr="007C437A">
        <w:lastRenderedPageBreak/>
        <w:t>Introduction</w:t>
      </w:r>
      <w:bookmarkEnd w:id="2"/>
      <w:bookmarkEnd w:id="3"/>
      <w:bookmarkEnd w:id="4"/>
    </w:p>
    <w:p w:rsidR="001261FF" w:rsidRDefault="00126023" w:rsidP="00E6654A">
      <w:pPr>
        <w:rPr>
          <w:ins w:id="5" w:author="Arthur Parmentier" w:date="2020-06-07T19:22:00Z"/>
        </w:rPr>
      </w:pPr>
      <w:r w:rsidRPr="007C437A">
        <w:t>To be written last.</w:t>
      </w:r>
    </w:p>
    <w:p w:rsidR="00C225D0" w:rsidRDefault="00C225D0">
      <w:pPr>
        <w:rPr>
          <w:ins w:id="6" w:author="Arthur Parmentier" w:date="2020-06-07T19:22:00Z"/>
        </w:rPr>
      </w:pPr>
      <w:ins w:id="7" w:author="Arthur Parmentier" w:date="2020-06-07T19:22:00Z">
        <w:r>
          <w:br w:type="page"/>
        </w:r>
      </w:ins>
    </w:p>
    <w:p w:rsidR="00C225D0" w:rsidRPr="007C437A" w:rsidDel="00C225D0" w:rsidRDefault="00C225D0" w:rsidP="00E6654A">
      <w:pPr>
        <w:rPr>
          <w:del w:id="8" w:author="Arthur Parmentier" w:date="2020-06-07T19:22:00Z"/>
        </w:rPr>
      </w:pPr>
      <w:bookmarkStart w:id="9" w:name="_Toc42549973"/>
      <w:bookmarkStart w:id="10" w:name="_Toc42550066"/>
      <w:bookmarkStart w:id="11" w:name="_Toc42698831"/>
      <w:bookmarkStart w:id="12" w:name="_Toc42698910"/>
      <w:bookmarkStart w:id="13" w:name="_Toc42841907"/>
      <w:bookmarkStart w:id="14" w:name="_Toc42842008"/>
      <w:bookmarkStart w:id="15" w:name="_Toc42842109"/>
      <w:bookmarkEnd w:id="9"/>
      <w:bookmarkEnd w:id="10"/>
      <w:bookmarkEnd w:id="11"/>
      <w:bookmarkEnd w:id="12"/>
      <w:bookmarkEnd w:id="13"/>
      <w:bookmarkEnd w:id="14"/>
      <w:bookmarkEnd w:id="15"/>
    </w:p>
    <w:bookmarkStart w:id="16" w:name="_Toc42842110" w:displacedByCustomXml="next"/>
    <w:sdt>
      <w:sdtPr>
        <w:rPr>
          <w:rFonts w:asciiTheme="minorHAnsi" w:eastAsia="Nunito ExtraLight" w:hAnsiTheme="minorHAnsi" w:cs="Nunito ExtraLight"/>
          <w:color w:val="auto"/>
          <w:sz w:val="22"/>
          <w:szCs w:val="22"/>
        </w:rPr>
        <w:id w:val="-939297267"/>
        <w:docPartObj>
          <w:docPartGallery w:val="Table of Contents"/>
          <w:docPartUnique/>
        </w:docPartObj>
      </w:sdtPr>
      <w:sdtContent>
        <w:p w:rsidR="00924FE7" w:rsidRPr="007C437A" w:rsidRDefault="00924FE7" w:rsidP="00E6654A">
          <w:pPr>
            <w:pStyle w:val="Titre1"/>
          </w:pPr>
          <w:r w:rsidRPr="007C437A">
            <w:t>Table des matières</w:t>
          </w:r>
          <w:bookmarkEnd w:id="16"/>
        </w:p>
        <w:p w:rsidR="00AD62A8" w:rsidRDefault="00924FE7">
          <w:pPr>
            <w:pStyle w:val="TM1"/>
            <w:tabs>
              <w:tab w:val="left" w:pos="440"/>
              <w:tab w:val="right" w:leader="dot" w:pos="9736"/>
            </w:tabs>
            <w:rPr>
              <w:ins w:id="17" w:author="Arthur Parmentier" w:date="2020-06-12T08:12:00Z"/>
              <w:rFonts w:eastAsiaTheme="minorEastAsia" w:cstheme="minorBidi"/>
              <w:b w:val="0"/>
              <w:bCs w:val="0"/>
              <w:i w:val="0"/>
              <w:iCs w:val="0"/>
              <w:noProof/>
              <w:sz w:val="22"/>
              <w:szCs w:val="22"/>
              <w:lang w:val="fr-FR"/>
            </w:rPr>
          </w:pPr>
          <w:r w:rsidRPr="007C437A">
            <w:fldChar w:fldCharType="begin"/>
          </w:r>
          <w:r w:rsidRPr="007C437A">
            <w:instrText xml:space="preserve"> TOC \o "1-3" \h \z \u </w:instrText>
          </w:r>
          <w:r w:rsidRPr="007C437A">
            <w:rPr>
              <w:rPrChange w:id="18" w:author="Arthur Parmentier" w:date="2020-06-07T15:27:00Z">
                <w:rPr>
                  <w:b w:val="0"/>
                  <w:bCs w:val="0"/>
                  <w:i w:val="0"/>
                  <w:iCs w:val="0"/>
                  <w:sz w:val="22"/>
                  <w:szCs w:val="22"/>
                </w:rPr>
              </w:rPrChange>
            </w:rPr>
            <w:fldChar w:fldCharType="separate"/>
          </w:r>
          <w:ins w:id="19" w:author="Arthur Parmentier" w:date="2020-06-12T08:12:00Z">
            <w:r w:rsidR="00AD62A8" w:rsidRPr="00B22CAD">
              <w:rPr>
                <w:rStyle w:val="Lienhypertexte"/>
                <w:noProof/>
              </w:rPr>
              <w:fldChar w:fldCharType="begin"/>
            </w:r>
            <w:r w:rsidR="00AD62A8" w:rsidRPr="00B22CAD">
              <w:rPr>
                <w:rStyle w:val="Lienhypertexte"/>
                <w:noProof/>
              </w:rPr>
              <w:instrText xml:space="preserve"> </w:instrText>
            </w:r>
            <w:r w:rsidR="00AD62A8">
              <w:rPr>
                <w:noProof/>
              </w:rPr>
              <w:instrText>HYPERLINK \l "_Toc42842108"</w:instrText>
            </w:r>
            <w:r w:rsidR="00AD62A8" w:rsidRPr="00B22CAD">
              <w:rPr>
                <w:rStyle w:val="Lienhypertexte"/>
                <w:noProof/>
              </w:rPr>
              <w:instrText xml:space="preserve"> </w:instrText>
            </w:r>
            <w:r w:rsidR="00AD62A8" w:rsidRPr="00B22CAD">
              <w:rPr>
                <w:rStyle w:val="Lienhypertexte"/>
                <w:noProof/>
              </w:rPr>
            </w:r>
            <w:r w:rsidR="00AD62A8" w:rsidRPr="00B22CAD">
              <w:rPr>
                <w:rStyle w:val="Lienhypertexte"/>
                <w:noProof/>
              </w:rPr>
              <w:fldChar w:fldCharType="separate"/>
            </w:r>
            <w:r w:rsidR="00AD62A8" w:rsidRPr="00B22CAD">
              <w:rPr>
                <w:rStyle w:val="Lienhypertexte"/>
                <w:noProof/>
              </w:rPr>
              <w:t>I.</w:t>
            </w:r>
            <w:r w:rsidR="00AD62A8">
              <w:rPr>
                <w:rFonts w:eastAsiaTheme="minorEastAsia" w:cstheme="minorBidi"/>
                <w:b w:val="0"/>
                <w:bCs w:val="0"/>
                <w:i w:val="0"/>
                <w:iCs w:val="0"/>
                <w:noProof/>
                <w:sz w:val="22"/>
                <w:szCs w:val="22"/>
                <w:lang w:val="fr-FR"/>
              </w:rPr>
              <w:tab/>
            </w:r>
            <w:r w:rsidR="00AD62A8" w:rsidRPr="00B22CAD">
              <w:rPr>
                <w:rStyle w:val="Lienhypertexte"/>
                <w:noProof/>
              </w:rPr>
              <w:t>Introduction</w:t>
            </w:r>
            <w:r w:rsidR="00AD62A8">
              <w:rPr>
                <w:noProof/>
                <w:webHidden/>
              </w:rPr>
              <w:tab/>
            </w:r>
            <w:r w:rsidR="00AD62A8">
              <w:rPr>
                <w:noProof/>
                <w:webHidden/>
              </w:rPr>
              <w:fldChar w:fldCharType="begin"/>
            </w:r>
            <w:r w:rsidR="00AD62A8">
              <w:rPr>
                <w:noProof/>
                <w:webHidden/>
              </w:rPr>
              <w:instrText xml:space="preserve"> PAGEREF _Toc42842108 \h </w:instrText>
            </w:r>
            <w:r w:rsidR="00AD62A8">
              <w:rPr>
                <w:noProof/>
                <w:webHidden/>
              </w:rPr>
            </w:r>
          </w:ins>
          <w:r w:rsidR="00AD62A8">
            <w:rPr>
              <w:noProof/>
              <w:webHidden/>
            </w:rPr>
            <w:fldChar w:fldCharType="separate"/>
          </w:r>
          <w:ins w:id="20" w:author="Arthur Parmentier" w:date="2020-06-12T08:12:00Z">
            <w:r w:rsidR="00AD62A8">
              <w:rPr>
                <w:noProof/>
                <w:webHidden/>
              </w:rPr>
              <w:t>2</w:t>
            </w:r>
            <w:r w:rsidR="00AD62A8">
              <w:rPr>
                <w:noProof/>
                <w:webHidden/>
              </w:rPr>
              <w:fldChar w:fldCharType="end"/>
            </w:r>
            <w:r w:rsidR="00AD62A8" w:rsidRPr="00B22CAD">
              <w:rPr>
                <w:rStyle w:val="Lienhypertexte"/>
                <w:noProof/>
              </w:rPr>
              <w:fldChar w:fldCharType="end"/>
            </w:r>
          </w:ins>
        </w:p>
        <w:p w:rsidR="00AD62A8" w:rsidRDefault="00AD62A8">
          <w:pPr>
            <w:pStyle w:val="TM1"/>
            <w:tabs>
              <w:tab w:val="left" w:pos="440"/>
              <w:tab w:val="right" w:leader="dot" w:pos="9736"/>
            </w:tabs>
            <w:rPr>
              <w:ins w:id="21" w:author="Arthur Parmentier" w:date="2020-06-12T08:12:00Z"/>
              <w:rFonts w:eastAsiaTheme="minorEastAsia" w:cstheme="minorBidi"/>
              <w:b w:val="0"/>
              <w:bCs w:val="0"/>
              <w:i w:val="0"/>
              <w:iCs w:val="0"/>
              <w:noProof/>
              <w:sz w:val="22"/>
              <w:szCs w:val="22"/>
              <w:lang w:val="fr-FR"/>
            </w:rPr>
          </w:pPr>
          <w:ins w:id="22"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"_Toc42842110"</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II.</w:t>
            </w:r>
            <w:r>
              <w:rPr>
                <w:rFonts w:eastAsiaTheme="minorEastAsia" w:cstheme="minorBidi"/>
                <w:b w:val="0"/>
                <w:bCs w:val="0"/>
                <w:i w:val="0"/>
                <w:iCs w:val="0"/>
                <w:noProof/>
                <w:sz w:val="22"/>
                <w:szCs w:val="22"/>
                <w:lang w:val="fr-FR"/>
              </w:rPr>
              <w:tab/>
            </w:r>
            <w:r w:rsidRPr="00B22CAD">
              <w:rPr>
                <w:rStyle w:val="Lienhypertexte"/>
                <w:noProof/>
              </w:rPr>
              <w:t>Table des matières</w:t>
            </w:r>
            <w:r>
              <w:rPr>
                <w:noProof/>
                <w:webHidden/>
              </w:rPr>
              <w:tab/>
            </w:r>
            <w:r>
              <w:rPr>
                <w:noProof/>
                <w:webHidden/>
              </w:rPr>
              <w:fldChar w:fldCharType="begin"/>
            </w:r>
            <w:r>
              <w:rPr>
                <w:noProof/>
                <w:webHidden/>
              </w:rPr>
              <w:instrText xml:space="preserve"> PAGEREF _Toc42842110 \h </w:instrText>
            </w:r>
            <w:r>
              <w:rPr>
                <w:noProof/>
                <w:webHidden/>
              </w:rPr>
            </w:r>
          </w:ins>
          <w:r>
            <w:rPr>
              <w:noProof/>
              <w:webHidden/>
            </w:rPr>
            <w:fldChar w:fldCharType="separate"/>
          </w:r>
          <w:ins w:id="23" w:author="Arthur Parmentier" w:date="2020-06-12T08:12:00Z">
            <w:r>
              <w:rPr>
                <w:noProof/>
                <w:webHidden/>
              </w:rPr>
              <w:t>3</w:t>
            </w:r>
            <w:r>
              <w:rPr>
                <w:noProof/>
                <w:webHidden/>
              </w:rPr>
              <w:fldChar w:fldCharType="end"/>
            </w:r>
            <w:r w:rsidRPr="00B22CAD">
              <w:rPr>
                <w:rStyle w:val="Lienhypertexte"/>
                <w:noProof/>
              </w:rPr>
              <w:fldChar w:fldCharType="end"/>
            </w:r>
          </w:ins>
        </w:p>
        <w:p w:rsidR="00AD62A8" w:rsidRDefault="00AD62A8">
          <w:pPr>
            <w:pStyle w:val="TM1"/>
            <w:tabs>
              <w:tab w:val="left" w:pos="660"/>
              <w:tab w:val="right" w:leader="dot" w:pos="9736"/>
            </w:tabs>
            <w:rPr>
              <w:ins w:id="24" w:author="Arthur Parmentier" w:date="2020-06-12T08:12:00Z"/>
              <w:rFonts w:eastAsiaTheme="minorEastAsia" w:cstheme="minorBidi"/>
              <w:b w:val="0"/>
              <w:bCs w:val="0"/>
              <w:i w:val="0"/>
              <w:iCs w:val="0"/>
              <w:noProof/>
              <w:sz w:val="22"/>
              <w:szCs w:val="22"/>
              <w:lang w:val="fr-FR"/>
            </w:rPr>
          </w:pPr>
          <w:ins w:id="25"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"_Toc42842111"</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III.</w:t>
            </w:r>
            <w:r>
              <w:rPr>
                <w:rFonts w:eastAsiaTheme="minorEastAsia" w:cstheme="minorBidi"/>
                <w:b w:val="0"/>
                <w:bCs w:val="0"/>
                <w:i w:val="0"/>
                <w:iCs w:val="0"/>
                <w:noProof/>
                <w:sz w:val="22"/>
                <w:szCs w:val="22"/>
                <w:lang w:val="fr-FR"/>
              </w:rPr>
              <w:tab/>
            </w:r>
            <w:r w:rsidRPr="00B22CAD">
              <w:rPr>
                <w:rStyle w:val="Lienhypertexte"/>
                <w:noProof/>
              </w:rPr>
              <w:t>Theoretical part</w:t>
            </w:r>
            <w:r>
              <w:rPr>
                <w:noProof/>
                <w:webHidden/>
              </w:rPr>
              <w:tab/>
            </w:r>
            <w:r>
              <w:rPr>
                <w:noProof/>
                <w:webHidden/>
              </w:rPr>
              <w:fldChar w:fldCharType="begin"/>
            </w:r>
            <w:r>
              <w:rPr>
                <w:noProof/>
                <w:webHidden/>
              </w:rPr>
              <w:instrText xml:space="preserve"> PAGEREF _Toc42842111 \h </w:instrText>
            </w:r>
            <w:r>
              <w:rPr>
                <w:noProof/>
                <w:webHidden/>
              </w:rPr>
            </w:r>
          </w:ins>
          <w:r>
            <w:rPr>
              <w:noProof/>
              <w:webHidden/>
            </w:rPr>
            <w:fldChar w:fldCharType="separate"/>
          </w:r>
          <w:ins w:id="26" w:author="Arthur Parmentier" w:date="2020-06-12T08:12:00Z">
            <w:r>
              <w:rPr>
                <w:noProof/>
                <w:webHidden/>
              </w:rPr>
              <w:t>5</w:t>
            </w:r>
            <w:r>
              <w:rPr>
                <w:noProof/>
                <w:webHidden/>
              </w:rPr>
              <w:fldChar w:fldCharType="end"/>
            </w:r>
            <w:r w:rsidRPr="00B22CAD">
              <w:rPr>
                <w:rStyle w:val="Lienhypertexte"/>
                <w:noProof/>
              </w:rPr>
              <w:fldChar w:fldCharType="end"/>
            </w:r>
          </w:ins>
        </w:p>
        <w:p w:rsidR="00AD62A8" w:rsidRDefault="00AD62A8">
          <w:pPr>
            <w:pStyle w:val="TM2"/>
            <w:tabs>
              <w:tab w:val="left" w:pos="660"/>
              <w:tab w:val="right" w:leader="dot" w:pos="9736"/>
            </w:tabs>
            <w:rPr>
              <w:ins w:id="27" w:author="Arthur Parmentier" w:date="2020-06-12T08:12:00Z"/>
              <w:rFonts w:eastAsiaTheme="minorEastAsia" w:cstheme="minorBidi"/>
              <w:b w:val="0"/>
              <w:bCs w:val="0"/>
              <w:noProof/>
              <w:lang w:val="fr-FR"/>
            </w:rPr>
          </w:pPr>
          <w:ins w:id="28"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"_Toc42842112"</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A.</w:t>
            </w:r>
            <w:r>
              <w:rPr>
                <w:rFonts w:eastAsiaTheme="minorEastAsia" w:cstheme="minorBidi"/>
                <w:b w:val="0"/>
                <w:bCs w:val="0"/>
                <w:noProof/>
                <w:lang w:val="fr-FR"/>
              </w:rPr>
              <w:tab/>
            </w:r>
            <w:r w:rsidRPr="00B22CAD">
              <w:rPr>
                <w:rStyle w:val="Lienhypertexte"/>
                <w:noProof/>
              </w:rPr>
              <w:t>A brief history of Soundpainting</w:t>
            </w:r>
            <w:r>
              <w:rPr>
                <w:noProof/>
                <w:webHidden/>
              </w:rPr>
              <w:tab/>
            </w:r>
            <w:r>
              <w:rPr>
                <w:noProof/>
                <w:webHidden/>
              </w:rPr>
              <w:fldChar w:fldCharType="begin"/>
            </w:r>
            <w:r>
              <w:rPr>
                <w:noProof/>
                <w:webHidden/>
              </w:rPr>
              <w:instrText xml:space="preserve"> PAGEREF _Toc42842112 \h </w:instrText>
            </w:r>
            <w:r>
              <w:rPr>
                <w:noProof/>
                <w:webHidden/>
              </w:rPr>
            </w:r>
          </w:ins>
          <w:r>
            <w:rPr>
              <w:noProof/>
              <w:webHidden/>
            </w:rPr>
            <w:fldChar w:fldCharType="separate"/>
          </w:r>
          <w:ins w:id="29" w:author="Arthur Parmentier" w:date="2020-06-12T08:12:00Z">
            <w:r>
              <w:rPr>
                <w:noProof/>
                <w:webHidden/>
              </w:rPr>
              <w:t>5</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30" w:author="Arthur Parmentier" w:date="2020-06-12T08:12:00Z"/>
              <w:rFonts w:eastAsiaTheme="minorEastAsia" w:cstheme="minorBidi"/>
              <w:noProof/>
              <w:sz w:val="22"/>
              <w:szCs w:val="22"/>
              <w:lang w:val="fr-FR"/>
            </w:rPr>
          </w:pPr>
          <w:ins w:id="31"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"_Toc42842113"</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1.</w:t>
            </w:r>
            <w:r>
              <w:rPr>
                <w:rFonts w:eastAsiaTheme="minorEastAsia" w:cstheme="minorBidi"/>
                <w:noProof/>
                <w:sz w:val="22"/>
                <w:szCs w:val="22"/>
                <w:lang w:val="fr-FR"/>
              </w:rPr>
              <w:tab/>
            </w:r>
            <w:r w:rsidRPr="00B22CAD">
              <w:rPr>
                <w:rStyle w:val="Lienhypertexte"/>
                <w:noProof/>
              </w:rPr>
              <w:t>Back in Woodstock 1974: emergence in emergency</w:t>
            </w:r>
            <w:r>
              <w:rPr>
                <w:noProof/>
                <w:webHidden/>
              </w:rPr>
              <w:tab/>
            </w:r>
            <w:r>
              <w:rPr>
                <w:noProof/>
                <w:webHidden/>
              </w:rPr>
              <w:fldChar w:fldCharType="begin"/>
            </w:r>
            <w:r>
              <w:rPr>
                <w:noProof/>
                <w:webHidden/>
              </w:rPr>
              <w:instrText xml:space="preserve"> PAGEREF _Toc42842113 \h </w:instrText>
            </w:r>
            <w:r>
              <w:rPr>
                <w:noProof/>
                <w:webHidden/>
              </w:rPr>
            </w:r>
          </w:ins>
          <w:r>
            <w:rPr>
              <w:noProof/>
              <w:webHidden/>
            </w:rPr>
            <w:fldChar w:fldCharType="separate"/>
          </w:r>
          <w:ins w:id="32" w:author="Arthur Parmentier" w:date="2020-06-12T08:12:00Z">
            <w:r>
              <w:rPr>
                <w:noProof/>
                <w:webHidden/>
              </w:rPr>
              <w:t>5</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33" w:author="Arthur Parmentier" w:date="2020-06-12T08:12:00Z"/>
              <w:rFonts w:eastAsiaTheme="minorEastAsia" w:cstheme="minorBidi"/>
              <w:noProof/>
              <w:sz w:val="22"/>
              <w:szCs w:val="22"/>
              <w:lang w:val="fr-FR"/>
            </w:rPr>
          </w:pPr>
          <w:ins w:id="34"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"_Toc42842114"</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2.</w:t>
            </w:r>
            <w:r>
              <w:rPr>
                <w:rFonts w:eastAsiaTheme="minorEastAsia" w:cstheme="minorBidi"/>
                <w:noProof/>
                <w:sz w:val="22"/>
                <w:szCs w:val="22"/>
                <w:lang w:val="fr-FR"/>
              </w:rPr>
              <w:tab/>
            </w:r>
            <w:r w:rsidRPr="00B22CAD">
              <w:rPr>
                <w:rStyle w:val="Lienhypertexte"/>
                <w:noProof/>
              </w:rPr>
              <w:t>Developments</w:t>
            </w:r>
            <w:r>
              <w:rPr>
                <w:noProof/>
                <w:webHidden/>
              </w:rPr>
              <w:tab/>
            </w:r>
            <w:r>
              <w:rPr>
                <w:noProof/>
                <w:webHidden/>
              </w:rPr>
              <w:fldChar w:fldCharType="begin"/>
            </w:r>
            <w:r>
              <w:rPr>
                <w:noProof/>
                <w:webHidden/>
              </w:rPr>
              <w:instrText xml:space="preserve"> PAGEREF _Toc42842114 \h </w:instrText>
            </w:r>
            <w:r>
              <w:rPr>
                <w:noProof/>
                <w:webHidden/>
              </w:rPr>
            </w:r>
          </w:ins>
          <w:r>
            <w:rPr>
              <w:noProof/>
              <w:webHidden/>
            </w:rPr>
            <w:fldChar w:fldCharType="separate"/>
          </w:r>
          <w:ins w:id="35" w:author="Arthur Parmentier" w:date="2020-06-12T08:12:00Z">
            <w:r>
              <w:rPr>
                <w:noProof/>
                <w:webHidden/>
              </w:rPr>
              <w:t>6</w:t>
            </w:r>
            <w:r>
              <w:rPr>
                <w:noProof/>
                <w:webHidden/>
              </w:rPr>
              <w:fldChar w:fldCharType="end"/>
            </w:r>
            <w:r w:rsidRPr="00B22CAD">
              <w:rPr>
                <w:rStyle w:val="Lienhypertexte"/>
                <w:noProof/>
              </w:rPr>
              <w:fldChar w:fldCharType="end"/>
            </w:r>
          </w:ins>
        </w:p>
        <w:p w:rsidR="00AD62A8" w:rsidRDefault="00AD62A8">
          <w:pPr>
            <w:pStyle w:val="TM2"/>
            <w:tabs>
              <w:tab w:val="left" w:pos="660"/>
              <w:tab w:val="right" w:leader="dot" w:pos="9736"/>
            </w:tabs>
            <w:rPr>
              <w:ins w:id="36" w:author="Arthur Parmentier" w:date="2020-06-12T08:12:00Z"/>
              <w:rFonts w:eastAsiaTheme="minorEastAsia" w:cstheme="minorBidi"/>
              <w:b w:val="0"/>
              <w:bCs w:val="0"/>
              <w:noProof/>
              <w:lang w:val="fr-FR"/>
            </w:rPr>
          </w:pPr>
          <w:ins w:id="37"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"_Toc42842122"</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B.</w:t>
            </w:r>
            <w:r>
              <w:rPr>
                <w:rFonts w:eastAsiaTheme="minorEastAsia" w:cstheme="minorBidi"/>
                <w:b w:val="0"/>
                <w:bCs w:val="0"/>
                <w:noProof/>
                <w:lang w:val="fr-FR"/>
              </w:rPr>
              <w:tab/>
            </w:r>
            <w:r w:rsidRPr="00B22CAD">
              <w:rPr>
                <w:rStyle w:val="Lienhypertexte"/>
                <w:noProof/>
              </w:rPr>
              <w:t>Historical and theoretical context to SP</w:t>
            </w:r>
            <w:r>
              <w:rPr>
                <w:noProof/>
                <w:webHidden/>
              </w:rPr>
              <w:tab/>
            </w:r>
            <w:r>
              <w:rPr>
                <w:noProof/>
                <w:webHidden/>
              </w:rPr>
              <w:fldChar w:fldCharType="begin"/>
            </w:r>
            <w:r>
              <w:rPr>
                <w:noProof/>
                <w:webHidden/>
              </w:rPr>
              <w:instrText xml:space="preserve"> PAGEREF _Toc42842122 \h </w:instrText>
            </w:r>
            <w:r>
              <w:rPr>
                <w:noProof/>
                <w:webHidden/>
              </w:rPr>
            </w:r>
          </w:ins>
          <w:r>
            <w:rPr>
              <w:noProof/>
              <w:webHidden/>
            </w:rPr>
            <w:fldChar w:fldCharType="separate"/>
          </w:r>
          <w:ins w:id="38" w:author="Arthur Parmentier" w:date="2020-06-12T08:12:00Z">
            <w:r>
              <w:rPr>
                <w:noProof/>
                <w:webHidden/>
              </w:rPr>
              <w:t>9</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39" w:author="Arthur Parmentier" w:date="2020-06-12T08:12:00Z"/>
              <w:rFonts w:eastAsiaTheme="minorEastAsia" w:cstheme="minorBidi"/>
              <w:noProof/>
              <w:sz w:val="22"/>
              <w:szCs w:val="22"/>
              <w:lang w:val="fr-FR"/>
            </w:rPr>
          </w:pPr>
          <w:ins w:id="40"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"_Toc42842123"</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1.</w:t>
            </w:r>
            <w:r>
              <w:rPr>
                <w:rFonts w:eastAsiaTheme="minorEastAsia" w:cstheme="minorBidi"/>
                <w:noProof/>
                <w:sz w:val="22"/>
                <w:szCs w:val="22"/>
                <w:lang w:val="fr-FR"/>
              </w:rPr>
              <w:tab/>
            </w:r>
            <w:r w:rsidRPr="00B22CAD">
              <w:rPr>
                <w:rStyle w:val="Lienhypertexte"/>
                <w:noProof/>
              </w:rPr>
              <w:t>Signs and linguistics</w:t>
            </w:r>
            <w:r>
              <w:rPr>
                <w:noProof/>
                <w:webHidden/>
              </w:rPr>
              <w:tab/>
            </w:r>
            <w:r>
              <w:rPr>
                <w:noProof/>
                <w:webHidden/>
              </w:rPr>
              <w:fldChar w:fldCharType="begin"/>
            </w:r>
            <w:r>
              <w:rPr>
                <w:noProof/>
                <w:webHidden/>
              </w:rPr>
              <w:instrText xml:space="preserve"> PAGEREF _Toc42842123 \h </w:instrText>
            </w:r>
            <w:r>
              <w:rPr>
                <w:noProof/>
                <w:webHidden/>
              </w:rPr>
            </w:r>
          </w:ins>
          <w:r>
            <w:rPr>
              <w:noProof/>
              <w:webHidden/>
            </w:rPr>
            <w:fldChar w:fldCharType="separate"/>
          </w:r>
          <w:ins w:id="41" w:author="Arthur Parmentier" w:date="2020-06-12T08:12:00Z">
            <w:r>
              <w:rPr>
                <w:noProof/>
                <w:webHidden/>
              </w:rPr>
              <w:t>9</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42" w:author="Arthur Parmentier" w:date="2020-06-12T08:12:00Z"/>
              <w:rFonts w:eastAsiaTheme="minorEastAsia" w:cstheme="minorBidi"/>
              <w:noProof/>
              <w:sz w:val="22"/>
              <w:szCs w:val="22"/>
              <w:lang w:val="fr-FR"/>
            </w:rPr>
          </w:pPr>
          <w:ins w:id="43"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"_Toc42842124"</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2.</w:t>
            </w:r>
            <w:r>
              <w:rPr>
                <w:rFonts w:eastAsiaTheme="minorEastAsia" w:cstheme="minorBidi"/>
                <w:noProof/>
                <w:sz w:val="22"/>
                <w:szCs w:val="22"/>
                <w:lang w:val="fr-FR"/>
              </w:rPr>
              <w:tab/>
            </w:r>
            <w:r w:rsidRPr="00B22CAD">
              <w:rPr>
                <w:rStyle w:val="Lienhypertexte"/>
                <w:noProof/>
              </w:rPr>
              <w:t>Gestural signs for communication: a long history</w:t>
            </w:r>
            <w:r>
              <w:rPr>
                <w:noProof/>
                <w:webHidden/>
              </w:rPr>
              <w:tab/>
            </w:r>
            <w:r>
              <w:rPr>
                <w:noProof/>
                <w:webHidden/>
              </w:rPr>
              <w:fldChar w:fldCharType="begin"/>
            </w:r>
            <w:r>
              <w:rPr>
                <w:noProof/>
                <w:webHidden/>
              </w:rPr>
              <w:instrText xml:space="preserve"> PAGEREF _Toc42842124 \h </w:instrText>
            </w:r>
            <w:r>
              <w:rPr>
                <w:noProof/>
                <w:webHidden/>
              </w:rPr>
            </w:r>
          </w:ins>
          <w:r>
            <w:rPr>
              <w:noProof/>
              <w:webHidden/>
            </w:rPr>
            <w:fldChar w:fldCharType="separate"/>
          </w:r>
          <w:ins w:id="44" w:author="Arthur Parmentier" w:date="2020-06-12T08:12:00Z">
            <w:r>
              <w:rPr>
                <w:noProof/>
                <w:webHidden/>
              </w:rPr>
              <w:t>13</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45" w:author="Arthur Parmentier" w:date="2020-06-12T08:12:00Z"/>
              <w:rFonts w:eastAsiaTheme="minorEastAsia" w:cstheme="minorBidi"/>
              <w:noProof/>
              <w:sz w:val="22"/>
              <w:szCs w:val="22"/>
              <w:lang w:val="fr-FR"/>
            </w:rPr>
          </w:pPr>
          <w:ins w:id="46"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"_Toc42842126"</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3.</w:t>
            </w:r>
            <w:r>
              <w:rPr>
                <w:rFonts w:eastAsiaTheme="minorEastAsia" w:cstheme="minorBidi"/>
                <w:noProof/>
                <w:sz w:val="22"/>
                <w:szCs w:val="22"/>
                <w:lang w:val="fr-FR"/>
              </w:rPr>
              <w:tab/>
            </w:r>
            <w:r w:rsidRPr="00B22CAD">
              <w:rPr>
                <w:rStyle w:val="Lienhypertexte"/>
                <w:noProof/>
              </w:rPr>
              <w:t>Artistic context of SP a</w:t>
            </w:r>
            <w:r w:rsidRPr="00B22CAD">
              <w:rPr>
                <w:rStyle w:val="Lienhypertexte"/>
                <w:noProof/>
              </w:rPr>
              <w:t>n</w:t>
            </w:r>
            <w:r w:rsidRPr="00B22CAD">
              <w:rPr>
                <w:rStyle w:val="Lienhypertexte"/>
                <w:noProof/>
              </w:rPr>
              <w:t>d a computer recognition tool</w:t>
            </w:r>
            <w:r>
              <w:rPr>
                <w:noProof/>
                <w:webHidden/>
              </w:rPr>
              <w:tab/>
            </w:r>
            <w:r>
              <w:rPr>
                <w:noProof/>
                <w:webHidden/>
              </w:rPr>
              <w:fldChar w:fldCharType="begin"/>
            </w:r>
            <w:r>
              <w:rPr>
                <w:noProof/>
                <w:webHidden/>
              </w:rPr>
              <w:instrText xml:space="preserve"> PAGEREF _Toc42842126 \h </w:instrText>
            </w:r>
            <w:r>
              <w:rPr>
                <w:noProof/>
                <w:webHidden/>
              </w:rPr>
            </w:r>
          </w:ins>
          <w:r>
            <w:rPr>
              <w:noProof/>
              <w:webHidden/>
            </w:rPr>
            <w:fldChar w:fldCharType="separate"/>
          </w:r>
          <w:ins w:id="47" w:author="Arthur Parmentier" w:date="2020-06-12T08:12:00Z">
            <w:r>
              <w:rPr>
                <w:noProof/>
                <w:webHidden/>
              </w:rPr>
              <w:t>15</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48" w:author="Arthur Parmentier" w:date="2020-06-12T08:12:00Z"/>
              <w:rFonts w:eastAsiaTheme="minorEastAsia" w:cstheme="minorBidi"/>
              <w:noProof/>
              <w:sz w:val="22"/>
              <w:szCs w:val="22"/>
              <w:lang w:val="fr-FR"/>
            </w:rPr>
          </w:pPr>
          <w:ins w:id="49"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"_Toc42842127"</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4.</w:t>
            </w:r>
            <w:r>
              <w:rPr>
                <w:rFonts w:eastAsiaTheme="minorEastAsia" w:cstheme="minorBidi"/>
                <w:noProof/>
                <w:sz w:val="22"/>
                <w:szCs w:val="22"/>
                <w:lang w:val="fr-FR"/>
              </w:rPr>
              <w:tab/>
            </w:r>
            <w:r w:rsidRPr="00B22CAD">
              <w:rPr>
                <w:rStyle w:val="Lienhypertexte"/>
                <w:noProof/>
              </w:rPr>
              <w:t>Classification in ML</w:t>
            </w:r>
            <w:r>
              <w:rPr>
                <w:noProof/>
                <w:webHidden/>
              </w:rPr>
              <w:tab/>
            </w:r>
            <w:r>
              <w:rPr>
                <w:noProof/>
                <w:webHidden/>
              </w:rPr>
              <w:fldChar w:fldCharType="begin"/>
            </w:r>
            <w:r>
              <w:rPr>
                <w:noProof/>
                <w:webHidden/>
              </w:rPr>
              <w:instrText xml:space="preserve"> PAGEREF _Toc42842127 \h </w:instrText>
            </w:r>
            <w:r>
              <w:rPr>
                <w:noProof/>
                <w:webHidden/>
              </w:rPr>
            </w:r>
          </w:ins>
          <w:r>
            <w:rPr>
              <w:noProof/>
              <w:webHidden/>
            </w:rPr>
            <w:fldChar w:fldCharType="separate"/>
          </w:r>
          <w:ins w:id="50" w:author="Arthur Parmentier" w:date="2020-06-12T08:12:00Z">
            <w:r>
              <w:rPr>
                <w:noProof/>
                <w:webHidden/>
              </w:rPr>
              <w:t>16</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51" w:author="Arthur Parmentier" w:date="2020-06-12T08:12:00Z"/>
              <w:rFonts w:eastAsiaTheme="minorEastAsia" w:cstheme="minorBidi"/>
              <w:noProof/>
              <w:sz w:val="22"/>
              <w:szCs w:val="22"/>
              <w:lang w:val="fr-FR"/>
            </w:rPr>
          </w:pPr>
          <w:ins w:id="52"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"_Toc42842128"</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5.</w:t>
            </w:r>
            <w:r>
              <w:rPr>
                <w:rFonts w:eastAsiaTheme="minorEastAsia" w:cstheme="minorBidi"/>
                <w:noProof/>
                <w:sz w:val="22"/>
                <w:szCs w:val="22"/>
                <w:lang w:val="fr-FR"/>
              </w:rPr>
              <w:tab/>
            </w:r>
            <w:r w:rsidRPr="00B22CAD">
              <w:rPr>
                <w:rStyle w:val="Lienhypertexte"/>
                <w:noProof/>
              </w:rPr>
              <w:t>The human prototypical and categorical perception and conceptual schemes</w:t>
            </w:r>
            <w:r>
              <w:rPr>
                <w:noProof/>
                <w:webHidden/>
              </w:rPr>
              <w:tab/>
            </w:r>
            <w:r>
              <w:rPr>
                <w:noProof/>
                <w:webHidden/>
              </w:rPr>
              <w:fldChar w:fldCharType="begin"/>
            </w:r>
            <w:r>
              <w:rPr>
                <w:noProof/>
                <w:webHidden/>
              </w:rPr>
              <w:instrText xml:space="preserve"> PAGEREF _Toc42842128 \h </w:instrText>
            </w:r>
            <w:r>
              <w:rPr>
                <w:noProof/>
                <w:webHidden/>
              </w:rPr>
            </w:r>
          </w:ins>
          <w:r>
            <w:rPr>
              <w:noProof/>
              <w:webHidden/>
            </w:rPr>
            <w:fldChar w:fldCharType="separate"/>
          </w:r>
          <w:ins w:id="53" w:author="Arthur Parmentier" w:date="2020-06-12T08:12:00Z">
            <w:r>
              <w:rPr>
                <w:noProof/>
                <w:webHidden/>
              </w:rPr>
              <w:t>16</w:t>
            </w:r>
            <w:r>
              <w:rPr>
                <w:noProof/>
                <w:webHidden/>
              </w:rPr>
              <w:fldChar w:fldCharType="end"/>
            </w:r>
            <w:r w:rsidRPr="00B22CAD">
              <w:rPr>
                <w:rStyle w:val="Lienhypertexte"/>
                <w:noProof/>
              </w:rPr>
              <w:fldChar w:fldCharType="end"/>
            </w:r>
          </w:ins>
        </w:p>
        <w:p w:rsidR="00AD62A8" w:rsidRDefault="00AD62A8">
          <w:pPr>
            <w:pStyle w:val="TM2"/>
            <w:tabs>
              <w:tab w:val="left" w:pos="660"/>
              <w:tab w:val="right" w:leader="dot" w:pos="9736"/>
            </w:tabs>
            <w:rPr>
              <w:ins w:id="54" w:author="Arthur Parmentier" w:date="2020-06-12T08:12:00Z"/>
              <w:rFonts w:eastAsiaTheme="minorEastAsia" w:cstheme="minorBidi"/>
              <w:b w:val="0"/>
              <w:bCs w:val="0"/>
              <w:noProof/>
              <w:lang w:val="fr-FR"/>
            </w:rPr>
          </w:pPr>
          <w:ins w:id="55"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"_Toc42842134"</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C.</w:t>
            </w:r>
            <w:r>
              <w:rPr>
                <w:rFonts w:eastAsiaTheme="minorEastAsia" w:cstheme="minorBidi"/>
                <w:b w:val="0"/>
                <w:bCs w:val="0"/>
                <w:noProof/>
                <w:lang w:val="fr-FR"/>
              </w:rPr>
              <w:tab/>
            </w:r>
            <w:r w:rsidRPr="00B22CAD">
              <w:rPr>
                <w:rStyle w:val="Lienhypertexte"/>
                <w:noProof/>
              </w:rPr>
              <w:t>A structuralist approach to SP</w:t>
            </w:r>
            <w:r>
              <w:rPr>
                <w:noProof/>
                <w:webHidden/>
              </w:rPr>
              <w:tab/>
            </w:r>
            <w:r>
              <w:rPr>
                <w:noProof/>
                <w:webHidden/>
              </w:rPr>
              <w:fldChar w:fldCharType="begin"/>
            </w:r>
            <w:r>
              <w:rPr>
                <w:noProof/>
                <w:webHidden/>
              </w:rPr>
              <w:instrText xml:space="preserve"> PAGEREF _Toc42842134 \h </w:instrText>
            </w:r>
            <w:r>
              <w:rPr>
                <w:noProof/>
                <w:webHidden/>
              </w:rPr>
            </w:r>
          </w:ins>
          <w:r>
            <w:rPr>
              <w:noProof/>
              <w:webHidden/>
            </w:rPr>
            <w:fldChar w:fldCharType="separate"/>
          </w:r>
          <w:ins w:id="56" w:author="Arthur Parmentier" w:date="2020-06-12T08:12:00Z">
            <w:r>
              <w:rPr>
                <w:noProof/>
                <w:webHidden/>
              </w:rPr>
              <w:t>18</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57" w:author="Arthur Parmentier" w:date="2020-06-12T08:12:00Z"/>
              <w:rFonts w:eastAsiaTheme="minorEastAsia" w:cstheme="minorBidi"/>
              <w:noProof/>
              <w:sz w:val="22"/>
              <w:szCs w:val="22"/>
              <w:lang w:val="fr-FR"/>
            </w:rPr>
          </w:pPr>
          <w:ins w:id="58"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"_Toc42842135"</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1.</w:t>
            </w:r>
            <w:r>
              <w:rPr>
                <w:rFonts w:eastAsiaTheme="minorEastAsia" w:cstheme="minorBidi"/>
                <w:noProof/>
                <w:sz w:val="22"/>
                <w:szCs w:val="22"/>
                <w:lang w:val="fr-FR"/>
              </w:rPr>
              <w:tab/>
            </w:r>
            <w:r w:rsidRPr="00B22CAD">
              <w:rPr>
                <w:rStyle w:val="Lienhypertexte"/>
                <w:noProof/>
              </w:rPr>
              <w:t>Preliminary remarks: Context and scope of my personal observations</w:t>
            </w:r>
            <w:r>
              <w:rPr>
                <w:noProof/>
                <w:webHidden/>
              </w:rPr>
              <w:tab/>
            </w:r>
            <w:r>
              <w:rPr>
                <w:noProof/>
                <w:webHidden/>
              </w:rPr>
              <w:fldChar w:fldCharType="begin"/>
            </w:r>
            <w:r>
              <w:rPr>
                <w:noProof/>
                <w:webHidden/>
              </w:rPr>
              <w:instrText xml:space="preserve"> PAGEREF _Toc42842135 \h </w:instrText>
            </w:r>
            <w:r>
              <w:rPr>
                <w:noProof/>
                <w:webHidden/>
              </w:rPr>
            </w:r>
          </w:ins>
          <w:r>
            <w:rPr>
              <w:noProof/>
              <w:webHidden/>
            </w:rPr>
            <w:fldChar w:fldCharType="separate"/>
          </w:r>
          <w:ins w:id="59" w:author="Arthur Parmentier" w:date="2020-06-12T08:12:00Z">
            <w:r>
              <w:rPr>
                <w:noProof/>
                <w:webHidden/>
              </w:rPr>
              <w:t>18</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60" w:author="Arthur Parmentier" w:date="2020-06-12T08:12:00Z"/>
              <w:rFonts w:eastAsiaTheme="minorEastAsia" w:cstheme="minorBidi"/>
              <w:noProof/>
              <w:sz w:val="22"/>
              <w:szCs w:val="22"/>
              <w:lang w:val="fr-FR"/>
            </w:rPr>
          </w:pPr>
          <w:ins w:id="61"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"_Toc42842146"</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2.</w:t>
            </w:r>
            <w:r>
              <w:rPr>
                <w:rFonts w:eastAsiaTheme="minorEastAsia" w:cstheme="minorBidi"/>
                <w:noProof/>
                <w:sz w:val="22"/>
                <w:szCs w:val="22"/>
                <w:lang w:val="fr-FR"/>
              </w:rPr>
              <w:tab/>
            </w:r>
            <w:r w:rsidRPr="00B22CAD">
              <w:rPr>
                <w:rStyle w:val="Lienhypertexte"/>
                <w:noProof/>
              </w:rPr>
              <w:t>Mapping of concepts from different spaces onto signs in the physical space of/around the body: the origin of SP signs</w:t>
            </w:r>
            <w:r>
              <w:rPr>
                <w:noProof/>
                <w:webHidden/>
              </w:rPr>
              <w:tab/>
            </w:r>
            <w:r>
              <w:rPr>
                <w:noProof/>
                <w:webHidden/>
              </w:rPr>
              <w:fldChar w:fldCharType="begin"/>
            </w:r>
            <w:r>
              <w:rPr>
                <w:noProof/>
                <w:webHidden/>
              </w:rPr>
              <w:instrText xml:space="preserve"> PAGEREF _Toc42842146 \h </w:instrText>
            </w:r>
            <w:r>
              <w:rPr>
                <w:noProof/>
                <w:webHidden/>
              </w:rPr>
            </w:r>
          </w:ins>
          <w:r>
            <w:rPr>
              <w:noProof/>
              <w:webHidden/>
            </w:rPr>
            <w:fldChar w:fldCharType="separate"/>
          </w:r>
          <w:ins w:id="62" w:author="Arthur Parmentier" w:date="2020-06-12T08:12:00Z">
            <w:r>
              <w:rPr>
                <w:noProof/>
                <w:webHidden/>
              </w:rPr>
              <w:t>18</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63" w:author="Arthur Parmentier" w:date="2020-06-12T08:12:00Z"/>
              <w:rFonts w:eastAsiaTheme="minorEastAsia" w:cstheme="minorBidi"/>
              <w:noProof/>
              <w:sz w:val="22"/>
              <w:szCs w:val="22"/>
              <w:lang w:val="fr-FR"/>
            </w:rPr>
          </w:pPr>
          <w:ins w:id="64"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"_Toc42842148"</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3.</w:t>
            </w:r>
            <w:r>
              <w:rPr>
                <w:rFonts w:eastAsiaTheme="minorEastAsia" w:cstheme="minorBidi"/>
                <w:noProof/>
                <w:sz w:val="22"/>
                <w:szCs w:val="22"/>
                <w:lang w:val="fr-FR"/>
              </w:rPr>
              <w:tab/>
            </w:r>
            <w:r w:rsidRPr="00B22CAD">
              <w:rPr>
                <w:rStyle w:val="Lienhypertexte"/>
                <w:noProof/>
              </w:rPr>
              <w:t>Sign overloading: polysemes and technical approaches to concepts in SP</w:t>
            </w:r>
            <w:r>
              <w:rPr>
                <w:noProof/>
                <w:webHidden/>
              </w:rPr>
              <w:tab/>
            </w:r>
            <w:r>
              <w:rPr>
                <w:noProof/>
                <w:webHidden/>
              </w:rPr>
              <w:fldChar w:fldCharType="begin"/>
            </w:r>
            <w:r>
              <w:rPr>
                <w:noProof/>
                <w:webHidden/>
              </w:rPr>
              <w:instrText xml:space="preserve"> PAGEREF _Toc42842148 \h </w:instrText>
            </w:r>
            <w:r>
              <w:rPr>
                <w:noProof/>
                <w:webHidden/>
              </w:rPr>
            </w:r>
          </w:ins>
          <w:r>
            <w:rPr>
              <w:noProof/>
              <w:webHidden/>
            </w:rPr>
            <w:fldChar w:fldCharType="separate"/>
          </w:r>
          <w:ins w:id="65" w:author="Arthur Parmentier" w:date="2020-06-12T08:12:00Z">
            <w:r>
              <w:rPr>
                <w:noProof/>
                <w:webHidden/>
              </w:rPr>
              <w:t>22</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66" w:author="Arthur Parmentier" w:date="2020-06-12T08:12:00Z"/>
              <w:rFonts w:eastAsiaTheme="minorEastAsia" w:cstheme="minorBidi"/>
              <w:noProof/>
              <w:sz w:val="22"/>
              <w:szCs w:val="22"/>
              <w:lang w:val="fr-FR"/>
            </w:rPr>
          </w:pPr>
          <w:ins w:id="67"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"_Toc42842149"</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4.</w:t>
            </w:r>
            <w:r>
              <w:rPr>
                <w:rFonts w:eastAsiaTheme="minorEastAsia" w:cstheme="minorBidi"/>
                <w:noProof/>
                <w:sz w:val="22"/>
                <w:szCs w:val="22"/>
                <w:lang w:val="fr-FR"/>
              </w:rPr>
              <w:tab/>
            </w:r>
            <w:r w:rsidRPr="00B22CAD">
              <w:rPr>
                <w:rStyle w:val="Lienhypertexte"/>
                <w:noProof/>
              </w:rPr>
              <w:t>Personal observations during SP practice</w:t>
            </w:r>
            <w:r>
              <w:rPr>
                <w:noProof/>
                <w:webHidden/>
              </w:rPr>
              <w:tab/>
            </w:r>
            <w:r>
              <w:rPr>
                <w:noProof/>
                <w:webHidden/>
              </w:rPr>
              <w:fldChar w:fldCharType="begin"/>
            </w:r>
            <w:r>
              <w:rPr>
                <w:noProof/>
                <w:webHidden/>
              </w:rPr>
              <w:instrText xml:space="preserve"> PAGEREF _Toc42842149 \h </w:instrText>
            </w:r>
            <w:r>
              <w:rPr>
                <w:noProof/>
                <w:webHidden/>
              </w:rPr>
            </w:r>
          </w:ins>
          <w:r>
            <w:rPr>
              <w:noProof/>
              <w:webHidden/>
            </w:rPr>
            <w:fldChar w:fldCharType="separate"/>
          </w:r>
          <w:ins w:id="68" w:author="Arthur Parmentier" w:date="2020-06-12T08:12:00Z">
            <w:r>
              <w:rPr>
                <w:noProof/>
                <w:webHidden/>
              </w:rPr>
              <w:t>26</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69" w:author="Arthur Parmentier" w:date="2020-06-12T08:12:00Z"/>
              <w:rFonts w:eastAsiaTheme="minorEastAsia" w:cstheme="minorBidi"/>
              <w:noProof/>
              <w:sz w:val="22"/>
              <w:szCs w:val="22"/>
              <w:lang w:val="fr-FR"/>
            </w:rPr>
          </w:pPr>
          <w:ins w:id="70"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"_Toc42842150"</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5.</w:t>
            </w:r>
            <w:r>
              <w:rPr>
                <w:rFonts w:eastAsiaTheme="minorEastAsia" w:cstheme="minorBidi"/>
                <w:noProof/>
                <w:sz w:val="22"/>
                <w:szCs w:val="22"/>
                <w:lang w:val="fr-FR"/>
              </w:rPr>
              <w:tab/>
            </w:r>
            <w:r w:rsidRPr="00B22CAD">
              <w:rPr>
                <w:rStyle w:val="Lienhypertexte"/>
                <w:noProof/>
              </w:rPr>
              <w:t>The SP grammar</w:t>
            </w:r>
            <w:r>
              <w:rPr>
                <w:noProof/>
                <w:webHidden/>
              </w:rPr>
              <w:tab/>
            </w:r>
            <w:r>
              <w:rPr>
                <w:noProof/>
                <w:webHidden/>
              </w:rPr>
              <w:fldChar w:fldCharType="begin"/>
            </w:r>
            <w:r>
              <w:rPr>
                <w:noProof/>
                <w:webHidden/>
              </w:rPr>
              <w:instrText xml:space="preserve"> PAGEREF _Toc42842150 \h </w:instrText>
            </w:r>
            <w:r>
              <w:rPr>
                <w:noProof/>
                <w:webHidden/>
              </w:rPr>
            </w:r>
          </w:ins>
          <w:r>
            <w:rPr>
              <w:noProof/>
              <w:webHidden/>
            </w:rPr>
            <w:fldChar w:fldCharType="separate"/>
          </w:r>
          <w:ins w:id="71" w:author="Arthur Parmentier" w:date="2020-06-12T08:12:00Z">
            <w:r>
              <w:rPr>
                <w:noProof/>
                <w:webHidden/>
              </w:rPr>
              <w:t>28</w:t>
            </w:r>
            <w:r>
              <w:rPr>
                <w:noProof/>
                <w:webHidden/>
              </w:rPr>
              <w:fldChar w:fldCharType="end"/>
            </w:r>
            <w:r w:rsidRPr="00B22CAD">
              <w:rPr>
                <w:rStyle w:val="Lienhypertexte"/>
                <w:noProof/>
              </w:rPr>
              <w:fldChar w:fldCharType="end"/>
            </w:r>
          </w:ins>
        </w:p>
        <w:p w:rsidR="00AD62A8" w:rsidRDefault="00AD62A8">
          <w:pPr>
            <w:pStyle w:val="TM2"/>
            <w:tabs>
              <w:tab w:val="left" w:pos="660"/>
              <w:tab w:val="right" w:leader="dot" w:pos="9736"/>
            </w:tabs>
            <w:rPr>
              <w:ins w:id="72" w:author="Arthur Parmentier" w:date="2020-06-12T08:12:00Z"/>
              <w:rFonts w:eastAsiaTheme="minorEastAsia" w:cstheme="minorBidi"/>
              <w:b w:val="0"/>
              <w:bCs w:val="0"/>
              <w:noProof/>
              <w:lang w:val="fr-FR"/>
            </w:rPr>
          </w:pPr>
          <w:ins w:id="73"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"_Toc42842172"</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D.</w:t>
            </w:r>
            <w:r>
              <w:rPr>
                <w:rFonts w:eastAsiaTheme="minorEastAsia" w:cstheme="minorBidi"/>
                <w:b w:val="0"/>
                <w:bCs w:val="0"/>
                <w:noProof/>
                <w:lang w:val="fr-FR"/>
              </w:rPr>
              <w:tab/>
            </w:r>
            <w:r w:rsidRPr="00B22CAD">
              <w:rPr>
                <w:rStyle w:val="Lienhypertexte"/>
                <w:noProof/>
              </w:rPr>
              <w:t>Meta-structures of SP: communication outside sign language, configurations, conventions and diffusion mechanisms</w:t>
            </w:r>
            <w:r>
              <w:rPr>
                <w:noProof/>
                <w:webHidden/>
              </w:rPr>
              <w:tab/>
            </w:r>
            <w:r>
              <w:rPr>
                <w:noProof/>
                <w:webHidden/>
              </w:rPr>
              <w:fldChar w:fldCharType="begin"/>
            </w:r>
            <w:r>
              <w:rPr>
                <w:noProof/>
                <w:webHidden/>
              </w:rPr>
              <w:instrText xml:space="preserve"> PAGEREF _Toc42842172 \h </w:instrText>
            </w:r>
            <w:r>
              <w:rPr>
                <w:noProof/>
                <w:webHidden/>
              </w:rPr>
            </w:r>
          </w:ins>
          <w:r>
            <w:rPr>
              <w:noProof/>
              <w:webHidden/>
            </w:rPr>
            <w:fldChar w:fldCharType="separate"/>
          </w:r>
          <w:ins w:id="74" w:author="Arthur Parmentier" w:date="2020-06-12T08:12:00Z">
            <w:r>
              <w:rPr>
                <w:noProof/>
                <w:webHidden/>
              </w:rPr>
              <w:t>39</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75" w:author="Arthur Parmentier" w:date="2020-06-12T08:12:00Z"/>
              <w:rFonts w:eastAsiaTheme="minorEastAsia" w:cstheme="minorBidi"/>
              <w:noProof/>
              <w:sz w:val="22"/>
              <w:szCs w:val="22"/>
              <w:lang w:val="fr-FR"/>
            </w:rPr>
          </w:pPr>
          <w:ins w:id="76"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"_Toc42842173"</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1.</w:t>
            </w:r>
            <w:r>
              <w:rPr>
                <w:rFonts w:eastAsiaTheme="minorEastAsia" w:cstheme="minorBidi"/>
                <w:noProof/>
                <w:sz w:val="22"/>
                <w:szCs w:val="22"/>
                <w:lang w:val="fr-FR"/>
              </w:rPr>
              <w:tab/>
            </w:r>
            <w:r w:rsidRPr="00B22CAD">
              <w:rPr>
                <w:rStyle w:val="Lienhypertexte"/>
                <w:noProof/>
              </w:rPr>
              <w:t>Preliminary remark: what we mean when we say “SP”</w:t>
            </w:r>
            <w:r>
              <w:rPr>
                <w:noProof/>
                <w:webHidden/>
              </w:rPr>
              <w:tab/>
            </w:r>
            <w:r>
              <w:rPr>
                <w:noProof/>
                <w:webHidden/>
              </w:rPr>
              <w:fldChar w:fldCharType="begin"/>
            </w:r>
            <w:r>
              <w:rPr>
                <w:noProof/>
                <w:webHidden/>
              </w:rPr>
              <w:instrText xml:space="preserve"> PAGEREF _Toc42842173 \h </w:instrText>
            </w:r>
            <w:r>
              <w:rPr>
                <w:noProof/>
                <w:webHidden/>
              </w:rPr>
            </w:r>
          </w:ins>
          <w:r>
            <w:rPr>
              <w:noProof/>
              <w:webHidden/>
            </w:rPr>
            <w:fldChar w:fldCharType="separate"/>
          </w:r>
          <w:ins w:id="77" w:author="Arthur Parmentier" w:date="2020-06-12T08:12:00Z">
            <w:r>
              <w:rPr>
                <w:noProof/>
                <w:webHidden/>
              </w:rPr>
              <w:t>39</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78" w:author="Arthur Parmentier" w:date="2020-06-12T08:12:00Z"/>
              <w:rFonts w:eastAsiaTheme="minorEastAsia" w:cstheme="minorBidi"/>
              <w:noProof/>
              <w:sz w:val="22"/>
              <w:szCs w:val="22"/>
              <w:lang w:val="fr-FR"/>
            </w:rPr>
          </w:pPr>
          <w:ins w:id="79"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"_Toc42842174"</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2.</w:t>
            </w:r>
            <w:r>
              <w:rPr>
                <w:rFonts w:eastAsiaTheme="minorEastAsia" w:cstheme="minorBidi"/>
                <w:noProof/>
                <w:sz w:val="22"/>
                <w:szCs w:val="22"/>
                <w:lang w:val="fr-FR"/>
              </w:rPr>
              <w:tab/>
            </w:r>
            <w:r w:rsidRPr="00B22CAD">
              <w:rPr>
                <w:rStyle w:val="Lienhypertexte"/>
                <w:noProof/>
              </w:rPr>
              <w:t>SP as a complex communication form</w:t>
            </w:r>
            <w:r>
              <w:rPr>
                <w:noProof/>
                <w:webHidden/>
              </w:rPr>
              <w:tab/>
            </w:r>
            <w:r>
              <w:rPr>
                <w:noProof/>
                <w:webHidden/>
              </w:rPr>
              <w:fldChar w:fldCharType="begin"/>
            </w:r>
            <w:r>
              <w:rPr>
                <w:noProof/>
                <w:webHidden/>
              </w:rPr>
              <w:instrText xml:space="preserve"> PAGEREF _Toc42842174 \h </w:instrText>
            </w:r>
            <w:r>
              <w:rPr>
                <w:noProof/>
                <w:webHidden/>
              </w:rPr>
            </w:r>
          </w:ins>
          <w:r>
            <w:rPr>
              <w:noProof/>
              <w:webHidden/>
            </w:rPr>
            <w:fldChar w:fldCharType="separate"/>
          </w:r>
          <w:ins w:id="80" w:author="Arthur Parmentier" w:date="2020-06-12T08:12:00Z">
            <w:r>
              <w:rPr>
                <w:noProof/>
                <w:webHidden/>
              </w:rPr>
              <w:t>39</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81" w:author="Arthur Parmentier" w:date="2020-06-12T08:12:00Z"/>
              <w:rFonts w:eastAsiaTheme="minorEastAsia" w:cstheme="minorBidi"/>
              <w:noProof/>
              <w:sz w:val="22"/>
              <w:szCs w:val="22"/>
              <w:lang w:val="fr-FR"/>
            </w:rPr>
          </w:pPr>
          <w:ins w:id="82"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"_Toc42842175"</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3.</w:t>
            </w:r>
            <w:r>
              <w:rPr>
                <w:rFonts w:eastAsiaTheme="minorEastAsia" w:cstheme="minorBidi"/>
                <w:noProof/>
                <w:sz w:val="22"/>
                <w:szCs w:val="22"/>
                <w:lang w:val="fr-FR"/>
              </w:rPr>
              <w:tab/>
            </w:r>
            <w:r w:rsidRPr="00B22CAD">
              <w:rPr>
                <w:rStyle w:val="Lienhypertexte"/>
                <w:noProof/>
              </w:rPr>
              <w:t>Configurations of SP practices and performances</w:t>
            </w:r>
            <w:r>
              <w:rPr>
                <w:noProof/>
                <w:webHidden/>
              </w:rPr>
              <w:tab/>
            </w:r>
            <w:r>
              <w:rPr>
                <w:noProof/>
                <w:webHidden/>
              </w:rPr>
              <w:fldChar w:fldCharType="begin"/>
            </w:r>
            <w:r>
              <w:rPr>
                <w:noProof/>
                <w:webHidden/>
              </w:rPr>
              <w:instrText xml:space="preserve"> PAGEREF _Toc42842175 \h </w:instrText>
            </w:r>
            <w:r>
              <w:rPr>
                <w:noProof/>
                <w:webHidden/>
              </w:rPr>
            </w:r>
          </w:ins>
          <w:r>
            <w:rPr>
              <w:noProof/>
              <w:webHidden/>
            </w:rPr>
            <w:fldChar w:fldCharType="separate"/>
          </w:r>
          <w:ins w:id="83" w:author="Arthur Parmentier" w:date="2020-06-12T08:12:00Z">
            <w:r>
              <w:rPr>
                <w:noProof/>
                <w:webHidden/>
              </w:rPr>
              <w:t>40</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84" w:author="Arthur Parmentier" w:date="2020-06-12T08:12:00Z"/>
              <w:rFonts w:eastAsiaTheme="minorEastAsia" w:cstheme="minorBidi"/>
              <w:noProof/>
              <w:sz w:val="22"/>
              <w:szCs w:val="22"/>
              <w:lang w:val="fr-FR"/>
            </w:rPr>
          </w:pPr>
          <w:ins w:id="85"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"_Toc42842176"</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4.</w:t>
            </w:r>
            <w:r>
              <w:rPr>
                <w:rFonts w:eastAsiaTheme="minorEastAsia" w:cstheme="minorBidi"/>
                <w:noProof/>
                <w:sz w:val="22"/>
                <w:szCs w:val="22"/>
                <w:lang w:val="fr-FR"/>
              </w:rPr>
              <w:tab/>
            </w:r>
            <w:r w:rsidRPr="00B22CAD">
              <w:rPr>
                <w:rStyle w:val="Lienhypertexte"/>
                <w:noProof/>
              </w:rPr>
              <w:t>Concluding remark: the meaning of SP as its use</w:t>
            </w:r>
            <w:r>
              <w:rPr>
                <w:noProof/>
                <w:webHidden/>
              </w:rPr>
              <w:tab/>
            </w:r>
            <w:r>
              <w:rPr>
                <w:noProof/>
                <w:webHidden/>
              </w:rPr>
              <w:fldChar w:fldCharType="begin"/>
            </w:r>
            <w:r>
              <w:rPr>
                <w:noProof/>
                <w:webHidden/>
              </w:rPr>
              <w:instrText xml:space="preserve"> PAGEREF _Toc42842176 \h </w:instrText>
            </w:r>
            <w:r>
              <w:rPr>
                <w:noProof/>
                <w:webHidden/>
              </w:rPr>
            </w:r>
          </w:ins>
          <w:r>
            <w:rPr>
              <w:noProof/>
              <w:webHidden/>
            </w:rPr>
            <w:fldChar w:fldCharType="separate"/>
          </w:r>
          <w:ins w:id="86" w:author="Arthur Parmentier" w:date="2020-06-12T08:12:00Z">
            <w:r>
              <w:rPr>
                <w:noProof/>
                <w:webHidden/>
              </w:rPr>
              <w:t>46</w:t>
            </w:r>
            <w:r>
              <w:rPr>
                <w:noProof/>
                <w:webHidden/>
              </w:rPr>
              <w:fldChar w:fldCharType="end"/>
            </w:r>
            <w:r w:rsidRPr="00B22CAD">
              <w:rPr>
                <w:rStyle w:val="Lienhypertexte"/>
                <w:noProof/>
              </w:rPr>
              <w:fldChar w:fldCharType="end"/>
            </w:r>
          </w:ins>
        </w:p>
        <w:p w:rsidR="00AD62A8" w:rsidRDefault="00AD62A8">
          <w:pPr>
            <w:pStyle w:val="TM1"/>
            <w:tabs>
              <w:tab w:val="left" w:pos="660"/>
              <w:tab w:val="right" w:leader="dot" w:pos="9736"/>
            </w:tabs>
            <w:rPr>
              <w:ins w:id="87" w:author="Arthur Parmentier" w:date="2020-06-12T08:12:00Z"/>
              <w:rFonts w:eastAsiaTheme="minorEastAsia" w:cstheme="minorBidi"/>
              <w:b w:val="0"/>
              <w:bCs w:val="0"/>
              <w:i w:val="0"/>
              <w:iCs w:val="0"/>
              <w:noProof/>
              <w:sz w:val="22"/>
              <w:szCs w:val="22"/>
              <w:lang w:val="fr-FR"/>
            </w:rPr>
          </w:pPr>
          <w:ins w:id="88"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"_Toc42842178"</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IV.</w:t>
            </w:r>
            <w:r>
              <w:rPr>
                <w:rFonts w:eastAsiaTheme="minorEastAsia" w:cstheme="minorBidi"/>
                <w:b w:val="0"/>
                <w:bCs w:val="0"/>
                <w:i w:val="0"/>
                <w:iCs w:val="0"/>
                <w:noProof/>
                <w:sz w:val="22"/>
                <w:szCs w:val="22"/>
                <w:lang w:val="fr-FR"/>
              </w:rPr>
              <w:tab/>
            </w:r>
            <w:r w:rsidRPr="00B22CAD">
              <w:rPr>
                <w:rStyle w:val="Lienhypertexte"/>
                <w:noProof/>
              </w:rPr>
              <w:t>Practical part: SP recognition with Max/MSP</w:t>
            </w:r>
            <w:r>
              <w:rPr>
                <w:noProof/>
                <w:webHidden/>
              </w:rPr>
              <w:tab/>
            </w:r>
            <w:r>
              <w:rPr>
                <w:noProof/>
                <w:webHidden/>
              </w:rPr>
              <w:fldChar w:fldCharType="begin"/>
            </w:r>
            <w:r>
              <w:rPr>
                <w:noProof/>
                <w:webHidden/>
              </w:rPr>
              <w:instrText xml:space="preserve"> PAGEREF _Toc42842178 \h </w:instrText>
            </w:r>
            <w:r>
              <w:rPr>
                <w:noProof/>
                <w:webHidden/>
              </w:rPr>
            </w:r>
          </w:ins>
          <w:r>
            <w:rPr>
              <w:noProof/>
              <w:webHidden/>
            </w:rPr>
            <w:fldChar w:fldCharType="separate"/>
          </w:r>
          <w:ins w:id="89" w:author="Arthur Parmentier" w:date="2020-06-12T08:12:00Z">
            <w:r>
              <w:rPr>
                <w:noProof/>
                <w:webHidden/>
              </w:rPr>
              <w:t>47</w:t>
            </w:r>
            <w:r>
              <w:rPr>
                <w:noProof/>
                <w:webHidden/>
              </w:rPr>
              <w:fldChar w:fldCharType="end"/>
            </w:r>
            <w:r w:rsidRPr="00B22CAD">
              <w:rPr>
                <w:rStyle w:val="Lienhypertexte"/>
                <w:noProof/>
              </w:rPr>
              <w:fldChar w:fldCharType="end"/>
            </w:r>
          </w:ins>
        </w:p>
        <w:p w:rsidR="00AD62A8" w:rsidRDefault="00AD62A8">
          <w:pPr>
            <w:pStyle w:val="TM2"/>
            <w:tabs>
              <w:tab w:val="left" w:pos="660"/>
              <w:tab w:val="right" w:leader="dot" w:pos="9736"/>
            </w:tabs>
            <w:rPr>
              <w:ins w:id="90" w:author="Arthur Parmentier" w:date="2020-06-12T08:12:00Z"/>
              <w:rFonts w:eastAsiaTheme="minorEastAsia" w:cstheme="minorBidi"/>
              <w:b w:val="0"/>
              <w:bCs w:val="0"/>
              <w:noProof/>
              <w:lang w:val="fr-FR"/>
            </w:rPr>
          </w:pPr>
          <w:ins w:id="91"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"_Toc42842179"</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A.</w:t>
            </w:r>
            <w:r>
              <w:rPr>
                <w:rFonts w:eastAsiaTheme="minorEastAsia" w:cstheme="minorBidi"/>
                <w:b w:val="0"/>
                <w:bCs w:val="0"/>
                <w:noProof/>
                <w:lang w:val="fr-FR"/>
              </w:rPr>
              <w:tab/>
            </w:r>
            <w:r w:rsidRPr="00B22CAD">
              <w:rPr>
                <w:rStyle w:val="Lienhypertexte"/>
                <w:noProof/>
              </w:rPr>
              <w:t>A new configuration: motivations, goals, workflow &amp; challenges</w:t>
            </w:r>
            <w:r>
              <w:rPr>
                <w:noProof/>
                <w:webHidden/>
              </w:rPr>
              <w:tab/>
            </w:r>
            <w:r>
              <w:rPr>
                <w:noProof/>
                <w:webHidden/>
              </w:rPr>
              <w:fldChar w:fldCharType="begin"/>
            </w:r>
            <w:r>
              <w:rPr>
                <w:noProof/>
                <w:webHidden/>
              </w:rPr>
              <w:instrText xml:space="preserve"> PAGEREF _Toc42842179 \h </w:instrText>
            </w:r>
            <w:r>
              <w:rPr>
                <w:noProof/>
                <w:webHidden/>
              </w:rPr>
            </w:r>
          </w:ins>
          <w:r>
            <w:rPr>
              <w:noProof/>
              <w:webHidden/>
            </w:rPr>
            <w:fldChar w:fldCharType="separate"/>
          </w:r>
          <w:ins w:id="92" w:author="Arthur Parmentier" w:date="2020-06-12T08:12:00Z">
            <w:r>
              <w:rPr>
                <w:noProof/>
                <w:webHidden/>
              </w:rPr>
              <w:t>47</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93" w:author="Arthur Parmentier" w:date="2020-06-12T08:12:00Z"/>
              <w:rFonts w:eastAsiaTheme="minorEastAsia" w:cstheme="minorBidi"/>
              <w:noProof/>
              <w:sz w:val="22"/>
              <w:szCs w:val="22"/>
              <w:lang w:val="fr-FR"/>
            </w:rPr>
          </w:pPr>
          <w:ins w:id="94"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"_Toc42842180"</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1.</w:t>
            </w:r>
            <w:r>
              <w:rPr>
                <w:rFonts w:eastAsiaTheme="minorEastAsia" w:cstheme="minorBidi"/>
                <w:noProof/>
                <w:sz w:val="22"/>
                <w:szCs w:val="22"/>
                <w:lang w:val="fr-FR"/>
              </w:rPr>
              <w:tab/>
            </w:r>
            <w:r w:rsidRPr="00B22CAD">
              <w:rPr>
                <w:rStyle w:val="Lienhypertexte"/>
                <w:noProof/>
              </w:rPr>
              <w:t>Motivations</w:t>
            </w:r>
            <w:r>
              <w:rPr>
                <w:noProof/>
                <w:webHidden/>
              </w:rPr>
              <w:tab/>
            </w:r>
            <w:r>
              <w:rPr>
                <w:noProof/>
                <w:webHidden/>
              </w:rPr>
              <w:fldChar w:fldCharType="begin"/>
            </w:r>
            <w:r>
              <w:rPr>
                <w:noProof/>
                <w:webHidden/>
              </w:rPr>
              <w:instrText xml:space="preserve"> PAGEREF _Toc42842180 \h </w:instrText>
            </w:r>
            <w:r>
              <w:rPr>
                <w:noProof/>
                <w:webHidden/>
              </w:rPr>
            </w:r>
          </w:ins>
          <w:r>
            <w:rPr>
              <w:noProof/>
              <w:webHidden/>
            </w:rPr>
            <w:fldChar w:fldCharType="separate"/>
          </w:r>
          <w:ins w:id="95" w:author="Arthur Parmentier" w:date="2020-06-12T08:12:00Z">
            <w:r>
              <w:rPr>
                <w:noProof/>
                <w:webHidden/>
              </w:rPr>
              <w:t>47</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96" w:author="Arthur Parmentier" w:date="2020-06-12T08:12:00Z"/>
              <w:rFonts w:eastAsiaTheme="minorEastAsia" w:cstheme="minorBidi"/>
              <w:noProof/>
              <w:sz w:val="22"/>
              <w:szCs w:val="22"/>
              <w:lang w:val="fr-FR"/>
            </w:rPr>
          </w:pPr>
          <w:ins w:id="97"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"_Toc42842181"</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2.</w:t>
            </w:r>
            <w:r>
              <w:rPr>
                <w:rFonts w:eastAsiaTheme="minorEastAsia" w:cstheme="minorBidi"/>
                <w:noProof/>
                <w:sz w:val="22"/>
                <w:szCs w:val="22"/>
                <w:lang w:val="fr-FR"/>
              </w:rPr>
              <w:tab/>
            </w:r>
            <w:r w:rsidRPr="00B22CAD">
              <w:rPr>
                <w:rStyle w:val="Lienhypertexte"/>
                <w:noProof/>
              </w:rPr>
              <w:t>Goals</w:t>
            </w:r>
            <w:r>
              <w:rPr>
                <w:noProof/>
                <w:webHidden/>
              </w:rPr>
              <w:tab/>
            </w:r>
            <w:r>
              <w:rPr>
                <w:noProof/>
                <w:webHidden/>
              </w:rPr>
              <w:fldChar w:fldCharType="begin"/>
            </w:r>
            <w:r>
              <w:rPr>
                <w:noProof/>
                <w:webHidden/>
              </w:rPr>
              <w:instrText xml:space="preserve"> PAGEREF _Toc42842181 \h </w:instrText>
            </w:r>
            <w:r>
              <w:rPr>
                <w:noProof/>
                <w:webHidden/>
              </w:rPr>
            </w:r>
          </w:ins>
          <w:r>
            <w:rPr>
              <w:noProof/>
              <w:webHidden/>
            </w:rPr>
            <w:fldChar w:fldCharType="separate"/>
          </w:r>
          <w:ins w:id="98" w:author="Arthur Parmentier" w:date="2020-06-12T08:12:00Z">
            <w:r>
              <w:rPr>
                <w:noProof/>
                <w:webHidden/>
              </w:rPr>
              <w:t>49</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99" w:author="Arthur Parmentier" w:date="2020-06-12T08:12:00Z"/>
              <w:rFonts w:eastAsiaTheme="minorEastAsia" w:cstheme="minorBidi"/>
              <w:noProof/>
              <w:sz w:val="22"/>
              <w:szCs w:val="22"/>
              <w:lang w:val="fr-FR"/>
            </w:rPr>
          </w:pPr>
          <w:ins w:id="100"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"_Toc42842182"</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3.</w:t>
            </w:r>
            <w:r>
              <w:rPr>
                <w:rFonts w:eastAsiaTheme="minorEastAsia" w:cstheme="minorBidi"/>
                <w:noProof/>
                <w:sz w:val="22"/>
                <w:szCs w:val="22"/>
                <w:lang w:val="fr-FR"/>
              </w:rPr>
              <w:tab/>
            </w:r>
            <w:r w:rsidRPr="00B22CAD">
              <w:rPr>
                <w:rStyle w:val="Lienhypertexte"/>
                <w:noProof/>
              </w:rPr>
              <w:t>Workflow and challenges: a review of literature</w:t>
            </w:r>
            <w:r>
              <w:rPr>
                <w:noProof/>
                <w:webHidden/>
              </w:rPr>
              <w:tab/>
            </w:r>
            <w:r>
              <w:rPr>
                <w:noProof/>
                <w:webHidden/>
              </w:rPr>
              <w:fldChar w:fldCharType="begin"/>
            </w:r>
            <w:r>
              <w:rPr>
                <w:noProof/>
                <w:webHidden/>
              </w:rPr>
              <w:instrText xml:space="preserve"> PAGEREF _Toc42842182 \h </w:instrText>
            </w:r>
            <w:r>
              <w:rPr>
                <w:noProof/>
                <w:webHidden/>
              </w:rPr>
            </w:r>
          </w:ins>
          <w:r>
            <w:rPr>
              <w:noProof/>
              <w:webHidden/>
            </w:rPr>
            <w:fldChar w:fldCharType="separate"/>
          </w:r>
          <w:ins w:id="101" w:author="Arthur Parmentier" w:date="2020-06-12T08:12:00Z">
            <w:r>
              <w:rPr>
                <w:noProof/>
                <w:webHidden/>
              </w:rPr>
              <w:t>49</w:t>
            </w:r>
            <w:r>
              <w:rPr>
                <w:noProof/>
                <w:webHidden/>
              </w:rPr>
              <w:fldChar w:fldCharType="end"/>
            </w:r>
            <w:r w:rsidRPr="00B22CAD">
              <w:rPr>
                <w:rStyle w:val="Lienhypertexte"/>
                <w:noProof/>
              </w:rPr>
              <w:fldChar w:fldCharType="end"/>
            </w:r>
          </w:ins>
        </w:p>
        <w:p w:rsidR="00AD62A8" w:rsidRDefault="00AD62A8">
          <w:pPr>
            <w:pStyle w:val="TM2"/>
            <w:tabs>
              <w:tab w:val="left" w:pos="660"/>
              <w:tab w:val="right" w:leader="dot" w:pos="9736"/>
            </w:tabs>
            <w:rPr>
              <w:ins w:id="102" w:author="Arthur Parmentier" w:date="2020-06-12T08:12:00Z"/>
              <w:rFonts w:eastAsiaTheme="minorEastAsia" w:cstheme="minorBidi"/>
              <w:b w:val="0"/>
              <w:bCs w:val="0"/>
              <w:noProof/>
              <w:lang w:val="fr-FR"/>
            </w:rPr>
          </w:pPr>
          <w:ins w:id="103"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"_Toc42842183"</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B.</w:t>
            </w:r>
            <w:r>
              <w:rPr>
                <w:rFonts w:eastAsiaTheme="minorEastAsia" w:cstheme="minorBidi"/>
                <w:b w:val="0"/>
                <w:bCs w:val="0"/>
                <w:noProof/>
                <w:lang w:val="fr-FR"/>
              </w:rPr>
              <w:tab/>
            </w:r>
            <w:r w:rsidRPr="00B22CAD">
              <w:rPr>
                <w:rStyle w:val="Lienhypertexte"/>
                <w:noProof/>
              </w:rPr>
              <w:t>The big picture</w:t>
            </w:r>
            <w:r>
              <w:rPr>
                <w:noProof/>
                <w:webHidden/>
              </w:rPr>
              <w:tab/>
            </w:r>
            <w:r>
              <w:rPr>
                <w:noProof/>
                <w:webHidden/>
              </w:rPr>
              <w:fldChar w:fldCharType="begin"/>
            </w:r>
            <w:r>
              <w:rPr>
                <w:noProof/>
                <w:webHidden/>
              </w:rPr>
              <w:instrText xml:space="preserve"> PAGEREF _Toc42842183 \h </w:instrText>
            </w:r>
            <w:r>
              <w:rPr>
                <w:noProof/>
                <w:webHidden/>
              </w:rPr>
            </w:r>
          </w:ins>
          <w:r>
            <w:rPr>
              <w:noProof/>
              <w:webHidden/>
            </w:rPr>
            <w:fldChar w:fldCharType="separate"/>
          </w:r>
          <w:ins w:id="104" w:author="Arthur Parmentier" w:date="2020-06-12T08:12:00Z">
            <w:r>
              <w:rPr>
                <w:noProof/>
                <w:webHidden/>
              </w:rPr>
              <w:t>49</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105" w:author="Arthur Parmentier" w:date="2020-06-12T08:12:00Z"/>
              <w:rFonts w:eastAsiaTheme="minorEastAsia" w:cstheme="minorBidi"/>
              <w:noProof/>
              <w:sz w:val="22"/>
              <w:szCs w:val="22"/>
              <w:lang w:val="fr-FR"/>
            </w:rPr>
          </w:pPr>
          <w:ins w:id="106"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"_Toc42842184"</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1.</w:t>
            </w:r>
            <w:r>
              <w:rPr>
                <w:rFonts w:eastAsiaTheme="minorEastAsia" w:cstheme="minorBidi"/>
                <w:noProof/>
                <w:sz w:val="22"/>
                <w:szCs w:val="22"/>
                <w:lang w:val="fr-FR"/>
              </w:rPr>
              <w:tab/>
            </w:r>
            <w:r w:rsidRPr="00B22CAD">
              <w:rPr>
                <w:rStyle w:val="Lienhypertexte"/>
                <w:noProof/>
              </w:rPr>
              <w:t>General overview of the system</w:t>
            </w:r>
            <w:r>
              <w:rPr>
                <w:noProof/>
                <w:webHidden/>
              </w:rPr>
              <w:tab/>
            </w:r>
            <w:r>
              <w:rPr>
                <w:noProof/>
                <w:webHidden/>
              </w:rPr>
              <w:fldChar w:fldCharType="begin"/>
            </w:r>
            <w:r>
              <w:rPr>
                <w:noProof/>
                <w:webHidden/>
              </w:rPr>
              <w:instrText xml:space="preserve"> PAGEREF _Toc42842184 \h </w:instrText>
            </w:r>
            <w:r>
              <w:rPr>
                <w:noProof/>
                <w:webHidden/>
              </w:rPr>
            </w:r>
          </w:ins>
          <w:r>
            <w:rPr>
              <w:noProof/>
              <w:webHidden/>
            </w:rPr>
            <w:fldChar w:fldCharType="separate"/>
          </w:r>
          <w:ins w:id="107" w:author="Arthur Parmentier" w:date="2020-06-12T08:12:00Z">
            <w:r>
              <w:rPr>
                <w:noProof/>
                <w:webHidden/>
              </w:rPr>
              <w:t>49</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108" w:author="Arthur Parmentier" w:date="2020-06-12T08:12:00Z"/>
              <w:rFonts w:eastAsiaTheme="minorEastAsia" w:cstheme="minorBidi"/>
              <w:noProof/>
              <w:sz w:val="22"/>
              <w:szCs w:val="22"/>
              <w:lang w:val="fr-FR"/>
            </w:rPr>
          </w:pPr>
          <w:ins w:id="109"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"_Toc42842185"</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2.</w:t>
            </w:r>
            <w:r>
              <w:rPr>
                <w:rFonts w:eastAsiaTheme="minorEastAsia" w:cstheme="minorBidi"/>
                <w:noProof/>
                <w:sz w:val="22"/>
                <w:szCs w:val="22"/>
                <w:lang w:val="fr-FR"/>
              </w:rPr>
              <w:tab/>
            </w:r>
            <w:r w:rsidRPr="00B22CAD">
              <w:rPr>
                <w:rStyle w:val="Lienhypertexte"/>
                <w:noProof/>
              </w:rPr>
              <w:t>The choice of Max/MSP</w:t>
            </w:r>
            <w:r>
              <w:rPr>
                <w:noProof/>
                <w:webHidden/>
              </w:rPr>
              <w:tab/>
            </w:r>
            <w:r>
              <w:rPr>
                <w:noProof/>
                <w:webHidden/>
              </w:rPr>
              <w:fldChar w:fldCharType="begin"/>
            </w:r>
            <w:r>
              <w:rPr>
                <w:noProof/>
                <w:webHidden/>
              </w:rPr>
              <w:instrText xml:space="preserve"> PAGEREF _Toc42842185 \h </w:instrText>
            </w:r>
            <w:r>
              <w:rPr>
                <w:noProof/>
                <w:webHidden/>
              </w:rPr>
            </w:r>
          </w:ins>
          <w:r>
            <w:rPr>
              <w:noProof/>
              <w:webHidden/>
            </w:rPr>
            <w:fldChar w:fldCharType="separate"/>
          </w:r>
          <w:ins w:id="110" w:author="Arthur Parmentier" w:date="2020-06-12T08:12:00Z">
            <w:r>
              <w:rPr>
                <w:noProof/>
                <w:webHidden/>
              </w:rPr>
              <w:t>52</w:t>
            </w:r>
            <w:r>
              <w:rPr>
                <w:noProof/>
                <w:webHidden/>
              </w:rPr>
              <w:fldChar w:fldCharType="end"/>
            </w:r>
            <w:r w:rsidRPr="00B22CAD">
              <w:rPr>
                <w:rStyle w:val="Lienhypertexte"/>
                <w:noProof/>
              </w:rPr>
              <w:fldChar w:fldCharType="end"/>
            </w:r>
          </w:ins>
        </w:p>
        <w:p w:rsidR="00AD62A8" w:rsidRDefault="00AD62A8">
          <w:pPr>
            <w:pStyle w:val="TM2"/>
            <w:tabs>
              <w:tab w:val="left" w:pos="660"/>
              <w:tab w:val="right" w:leader="dot" w:pos="9736"/>
            </w:tabs>
            <w:rPr>
              <w:ins w:id="111" w:author="Arthur Parmentier" w:date="2020-06-12T08:12:00Z"/>
              <w:rFonts w:eastAsiaTheme="minorEastAsia" w:cstheme="minorBidi"/>
              <w:b w:val="0"/>
              <w:bCs w:val="0"/>
              <w:noProof/>
              <w:lang w:val="fr-FR"/>
            </w:rPr>
          </w:pPr>
          <w:ins w:id="112"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"_Toc42842186"</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Pr>
                <w:rFonts w:eastAsiaTheme="minorEastAsia" w:cstheme="minorBidi"/>
                <w:b w:val="0"/>
                <w:bCs w:val="0"/>
                <w:noProof/>
                <w:lang w:val="fr-FR"/>
              </w:rPr>
              <w:tab/>
            </w:r>
            <w:r w:rsidRPr="00B22CAD">
              <w:rPr>
                <w:rStyle w:val="Lienhypertexte"/>
                <w:noProof/>
              </w:rPr>
              <w:t>Description of each layer</w:t>
            </w:r>
            <w:r>
              <w:rPr>
                <w:noProof/>
                <w:webHidden/>
              </w:rPr>
              <w:tab/>
            </w:r>
            <w:r>
              <w:rPr>
                <w:noProof/>
                <w:webHidden/>
              </w:rPr>
              <w:fldChar w:fldCharType="begin"/>
            </w:r>
            <w:r>
              <w:rPr>
                <w:noProof/>
                <w:webHidden/>
              </w:rPr>
              <w:instrText xml:space="preserve"> PAGEREF _Toc42842186 \h </w:instrText>
            </w:r>
            <w:r>
              <w:rPr>
                <w:noProof/>
                <w:webHidden/>
              </w:rPr>
            </w:r>
          </w:ins>
          <w:r>
            <w:rPr>
              <w:noProof/>
              <w:webHidden/>
            </w:rPr>
            <w:fldChar w:fldCharType="separate"/>
          </w:r>
          <w:ins w:id="113" w:author="Arthur Parmentier" w:date="2020-06-12T08:12:00Z">
            <w:r>
              <w:rPr>
                <w:noProof/>
                <w:webHidden/>
              </w:rPr>
              <w:t>52</w:t>
            </w:r>
            <w:r>
              <w:rPr>
                <w:noProof/>
                <w:webHidden/>
              </w:rPr>
              <w:fldChar w:fldCharType="end"/>
            </w:r>
            <w:r w:rsidRPr="00B22CAD">
              <w:rPr>
                <w:rStyle w:val="Lienhypertexte"/>
                <w:noProof/>
              </w:rPr>
              <w:fldChar w:fldCharType="end"/>
            </w:r>
          </w:ins>
        </w:p>
        <w:p w:rsidR="00AD62A8" w:rsidRDefault="00AD62A8">
          <w:pPr>
            <w:pStyle w:val="TM2"/>
            <w:tabs>
              <w:tab w:val="right" w:leader="dot" w:pos="9736"/>
            </w:tabs>
            <w:rPr>
              <w:ins w:id="114" w:author="Arthur Parmentier" w:date="2020-06-12T08:12:00Z"/>
              <w:rFonts w:eastAsiaTheme="minorEastAsia" w:cstheme="minorBidi"/>
              <w:b w:val="0"/>
              <w:bCs w:val="0"/>
              <w:noProof/>
              <w:lang w:val="fr-FR"/>
            </w:rPr>
          </w:pPr>
          <w:ins w:id="115"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"_Toc42842187"</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C.</w:t>
            </w:r>
            <w:r>
              <w:rPr>
                <w:noProof/>
                <w:webHidden/>
              </w:rPr>
              <w:tab/>
            </w:r>
            <w:r>
              <w:rPr>
                <w:noProof/>
                <w:webHidden/>
              </w:rPr>
              <w:fldChar w:fldCharType="begin"/>
            </w:r>
            <w:r>
              <w:rPr>
                <w:noProof/>
                <w:webHidden/>
              </w:rPr>
              <w:instrText xml:space="preserve"> PAGEREF _Toc42842187 \h </w:instrText>
            </w:r>
            <w:r>
              <w:rPr>
                <w:noProof/>
                <w:webHidden/>
              </w:rPr>
            </w:r>
          </w:ins>
          <w:r>
            <w:rPr>
              <w:noProof/>
              <w:webHidden/>
            </w:rPr>
            <w:fldChar w:fldCharType="separate"/>
          </w:r>
          <w:ins w:id="116" w:author="Arthur Parmentier" w:date="2020-06-12T08:12:00Z">
            <w:r>
              <w:rPr>
                <w:noProof/>
                <w:webHidden/>
              </w:rPr>
              <w:t>52</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117" w:author="Arthur Parmentier" w:date="2020-06-12T08:12:00Z"/>
              <w:rFonts w:eastAsiaTheme="minorEastAsia" w:cstheme="minorBidi"/>
              <w:noProof/>
              <w:sz w:val="22"/>
              <w:szCs w:val="22"/>
              <w:lang w:val="fr-FR"/>
            </w:rPr>
          </w:pPr>
          <w:ins w:id="118"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"_Toc42842188"</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1.</w:t>
            </w:r>
            <w:r>
              <w:rPr>
                <w:rFonts w:eastAsiaTheme="minorEastAsia" w:cstheme="minorBidi"/>
                <w:noProof/>
                <w:sz w:val="22"/>
                <w:szCs w:val="22"/>
                <w:lang w:val="fr-FR"/>
              </w:rPr>
              <w:tab/>
            </w:r>
            <w:r w:rsidRPr="00B22CAD">
              <w:rPr>
                <w:rStyle w:val="Lienhypertexte"/>
                <w:noProof/>
              </w:rPr>
              <w:t>Part 1: Motion tracking inputs</w:t>
            </w:r>
            <w:r>
              <w:rPr>
                <w:noProof/>
                <w:webHidden/>
              </w:rPr>
              <w:tab/>
            </w:r>
            <w:r>
              <w:rPr>
                <w:noProof/>
                <w:webHidden/>
              </w:rPr>
              <w:fldChar w:fldCharType="begin"/>
            </w:r>
            <w:r>
              <w:rPr>
                <w:noProof/>
                <w:webHidden/>
              </w:rPr>
              <w:instrText xml:space="preserve"> PAGEREF _Toc42842188 \h </w:instrText>
            </w:r>
            <w:r>
              <w:rPr>
                <w:noProof/>
                <w:webHidden/>
              </w:rPr>
            </w:r>
          </w:ins>
          <w:r>
            <w:rPr>
              <w:noProof/>
              <w:webHidden/>
            </w:rPr>
            <w:fldChar w:fldCharType="separate"/>
          </w:r>
          <w:ins w:id="119" w:author="Arthur Parmentier" w:date="2020-06-12T08:12:00Z">
            <w:r>
              <w:rPr>
                <w:noProof/>
                <w:webHidden/>
              </w:rPr>
              <w:t>52</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120" w:author="Arthur Parmentier" w:date="2020-06-12T08:12:00Z"/>
              <w:rFonts w:eastAsiaTheme="minorEastAsia" w:cstheme="minorBidi"/>
              <w:noProof/>
              <w:sz w:val="22"/>
              <w:szCs w:val="22"/>
              <w:lang w:val="fr-FR"/>
            </w:rPr>
          </w:pPr>
          <w:ins w:id="121"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"_Toc42842190"</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2.</w:t>
            </w:r>
            <w:r>
              <w:rPr>
                <w:rFonts w:eastAsiaTheme="minorEastAsia" w:cstheme="minorBidi"/>
                <w:noProof/>
                <w:sz w:val="22"/>
                <w:szCs w:val="22"/>
                <w:lang w:val="fr-FR"/>
              </w:rPr>
              <w:tab/>
            </w:r>
            <w:r w:rsidRPr="00B22CAD">
              <w:rPr>
                <w:rStyle w:val="Lienhypertexte"/>
                <w:noProof/>
              </w:rPr>
              <w:t>Part 2: Signs &amp; dictionary management</w:t>
            </w:r>
            <w:r>
              <w:rPr>
                <w:noProof/>
                <w:webHidden/>
              </w:rPr>
              <w:tab/>
            </w:r>
            <w:r>
              <w:rPr>
                <w:noProof/>
                <w:webHidden/>
              </w:rPr>
              <w:fldChar w:fldCharType="begin"/>
            </w:r>
            <w:r>
              <w:rPr>
                <w:noProof/>
                <w:webHidden/>
              </w:rPr>
              <w:instrText xml:space="preserve"> PAGEREF _Toc42842190 \h </w:instrText>
            </w:r>
            <w:r>
              <w:rPr>
                <w:noProof/>
                <w:webHidden/>
              </w:rPr>
            </w:r>
          </w:ins>
          <w:r>
            <w:rPr>
              <w:noProof/>
              <w:webHidden/>
            </w:rPr>
            <w:fldChar w:fldCharType="separate"/>
          </w:r>
          <w:ins w:id="122" w:author="Arthur Parmentier" w:date="2020-06-12T08:12:00Z">
            <w:r>
              <w:rPr>
                <w:noProof/>
                <w:webHidden/>
              </w:rPr>
              <w:t>63</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123" w:author="Arthur Parmentier" w:date="2020-06-12T08:12:00Z"/>
              <w:rFonts w:eastAsiaTheme="minorEastAsia" w:cstheme="minorBidi"/>
              <w:noProof/>
              <w:sz w:val="22"/>
              <w:szCs w:val="22"/>
              <w:lang w:val="fr-FR"/>
            </w:rPr>
          </w:pPr>
          <w:ins w:id="124"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"_Toc42842192"</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3.</w:t>
            </w:r>
            <w:r>
              <w:rPr>
                <w:rFonts w:eastAsiaTheme="minorEastAsia" w:cstheme="minorBidi"/>
                <w:noProof/>
                <w:sz w:val="22"/>
                <w:szCs w:val="22"/>
                <w:lang w:val="fr-FR"/>
              </w:rPr>
              <w:tab/>
            </w:r>
            <w:r w:rsidRPr="00B22CAD">
              <w:rPr>
                <w:rStyle w:val="Lienhypertexte"/>
                <w:noProof/>
              </w:rPr>
              <w:t>Part 3: Real-time classifiers, regression or DTW models</w:t>
            </w:r>
            <w:r>
              <w:rPr>
                <w:noProof/>
                <w:webHidden/>
              </w:rPr>
              <w:tab/>
            </w:r>
            <w:r>
              <w:rPr>
                <w:noProof/>
                <w:webHidden/>
              </w:rPr>
              <w:fldChar w:fldCharType="begin"/>
            </w:r>
            <w:r>
              <w:rPr>
                <w:noProof/>
                <w:webHidden/>
              </w:rPr>
              <w:instrText xml:space="preserve"> PAGEREF _Toc42842192 \h </w:instrText>
            </w:r>
            <w:r>
              <w:rPr>
                <w:noProof/>
                <w:webHidden/>
              </w:rPr>
            </w:r>
          </w:ins>
          <w:r>
            <w:rPr>
              <w:noProof/>
              <w:webHidden/>
            </w:rPr>
            <w:fldChar w:fldCharType="separate"/>
          </w:r>
          <w:ins w:id="125" w:author="Arthur Parmentier" w:date="2020-06-12T08:12:00Z">
            <w:r>
              <w:rPr>
                <w:noProof/>
                <w:webHidden/>
              </w:rPr>
              <w:t>67</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126" w:author="Arthur Parmentier" w:date="2020-06-12T08:12:00Z"/>
              <w:rFonts w:eastAsiaTheme="minorEastAsia" w:cstheme="minorBidi"/>
              <w:noProof/>
              <w:sz w:val="22"/>
              <w:szCs w:val="22"/>
              <w:lang w:val="fr-FR"/>
            </w:rPr>
          </w:pPr>
          <w:ins w:id="127" w:author="Arthur Parmentier" w:date="2020-06-12T08:12:00Z">
            <w:r w:rsidRPr="00B22CAD">
              <w:rPr>
                <w:rStyle w:val="Lienhypertexte"/>
                <w:noProof/>
              </w:rPr>
              <w:lastRenderedPageBreak/>
              <w:fldChar w:fldCharType="begin"/>
            </w:r>
            <w:r w:rsidRPr="00B22CAD">
              <w:rPr>
                <w:rStyle w:val="Lienhypertexte"/>
                <w:noProof/>
              </w:rPr>
              <w:instrText xml:space="preserve"> </w:instrText>
            </w:r>
            <w:r>
              <w:rPr>
                <w:noProof/>
              </w:rPr>
              <w:instrText>HYPERLINK \l "_Toc42842194"</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4.</w:t>
            </w:r>
            <w:r>
              <w:rPr>
                <w:rFonts w:eastAsiaTheme="minorEastAsia" w:cstheme="minorBidi"/>
                <w:noProof/>
                <w:sz w:val="22"/>
                <w:szCs w:val="22"/>
                <w:lang w:val="fr-FR"/>
              </w:rPr>
              <w:tab/>
            </w:r>
            <w:r w:rsidRPr="00B22CAD">
              <w:rPr>
                <w:rStyle w:val="Lienhypertexte"/>
                <w:noProof/>
              </w:rPr>
              <w:t>Part 4: Grammar parsing</w:t>
            </w:r>
            <w:r>
              <w:rPr>
                <w:noProof/>
                <w:webHidden/>
              </w:rPr>
              <w:tab/>
            </w:r>
            <w:r>
              <w:rPr>
                <w:noProof/>
                <w:webHidden/>
              </w:rPr>
              <w:fldChar w:fldCharType="begin"/>
            </w:r>
            <w:r>
              <w:rPr>
                <w:noProof/>
                <w:webHidden/>
              </w:rPr>
              <w:instrText xml:space="preserve"> PAGEREF _Toc42842194 \h </w:instrText>
            </w:r>
            <w:r>
              <w:rPr>
                <w:noProof/>
                <w:webHidden/>
              </w:rPr>
            </w:r>
          </w:ins>
          <w:r>
            <w:rPr>
              <w:noProof/>
              <w:webHidden/>
            </w:rPr>
            <w:fldChar w:fldCharType="separate"/>
          </w:r>
          <w:ins w:id="128" w:author="Arthur Parmentier" w:date="2020-06-12T08:12:00Z">
            <w:r>
              <w:rPr>
                <w:noProof/>
                <w:webHidden/>
              </w:rPr>
              <w:t>70</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129" w:author="Arthur Parmentier" w:date="2020-06-12T08:12:00Z"/>
              <w:rFonts w:eastAsiaTheme="minorEastAsia" w:cstheme="minorBidi"/>
              <w:noProof/>
              <w:sz w:val="22"/>
              <w:szCs w:val="22"/>
              <w:lang w:val="fr-FR"/>
            </w:rPr>
          </w:pPr>
          <w:ins w:id="130"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"_Toc42842196"</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5.</w:t>
            </w:r>
            <w:r>
              <w:rPr>
                <w:rFonts w:eastAsiaTheme="minorEastAsia" w:cstheme="minorBidi"/>
                <w:noProof/>
                <w:sz w:val="22"/>
                <w:szCs w:val="22"/>
                <w:lang w:val="fr-FR"/>
              </w:rPr>
              <w:tab/>
            </w:r>
            <w:r w:rsidRPr="00B22CAD">
              <w:rPr>
                <w:rStyle w:val="Lienhypertexte"/>
                <w:noProof/>
              </w:rPr>
              <w:t>Part 5: Orchestra simulation</w:t>
            </w:r>
            <w:r>
              <w:rPr>
                <w:noProof/>
                <w:webHidden/>
              </w:rPr>
              <w:tab/>
            </w:r>
            <w:r>
              <w:rPr>
                <w:noProof/>
                <w:webHidden/>
              </w:rPr>
              <w:fldChar w:fldCharType="begin"/>
            </w:r>
            <w:r>
              <w:rPr>
                <w:noProof/>
                <w:webHidden/>
              </w:rPr>
              <w:instrText xml:space="preserve"> PAGEREF _Toc42842196 \h </w:instrText>
            </w:r>
            <w:r>
              <w:rPr>
                <w:noProof/>
                <w:webHidden/>
              </w:rPr>
            </w:r>
          </w:ins>
          <w:r>
            <w:rPr>
              <w:noProof/>
              <w:webHidden/>
            </w:rPr>
            <w:fldChar w:fldCharType="separate"/>
          </w:r>
          <w:ins w:id="131" w:author="Arthur Parmentier" w:date="2020-06-12T08:12:00Z">
            <w:r>
              <w:rPr>
                <w:noProof/>
                <w:webHidden/>
              </w:rPr>
              <w:t>76</w:t>
            </w:r>
            <w:r>
              <w:rPr>
                <w:noProof/>
                <w:webHidden/>
              </w:rPr>
              <w:fldChar w:fldCharType="end"/>
            </w:r>
            <w:r w:rsidRPr="00B22CAD">
              <w:rPr>
                <w:rStyle w:val="Lienhypertexte"/>
                <w:noProof/>
              </w:rPr>
              <w:fldChar w:fldCharType="end"/>
            </w:r>
          </w:ins>
        </w:p>
        <w:p w:rsidR="00AD62A8" w:rsidRDefault="00AD62A8">
          <w:pPr>
            <w:pStyle w:val="TM2"/>
            <w:tabs>
              <w:tab w:val="left" w:pos="660"/>
              <w:tab w:val="right" w:leader="dot" w:pos="9736"/>
            </w:tabs>
            <w:rPr>
              <w:ins w:id="132" w:author="Arthur Parmentier" w:date="2020-06-12T08:12:00Z"/>
              <w:rFonts w:eastAsiaTheme="minorEastAsia" w:cstheme="minorBidi"/>
              <w:b w:val="0"/>
              <w:bCs w:val="0"/>
              <w:noProof/>
              <w:lang w:val="fr-FR"/>
            </w:rPr>
          </w:pPr>
          <w:ins w:id="133"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"_Toc42842197"</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D.</w:t>
            </w:r>
            <w:r>
              <w:rPr>
                <w:rFonts w:eastAsiaTheme="minorEastAsia" w:cstheme="minorBidi"/>
                <w:b w:val="0"/>
                <w:bCs w:val="0"/>
                <w:noProof/>
                <w:lang w:val="fr-FR"/>
              </w:rPr>
              <w:tab/>
            </w:r>
            <w:r w:rsidRPr="00B22CAD">
              <w:rPr>
                <w:rStyle w:val="Lienhypertexte"/>
                <w:noProof/>
              </w:rPr>
              <w:t>Performance aspects</w:t>
            </w:r>
            <w:r>
              <w:rPr>
                <w:noProof/>
                <w:webHidden/>
              </w:rPr>
              <w:tab/>
            </w:r>
            <w:r>
              <w:rPr>
                <w:noProof/>
                <w:webHidden/>
              </w:rPr>
              <w:fldChar w:fldCharType="begin"/>
            </w:r>
            <w:r>
              <w:rPr>
                <w:noProof/>
                <w:webHidden/>
              </w:rPr>
              <w:instrText xml:space="preserve"> PAGEREF _Toc42842197 \h </w:instrText>
            </w:r>
            <w:r>
              <w:rPr>
                <w:noProof/>
                <w:webHidden/>
              </w:rPr>
            </w:r>
          </w:ins>
          <w:r>
            <w:rPr>
              <w:noProof/>
              <w:webHidden/>
            </w:rPr>
            <w:fldChar w:fldCharType="separate"/>
          </w:r>
          <w:ins w:id="134" w:author="Arthur Parmentier" w:date="2020-06-12T08:12:00Z">
            <w:r>
              <w:rPr>
                <w:noProof/>
                <w:webHidden/>
              </w:rPr>
              <w:t>77</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135" w:author="Arthur Parmentier" w:date="2020-06-12T08:12:00Z"/>
              <w:rFonts w:eastAsiaTheme="minorEastAsia" w:cstheme="minorBidi"/>
              <w:noProof/>
              <w:sz w:val="22"/>
              <w:szCs w:val="22"/>
              <w:lang w:val="fr-FR"/>
            </w:rPr>
          </w:pPr>
          <w:ins w:id="136"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"_Toc42842198"</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1.</w:t>
            </w:r>
            <w:r>
              <w:rPr>
                <w:rFonts w:eastAsiaTheme="minorEastAsia" w:cstheme="minorBidi"/>
                <w:noProof/>
                <w:sz w:val="22"/>
                <w:szCs w:val="22"/>
                <w:lang w:val="fr-FR"/>
              </w:rPr>
              <w:tab/>
            </w:r>
            <w:r w:rsidRPr="00B22CAD">
              <w:rPr>
                <w:rStyle w:val="Lienhypertexte"/>
                <w:noProof/>
              </w:rPr>
              <w:t>PoseNet and Wekinator settings</w:t>
            </w:r>
            <w:r>
              <w:rPr>
                <w:noProof/>
                <w:webHidden/>
              </w:rPr>
              <w:tab/>
            </w:r>
            <w:r>
              <w:rPr>
                <w:noProof/>
                <w:webHidden/>
              </w:rPr>
              <w:fldChar w:fldCharType="begin"/>
            </w:r>
            <w:r>
              <w:rPr>
                <w:noProof/>
                <w:webHidden/>
              </w:rPr>
              <w:instrText xml:space="preserve"> PAGEREF _Toc42842198 \h </w:instrText>
            </w:r>
            <w:r>
              <w:rPr>
                <w:noProof/>
                <w:webHidden/>
              </w:rPr>
            </w:r>
          </w:ins>
          <w:r>
            <w:rPr>
              <w:noProof/>
              <w:webHidden/>
            </w:rPr>
            <w:fldChar w:fldCharType="separate"/>
          </w:r>
          <w:ins w:id="137" w:author="Arthur Parmentier" w:date="2020-06-12T08:12:00Z">
            <w:r>
              <w:rPr>
                <w:noProof/>
                <w:webHidden/>
              </w:rPr>
              <w:t>77</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138" w:author="Arthur Parmentier" w:date="2020-06-12T08:12:00Z"/>
              <w:rFonts w:eastAsiaTheme="minorEastAsia" w:cstheme="minorBidi"/>
              <w:noProof/>
              <w:sz w:val="22"/>
              <w:szCs w:val="22"/>
              <w:lang w:val="fr-FR"/>
            </w:rPr>
          </w:pPr>
          <w:ins w:id="139"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"_Toc42842199"</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2.</w:t>
            </w:r>
            <w:r>
              <w:rPr>
                <w:rFonts w:eastAsiaTheme="minorEastAsia" w:cstheme="minorBidi"/>
                <w:noProof/>
                <w:sz w:val="22"/>
                <w:szCs w:val="22"/>
                <w:lang w:val="fr-FR"/>
              </w:rPr>
              <w:tab/>
            </w:r>
            <w:r w:rsidRPr="00B22CAD">
              <w:rPr>
                <w:rStyle w:val="Lienhypertexte"/>
                <w:noProof/>
              </w:rPr>
              <w:t>Threading</w:t>
            </w:r>
            <w:r>
              <w:rPr>
                <w:noProof/>
                <w:webHidden/>
              </w:rPr>
              <w:tab/>
            </w:r>
            <w:r>
              <w:rPr>
                <w:noProof/>
                <w:webHidden/>
              </w:rPr>
              <w:fldChar w:fldCharType="begin"/>
            </w:r>
            <w:r>
              <w:rPr>
                <w:noProof/>
                <w:webHidden/>
              </w:rPr>
              <w:instrText xml:space="preserve"> PAGEREF _Toc42842199 \h </w:instrText>
            </w:r>
            <w:r>
              <w:rPr>
                <w:noProof/>
                <w:webHidden/>
              </w:rPr>
            </w:r>
          </w:ins>
          <w:r>
            <w:rPr>
              <w:noProof/>
              <w:webHidden/>
            </w:rPr>
            <w:fldChar w:fldCharType="separate"/>
          </w:r>
          <w:ins w:id="140" w:author="Arthur Parmentier" w:date="2020-06-12T08:12:00Z">
            <w:r>
              <w:rPr>
                <w:noProof/>
                <w:webHidden/>
              </w:rPr>
              <w:t>78</w:t>
            </w:r>
            <w:r>
              <w:rPr>
                <w:noProof/>
                <w:webHidden/>
              </w:rPr>
              <w:fldChar w:fldCharType="end"/>
            </w:r>
            <w:r w:rsidRPr="00B22CAD">
              <w:rPr>
                <w:rStyle w:val="Lienhypertexte"/>
                <w:noProof/>
              </w:rPr>
              <w:fldChar w:fldCharType="end"/>
            </w:r>
          </w:ins>
        </w:p>
        <w:p w:rsidR="00AD62A8" w:rsidRDefault="00AD62A8">
          <w:pPr>
            <w:pStyle w:val="TM2"/>
            <w:tabs>
              <w:tab w:val="left" w:pos="660"/>
              <w:tab w:val="right" w:leader="dot" w:pos="9736"/>
            </w:tabs>
            <w:rPr>
              <w:ins w:id="141" w:author="Arthur Parmentier" w:date="2020-06-12T08:12:00Z"/>
              <w:rFonts w:eastAsiaTheme="minorEastAsia" w:cstheme="minorBidi"/>
              <w:b w:val="0"/>
              <w:bCs w:val="0"/>
              <w:noProof/>
              <w:lang w:val="fr-FR"/>
            </w:rPr>
          </w:pPr>
          <w:ins w:id="142"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"_Toc42842200"</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E.</w:t>
            </w:r>
            <w:r>
              <w:rPr>
                <w:rFonts w:eastAsiaTheme="minorEastAsia" w:cstheme="minorBidi"/>
                <w:b w:val="0"/>
                <w:bCs w:val="0"/>
                <w:noProof/>
                <w:lang w:val="fr-FR"/>
              </w:rPr>
              <w:tab/>
            </w:r>
            <w:r w:rsidRPr="00B22CAD">
              <w:rPr>
                <w:rStyle w:val="Lienhypertexte"/>
                <w:noProof/>
              </w:rPr>
              <w:t>Learning in SP and numerical tool</w:t>
            </w:r>
            <w:r>
              <w:rPr>
                <w:noProof/>
                <w:webHidden/>
              </w:rPr>
              <w:tab/>
            </w:r>
            <w:r>
              <w:rPr>
                <w:noProof/>
                <w:webHidden/>
              </w:rPr>
              <w:fldChar w:fldCharType="begin"/>
            </w:r>
            <w:r>
              <w:rPr>
                <w:noProof/>
                <w:webHidden/>
              </w:rPr>
              <w:instrText xml:space="preserve"> PAGEREF _Toc42842200 \h </w:instrText>
            </w:r>
            <w:r>
              <w:rPr>
                <w:noProof/>
                <w:webHidden/>
              </w:rPr>
            </w:r>
          </w:ins>
          <w:r>
            <w:rPr>
              <w:noProof/>
              <w:webHidden/>
            </w:rPr>
            <w:fldChar w:fldCharType="separate"/>
          </w:r>
          <w:ins w:id="143" w:author="Arthur Parmentier" w:date="2020-06-12T08:12:00Z">
            <w:r>
              <w:rPr>
                <w:noProof/>
                <w:webHidden/>
              </w:rPr>
              <w:t>79</w:t>
            </w:r>
            <w:r>
              <w:rPr>
                <w:noProof/>
                <w:webHidden/>
              </w:rPr>
              <w:fldChar w:fldCharType="end"/>
            </w:r>
            <w:r w:rsidRPr="00B22CAD">
              <w:rPr>
                <w:rStyle w:val="Lienhypertexte"/>
                <w:noProof/>
              </w:rPr>
              <w:fldChar w:fldCharType="end"/>
            </w:r>
          </w:ins>
        </w:p>
        <w:p w:rsidR="00AD62A8" w:rsidRDefault="00AD62A8">
          <w:pPr>
            <w:pStyle w:val="TM2"/>
            <w:tabs>
              <w:tab w:val="left" w:pos="660"/>
              <w:tab w:val="right" w:leader="dot" w:pos="9736"/>
            </w:tabs>
            <w:rPr>
              <w:ins w:id="144" w:author="Arthur Parmentier" w:date="2020-06-12T08:12:00Z"/>
              <w:rFonts w:eastAsiaTheme="minorEastAsia" w:cstheme="minorBidi"/>
              <w:b w:val="0"/>
              <w:bCs w:val="0"/>
              <w:noProof/>
              <w:lang w:val="fr-FR"/>
            </w:rPr>
          </w:pPr>
          <w:ins w:id="145"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"_Toc42842201"</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F.</w:t>
            </w:r>
            <w:r>
              <w:rPr>
                <w:rFonts w:eastAsiaTheme="minorEastAsia" w:cstheme="minorBidi"/>
                <w:b w:val="0"/>
                <w:bCs w:val="0"/>
                <w:noProof/>
                <w:lang w:val="fr-FR"/>
              </w:rPr>
              <w:tab/>
            </w:r>
            <w:r w:rsidRPr="00B22CAD">
              <w:rPr>
                <w:rStyle w:val="Lienhypertexte"/>
                <w:noProof/>
              </w:rPr>
              <w:t>Potential &amp; future of the tool</w:t>
            </w:r>
            <w:r>
              <w:rPr>
                <w:noProof/>
                <w:webHidden/>
              </w:rPr>
              <w:tab/>
            </w:r>
            <w:r>
              <w:rPr>
                <w:noProof/>
                <w:webHidden/>
              </w:rPr>
              <w:fldChar w:fldCharType="begin"/>
            </w:r>
            <w:r>
              <w:rPr>
                <w:noProof/>
                <w:webHidden/>
              </w:rPr>
              <w:instrText xml:space="preserve"> PAGEREF _Toc42842201 \h </w:instrText>
            </w:r>
            <w:r>
              <w:rPr>
                <w:noProof/>
                <w:webHidden/>
              </w:rPr>
            </w:r>
          </w:ins>
          <w:r>
            <w:rPr>
              <w:noProof/>
              <w:webHidden/>
            </w:rPr>
            <w:fldChar w:fldCharType="separate"/>
          </w:r>
          <w:ins w:id="146" w:author="Arthur Parmentier" w:date="2020-06-12T08:12:00Z">
            <w:r>
              <w:rPr>
                <w:noProof/>
                <w:webHidden/>
              </w:rPr>
              <w:t>79</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147" w:author="Arthur Parmentier" w:date="2020-06-12T08:12:00Z"/>
              <w:rFonts w:eastAsiaTheme="minorEastAsia" w:cstheme="minorBidi"/>
              <w:noProof/>
              <w:sz w:val="22"/>
              <w:szCs w:val="22"/>
              <w:lang w:val="fr-FR"/>
            </w:rPr>
          </w:pPr>
          <w:ins w:id="148"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"_Toc42842202"</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1.</w:t>
            </w:r>
            <w:r>
              <w:rPr>
                <w:rFonts w:eastAsiaTheme="minorEastAsia" w:cstheme="minorBidi"/>
                <w:noProof/>
                <w:sz w:val="22"/>
                <w:szCs w:val="22"/>
                <w:lang w:val="fr-FR"/>
              </w:rPr>
              <w:tab/>
            </w:r>
            <w:r w:rsidRPr="00B22CAD">
              <w:rPr>
                <w:rStyle w:val="Lienhypertexte"/>
                <w:noProof/>
              </w:rPr>
              <w:t>Emotion recognition</w:t>
            </w:r>
            <w:r>
              <w:rPr>
                <w:noProof/>
                <w:webHidden/>
              </w:rPr>
              <w:tab/>
            </w:r>
            <w:r>
              <w:rPr>
                <w:noProof/>
                <w:webHidden/>
              </w:rPr>
              <w:fldChar w:fldCharType="begin"/>
            </w:r>
            <w:r>
              <w:rPr>
                <w:noProof/>
                <w:webHidden/>
              </w:rPr>
              <w:instrText xml:space="preserve"> PAGEREF _Toc42842202 \h </w:instrText>
            </w:r>
            <w:r>
              <w:rPr>
                <w:noProof/>
                <w:webHidden/>
              </w:rPr>
            </w:r>
          </w:ins>
          <w:r>
            <w:rPr>
              <w:noProof/>
              <w:webHidden/>
            </w:rPr>
            <w:fldChar w:fldCharType="separate"/>
          </w:r>
          <w:ins w:id="149" w:author="Arthur Parmentier" w:date="2020-06-12T08:12:00Z">
            <w:r>
              <w:rPr>
                <w:noProof/>
                <w:webHidden/>
              </w:rPr>
              <w:t>79</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150" w:author="Arthur Parmentier" w:date="2020-06-12T08:12:00Z"/>
              <w:rFonts w:eastAsiaTheme="minorEastAsia" w:cstheme="minorBidi"/>
              <w:noProof/>
              <w:sz w:val="22"/>
              <w:szCs w:val="22"/>
              <w:lang w:val="fr-FR"/>
            </w:rPr>
          </w:pPr>
          <w:ins w:id="151"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"_Toc42842204"</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2.</w:t>
            </w:r>
            <w:r>
              <w:rPr>
                <w:rFonts w:eastAsiaTheme="minorEastAsia" w:cstheme="minorBidi"/>
                <w:noProof/>
                <w:sz w:val="22"/>
                <w:szCs w:val="22"/>
                <w:lang w:val="fr-FR"/>
              </w:rPr>
              <w:tab/>
            </w:r>
            <w:r w:rsidRPr="00B22CAD">
              <w:rPr>
                <w:rStyle w:val="Lienhypertexte"/>
                <w:noProof/>
              </w:rPr>
              <w:t>Classification problem with CRF</w:t>
            </w:r>
            <w:r>
              <w:rPr>
                <w:noProof/>
                <w:webHidden/>
              </w:rPr>
              <w:tab/>
            </w:r>
            <w:r>
              <w:rPr>
                <w:noProof/>
                <w:webHidden/>
              </w:rPr>
              <w:fldChar w:fldCharType="begin"/>
            </w:r>
            <w:r>
              <w:rPr>
                <w:noProof/>
                <w:webHidden/>
              </w:rPr>
              <w:instrText xml:space="preserve"> PAGEREF _Toc42842204 \h </w:instrText>
            </w:r>
            <w:r>
              <w:rPr>
                <w:noProof/>
                <w:webHidden/>
              </w:rPr>
            </w:r>
          </w:ins>
          <w:r>
            <w:rPr>
              <w:noProof/>
              <w:webHidden/>
            </w:rPr>
            <w:fldChar w:fldCharType="separate"/>
          </w:r>
          <w:ins w:id="152" w:author="Arthur Parmentier" w:date="2020-06-12T08:12:00Z">
            <w:r>
              <w:rPr>
                <w:noProof/>
                <w:webHidden/>
              </w:rPr>
              <w:t>80</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153" w:author="Arthur Parmentier" w:date="2020-06-12T08:12:00Z"/>
              <w:rFonts w:eastAsiaTheme="minorEastAsia" w:cstheme="minorBidi"/>
              <w:noProof/>
              <w:sz w:val="22"/>
              <w:szCs w:val="22"/>
              <w:lang w:val="fr-FR"/>
            </w:rPr>
          </w:pPr>
          <w:ins w:id="154"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"_Toc42842205"</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3.</w:t>
            </w:r>
            <w:r>
              <w:rPr>
                <w:rFonts w:eastAsiaTheme="minorEastAsia" w:cstheme="minorBidi"/>
                <w:noProof/>
                <w:sz w:val="22"/>
                <w:szCs w:val="22"/>
                <w:lang w:val="fr-FR"/>
              </w:rPr>
              <w:tab/>
            </w:r>
            <w:r w:rsidRPr="00B22CAD">
              <w:rPr>
                <w:rStyle w:val="Lienhypertexte"/>
                <w:noProof/>
              </w:rPr>
              <w:t>The future</w:t>
            </w:r>
            <w:r>
              <w:rPr>
                <w:noProof/>
                <w:webHidden/>
              </w:rPr>
              <w:tab/>
            </w:r>
            <w:r>
              <w:rPr>
                <w:noProof/>
                <w:webHidden/>
              </w:rPr>
              <w:fldChar w:fldCharType="begin"/>
            </w:r>
            <w:r>
              <w:rPr>
                <w:noProof/>
                <w:webHidden/>
              </w:rPr>
              <w:instrText xml:space="preserve"> PAGEREF _Toc42842205 \h </w:instrText>
            </w:r>
            <w:r>
              <w:rPr>
                <w:noProof/>
                <w:webHidden/>
              </w:rPr>
            </w:r>
          </w:ins>
          <w:r>
            <w:rPr>
              <w:noProof/>
              <w:webHidden/>
            </w:rPr>
            <w:fldChar w:fldCharType="separate"/>
          </w:r>
          <w:ins w:id="155" w:author="Arthur Parmentier" w:date="2020-06-12T08:12:00Z">
            <w:r>
              <w:rPr>
                <w:noProof/>
                <w:webHidden/>
              </w:rPr>
              <w:t>80</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156" w:author="Arthur Parmentier" w:date="2020-06-12T08:12:00Z"/>
              <w:rFonts w:eastAsiaTheme="minorEastAsia" w:cstheme="minorBidi"/>
              <w:noProof/>
              <w:sz w:val="22"/>
              <w:szCs w:val="22"/>
              <w:lang w:val="fr-FR"/>
            </w:rPr>
          </w:pPr>
          <w:ins w:id="157"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"_Toc42842206"</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4.</w:t>
            </w:r>
            <w:r>
              <w:rPr>
                <w:rFonts w:eastAsiaTheme="minorEastAsia" w:cstheme="minorBidi"/>
                <w:noProof/>
                <w:sz w:val="22"/>
                <w:szCs w:val="22"/>
                <w:lang w:val="fr-FR"/>
              </w:rPr>
              <w:tab/>
            </w:r>
            <w:r w:rsidRPr="00B22CAD">
              <w:rPr>
                <w:rStyle w:val="Lienhypertexte"/>
                <w:noProof/>
              </w:rPr>
              <w:t>"I have not failed. I've just found 10,000 ways that won't work."</w:t>
            </w:r>
            <w:r>
              <w:rPr>
                <w:noProof/>
                <w:webHidden/>
              </w:rPr>
              <w:tab/>
            </w:r>
            <w:r>
              <w:rPr>
                <w:noProof/>
                <w:webHidden/>
              </w:rPr>
              <w:fldChar w:fldCharType="begin"/>
            </w:r>
            <w:r>
              <w:rPr>
                <w:noProof/>
                <w:webHidden/>
              </w:rPr>
              <w:instrText xml:space="preserve"> PAGEREF _Toc42842206 \h </w:instrText>
            </w:r>
            <w:r>
              <w:rPr>
                <w:noProof/>
                <w:webHidden/>
              </w:rPr>
            </w:r>
          </w:ins>
          <w:r>
            <w:rPr>
              <w:noProof/>
              <w:webHidden/>
            </w:rPr>
            <w:fldChar w:fldCharType="separate"/>
          </w:r>
          <w:ins w:id="158" w:author="Arthur Parmentier" w:date="2020-06-12T08:12:00Z">
            <w:r>
              <w:rPr>
                <w:noProof/>
                <w:webHidden/>
              </w:rPr>
              <w:t>80</w:t>
            </w:r>
            <w:r>
              <w:rPr>
                <w:noProof/>
                <w:webHidden/>
              </w:rPr>
              <w:fldChar w:fldCharType="end"/>
            </w:r>
            <w:r w:rsidRPr="00B22CAD">
              <w:rPr>
                <w:rStyle w:val="Lienhypertexte"/>
                <w:noProof/>
              </w:rPr>
              <w:fldChar w:fldCharType="end"/>
            </w:r>
          </w:ins>
        </w:p>
        <w:p w:rsidR="00AD62A8" w:rsidRDefault="00AD62A8">
          <w:pPr>
            <w:pStyle w:val="TM1"/>
            <w:tabs>
              <w:tab w:val="left" w:pos="440"/>
              <w:tab w:val="right" w:leader="dot" w:pos="9736"/>
            </w:tabs>
            <w:rPr>
              <w:ins w:id="159" w:author="Arthur Parmentier" w:date="2020-06-12T08:12:00Z"/>
              <w:rFonts w:eastAsiaTheme="minorEastAsia" w:cstheme="minorBidi"/>
              <w:b w:val="0"/>
              <w:bCs w:val="0"/>
              <w:i w:val="0"/>
              <w:iCs w:val="0"/>
              <w:noProof/>
              <w:sz w:val="22"/>
              <w:szCs w:val="22"/>
              <w:lang w:val="fr-FR"/>
            </w:rPr>
          </w:pPr>
          <w:ins w:id="160"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"_Toc42842207"</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V.</w:t>
            </w:r>
            <w:r>
              <w:rPr>
                <w:rFonts w:eastAsiaTheme="minorEastAsia" w:cstheme="minorBidi"/>
                <w:b w:val="0"/>
                <w:bCs w:val="0"/>
                <w:i w:val="0"/>
                <w:iCs w:val="0"/>
                <w:noProof/>
                <w:sz w:val="22"/>
                <w:szCs w:val="22"/>
                <w:lang w:val="fr-FR"/>
              </w:rPr>
              <w:tab/>
            </w:r>
            <w:r w:rsidRPr="00B22CAD">
              <w:rPr>
                <w:rStyle w:val="Lienhypertexte"/>
                <w:noProof/>
              </w:rPr>
              <w:t>Conclusion</w:t>
            </w:r>
            <w:r>
              <w:rPr>
                <w:noProof/>
                <w:webHidden/>
              </w:rPr>
              <w:tab/>
            </w:r>
            <w:r>
              <w:rPr>
                <w:noProof/>
                <w:webHidden/>
              </w:rPr>
              <w:fldChar w:fldCharType="begin"/>
            </w:r>
            <w:r>
              <w:rPr>
                <w:noProof/>
                <w:webHidden/>
              </w:rPr>
              <w:instrText xml:space="preserve"> PAGEREF _Toc42842207 \h </w:instrText>
            </w:r>
            <w:r>
              <w:rPr>
                <w:noProof/>
                <w:webHidden/>
              </w:rPr>
            </w:r>
          </w:ins>
          <w:r>
            <w:rPr>
              <w:noProof/>
              <w:webHidden/>
            </w:rPr>
            <w:fldChar w:fldCharType="separate"/>
          </w:r>
          <w:ins w:id="161" w:author="Arthur Parmentier" w:date="2020-06-12T08:12:00Z">
            <w:r>
              <w:rPr>
                <w:noProof/>
                <w:webHidden/>
              </w:rPr>
              <w:t>80</w:t>
            </w:r>
            <w:r>
              <w:rPr>
                <w:noProof/>
                <w:webHidden/>
              </w:rPr>
              <w:fldChar w:fldCharType="end"/>
            </w:r>
            <w:r w:rsidRPr="00B22CAD">
              <w:rPr>
                <w:rStyle w:val="Lienhypertexte"/>
                <w:noProof/>
              </w:rPr>
              <w:fldChar w:fldCharType="end"/>
            </w:r>
          </w:ins>
        </w:p>
        <w:p w:rsidR="00AD62A8" w:rsidRDefault="00AD62A8">
          <w:pPr>
            <w:pStyle w:val="TM1"/>
            <w:tabs>
              <w:tab w:val="left" w:pos="660"/>
              <w:tab w:val="right" w:leader="dot" w:pos="9736"/>
            </w:tabs>
            <w:rPr>
              <w:ins w:id="162" w:author="Arthur Parmentier" w:date="2020-06-12T08:12:00Z"/>
              <w:rFonts w:eastAsiaTheme="minorEastAsia" w:cstheme="minorBidi"/>
              <w:b w:val="0"/>
              <w:bCs w:val="0"/>
              <w:i w:val="0"/>
              <w:iCs w:val="0"/>
              <w:noProof/>
              <w:sz w:val="22"/>
              <w:szCs w:val="22"/>
              <w:lang w:val="fr-FR"/>
            </w:rPr>
          </w:pPr>
          <w:ins w:id="163"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"_Toc42842208"</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VI.</w:t>
            </w:r>
            <w:r>
              <w:rPr>
                <w:rFonts w:eastAsiaTheme="minorEastAsia" w:cstheme="minorBidi"/>
                <w:b w:val="0"/>
                <w:bCs w:val="0"/>
                <w:i w:val="0"/>
                <w:iCs w:val="0"/>
                <w:noProof/>
                <w:sz w:val="22"/>
                <w:szCs w:val="22"/>
                <w:lang w:val="fr-FR"/>
              </w:rPr>
              <w:tab/>
            </w:r>
            <w:r w:rsidRPr="00B22CAD">
              <w:rPr>
                <w:rStyle w:val="Lienhypertexte"/>
                <w:noProof/>
                <w:lang w:val="fr-FR"/>
              </w:rPr>
              <w:t>Bibliographie</w:t>
            </w:r>
            <w:r>
              <w:rPr>
                <w:noProof/>
                <w:webHidden/>
              </w:rPr>
              <w:tab/>
            </w:r>
            <w:r>
              <w:rPr>
                <w:noProof/>
                <w:webHidden/>
              </w:rPr>
              <w:fldChar w:fldCharType="begin"/>
            </w:r>
            <w:r>
              <w:rPr>
                <w:noProof/>
                <w:webHidden/>
              </w:rPr>
              <w:instrText xml:space="preserve"> PAGEREF _Toc42842208 \h </w:instrText>
            </w:r>
            <w:r>
              <w:rPr>
                <w:noProof/>
                <w:webHidden/>
              </w:rPr>
            </w:r>
          </w:ins>
          <w:r>
            <w:rPr>
              <w:noProof/>
              <w:webHidden/>
            </w:rPr>
            <w:fldChar w:fldCharType="separate"/>
          </w:r>
          <w:ins w:id="164" w:author="Arthur Parmentier" w:date="2020-06-12T08:12:00Z">
            <w:r>
              <w:rPr>
                <w:noProof/>
                <w:webHidden/>
              </w:rPr>
              <w:t>80</w:t>
            </w:r>
            <w:r>
              <w:rPr>
                <w:noProof/>
                <w:webHidden/>
              </w:rPr>
              <w:fldChar w:fldCharType="end"/>
            </w:r>
            <w:r w:rsidRPr="00B22CAD">
              <w:rPr>
                <w:rStyle w:val="Lienhypertexte"/>
                <w:noProof/>
              </w:rPr>
              <w:fldChar w:fldCharType="end"/>
            </w:r>
          </w:ins>
        </w:p>
        <w:p w:rsidR="00DC3FF9" w:rsidRPr="007C437A" w:rsidDel="00BA3828" w:rsidRDefault="00DC3FF9" w:rsidP="00E6654A">
          <w:pPr>
            <w:pStyle w:val="TM1"/>
            <w:rPr>
              <w:del w:id="165" w:author="Arthur Parmentier" w:date="2020-05-14T13:28:00Z"/>
              <w:rFonts w:eastAsiaTheme="minorEastAsia" w:cstheme="minorBidi"/>
              <w:noProof/>
              <w:sz w:val="22"/>
              <w:szCs w:val="22"/>
              <w:rPrChange w:id="166" w:author="Arthur Parmentier" w:date="2020-06-07T15:27:00Z">
                <w:rPr>
                  <w:del w:id="167" w:author="Arthur Parmentier" w:date="2020-05-14T13:28:00Z"/>
                  <w:rFonts w:eastAsiaTheme="minorEastAsia" w:cstheme="minorBidi"/>
                  <w:noProof/>
                  <w:sz w:val="22"/>
                  <w:szCs w:val="22"/>
                  <w:lang w:val="fr-FR"/>
                </w:rPr>
              </w:rPrChange>
            </w:rPr>
          </w:pPr>
          <w:del w:id="168" w:author="Arthur Parmentier" w:date="2020-05-14T13:28:00Z">
            <w:r w:rsidRPr="007C437A" w:rsidDel="00BA3828">
              <w:rPr>
                <w:noProof/>
                <w:rPrChange w:id="169" w:author="Arthur Parmentier" w:date="2020-06-07T15:27:00Z">
                  <w:rPr>
                    <w:rStyle w:val="Lienhypertexte"/>
                    <w:b w:val="0"/>
                    <w:bCs w:val="0"/>
                    <w:i w:val="0"/>
                    <w:iCs w:val="0"/>
                    <w:noProof/>
                  </w:rPr>
                </w:rPrChange>
              </w:rPr>
              <w:delText>I.</w:delText>
            </w:r>
            <w:r w:rsidRPr="007C437A" w:rsidDel="00BA3828">
              <w:rPr>
                <w:rFonts w:eastAsiaTheme="minorEastAsia" w:cstheme="minorBidi"/>
                <w:b w:val="0"/>
                <w:bCs w:val="0"/>
                <w:i w:val="0"/>
                <w:iCs w:val="0"/>
                <w:noProof/>
                <w:rPrChange w:id="170" w:author="Arthur Parmentier" w:date="2020-06-07T15:27:00Z">
                  <w:rPr>
                    <w:rFonts w:eastAsiaTheme="minorEastAsia" w:cstheme="minorBidi"/>
                    <w:b w:val="0"/>
                    <w:bCs w:val="0"/>
                    <w:i w:val="0"/>
                    <w:iCs w:val="0"/>
                    <w:noProof/>
                    <w:lang w:val="fr-FR"/>
                  </w:rPr>
                </w:rPrChange>
              </w:rPr>
              <w:tab/>
            </w:r>
            <w:r w:rsidRPr="007C437A" w:rsidDel="00BA3828">
              <w:rPr>
                <w:noProof/>
                <w:rPrChange w:id="171" w:author="Arthur Parmentier" w:date="2020-06-07T15:27:00Z">
                  <w:rPr>
                    <w:rStyle w:val="Lienhypertexte"/>
                    <w:b w:val="0"/>
                    <w:bCs w:val="0"/>
                    <w:i w:val="0"/>
                    <w:iCs w:val="0"/>
                    <w:noProof/>
                  </w:rPr>
                </w:rPrChange>
              </w:rPr>
              <w:delText>Introduction</w:delText>
            </w:r>
            <w:r w:rsidRPr="007C437A" w:rsidDel="00BA3828">
              <w:rPr>
                <w:noProof/>
                <w:webHidden/>
              </w:rPr>
              <w:tab/>
              <w:delText>2</w:delText>
            </w:r>
          </w:del>
        </w:p>
        <w:p w:rsidR="00DC3FF9" w:rsidRPr="007C437A" w:rsidDel="00BA3828" w:rsidRDefault="00DC3FF9" w:rsidP="00E6654A">
          <w:pPr>
            <w:pStyle w:val="TM1"/>
            <w:rPr>
              <w:del w:id="172" w:author="Arthur Parmentier" w:date="2020-05-14T13:28:00Z"/>
              <w:rFonts w:eastAsiaTheme="minorEastAsia" w:cstheme="minorBidi"/>
              <w:noProof/>
              <w:sz w:val="22"/>
              <w:szCs w:val="22"/>
              <w:rPrChange w:id="173" w:author="Arthur Parmentier" w:date="2020-06-07T15:27:00Z">
                <w:rPr>
                  <w:del w:id="174" w:author="Arthur Parmentier" w:date="2020-05-14T13:28:00Z"/>
                  <w:rFonts w:eastAsiaTheme="minorEastAsia" w:cstheme="minorBidi"/>
                  <w:noProof/>
                  <w:sz w:val="22"/>
                  <w:szCs w:val="22"/>
                  <w:lang w:val="fr-FR"/>
                </w:rPr>
              </w:rPrChange>
            </w:rPr>
          </w:pPr>
          <w:del w:id="175" w:author="Arthur Parmentier" w:date="2020-05-14T13:28:00Z">
            <w:r w:rsidRPr="007C437A" w:rsidDel="00BA3828">
              <w:rPr>
                <w:noProof/>
                <w:rPrChange w:id="176" w:author="Arthur Parmentier" w:date="2020-06-07T15:27:00Z">
                  <w:rPr>
                    <w:rStyle w:val="Lienhypertexte"/>
                    <w:b w:val="0"/>
                    <w:bCs w:val="0"/>
                    <w:i w:val="0"/>
                    <w:iCs w:val="0"/>
                    <w:noProof/>
                  </w:rPr>
                </w:rPrChange>
              </w:rPr>
              <w:delText>III.</w:delText>
            </w:r>
            <w:r w:rsidRPr="007C437A" w:rsidDel="00BA3828">
              <w:rPr>
                <w:rFonts w:eastAsiaTheme="minorEastAsia" w:cstheme="minorBidi"/>
                <w:b w:val="0"/>
                <w:bCs w:val="0"/>
                <w:i w:val="0"/>
                <w:iCs w:val="0"/>
                <w:noProof/>
                <w:rPrChange w:id="177" w:author="Arthur Parmentier" w:date="2020-06-07T15:27:00Z">
                  <w:rPr>
                    <w:rFonts w:eastAsiaTheme="minorEastAsia" w:cstheme="minorBidi"/>
                    <w:b w:val="0"/>
                    <w:bCs w:val="0"/>
                    <w:i w:val="0"/>
                    <w:iCs w:val="0"/>
                    <w:noProof/>
                    <w:lang w:val="fr-FR"/>
                  </w:rPr>
                </w:rPrChange>
              </w:rPr>
              <w:tab/>
            </w:r>
            <w:r w:rsidRPr="007C437A" w:rsidDel="00BA3828">
              <w:rPr>
                <w:noProof/>
                <w:rPrChange w:id="178" w:author="Arthur Parmentier" w:date="2020-06-07T15:27:00Z">
                  <w:rPr>
                    <w:rStyle w:val="Lienhypertexte"/>
                    <w:b w:val="0"/>
                    <w:bCs w:val="0"/>
                    <w:i w:val="0"/>
                    <w:iCs w:val="0"/>
                    <w:noProof/>
                  </w:rPr>
                </w:rPrChange>
              </w:rPr>
              <w:delText>A brief history of Soundpainting</w:delText>
            </w:r>
            <w:r w:rsidRPr="007C437A" w:rsidDel="00BA3828">
              <w:rPr>
                <w:noProof/>
                <w:webHidden/>
              </w:rPr>
              <w:tab/>
              <w:delText>3</w:delText>
            </w:r>
          </w:del>
        </w:p>
        <w:p w:rsidR="00DC3FF9" w:rsidRPr="007C437A" w:rsidDel="00BA3828" w:rsidRDefault="00DC3FF9" w:rsidP="00E6654A">
          <w:pPr>
            <w:pStyle w:val="TM2"/>
            <w:rPr>
              <w:del w:id="179" w:author="Arthur Parmentier" w:date="2020-05-14T13:28:00Z"/>
              <w:rFonts w:eastAsiaTheme="minorEastAsia" w:cstheme="minorBidi"/>
              <w:noProof/>
              <w:rPrChange w:id="180" w:author="Arthur Parmentier" w:date="2020-06-07T15:27:00Z">
                <w:rPr>
                  <w:del w:id="181" w:author="Arthur Parmentier" w:date="2020-05-14T13:28:00Z"/>
                  <w:rFonts w:eastAsiaTheme="minorEastAsia" w:cstheme="minorBidi"/>
                  <w:noProof/>
                  <w:lang w:val="fr-FR"/>
                </w:rPr>
              </w:rPrChange>
            </w:rPr>
          </w:pPr>
          <w:del w:id="182" w:author="Arthur Parmentier" w:date="2020-05-14T13:28:00Z">
            <w:r w:rsidRPr="007C437A" w:rsidDel="00BA3828">
              <w:rPr>
                <w:noProof/>
                <w:rPrChange w:id="183"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184" w:author="Arthur Parmentier" w:date="2020-06-07T15:27:00Z">
                  <w:rPr>
                    <w:rFonts w:eastAsiaTheme="minorEastAsia" w:cstheme="minorBidi"/>
                    <w:b w:val="0"/>
                    <w:bCs w:val="0"/>
                    <w:noProof/>
                    <w:lang w:val="fr-FR"/>
                  </w:rPr>
                </w:rPrChange>
              </w:rPr>
              <w:tab/>
            </w:r>
            <w:r w:rsidRPr="007C437A" w:rsidDel="00BA3828">
              <w:rPr>
                <w:noProof/>
                <w:rPrChange w:id="185" w:author="Arthur Parmentier" w:date="2020-06-07T15:27:00Z">
                  <w:rPr>
                    <w:rStyle w:val="Lienhypertexte"/>
                    <w:b w:val="0"/>
                    <w:bCs w:val="0"/>
                    <w:noProof/>
                  </w:rPr>
                </w:rPrChange>
              </w:rPr>
              <w:delText>Back in Woodstock 1974: emergence in emergency</w:delText>
            </w:r>
            <w:r w:rsidRPr="007C437A" w:rsidDel="00BA3828">
              <w:rPr>
                <w:noProof/>
                <w:webHidden/>
              </w:rPr>
              <w:tab/>
              <w:delText>3</w:delText>
            </w:r>
          </w:del>
        </w:p>
        <w:p w:rsidR="00DC3FF9" w:rsidRPr="007C437A" w:rsidDel="00BA3828" w:rsidRDefault="00DC3FF9" w:rsidP="00E6654A">
          <w:pPr>
            <w:pStyle w:val="TM2"/>
            <w:rPr>
              <w:del w:id="186" w:author="Arthur Parmentier" w:date="2020-05-14T13:28:00Z"/>
              <w:rFonts w:eastAsiaTheme="minorEastAsia" w:cstheme="minorBidi"/>
              <w:noProof/>
              <w:rPrChange w:id="187" w:author="Arthur Parmentier" w:date="2020-06-07T15:27:00Z">
                <w:rPr>
                  <w:del w:id="188" w:author="Arthur Parmentier" w:date="2020-05-14T13:28:00Z"/>
                  <w:rFonts w:eastAsiaTheme="minorEastAsia" w:cstheme="minorBidi"/>
                  <w:noProof/>
                  <w:lang w:val="fr-FR"/>
                </w:rPr>
              </w:rPrChange>
            </w:rPr>
          </w:pPr>
          <w:del w:id="189" w:author="Arthur Parmentier" w:date="2020-05-14T13:28:00Z">
            <w:r w:rsidRPr="007C437A" w:rsidDel="00BA3828">
              <w:rPr>
                <w:noProof/>
                <w:rPrChange w:id="190"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191" w:author="Arthur Parmentier" w:date="2020-06-07T15:27:00Z">
                  <w:rPr>
                    <w:rFonts w:eastAsiaTheme="minorEastAsia" w:cstheme="minorBidi"/>
                    <w:b w:val="0"/>
                    <w:bCs w:val="0"/>
                    <w:noProof/>
                    <w:lang w:val="fr-FR"/>
                  </w:rPr>
                </w:rPrChange>
              </w:rPr>
              <w:tab/>
            </w:r>
            <w:r w:rsidRPr="007C437A" w:rsidDel="00BA3828">
              <w:rPr>
                <w:noProof/>
                <w:rPrChange w:id="192" w:author="Arthur Parmentier" w:date="2020-06-07T15:27:00Z">
                  <w:rPr>
                    <w:rStyle w:val="Lienhypertexte"/>
                    <w:b w:val="0"/>
                    <w:bCs w:val="0"/>
                    <w:noProof/>
                  </w:rPr>
                </w:rPrChange>
              </w:rPr>
              <w:delText>A new form of composition</w:delText>
            </w:r>
            <w:r w:rsidRPr="007C437A" w:rsidDel="00BA3828">
              <w:rPr>
                <w:noProof/>
                <w:webHidden/>
              </w:rPr>
              <w:tab/>
              <w:delText>3</w:delText>
            </w:r>
          </w:del>
        </w:p>
        <w:p w:rsidR="00DC3FF9" w:rsidRPr="007C437A" w:rsidDel="00BA3828" w:rsidRDefault="00DC3FF9" w:rsidP="00E6654A">
          <w:pPr>
            <w:pStyle w:val="TM3"/>
            <w:rPr>
              <w:del w:id="193" w:author="Arthur Parmentier" w:date="2020-05-14T13:28:00Z"/>
              <w:rFonts w:eastAsiaTheme="minorEastAsia" w:cstheme="minorBidi"/>
              <w:noProof/>
              <w:sz w:val="22"/>
              <w:szCs w:val="22"/>
              <w:rPrChange w:id="194" w:author="Arthur Parmentier" w:date="2020-06-07T15:27:00Z">
                <w:rPr>
                  <w:del w:id="195" w:author="Arthur Parmentier" w:date="2020-05-14T13:28:00Z"/>
                  <w:rFonts w:eastAsiaTheme="minorEastAsia" w:cstheme="minorBidi"/>
                  <w:noProof/>
                  <w:sz w:val="22"/>
                  <w:szCs w:val="22"/>
                  <w:lang w:val="fr-FR"/>
                </w:rPr>
              </w:rPrChange>
            </w:rPr>
          </w:pPr>
          <w:del w:id="196" w:author="Arthur Parmentier" w:date="2020-05-14T13:28:00Z">
            <w:r w:rsidRPr="007C437A" w:rsidDel="00BA3828">
              <w:rPr>
                <w:noProof/>
                <w:rPrChange w:id="197" w:author="Arthur Parmentier" w:date="2020-06-07T15:27:00Z">
                  <w:rPr>
                    <w:rStyle w:val="Lienhypertexte"/>
                    <w:noProof/>
                  </w:rPr>
                </w:rPrChange>
              </w:rPr>
              <w:delText>1.</w:delText>
            </w:r>
            <w:r w:rsidRPr="007C437A" w:rsidDel="00BA3828">
              <w:rPr>
                <w:rFonts w:eastAsiaTheme="minorEastAsia" w:cstheme="minorBidi"/>
                <w:noProof/>
                <w:rPrChange w:id="198" w:author="Arthur Parmentier" w:date="2020-06-07T15:27:00Z">
                  <w:rPr>
                    <w:rFonts w:eastAsiaTheme="minorEastAsia" w:cstheme="minorBidi"/>
                    <w:noProof/>
                    <w:lang w:val="fr-FR"/>
                  </w:rPr>
                </w:rPrChange>
              </w:rPr>
              <w:tab/>
            </w:r>
            <w:r w:rsidRPr="007C437A" w:rsidDel="00BA3828">
              <w:rPr>
                <w:noProof/>
                <w:rPrChange w:id="199" w:author="Arthur Parmentier" w:date="2020-06-07T15:27:00Z">
                  <w:rPr>
                    <w:rStyle w:val="Lienhypertexte"/>
                    <w:noProof/>
                  </w:rPr>
                </w:rPrChange>
              </w:rPr>
              <w:delText>Sign language: from cultural concepts to performance</w:delText>
            </w:r>
            <w:r w:rsidRPr="007C437A" w:rsidDel="00BA3828">
              <w:rPr>
                <w:noProof/>
                <w:webHidden/>
              </w:rPr>
              <w:tab/>
              <w:delText>3</w:delText>
            </w:r>
          </w:del>
        </w:p>
        <w:p w:rsidR="00DC3FF9" w:rsidRPr="007C437A" w:rsidDel="00BA3828" w:rsidRDefault="00DC3FF9" w:rsidP="00E6654A">
          <w:pPr>
            <w:pStyle w:val="TM3"/>
            <w:rPr>
              <w:del w:id="200" w:author="Arthur Parmentier" w:date="2020-05-14T13:28:00Z"/>
              <w:rFonts w:eastAsiaTheme="minorEastAsia" w:cstheme="minorBidi"/>
              <w:noProof/>
              <w:sz w:val="22"/>
              <w:szCs w:val="22"/>
              <w:rPrChange w:id="201" w:author="Arthur Parmentier" w:date="2020-06-07T15:27:00Z">
                <w:rPr>
                  <w:del w:id="202" w:author="Arthur Parmentier" w:date="2020-05-14T13:28:00Z"/>
                  <w:rFonts w:eastAsiaTheme="minorEastAsia" w:cstheme="minorBidi"/>
                  <w:noProof/>
                  <w:sz w:val="22"/>
                  <w:szCs w:val="22"/>
                  <w:lang w:val="fr-FR"/>
                </w:rPr>
              </w:rPrChange>
            </w:rPr>
          </w:pPr>
          <w:del w:id="203" w:author="Arthur Parmentier" w:date="2020-05-14T13:28:00Z">
            <w:r w:rsidRPr="007C437A" w:rsidDel="00BA3828">
              <w:rPr>
                <w:noProof/>
                <w:rPrChange w:id="204" w:author="Arthur Parmentier" w:date="2020-06-07T15:27:00Z">
                  <w:rPr>
                    <w:rStyle w:val="Lienhypertexte"/>
                    <w:noProof/>
                  </w:rPr>
                </w:rPrChange>
              </w:rPr>
              <w:delText>2.</w:delText>
            </w:r>
            <w:r w:rsidRPr="007C437A" w:rsidDel="00BA3828">
              <w:rPr>
                <w:rFonts w:eastAsiaTheme="minorEastAsia" w:cstheme="minorBidi"/>
                <w:noProof/>
                <w:rPrChange w:id="205" w:author="Arthur Parmentier" w:date="2020-06-07T15:27:00Z">
                  <w:rPr>
                    <w:rFonts w:eastAsiaTheme="minorEastAsia" w:cstheme="minorBidi"/>
                    <w:noProof/>
                    <w:lang w:val="fr-FR"/>
                  </w:rPr>
                </w:rPrChange>
              </w:rPr>
              <w:tab/>
            </w:r>
            <w:r w:rsidRPr="007C437A" w:rsidDel="00BA3828">
              <w:rPr>
                <w:noProof/>
                <w:rPrChange w:id="206" w:author="Arthur Parmentier" w:date="2020-06-07T15:27:00Z">
                  <w:rPr>
                    <w:rStyle w:val="Lienhypertexte"/>
                    <w:noProof/>
                  </w:rPr>
                </w:rPrChange>
              </w:rPr>
              <w:delText>A multidisciplinary language</w:delText>
            </w:r>
            <w:r w:rsidRPr="007C437A" w:rsidDel="00BA3828">
              <w:rPr>
                <w:noProof/>
                <w:webHidden/>
              </w:rPr>
              <w:tab/>
              <w:delText>3</w:delText>
            </w:r>
          </w:del>
        </w:p>
        <w:p w:rsidR="00DC3FF9" w:rsidRPr="007C437A" w:rsidDel="00BA3828" w:rsidRDefault="00DC3FF9" w:rsidP="00E6654A">
          <w:pPr>
            <w:pStyle w:val="TM3"/>
            <w:rPr>
              <w:del w:id="207" w:author="Arthur Parmentier" w:date="2020-05-14T13:28:00Z"/>
              <w:rFonts w:eastAsiaTheme="minorEastAsia" w:cstheme="minorBidi"/>
              <w:noProof/>
              <w:sz w:val="22"/>
              <w:szCs w:val="22"/>
              <w:rPrChange w:id="208" w:author="Arthur Parmentier" w:date="2020-06-07T15:27:00Z">
                <w:rPr>
                  <w:del w:id="209" w:author="Arthur Parmentier" w:date="2020-05-14T13:28:00Z"/>
                  <w:rFonts w:eastAsiaTheme="minorEastAsia" w:cstheme="minorBidi"/>
                  <w:noProof/>
                  <w:sz w:val="22"/>
                  <w:szCs w:val="22"/>
                  <w:lang w:val="fr-FR"/>
                </w:rPr>
              </w:rPrChange>
            </w:rPr>
          </w:pPr>
          <w:del w:id="210" w:author="Arthur Parmentier" w:date="2020-05-14T13:28:00Z">
            <w:r w:rsidRPr="007C437A" w:rsidDel="00BA3828">
              <w:rPr>
                <w:noProof/>
                <w:rPrChange w:id="211" w:author="Arthur Parmentier" w:date="2020-06-07T15:27:00Z">
                  <w:rPr>
                    <w:rStyle w:val="Lienhypertexte"/>
                    <w:noProof/>
                  </w:rPr>
                </w:rPrChange>
              </w:rPr>
              <w:delText>3.</w:delText>
            </w:r>
            <w:r w:rsidRPr="007C437A" w:rsidDel="00BA3828">
              <w:rPr>
                <w:rFonts w:eastAsiaTheme="minorEastAsia" w:cstheme="minorBidi"/>
                <w:noProof/>
                <w:rPrChange w:id="212" w:author="Arthur Parmentier" w:date="2020-06-07T15:27:00Z">
                  <w:rPr>
                    <w:rFonts w:eastAsiaTheme="minorEastAsia" w:cstheme="minorBidi"/>
                    <w:noProof/>
                    <w:lang w:val="fr-FR"/>
                  </w:rPr>
                </w:rPrChange>
              </w:rPr>
              <w:tab/>
            </w:r>
            <w:r w:rsidRPr="007C437A" w:rsidDel="00BA3828">
              <w:rPr>
                <w:noProof/>
                <w:rPrChange w:id="213" w:author="Arthur Parmentier" w:date="2020-06-07T15:27:00Z">
                  <w:rPr>
                    <w:rStyle w:val="Lienhypertexte"/>
                    <w:noProof/>
                  </w:rPr>
                </w:rPrChange>
              </w:rPr>
              <w:delText>Fertility in Europe, worldwide spread in modern societies</w:delText>
            </w:r>
            <w:r w:rsidRPr="007C437A" w:rsidDel="00BA3828">
              <w:rPr>
                <w:noProof/>
                <w:webHidden/>
              </w:rPr>
              <w:tab/>
              <w:delText>4</w:delText>
            </w:r>
          </w:del>
        </w:p>
        <w:p w:rsidR="00DC3FF9" w:rsidRPr="007C437A" w:rsidDel="00BA3828" w:rsidRDefault="00DC3FF9" w:rsidP="00E6654A">
          <w:pPr>
            <w:pStyle w:val="TM1"/>
            <w:rPr>
              <w:del w:id="214" w:author="Arthur Parmentier" w:date="2020-05-14T13:28:00Z"/>
              <w:rFonts w:eastAsiaTheme="minorEastAsia" w:cstheme="minorBidi"/>
              <w:noProof/>
              <w:sz w:val="22"/>
              <w:szCs w:val="22"/>
              <w:rPrChange w:id="215" w:author="Arthur Parmentier" w:date="2020-06-07T15:27:00Z">
                <w:rPr>
                  <w:del w:id="216" w:author="Arthur Parmentier" w:date="2020-05-14T13:28:00Z"/>
                  <w:rFonts w:eastAsiaTheme="minorEastAsia" w:cstheme="minorBidi"/>
                  <w:noProof/>
                  <w:sz w:val="22"/>
                  <w:szCs w:val="22"/>
                  <w:lang w:val="fr-FR"/>
                </w:rPr>
              </w:rPrChange>
            </w:rPr>
          </w:pPr>
          <w:del w:id="217" w:author="Arthur Parmentier" w:date="2020-05-14T13:28:00Z">
            <w:r w:rsidRPr="007C437A" w:rsidDel="00BA3828">
              <w:rPr>
                <w:noProof/>
                <w:rPrChange w:id="218" w:author="Arthur Parmentier" w:date="2020-06-07T15:27:00Z">
                  <w:rPr>
                    <w:rStyle w:val="Lienhypertexte"/>
                    <w:b w:val="0"/>
                    <w:bCs w:val="0"/>
                    <w:i w:val="0"/>
                    <w:iCs w:val="0"/>
                    <w:noProof/>
                  </w:rPr>
                </w:rPrChange>
              </w:rPr>
              <w:delText>IV.</w:delText>
            </w:r>
            <w:r w:rsidRPr="007C437A" w:rsidDel="00BA3828">
              <w:rPr>
                <w:rFonts w:eastAsiaTheme="minorEastAsia" w:cstheme="minorBidi"/>
                <w:b w:val="0"/>
                <w:bCs w:val="0"/>
                <w:i w:val="0"/>
                <w:iCs w:val="0"/>
                <w:noProof/>
                <w:rPrChange w:id="219" w:author="Arthur Parmentier" w:date="2020-06-07T15:27:00Z">
                  <w:rPr>
                    <w:rFonts w:eastAsiaTheme="minorEastAsia" w:cstheme="minorBidi"/>
                    <w:b w:val="0"/>
                    <w:bCs w:val="0"/>
                    <w:i w:val="0"/>
                    <w:iCs w:val="0"/>
                    <w:noProof/>
                    <w:lang w:val="fr-FR"/>
                  </w:rPr>
                </w:rPrChange>
              </w:rPr>
              <w:tab/>
            </w:r>
            <w:r w:rsidRPr="007C437A" w:rsidDel="00BA3828">
              <w:rPr>
                <w:noProof/>
                <w:rPrChange w:id="220" w:author="Arthur Parmentier" w:date="2020-06-07T15:27:00Z">
                  <w:rPr>
                    <w:rStyle w:val="Lienhypertexte"/>
                    <w:b w:val="0"/>
                    <w:bCs w:val="0"/>
                    <w:i w:val="0"/>
                    <w:iCs w:val="0"/>
                    <w:noProof/>
                  </w:rPr>
                </w:rPrChange>
              </w:rPr>
              <w:delText>Historical and theoretical context</w:delText>
            </w:r>
            <w:r w:rsidRPr="007C437A" w:rsidDel="00BA3828">
              <w:rPr>
                <w:noProof/>
                <w:webHidden/>
              </w:rPr>
              <w:tab/>
              <w:delText>4</w:delText>
            </w:r>
          </w:del>
        </w:p>
        <w:p w:rsidR="00DC3FF9" w:rsidRPr="007C437A" w:rsidDel="00BA3828" w:rsidRDefault="00DC3FF9" w:rsidP="00E6654A">
          <w:pPr>
            <w:pStyle w:val="TM2"/>
            <w:rPr>
              <w:del w:id="221" w:author="Arthur Parmentier" w:date="2020-05-14T13:28:00Z"/>
              <w:rFonts w:eastAsiaTheme="minorEastAsia" w:cstheme="minorBidi"/>
              <w:noProof/>
              <w:rPrChange w:id="222" w:author="Arthur Parmentier" w:date="2020-06-07T15:27:00Z">
                <w:rPr>
                  <w:del w:id="223" w:author="Arthur Parmentier" w:date="2020-05-14T13:28:00Z"/>
                  <w:rFonts w:eastAsiaTheme="minorEastAsia" w:cstheme="minorBidi"/>
                  <w:noProof/>
                  <w:lang w:val="fr-FR"/>
                </w:rPr>
              </w:rPrChange>
            </w:rPr>
          </w:pPr>
          <w:del w:id="224" w:author="Arthur Parmentier" w:date="2020-05-14T13:28:00Z">
            <w:r w:rsidRPr="007C437A" w:rsidDel="00BA3828">
              <w:rPr>
                <w:noProof/>
                <w:rPrChange w:id="225"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226" w:author="Arthur Parmentier" w:date="2020-06-07T15:27:00Z">
                  <w:rPr>
                    <w:rFonts w:eastAsiaTheme="minorEastAsia" w:cstheme="minorBidi"/>
                    <w:b w:val="0"/>
                    <w:bCs w:val="0"/>
                    <w:noProof/>
                    <w:lang w:val="fr-FR"/>
                  </w:rPr>
                </w:rPrChange>
              </w:rPr>
              <w:tab/>
            </w:r>
            <w:r w:rsidRPr="007C437A" w:rsidDel="00BA3828">
              <w:rPr>
                <w:noProof/>
                <w:rPrChange w:id="227" w:author="Arthur Parmentier" w:date="2020-06-07T15:27:00Z">
                  <w:rPr>
                    <w:rStyle w:val="Lienhypertexte"/>
                    <w:b w:val="0"/>
                    <w:bCs w:val="0"/>
                    <w:noProof/>
                  </w:rPr>
                </w:rPrChange>
              </w:rPr>
              <w:delText>Gestures and signs for communication: a long history</w:delText>
            </w:r>
            <w:r w:rsidRPr="007C437A" w:rsidDel="00BA3828">
              <w:rPr>
                <w:noProof/>
                <w:webHidden/>
              </w:rPr>
              <w:tab/>
              <w:delText>4</w:delText>
            </w:r>
          </w:del>
        </w:p>
        <w:p w:rsidR="00DC3FF9" w:rsidRPr="007C437A" w:rsidDel="00BA3828" w:rsidRDefault="00DC3FF9" w:rsidP="00E6654A">
          <w:pPr>
            <w:pStyle w:val="TM3"/>
            <w:rPr>
              <w:del w:id="228" w:author="Arthur Parmentier" w:date="2020-05-14T13:28:00Z"/>
              <w:rFonts w:eastAsiaTheme="minorEastAsia" w:cstheme="minorBidi"/>
              <w:noProof/>
              <w:sz w:val="22"/>
              <w:szCs w:val="22"/>
              <w:rPrChange w:id="229" w:author="Arthur Parmentier" w:date="2020-06-07T15:27:00Z">
                <w:rPr>
                  <w:del w:id="230" w:author="Arthur Parmentier" w:date="2020-05-14T13:28:00Z"/>
                  <w:rFonts w:eastAsiaTheme="minorEastAsia" w:cstheme="minorBidi"/>
                  <w:noProof/>
                  <w:sz w:val="22"/>
                  <w:szCs w:val="22"/>
                  <w:lang w:val="fr-FR"/>
                </w:rPr>
              </w:rPrChange>
            </w:rPr>
          </w:pPr>
          <w:del w:id="231" w:author="Arthur Parmentier" w:date="2020-05-14T13:28:00Z">
            <w:r w:rsidRPr="007C437A" w:rsidDel="00BA3828">
              <w:rPr>
                <w:noProof/>
                <w:rPrChange w:id="232" w:author="Arthur Parmentier" w:date="2020-06-07T15:27:00Z">
                  <w:rPr>
                    <w:rStyle w:val="Lienhypertexte"/>
                    <w:noProof/>
                  </w:rPr>
                </w:rPrChange>
              </w:rPr>
              <w:delText>1.</w:delText>
            </w:r>
            <w:r w:rsidRPr="007C437A" w:rsidDel="00BA3828">
              <w:rPr>
                <w:rFonts w:eastAsiaTheme="minorEastAsia" w:cstheme="minorBidi"/>
                <w:noProof/>
                <w:rPrChange w:id="233" w:author="Arthur Parmentier" w:date="2020-06-07T15:27:00Z">
                  <w:rPr>
                    <w:rFonts w:eastAsiaTheme="minorEastAsia" w:cstheme="minorBidi"/>
                    <w:noProof/>
                    <w:lang w:val="fr-FR"/>
                  </w:rPr>
                </w:rPrChange>
              </w:rPr>
              <w:tab/>
            </w:r>
            <w:r w:rsidRPr="007C437A" w:rsidDel="00BA3828">
              <w:rPr>
                <w:noProof/>
                <w:rPrChange w:id="234" w:author="Arthur Parmentier" w:date="2020-06-07T15:27:00Z">
                  <w:rPr>
                    <w:rStyle w:val="Lienhypertexte"/>
                    <w:noProof/>
                  </w:rPr>
                </w:rPrChange>
              </w:rPr>
              <w:delText>A very long time ago…</w:delText>
            </w:r>
            <w:r w:rsidRPr="007C437A" w:rsidDel="00BA3828">
              <w:rPr>
                <w:noProof/>
                <w:webHidden/>
              </w:rPr>
              <w:tab/>
              <w:delText>5</w:delText>
            </w:r>
          </w:del>
        </w:p>
        <w:p w:rsidR="00DC3FF9" w:rsidRPr="007C437A" w:rsidDel="00BA3828" w:rsidRDefault="00DC3FF9" w:rsidP="00E6654A">
          <w:pPr>
            <w:pStyle w:val="TM3"/>
            <w:rPr>
              <w:del w:id="235" w:author="Arthur Parmentier" w:date="2020-05-14T13:28:00Z"/>
              <w:rFonts w:eastAsiaTheme="minorEastAsia" w:cstheme="minorBidi"/>
              <w:noProof/>
              <w:sz w:val="22"/>
              <w:szCs w:val="22"/>
              <w:rPrChange w:id="236" w:author="Arthur Parmentier" w:date="2020-06-07T15:27:00Z">
                <w:rPr>
                  <w:del w:id="237" w:author="Arthur Parmentier" w:date="2020-05-14T13:28:00Z"/>
                  <w:rFonts w:eastAsiaTheme="minorEastAsia" w:cstheme="minorBidi"/>
                  <w:noProof/>
                  <w:sz w:val="22"/>
                  <w:szCs w:val="22"/>
                  <w:lang w:val="fr-FR"/>
                </w:rPr>
              </w:rPrChange>
            </w:rPr>
          </w:pPr>
          <w:del w:id="238" w:author="Arthur Parmentier" w:date="2020-05-14T13:28:00Z">
            <w:r w:rsidRPr="007C437A" w:rsidDel="00BA3828">
              <w:rPr>
                <w:noProof/>
                <w:rPrChange w:id="239" w:author="Arthur Parmentier" w:date="2020-06-07T15:27:00Z">
                  <w:rPr>
                    <w:rStyle w:val="Lienhypertexte"/>
                    <w:noProof/>
                  </w:rPr>
                </w:rPrChange>
              </w:rPr>
              <w:delText>2.</w:delText>
            </w:r>
            <w:r w:rsidRPr="007C437A" w:rsidDel="00BA3828">
              <w:rPr>
                <w:rFonts w:eastAsiaTheme="minorEastAsia" w:cstheme="minorBidi"/>
                <w:noProof/>
                <w:rPrChange w:id="240" w:author="Arthur Parmentier" w:date="2020-06-07T15:27:00Z">
                  <w:rPr>
                    <w:rFonts w:eastAsiaTheme="minorEastAsia" w:cstheme="minorBidi"/>
                    <w:noProof/>
                    <w:lang w:val="fr-FR"/>
                  </w:rPr>
                </w:rPrChange>
              </w:rPr>
              <w:tab/>
            </w:r>
            <w:r w:rsidRPr="007C437A" w:rsidDel="00BA3828">
              <w:rPr>
                <w:noProof/>
                <w:rPrChange w:id="241" w:author="Arthur Parmentier" w:date="2020-06-07T15:27:00Z">
                  <w:rPr>
                    <w:rStyle w:val="Lienhypertexte"/>
                    <w:noProof/>
                  </w:rPr>
                </w:rPrChange>
              </w:rPr>
              <w:delText>Middle ages: neumes</w:delText>
            </w:r>
            <w:r w:rsidRPr="007C437A" w:rsidDel="00BA3828">
              <w:rPr>
                <w:noProof/>
                <w:webHidden/>
              </w:rPr>
              <w:tab/>
              <w:delText>5</w:delText>
            </w:r>
          </w:del>
        </w:p>
        <w:p w:rsidR="00DC3FF9" w:rsidRPr="007C437A" w:rsidDel="00BA3828" w:rsidRDefault="00DC3FF9" w:rsidP="00E6654A">
          <w:pPr>
            <w:pStyle w:val="TM3"/>
            <w:rPr>
              <w:del w:id="242" w:author="Arthur Parmentier" w:date="2020-05-14T13:28:00Z"/>
              <w:rFonts w:eastAsiaTheme="minorEastAsia" w:cstheme="minorBidi"/>
              <w:noProof/>
              <w:sz w:val="22"/>
              <w:szCs w:val="22"/>
              <w:rPrChange w:id="243" w:author="Arthur Parmentier" w:date="2020-06-07T15:27:00Z">
                <w:rPr>
                  <w:del w:id="244" w:author="Arthur Parmentier" w:date="2020-05-14T13:28:00Z"/>
                  <w:rFonts w:eastAsiaTheme="minorEastAsia" w:cstheme="minorBidi"/>
                  <w:noProof/>
                  <w:sz w:val="22"/>
                  <w:szCs w:val="22"/>
                  <w:lang w:val="fr-FR"/>
                </w:rPr>
              </w:rPrChange>
            </w:rPr>
          </w:pPr>
          <w:del w:id="245" w:author="Arthur Parmentier" w:date="2020-05-14T13:28:00Z">
            <w:r w:rsidRPr="007C437A" w:rsidDel="00BA3828">
              <w:rPr>
                <w:noProof/>
                <w:rPrChange w:id="246" w:author="Arthur Parmentier" w:date="2020-06-07T15:27:00Z">
                  <w:rPr>
                    <w:rStyle w:val="Lienhypertexte"/>
                    <w:noProof/>
                  </w:rPr>
                </w:rPrChange>
              </w:rPr>
              <w:delText>3.</w:delText>
            </w:r>
            <w:r w:rsidRPr="007C437A" w:rsidDel="00BA3828">
              <w:rPr>
                <w:rFonts w:eastAsiaTheme="minorEastAsia" w:cstheme="minorBidi"/>
                <w:noProof/>
                <w:rPrChange w:id="247" w:author="Arthur Parmentier" w:date="2020-06-07T15:27:00Z">
                  <w:rPr>
                    <w:rFonts w:eastAsiaTheme="minorEastAsia" w:cstheme="minorBidi"/>
                    <w:noProof/>
                    <w:lang w:val="fr-FR"/>
                  </w:rPr>
                </w:rPrChange>
              </w:rPr>
              <w:tab/>
            </w:r>
            <w:r w:rsidRPr="007C437A" w:rsidDel="00BA3828">
              <w:rPr>
                <w:noProof/>
                <w:rPrChange w:id="248" w:author="Arthur Parmentier" w:date="2020-06-07T15:27:00Z">
                  <w:rPr>
                    <w:rStyle w:val="Lienhypertexte"/>
                    <w:noProof/>
                  </w:rPr>
                </w:rPrChange>
              </w:rPr>
              <w:delText>Rousseau, Wittgenstein.. theory of signs</w:delText>
            </w:r>
            <w:r w:rsidRPr="007C437A" w:rsidDel="00BA3828">
              <w:rPr>
                <w:noProof/>
                <w:webHidden/>
              </w:rPr>
              <w:tab/>
              <w:delText>5</w:delText>
            </w:r>
          </w:del>
        </w:p>
        <w:p w:rsidR="00DC3FF9" w:rsidRPr="007C437A" w:rsidDel="00BA3828" w:rsidRDefault="00DC3FF9" w:rsidP="00E6654A">
          <w:pPr>
            <w:pStyle w:val="TM3"/>
            <w:rPr>
              <w:del w:id="249" w:author="Arthur Parmentier" w:date="2020-05-14T13:28:00Z"/>
              <w:rFonts w:eastAsiaTheme="minorEastAsia" w:cstheme="minorBidi"/>
              <w:noProof/>
              <w:sz w:val="22"/>
              <w:szCs w:val="22"/>
              <w:rPrChange w:id="250" w:author="Arthur Parmentier" w:date="2020-06-07T15:27:00Z">
                <w:rPr>
                  <w:del w:id="251" w:author="Arthur Parmentier" w:date="2020-05-14T13:28:00Z"/>
                  <w:rFonts w:eastAsiaTheme="minorEastAsia" w:cstheme="minorBidi"/>
                  <w:noProof/>
                  <w:sz w:val="22"/>
                  <w:szCs w:val="22"/>
                  <w:lang w:val="fr-FR"/>
                </w:rPr>
              </w:rPrChange>
            </w:rPr>
          </w:pPr>
          <w:del w:id="252" w:author="Arthur Parmentier" w:date="2020-05-14T13:28:00Z">
            <w:r w:rsidRPr="007C437A" w:rsidDel="00BA3828">
              <w:rPr>
                <w:noProof/>
                <w:rPrChange w:id="253" w:author="Arthur Parmentier" w:date="2020-06-07T15:27:00Z">
                  <w:rPr>
                    <w:rStyle w:val="Lienhypertexte"/>
                    <w:noProof/>
                  </w:rPr>
                </w:rPrChange>
              </w:rPr>
              <w:delText>4.</w:delText>
            </w:r>
            <w:r w:rsidRPr="007C437A" w:rsidDel="00BA3828">
              <w:rPr>
                <w:rFonts w:eastAsiaTheme="minorEastAsia" w:cstheme="minorBidi"/>
                <w:noProof/>
                <w:rPrChange w:id="254" w:author="Arthur Parmentier" w:date="2020-06-07T15:27:00Z">
                  <w:rPr>
                    <w:rFonts w:eastAsiaTheme="minorEastAsia" w:cstheme="minorBidi"/>
                    <w:noProof/>
                    <w:lang w:val="fr-FR"/>
                  </w:rPr>
                </w:rPrChange>
              </w:rPr>
              <w:tab/>
            </w:r>
            <w:r w:rsidRPr="007C437A" w:rsidDel="00BA3828">
              <w:rPr>
                <w:noProof/>
                <w:rPrChange w:id="255" w:author="Arthur Parmentier" w:date="2020-06-07T15:27:00Z">
                  <w:rPr>
                    <w:rStyle w:val="Lienhypertexte"/>
                    <w:noProof/>
                  </w:rPr>
                </w:rPrChange>
              </w:rPr>
              <w:delText>Creation of modern sign languages for deafs (?)</w:delText>
            </w:r>
            <w:r w:rsidRPr="007C437A" w:rsidDel="00BA3828">
              <w:rPr>
                <w:noProof/>
                <w:webHidden/>
              </w:rPr>
              <w:tab/>
              <w:delText>5</w:delText>
            </w:r>
          </w:del>
        </w:p>
        <w:p w:rsidR="00DC3FF9" w:rsidRPr="007C437A" w:rsidDel="00BA3828" w:rsidRDefault="00DC3FF9" w:rsidP="00E6654A">
          <w:pPr>
            <w:pStyle w:val="TM3"/>
            <w:rPr>
              <w:del w:id="256" w:author="Arthur Parmentier" w:date="2020-05-14T13:28:00Z"/>
              <w:rFonts w:eastAsiaTheme="minorEastAsia" w:cstheme="minorBidi"/>
              <w:noProof/>
              <w:sz w:val="22"/>
              <w:szCs w:val="22"/>
              <w:rPrChange w:id="257" w:author="Arthur Parmentier" w:date="2020-06-07T15:27:00Z">
                <w:rPr>
                  <w:del w:id="258" w:author="Arthur Parmentier" w:date="2020-05-14T13:28:00Z"/>
                  <w:rFonts w:eastAsiaTheme="minorEastAsia" w:cstheme="minorBidi"/>
                  <w:noProof/>
                  <w:sz w:val="22"/>
                  <w:szCs w:val="22"/>
                  <w:lang w:val="fr-FR"/>
                </w:rPr>
              </w:rPrChange>
            </w:rPr>
          </w:pPr>
          <w:del w:id="259" w:author="Arthur Parmentier" w:date="2020-05-14T13:28:00Z">
            <w:r w:rsidRPr="007C437A" w:rsidDel="00BA3828">
              <w:rPr>
                <w:noProof/>
                <w:rPrChange w:id="260" w:author="Arthur Parmentier" w:date="2020-06-07T15:27:00Z">
                  <w:rPr>
                    <w:rStyle w:val="Lienhypertexte"/>
                    <w:noProof/>
                  </w:rPr>
                </w:rPrChange>
              </w:rPr>
              <w:delText>5.</w:delText>
            </w:r>
            <w:r w:rsidRPr="007C437A" w:rsidDel="00BA3828">
              <w:rPr>
                <w:rFonts w:eastAsiaTheme="minorEastAsia" w:cstheme="minorBidi"/>
                <w:noProof/>
                <w:rPrChange w:id="261" w:author="Arthur Parmentier" w:date="2020-06-07T15:27:00Z">
                  <w:rPr>
                    <w:rFonts w:eastAsiaTheme="minorEastAsia" w:cstheme="minorBidi"/>
                    <w:noProof/>
                    <w:lang w:val="fr-FR"/>
                  </w:rPr>
                </w:rPrChange>
              </w:rPr>
              <w:tab/>
            </w:r>
            <w:r w:rsidRPr="007C437A" w:rsidDel="00BA3828">
              <w:rPr>
                <w:noProof/>
                <w:rPrChange w:id="262" w:author="Arthur Parmentier" w:date="2020-06-07T15:27:00Z">
                  <w:rPr>
                    <w:rStyle w:val="Lienhypertexte"/>
                    <w:noProof/>
                  </w:rPr>
                </w:rPrChange>
              </w:rPr>
              <w:delText>Attempts or cases in arts before SP</w:delText>
            </w:r>
            <w:r w:rsidRPr="007C437A" w:rsidDel="00BA3828">
              <w:rPr>
                <w:noProof/>
                <w:webHidden/>
              </w:rPr>
              <w:tab/>
              <w:delText>5</w:delText>
            </w:r>
          </w:del>
        </w:p>
        <w:p w:rsidR="00DC3FF9" w:rsidRPr="007C437A" w:rsidDel="00BA3828" w:rsidRDefault="00DC3FF9" w:rsidP="00E6654A">
          <w:pPr>
            <w:pStyle w:val="TM3"/>
            <w:rPr>
              <w:del w:id="263" w:author="Arthur Parmentier" w:date="2020-05-14T13:28:00Z"/>
              <w:rFonts w:eastAsiaTheme="minorEastAsia" w:cstheme="minorBidi"/>
              <w:noProof/>
              <w:sz w:val="22"/>
              <w:szCs w:val="22"/>
              <w:rPrChange w:id="264" w:author="Arthur Parmentier" w:date="2020-06-07T15:27:00Z">
                <w:rPr>
                  <w:del w:id="265" w:author="Arthur Parmentier" w:date="2020-05-14T13:28:00Z"/>
                  <w:rFonts w:eastAsiaTheme="minorEastAsia" w:cstheme="minorBidi"/>
                  <w:noProof/>
                  <w:sz w:val="22"/>
                  <w:szCs w:val="22"/>
                  <w:lang w:val="fr-FR"/>
                </w:rPr>
              </w:rPrChange>
            </w:rPr>
          </w:pPr>
          <w:del w:id="266" w:author="Arthur Parmentier" w:date="2020-05-14T13:28:00Z">
            <w:r w:rsidRPr="007C437A" w:rsidDel="00BA3828">
              <w:rPr>
                <w:noProof/>
                <w:rPrChange w:id="267" w:author="Arthur Parmentier" w:date="2020-06-07T15:27:00Z">
                  <w:rPr>
                    <w:rStyle w:val="Lienhypertexte"/>
                    <w:noProof/>
                  </w:rPr>
                </w:rPrChange>
              </w:rPr>
              <w:delText>6.</w:delText>
            </w:r>
            <w:r w:rsidRPr="007C437A" w:rsidDel="00BA3828">
              <w:rPr>
                <w:rFonts w:eastAsiaTheme="minorEastAsia" w:cstheme="minorBidi"/>
                <w:noProof/>
                <w:rPrChange w:id="268" w:author="Arthur Parmentier" w:date="2020-06-07T15:27:00Z">
                  <w:rPr>
                    <w:rFonts w:eastAsiaTheme="minorEastAsia" w:cstheme="minorBidi"/>
                    <w:noProof/>
                    <w:lang w:val="fr-FR"/>
                  </w:rPr>
                </w:rPrChange>
              </w:rPr>
              <w:tab/>
            </w:r>
            <w:r w:rsidRPr="007C437A" w:rsidDel="00BA3828">
              <w:rPr>
                <w:noProof/>
                <w:rPrChange w:id="269" w:author="Arthur Parmentier" w:date="2020-06-07T15:27:00Z">
                  <w:rPr>
                    <w:rStyle w:val="Lienhypertexte"/>
                    <w:noProof/>
                  </w:rPr>
                </w:rPrChange>
              </w:rPr>
              <w:delText>Conduction &amp; other contemporary forms of artistic sign languages</w:delText>
            </w:r>
            <w:r w:rsidRPr="007C437A" w:rsidDel="00BA3828">
              <w:rPr>
                <w:noProof/>
                <w:webHidden/>
              </w:rPr>
              <w:tab/>
              <w:delText>5</w:delText>
            </w:r>
          </w:del>
        </w:p>
        <w:p w:rsidR="00DC3FF9" w:rsidRPr="007C437A" w:rsidDel="00BA3828" w:rsidRDefault="00DC3FF9" w:rsidP="00E6654A">
          <w:pPr>
            <w:pStyle w:val="TM2"/>
            <w:rPr>
              <w:del w:id="270" w:author="Arthur Parmentier" w:date="2020-05-14T13:28:00Z"/>
              <w:rFonts w:eastAsiaTheme="minorEastAsia" w:cstheme="minorBidi"/>
              <w:noProof/>
              <w:rPrChange w:id="271" w:author="Arthur Parmentier" w:date="2020-06-07T15:27:00Z">
                <w:rPr>
                  <w:del w:id="272" w:author="Arthur Parmentier" w:date="2020-05-14T13:28:00Z"/>
                  <w:rFonts w:eastAsiaTheme="minorEastAsia" w:cstheme="minorBidi"/>
                  <w:noProof/>
                  <w:lang w:val="fr-FR"/>
                </w:rPr>
              </w:rPrChange>
            </w:rPr>
          </w:pPr>
          <w:del w:id="273" w:author="Arthur Parmentier" w:date="2020-05-14T13:28:00Z">
            <w:r w:rsidRPr="007C437A" w:rsidDel="00BA3828">
              <w:rPr>
                <w:noProof/>
                <w:rPrChange w:id="274"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275" w:author="Arthur Parmentier" w:date="2020-06-07T15:27:00Z">
                  <w:rPr>
                    <w:rFonts w:eastAsiaTheme="minorEastAsia" w:cstheme="minorBidi"/>
                    <w:b w:val="0"/>
                    <w:bCs w:val="0"/>
                    <w:noProof/>
                    <w:lang w:val="fr-FR"/>
                  </w:rPr>
                </w:rPrChange>
              </w:rPr>
              <w:tab/>
            </w:r>
            <w:r w:rsidRPr="007C437A" w:rsidDel="00BA3828">
              <w:rPr>
                <w:noProof/>
                <w:rPrChange w:id="276" w:author="Arthur Parmentier" w:date="2020-06-07T15:27:00Z">
                  <w:rPr>
                    <w:rStyle w:val="Lienhypertexte"/>
                    <w:b w:val="0"/>
                    <w:bCs w:val="0"/>
                    <w:noProof/>
                  </w:rPr>
                </w:rPrChange>
              </w:rPr>
              <w:delText>Real-time composition/improvisation/generative music in the XXth century</w:delText>
            </w:r>
            <w:r w:rsidRPr="007C437A" w:rsidDel="00BA3828">
              <w:rPr>
                <w:noProof/>
                <w:webHidden/>
              </w:rPr>
              <w:tab/>
              <w:delText>5</w:delText>
            </w:r>
          </w:del>
        </w:p>
        <w:p w:rsidR="00DC3FF9" w:rsidRPr="007C437A" w:rsidDel="00BA3828" w:rsidRDefault="00DC3FF9" w:rsidP="00E6654A">
          <w:pPr>
            <w:pStyle w:val="TM3"/>
            <w:rPr>
              <w:del w:id="277" w:author="Arthur Parmentier" w:date="2020-05-14T13:28:00Z"/>
              <w:rFonts w:eastAsiaTheme="minorEastAsia" w:cstheme="minorBidi"/>
              <w:noProof/>
              <w:sz w:val="22"/>
              <w:szCs w:val="22"/>
              <w:rPrChange w:id="278" w:author="Arthur Parmentier" w:date="2020-06-07T15:27:00Z">
                <w:rPr>
                  <w:del w:id="279" w:author="Arthur Parmentier" w:date="2020-05-14T13:28:00Z"/>
                  <w:rFonts w:eastAsiaTheme="minorEastAsia" w:cstheme="minorBidi"/>
                  <w:noProof/>
                  <w:sz w:val="22"/>
                  <w:szCs w:val="22"/>
                  <w:lang w:val="fr-FR"/>
                </w:rPr>
              </w:rPrChange>
            </w:rPr>
          </w:pPr>
          <w:del w:id="280" w:author="Arthur Parmentier" w:date="2020-05-14T13:28:00Z">
            <w:r w:rsidRPr="007C437A" w:rsidDel="00BA3828">
              <w:rPr>
                <w:noProof/>
                <w:rPrChange w:id="281" w:author="Arthur Parmentier" w:date="2020-06-07T15:27:00Z">
                  <w:rPr>
                    <w:rStyle w:val="Lienhypertexte"/>
                    <w:noProof/>
                  </w:rPr>
                </w:rPrChange>
              </w:rPr>
              <w:delText>1.</w:delText>
            </w:r>
            <w:r w:rsidRPr="007C437A" w:rsidDel="00BA3828">
              <w:rPr>
                <w:rFonts w:eastAsiaTheme="minorEastAsia" w:cstheme="minorBidi"/>
                <w:noProof/>
                <w:rPrChange w:id="282" w:author="Arthur Parmentier" w:date="2020-06-07T15:27:00Z">
                  <w:rPr>
                    <w:rFonts w:eastAsiaTheme="minorEastAsia" w:cstheme="minorBidi"/>
                    <w:noProof/>
                    <w:lang w:val="fr-FR"/>
                  </w:rPr>
                </w:rPrChange>
              </w:rPr>
              <w:tab/>
            </w:r>
            <w:r w:rsidRPr="007C437A" w:rsidDel="00BA3828">
              <w:rPr>
                <w:noProof/>
                <w:rPrChange w:id="283" w:author="Arthur Parmentier" w:date="2020-06-07T15:27:00Z">
                  <w:rPr>
                    <w:rStyle w:val="Lienhypertexte"/>
                    <w:noProof/>
                  </w:rPr>
                </w:rPrChange>
              </w:rPr>
              <w:delText>Cage &amp; co</w:delText>
            </w:r>
            <w:r w:rsidRPr="007C437A" w:rsidDel="00BA3828">
              <w:rPr>
                <w:noProof/>
                <w:webHidden/>
              </w:rPr>
              <w:tab/>
              <w:delText>5</w:delText>
            </w:r>
          </w:del>
        </w:p>
        <w:p w:rsidR="00DC3FF9" w:rsidRPr="007C437A" w:rsidDel="00BA3828" w:rsidRDefault="00DC3FF9" w:rsidP="00E6654A">
          <w:pPr>
            <w:pStyle w:val="TM3"/>
            <w:rPr>
              <w:del w:id="284" w:author="Arthur Parmentier" w:date="2020-05-14T13:28:00Z"/>
              <w:rFonts w:eastAsiaTheme="minorEastAsia" w:cstheme="minorBidi"/>
              <w:noProof/>
              <w:sz w:val="22"/>
              <w:szCs w:val="22"/>
              <w:rPrChange w:id="285" w:author="Arthur Parmentier" w:date="2020-06-07T15:27:00Z">
                <w:rPr>
                  <w:del w:id="286" w:author="Arthur Parmentier" w:date="2020-05-14T13:28:00Z"/>
                  <w:rFonts w:eastAsiaTheme="minorEastAsia" w:cstheme="minorBidi"/>
                  <w:noProof/>
                  <w:sz w:val="22"/>
                  <w:szCs w:val="22"/>
                  <w:lang w:val="fr-FR"/>
                </w:rPr>
              </w:rPrChange>
            </w:rPr>
          </w:pPr>
          <w:del w:id="287" w:author="Arthur Parmentier" w:date="2020-05-14T13:28:00Z">
            <w:r w:rsidRPr="007C437A" w:rsidDel="00BA3828">
              <w:rPr>
                <w:noProof/>
                <w:rPrChange w:id="288" w:author="Arthur Parmentier" w:date="2020-06-07T15:27:00Z">
                  <w:rPr>
                    <w:rStyle w:val="Lienhypertexte"/>
                    <w:noProof/>
                  </w:rPr>
                </w:rPrChange>
              </w:rPr>
              <w:delText>2.</w:delText>
            </w:r>
            <w:r w:rsidRPr="007C437A" w:rsidDel="00BA3828">
              <w:rPr>
                <w:rFonts w:eastAsiaTheme="minorEastAsia" w:cstheme="minorBidi"/>
                <w:noProof/>
                <w:rPrChange w:id="289" w:author="Arthur Parmentier" w:date="2020-06-07T15:27:00Z">
                  <w:rPr>
                    <w:rFonts w:eastAsiaTheme="minorEastAsia" w:cstheme="minorBidi"/>
                    <w:noProof/>
                    <w:lang w:val="fr-FR"/>
                  </w:rPr>
                </w:rPrChange>
              </w:rPr>
              <w:tab/>
            </w:r>
            <w:r w:rsidRPr="007C437A" w:rsidDel="00BA3828">
              <w:rPr>
                <w:noProof/>
                <w:rPrChange w:id="290" w:author="Arthur Parmentier" w:date="2020-06-07T15:27:00Z">
                  <w:rPr>
                    <w:rStyle w:val="Lienhypertexte"/>
                    <w:noProof/>
                  </w:rPr>
                </w:rPrChange>
              </w:rPr>
              <w:delText>Algorithmic music</w:delText>
            </w:r>
            <w:r w:rsidRPr="007C437A" w:rsidDel="00BA3828">
              <w:rPr>
                <w:noProof/>
                <w:webHidden/>
              </w:rPr>
              <w:tab/>
              <w:delText>5</w:delText>
            </w:r>
          </w:del>
        </w:p>
        <w:p w:rsidR="00DC3FF9" w:rsidRPr="007C437A" w:rsidDel="00BA3828" w:rsidRDefault="00DC3FF9" w:rsidP="00E6654A">
          <w:pPr>
            <w:pStyle w:val="TM2"/>
            <w:rPr>
              <w:del w:id="291" w:author="Arthur Parmentier" w:date="2020-05-14T13:28:00Z"/>
              <w:rFonts w:eastAsiaTheme="minorEastAsia" w:cstheme="minorBidi"/>
              <w:noProof/>
              <w:rPrChange w:id="292" w:author="Arthur Parmentier" w:date="2020-06-07T15:27:00Z">
                <w:rPr>
                  <w:del w:id="293" w:author="Arthur Parmentier" w:date="2020-05-14T13:28:00Z"/>
                  <w:rFonts w:eastAsiaTheme="minorEastAsia" w:cstheme="minorBidi"/>
                  <w:noProof/>
                  <w:lang w:val="fr-FR"/>
                </w:rPr>
              </w:rPrChange>
            </w:rPr>
          </w:pPr>
          <w:del w:id="294" w:author="Arthur Parmentier" w:date="2020-05-14T13:28:00Z">
            <w:r w:rsidRPr="007C437A" w:rsidDel="00BA3828">
              <w:rPr>
                <w:noProof/>
                <w:rPrChange w:id="295"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296" w:author="Arthur Parmentier" w:date="2020-06-07T15:27:00Z">
                  <w:rPr>
                    <w:rFonts w:eastAsiaTheme="minorEastAsia" w:cstheme="minorBidi"/>
                    <w:b w:val="0"/>
                    <w:bCs w:val="0"/>
                    <w:noProof/>
                    <w:lang w:val="fr-FR"/>
                  </w:rPr>
                </w:rPrChange>
              </w:rPr>
              <w:tab/>
            </w:r>
            <w:r w:rsidRPr="007C437A" w:rsidDel="00BA3828">
              <w:rPr>
                <w:noProof/>
                <w:rPrChange w:id="297" w:author="Arthur Parmentier" w:date="2020-06-07T15:27:00Z">
                  <w:rPr>
                    <w:rStyle w:val="Lienhypertexte"/>
                    <w:b w:val="0"/>
                    <w:bCs w:val="0"/>
                    <w:noProof/>
                  </w:rPr>
                </w:rPrChange>
              </w:rPr>
              <w:delText>Linguistics</w:delText>
            </w:r>
            <w:r w:rsidRPr="007C437A" w:rsidDel="00BA3828">
              <w:rPr>
                <w:noProof/>
                <w:webHidden/>
              </w:rPr>
              <w:tab/>
              <w:delText>5</w:delText>
            </w:r>
          </w:del>
        </w:p>
        <w:p w:rsidR="00DC3FF9" w:rsidRPr="007C437A" w:rsidDel="00BA3828" w:rsidRDefault="00DC3FF9" w:rsidP="00E6654A">
          <w:pPr>
            <w:pStyle w:val="TM3"/>
            <w:rPr>
              <w:del w:id="298" w:author="Arthur Parmentier" w:date="2020-05-14T13:28:00Z"/>
              <w:rFonts w:eastAsiaTheme="minorEastAsia" w:cstheme="minorBidi"/>
              <w:noProof/>
              <w:sz w:val="22"/>
              <w:szCs w:val="22"/>
              <w:rPrChange w:id="299" w:author="Arthur Parmentier" w:date="2020-06-07T15:27:00Z">
                <w:rPr>
                  <w:del w:id="300" w:author="Arthur Parmentier" w:date="2020-05-14T13:28:00Z"/>
                  <w:rFonts w:eastAsiaTheme="minorEastAsia" w:cstheme="minorBidi"/>
                  <w:noProof/>
                  <w:sz w:val="22"/>
                  <w:szCs w:val="22"/>
                  <w:lang w:val="fr-FR"/>
                </w:rPr>
              </w:rPrChange>
            </w:rPr>
          </w:pPr>
          <w:del w:id="301" w:author="Arthur Parmentier" w:date="2020-05-14T13:28:00Z">
            <w:r w:rsidRPr="007C437A" w:rsidDel="00BA3828">
              <w:rPr>
                <w:noProof/>
                <w:rPrChange w:id="302" w:author="Arthur Parmentier" w:date="2020-06-07T15:27:00Z">
                  <w:rPr>
                    <w:rStyle w:val="Lienhypertexte"/>
                    <w:noProof/>
                  </w:rPr>
                </w:rPrChange>
              </w:rPr>
              <w:delText>1.</w:delText>
            </w:r>
            <w:r w:rsidRPr="007C437A" w:rsidDel="00BA3828">
              <w:rPr>
                <w:rFonts w:eastAsiaTheme="minorEastAsia" w:cstheme="minorBidi"/>
                <w:noProof/>
                <w:rPrChange w:id="303" w:author="Arthur Parmentier" w:date="2020-06-07T15:27:00Z">
                  <w:rPr>
                    <w:rFonts w:eastAsiaTheme="minorEastAsia" w:cstheme="minorBidi"/>
                    <w:noProof/>
                    <w:lang w:val="fr-FR"/>
                  </w:rPr>
                </w:rPrChange>
              </w:rPr>
              <w:tab/>
            </w:r>
            <w:r w:rsidRPr="007C437A" w:rsidDel="00BA3828">
              <w:rPr>
                <w:noProof/>
                <w:rPrChange w:id="304" w:author="Arthur Parmentier" w:date="2020-06-07T15:27:00Z">
                  <w:rPr>
                    <w:rStyle w:val="Lienhypertexte"/>
                    <w:noProof/>
                  </w:rPr>
                </w:rPrChange>
              </w:rPr>
              <w:delText>Regular languages</w:delText>
            </w:r>
            <w:r w:rsidRPr="007C437A" w:rsidDel="00BA3828">
              <w:rPr>
                <w:noProof/>
                <w:webHidden/>
              </w:rPr>
              <w:tab/>
              <w:delText>5</w:delText>
            </w:r>
          </w:del>
        </w:p>
        <w:p w:rsidR="00DC3FF9" w:rsidRPr="007C437A" w:rsidDel="00BA3828" w:rsidRDefault="00DC3FF9" w:rsidP="00E6654A">
          <w:pPr>
            <w:pStyle w:val="TM3"/>
            <w:rPr>
              <w:del w:id="305" w:author="Arthur Parmentier" w:date="2020-05-14T13:28:00Z"/>
              <w:rFonts w:eastAsiaTheme="minorEastAsia" w:cstheme="minorBidi"/>
              <w:noProof/>
              <w:sz w:val="22"/>
              <w:szCs w:val="22"/>
              <w:rPrChange w:id="306" w:author="Arthur Parmentier" w:date="2020-06-07T15:27:00Z">
                <w:rPr>
                  <w:del w:id="307" w:author="Arthur Parmentier" w:date="2020-05-14T13:28:00Z"/>
                  <w:rFonts w:eastAsiaTheme="minorEastAsia" w:cstheme="minorBidi"/>
                  <w:noProof/>
                  <w:sz w:val="22"/>
                  <w:szCs w:val="22"/>
                  <w:lang w:val="fr-FR"/>
                </w:rPr>
              </w:rPrChange>
            </w:rPr>
          </w:pPr>
          <w:del w:id="308" w:author="Arthur Parmentier" w:date="2020-05-14T13:28:00Z">
            <w:r w:rsidRPr="007C437A" w:rsidDel="00BA3828">
              <w:rPr>
                <w:noProof/>
                <w:rPrChange w:id="309" w:author="Arthur Parmentier" w:date="2020-06-07T15:27:00Z">
                  <w:rPr>
                    <w:rStyle w:val="Lienhypertexte"/>
                    <w:noProof/>
                  </w:rPr>
                </w:rPrChange>
              </w:rPr>
              <w:delText>2.</w:delText>
            </w:r>
            <w:r w:rsidRPr="007C437A" w:rsidDel="00BA3828">
              <w:rPr>
                <w:rFonts w:eastAsiaTheme="minorEastAsia" w:cstheme="minorBidi"/>
                <w:noProof/>
                <w:rPrChange w:id="310" w:author="Arthur Parmentier" w:date="2020-06-07T15:27:00Z">
                  <w:rPr>
                    <w:rFonts w:eastAsiaTheme="minorEastAsia" w:cstheme="minorBidi"/>
                    <w:noProof/>
                    <w:lang w:val="fr-FR"/>
                  </w:rPr>
                </w:rPrChange>
              </w:rPr>
              <w:tab/>
            </w:r>
            <w:r w:rsidRPr="007C437A" w:rsidDel="00BA3828">
              <w:rPr>
                <w:noProof/>
                <w:rPrChange w:id="311" w:author="Arthur Parmentier" w:date="2020-06-07T15:27:00Z">
                  <w:rPr>
                    <w:rStyle w:val="Lienhypertexte"/>
                    <w:noProof/>
                  </w:rPr>
                </w:rPrChange>
              </w:rPr>
              <w:delText>… link with generative music?</w:delText>
            </w:r>
            <w:r w:rsidRPr="007C437A" w:rsidDel="00BA3828">
              <w:rPr>
                <w:noProof/>
                <w:webHidden/>
              </w:rPr>
              <w:tab/>
              <w:delText>5</w:delText>
            </w:r>
          </w:del>
        </w:p>
        <w:p w:rsidR="00DC3FF9" w:rsidRPr="007C437A" w:rsidDel="00BA3828" w:rsidRDefault="00DC3FF9" w:rsidP="00E6654A">
          <w:pPr>
            <w:pStyle w:val="TM1"/>
            <w:rPr>
              <w:del w:id="312" w:author="Arthur Parmentier" w:date="2020-05-14T13:28:00Z"/>
              <w:rFonts w:eastAsiaTheme="minorEastAsia" w:cstheme="minorBidi"/>
              <w:noProof/>
              <w:sz w:val="22"/>
              <w:szCs w:val="22"/>
              <w:rPrChange w:id="313" w:author="Arthur Parmentier" w:date="2020-06-07T15:27:00Z">
                <w:rPr>
                  <w:del w:id="314" w:author="Arthur Parmentier" w:date="2020-05-14T13:28:00Z"/>
                  <w:rFonts w:eastAsiaTheme="minorEastAsia" w:cstheme="minorBidi"/>
                  <w:noProof/>
                  <w:sz w:val="22"/>
                  <w:szCs w:val="22"/>
                  <w:lang w:val="fr-FR"/>
                </w:rPr>
              </w:rPrChange>
            </w:rPr>
          </w:pPr>
          <w:del w:id="315" w:author="Arthur Parmentier" w:date="2020-05-14T13:28:00Z">
            <w:r w:rsidRPr="007C437A" w:rsidDel="00BA3828">
              <w:rPr>
                <w:noProof/>
                <w:rPrChange w:id="316" w:author="Arthur Parmentier" w:date="2020-06-07T15:27:00Z">
                  <w:rPr>
                    <w:rStyle w:val="Lienhypertexte"/>
                    <w:b w:val="0"/>
                    <w:bCs w:val="0"/>
                    <w:i w:val="0"/>
                    <w:iCs w:val="0"/>
                    <w:noProof/>
                  </w:rPr>
                </w:rPrChange>
              </w:rPr>
              <w:delText>V.</w:delText>
            </w:r>
            <w:r w:rsidRPr="007C437A" w:rsidDel="00BA3828">
              <w:rPr>
                <w:rFonts w:eastAsiaTheme="minorEastAsia" w:cstheme="minorBidi"/>
                <w:b w:val="0"/>
                <w:bCs w:val="0"/>
                <w:i w:val="0"/>
                <w:iCs w:val="0"/>
                <w:noProof/>
                <w:rPrChange w:id="317" w:author="Arthur Parmentier" w:date="2020-06-07T15:27:00Z">
                  <w:rPr>
                    <w:rFonts w:eastAsiaTheme="minorEastAsia" w:cstheme="minorBidi"/>
                    <w:b w:val="0"/>
                    <w:bCs w:val="0"/>
                    <w:i w:val="0"/>
                    <w:iCs w:val="0"/>
                    <w:noProof/>
                    <w:lang w:val="fr-FR"/>
                  </w:rPr>
                </w:rPrChange>
              </w:rPr>
              <w:tab/>
            </w:r>
            <w:r w:rsidRPr="007C437A" w:rsidDel="00BA3828">
              <w:rPr>
                <w:noProof/>
                <w:rPrChange w:id="318" w:author="Arthur Parmentier" w:date="2020-06-07T15:27:00Z">
                  <w:rPr>
                    <w:rStyle w:val="Lienhypertexte"/>
                    <w:b w:val="0"/>
                    <w:bCs w:val="0"/>
                    <w:i w:val="0"/>
                    <w:iCs w:val="0"/>
                    <w:noProof/>
                  </w:rPr>
                </w:rPrChange>
              </w:rPr>
              <w:delText>(abstract) Mechanisms and concepts of Soundpainting (a model of SP)</w:delText>
            </w:r>
            <w:r w:rsidRPr="007C437A" w:rsidDel="00BA3828">
              <w:rPr>
                <w:noProof/>
                <w:webHidden/>
              </w:rPr>
              <w:tab/>
              <w:delText>5</w:delText>
            </w:r>
          </w:del>
        </w:p>
        <w:p w:rsidR="00DC3FF9" w:rsidRPr="007C437A" w:rsidDel="00BA3828" w:rsidRDefault="00DC3FF9" w:rsidP="00E6654A">
          <w:pPr>
            <w:pStyle w:val="TM2"/>
            <w:rPr>
              <w:del w:id="319" w:author="Arthur Parmentier" w:date="2020-05-14T13:28:00Z"/>
              <w:rFonts w:eastAsiaTheme="minorEastAsia" w:cstheme="minorBidi"/>
              <w:noProof/>
              <w:rPrChange w:id="320" w:author="Arthur Parmentier" w:date="2020-06-07T15:27:00Z">
                <w:rPr>
                  <w:del w:id="321" w:author="Arthur Parmentier" w:date="2020-05-14T13:28:00Z"/>
                  <w:rFonts w:eastAsiaTheme="minorEastAsia" w:cstheme="minorBidi"/>
                  <w:noProof/>
                  <w:lang w:val="fr-FR"/>
                </w:rPr>
              </w:rPrChange>
            </w:rPr>
          </w:pPr>
          <w:del w:id="322" w:author="Arthur Parmentier" w:date="2020-05-14T13:28:00Z">
            <w:r w:rsidRPr="007C437A" w:rsidDel="00BA3828">
              <w:rPr>
                <w:noProof/>
                <w:rPrChange w:id="323"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324" w:author="Arthur Parmentier" w:date="2020-06-07T15:27:00Z">
                  <w:rPr>
                    <w:rFonts w:eastAsiaTheme="minorEastAsia" w:cstheme="minorBidi"/>
                    <w:b w:val="0"/>
                    <w:bCs w:val="0"/>
                    <w:noProof/>
                    <w:lang w:val="fr-FR"/>
                  </w:rPr>
                </w:rPrChange>
              </w:rPr>
              <w:tab/>
            </w:r>
            <w:r w:rsidRPr="007C437A" w:rsidDel="00BA3828">
              <w:rPr>
                <w:noProof/>
                <w:rPrChange w:id="325" w:author="Arthur Parmentier" w:date="2020-06-07T15:27:00Z">
                  <w:rPr>
                    <w:rStyle w:val="Lienhypertexte"/>
                    <w:b w:val="0"/>
                    <w:bCs w:val="0"/>
                    <w:noProof/>
                  </w:rPr>
                </w:rPrChange>
              </w:rPr>
              <w:delText>Mechanism 1: transformations (projections?) of concepts onto the physical space of the body</w:delText>
            </w:r>
            <w:r w:rsidRPr="007C437A" w:rsidDel="00BA3828">
              <w:rPr>
                <w:noProof/>
                <w:webHidden/>
              </w:rPr>
              <w:tab/>
              <w:delText>6</w:delText>
            </w:r>
          </w:del>
        </w:p>
        <w:p w:rsidR="00DC3FF9" w:rsidRPr="007C437A" w:rsidDel="00BA3828" w:rsidRDefault="00DC3FF9" w:rsidP="00E6654A">
          <w:pPr>
            <w:pStyle w:val="TM3"/>
            <w:rPr>
              <w:del w:id="326" w:author="Arthur Parmentier" w:date="2020-05-14T13:28:00Z"/>
              <w:rFonts w:eastAsiaTheme="minorEastAsia" w:cstheme="minorBidi"/>
              <w:noProof/>
              <w:sz w:val="22"/>
              <w:szCs w:val="22"/>
              <w:rPrChange w:id="327" w:author="Arthur Parmentier" w:date="2020-06-07T15:27:00Z">
                <w:rPr>
                  <w:del w:id="328" w:author="Arthur Parmentier" w:date="2020-05-14T13:28:00Z"/>
                  <w:rFonts w:eastAsiaTheme="minorEastAsia" w:cstheme="minorBidi"/>
                  <w:noProof/>
                  <w:sz w:val="22"/>
                  <w:szCs w:val="22"/>
                  <w:lang w:val="fr-FR"/>
                </w:rPr>
              </w:rPrChange>
            </w:rPr>
          </w:pPr>
          <w:del w:id="329" w:author="Arthur Parmentier" w:date="2020-05-14T13:28:00Z">
            <w:r w:rsidRPr="007C437A" w:rsidDel="00BA3828">
              <w:rPr>
                <w:noProof/>
                <w:rPrChange w:id="330" w:author="Arthur Parmentier" w:date="2020-06-07T15:27:00Z">
                  <w:rPr>
                    <w:rStyle w:val="Lienhypertexte"/>
                    <w:noProof/>
                  </w:rPr>
                </w:rPrChange>
              </w:rPr>
              <w:delText>1.</w:delText>
            </w:r>
            <w:r w:rsidRPr="007C437A" w:rsidDel="00BA3828">
              <w:rPr>
                <w:rFonts w:eastAsiaTheme="minorEastAsia" w:cstheme="minorBidi"/>
                <w:noProof/>
                <w:rPrChange w:id="331" w:author="Arthur Parmentier" w:date="2020-06-07T15:27:00Z">
                  <w:rPr>
                    <w:rFonts w:eastAsiaTheme="minorEastAsia" w:cstheme="minorBidi"/>
                    <w:noProof/>
                    <w:lang w:val="fr-FR"/>
                  </w:rPr>
                </w:rPrChange>
              </w:rPr>
              <w:tab/>
            </w:r>
            <w:r w:rsidRPr="007C437A" w:rsidDel="00BA3828">
              <w:rPr>
                <w:noProof/>
                <w:rPrChange w:id="332" w:author="Arthur Parmentier" w:date="2020-06-07T15:27:00Z">
                  <w:rPr>
                    <w:rStyle w:val="Lienhypertexte"/>
                    <w:noProof/>
                  </w:rPr>
                </w:rPrChange>
              </w:rPr>
              <w:delText>Input space</w:delText>
            </w:r>
            <w:r w:rsidRPr="007C437A" w:rsidDel="00BA3828">
              <w:rPr>
                <w:noProof/>
                <w:webHidden/>
              </w:rPr>
              <w:tab/>
              <w:delText>6</w:delText>
            </w:r>
          </w:del>
        </w:p>
        <w:p w:rsidR="00DC3FF9" w:rsidRPr="007C437A" w:rsidDel="00BA3828" w:rsidRDefault="00DC3FF9" w:rsidP="00E6654A">
          <w:pPr>
            <w:pStyle w:val="TM3"/>
            <w:rPr>
              <w:del w:id="333" w:author="Arthur Parmentier" w:date="2020-05-14T13:28:00Z"/>
              <w:rFonts w:eastAsiaTheme="minorEastAsia" w:cstheme="minorBidi"/>
              <w:noProof/>
              <w:sz w:val="22"/>
              <w:szCs w:val="22"/>
              <w:rPrChange w:id="334" w:author="Arthur Parmentier" w:date="2020-06-07T15:27:00Z">
                <w:rPr>
                  <w:del w:id="335" w:author="Arthur Parmentier" w:date="2020-05-14T13:28:00Z"/>
                  <w:rFonts w:eastAsiaTheme="minorEastAsia" w:cstheme="minorBidi"/>
                  <w:noProof/>
                  <w:sz w:val="22"/>
                  <w:szCs w:val="22"/>
                  <w:lang w:val="fr-FR"/>
                </w:rPr>
              </w:rPrChange>
            </w:rPr>
          </w:pPr>
          <w:del w:id="336" w:author="Arthur Parmentier" w:date="2020-05-14T13:28:00Z">
            <w:r w:rsidRPr="007C437A" w:rsidDel="00BA3828">
              <w:rPr>
                <w:noProof/>
                <w:rPrChange w:id="337" w:author="Arthur Parmentier" w:date="2020-06-07T15:27:00Z">
                  <w:rPr>
                    <w:rStyle w:val="Lienhypertexte"/>
                    <w:noProof/>
                  </w:rPr>
                </w:rPrChange>
              </w:rPr>
              <w:delText>2.</w:delText>
            </w:r>
            <w:r w:rsidRPr="007C437A" w:rsidDel="00BA3828">
              <w:rPr>
                <w:rFonts w:eastAsiaTheme="minorEastAsia" w:cstheme="minorBidi"/>
                <w:noProof/>
                <w:rPrChange w:id="338" w:author="Arthur Parmentier" w:date="2020-06-07T15:27:00Z">
                  <w:rPr>
                    <w:rFonts w:eastAsiaTheme="minorEastAsia" w:cstheme="minorBidi"/>
                    <w:noProof/>
                    <w:lang w:val="fr-FR"/>
                  </w:rPr>
                </w:rPrChange>
              </w:rPr>
              <w:tab/>
            </w:r>
            <w:r w:rsidRPr="007C437A" w:rsidDel="00BA3828">
              <w:rPr>
                <w:noProof/>
                <w:rPrChange w:id="339" w:author="Arthur Parmentier" w:date="2020-06-07T15:27:00Z">
                  <w:rPr>
                    <w:rStyle w:val="Lienhypertexte"/>
                    <w:noProof/>
                  </w:rPr>
                </w:rPrChange>
              </w:rPr>
              <w:delText>Transformations and output spaces</w:delText>
            </w:r>
            <w:r w:rsidRPr="007C437A" w:rsidDel="00BA3828">
              <w:rPr>
                <w:noProof/>
                <w:webHidden/>
              </w:rPr>
              <w:tab/>
              <w:delText>6</w:delText>
            </w:r>
          </w:del>
        </w:p>
        <w:p w:rsidR="00DC3FF9" w:rsidRPr="007C437A" w:rsidDel="00BA3828" w:rsidRDefault="00DC3FF9" w:rsidP="00E6654A">
          <w:pPr>
            <w:pStyle w:val="TM2"/>
            <w:rPr>
              <w:del w:id="340" w:author="Arthur Parmentier" w:date="2020-05-14T13:28:00Z"/>
              <w:rFonts w:eastAsiaTheme="minorEastAsia" w:cstheme="minorBidi"/>
              <w:noProof/>
              <w:rPrChange w:id="341" w:author="Arthur Parmentier" w:date="2020-06-07T15:27:00Z">
                <w:rPr>
                  <w:del w:id="342" w:author="Arthur Parmentier" w:date="2020-05-14T13:28:00Z"/>
                  <w:rFonts w:eastAsiaTheme="minorEastAsia" w:cstheme="minorBidi"/>
                  <w:noProof/>
                  <w:lang w:val="fr-FR"/>
                </w:rPr>
              </w:rPrChange>
            </w:rPr>
          </w:pPr>
          <w:del w:id="343" w:author="Arthur Parmentier" w:date="2020-05-14T13:28:00Z">
            <w:r w:rsidRPr="007C437A" w:rsidDel="00BA3828">
              <w:rPr>
                <w:noProof/>
                <w:rPrChange w:id="344"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345" w:author="Arthur Parmentier" w:date="2020-06-07T15:27:00Z">
                  <w:rPr>
                    <w:rFonts w:eastAsiaTheme="minorEastAsia" w:cstheme="minorBidi"/>
                    <w:b w:val="0"/>
                    <w:bCs w:val="0"/>
                    <w:noProof/>
                    <w:lang w:val="fr-FR"/>
                  </w:rPr>
                </w:rPrChange>
              </w:rPr>
              <w:tab/>
            </w:r>
            <w:r w:rsidRPr="007C437A" w:rsidDel="00BA3828">
              <w:rPr>
                <w:noProof/>
                <w:rPrChange w:id="346" w:author="Arthur Parmentier" w:date="2020-06-07T15:27:00Z">
                  <w:rPr>
                    <w:rStyle w:val="Lienhypertexte"/>
                    <w:b w:val="0"/>
                    <w:bCs w:val="0"/>
                    <w:noProof/>
                  </w:rPr>
                </w:rPrChange>
              </w:rPr>
              <w:delText>Structural concepts (the grammar of the language, that results in its language)</w:delText>
            </w:r>
            <w:r w:rsidRPr="007C437A" w:rsidDel="00BA3828">
              <w:rPr>
                <w:noProof/>
                <w:webHidden/>
              </w:rPr>
              <w:tab/>
              <w:delText>7</w:delText>
            </w:r>
          </w:del>
        </w:p>
        <w:p w:rsidR="00DC3FF9" w:rsidRPr="007C437A" w:rsidDel="00BA3828" w:rsidRDefault="00DC3FF9" w:rsidP="00E6654A">
          <w:pPr>
            <w:pStyle w:val="TM3"/>
            <w:rPr>
              <w:del w:id="347" w:author="Arthur Parmentier" w:date="2020-05-14T13:28:00Z"/>
              <w:rFonts w:eastAsiaTheme="minorEastAsia" w:cstheme="minorBidi"/>
              <w:noProof/>
              <w:sz w:val="22"/>
              <w:szCs w:val="22"/>
              <w:rPrChange w:id="348" w:author="Arthur Parmentier" w:date="2020-06-07T15:27:00Z">
                <w:rPr>
                  <w:del w:id="349" w:author="Arthur Parmentier" w:date="2020-05-14T13:28:00Z"/>
                  <w:rFonts w:eastAsiaTheme="minorEastAsia" w:cstheme="minorBidi"/>
                  <w:noProof/>
                  <w:sz w:val="22"/>
                  <w:szCs w:val="22"/>
                  <w:lang w:val="fr-FR"/>
                </w:rPr>
              </w:rPrChange>
            </w:rPr>
          </w:pPr>
          <w:del w:id="350" w:author="Arthur Parmentier" w:date="2020-05-14T13:28:00Z">
            <w:r w:rsidRPr="007C437A" w:rsidDel="00BA3828">
              <w:rPr>
                <w:noProof/>
                <w:rPrChange w:id="351" w:author="Arthur Parmentier" w:date="2020-06-07T15:27:00Z">
                  <w:rPr>
                    <w:rStyle w:val="Lienhypertexte"/>
                    <w:noProof/>
                  </w:rPr>
                </w:rPrChange>
              </w:rPr>
              <w:delText>1.</w:delText>
            </w:r>
            <w:r w:rsidRPr="007C437A" w:rsidDel="00BA3828">
              <w:rPr>
                <w:rFonts w:eastAsiaTheme="minorEastAsia" w:cstheme="minorBidi"/>
                <w:noProof/>
                <w:rPrChange w:id="352" w:author="Arthur Parmentier" w:date="2020-06-07T15:27:00Z">
                  <w:rPr>
                    <w:rFonts w:eastAsiaTheme="minorEastAsia" w:cstheme="minorBidi"/>
                    <w:noProof/>
                    <w:lang w:val="fr-FR"/>
                  </w:rPr>
                </w:rPrChange>
              </w:rPr>
              <w:tab/>
            </w:r>
            <w:r w:rsidRPr="007C437A" w:rsidDel="00BA3828">
              <w:rPr>
                <w:noProof/>
                <w:rPrChange w:id="353" w:author="Arthur Parmentier" w:date="2020-06-07T15:27:00Z">
                  <w:rPr>
                    <w:rStyle w:val="Lienhypertexte"/>
                    <w:noProof/>
                  </w:rPr>
                </w:rPrChange>
              </w:rPr>
              <w:delText>Identifiers</w:delText>
            </w:r>
            <w:r w:rsidRPr="007C437A" w:rsidDel="00BA3828">
              <w:rPr>
                <w:noProof/>
                <w:webHidden/>
              </w:rPr>
              <w:tab/>
              <w:delText>7</w:delText>
            </w:r>
          </w:del>
        </w:p>
        <w:p w:rsidR="00DC3FF9" w:rsidRPr="007C437A" w:rsidDel="00BA3828" w:rsidRDefault="00DC3FF9" w:rsidP="00E6654A">
          <w:pPr>
            <w:pStyle w:val="TM3"/>
            <w:rPr>
              <w:del w:id="354" w:author="Arthur Parmentier" w:date="2020-05-14T13:28:00Z"/>
              <w:rFonts w:eastAsiaTheme="minorEastAsia" w:cstheme="minorBidi"/>
              <w:noProof/>
              <w:sz w:val="22"/>
              <w:szCs w:val="22"/>
              <w:rPrChange w:id="355" w:author="Arthur Parmentier" w:date="2020-06-07T15:27:00Z">
                <w:rPr>
                  <w:del w:id="356" w:author="Arthur Parmentier" w:date="2020-05-14T13:28:00Z"/>
                  <w:rFonts w:eastAsiaTheme="minorEastAsia" w:cstheme="minorBidi"/>
                  <w:noProof/>
                  <w:sz w:val="22"/>
                  <w:szCs w:val="22"/>
                  <w:lang w:val="fr-FR"/>
                </w:rPr>
              </w:rPrChange>
            </w:rPr>
          </w:pPr>
          <w:del w:id="357" w:author="Arthur Parmentier" w:date="2020-05-14T13:28:00Z">
            <w:r w:rsidRPr="007C437A" w:rsidDel="00BA3828">
              <w:rPr>
                <w:noProof/>
                <w:rPrChange w:id="358" w:author="Arthur Parmentier" w:date="2020-06-07T15:27:00Z">
                  <w:rPr>
                    <w:rStyle w:val="Lienhypertexte"/>
                    <w:noProof/>
                  </w:rPr>
                </w:rPrChange>
              </w:rPr>
              <w:delText>2.</w:delText>
            </w:r>
            <w:r w:rsidRPr="007C437A" w:rsidDel="00BA3828">
              <w:rPr>
                <w:rFonts w:eastAsiaTheme="minorEastAsia" w:cstheme="minorBidi"/>
                <w:noProof/>
                <w:rPrChange w:id="359" w:author="Arthur Parmentier" w:date="2020-06-07T15:27:00Z">
                  <w:rPr>
                    <w:rFonts w:eastAsiaTheme="minorEastAsia" w:cstheme="minorBidi"/>
                    <w:noProof/>
                    <w:lang w:val="fr-FR"/>
                  </w:rPr>
                </w:rPrChange>
              </w:rPr>
              <w:tab/>
            </w:r>
            <w:r w:rsidRPr="007C437A" w:rsidDel="00BA3828">
              <w:rPr>
                <w:noProof/>
                <w:rPrChange w:id="360" w:author="Arthur Parmentier" w:date="2020-06-07T15:27:00Z">
                  <w:rPr>
                    <w:rStyle w:val="Lienhypertexte"/>
                    <w:noProof/>
                  </w:rPr>
                </w:rPrChange>
              </w:rPr>
              <w:delText>Content</w:delText>
            </w:r>
            <w:r w:rsidRPr="007C437A" w:rsidDel="00BA3828">
              <w:rPr>
                <w:noProof/>
                <w:webHidden/>
              </w:rPr>
              <w:tab/>
              <w:delText>7</w:delText>
            </w:r>
          </w:del>
        </w:p>
        <w:p w:rsidR="00DC3FF9" w:rsidRPr="007C437A" w:rsidDel="00BA3828" w:rsidRDefault="00DC3FF9" w:rsidP="00E6654A">
          <w:pPr>
            <w:pStyle w:val="TM3"/>
            <w:rPr>
              <w:del w:id="361" w:author="Arthur Parmentier" w:date="2020-05-14T13:28:00Z"/>
              <w:rFonts w:eastAsiaTheme="minorEastAsia" w:cstheme="minorBidi"/>
              <w:noProof/>
              <w:sz w:val="22"/>
              <w:szCs w:val="22"/>
              <w:rPrChange w:id="362" w:author="Arthur Parmentier" w:date="2020-06-07T15:27:00Z">
                <w:rPr>
                  <w:del w:id="363" w:author="Arthur Parmentier" w:date="2020-05-14T13:28:00Z"/>
                  <w:rFonts w:eastAsiaTheme="minorEastAsia" w:cstheme="minorBidi"/>
                  <w:noProof/>
                  <w:sz w:val="22"/>
                  <w:szCs w:val="22"/>
                  <w:lang w:val="fr-FR"/>
                </w:rPr>
              </w:rPrChange>
            </w:rPr>
          </w:pPr>
          <w:del w:id="364" w:author="Arthur Parmentier" w:date="2020-05-14T13:28:00Z">
            <w:r w:rsidRPr="007C437A" w:rsidDel="00BA3828">
              <w:rPr>
                <w:noProof/>
                <w:rPrChange w:id="365" w:author="Arthur Parmentier" w:date="2020-06-07T15:27:00Z">
                  <w:rPr>
                    <w:rStyle w:val="Lienhypertexte"/>
                    <w:noProof/>
                  </w:rPr>
                </w:rPrChange>
              </w:rPr>
              <w:delText>3.</w:delText>
            </w:r>
            <w:r w:rsidRPr="007C437A" w:rsidDel="00BA3828">
              <w:rPr>
                <w:rFonts w:eastAsiaTheme="minorEastAsia" w:cstheme="minorBidi"/>
                <w:noProof/>
                <w:rPrChange w:id="366" w:author="Arthur Parmentier" w:date="2020-06-07T15:27:00Z">
                  <w:rPr>
                    <w:rFonts w:eastAsiaTheme="minorEastAsia" w:cstheme="minorBidi"/>
                    <w:noProof/>
                    <w:lang w:val="fr-FR"/>
                  </w:rPr>
                </w:rPrChange>
              </w:rPr>
              <w:tab/>
            </w:r>
            <w:r w:rsidRPr="007C437A" w:rsidDel="00BA3828">
              <w:rPr>
                <w:noProof/>
                <w:rPrChange w:id="367" w:author="Arthur Parmentier" w:date="2020-06-07T15:27:00Z">
                  <w:rPr>
                    <w:rStyle w:val="Lienhypertexte"/>
                    <w:noProof/>
                  </w:rPr>
                </w:rPrChange>
              </w:rPr>
              <w:delText>Modifiers (content parameters)</w:delText>
            </w:r>
            <w:r w:rsidRPr="007C437A" w:rsidDel="00BA3828">
              <w:rPr>
                <w:noProof/>
                <w:webHidden/>
              </w:rPr>
              <w:tab/>
              <w:delText>7</w:delText>
            </w:r>
          </w:del>
        </w:p>
        <w:p w:rsidR="00DC3FF9" w:rsidRPr="007C437A" w:rsidDel="00BA3828" w:rsidRDefault="00DC3FF9" w:rsidP="00E6654A">
          <w:pPr>
            <w:pStyle w:val="TM3"/>
            <w:rPr>
              <w:del w:id="368" w:author="Arthur Parmentier" w:date="2020-05-14T13:28:00Z"/>
              <w:rFonts w:eastAsiaTheme="minorEastAsia" w:cstheme="minorBidi"/>
              <w:noProof/>
              <w:sz w:val="22"/>
              <w:szCs w:val="22"/>
              <w:rPrChange w:id="369" w:author="Arthur Parmentier" w:date="2020-06-07T15:27:00Z">
                <w:rPr>
                  <w:del w:id="370" w:author="Arthur Parmentier" w:date="2020-05-14T13:28:00Z"/>
                  <w:rFonts w:eastAsiaTheme="minorEastAsia" w:cstheme="minorBidi"/>
                  <w:noProof/>
                  <w:sz w:val="22"/>
                  <w:szCs w:val="22"/>
                  <w:lang w:val="fr-FR"/>
                </w:rPr>
              </w:rPrChange>
            </w:rPr>
          </w:pPr>
          <w:del w:id="371" w:author="Arthur Parmentier" w:date="2020-05-14T13:28:00Z">
            <w:r w:rsidRPr="007C437A" w:rsidDel="00BA3828">
              <w:rPr>
                <w:noProof/>
                <w:rPrChange w:id="372" w:author="Arthur Parmentier" w:date="2020-06-07T15:27:00Z">
                  <w:rPr>
                    <w:rStyle w:val="Lienhypertexte"/>
                    <w:noProof/>
                  </w:rPr>
                </w:rPrChange>
              </w:rPr>
              <w:delText>4.</w:delText>
            </w:r>
            <w:r w:rsidRPr="007C437A" w:rsidDel="00BA3828">
              <w:rPr>
                <w:rFonts w:eastAsiaTheme="minorEastAsia" w:cstheme="minorBidi"/>
                <w:noProof/>
                <w:rPrChange w:id="373" w:author="Arthur Parmentier" w:date="2020-06-07T15:27:00Z">
                  <w:rPr>
                    <w:rFonts w:eastAsiaTheme="minorEastAsia" w:cstheme="minorBidi"/>
                    <w:noProof/>
                    <w:lang w:val="fr-FR"/>
                  </w:rPr>
                </w:rPrChange>
              </w:rPr>
              <w:tab/>
            </w:r>
            <w:r w:rsidRPr="007C437A" w:rsidDel="00BA3828">
              <w:rPr>
                <w:noProof/>
                <w:rPrChange w:id="374" w:author="Arthur Parmentier" w:date="2020-06-07T15:27:00Z">
                  <w:rPr>
                    <w:rStyle w:val="Lienhypertexte"/>
                    <w:noProof/>
                  </w:rPr>
                </w:rPrChange>
              </w:rPr>
              <w:delText>Mode</w:delText>
            </w:r>
            <w:r w:rsidRPr="007C437A" w:rsidDel="00BA3828">
              <w:rPr>
                <w:noProof/>
                <w:webHidden/>
              </w:rPr>
              <w:tab/>
              <w:delText>7</w:delText>
            </w:r>
          </w:del>
        </w:p>
        <w:p w:rsidR="00DC3FF9" w:rsidRPr="007C437A" w:rsidDel="00BA3828" w:rsidRDefault="00DC3FF9" w:rsidP="00E6654A">
          <w:pPr>
            <w:pStyle w:val="TM1"/>
            <w:rPr>
              <w:del w:id="375" w:author="Arthur Parmentier" w:date="2020-05-14T13:28:00Z"/>
              <w:rFonts w:eastAsiaTheme="minorEastAsia" w:cstheme="minorBidi"/>
              <w:noProof/>
              <w:sz w:val="22"/>
              <w:szCs w:val="22"/>
              <w:rPrChange w:id="376" w:author="Arthur Parmentier" w:date="2020-06-07T15:27:00Z">
                <w:rPr>
                  <w:del w:id="377" w:author="Arthur Parmentier" w:date="2020-05-14T13:28:00Z"/>
                  <w:rFonts w:eastAsiaTheme="minorEastAsia" w:cstheme="minorBidi"/>
                  <w:noProof/>
                  <w:sz w:val="22"/>
                  <w:szCs w:val="22"/>
                  <w:lang w:val="fr-FR"/>
                </w:rPr>
              </w:rPrChange>
            </w:rPr>
          </w:pPr>
          <w:del w:id="378" w:author="Arthur Parmentier" w:date="2020-05-14T13:28:00Z">
            <w:r w:rsidRPr="007C437A" w:rsidDel="00BA3828">
              <w:rPr>
                <w:noProof/>
                <w:rPrChange w:id="379" w:author="Arthur Parmentier" w:date="2020-06-07T15:27:00Z">
                  <w:rPr>
                    <w:rStyle w:val="Lienhypertexte"/>
                    <w:b w:val="0"/>
                    <w:bCs w:val="0"/>
                    <w:i w:val="0"/>
                    <w:iCs w:val="0"/>
                    <w:noProof/>
                  </w:rPr>
                </w:rPrChange>
              </w:rPr>
              <w:delText>VI.</w:delText>
            </w:r>
            <w:r w:rsidRPr="007C437A" w:rsidDel="00BA3828">
              <w:rPr>
                <w:rFonts w:eastAsiaTheme="minorEastAsia" w:cstheme="minorBidi"/>
                <w:b w:val="0"/>
                <w:bCs w:val="0"/>
                <w:i w:val="0"/>
                <w:iCs w:val="0"/>
                <w:noProof/>
                <w:rPrChange w:id="380" w:author="Arthur Parmentier" w:date="2020-06-07T15:27:00Z">
                  <w:rPr>
                    <w:rFonts w:eastAsiaTheme="minorEastAsia" w:cstheme="minorBidi"/>
                    <w:b w:val="0"/>
                    <w:bCs w:val="0"/>
                    <w:i w:val="0"/>
                    <w:iCs w:val="0"/>
                    <w:noProof/>
                    <w:lang w:val="fr-FR"/>
                  </w:rPr>
                </w:rPrChange>
              </w:rPr>
              <w:tab/>
            </w:r>
            <w:r w:rsidRPr="007C437A" w:rsidDel="00BA3828">
              <w:rPr>
                <w:noProof/>
                <w:rPrChange w:id="381" w:author="Arthur Parmentier" w:date="2020-06-07T15:27:00Z">
                  <w:rPr>
                    <w:rStyle w:val="Lienhypertexte"/>
                    <w:b w:val="0"/>
                    <w:bCs w:val="0"/>
                    <w:i w:val="0"/>
                    <w:iCs w:val="0"/>
                    <w:noProof/>
                  </w:rPr>
                </w:rPrChange>
              </w:rPr>
              <w:delText>Soundpainting recognition with Max/MSP</w:delText>
            </w:r>
            <w:r w:rsidRPr="007C437A" w:rsidDel="00BA3828">
              <w:rPr>
                <w:noProof/>
                <w:webHidden/>
              </w:rPr>
              <w:tab/>
              <w:delText>8</w:delText>
            </w:r>
          </w:del>
        </w:p>
        <w:p w:rsidR="00DC3FF9" w:rsidRPr="007C437A" w:rsidDel="00BA3828" w:rsidRDefault="00DC3FF9" w:rsidP="00E6654A">
          <w:pPr>
            <w:pStyle w:val="TM2"/>
            <w:rPr>
              <w:del w:id="382" w:author="Arthur Parmentier" w:date="2020-05-14T13:28:00Z"/>
              <w:rFonts w:eastAsiaTheme="minorEastAsia" w:cstheme="minorBidi"/>
              <w:noProof/>
              <w:rPrChange w:id="383" w:author="Arthur Parmentier" w:date="2020-06-07T15:27:00Z">
                <w:rPr>
                  <w:del w:id="384" w:author="Arthur Parmentier" w:date="2020-05-14T13:28:00Z"/>
                  <w:rFonts w:eastAsiaTheme="minorEastAsia" w:cstheme="minorBidi"/>
                  <w:noProof/>
                  <w:lang w:val="fr-FR"/>
                </w:rPr>
              </w:rPrChange>
            </w:rPr>
          </w:pPr>
          <w:del w:id="385" w:author="Arthur Parmentier" w:date="2020-05-14T13:28:00Z">
            <w:r w:rsidRPr="007C437A" w:rsidDel="00BA3828">
              <w:rPr>
                <w:noProof/>
                <w:rPrChange w:id="386"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387" w:author="Arthur Parmentier" w:date="2020-06-07T15:27:00Z">
                  <w:rPr>
                    <w:rFonts w:eastAsiaTheme="minorEastAsia" w:cstheme="minorBidi"/>
                    <w:b w:val="0"/>
                    <w:bCs w:val="0"/>
                    <w:noProof/>
                    <w:lang w:val="fr-FR"/>
                  </w:rPr>
                </w:rPrChange>
              </w:rPr>
              <w:tab/>
            </w:r>
            <w:r w:rsidRPr="007C437A" w:rsidDel="00BA3828">
              <w:rPr>
                <w:noProof/>
                <w:rPrChange w:id="388" w:author="Arthur Parmentier" w:date="2020-06-07T15:27:00Z">
                  <w:rPr>
                    <w:rStyle w:val="Lienhypertexte"/>
                    <w:b w:val="0"/>
                    <w:bCs w:val="0"/>
                    <w:noProof/>
                  </w:rPr>
                </w:rPrChange>
              </w:rPr>
              <w:delText>A new configuration: motivations, goals, workflow &amp; challenges</w:delText>
            </w:r>
            <w:r w:rsidRPr="007C437A" w:rsidDel="00BA3828">
              <w:rPr>
                <w:noProof/>
                <w:webHidden/>
              </w:rPr>
              <w:tab/>
              <w:delText>8</w:delText>
            </w:r>
          </w:del>
        </w:p>
        <w:p w:rsidR="00DC3FF9" w:rsidRPr="007C437A" w:rsidDel="00BA3828" w:rsidRDefault="00DC3FF9" w:rsidP="00E6654A">
          <w:pPr>
            <w:pStyle w:val="TM2"/>
            <w:rPr>
              <w:del w:id="389" w:author="Arthur Parmentier" w:date="2020-05-14T13:28:00Z"/>
              <w:rFonts w:eastAsiaTheme="minorEastAsia" w:cstheme="minorBidi"/>
              <w:noProof/>
              <w:rPrChange w:id="390" w:author="Arthur Parmentier" w:date="2020-06-07T15:27:00Z">
                <w:rPr>
                  <w:del w:id="391" w:author="Arthur Parmentier" w:date="2020-05-14T13:28:00Z"/>
                  <w:rFonts w:eastAsiaTheme="minorEastAsia" w:cstheme="minorBidi"/>
                  <w:noProof/>
                  <w:lang w:val="fr-FR"/>
                </w:rPr>
              </w:rPrChange>
            </w:rPr>
          </w:pPr>
          <w:del w:id="392" w:author="Arthur Parmentier" w:date="2020-05-14T13:28:00Z">
            <w:r w:rsidRPr="007C437A" w:rsidDel="00BA3828">
              <w:rPr>
                <w:noProof/>
                <w:rPrChange w:id="393"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394" w:author="Arthur Parmentier" w:date="2020-06-07T15:27:00Z">
                  <w:rPr>
                    <w:rFonts w:eastAsiaTheme="minorEastAsia" w:cstheme="minorBidi"/>
                    <w:b w:val="0"/>
                    <w:bCs w:val="0"/>
                    <w:noProof/>
                    <w:lang w:val="fr-FR"/>
                  </w:rPr>
                </w:rPrChange>
              </w:rPr>
              <w:tab/>
            </w:r>
            <w:r w:rsidRPr="007C437A" w:rsidDel="00BA3828">
              <w:rPr>
                <w:noProof/>
                <w:rPrChange w:id="395" w:author="Arthur Parmentier" w:date="2020-06-07T15:27:00Z">
                  <w:rPr>
                    <w:rStyle w:val="Lienhypertexte"/>
                    <w:b w:val="0"/>
                    <w:bCs w:val="0"/>
                    <w:noProof/>
                  </w:rPr>
                </w:rPrChange>
              </w:rPr>
              <w:delText>The big picture: general description of the system</w:delText>
            </w:r>
            <w:r w:rsidRPr="007C437A" w:rsidDel="00BA3828">
              <w:rPr>
                <w:noProof/>
                <w:webHidden/>
              </w:rPr>
              <w:tab/>
              <w:delText>8</w:delText>
            </w:r>
          </w:del>
        </w:p>
        <w:p w:rsidR="00DC3FF9" w:rsidRPr="007C437A" w:rsidDel="00BA3828" w:rsidRDefault="00DC3FF9" w:rsidP="00E6654A">
          <w:pPr>
            <w:pStyle w:val="TM2"/>
            <w:rPr>
              <w:del w:id="396" w:author="Arthur Parmentier" w:date="2020-05-14T13:28:00Z"/>
              <w:rFonts w:eastAsiaTheme="minorEastAsia" w:cstheme="minorBidi"/>
              <w:noProof/>
              <w:rPrChange w:id="397" w:author="Arthur Parmentier" w:date="2020-06-07T15:27:00Z">
                <w:rPr>
                  <w:del w:id="398" w:author="Arthur Parmentier" w:date="2020-05-14T13:28:00Z"/>
                  <w:rFonts w:eastAsiaTheme="minorEastAsia" w:cstheme="minorBidi"/>
                  <w:noProof/>
                  <w:lang w:val="fr-FR"/>
                </w:rPr>
              </w:rPrChange>
            </w:rPr>
          </w:pPr>
          <w:del w:id="399" w:author="Arthur Parmentier" w:date="2020-05-14T13:28:00Z">
            <w:r w:rsidRPr="007C437A" w:rsidDel="00BA3828">
              <w:rPr>
                <w:noProof/>
                <w:rPrChange w:id="400"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401" w:author="Arthur Parmentier" w:date="2020-06-07T15:27:00Z">
                  <w:rPr>
                    <w:rFonts w:eastAsiaTheme="minorEastAsia" w:cstheme="minorBidi"/>
                    <w:b w:val="0"/>
                    <w:bCs w:val="0"/>
                    <w:noProof/>
                    <w:lang w:val="fr-FR"/>
                  </w:rPr>
                </w:rPrChange>
              </w:rPr>
              <w:tab/>
            </w:r>
            <w:r w:rsidRPr="007C437A" w:rsidDel="00BA3828">
              <w:rPr>
                <w:noProof/>
                <w:rPrChange w:id="402" w:author="Arthur Parmentier" w:date="2020-06-07T15:27:00Z">
                  <w:rPr>
                    <w:rStyle w:val="Lienhypertexte"/>
                    <w:b w:val="0"/>
                    <w:bCs w:val="0"/>
                    <w:noProof/>
                  </w:rPr>
                </w:rPrChange>
              </w:rPr>
              <w:delText>Part 1: Posenet &amp; gloves feature building</w:delText>
            </w:r>
            <w:r w:rsidRPr="007C437A" w:rsidDel="00BA3828">
              <w:rPr>
                <w:noProof/>
                <w:webHidden/>
              </w:rPr>
              <w:tab/>
              <w:delText>8</w:delText>
            </w:r>
          </w:del>
        </w:p>
        <w:p w:rsidR="00DC3FF9" w:rsidRPr="007C437A" w:rsidDel="00BA3828" w:rsidRDefault="00DC3FF9" w:rsidP="00E6654A">
          <w:pPr>
            <w:pStyle w:val="TM2"/>
            <w:rPr>
              <w:del w:id="403" w:author="Arthur Parmentier" w:date="2020-05-14T13:28:00Z"/>
              <w:rFonts w:eastAsiaTheme="minorEastAsia" w:cstheme="minorBidi"/>
              <w:noProof/>
              <w:rPrChange w:id="404" w:author="Arthur Parmentier" w:date="2020-06-07T15:27:00Z">
                <w:rPr>
                  <w:del w:id="405" w:author="Arthur Parmentier" w:date="2020-05-14T13:28:00Z"/>
                  <w:rFonts w:eastAsiaTheme="minorEastAsia" w:cstheme="minorBidi"/>
                  <w:noProof/>
                  <w:lang w:val="fr-FR"/>
                </w:rPr>
              </w:rPrChange>
            </w:rPr>
          </w:pPr>
          <w:del w:id="406" w:author="Arthur Parmentier" w:date="2020-05-14T13:28:00Z">
            <w:r w:rsidRPr="007C437A" w:rsidDel="00BA3828">
              <w:rPr>
                <w:noProof/>
                <w:rPrChange w:id="407" w:author="Arthur Parmentier" w:date="2020-06-07T15:27:00Z">
                  <w:rPr>
                    <w:rStyle w:val="Lienhypertexte"/>
                    <w:b w:val="0"/>
                    <w:bCs w:val="0"/>
                    <w:noProof/>
                  </w:rPr>
                </w:rPrChange>
              </w:rPr>
              <w:delText>D.</w:delText>
            </w:r>
            <w:r w:rsidRPr="007C437A" w:rsidDel="00BA3828">
              <w:rPr>
                <w:rFonts w:eastAsiaTheme="minorEastAsia" w:cstheme="minorBidi"/>
                <w:b w:val="0"/>
                <w:bCs w:val="0"/>
                <w:noProof/>
                <w:rPrChange w:id="408" w:author="Arthur Parmentier" w:date="2020-06-07T15:27:00Z">
                  <w:rPr>
                    <w:rFonts w:eastAsiaTheme="minorEastAsia" w:cstheme="minorBidi"/>
                    <w:b w:val="0"/>
                    <w:bCs w:val="0"/>
                    <w:noProof/>
                    <w:lang w:val="fr-FR"/>
                  </w:rPr>
                </w:rPrChange>
              </w:rPr>
              <w:tab/>
            </w:r>
            <w:r w:rsidRPr="007C437A" w:rsidDel="00BA3828">
              <w:rPr>
                <w:noProof/>
                <w:rPrChange w:id="409" w:author="Arthur Parmentier" w:date="2020-06-07T15:27:00Z">
                  <w:rPr>
                    <w:rStyle w:val="Lienhypertexte"/>
                    <w:b w:val="0"/>
                    <w:bCs w:val="0"/>
                    <w:noProof/>
                  </w:rPr>
                </w:rPrChange>
              </w:rPr>
              <w:delText>Part 2: Training &amp; data management</w:delText>
            </w:r>
            <w:r w:rsidRPr="007C437A" w:rsidDel="00BA3828">
              <w:rPr>
                <w:noProof/>
                <w:webHidden/>
              </w:rPr>
              <w:tab/>
              <w:delText>8</w:delText>
            </w:r>
          </w:del>
        </w:p>
        <w:p w:rsidR="00DC3FF9" w:rsidRPr="007C437A" w:rsidDel="00BA3828" w:rsidRDefault="00DC3FF9" w:rsidP="00E6654A">
          <w:pPr>
            <w:pStyle w:val="TM2"/>
            <w:rPr>
              <w:del w:id="410" w:author="Arthur Parmentier" w:date="2020-05-14T13:28:00Z"/>
              <w:rFonts w:eastAsiaTheme="minorEastAsia" w:cstheme="minorBidi"/>
              <w:noProof/>
              <w:rPrChange w:id="411" w:author="Arthur Parmentier" w:date="2020-06-07T15:27:00Z">
                <w:rPr>
                  <w:del w:id="412" w:author="Arthur Parmentier" w:date="2020-05-14T13:28:00Z"/>
                  <w:rFonts w:eastAsiaTheme="minorEastAsia" w:cstheme="minorBidi"/>
                  <w:noProof/>
                  <w:lang w:val="fr-FR"/>
                </w:rPr>
              </w:rPrChange>
            </w:rPr>
          </w:pPr>
          <w:del w:id="413" w:author="Arthur Parmentier" w:date="2020-05-14T13:28:00Z">
            <w:r w:rsidRPr="007C437A" w:rsidDel="00BA3828">
              <w:rPr>
                <w:noProof/>
                <w:rPrChange w:id="414" w:author="Arthur Parmentier" w:date="2020-06-07T15:27:00Z">
                  <w:rPr>
                    <w:rStyle w:val="Lienhypertexte"/>
                    <w:b w:val="0"/>
                    <w:bCs w:val="0"/>
                    <w:noProof/>
                  </w:rPr>
                </w:rPrChange>
              </w:rPr>
              <w:delText>E.</w:delText>
            </w:r>
            <w:r w:rsidRPr="007C437A" w:rsidDel="00BA3828">
              <w:rPr>
                <w:rFonts w:eastAsiaTheme="minorEastAsia" w:cstheme="minorBidi"/>
                <w:b w:val="0"/>
                <w:bCs w:val="0"/>
                <w:noProof/>
                <w:rPrChange w:id="415" w:author="Arthur Parmentier" w:date="2020-06-07T15:27:00Z">
                  <w:rPr>
                    <w:rFonts w:eastAsiaTheme="minorEastAsia" w:cstheme="minorBidi"/>
                    <w:b w:val="0"/>
                    <w:bCs w:val="0"/>
                    <w:noProof/>
                    <w:lang w:val="fr-FR"/>
                  </w:rPr>
                </w:rPrChange>
              </w:rPr>
              <w:tab/>
            </w:r>
            <w:r w:rsidRPr="007C437A" w:rsidDel="00BA3828">
              <w:rPr>
                <w:noProof/>
                <w:rPrChange w:id="416" w:author="Arthur Parmentier" w:date="2020-06-07T15:27:00Z">
                  <w:rPr>
                    <w:rStyle w:val="Lienhypertexte"/>
                    <w:b w:val="0"/>
                    <w:bCs w:val="0"/>
                    <w:noProof/>
                  </w:rPr>
                </w:rPrChange>
              </w:rPr>
              <w:delText>Part 3: Classification</w:delText>
            </w:r>
            <w:r w:rsidRPr="007C437A" w:rsidDel="00BA3828">
              <w:rPr>
                <w:noProof/>
                <w:webHidden/>
              </w:rPr>
              <w:tab/>
              <w:delText>8</w:delText>
            </w:r>
          </w:del>
        </w:p>
        <w:p w:rsidR="00DC3FF9" w:rsidRPr="007C437A" w:rsidDel="00BA3828" w:rsidRDefault="00DC3FF9" w:rsidP="00E6654A">
          <w:pPr>
            <w:pStyle w:val="TM2"/>
            <w:rPr>
              <w:del w:id="417" w:author="Arthur Parmentier" w:date="2020-05-14T13:28:00Z"/>
              <w:rFonts w:eastAsiaTheme="minorEastAsia" w:cstheme="minorBidi"/>
              <w:noProof/>
              <w:rPrChange w:id="418" w:author="Arthur Parmentier" w:date="2020-06-07T15:27:00Z">
                <w:rPr>
                  <w:del w:id="419" w:author="Arthur Parmentier" w:date="2020-05-14T13:28:00Z"/>
                  <w:rFonts w:eastAsiaTheme="minorEastAsia" w:cstheme="minorBidi"/>
                  <w:noProof/>
                  <w:lang w:val="fr-FR"/>
                </w:rPr>
              </w:rPrChange>
            </w:rPr>
          </w:pPr>
          <w:del w:id="420" w:author="Arthur Parmentier" w:date="2020-05-14T13:28:00Z">
            <w:r w:rsidRPr="007C437A" w:rsidDel="00BA3828">
              <w:rPr>
                <w:noProof/>
                <w:rPrChange w:id="421" w:author="Arthur Parmentier" w:date="2020-06-07T15:27:00Z">
                  <w:rPr>
                    <w:rStyle w:val="Lienhypertexte"/>
                    <w:b w:val="0"/>
                    <w:bCs w:val="0"/>
                    <w:noProof/>
                  </w:rPr>
                </w:rPrChange>
              </w:rPr>
              <w:delText>F.</w:delText>
            </w:r>
            <w:r w:rsidRPr="007C437A" w:rsidDel="00BA3828">
              <w:rPr>
                <w:rFonts w:eastAsiaTheme="minorEastAsia" w:cstheme="minorBidi"/>
                <w:b w:val="0"/>
                <w:bCs w:val="0"/>
                <w:noProof/>
                <w:rPrChange w:id="422" w:author="Arthur Parmentier" w:date="2020-06-07T15:27:00Z">
                  <w:rPr>
                    <w:rFonts w:eastAsiaTheme="minorEastAsia" w:cstheme="minorBidi"/>
                    <w:b w:val="0"/>
                    <w:bCs w:val="0"/>
                    <w:noProof/>
                    <w:lang w:val="fr-FR"/>
                  </w:rPr>
                </w:rPrChange>
              </w:rPr>
              <w:tab/>
            </w:r>
            <w:r w:rsidRPr="007C437A" w:rsidDel="00BA3828">
              <w:rPr>
                <w:noProof/>
                <w:rPrChange w:id="423" w:author="Arthur Parmentier" w:date="2020-06-07T15:27:00Z">
                  <w:rPr>
                    <w:rStyle w:val="Lienhypertexte"/>
                    <w:b w:val="0"/>
                    <w:bCs w:val="0"/>
                    <w:noProof/>
                  </w:rPr>
                </w:rPrChange>
              </w:rPr>
              <w:delText>Part 4: Grammar parsing</w:delText>
            </w:r>
            <w:r w:rsidRPr="007C437A" w:rsidDel="00BA3828">
              <w:rPr>
                <w:noProof/>
                <w:webHidden/>
              </w:rPr>
              <w:tab/>
              <w:delText>8</w:delText>
            </w:r>
          </w:del>
        </w:p>
        <w:p w:rsidR="00DC3FF9" w:rsidRPr="007C437A" w:rsidDel="00BA3828" w:rsidRDefault="00DC3FF9" w:rsidP="00E6654A">
          <w:pPr>
            <w:pStyle w:val="TM2"/>
            <w:rPr>
              <w:del w:id="424" w:author="Arthur Parmentier" w:date="2020-05-14T13:28:00Z"/>
              <w:rFonts w:eastAsiaTheme="minorEastAsia" w:cstheme="minorBidi"/>
              <w:noProof/>
              <w:rPrChange w:id="425" w:author="Arthur Parmentier" w:date="2020-06-07T15:27:00Z">
                <w:rPr>
                  <w:del w:id="426" w:author="Arthur Parmentier" w:date="2020-05-14T13:28:00Z"/>
                  <w:rFonts w:eastAsiaTheme="minorEastAsia" w:cstheme="minorBidi"/>
                  <w:noProof/>
                  <w:lang w:val="fr-FR"/>
                </w:rPr>
              </w:rPrChange>
            </w:rPr>
          </w:pPr>
          <w:del w:id="427" w:author="Arthur Parmentier" w:date="2020-05-14T13:28:00Z">
            <w:r w:rsidRPr="007C437A" w:rsidDel="00BA3828">
              <w:rPr>
                <w:noProof/>
                <w:rPrChange w:id="428" w:author="Arthur Parmentier" w:date="2020-06-07T15:27:00Z">
                  <w:rPr>
                    <w:rStyle w:val="Lienhypertexte"/>
                    <w:b w:val="0"/>
                    <w:bCs w:val="0"/>
                    <w:noProof/>
                  </w:rPr>
                </w:rPrChange>
              </w:rPr>
              <w:delText>G.</w:delText>
            </w:r>
            <w:r w:rsidRPr="007C437A" w:rsidDel="00BA3828">
              <w:rPr>
                <w:rFonts w:eastAsiaTheme="minorEastAsia" w:cstheme="minorBidi"/>
                <w:b w:val="0"/>
                <w:bCs w:val="0"/>
                <w:noProof/>
                <w:rPrChange w:id="429" w:author="Arthur Parmentier" w:date="2020-06-07T15:27:00Z">
                  <w:rPr>
                    <w:rFonts w:eastAsiaTheme="minorEastAsia" w:cstheme="minorBidi"/>
                    <w:b w:val="0"/>
                    <w:bCs w:val="0"/>
                    <w:noProof/>
                    <w:lang w:val="fr-FR"/>
                  </w:rPr>
                </w:rPrChange>
              </w:rPr>
              <w:tab/>
            </w:r>
            <w:r w:rsidRPr="007C437A" w:rsidDel="00BA3828">
              <w:rPr>
                <w:noProof/>
                <w:rPrChange w:id="430" w:author="Arthur Parmentier" w:date="2020-06-07T15:27:00Z">
                  <w:rPr>
                    <w:rStyle w:val="Lienhypertexte"/>
                    <w:b w:val="0"/>
                    <w:bCs w:val="0"/>
                    <w:noProof/>
                  </w:rPr>
                </w:rPrChange>
              </w:rPr>
              <w:delText>Part 5: Orchestra simulation</w:delText>
            </w:r>
            <w:r w:rsidRPr="007C437A" w:rsidDel="00BA3828">
              <w:rPr>
                <w:noProof/>
                <w:webHidden/>
              </w:rPr>
              <w:tab/>
              <w:delText>8</w:delText>
            </w:r>
          </w:del>
        </w:p>
        <w:p w:rsidR="00DC3FF9" w:rsidRPr="007C437A" w:rsidDel="00BA3828" w:rsidRDefault="00DC3FF9" w:rsidP="00E6654A">
          <w:pPr>
            <w:pStyle w:val="TM2"/>
            <w:rPr>
              <w:del w:id="431" w:author="Arthur Parmentier" w:date="2020-05-14T13:28:00Z"/>
              <w:rFonts w:eastAsiaTheme="minorEastAsia" w:cstheme="minorBidi"/>
              <w:noProof/>
              <w:rPrChange w:id="432" w:author="Arthur Parmentier" w:date="2020-06-07T15:27:00Z">
                <w:rPr>
                  <w:del w:id="433" w:author="Arthur Parmentier" w:date="2020-05-14T13:28:00Z"/>
                  <w:rFonts w:eastAsiaTheme="minorEastAsia" w:cstheme="minorBidi"/>
                  <w:noProof/>
                  <w:lang w:val="fr-FR"/>
                </w:rPr>
              </w:rPrChange>
            </w:rPr>
          </w:pPr>
          <w:del w:id="434" w:author="Arthur Parmentier" w:date="2020-05-14T13:28:00Z">
            <w:r w:rsidRPr="007C437A" w:rsidDel="00BA3828">
              <w:rPr>
                <w:noProof/>
                <w:rPrChange w:id="435" w:author="Arthur Parmentier" w:date="2020-06-07T15:27:00Z">
                  <w:rPr>
                    <w:rStyle w:val="Lienhypertexte"/>
                    <w:b w:val="0"/>
                    <w:bCs w:val="0"/>
                    <w:noProof/>
                  </w:rPr>
                </w:rPrChange>
              </w:rPr>
              <w:delText>H.</w:delText>
            </w:r>
            <w:r w:rsidRPr="007C437A" w:rsidDel="00BA3828">
              <w:rPr>
                <w:rFonts w:eastAsiaTheme="minorEastAsia" w:cstheme="minorBidi"/>
                <w:b w:val="0"/>
                <w:bCs w:val="0"/>
                <w:noProof/>
                <w:rPrChange w:id="436" w:author="Arthur Parmentier" w:date="2020-06-07T15:27:00Z">
                  <w:rPr>
                    <w:rFonts w:eastAsiaTheme="minorEastAsia" w:cstheme="minorBidi"/>
                    <w:b w:val="0"/>
                    <w:bCs w:val="0"/>
                    <w:noProof/>
                    <w:lang w:val="fr-FR"/>
                  </w:rPr>
                </w:rPrChange>
              </w:rPr>
              <w:tab/>
            </w:r>
            <w:r w:rsidRPr="007C437A" w:rsidDel="00BA3828">
              <w:rPr>
                <w:noProof/>
                <w:rPrChange w:id="437" w:author="Arthur Parmentier" w:date="2020-06-07T15:27:00Z">
                  <w:rPr>
                    <w:rStyle w:val="Lienhypertexte"/>
                    <w:b w:val="0"/>
                    <w:bCs w:val="0"/>
                    <w:noProof/>
                  </w:rPr>
                </w:rPrChange>
              </w:rPr>
              <w:delText>Part 6: Learning mechanism (?)</w:delText>
            </w:r>
            <w:r w:rsidRPr="007C437A" w:rsidDel="00BA3828">
              <w:rPr>
                <w:noProof/>
                <w:webHidden/>
              </w:rPr>
              <w:tab/>
              <w:delText>8</w:delText>
            </w:r>
          </w:del>
        </w:p>
        <w:p w:rsidR="00DC3FF9" w:rsidRPr="007C437A" w:rsidDel="00BA3828" w:rsidRDefault="00DC3FF9" w:rsidP="00E6654A">
          <w:pPr>
            <w:pStyle w:val="TM1"/>
            <w:rPr>
              <w:del w:id="438" w:author="Arthur Parmentier" w:date="2020-05-14T13:28:00Z"/>
              <w:rFonts w:eastAsiaTheme="minorEastAsia" w:cstheme="minorBidi"/>
              <w:noProof/>
              <w:sz w:val="22"/>
              <w:szCs w:val="22"/>
              <w:rPrChange w:id="439" w:author="Arthur Parmentier" w:date="2020-06-07T15:27:00Z">
                <w:rPr>
                  <w:del w:id="440" w:author="Arthur Parmentier" w:date="2020-05-14T13:28:00Z"/>
                  <w:rFonts w:eastAsiaTheme="minorEastAsia" w:cstheme="minorBidi"/>
                  <w:noProof/>
                  <w:sz w:val="22"/>
                  <w:szCs w:val="22"/>
                  <w:lang w:val="fr-FR"/>
                </w:rPr>
              </w:rPrChange>
            </w:rPr>
          </w:pPr>
          <w:del w:id="441" w:author="Arthur Parmentier" w:date="2020-05-14T13:28:00Z">
            <w:r w:rsidRPr="007C437A" w:rsidDel="00BA3828">
              <w:rPr>
                <w:noProof/>
                <w:rPrChange w:id="442" w:author="Arthur Parmentier" w:date="2020-06-07T15:27:00Z">
                  <w:rPr>
                    <w:rStyle w:val="Lienhypertexte"/>
                    <w:b w:val="0"/>
                    <w:bCs w:val="0"/>
                    <w:i w:val="0"/>
                    <w:iCs w:val="0"/>
                    <w:noProof/>
                  </w:rPr>
                </w:rPrChange>
              </w:rPr>
              <w:delText>VII.</w:delText>
            </w:r>
            <w:r w:rsidRPr="007C437A" w:rsidDel="00BA3828">
              <w:rPr>
                <w:rFonts w:eastAsiaTheme="minorEastAsia" w:cstheme="minorBidi"/>
                <w:b w:val="0"/>
                <w:bCs w:val="0"/>
                <w:i w:val="0"/>
                <w:iCs w:val="0"/>
                <w:noProof/>
                <w:rPrChange w:id="443" w:author="Arthur Parmentier" w:date="2020-06-07T15:27:00Z">
                  <w:rPr>
                    <w:rFonts w:eastAsiaTheme="minorEastAsia" w:cstheme="minorBidi"/>
                    <w:b w:val="0"/>
                    <w:bCs w:val="0"/>
                    <w:i w:val="0"/>
                    <w:iCs w:val="0"/>
                    <w:noProof/>
                    <w:lang w:val="fr-FR"/>
                  </w:rPr>
                </w:rPrChange>
              </w:rPr>
              <w:tab/>
            </w:r>
            <w:r w:rsidRPr="007C437A" w:rsidDel="00BA3828">
              <w:rPr>
                <w:noProof/>
                <w:rPrChange w:id="444" w:author="Arthur Parmentier" w:date="2020-06-07T15:27:00Z">
                  <w:rPr>
                    <w:rStyle w:val="Lienhypertexte"/>
                    <w:b w:val="0"/>
                    <w:bCs w:val="0"/>
                    <w:i w:val="0"/>
                    <w:iCs w:val="0"/>
                    <w:noProof/>
                  </w:rPr>
                </w:rPrChange>
              </w:rPr>
              <w:delText>Potential &amp; future of the tool</w:delText>
            </w:r>
            <w:r w:rsidRPr="007C437A" w:rsidDel="00BA3828">
              <w:rPr>
                <w:noProof/>
                <w:webHidden/>
              </w:rPr>
              <w:tab/>
              <w:delText>8</w:delText>
            </w:r>
          </w:del>
        </w:p>
        <w:p w:rsidR="00DC3FF9" w:rsidRPr="007C437A" w:rsidDel="00BA3828" w:rsidRDefault="00DC3FF9" w:rsidP="00E6654A">
          <w:pPr>
            <w:pStyle w:val="TM2"/>
            <w:rPr>
              <w:del w:id="445" w:author="Arthur Parmentier" w:date="2020-05-14T13:28:00Z"/>
              <w:rFonts w:eastAsiaTheme="minorEastAsia" w:cstheme="minorBidi"/>
              <w:noProof/>
              <w:rPrChange w:id="446" w:author="Arthur Parmentier" w:date="2020-06-07T15:27:00Z">
                <w:rPr>
                  <w:del w:id="447" w:author="Arthur Parmentier" w:date="2020-05-14T13:28:00Z"/>
                  <w:rFonts w:eastAsiaTheme="minorEastAsia" w:cstheme="minorBidi"/>
                  <w:noProof/>
                  <w:lang w:val="fr-FR"/>
                </w:rPr>
              </w:rPrChange>
            </w:rPr>
          </w:pPr>
          <w:del w:id="448" w:author="Arthur Parmentier" w:date="2020-05-14T13:28:00Z">
            <w:r w:rsidRPr="007C437A" w:rsidDel="00BA3828">
              <w:rPr>
                <w:noProof/>
                <w:rPrChange w:id="449"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450" w:author="Arthur Parmentier" w:date="2020-06-07T15:27:00Z">
                  <w:rPr>
                    <w:rFonts w:eastAsiaTheme="minorEastAsia" w:cstheme="minorBidi"/>
                    <w:b w:val="0"/>
                    <w:bCs w:val="0"/>
                    <w:noProof/>
                    <w:lang w:val="fr-FR"/>
                  </w:rPr>
                </w:rPrChange>
              </w:rPr>
              <w:tab/>
            </w:r>
            <w:r w:rsidRPr="007C437A" w:rsidDel="00BA3828">
              <w:rPr>
                <w:noProof/>
                <w:rPrChange w:id="451" w:author="Arthur Parmentier" w:date="2020-06-07T15:27:00Z">
                  <w:rPr>
                    <w:rStyle w:val="Lienhypertexte"/>
                    <w:b w:val="0"/>
                    <w:bCs w:val="0"/>
                    <w:noProof/>
                  </w:rPr>
                </w:rPrChange>
              </w:rPr>
              <w:delText>Topic A: what could be improved and how</w:delText>
            </w:r>
            <w:r w:rsidRPr="007C437A" w:rsidDel="00BA3828">
              <w:rPr>
                <w:noProof/>
                <w:webHidden/>
              </w:rPr>
              <w:tab/>
              <w:delText>8</w:delText>
            </w:r>
          </w:del>
        </w:p>
        <w:p w:rsidR="00DC3FF9" w:rsidRPr="007C437A" w:rsidDel="00BA3828" w:rsidRDefault="00DC3FF9" w:rsidP="00E6654A">
          <w:pPr>
            <w:pStyle w:val="TM2"/>
            <w:rPr>
              <w:del w:id="452" w:author="Arthur Parmentier" w:date="2020-05-14T13:28:00Z"/>
              <w:rFonts w:eastAsiaTheme="minorEastAsia" w:cstheme="minorBidi"/>
              <w:noProof/>
              <w:rPrChange w:id="453" w:author="Arthur Parmentier" w:date="2020-06-07T15:27:00Z">
                <w:rPr>
                  <w:del w:id="454" w:author="Arthur Parmentier" w:date="2020-05-14T13:28:00Z"/>
                  <w:rFonts w:eastAsiaTheme="minorEastAsia" w:cstheme="minorBidi"/>
                  <w:noProof/>
                  <w:lang w:val="fr-FR"/>
                </w:rPr>
              </w:rPrChange>
            </w:rPr>
          </w:pPr>
          <w:del w:id="455" w:author="Arthur Parmentier" w:date="2020-05-14T13:28:00Z">
            <w:r w:rsidRPr="007C437A" w:rsidDel="00BA3828">
              <w:rPr>
                <w:noProof/>
                <w:rPrChange w:id="456"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457" w:author="Arthur Parmentier" w:date="2020-06-07T15:27:00Z">
                  <w:rPr>
                    <w:rFonts w:eastAsiaTheme="minorEastAsia" w:cstheme="minorBidi"/>
                    <w:b w:val="0"/>
                    <w:bCs w:val="0"/>
                    <w:noProof/>
                    <w:lang w:val="fr-FR"/>
                  </w:rPr>
                </w:rPrChange>
              </w:rPr>
              <w:tab/>
            </w:r>
            <w:r w:rsidRPr="007C437A" w:rsidDel="00BA3828">
              <w:rPr>
                <w:noProof/>
                <w:rPrChange w:id="458" w:author="Arthur Parmentier" w:date="2020-06-07T15:27:00Z">
                  <w:rPr>
                    <w:rStyle w:val="Lienhypertexte"/>
                    <w:b w:val="0"/>
                    <w:bCs w:val="0"/>
                    <w:noProof/>
                  </w:rPr>
                </w:rPrChange>
              </w:rPr>
              <w:delText>Topic B: …</w:delText>
            </w:r>
            <w:r w:rsidRPr="007C437A" w:rsidDel="00BA3828">
              <w:rPr>
                <w:noProof/>
                <w:webHidden/>
              </w:rPr>
              <w:tab/>
              <w:delText>8</w:delText>
            </w:r>
          </w:del>
        </w:p>
        <w:p w:rsidR="00DC3FF9" w:rsidRPr="007C437A" w:rsidDel="00BA3828" w:rsidRDefault="00DC3FF9" w:rsidP="00E6654A">
          <w:pPr>
            <w:pStyle w:val="TM2"/>
            <w:rPr>
              <w:del w:id="459" w:author="Arthur Parmentier" w:date="2020-05-14T13:28:00Z"/>
              <w:rFonts w:eastAsiaTheme="minorEastAsia" w:cstheme="minorBidi"/>
              <w:noProof/>
              <w:rPrChange w:id="460" w:author="Arthur Parmentier" w:date="2020-06-07T15:27:00Z">
                <w:rPr>
                  <w:del w:id="461" w:author="Arthur Parmentier" w:date="2020-05-14T13:28:00Z"/>
                  <w:rFonts w:eastAsiaTheme="minorEastAsia" w:cstheme="minorBidi"/>
                  <w:noProof/>
                  <w:lang w:val="fr-FR"/>
                </w:rPr>
              </w:rPrChange>
            </w:rPr>
          </w:pPr>
          <w:del w:id="462" w:author="Arthur Parmentier" w:date="2020-05-14T13:28:00Z">
            <w:r w:rsidRPr="007C437A" w:rsidDel="00BA3828">
              <w:rPr>
                <w:noProof/>
                <w:rPrChange w:id="463"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464" w:author="Arthur Parmentier" w:date="2020-06-07T15:27:00Z">
                  <w:rPr>
                    <w:rFonts w:eastAsiaTheme="minorEastAsia" w:cstheme="minorBidi"/>
                    <w:b w:val="0"/>
                    <w:bCs w:val="0"/>
                    <w:noProof/>
                    <w:lang w:val="fr-FR"/>
                  </w:rPr>
                </w:rPrChange>
              </w:rPr>
              <w:tab/>
            </w:r>
            <w:r w:rsidRPr="007C437A" w:rsidDel="00BA3828">
              <w:rPr>
                <w:noProof/>
                <w:rPrChange w:id="465" w:author="Arthur Parmentier" w:date="2020-06-07T15:27:00Z">
                  <w:rPr>
                    <w:rStyle w:val="Lienhypertexte"/>
                    <w:b w:val="0"/>
                    <w:bCs w:val="0"/>
                    <w:noProof/>
                  </w:rPr>
                </w:rPrChange>
              </w:rPr>
              <w:delText>The future</w:delText>
            </w:r>
            <w:r w:rsidRPr="007C437A" w:rsidDel="00BA3828">
              <w:rPr>
                <w:noProof/>
                <w:webHidden/>
              </w:rPr>
              <w:tab/>
              <w:delText>8</w:delText>
            </w:r>
          </w:del>
        </w:p>
        <w:p w:rsidR="00DC3FF9" w:rsidRPr="007C437A" w:rsidDel="00BA3828" w:rsidRDefault="00DC3FF9" w:rsidP="00E6654A">
          <w:pPr>
            <w:pStyle w:val="TM1"/>
            <w:rPr>
              <w:del w:id="466" w:author="Arthur Parmentier" w:date="2020-05-14T13:28:00Z"/>
              <w:rFonts w:eastAsiaTheme="minorEastAsia" w:cstheme="minorBidi"/>
              <w:noProof/>
              <w:sz w:val="22"/>
              <w:szCs w:val="22"/>
              <w:rPrChange w:id="467" w:author="Arthur Parmentier" w:date="2020-06-07T15:27:00Z">
                <w:rPr>
                  <w:del w:id="468" w:author="Arthur Parmentier" w:date="2020-05-14T13:28:00Z"/>
                  <w:rFonts w:eastAsiaTheme="minorEastAsia" w:cstheme="minorBidi"/>
                  <w:noProof/>
                  <w:sz w:val="22"/>
                  <w:szCs w:val="22"/>
                  <w:lang w:val="fr-FR"/>
                </w:rPr>
              </w:rPrChange>
            </w:rPr>
          </w:pPr>
          <w:del w:id="469" w:author="Arthur Parmentier" w:date="2020-05-14T13:28:00Z">
            <w:r w:rsidRPr="007C437A" w:rsidDel="00BA3828">
              <w:rPr>
                <w:noProof/>
                <w:rPrChange w:id="470" w:author="Arthur Parmentier" w:date="2020-06-07T15:27:00Z">
                  <w:rPr>
                    <w:rStyle w:val="Lienhypertexte"/>
                    <w:b w:val="0"/>
                    <w:bCs w:val="0"/>
                    <w:i w:val="0"/>
                    <w:iCs w:val="0"/>
                    <w:noProof/>
                  </w:rPr>
                </w:rPrChange>
              </w:rPr>
              <w:delText>VIII.</w:delText>
            </w:r>
            <w:r w:rsidRPr="007C437A" w:rsidDel="00BA3828">
              <w:rPr>
                <w:rFonts w:eastAsiaTheme="minorEastAsia" w:cstheme="minorBidi"/>
                <w:b w:val="0"/>
                <w:bCs w:val="0"/>
                <w:i w:val="0"/>
                <w:iCs w:val="0"/>
                <w:noProof/>
                <w:rPrChange w:id="471" w:author="Arthur Parmentier" w:date="2020-06-07T15:27:00Z">
                  <w:rPr>
                    <w:rFonts w:eastAsiaTheme="minorEastAsia" w:cstheme="minorBidi"/>
                    <w:b w:val="0"/>
                    <w:bCs w:val="0"/>
                    <w:i w:val="0"/>
                    <w:iCs w:val="0"/>
                    <w:noProof/>
                    <w:lang w:val="fr-FR"/>
                  </w:rPr>
                </w:rPrChange>
              </w:rPr>
              <w:tab/>
            </w:r>
            <w:r w:rsidRPr="007C437A" w:rsidDel="00BA3828">
              <w:rPr>
                <w:noProof/>
                <w:rPrChange w:id="472" w:author="Arthur Parmentier" w:date="2020-06-07T15:27:00Z">
                  <w:rPr>
                    <w:rStyle w:val="Lienhypertexte"/>
                    <w:b w:val="0"/>
                    <w:bCs w:val="0"/>
                    <w:i w:val="0"/>
                    <w:iCs w:val="0"/>
                    <w:noProof/>
                  </w:rPr>
                </w:rPrChange>
              </w:rPr>
              <w:delText>Conclusion</w:delText>
            </w:r>
            <w:r w:rsidRPr="007C437A" w:rsidDel="00BA3828">
              <w:rPr>
                <w:noProof/>
                <w:webHidden/>
              </w:rPr>
              <w:tab/>
              <w:delText>8</w:delText>
            </w:r>
          </w:del>
        </w:p>
        <w:p w:rsidR="00924FE7" w:rsidRPr="007C437A" w:rsidRDefault="00924FE7" w:rsidP="00E6654A">
          <w:r w:rsidRPr="007C437A">
            <w:rPr>
              <w:rPrChange w:id="473" w:author="Arthur Parmentier" w:date="2020-06-07T15:27:00Z">
                <w:rPr/>
              </w:rPrChange>
            </w:rPr>
            <w:fldChar w:fldCharType="end"/>
          </w:r>
        </w:p>
      </w:sdtContent>
    </w:sdt>
    <w:p w:rsidR="001261FF" w:rsidDel="004B1CFD" w:rsidRDefault="00C225D0" w:rsidP="004B1CFD">
      <w:pPr>
        <w:pStyle w:val="Titre1"/>
        <w:rPr>
          <w:del w:id="474" w:author="Arthur Parmentier" w:date="2020-06-07T19:22:00Z"/>
        </w:rPr>
      </w:pPr>
      <w:ins w:id="475" w:author="Arthur Parmentier" w:date="2020-06-07T19:22:00Z">
        <w:r>
          <w:br w:type="page"/>
        </w:r>
      </w:ins>
      <w:bookmarkStart w:id="476" w:name="_Toc42549975"/>
      <w:bookmarkStart w:id="477" w:name="_Toc42550068"/>
      <w:bookmarkEnd w:id="476"/>
      <w:bookmarkEnd w:id="477"/>
    </w:p>
    <w:p w:rsidR="004B1CFD" w:rsidRPr="004B1CFD" w:rsidRDefault="004B1CFD">
      <w:pPr>
        <w:pStyle w:val="Titre1"/>
        <w:rPr>
          <w:ins w:id="478" w:author="Arthur Parmentier" w:date="2020-06-10T16:28:00Z"/>
          <w:rPrChange w:id="479" w:author="Arthur Parmentier" w:date="2020-06-10T16:28:00Z">
            <w:rPr>
              <w:ins w:id="480" w:author="Arthur Parmentier" w:date="2020-06-10T16:28:00Z"/>
            </w:rPr>
          </w:rPrChange>
        </w:rPr>
        <w:pPrChange w:id="481" w:author="Arthur Parmentier" w:date="2020-06-10T16:28:00Z">
          <w:pPr/>
        </w:pPrChange>
      </w:pPr>
      <w:bookmarkStart w:id="482" w:name="_Toc42842111"/>
      <w:ins w:id="483" w:author="Arthur Parmentier" w:date="2020-06-10T16:28:00Z">
        <w:r>
          <w:t>Theoretical part</w:t>
        </w:r>
        <w:bookmarkEnd w:id="482"/>
      </w:ins>
    </w:p>
    <w:p w:rsidR="00AC57DD" w:rsidRPr="007C437A" w:rsidRDefault="00BD621B">
      <w:pPr>
        <w:pStyle w:val="Titre2"/>
        <w:pPrChange w:id="484" w:author="Arthur Parmentier" w:date="2020-06-10T16:26:00Z">
          <w:pPr>
            <w:pStyle w:val="Titre1"/>
          </w:pPr>
        </w:pPrChange>
      </w:pPr>
      <w:bookmarkStart w:id="485" w:name="_Toc40025928"/>
      <w:bookmarkStart w:id="486" w:name="_Toc39912163"/>
      <w:bookmarkStart w:id="487" w:name="_Toc42842112"/>
      <w:r w:rsidRPr="007C437A">
        <w:t>A brief history of Soundpainting</w:t>
      </w:r>
      <w:bookmarkEnd w:id="485"/>
      <w:bookmarkEnd w:id="487"/>
    </w:p>
    <w:p w:rsidR="00F20CBC" w:rsidRPr="007C437A" w:rsidRDefault="006840DA">
      <w:pPr>
        <w:pStyle w:val="Titre3"/>
        <w:pPrChange w:id="488" w:author="Arthur Parmentier" w:date="2020-06-10T16:26:00Z">
          <w:pPr>
            <w:pStyle w:val="Titre2"/>
          </w:pPr>
        </w:pPrChange>
      </w:pPr>
      <w:bookmarkStart w:id="489" w:name="_Toc40025929"/>
      <w:bookmarkStart w:id="490" w:name="_Toc42842113"/>
      <w:r w:rsidRPr="007C437A">
        <w:t>Back in Woodstock 1974</w:t>
      </w:r>
      <w:r w:rsidR="009F19C2" w:rsidRPr="007C437A">
        <w:t>: emergence in emergency</w:t>
      </w:r>
      <w:bookmarkEnd w:id="489"/>
      <w:bookmarkEnd w:id="490"/>
    </w:p>
    <w:p w:rsidR="000027F3" w:rsidRPr="007C437A" w:rsidDel="00765D65" w:rsidRDefault="000027F3">
      <w:pPr>
        <w:rPr>
          <w:del w:id="491" w:author="Arthur Parmentier" w:date="2020-06-06T14:57:00Z"/>
        </w:rPr>
      </w:pPr>
      <w:del w:id="492" w:author="Arthur Parmentier" w:date="2020-06-06T14:57:00Z">
        <w:r w:rsidRPr="007C437A" w:rsidDel="00765D65">
          <w:delText>Emergence of the first SP signs with the orchestra.</w:delText>
        </w:r>
        <w:r w:rsidR="00DC4FBF" w:rsidRPr="007C437A" w:rsidDel="00765D65">
          <w:delText xml:space="preserve"> Emergent in emergency (</w:delText>
        </w:r>
        <w:r w:rsidR="00DC4FBF" w:rsidRPr="007C437A" w:rsidDel="00765D65">
          <w:rPr>
            <w:i/>
            <w:iCs/>
          </w:rPr>
          <w:delText>Emergent</w:delText>
        </w:r>
        <w:r w:rsidR="00DC4FBF" w:rsidRPr="007C437A" w:rsidDel="00765D65">
          <w:delText xml:space="preserve"> means beginning to arise and </w:delText>
        </w:r>
        <w:r w:rsidR="00DC4FBF" w:rsidRPr="007C437A" w:rsidDel="00765D65">
          <w:rPr>
            <w:i/>
            <w:iCs/>
          </w:rPr>
          <w:delText>emergency</w:delText>
        </w:r>
        <w:r w:rsidR="00DC4FBF" w:rsidRPr="007C437A" w:rsidDel="00765D65">
          <w:delText xml:space="preserve"> means arising unexpectedly)!</w:delText>
        </w:r>
      </w:del>
    </w:p>
    <w:p w:rsidR="00F20CBC" w:rsidRPr="007C437A" w:rsidRDefault="00670002">
      <w:pPr>
        <w:rPr>
          <w:ins w:id="493" w:author="Arthur Parmentier" w:date="2020-06-06T14:49:00Z"/>
          <w:rStyle w:val="Lienhypertexte"/>
          <w:rFonts w:ascii="Nunito Sans" w:eastAsiaTheme="majorEastAsia" w:hAnsi="Nunito Sans" w:cstheme="majorBidi"/>
          <w:sz w:val="40"/>
          <w:szCs w:val="32"/>
          <w:u w:val="none"/>
        </w:rPr>
      </w:pPr>
      <w:del w:id="494" w:author="Arthur Parmentier" w:date="2020-06-06T14:57:00Z">
        <w:r w:rsidRPr="007C437A" w:rsidDel="00765D65">
          <w:rPr>
            <w:rPrChange w:id="495" w:author="Arthur Parmentier" w:date="2020-06-07T15:27:00Z">
              <w:rPr/>
            </w:rPrChange>
          </w:rPr>
          <w:fldChar w:fldCharType="begin"/>
        </w:r>
        <w:r w:rsidRPr="007C437A" w:rsidDel="00765D65">
          <w:delInstrText xml:space="preserve"> HYPERLINK "http://www.soundpainting.com/history/" </w:delInstrText>
        </w:r>
        <w:r w:rsidRPr="007C437A" w:rsidDel="00765D65">
          <w:rPr>
            <w:rPrChange w:id="496" w:author="Arthur Parmentier" w:date="2020-06-07T15:27:00Z">
              <w:rPr>
                <w:rStyle w:val="Lienhypertexte"/>
              </w:rPr>
            </w:rPrChange>
          </w:rPr>
          <w:fldChar w:fldCharType="separate"/>
        </w:r>
        <w:r w:rsidR="000027F3" w:rsidRPr="007C437A" w:rsidDel="00765D65">
          <w:rPr>
            <w:rStyle w:val="Lienhypertexte"/>
          </w:rPr>
          <w:delText>http://www.soundpainting.com/history/</w:delText>
        </w:r>
        <w:r w:rsidRPr="007C437A" w:rsidDel="00765D65">
          <w:rPr>
            <w:rStyle w:val="Lienhypertexte"/>
            <w:rPrChange w:id="497" w:author="Arthur Parmentier" w:date="2020-06-07T15:27:00Z">
              <w:rPr>
                <w:rStyle w:val="Lienhypertexte"/>
              </w:rPr>
            </w:rPrChange>
          </w:rPr>
          <w:fldChar w:fldCharType="end"/>
        </w:r>
      </w:del>
      <w:ins w:id="498" w:author="Arthur Parmentier" w:date="2020-06-06T14:41:00Z">
        <w:r w:rsidR="00682B61" w:rsidRPr="007C437A">
          <w:rPr>
            <w:rStyle w:val="Lienhypertexte"/>
            <w:u w:val="none"/>
          </w:rPr>
          <w:t xml:space="preserve">The </w:t>
        </w:r>
      </w:ins>
      <w:ins w:id="499" w:author="Arthur Parmentier" w:date="2020-06-06T14:42:00Z">
        <w:r w:rsidR="00682B61" w:rsidRPr="007C437A">
          <w:rPr>
            <w:rStyle w:val="Lienhypertexte"/>
            <w:u w:val="none"/>
          </w:rPr>
          <w:t>emergence of SP is well documented by its creator Walter Thompson</w:t>
        </w:r>
      </w:ins>
      <w:ins w:id="500" w:author="Arthur Parmentier" w:date="2020-06-06T14:48:00Z">
        <w:r w:rsidR="00682B61" w:rsidRPr="007C437A">
          <w:rPr>
            <w:rStyle w:val="Lienhypertexte"/>
            <w:u w:val="none"/>
          </w:rPr>
          <w:t xml:space="preserve"> in the first SP workbook “Soundpainting, The Art of Live Com</w:t>
        </w:r>
      </w:ins>
      <w:ins w:id="501" w:author="Arthur Parmentier" w:date="2020-06-06T14:49:00Z">
        <w:r w:rsidR="00682B61" w:rsidRPr="007C437A">
          <w:rPr>
            <w:rStyle w:val="Lienhypertexte"/>
            <w:u w:val="none"/>
          </w:rPr>
          <w:t>position” (Walter Thompson, 2006):</w:t>
        </w:r>
      </w:ins>
    </w:p>
    <w:p w:rsidR="00682B61" w:rsidRPr="007C437A" w:rsidRDefault="00682B61">
      <w:pPr>
        <w:pStyle w:val="Citation"/>
        <w:rPr>
          <w:ins w:id="502" w:author="Arthur Parmentier" w:date="2020-06-06T14:53:00Z"/>
          <w:rPrChange w:id="503" w:author="Arthur Parmentier" w:date="2020-06-07T15:27:00Z">
            <w:rPr>
              <w:ins w:id="504" w:author="Arthur Parmentier" w:date="2020-06-06T14:53:00Z"/>
              <w:lang w:val="fr-FR"/>
            </w:rPr>
          </w:rPrChange>
        </w:rPr>
        <w:pPrChange w:id="505" w:author="Arthur Parmentier" w:date="2020-06-10T16:26:00Z">
          <w:pPr>
            <w:spacing w:before="100" w:beforeAutospacing="1" w:after="100" w:afterAutospacing="1" w:line="240" w:lineRule="auto"/>
          </w:pPr>
        </w:pPrChange>
      </w:pPr>
      <w:ins w:id="506" w:author="Arthur Parmentier" w:date="2020-06-06T14:53:00Z">
        <w:r w:rsidRPr="007C437A">
          <w:rPr>
            <w:rPrChange w:id="507" w:author="Arthur Parmentier" w:date="2020-06-07T15:27:00Z">
              <w:rPr>
                <w:i/>
                <w:iCs/>
                <w:lang w:val="fr-FR"/>
              </w:rPr>
            </w:rPrChange>
          </w:rPr>
          <w:t>Woodstock during the 1970s was an important place for the growth of creative music. This was largely due to The Creative Music School (CMS), founded by Karl Berger whose vision was to invite composers and performers such as John Cage, Ed Blackwell, Carlos Santana, Don Cherry, Anthony Braxton, and Carla Bley among others, to give 2-week master classes with the students and often each session would culminate with a performance.</w:t>
        </w:r>
      </w:ins>
    </w:p>
    <w:p w:rsidR="00682B61" w:rsidRPr="007C437A" w:rsidRDefault="00682B61">
      <w:pPr>
        <w:pStyle w:val="Citation"/>
        <w:rPr>
          <w:ins w:id="508" w:author="Arthur Parmentier" w:date="2020-06-06T14:53:00Z"/>
          <w:rPrChange w:id="509" w:author="Arthur Parmentier" w:date="2020-06-07T15:27:00Z">
            <w:rPr>
              <w:ins w:id="510" w:author="Arthur Parmentier" w:date="2020-06-06T14:53:00Z"/>
              <w:lang w:val="fr-FR"/>
            </w:rPr>
          </w:rPrChange>
        </w:rPr>
        <w:pPrChange w:id="511" w:author="Arthur Parmentier" w:date="2020-06-10T16:26:00Z">
          <w:pPr>
            <w:spacing w:after="0" w:line="240" w:lineRule="auto"/>
          </w:pPr>
        </w:pPrChange>
      </w:pPr>
      <w:ins w:id="512" w:author="Arthur Parmentier" w:date="2020-06-06T14:53:00Z">
        <w:r w:rsidRPr="007C437A">
          <w:rPr>
            <w:rPrChange w:id="513" w:author="Arthur Parmentier" w:date="2020-06-07T15:27:00Z">
              <w:rPr>
                <w:i/>
                <w:iCs/>
                <w:lang w:val="fr-FR"/>
              </w:rPr>
            </w:rPrChange>
          </w:rPr>
          <w:t>The CMS was, in the earlier years, closed during summer and many of the students would stay and live in Woodstock until the school re-opened. During Thompson’s first summer he organized jam sessions with these students and formed his first orchestra. His group included 22 musicians and 7 dancers – the dancers would improvise to material performed by the musicians. Thompson produced a series of 3 concerts at Woodstock’s Kleinert/James Gallery. The focus of his work with the orchestra was on compositions incorporating sections of open form improvisation. It was during these early days that Thompson created his first signs that would later grow to become the Soundpainting language.</w:t>
        </w:r>
      </w:ins>
    </w:p>
    <w:p w:rsidR="00682B61" w:rsidRPr="007C437A" w:rsidRDefault="00682B61">
      <w:pPr>
        <w:pStyle w:val="Citation"/>
        <w:rPr>
          <w:ins w:id="514" w:author="Arthur Parmentier" w:date="2020-06-06T14:53:00Z"/>
          <w:rPrChange w:id="515" w:author="Arthur Parmentier" w:date="2020-06-07T15:27:00Z">
            <w:rPr>
              <w:ins w:id="516" w:author="Arthur Parmentier" w:date="2020-06-06T14:53:00Z"/>
              <w:lang w:val="fr-FR"/>
            </w:rPr>
          </w:rPrChange>
        </w:rPr>
        <w:pPrChange w:id="517" w:author="Arthur Parmentier" w:date="2020-06-10T16:26:00Z">
          <w:pPr>
            <w:spacing w:before="100" w:beforeAutospacing="1" w:after="100" w:afterAutospacing="1" w:line="240" w:lineRule="auto"/>
          </w:pPr>
        </w:pPrChange>
      </w:pPr>
      <w:ins w:id="518" w:author="Arthur Parmentier" w:date="2020-06-06T14:53:00Z">
        <w:r w:rsidRPr="007C437A">
          <w:rPr>
            <w:rPrChange w:id="519" w:author="Arthur Parmentier" w:date="2020-06-07T15:27:00Z">
              <w:rPr>
                <w:i/>
                <w:iCs/>
                <w:lang w:val="fr-FR"/>
              </w:rPr>
            </w:rPrChange>
          </w:rPr>
          <w:t>The first gestures of Soundpainting were created in the moment during the opening concert. Thompson had notated a composition where the basic rule for each player, when performing a solo improvisation, was to make a relationship to the notated material. The first person to take a solo did not follow the rule and Thompson felt that in order to maintain the integrity of the piece he needed to come up with a way to guide the composition behind the soloist. He decided to create a sign asking the other performers to play a specific content behind the soloist. In the moment, he created the gesture Long Tone and pointed at several players and gestured to them to begin. The Long Tone gesture was easily understood and executed by the performers and a few minutes later Thompson created the gesture Pointillism which was also readily understood and performed. After the concert Thompson continued to develop his signs and over the next few years in Woodstock Thompson would develop 40 new gestures.</w:t>
        </w:r>
      </w:ins>
    </w:p>
    <w:p w:rsidR="00F20CBC" w:rsidRPr="007C437A" w:rsidRDefault="00682B61">
      <w:pPr>
        <w:pStyle w:val="Citation"/>
        <w:rPr>
          <w:ins w:id="520" w:author="Arthur Parmentier" w:date="2020-06-06T14:53:00Z"/>
          <w:rPrChange w:id="521" w:author="Arthur Parmentier" w:date="2020-06-07T15:27:00Z">
            <w:rPr>
              <w:ins w:id="522" w:author="Arthur Parmentier" w:date="2020-06-06T14:53:00Z"/>
              <w:lang w:val="fr-FR"/>
            </w:rPr>
          </w:rPrChange>
        </w:rPr>
      </w:pPr>
      <w:ins w:id="523" w:author="Arthur Parmentier" w:date="2020-06-06T14:53:00Z">
        <w:r w:rsidRPr="007C437A">
          <w:rPr>
            <w:rPrChange w:id="524" w:author="Arthur Parmentier" w:date="2020-06-07T15:27:00Z">
              <w:rPr>
                <w:lang w:val="fr-FR"/>
              </w:rPr>
            </w:rPrChange>
          </w:rPr>
          <w:t xml:space="preserve">In 1980 he moved to New York City and formed The Walter Thompson Orchestra (then known as The Walter Thompson Big Band). During the first year with his orchestra, while conducting one of his notated works in concert in Brooklyn, New York, Thompson wanted to communicate with his orchestra and decided to use </w:t>
        </w:r>
        <w:r w:rsidRPr="007C437A">
          <w:rPr>
            <w:rPrChange w:id="525" w:author="Arthur Parmentier" w:date="2020-06-07T15:27:00Z">
              <w:rPr>
                <w:lang w:val="fr-FR"/>
              </w:rPr>
            </w:rPrChange>
          </w:rPr>
          <w:lastRenderedPageBreak/>
          <w:t>some of his signs. Trumpet 2 was soloing and during his solo Thompson asked one of the other trumpet players to create a repetitive background behind the soloist and he signed the phrase: Trumpet 1, Background, With, 2-Measure, Feel; Watch Me, and then beat a 4 pattern to bring Trumpet 1 in but, Trumpet 1 did not respond, he stared at Thompson with a blank look. Thompson had never used his signs with his new orchestra and they had no idea what was meant by the gestures. A week later at rehearsal several members of the orchestra asked what the signing was about. Thompson taught the orchestra a few signs and they responded favorably to it and encouraged Thompson to continue developing the language. During the next 10 years, Thompson developed Soundpainting into a comprehensive sign language comprising more than 200 gestures for composing in real time with musicians.</w:t>
        </w:r>
      </w:ins>
    </w:p>
    <w:p w:rsidR="00DF2693" w:rsidRPr="007C437A" w:rsidRDefault="00765D65">
      <w:pPr>
        <w:rPr>
          <w:ins w:id="526" w:author="Arthur Parmentier" w:date="2020-06-06T15:08:00Z"/>
          <w:rPrChange w:id="527" w:author="Arthur Parmentier" w:date="2020-06-07T15:27:00Z">
            <w:rPr>
              <w:ins w:id="528" w:author="Arthur Parmentier" w:date="2020-06-06T15:08:00Z"/>
              <w:lang w:val="fr-FR"/>
            </w:rPr>
          </w:rPrChange>
        </w:rPr>
      </w:pPr>
      <w:ins w:id="529" w:author="Arthur Parmentier" w:date="2020-06-06T14:58:00Z">
        <w:r w:rsidRPr="007C437A">
          <w:rPr>
            <w:rPrChange w:id="530" w:author="Arthur Parmentier" w:date="2020-06-07T15:27:00Z">
              <w:rPr>
                <w:lang w:val="fr-FR"/>
              </w:rPr>
            </w:rPrChange>
          </w:rPr>
          <w:t xml:space="preserve">One important remark is that </w:t>
        </w:r>
      </w:ins>
      <w:ins w:id="531" w:author="Arthur Parmentier" w:date="2020-06-06T14:56:00Z">
        <w:r w:rsidRPr="007C437A">
          <w:rPr>
            <w:rPrChange w:id="532" w:author="Arthur Parmentier" w:date="2020-06-07T15:27:00Z">
              <w:rPr>
                <w:lang w:val="fr-FR"/>
              </w:rPr>
            </w:rPrChange>
          </w:rPr>
          <w:t>SP has emerged in emergency.</w:t>
        </w:r>
      </w:ins>
      <w:ins w:id="533" w:author="Arthur Parmentier" w:date="2020-06-06T15:03:00Z">
        <w:r w:rsidR="002827FA" w:rsidRPr="007C437A">
          <w:rPr>
            <w:rPrChange w:id="534" w:author="Arthur Parmentier" w:date="2020-06-07T15:27:00Z">
              <w:rPr>
                <w:lang w:val="fr-FR"/>
              </w:rPr>
            </w:rPrChange>
          </w:rPr>
          <w:t xml:space="preserve"> At the opposite of oral and written languages that we know ha</w:t>
        </w:r>
      </w:ins>
      <w:ins w:id="535" w:author="Arthur Parmentier" w:date="2020-06-06T15:04:00Z">
        <w:r w:rsidR="002827FA" w:rsidRPr="007C437A">
          <w:rPr>
            <w:rPrChange w:id="536" w:author="Arthur Parmentier" w:date="2020-06-07T15:27:00Z">
              <w:rPr>
                <w:lang w:val="fr-FR"/>
              </w:rPr>
            </w:rPrChange>
          </w:rPr>
          <w:t xml:space="preserve">ve emerged and </w:t>
        </w:r>
      </w:ins>
      <w:ins w:id="537" w:author="Arthur Parmentier" w:date="2020-06-07T15:27:00Z">
        <w:r w:rsidR="00F14388" w:rsidRPr="007C437A">
          <w:t>developed</w:t>
        </w:r>
      </w:ins>
      <w:ins w:id="538" w:author="Arthur Parmentier" w:date="2020-06-06T15:04:00Z">
        <w:r w:rsidR="002827FA" w:rsidRPr="007C437A">
          <w:rPr>
            <w:rPrChange w:id="539" w:author="Arthur Parmentier" w:date="2020-06-07T15:27:00Z">
              <w:rPr>
                <w:lang w:val="fr-FR"/>
              </w:rPr>
            </w:rPrChange>
          </w:rPr>
          <w:t xml:space="preserve"> in </w:t>
        </w:r>
      </w:ins>
      <w:ins w:id="540" w:author="Arthur Parmentier" w:date="2020-06-07T15:27:00Z">
        <w:r w:rsidR="00F14388" w:rsidRPr="007C437A">
          <w:t>thousands</w:t>
        </w:r>
      </w:ins>
      <w:ins w:id="541" w:author="Arthur Parmentier" w:date="2020-06-06T15:04:00Z">
        <w:r w:rsidR="002827FA" w:rsidRPr="007C437A">
          <w:rPr>
            <w:rPrChange w:id="542" w:author="Arthur Parmentier" w:date="2020-06-07T15:27:00Z">
              <w:rPr>
                <w:lang w:val="fr-FR"/>
              </w:rPr>
            </w:rPrChange>
          </w:rPr>
          <w:t xml:space="preserve"> of years, </w:t>
        </w:r>
      </w:ins>
      <w:ins w:id="543" w:author="Arthur Parmentier" w:date="2020-06-06T15:00:00Z">
        <w:r w:rsidRPr="007C437A">
          <w:rPr>
            <w:rPrChange w:id="544" w:author="Arthur Parmentier" w:date="2020-06-07T15:27:00Z">
              <w:rPr>
                <w:lang w:val="fr-FR"/>
              </w:rPr>
            </w:rPrChange>
          </w:rPr>
          <w:t xml:space="preserve">Thompson had to construct signs </w:t>
        </w:r>
      </w:ins>
      <w:ins w:id="545" w:author="Arthur Parmentier" w:date="2020-06-06T15:04:00Z">
        <w:r w:rsidR="002827FA" w:rsidRPr="007C437A">
          <w:rPr>
            <w:rPrChange w:id="546" w:author="Arthur Parmentier" w:date="2020-06-07T15:27:00Z">
              <w:rPr>
                <w:lang w:val="fr-FR"/>
              </w:rPr>
            </w:rPrChange>
          </w:rPr>
          <w:t xml:space="preserve">and a syntax </w:t>
        </w:r>
      </w:ins>
      <w:ins w:id="547" w:author="Arthur Parmentier" w:date="2020-06-06T15:00:00Z">
        <w:r w:rsidRPr="007C437A">
          <w:rPr>
            <w:rPrChange w:id="548" w:author="Arthur Parmentier" w:date="2020-06-07T15:27:00Z">
              <w:rPr>
                <w:lang w:val="fr-FR"/>
              </w:rPr>
            </w:rPrChange>
          </w:rPr>
          <w:t>that he thought the orchestra would understand</w:t>
        </w:r>
      </w:ins>
      <w:ins w:id="549" w:author="Arthur Parmentier" w:date="2020-06-06T15:07:00Z">
        <w:r w:rsidR="00DF2693" w:rsidRPr="007C437A">
          <w:rPr>
            <w:rPrChange w:id="550" w:author="Arthur Parmentier" w:date="2020-06-07T15:27:00Z">
              <w:rPr>
                <w:lang w:val="fr-FR"/>
              </w:rPr>
            </w:rPrChange>
          </w:rPr>
          <w:t xml:space="preserve"> </w:t>
        </w:r>
      </w:ins>
      <w:ins w:id="551" w:author="Arthur Parmentier" w:date="2020-06-06T15:03:00Z">
        <w:r w:rsidR="0090325B" w:rsidRPr="007C437A">
          <w:rPr>
            <w:rPrChange w:id="552" w:author="Arthur Parmentier" w:date="2020-06-07T15:27:00Z">
              <w:rPr>
                <w:lang w:val="fr-FR"/>
              </w:rPr>
            </w:rPrChange>
          </w:rPr>
          <w:t>on the fly</w:t>
        </w:r>
      </w:ins>
      <w:ins w:id="553" w:author="Arthur Parmentier" w:date="2020-06-06T15:07:00Z">
        <w:r w:rsidR="00DF2693" w:rsidRPr="007C437A">
          <w:rPr>
            <w:rPrChange w:id="554" w:author="Arthur Parmentier" w:date="2020-06-07T15:27:00Z">
              <w:rPr>
                <w:lang w:val="fr-FR"/>
              </w:rPr>
            </w:rPrChange>
          </w:rPr>
          <w:t xml:space="preserve"> without being able to d</w:t>
        </w:r>
      </w:ins>
      <w:ins w:id="555" w:author="Arthur Parmentier" w:date="2020-06-06T15:08:00Z">
        <w:r w:rsidR="00DF2693" w:rsidRPr="007C437A">
          <w:rPr>
            <w:rPrChange w:id="556" w:author="Arthur Parmentier" w:date="2020-06-07T15:27:00Z">
              <w:rPr>
                <w:lang w:val="fr-FR"/>
              </w:rPr>
            </w:rPrChange>
          </w:rPr>
          <w:t xml:space="preserve">iscuss prior conventions. </w:t>
        </w:r>
      </w:ins>
    </w:p>
    <w:p w:rsidR="00765D65" w:rsidRDefault="00DF2693">
      <w:pPr>
        <w:rPr>
          <w:ins w:id="557" w:author="Arthur Parmentier" w:date="2020-06-07T19:15:00Z"/>
        </w:rPr>
      </w:pPr>
      <w:ins w:id="558" w:author="Arthur Parmentier" w:date="2020-06-06T15:08:00Z">
        <w:r w:rsidRPr="007C437A">
          <w:rPr>
            <w:rPrChange w:id="559" w:author="Arthur Parmentier" w:date="2020-06-07T15:27:00Z">
              <w:rPr>
                <w:lang w:val="fr-FR"/>
              </w:rPr>
            </w:rPrChange>
          </w:rPr>
          <w:t xml:space="preserve">Even though later, signs were discussed and learned </w:t>
        </w:r>
      </w:ins>
      <w:ins w:id="560" w:author="Arthur Parmentier" w:date="2020-06-06T15:09:00Z">
        <w:r w:rsidRPr="007C437A">
          <w:rPr>
            <w:rPrChange w:id="561" w:author="Arthur Parmentier" w:date="2020-06-07T15:27:00Z">
              <w:rPr>
                <w:lang w:val="fr-FR"/>
              </w:rPr>
            </w:rPrChange>
          </w:rPr>
          <w:t xml:space="preserve">with </w:t>
        </w:r>
      </w:ins>
      <w:ins w:id="562" w:author="Arthur Parmentier" w:date="2020-06-06T15:08:00Z">
        <w:r w:rsidRPr="007C437A">
          <w:rPr>
            <w:rPrChange w:id="563" w:author="Arthur Parmentier" w:date="2020-06-07T15:27:00Z">
              <w:rPr>
                <w:lang w:val="fr-FR"/>
              </w:rPr>
            </w:rPrChange>
          </w:rPr>
          <w:t>convention</w:t>
        </w:r>
      </w:ins>
      <w:ins w:id="564" w:author="Arthur Parmentier" w:date="2020-06-06T15:09:00Z">
        <w:r w:rsidRPr="007C437A">
          <w:rPr>
            <w:rPrChange w:id="565" w:author="Arthur Parmentier" w:date="2020-06-07T15:27:00Z">
              <w:rPr>
                <w:lang w:val="fr-FR"/>
              </w:rPr>
            </w:rPrChange>
          </w:rPr>
          <w:t>s</w:t>
        </w:r>
      </w:ins>
      <w:ins w:id="566" w:author="Arthur Parmentier" w:date="2020-06-06T15:08:00Z">
        <w:r w:rsidRPr="007C437A">
          <w:rPr>
            <w:rPrChange w:id="567" w:author="Arthur Parmentier" w:date="2020-06-07T15:27:00Z">
              <w:rPr>
                <w:lang w:val="fr-FR"/>
              </w:rPr>
            </w:rPrChange>
          </w:rPr>
          <w:t xml:space="preserve">, </w:t>
        </w:r>
      </w:ins>
      <w:ins w:id="568" w:author="Arthur Parmentier" w:date="2020-06-06T15:13:00Z">
        <w:r w:rsidR="00784AD2" w:rsidRPr="007C437A">
          <w:rPr>
            <w:rPrChange w:id="569" w:author="Arthur Parmentier" w:date="2020-06-07T15:27:00Z">
              <w:rPr>
                <w:lang w:val="fr-FR"/>
              </w:rPr>
            </w:rPrChange>
          </w:rPr>
          <w:t xml:space="preserve">the fact that signs </w:t>
        </w:r>
      </w:ins>
      <w:ins w:id="570" w:author="Arthur Parmentier" w:date="2020-06-06T15:14:00Z">
        <w:r w:rsidR="00784AD2" w:rsidRPr="007C437A">
          <w:rPr>
            <w:rPrChange w:id="571" w:author="Arthur Parmentier" w:date="2020-06-07T15:27:00Z">
              <w:rPr>
                <w:lang w:val="fr-FR"/>
              </w:rPr>
            </w:rPrChange>
          </w:rPr>
          <w:t xml:space="preserve">must be learned and understood </w:t>
        </w:r>
      </w:ins>
      <w:ins w:id="572" w:author="Arthur Parmentier" w:date="2020-06-06T15:18:00Z">
        <w:r w:rsidR="00784AD2" w:rsidRPr="007C437A">
          <w:rPr>
            <w:rPrChange w:id="573" w:author="Arthur Parmentier" w:date="2020-06-07T15:27:00Z">
              <w:rPr>
                <w:lang w:val="fr-FR"/>
              </w:rPr>
            </w:rPrChange>
          </w:rPr>
          <w:t>quickly had important consequences that will discuss later.</w:t>
        </w:r>
      </w:ins>
    </w:p>
    <w:p w:rsidR="00951A39" w:rsidRPr="007C437A" w:rsidRDefault="00951A39">
      <w:ins w:id="574" w:author="Arthur Parmentier" w:date="2020-06-07T19:20:00Z">
        <w:r>
          <w:t>What Thompson describes is what turned out to be the</w:t>
        </w:r>
      </w:ins>
      <w:ins w:id="575" w:author="Arthur Parmentier" w:date="2020-06-07T19:16:00Z">
        <w:r>
          <w:t xml:space="preserve"> most common configuration</w:t>
        </w:r>
      </w:ins>
      <w:ins w:id="576" w:author="Arthur Parmentier" w:date="2020-06-07T19:20:00Z">
        <w:r>
          <w:t xml:space="preserve"> of</w:t>
        </w:r>
      </w:ins>
      <w:ins w:id="577" w:author="Arthur Parmentier" w:date="2020-06-07T19:16:00Z">
        <w:r>
          <w:t xml:space="preserve"> </w:t>
        </w:r>
      </w:ins>
      <w:ins w:id="578" w:author="Arthur Parmentier" w:date="2020-06-07T19:21:00Z">
        <w:r w:rsidR="00F127C5">
          <w:t>SP:</w:t>
        </w:r>
        <w:r>
          <w:t xml:space="preserve"> </w:t>
        </w:r>
      </w:ins>
      <w:ins w:id="579" w:author="Arthur Parmentier" w:date="2020-06-07T19:16:00Z">
        <w:r>
          <w:t>a single composer</w:t>
        </w:r>
      </w:ins>
      <w:ins w:id="580" w:author="Arthur Parmentier" w:date="2020-06-07T19:21:00Z">
        <w:r>
          <w:t xml:space="preserve"> (sometimes a few)</w:t>
        </w:r>
      </w:ins>
      <w:ins w:id="581" w:author="Arthur Parmentier" w:date="2020-06-07T19:16:00Z">
        <w:r>
          <w:t xml:space="preserve"> that faces an orchestra of performers. The soundp</w:t>
        </w:r>
      </w:ins>
      <w:ins w:id="582" w:author="Arthur Parmentier" w:date="2020-06-07T19:17:00Z">
        <w:r>
          <w:t xml:space="preserve">ainter creates requests to the performers using the sign language in real-time, during the performance. </w:t>
        </w:r>
      </w:ins>
      <w:ins w:id="583" w:author="Arthur Parmentier" w:date="2020-06-07T19:18:00Z">
        <w:r>
          <w:t xml:space="preserve">At the exception of two signs, the performers do not sign to the composer but rather propose </w:t>
        </w:r>
      </w:ins>
      <w:ins w:id="584" w:author="Arthur Parmentier" w:date="2020-06-07T19:19:00Z">
        <w:r>
          <w:t>material that he will shape and compose with.</w:t>
        </w:r>
      </w:ins>
    </w:p>
    <w:p w:rsidR="00915AFD" w:rsidRPr="007C437A" w:rsidRDefault="00A938B2">
      <w:pPr>
        <w:pStyle w:val="Titre3"/>
        <w:pPrChange w:id="585" w:author="Arthur Parmentier" w:date="2020-06-10T16:26:00Z">
          <w:pPr>
            <w:pStyle w:val="Titre2"/>
          </w:pPr>
        </w:pPrChange>
      </w:pPr>
      <w:bookmarkStart w:id="586" w:name="_Toc40025930"/>
      <w:bookmarkStart w:id="587" w:name="_Toc42842114"/>
      <w:ins w:id="588" w:author="Arthur Parmentier" w:date="2020-05-14T14:10:00Z">
        <w:r w:rsidRPr="007C437A">
          <w:t>Developments</w:t>
        </w:r>
      </w:ins>
      <w:bookmarkEnd w:id="587"/>
      <w:del w:id="589" w:author="Arthur Parmentier" w:date="2020-05-14T14:10:00Z">
        <w:r w:rsidR="00915AFD" w:rsidRPr="007C437A" w:rsidDel="00A938B2">
          <w:delText>A new</w:delText>
        </w:r>
      </w:del>
      <w:del w:id="590" w:author="Arthur Parmentier" w:date="2020-05-14T14:09:00Z">
        <w:r w:rsidR="00915AFD" w:rsidRPr="007C437A" w:rsidDel="00706FFA">
          <w:delText xml:space="preserve"> form</w:delText>
        </w:r>
      </w:del>
      <w:del w:id="591" w:author="Arthur Parmentier" w:date="2020-05-14T14:10:00Z">
        <w:r w:rsidR="00915AFD" w:rsidRPr="007C437A" w:rsidDel="00A938B2">
          <w:delText xml:space="preserve"> of c</w:delText>
        </w:r>
      </w:del>
      <w:del w:id="592" w:author="Arthur Parmentier" w:date="2020-05-14T14:11:00Z">
        <w:r w:rsidR="00915AFD" w:rsidRPr="007C437A" w:rsidDel="00A938B2">
          <w:delText>omposition</w:delText>
        </w:r>
      </w:del>
      <w:bookmarkEnd w:id="586"/>
    </w:p>
    <w:p w:rsidR="00486FDC" w:rsidRPr="007C437A" w:rsidDel="00A938B2" w:rsidRDefault="00486FDC">
      <w:pPr>
        <w:pStyle w:val="Titre4"/>
        <w:rPr>
          <w:del w:id="593" w:author="Arthur Parmentier" w:date="2020-05-14T14:10:00Z"/>
        </w:rPr>
        <w:pPrChange w:id="594" w:author="Arthur Parmentier" w:date="2020-06-10T16:26:00Z">
          <w:pPr>
            <w:pStyle w:val="Titre3"/>
          </w:pPr>
        </w:pPrChange>
      </w:pPr>
      <w:bookmarkStart w:id="595" w:name="_Toc40025931"/>
      <w:del w:id="596" w:author="Arthur Parmentier" w:date="2020-05-14T14:10:00Z">
        <w:r w:rsidRPr="007C437A" w:rsidDel="00A938B2">
          <w:delText>Sign language: from cultural concepts to performance</w:delText>
        </w:r>
        <w:bookmarkStart w:id="597" w:name="_Toc40363654"/>
        <w:bookmarkStart w:id="598" w:name="_Toc40363717"/>
        <w:bookmarkStart w:id="599" w:name="_Toc40431426"/>
        <w:bookmarkStart w:id="600" w:name="_Toc41067154"/>
        <w:bookmarkStart w:id="601" w:name="_Toc42258969"/>
        <w:bookmarkStart w:id="602" w:name="_Toc42259046"/>
        <w:bookmarkStart w:id="603" w:name="_Toc42449720"/>
        <w:bookmarkStart w:id="604" w:name="_Toc42449802"/>
        <w:bookmarkStart w:id="605" w:name="_Toc42549979"/>
        <w:bookmarkStart w:id="606" w:name="_Toc42550072"/>
        <w:bookmarkEnd w:id="595"/>
        <w:bookmarkEnd w:id="597"/>
        <w:bookmarkEnd w:id="598"/>
        <w:bookmarkEnd w:id="599"/>
        <w:bookmarkEnd w:id="600"/>
        <w:bookmarkEnd w:id="601"/>
        <w:bookmarkEnd w:id="602"/>
        <w:bookmarkEnd w:id="603"/>
        <w:bookmarkEnd w:id="604"/>
        <w:bookmarkEnd w:id="605"/>
        <w:bookmarkEnd w:id="606"/>
      </w:del>
    </w:p>
    <w:p w:rsidR="00486FDC" w:rsidRPr="007C437A" w:rsidDel="00A938B2" w:rsidRDefault="00486FDC">
      <w:pPr>
        <w:rPr>
          <w:del w:id="607" w:author="Arthur Parmentier" w:date="2020-05-14T14:10:00Z"/>
        </w:rPr>
      </w:pPr>
      <w:del w:id="608" w:author="Arthur Parmentier" w:date="2020-05-14T14:10:00Z">
        <w:r w:rsidRPr="007C437A" w:rsidDel="00A938B2">
          <w:delText>The point here is: SP could grow fast because it is originally built on existing concepts (or latent concepts) in the fields of music, artistic performance, human communication (identifiers, content, parameters…).</w:delText>
        </w:r>
        <w:bookmarkStart w:id="609" w:name="_Toc40363655"/>
        <w:bookmarkStart w:id="610" w:name="_Toc40363718"/>
        <w:bookmarkStart w:id="611" w:name="_Toc40431427"/>
        <w:bookmarkStart w:id="612" w:name="_Toc41067155"/>
        <w:bookmarkStart w:id="613" w:name="_Toc42258970"/>
        <w:bookmarkStart w:id="614" w:name="_Toc42259047"/>
        <w:bookmarkStart w:id="615" w:name="_Toc42449721"/>
        <w:bookmarkStart w:id="616" w:name="_Toc42449803"/>
        <w:bookmarkStart w:id="617" w:name="_Toc42549980"/>
        <w:bookmarkStart w:id="618" w:name="_Toc42550073"/>
        <w:bookmarkEnd w:id="609"/>
        <w:bookmarkEnd w:id="610"/>
        <w:bookmarkEnd w:id="611"/>
        <w:bookmarkEnd w:id="612"/>
        <w:bookmarkEnd w:id="613"/>
        <w:bookmarkEnd w:id="614"/>
        <w:bookmarkEnd w:id="615"/>
        <w:bookmarkEnd w:id="616"/>
        <w:bookmarkEnd w:id="617"/>
        <w:bookmarkEnd w:id="618"/>
      </w:del>
    </w:p>
    <w:p w:rsidR="00665CB4" w:rsidRPr="007C437A" w:rsidDel="00A938B2" w:rsidRDefault="00665CB4">
      <w:pPr>
        <w:rPr>
          <w:del w:id="619" w:author="Arthur Parmentier" w:date="2020-05-14T14:10:00Z"/>
        </w:rPr>
      </w:pPr>
      <w:del w:id="620" w:author="Arthur Parmentier" w:date="2020-05-14T14:10:00Z">
        <w:r w:rsidRPr="007C437A" w:rsidDel="00A938B2">
          <w:delText xml:space="preserve">Develop cultural aspects examples. </w:delText>
        </w:r>
        <w:bookmarkStart w:id="621" w:name="_Toc40363656"/>
        <w:bookmarkStart w:id="622" w:name="_Toc40363719"/>
        <w:bookmarkStart w:id="623" w:name="_Toc40431428"/>
        <w:bookmarkStart w:id="624" w:name="_Toc41067156"/>
        <w:bookmarkStart w:id="625" w:name="_Toc42258971"/>
        <w:bookmarkStart w:id="626" w:name="_Toc42259048"/>
        <w:bookmarkStart w:id="627" w:name="_Toc42449722"/>
        <w:bookmarkStart w:id="628" w:name="_Toc42449804"/>
        <w:bookmarkStart w:id="629" w:name="_Toc42549981"/>
        <w:bookmarkStart w:id="630" w:name="_Toc42550074"/>
        <w:bookmarkEnd w:id="621"/>
        <w:bookmarkEnd w:id="622"/>
        <w:bookmarkEnd w:id="623"/>
        <w:bookmarkEnd w:id="624"/>
        <w:bookmarkEnd w:id="625"/>
        <w:bookmarkEnd w:id="626"/>
        <w:bookmarkEnd w:id="627"/>
        <w:bookmarkEnd w:id="628"/>
        <w:bookmarkEnd w:id="629"/>
        <w:bookmarkEnd w:id="630"/>
      </w:del>
    </w:p>
    <w:p w:rsidR="00486FDC" w:rsidRPr="007C437A" w:rsidDel="00A938B2" w:rsidRDefault="00486FDC">
      <w:pPr>
        <w:rPr>
          <w:del w:id="631" w:author="Arthur Parmentier" w:date="2020-05-14T14:10:00Z"/>
        </w:rPr>
      </w:pPr>
      <w:del w:id="632" w:author="Arthur Parmentier" w:date="2020-05-14T14:10:00Z">
        <w:r w:rsidRPr="007C437A" w:rsidDel="00A938B2">
          <w:delText xml:space="preserve">Q: Is it only a mere translation of old concepts into a more efficient sign/gestural </w:delText>
        </w:r>
      </w:del>
      <w:del w:id="633" w:author="Arthur Parmentier" w:date="2020-05-13T09:25:00Z">
        <w:r w:rsidRPr="007C437A" w:rsidDel="00990A90">
          <w:delText>langage</w:delText>
        </w:r>
      </w:del>
      <w:del w:id="634" w:author="Arthur Parmentier" w:date="2020-05-14T14:10:00Z">
        <w:r w:rsidRPr="007C437A" w:rsidDel="00A938B2">
          <w:delText>? A: no. It also has emergent properties (think of shapeline).</w:delText>
        </w:r>
        <w:bookmarkStart w:id="635" w:name="_Toc40363657"/>
        <w:bookmarkStart w:id="636" w:name="_Toc40363720"/>
        <w:bookmarkStart w:id="637" w:name="_Toc40431429"/>
        <w:bookmarkStart w:id="638" w:name="_Toc41067157"/>
        <w:bookmarkStart w:id="639" w:name="_Toc42258972"/>
        <w:bookmarkStart w:id="640" w:name="_Toc42259049"/>
        <w:bookmarkStart w:id="641" w:name="_Toc42449723"/>
        <w:bookmarkStart w:id="642" w:name="_Toc42449805"/>
        <w:bookmarkStart w:id="643" w:name="_Toc42549982"/>
        <w:bookmarkStart w:id="644" w:name="_Toc42550075"/>
        <w:bookmarkEnd w:id="635"/>
        <w:bookmarkEnd w:id="636"/>
        <w:bookmarkEnd w:id="637"/>
        <w:bookmarkEnd w:id="638"/>
        <w:bookmarkEnd w:id="639"/>
        <w:bookmarkEnd w:id="640"/>
        <w:bookmarkEnd w:id="641"/>
        <w:bookmarkEnd w:id="642"/>
        <w:bookmarkEnd w:id="643"/>
        <w:bookmarkEnd w:id="644"/>
      </w:del>
    </w:p>
    <w:p w:rsidR="00486FDC" w:rsidRPr="007C437A" w:rsidRDefault="00915AFD">
      <w:pPr>
        <w:pStyle w:val="Titre4"/>
        <w:pPrChange w:id="645" w:author="Arthur Parmentier" w:date="2020-06-10T16:26:00Z">
          <w:pPr>
            <w:pStyle w:val="Titre3"/>
          </w:pPr>
        </w:pPrChange>
      </w:pPr>
      <w:bookmarkStart w:id="646" w:name="_Toc40025932"/>
      <w:r w:rsidRPr="007C437A">
        <w:t>A m</w:t>
      </w:r>
      <w:r w:rsidR="003706BA" w:rsidRPr="007C437A">
        <w:t>ultidisciplinary language</w:t>
      </w:r>
      <w:bookmarkEnd w:id="646"/>
    </w:p>
    <w:p w:rsidR="007F1E08" w:rsidRDefault="001875CF">
      <w:pPr>
        <w:rPr>
          <w:ins w:id="647" w:author="Arthur Parmentier" w:date="2020-06-07T18:47:00Z"/>
        </w:rPr>
      </w:pPr>
      <w:ins w:id="648" w:author="Arthur Parmentier" w:date="2020-06-06T15:41:00Z">
        <w:r w:rsidRPr="007C437A">
          <w:t xml:space="preserve">One of the most important development of SP </w:t>
        </w:r>
      </w:ins>
      <w:ins w:id="649" w:author="Arthur Parmentier" w:date="2020-06-06T15:47:00Z">
        <w:r w:rsidR="00AC50C0" w:rsidRPr="007C437A">
          <w:t xml:space="preserve">in the 90’s and later </w:t>
        </w:r>
      </w:ins>
      <w:ins w:id="650" w:author="Arthur Parmentier" w:date="2020-06-06T15:41:00Z">
        <w:r w:rsidRPr="007C437A">
          <w:t xml:space="preserve">is </w:t>
        </w:r>
      </w:ins>
      <w:ins w:id="651" w:author="Arthur Parmentier" w:date="2020-06-06T15:42:00Z">
        <w:r w:rsidRPr="007C437A">
          <w:t xml:space="preserve">its use with several disciplines: </w:t>
        </w:r>
      </w:ins>
      <w:ins w:id="652" w:author="Arthur Parmentier" w:date="2020-06-06T15:43:00Z">
        <w:r w:rsidRPr="007C437A">
          <w:t xml:space="preserve">music, dance, acting, </w:t>
        </w:r>
      </w:ins>
      <w:ins w:id="653" w:author="Arthur Parmentier" w:date="2020-06-06T15:44:00Z">
        <w:r w:rsidR="00BA026A" w:rsidRPr="007C437A">
          <w:t xml:space="preserve">all visual arts, sculpture… </w:t>
        </w:r>
      </w:ins>
      <w:ins w:id="654" w:author="Arthur Parmentier" w:date="2020-06-06T15:45:00Z">
        <w:r w:rsidR="00BA026A" w:rsidRPr="007C437A">
          <w:t xml:space="preserve">Recently, SP was </w:t>
        </w:r>
      </w:ins>
      <w:ins w:id="655" w:author="Arthur Parmentier" w:date="2020-06-07T19:23:00Z">
        <w:r w:rsidR="00582372">
          <w:t xml:space="preserve">even </w:t>
        </w:r>
      </w:ins>
      <w:ins w:id="656" w:author="Arthur Parmentier" w:date="2020-06-06T15:45:00Z">
        <w:r w:rsidR="00BA026A" w:rsidRPr="007C437A">
          <w:t>used to control a swarm of drones</w:t>
        </w:r>
      </w:ins>
      <w:customXmlInsRangeStart w:id="657" w:author="Arthur Parmentier" w:date="2020-06-10T18:45:00Z"/>
      <w:sdt>
        <w:sdtPr>
          <w:id w:val="524600816"/>
          <w:citation/>
        </w:sdtPr>
        <w:sdtContent>
          <w:customXmlInsRangeEnd w:id="657"/>
          <w:ins w:id="658" w:author="Arthur Parmentier" w:date="2020-06-10T18:45:00Z">
            <w:r w:rsidR="00402BCD">
              <w:fldChar w:fldCharType="begin"/>
            </w:r>
          </w:ins>
          <w:ins w:id="659" w:author="Arthur Parmentier" w:date="2020-06-10T19:08:00Z">
            <w:r w:rsidR="007C08B8">
              <w:instrText xml:space="preserve">CITATION Nad17 \l 1036 </w:instrText>
            </w:r>
          </w:ins>
          <w:r w:rsidR="00402BCD">
            <w:fldChar w:fldCharType="separate"/>
          </w:r>
          <w:r w:rsidR="00304C55">
            <w:rPr>
              <w:noProof/>
            </w:rPr>
            <w:t xml:space="preserve"> (Couture, Bottecchia, Chaumette, Cecconello, &amp; Rekalde, 2017)</w:t>
          </w:r>
          <w:ins w:id="660" w:author="Arthur Parmentier" w:date="2020-06-10T18:45:00Z">
            <w:r w:rsidR="00402BCD">
              <w:fldChar w:fldCharType="end"/>
            </w:r>
          </w:ins>
          <w:customXmlInsRangeStart w:id="661" w:author="Arthur Parmentier" w:date="2020-06-10T18:45:00Z"/>
        </w:sdtContent>
      </w:sdt>
      <w:customXmlInsRangeEnd w:id="661"/>
      <w:ins w:id="662" w:author="Arthur Parmentier" w:date="2020-06-07T19:24:00Z">
        <w:r w:rsidR="00D15826">
          <w:t xml:space="preserve">, showing the </w:t>
        </w:r>
      </w:ins>
      <w:ins w:id="663" w:author="Arthur Parmentier" w:date="2020-06-07T19:25:00Z">
        <w:r w:rsidR="00D15826">
          <w:t>diversity of instruments and disciplines it can be meaningful to.</w:t>
        </w:r>
      </w:ins>
    </w:p>
    <w:p w:rsidR="00E06654" w:rsidRDefault="00E06654">
      <w:pPr>
        <w:rPr>
          <w:ins w:id="664" w:author="Arthur Parmentier" w:date="2020-06-07T18:49:00Z"/>
        </w:rPr>
      </w:pPr>
      <w:ins w:id="665" w:author="Arthur Parmentier" w:date="2020-06-07T18:47:00Z">
        <w:r>
          <w:t xml:space="preserve">Walter explains </w:t>
        </w:r>
      </w:ins>
      <w:ins w:id="666" w:author="Arthur Parmentier" w:date="2020-06-07T18:49:00Z">
        <w:r>
          <w:t xml:space="preserve">that “Performers first learning Soundpainting won’t relate it to any specific discipline because of its multidisciplinary applications. </w:t>
        </w:r>
      </w:ins>
      <w:ins w:id="667" w:author="Arthur Parmentier" w:date="2020-06-07T18:50:00Z">
        <w:r>
          <w:t>[He]</w:t>
        </w:r>
      </w:ins>
      <w:ins w:id="668" w:author="Arthur Parmentier" w:date="2020-06-07T18:49:00Z">
        <w:r>
          <w:t xml:space="preserve"> created many of the gestures from concepts found in theatre, music, dancing, visual arts, and happenings in everyday life. Since Soundpainting is a not a discipline-based language dancers, musicians, actors, and visual artists never have difficulty understanding the meaning of the gestures.</w:t>
        </w:r>
      </w:ins>
      <w:ins w:id="669" w:author="Arthur Parmentier" w:date="2020-06-07T18:50:00Z">
        <w:r w:rsidR="008E2F19">
          <w:t>”</w:t>
        </w:r>
      </w:ins>
    </w:p>
    <w:p w:rsidR="00E06654" w:rsidRDefault="008E2F19">
      <w:pPr>
        <w:rPr>
          <w:ins w:id="670" w:author="Arthur Parmentier" w:date="2020-06-07T18:51:00Z"/>
        </w:rPr>
      </w:pPr>
      <w:ins w:id="671" w:author="Arthur Parmentier" w:date="2020-06-07T18:50:00Z">
        <w:r>
          <w:t>To the question “</w:t>
        </w:r>
      </w:ins>
      <w:ins w:id="672" w:author="Arthur Parmentier" w:date="2020-06-07T18:49:00Z">
        <w:r w:rsidR="00E06654">
          <w:t>Are all your gestures intended to be interpretable by both musicians and dancers?</w:t>
        </w:r>
      </w:ins>
      <w:ins w:id="673" w:author="Arthur Parmentier" w:date="2020-06-07T18:50:00Z">
        <w:r>
          <w:t>”, he answers: “</w:t>
        </w:r>
      </w:ins>
      <w:ins w:id="674" w:author="Arthur Parmentier" w:date="2020-06-07T18:49:00Z">
        <w:r w:rsidR="00E06654">
          <w:t>Yes. That is to say, all the Sculpting gestures – the gestures indicating what content to be performed. Of course, there are gestures such as C Major 7 Chord and Jump that are obviously discipline-specific but most of the gestures traverse the disciplines</w:t>
        </w:r>
      </w:ins>
      <w:ins w:id="675" w:author="Arthur Parmentier" w:date="2020-06-07T18:50:00Z">
        <w:r>
          <w:t>”</w:t>
        </w:r>
      </w:ins>
      <w:customXmlInsRangeStart w:id="676" w:author="Arthur Parmentier" w:date="2020-06-10T18:53:00Z"/>
      <w:sdt>
        <w:sdtPr>
          <w:id w:val="-967273244"/>
          <w:citation/>
        </w:sdtPr>
        <w:sdtContent>
          <w:customXmlInsRangeEnd w:id="676"/>
          <w:ins w:id="677" w:author="Arthur Parmentier" w:date="2020-06-10T18:53:00Z">
            <w:r w:rsidR="00F23C57">
              <w:fldChar w:fldCharType="begin"/>
            </w:r>
          </w:ins>
          <w:ins w:id="678" w:author="Arthur Parmentier" w:date="2020-06-10T19:07:00Z">
            <w:r w:rsidR="007C08B8">
              <w:instrText xml:space="preserve">CITATION Hel \l 1036 </w:instrText>
            </w:r>
          </w:ins>
          <w:r w:rsidR="00F23C57">
            <w:fldChar w:fldCharType="separate"/>
          </w:r>
          <w:r w:rsidR="00304C55">
            <w:rPr>
              <w:noProof/>
            </w:rPr>
            <w:t xml:space="preserve"> (Minors &amp; Thompson, s.d.)</w:t>
          </w:r>
          <w:ins w:id="679" w:author="Arthur Parmentier" w:date="2020-06-10T18:53:00Z">
            <w:r w:rsidR="00F23C57">
              <w:fldChar w:fldCharType="end"/>
            </w:r>
          </w:ins>
          <w:customXmlInsRangeStart w:id="680" w:author="Arthur Parmentier" w:date="2020-06-10T18:53:00Z"/>
        </w:sdtContent>
      </w:sdt>
      <w:customXmlInsRangeEnd w:id="680"/>
      <w:ins w:id="681" w:author="Arthur Parmentier" w:date="2020-06-10T18:54:00Z">
        <w:r w:rsidR="007F36A9">
          <w:t>.</w:t>
        </w:r>
      </w:ins>
    </w:p>
    <w:p w:rsidR="00736EF4" w:rsidRPr="007C437A" w:rsidRDefault="008538C8">
      <w:pPr>
        <w:rPr>
          <w:ins w:id="682" w:author="Arthur Parmentier" w:date="2020-06-06T15:19:00Z"/>
        </w:rPr>
      </w:pPr>
      <w:ins w:id="683" w:author="Arthur Parmentier" w:date="2020-06-07T18:51:00Z">
        <w:r>
          <w:lastRenderedPageBreak/>
          <w:t xml:space="preserve">The </w:t>
        </w:r>
      </w:ins>
      <w:ins w:id="684" w:author="Arthur Parmentier" w:date="2020-06-07T19:25:00Z">
        <w:r w:rsidR="00352C06">
          <w:t xml:space="preserve">multi-disciplinary component of SP is now at the core of its </w:t>
        </w:r>
      </w:ins>
      <w:ins w:id="685" w:author="Arthur Parmentier" w:date="2020-06-07T19:26:00Z">
        <w:r w:rsidR="00352C06">
          <w:t>definition, although at first it was designed for musicians. We will see in a next part of this report what mechanisms allowed to extend the language to several disciplines.</w:t>
        </w:r>
      </w:ins>
    </w:p>
    <w:p w:rsidR="003706BA" w:rsidRPr="007C437A" w:rsidDel="00AC50C0" w:rsidRDefault="00C75BE3">
      <w:pPr>
        <w:rPr>
          <w:del w:id="686" w:author="Arthur Parmentier" w:date="2020-06-06T15:47:00Z"/>
        </w:rPr>
      </w:pPr>
      <w:del w:id="687" w:author="Arthur Parmentier" w:date="2020-06-06T15:47:00Z">
        <w:r w:rsidRPr="007C437A" w:rsidDel="00AC50C0">
          <w:delText>SP not limited to music performance. Signs started to be created by W himself from 90+ for multidisciplinary performance.</w:delText>
        </w:r>
        <w:bookmarkStart w:id="688" w:name="_Toc42449725"/>
        <w:bookmarkStart w:id="689" w:name="_Toc42449807"/>
        <w:bookmarkStart w:id="690" w:name="_Toc42549984"/>
        <w:bookmarkStart w:id="691" w:name="_Toc42550077"/>
        <w:bookmarkEnd w:id="688"/>
        <w:bookmarkEnd w:id="689"/>
        <w:bookmarkEnd w:id="690"/>
        <w:bookmarkEnd w:id="691"/>
      </w:del>
    </w:p>
    <w:p w:rsidR="00C75BE3" w:rsidRDefault="00C75BE3">
      <w:pPr>
        <w:pStyle w:val="Titre4"/>
        <w:rPr>
          <w:ins w:id="692" w:author="Arthur Parmentier" w:date="2020-06-07T18:02:00Z"/>
        </w:rPr>
        <w:pPrChange w:id="693" w:author="Arthur Parmentier" w:date="2020-06-10T16:26:00Z">
          <w:pPr>
            <w:pStyle w:val="Titre3"/>
          </w:pPr>
        </w:pPrChange>
      </w:pPr>
      <w:bookmarkStart w:id="694" w:name="_Toc40025933"/>
      <w:r w:rsidRPr="007C437A">
        <w:t xml:space="preserve">Fertility in Europe, </w:t>
      </w:r>
      <w:r w:rsidR="00ED2072" w:rsidRPr="007C437A">
        <w:t xml:space="preserve">worldwide </w:t>
      </w:r>
      <w:r w:rsidRPr="007C437A">
        <w:t>spread</w:t>
      </w:r>
      <w:r w:rsidR="00ED2072" w:rsidRPr="007C437A">
        <w:t xml:space="preserve"> in </w:t>
      </w:r>
      <w:del w:id="695" w:author="Arthur Parmentier" w:date="2020-06-07T17:56:00Z">
        <w:r w:rsidR="00ED2072" w:rsidRPr="007C437A" w:rsidDel="00252940">
          <w:delText xml:space="preserve">modern </w:delText>
        </w:r>
      </w:del>
      <w:ins w:id="696" w:author="Arthur Parmentier" w:date="2020-06-07T17:56:00Z">
        <w:r w:rsidR="00252940">
          <w:t>Western</w:t>
        </w:r>
        <w:r w:rsidR="00252940" w:rsidRPr="007C437A">
          <w:t xml:space="preserve"> </w:t>
        </w:r>
      </w:ins>
      <w:r w:rsidR="00ED2072" w:rsidRPr="007C437A">
        <w:t>societ</w:t>
      </w:r>
      <w:ins w:id="697" w:author="Arthur Parmentier" w:date="2020-06-07T19:27:00Z">
        <w:r w:rsidR="004E5194">
          <w:t>ies</w:t>
        </w:r>
      </w:ins>
      <w:del w:id="698" w:author="Arthur Parmentier" w:date="2020-06-07T17:57:00Z">
        <w:r w:rsidR="00ED2072" w:rsidRPr="007C437A" w:rsidDel="00252940">
          <w:delText>i</w:delText>
        </w:r>
      </w:del>
      <w:del w:id="699" w:author="Arthur Parmentier" w:date="2020-06-07T17:56:00Z">
        <w:r w:rsidR="00ED2072" w:rsidRPr="007C437A" w:rsidDel="00252940">
          <w:delText>es</w:delText>
        </w:r>
      </w:del>
      <w:bookmarkEnd w:id="694"/>
      <w:ins w:id="700" w:author="Arthur Parmentier" w:date="2020-06-06T15:57:00Z">
        <w:r w:rsidR="00FA052A" w:rsidRPr="007C437A">
          <w:t>, the constr</w:t>
        </w:r>
      </w:ins>
      <w:ins w:id="701" w:author="Arthur Parmentier" w:date="2020-06-06T15:58:00Z">
        <w:r w:rsidR="00FA052A" w:rsidRPr="007C437A">
          <w:t xml:space="preserve">uction of a community and the beginning of the </w:t>
        </w:r>
      </w:ins>
      <w:ins w:id="702" w:author="Arthur Parmentier" w:date="2020-06-06T15:59:00Z">
        <w:r w:rsidR="00FA052A" w:rsidRPr="007C437A">
          <w:t>normalization of SP</w:t>
        </w:r>
      </w:ins>
    </w:p>
    <w:p w:rsidR="00514370" w:rsidRPr="00514370" w:rsidRDefault="00514370">
      <w:pPr>
        <w:pStyle w:val="Titre5"/>
        <w:rPr>
          <w:rPrChange w:id="703" w:author="Arthur Parmentier" w:date="2020-06-07T18:02:00Z">
            <w:rPr/>
          </w:rPrChange>
        </w:rPr>
        <w:pPrChange w:id="704" w:author="Arthur Parmentier" w:date="2020-06-10T16:26:00Z">
          <w:pPr>
            <w:pStyle w:val="Titre3"/>
          </w:pPr>
        </w:pPrChange>
      </w:pPr>
      <w:ins w:id="705" w:author="Arthur Parmentier" w:date="2020-06-07T18:02:00Z">
        <w:r>
          <w:t>An important spread and growth in Western soci</w:t>
        </w:r>
      </w:ins>
      <w:ins w:id="706" w:author="Arthur Parmentier" w:date="2020-06-07T18:03:00Z">
        <w:r>
          <w:t>eties</w:t>
        </w:r>
      </w:ins>
    </w:p>
    <w:p w:rsidR="002676CA" w:rsidRPr="007C437A" w:rsidRDefault="002676CA">
      <w:r w:rsidRPr="007C437A">
        <w:t xml:space="preserve">Walter gave his first SP workshop in Europe in the late 90’s and found a very fertile ground for </w:t>
      </w:r>
      <w:ins w:id="707" w:author="Arthur Parmentier" w:date="2020-06-07T19:28:00Z">
        <w:r w:rsidR="00AE7556">
          <w:t xml:space="preserve">the growth of </w:t>
        </w:r>
      </w:ins>
      <w:r w:rsidRPr="007C437A">
        <w:t xml:space="preserve">Soundpainting in France, which </w:t>
      </w:r>
      <w:ins w:id="708" w:author="Arthur Parmentier" w:date="2020-06-07T19:28:00Z">
        <w:r w:rsidR="00AA760B">
          <w:t>is now</w:t>
        </w:r>
      </w:ins>
      <w:del w:id="709" w:author="Arthur Parmentier" w:date="2020-06-07T19:28:00Z">
        <w:r w:rsidRPr="007C437A" w:rsidDel="00AA760B">
          <w:delText>now has</w:delText>
        </w:r>
      </w:del>
      <w:r w:rsidRPr="007C437A">
        <w:t xml:space="preserve"> probably </w:t>
      </w:r>
      <w:ins w:id="710" w:author="Arthur Parmentier" w:date="2020-06-07T19:28:00Z">
        <w:r w:rsidR="00AA760B">
          <w:t>its</w:t>
        </w:r>
      </w:ins>
      <w:del w:id="711" w:author="Arthur Parmentier" w:date="2020-06-07T19:28:00Z">
        <w:r w:rsidRPr="007C437A" w:rsidDel="00AA760B">
          <w:delText>the</w:delText>
        </w:r>
      </w:del>
      <w:r w:rsidRPr="007C437A">
        <w:t xml:space="preserve"> largest </w:t>
      </w:r>
      <w:del w:id="712" w:author="Arthur Parmentier" w:date="2020-06-07T19:28:00Z">
        <w:r w:rsidRPr="007C437A" w:rsidDel="00AA760B">
          <w:delText xml:space="preserve">SP </w:delText>
        </w:r>
      </w:del>
      <w:r w:rsidRPr="007C437A">
        <w:t>community over the world.</w:t>
      </w:r>
    </w:p>
    <w:p w:rsidR="00252940" w:rsidRDefault="009A2092">
      <w:pPr>
        <w:rPr>
          <w:ins w:id="713" w:author="Arthur Parmentier" w:date="2020-06-07T18:03:00Z"/>
        </w:rPr>
      </w:pPr>
      <w:del w:id="714" w:author="Arthur Parmentier" w:date="2020-06-07T19:28:00Z">
        <w:r w:rsidRPr="007C437A" w:rsidDel="007B6B04">
          <w:delText xml:space="preserve">Today, </w:delText>
        </w:r>
      </w:del>
      <w:r w:rsidRPr="007C437A">
        <w:t xml:space="preserve">Soundpainting is </w:t>
      </w:r>
      <w:ins w:id="715" w:author="Arthur Parmentier" w:date="2020-06-07T19:28:00Z">
        <w:r w:rsidR="007B6B04">
          <w:t xml:space="preserve">now </w:t>
        </w:r>
      </w:ins>
      <w:r w:rsidRPr="007C437A">
        <w:t>used for on</w:t>
      </w:r>
      <w:ins w:id="716" w:author="Arthur Parmentier" w:date="2020-06-06T15:49:00Z">
        <w:r w:rsidR="00F479B2" w:rsidRPr="007C437A">
          <w:t xml:space="preserve"> </w:t>
        </w:r>
      </w:ins>
      <w:del w:id="717" w:author="Arthur Parmentier" w:date="2020-06-06T15:50:00Z">
        <w:r w:rsidRPr="007C437A" w:rsidDel="00F479B2">
          <w:delText xml:space="preserve"> </w:delText>
        </w:r>
      </w:del>
      <w:r w:rsidRPr="007C437A">
        <w:t xml:space="preserve">every </w:t>
      </w:r>
      <w:ins w:id="718" w:author="Arthur Parmentier" w:date="2020-06-06T15:50:00Z">
        <w:r w:rsidR="00F479B2" w:rsidRPr="007C437A">
          <w:t xml:space="preserve">populated </w:t>
        </w:r>
      </w:ins>
      <w:r w:rsidRPr="007C437A">
        <w:t>continent</w:t>
      </w:r>
      <w:ins w:id="719" w:author="Arthur Parmentier" w:date="2020-06-06T15:59:00Z">
        <w:r w:rsidR="00FA052A" w:rsidRPr="007C437A">
          <w:t xml:space="preserve">, especially in </w:t>
        </w:r>
      </w:ins>
      <w:ins w:id="720" w:author="Arthur Parmentier" w:date="2020-06-07T17:48:00Z">
        <w:r w:rsidR="00053756">
          <w:t>the Western world</w:t>
        </w:r>
      </w:ins>
      <w:ins w:id="721" w:author="Arthur Parmentier" w:date="2020-06-06T15:59:00Z">
        <w:r w:rsidR="00FA052A" w:rsidRPr="007C437A">
          <w:t>.</w:t>
        </w:r>
        <w:r w:rsidR="00FA052A" w:rsidRPr="007C437A">
          <w:rPr>
            <w:rStyle w:val="Appelnotedebasdep"/>
          </w:rPr>
          <w:footnoteReference w:id="1"/>
        </w:r>
      </w:ins>
      <w:ins w:id="736" w:author="Arthur Parmentier" w:date="2020-06-07T17:57:00Z">
        <w:r w:rsidR="00252940">
          <w:br/>
          <w:t>A</w:t>
        </w:r>
      </w:ins>
      <w:ins w:id="737" w:author="Arthur Parmentier" w:date="2020-06-07T17:58:00Z">
        <w:r w:rsidR="00252940">
          <w:t xml:space="preserve"> community is born around Walter Thompson</w:t>
        </w:r>
      </w:ins>
      <w:ins w:id="738" w:author="Arthur Parmentier" w:date="2020-06-07T18:00:00Z">
        <w:r w:rsidR="00F9296B">
          <w:t xml:space="preserve"> as we</w:t>
        </w:r>
      </w:ins>
      <w:ins w:id="739" w:author="Arthur Parmentier" w:date="2020-06-07T18:01:00Z">
        <w:r w:rsidR="00F9296B">
          <w:t>ll as several SP orchestras on top of the Walter Thompson</w:t>
        </w:r>
      </w:ins>
      <w:ins w:id="740" w:author="Arthur Parmentier" w:date="2020-06-07T18:02:00Z">
        <w:r w:rsidR="00F9296B">
          <w:t xml:space="preserve"> Orchestra which he started </w:t>
        </w:r>
        <w:proofErr w:type="spellStart"/>
        <w:r w:rsidR="00F9296B">
          <w:t>soundpainting</w:t>
        </w:r>
        <w:proofErr w:type="spellEnd"/>
        <w:r w:rsidR="00F9296B">
          <w:t xml:space="preserve"> with.</w:t>
        </w:r>
      </w:ins>
      <w:del w:id="741" w:author="Arthur Parmentier" w:date="2020-06-06T15:59:00Z">
        <w:r w:rsidRPr="007C437A" w:rsidDel="00FA052A">
          <w:delText xml:space="preserve"> and</w:delText>
        </w:r>
      </w:del>
    </w:p>
    <w:p w:rsidR="00514370" w:rsidRDefault="00514370">
      <w:pPr>
        <w:pStyle w:val="Titre5"/>
        <w:rPr>
          <w:ins w:id="742" w:author="Arthur Parmentier" w:date="2020-06-07T17:57:00Z"/>
        </w:rPr>
        <w:pPrChange w:id="743" w:author="Arthur Parmentier" w:date="2020-06-10T16:26:00Z">
          <w:pPr/>
        </w:pPrChange>
      </w:pPr>
      <w:ins w:id="744" w:author="Arthur Parmentier" w:date="2020-06-07T18:03:00Z">
        <w:r>
          <w:t xml:space="preserve">A living and expanding language </w:t>
        </w:r>
      </w:ins>
    </w:p>
    <w:p w:rsidR="009A2092" w:rsidRPr="007C437A" w:rsidDel="00FA052A" w:rsidRDefault="009A2092">
      <w:pPr>
        <w:rPr>
          <w:del w:id="745" w:author="Arthur Parmentier" w:date="2020-06-06T15:55:00Z"/>
        </w:rPr>
      </w:pPr>
      <w:del w:id="746" w:author="Arthur Parmentier" w:date="2020-06-06T15:59:00Z">
        <w:r w:rsidRPr="007C437A" w:rsidDel="00FA052A">
          <w:delText xml:space="preserve"> s</w:delText>
        </w:r>
      </w:del>
      <w:ins w:id="747" w:author="Arthur Parmentier" w:date="2020-06-06T15:59:00Z">
        <w:r w:rsidR="00FA052A" w:rsidRPr="007C437A">
          <w:t>S</w:t>
        </w:r>
      </w:ins>
      <w:r w:rsidRPr="007C437A">
        <w:t xml:space="preserve">everal artists created </w:t>
      </w:r>
      <w:ins w:id="748" w:author="Arthur Parmentier" w:date="2020-06-07T19:47:00Z">
        <w:r w:rsidR="00FC5FD3">
          <w:t>new sign</w:t>
        </w:r>
      </w:ins>
      <w:ins w:id="749" w:author="Arthur Parmentier" w:date="2020-06-07T19:50:00Z">
        <w:r w:rsidR="00531407">
          <w:t>s</w:t>
        </w:r>
      </w:ins>
      <w:del w:id="750" w:author="Arthur Parmentier" w:date="2020-06-07T19:47:00Z">
        <w:r w:rsidRPr="007C437A" w:rsidDel="00FC5FD3">
          <w:delText>their own signs</w:delText>
        </w:r>
      </w:del>
      <w:r w:rsidRPr="007C437A">
        <w:t xml:space="preserve"> for the</w:t>
      </w:r>
      <w:ins w:id="751" w:author="Arthur Parmentier" w:date="2020-06-07T19:47:00Z">
        <w:r w:rsidR="00FC5FD3">
          <w:t>ir own</w:t>
        </w:r>
      </w:ins>
      <w:r w:rsidRPr="007C437A">
        <w:t xml:space="preserve"> needs</w:t>
      </w:r>
      <w:ins w:id="752" w:author="Arthur Parmentier" w:date="2020-06-06T15:51:00Z">
        <w:r w:rsidR="00912BCC" w:rsidRPr="007C437A">
          <w:t xml:space="preserve"> </w:t>
        </w:r>
      </w:ins>
      <w:ins w:id="753" w:author="Arthur Parmentier" w:date="2020-06-07T19:47:00Z">
        <w:r w:rsidR="00FC5FD3">
          <w:t>with</w:t>
        </w:r>
      </w:ins>
      <w:ins w:id="754" w:author="Arthur Parmentier" w:date="2020-06-06T15:51:00Z">
        <w:r w:rsidR="00912BCC" w:rsidRPr="007C437A">
          <w:t xml:space="preserve"> their</w:t>
        </w:r>
      </w:ins>
      <w:del w:id="755" w:author="Arthur Parmentier" w:date="2020-06-06T15:51:00Z">
        <w:r w:rsidRPr="007C437A" w:rsidDel="00912BCC">
          <w:delText xml:space="preserve"> of their own</w:delText>
        </w:r>
      </w:del>
      <w:r w:rsidRPr="007C437A">
        <w:t xml:space="preserve"> </w:t>
      </w:r>
      <w:ins w:id="756" w:author="Arthur Parmentier" w:date="2020-06-07T19:47:00Z">
        <w:r w:rsidR="00FC5FD3">
          <w:t xml:space="preserve">particular </w:t>
        </w:r>
      </w:ins>
      <w:r w:rsidRPr="007C437A">
        <w:t>group</w:t>
      </w:r>
      <w:ins w:id="757" w:author="Arthur Parmentier" w:date="2020-06-06T15:51:00Z">
        <w:r w:rsidR="00912BCC" w:rsidRPr="007C437A">
          <w:t>s</w:t>
        </w:r>
      </w:ins>
      <w:r w:rsidRPr="007C437A">
        <w:t xml:space="preserve"> </w:t>
      </w:r>
      <w:ins w:id="758" w:author="Arthur Parmentier" w:date="2020-06-06T15:52:00Z">
        <w:r w:rsidR="00912BCC" w:rsidRPr="007C437A">
          <w:t>and</w:t>
        </w:r>
      </w:ins>
      <w:del w:id="759" w:author="Arthur Parmentier" w:date="2020-06-06T15:52:00Z">
        <w:r w:rsidRPr="007C437A" w:rsidDel="00912BCC">
          <w:delText>or</w:delText>
        </w:r>
      </w:del>
      <w:r w:rsidRPr="007C437A">
        <w:t xml:space="preserve"> </w:t>
      </w:r>
      <w:ins w:id="760" w:author="Arthur Parmentier" w:date="2020-06-06T15:52:00Z">
        <w:r w:rsidR="00912BCC" w:rsidRPr="007C437A">
          <w:t xml:space="preserve">performance </w:t>
        </w:r>
      </w:ins>
      <w:r w:rsidRPr="007C437A">
        <w:t>configuration</w:t>
      </w:r>
      <w:ins w:id="761" w:author="Arthur Parmentier" w:date="2020-06-06T15:52:00Z">
        <w:r w:rsidR="00912BCC" w:rsidRPr="007C437A">
          <w:t>s</w:t>
        </w:r>
      </w:ins>
      <w:ins w:id="762" w:author="Arthur Parmentier" w:date="2020-06-07T19:50:00Z">
        <w:r w:rsidR="00FE2852">
          <w:t>: the language has evolved with the contribution of new soundpai</w:t>
        </w:r>
      </w:ins>
      <w:ins w:id="763" w:author="Arthur Parmentier" w:date="2020-06-07T19:51:00Z">
        <w:r w:rsidR="00FE2852">
          <w:t>nters, creating now more than 1500 signs</w:t>
        </w:r>
      </w:ins>
      <w:r w:rsidRPr="007C437A">
        <w:t>.</w:t>
      </w:r>
      <w:ins w:id="764" w:author="Arthur Parmentier" w:date="2020-06-07T19:51:00Z">
        <w:r w:rsidR="00FE2852">
          <w:br/>
        </w:r>
      </w:ins>
      <w:ins w:id="765" w:author="Arthur Parmentier" w:date="2020-06-06T15:52:00Z">
        <w:r w:rsidR="00B74CBB" w:rsidRPr="007C437A">
          <w:t>T</w:t>
        </w:r>
      </w:ins>
      <w:ins w:id="766" w:author="Arthur Parmentier" w:date="2020-06-06T15:53:00Z">
        <w:r w:rsidR="00B74CBB" w:rsidRPr="007C437A">
          <w:t xml:space="preserve">hompson </w:t>
        </w:r>
      </w:ins>
      <w:ins w:id="767" w:author="Arthur Parmentier" w:date="2020-06-06T15:54:00Z">
        <w:r w:rsidR="00FA052A" w:rsidRPr="007C437A">
          <w:t>is still the main figure of SP and gave himself a special role in keeping the language normalized and un</w:t>
        </w:r>
      </w:ins>
      <w:ins w:id="768" w:author="Arthur Parmentier" w:date="2020-06-06T15:55:00Z">
        <w:r w:rsidR="00FA052A" w:rsidRPr="007C437A">
          <w:t xml:space="preserve">iversal. He leads </w:t>
        </w:r>
      </w:ins>
    </w:p>
    <w:p w:rsidR="006C4B1C" w:rsidRPr="007C437A" w:rsidDel="00FA052A" w:rsidRDefault="006C4B1C">
      <w:pPr>
        <w:rPr>
          <w:del w:id="769" w:author="Arthur Parmentier" w:date="2020-06-06T15:55:00Z"/>
        </w:rPr>
      </w:pPr>
      <w:del w:id="770" w:author="Arthur Parmentier" w:date="2020-06-06T15:55:00Z">
        <w:r w:rsidRPr="007C437A" w:rsidDel="00FA052A">
          <w:delText xml:space="preserve">Important point: W wants to make sure that the language stays normalized and universal. </w:delText>
        </w:r>
      </w:del>
      <w:ins w:id="771" w:author="Arthur Parmentier" w:date="2020-06-06T15:55:00Z">
        <w:r w:rsidR="00FA052A" w:rsidRPr="007C437A">
          <w:t>t</w:t>
        </w:r>
      </w:ins>
      <w:del w:id="772" w:author="Arthur Parmentier" w:date="2020-06-06T15:55:00Z">
        <w:r w:rsidRPr="007C437A" w:rsidDel="00FA052A">
          <w:delText>T</w:delText>
        </w:r>
      </w:del>
      <w:r w:rsidRPr="007C437A">
        <w:t>hink tanks,</w:t>
      </w:r>
      <w:ins w:id="773" w:author="Arthur Parmentier" w:date="2020-06-06T15:55:00Z">
        <w:r w:rsidR="00FA052A" w:rsidRPr="007C437A">
          <w:t xml:space="preserve"> community groups and discussions,</w:t>
        </w:r>
      </w:ins>
      <w:r w:rsidRPr="007C437A">
        <w:t xml:space="preserve"> </w:t>
      </w:r>
      <w:ins w:id="774" w:author="Arthur Parmentier" w:date="2020-06-06T15:55:00Z">
        <w:r w:rsidR="00FA052A" w:rsidRPr="007C437A">
          <w:t>the constr</w:t>
        </w:r>
      </w:ins>
      <w:ins w:id="775" w:author="Arthur Parmentier" w:date="2020-06-06T15:56:00Z">
        <w:r w:rsidR="00FA052A" w:rsidRPr="007C437A">
          <w:t xml:space="preserve">uction of </w:t>
        </w:r>
      </w:ins>
      <w:r w:rsidRPr="007C437A">
        <w:t>glossar</w:t>
      </w:r>
      <w:ins w:id="776" w:author="Arthur Parmentier" w:date="2020-06-06T15:55:00Z">
        <w:r w:rsidR="00FA052A" w:rsidRPr="007C437A">
          <w:t>ies</w:t>
        </w:r>
      </w:ins>
      <w:del w:id="777" w:author="Arthur Parmentier" w:date="2020-06-06T15:55:00Z">
        <w:r w:rsidRPr="007C437A" w:rsidDel="00FA052A">
          <w:delText>y</w:delText>
        </w:r>
      </w:del>
      <w:ins w:id="778" w:author="Arthur Parmentier" w:date="2020-06-06T15:55:00Z">
        <w:r w:rsidR="00FA052A" w:rsidRPr="007C437A">
          <w:t xml:space="preserve"> and </w:t>
        </w:r>
      </w:ins>
      <w:del w:id="779" w:author="Arthur Parmentier" w:date="2020-06-06T15:55:00Z">
        <w:r w:rsidRPr="007C437A" w:rsidDel="00FA052A">
          <w:delText>/</w:delText>
        </w:r>
      </w:del>
      <w:r w:rsidRPr="007C437A">
        <w:t>dictionar</w:t>
      </w:r>
      <w:ins w:id="780" w:author="Arthur Parmentier" w:date="2020-06-06T15:55:00Z">
        <w:r w:rsidR="00FA052A" w:rsidRPr="007C437A">
          <w:t>ies</w:t>
        </w:r>
      </w:ins>
      <w:del w:id="781" w:author="Arthur Parmentier" w:date="2020-06-06T15:55:00Z">
        <w:r w:rsidRPr="007C437A" w:rsidDel="00FA052A">
          <w:delText>y of signs, community relations…</w:delText>
        </w:r>
      </w:del>
    </w:p>
    <w:p w:rsidR="009A2092" w:rsidRPr="007C437A" w:rsidRDefault="00FA052A">
      <w:pPr>
        <w:rPr>
          <w:ins w:id="782" w:author="Arthur Parmentier" w:date="2020-06-06T15:56:00Z"/>
        </w:rPr>
      </w:pPr>
      <w:ins w:id="783" w:author="Arthur Parmentier" w:date="2020-06-06T15:55:00Z">
        <w:r w:rsidRPr="007C437A">
          <w:t xml:space="preserve"> </w:t>
        </w:r>
      </w:ins>
      <w:ins w:id="784" w:author="Arthur Parmentier" w:date="2020-06-06T15:56:00Z">
        <w:r w:rsidRPr="007C437A">
          <w:t>where the signs</w:t>
        </w:r>
      </w:ins>
      <w:ins w:id="785" w:author="Arthur Parmentier" w:date="2020-06-06T16:29:00Z">
        <w:r w:rsidR="008030DF" w:rsidRPr="007C437A">
          <w:t>, their meanings</w:t>
        </w:r>
      </w:ins>
      <w:ins w:id="786" w:author="Arthur Parmentier" w:date="2020-06-06T15:56:00Z">
        <w:r w:rsidRPr="007C437A">
          <w:t xml:space="preserve"> and uses are discussed.</w:t>
        </w:r>
      </w:ins>
    </w:p>
    <w:p w:rsidR="00FA052A" w:rsidRPr="007C437A" w:rsidRDefault="00B3767E">
      <w:ins w:id="787" w:author="Arthur Parmentier" w:date="2020-06-06T16:09:00Z">
        <w:r w:rsidRPr="007C437A">
          <w:t>T</w:t>
        </w:r>
      </w:ins>
      <w:ins w:id="788" w:author="Arthur Parmentier" w:date="2020-06-06T16:10:00Z">
        <w:r w:rsidRPr="007C437A">
          <w:t xml:space="preserve">wo conflictual views of on </w:t>
        </w:r>
      </w:ins>
      <w:ins w:id="789" w:author="Arthur Parmentier" w:date="2020-06-06T16:15:00Z">
        <w:r w:rsidRPr="007C437A">
          <w:t>SP</w:t>
        </w:r>
      </w:ins>
      <w:ins w:id="790" w:author="Arthur Parmentier" w:date="2020-06-06T16:10:00Z">
        <w:r w:rsidRPr="007C437A">
          <w:t xml:space="preserve"> are observed: </w:t>
        </w:r>
      </w:ins>
      <w:ins w:id="791" w:author="Arthur Parmentier" w:date="2020-06-06T16:13:00Z">
        <w:r w:rsidRPr="007C437A">
          <w:br/>
          <w:t>On one hand</w:t>
        </w:r>
      </w:ins>
      <w:ins w:id="792" w:author="Arthur Parmentier" w:date="2020-06-06T16:10:00Z">
        <w:r w:rsidRPr="007C437A">
          <w:t xml:space="preserve"> </w:t>
        </w:r>
      </w:ins>
      <w:ins w:id="793" w:author="Arthur Parmentier" w:date="2020-06-06T16:11:00Z">
        <w:r w:rsidRPr="007C437A">
          <w:t xml:space="preserve">the idea of SP as a language in constant evolution, whose rules and definitions are changing over time as people </w:t>
        </w:r>
      </w:ins>
      <w:ins w:id="794" w:author="Arthur Parmentier" w:date="2020-06-06T16:12:00Z">
        <w:r w:rsidRPr="007C437A">
          <w:t xml:space="preserve">transform </w:t>
        </w:r>
      </w:ins>
      <w:ins w:id="795" w:author="Arthur Parmentier" w:date="2020-06-06T16:11:00Z">
        <w:r w:rsidRPr="007C437A">
          <w:t xml:space="preserve">it for </w:t>
        </w:r>
      </w:ins>
      <w:ins w:id="796" w:author="Arthur Parmentier" w:date="2020-06-06T16:12:00Z">
        <w:r w:rsidRPr="007C437A">
          <w:t xml:space="preserve">their own use; an element of culture that </w:t>
        </w:r>
      </w:ins>
      <w:ins w:id="797" w:author="Arthur Parmentier" w:date="2020-06-06T16:13:00Z">
        <w:r w:rsidRPr="007C437A">
          <w:t>can fundamentally not be owned and controlled.</w:t>
        </w:r>
      </w:ins>
      <w:ins w:id="798" w:author="Arthur Parmentier" w:date="2020-06-06T16:14:00Z">
        <w:r w:rsidRPr="007C437A">
          <w:t xml:space="preserve"> This representation is close to the one of other languages whose diversit</w:t>
        </w:r>
      </w:ins>
      <w:ins w:id="799" w:author="Arthur Parmentier" w:date="2020-06-06T16:15:00Z">
        <w:r w:rsidRPr="007C437A">
          <w:t>ies and divergent evolutions are well-known throughout history.</w:t>
        </w:r>
      </w:ins>
      <w:ins w:id="800" w:author="Arthur Parmentier" w:date="2020-06-06T16:13:00Z">
        <w:r w:rsidRPr="007C437A">
          <w:br/>
          <w:t>On the other hand</w:t>
        </w:r>
      </w:ins>
      <w:ins w:id="801" w:author="Arthur Parmentier" w:date="2020-06-06T16:15:00Z">
        <w:r w:rsidRPr="007C437A">
          <w:t xml:space="preserve">, </w:t>
        </w:r>
        <w:r w:rsidR="0053613D" w:rsidRPr="007C437A">
          <w:t>SP is considered as a creation</w:t>
        </w:r>
      </w:ins>
      <w:ins w:id="802" w:author="Arthur Parmentier" w:date="2020-06-06T16:16:00Z">
        <w:r w:rsidR="0053613D" w:rsidRPr="007C437A">
          <w:t xml:space="preserve"> (moreover, with a living creator)</w:t>
        </w:r>
      </w:ins>
      <w:ins w:id="803" w:author="Arthur Parmentier" w:date="2020-06-06T16:17:00Z">
        <w:r w:rsidR="0053613D" w:rsidRPr="007C437A">
          <w:t xml:space="preserve"> </w:t>
        </w:r>
      </w:ins>
      <w:ins w:id="804" w:author="Arthur Parmentier" w:date="2020-06-06T16:20:00Z">
        <w:r w:rsidR="0053613D" w:rsidRPr="007C437A">
          <w:t>that cannot legitimately be transformed by anyone under the same name and whose transformations must be discussed</w:t>
        </w:r>
      </w:ins>
      <w:ins w:id="805" w:author="Arthur Parmentier" w:date="2020-06-06T16:21:00Z">
        <w:r w:rsidR="0053613D" w:rsidRPr="007C437A">
          <w:t xml:space="preserve"> and eventually approved by its creator and the members of the community.</w:t>
        </w:r>
      </w:ins>
    </w:p>
    <w:p w:rsidR="009A2092" w:rsidRPr="007C437A" w:rsidRDefault="00B43E85">
      <w:pPr>
        <w:rPr>
          <w:ins w:id="806" w:author="Arthur Parmentier" w:date="2020-06-07T15:20:00Z"/>
        </w:rPr>
      </w:pPr>
      <w:ins w:id="807" w:author="Arthur Parmentier" w:date="2020-06-06T16:23:00Z">
        <w:r w:rsidRPr="007C437A">
          <w:t>Th</w:t>
        </w:r>
      </w:ins>
      <w:ins w:id="808" w:author="Arthur Parmentier" w:date="2020-06-06T16:24:00Z">
        <w:r w:rsidRPr="007C437A">
          <w:t xml:space="preserve">is conflict is also found in several societies between institutions that claim to have an authority on </w:t>
        </w:r>
      </w:ins>
      <w:ins w:id="809" w:author="Arthur Parmentier" w:date="2020-06-06T16:25:00Z">
        <w:r w:rsidRPr="007C437A">
          <w:t xml:space="preserve">both the syntactic rules of a language and its dictionary and </w:t>
        </w:r>
      </w:ins>
      <w:ins w:id="810" w:author="Arthur Parmentier" w:date="2020-06-06T16:26:00Z">
        <w:r w:rsidRPr="007C437A">
          <w:t xml:space="preserve">speakers who are constantly transforming the language </w:t>
        </w:r>
      </w:ins>
      <w:ins w:id="811" w:author="Arthur Parmentier" w:date="2020-06-06T16:28:00Z">
        <w:r w:rsidR="00651357" w:rsidRPr="007C437A">
          <w:t>irrespectively of the</w:t>
        </w:r>
      </w:ins>
      <w:ins w:id="812" w:author="Arthur Parmentier" w:date="2020-06-06T16:26:00Z">
        <w:r w:rsidRPr="007C437A">
          <w:t xml:space="preserve"> approv</w:t>
        </w:r>
      </w:ins>
      <w:ins w:id="813" w:author="Arthur Parmentier" w:date="2020-06-06T16:28:00Z">
        <w:r w:rsidR="00651357" w:rsidRPr="007C437A">
          <w:t>al</w:t>
        </w:r>
      </w:ins>
      <w:ins w:id="814" w:author="Arthur Parmentier" w:date="2020-06-06T16:26:00Z">
        <w:r w:rsidRPr="007C437A">
          <w:t xml:space="preserve"> </w:t>
        </w:r>
      </w:ins>
      <w:ins w:id="815" w:author="Arthur Parmentier" w:date="2020-06-06T16:29:00Z">
        <w:r w:rsidR="00651357" w:rsidRPr="007C437A">
          <w:t>or control of</w:t>
        </w:r>
      </w:ins>
      <w:ins w:id="816" w:author="Arthur Parmentier" w:date="2020-06-06T16:26:00Z">
        <w:r w:rsidRPr="007C437A">
          <w:t xml:space="preserve"> these institution</w:t>
        </w:r>
      </w:ins>
      <w:ins w:id="817" w:author="Arthur Parmentier" w:date="2020-06-06T16:29:00Z">
        <w:r w:rsidR="00651357" w:rsidRPr="007C437A">
          <w:t>s.</w:t>
        </w:r>
      </w:ins>
      <w:ins w:id="818" w:author="Arthur Parmentier" w:date="2020-06-09T19:21:00Z">
        <w:r w:rsidR="00D9676B">
          <w:t xml:space="preserve"> </w:t>
        </w:r>
      </w:ins>
    </w:p>
    <w:p w:rsidR="00F65D6B" w:rsidRPr="007C437A" w:rsidRDefault="00F65D6B">
      <w:pPr>
        <w:rPr>
          <w:ins w:id="819" w:author="Arthur Parmentier" w:date="2020-06-06T16:29:00Z"/>
        </w:rPr>
      </w:pPr>
      <w:ins w:id="820" w:author="Arthur Parmentier" w:date="2020-06-07T15:20:00Z">
        <w:r w:rsidRPr="007C437A">
          <w:t>In his WB2, Thompson writes: “In order to address the needs of growth and to keep the language from spreading into hundre</w:t>
        </w:r>
      </w:ins>
      <w:ins w:id="821" w:author="Arthur Parmentier" w:date="2020-06-07T15:21:00Z">
        <w:r w:rsidRPr="007C437A">
          <w:t>ds of separate dialects or patois, each year experienced Soundpainters come together to further develop the language in what are known as Soundpainting Think Thanks”.</w:t>
        </w:r>
      </w:ins>
    </w:p>
    <w:p w:rsidR="003724FD" w:rsidRDefault="00B16E7C">
      <w:pPr>
        <w:rPr>
          <w:ins w:id="822" w:author="Arthur Parmentier" w:date="2020-06-07T18:54:00Z"/>
        </w:rPr>
      </w:pPr>
      <w:ins w:id="823" w:author="Arthur Parmentier" w:date="2020-06-06T16:30:00Z">
        <w:r w:rsidRPr="007C437A">
          <w:lastRenderedPageBreak/>
          <w:t>The</w:t>
        </w:r>
      </w:ins>
      <w:ins w:id="824" w:author="Arthur Parmentier" w:date="2020-06-06T16:34:00Z">
        <w:r w:rsidRPr="007C437A">
          <w:t xml:space="preserve"> need for normalization and the</w:t>
        </w:r>
      </w:ins>
      <w:ins w:id="825" w:author="Arthur Parmentier" w:date="2020-06-06T16:30:00Z">
        <w:r w:rsidRPr="007C437A">
          <w:t xml:space="preserve"> concern that a language might drift and be so split apart that t</w:t>
        </w:r>
      </w:ins>
      <w:ins w:id="826" w:author="Arthur Parmentier" w:date="2020-06-06T16:31:00Z">
        <w:r w:rsidRPr="007C437A">
          <w:t xml:space="preserve">wo speakers would have trouble understanding each other </w:t>
        </w:r>
      </w:ins>
      <w:ins w:id="827" w:author="Arthur Parmentier" w:date="2020-06-06T16:34:00Z">
        <w:r w:rsidRPr="007C437A">
          <w:t>are</w:t>
        </w:r>
      </w:ins>
      <w:ins w:id="828" w:author="Arthur Parmentier" w:date="2020-06-06T16:31:00Z">
        <w:r w:rsidRPr="007C437A">
          <w:t xml:space="preserve"> also found </w:t>
        </w:r>
      </w:ins>
      <w:ins w:id="829" w:author="Arthur Parmentier" w:date="2020-06-06T16:35:00Z">
        <w:r w:rsidRPr="007C437A">
          <w:t xml:space="preserve">with </w:t>
        </w:r>
      </w:ins>
      <w:ins w:id="830" w:author="Arthur Parmentier" w:date="2020-06-06T16:34:00Z">
        <w:r w:rsidRPr="007C437A">
          <w:t>other sign languages</w:t>
        </w:r>
      </w:ins>
      <w:ins w:id="831" w:author="Arthur Parmentier" w:date="2020-06-06T16:35:00Z">
        <w:r w:rsidR="00A025BD" w:rsidRPr="007C437A">
          <w:t>. For instance in France, where SP</w:t>
        </w:r>
      </w:ins>
      <w:ins w:id="832" w:author="Arthur Parmentier" w:date="2020-06-06T16:36:00Z">
        <w:r w:rsidR="00A025BD" w:rsidRPr="007C437A">
          <w:t xml:space="preserve"> has grown rapidly, we can find a lot of divergent views </w:t>
        </w:r>
      </w:ins>
      <w:ins w:id="833" w:author="Arthur Parmentier" w:date="2020-06-06T16:38:00Z">
        <w:r w:rsidR="00057697" w:rsidRPr="007C437A">
          <w:t>on</w:t>
        </w:r>
      </w:ins>
      <w:ins w:id="834" w:author="Arthur Parmentier" w:date="2020-06-06T16:36:00Z">
        <w:r w:rsidR="00A025BD" w:rsidRPr="007C437A">
          <w:t xml:space="preserve"> the French Sign Language which alth</w:t>
        </w:r>
      </w:ins>
      <w:ins w:id="835" w:author="Arthur Parmentier" w:date="2020-06-06T16:37:00Z">
        <w:r w:rsidR="00A025BD" w:rsidRPr="007C437A">
          <w:t>ough being much older, has a number of speakers relatively low</w:t>
        </w:r>
      </w:ins>
      <w:ins w:id="836" w:author="Arthur Parmentier" w:date="2020-06-06T16:38:00Z">
        <w:r w:rsidR="00A025BD" w:rsidRPr="007C437A">
          <w:t xml:space="preserve"> who only recently in history started forming a visible community and has</w:t>
        </w:r>
      </w:ins>
      <w:ins w:id="837" w:author="Arthur Parmentier" w:date="2020-06-06T16:37:00Z">
        <w:r w:rsidR="00A025BD" w:rsidRPr="007C437A">
          <w:t xml:space="preserve"> very little literature that describes its grammatical rules and structure.</w:t>
        </w:r>
      </w:ins>
      <w:ins w:id="838" w:author="Arthur Parmentier" w:date="2020-06-06T16:32:00Z">
        <w:r w:rsidRPr="007C437A">
          <w:rPr>
            <w:rStyle w:val="Appelnotedebasdep"/>
          </w:rPr>
          <w:footnoteReference w:id="2"/>
        </w:r>
      </w:ins>
      <w:ins w:id="848" w:author="Arthur Parmentier" w:date="2020-06-06T16:59:00Z">
        <w:r w:rsidR="003724FD" w:rsidRPr="007C437A">
          <w:br/>
        </w:r>
      </w:ins>
      <w:ins w:id="849" w:author="Arthur Parmentier" w:date="2020-06-06T17:00:00Z">
        <w:r w:rsidR="003724FD" w:rsidRPr="007C437A">
          <w:t xml:space="preserve">It is often said that “there are no mistakes in SP” </w:t>
        </w:r>
      </w:ins>
      <w:ins w:id="850" w:author="Arthur Parmentier" w:date="2020-06-06T17:01:00Z">
        <w:r w:rsidR="003724FD" w:rsidRPr="007C437A">
          <w:t xml:space="preserve">and Thompson’s view is that “It is much more interesting and challenging to </w:t>
        </w:r>
        <w:proofErr w:type="spellStart"/>
        <w:r w:rsidR="003724FD" w:rsidRPr="007C437A">
          <w:t>Soundpaint</w:t>
        </w:r>
        <w:proofErr w:type="spellEnd"/>
        <w:r w:rsidR="003724FD" w:rsidRPr="007C437A">
          <w:t xml:space="preserve"> with the so-called mistake than to acknowledge one has been made. [His] experience has been that composing with the mistake is quite often a more interesting direction to take the composition than any I could think of.”</w:t>
        </w:r>
      </w:ins>
      <w:ins w:id="851" w:author="Arthur Parmentier" w:date="2020-06-10T18:55:00Z">
        <w:r w:rsidR="00713157">
          <w:t xml:space="preserve"> </w:t>
        </w:r>
      </w:ins>
      <w:customXmlInsRangeStart w:id="852" w:author="Arthur Parmentier" w:date="2020-06-10T18:55:00Z"/>
      <w:sdt>
        <w:sdtPr>
          <w:id w:val="-1695230337"/>
          <w:citation/>
        </w:sdtPr>
        <w:sdtContent>
          <w:customXmlInsRangeEnd w:id="852"/>
          <w:ins w:id="853" w:author="Arthur Parmentier" w:date="2020-06-10T18:55:00Z">
            <w:r w:rsidR="00713157">
              <w:fldChar w:fldCharType="begin"/>
            </w:r>
          </w:ins>
          <w:ins w:id="854" w:author="Arthur Parmentier" w:date="2020-06-10T19:07:00Z">
            <w:r w:rsidR="007C08B8" w:rsidRPr="008C0EC1">
              <w:rPr>
                <w:rPrChange w:id="855" w:author="Arthur Parmentier" w:date="2020-06-11T11:42:00Z">
                  <w:rPr>
                    <w:lang w:val="fr-FR"/>
                  </w:rPr>
                </w:rPrChange>
              </w:rPr>
              <w:instrText xml:space="preserve">CITATION Hel \l 1036 </w:instrText>
            </w:r>
          </w:ins>
          <w:r w:rsidR="00713157">
            <w:fldChar w:fldCharType="separate"/>
          </w:r>
          <w:r w:rsidR="00304C55" w:rsidRPr="008C0EC1">
            <w:rPr>
              <w:noProof/>
              <w:rPrChange w:id="856" w:author="Arthur Parmentier" w:date="2020-06-11T11:42:00Z">
                <w:rPr>
                  <w:noProof/>
                  <w:lang w:val="fr-FR"/>
                </w:rPr>
              </w:rPrChange>
            </w:rPr>
            <w:t>(Minors &amp; Thompson, s.d.)</w:t>
          </w:r>
          <w:ins w:id="857" w:author="Arthur Parmentier" w:date="2020-06-10T18:55:00Z">
            <w:r w:rsidR="00713157">
              <w:fldChar w:fldCharType="end"/>
            </w:r>
          </w:ins>
          <w:customXmlInsRangeStart w:id="858" w:author="Arthur Parmentier" w:date="2020-06-10T18:55:00Z"/>
        </w:sdtContent>
      </w:sdt>
      <w:customXmlInsRangeEnd w:id="858"/>
      <w:ins w:id="859" w:author="Arthur Parmentier" w:date="2020-06-10T18:55:00Z">
        <w:r w:rsidR="00713157">
          <w:br/>
        </w:r>
      </w:ins>
      <w:ins w:id="860" w:author="Arthur Parmentier" w:date="2020-06-06T17:02:00Z">
        <w:r w:rsidR="003724FD" w:rsidRPr="007C437A">
          <w:t>But if mistakes are interesting of the side of the performer, is it any different on the side of the soundpainter?</w:t>
        </w:r>
      </w:ins>
      <w:ins w:id="861" w:author="Arthur Parmentier" w:date="2020-06-07T15:23:00Z">
        <w:r w:rsidR="00773982" w:rsidRPr="007C437A">
          <w:t xml:space="preserve"> We will see that </w:t>
        </w:r>
      </w:ins>
      <w:ins w:id="862" w:author="Arthur Parmentier" w:date="2020-06-07T15:24:00Z">
        <w:r w:rsidR="00773982" w:rsidRPr="007C437A">
          <w:t xml:space="preserve">the definition of a </w:t>
        </w:r>
      </w:ins>
      <w:ins w:id="863" w:author="Arthur Parmentier" w:date="2020-06-07T15:23:00Z">
        <w:r w:rsidR="00773982" w:rsidRPr="007C437A">
          <w:t xml:space="preserve">“mistake” </w:t>
        </w:r>
      </w:ins>
      <w:ins w:id="864" w:author="Arthur Parmentier" w:date="2020-06-07T15:24:00Z">
        <w:r w:rsidR="00773982" w:rsidRPr="007C437A">
          <w:t xml:space="preserve">is </w:t>
        </w:r>
      </w:ins>
      <w:ins w:id="865" w:author="Arthur Parmentier" w:date="2020-06-07T15:25:00Z">
        <w:r w:rsidR="00B2140E" w:rsidRPr="007C437A">
          <w:t>conventional,</w:t>
        </w:r>
      </w:ins>
      <w:ins w:id="866" w:author="Arthur Parmentier" w:date="2020-06-07T15:24:00Z">
        <w:r w:rsidR="00773982" w:rsidRPr="007C437A">
          <w:t xml:space="preserve"> and we will discuss the role of conventions as meta-structures of SP in a next sec</w:t>
        </w:r>
      </w:ins>
      <w:ins w:id="867" w:author="Arthur Parmentier" w:date="2020-06-07T15:25:00Z">
        <w:r w:rsidR="00773982" w:rsidRPr="007C437A">
          <w:t>tion.</w:t>
        </w:r>
        <w:r w:rsidR="00B2140E" w:rsidRPr="007C437A">
          <w:t xml:space="preserve"> </w:t>
        </w:r>
      </w:ins>
      <w:ins w:id="868" w:author="Arthur Parmentier" w:date="2020-06-10T18:55:00Z">
        <w:r w:rsidR="00506437">
          <w:t>A</w:t>
        </w:r>
      </w:ins>
      <w:ins w:id="869" w:author="Arthur Parmentier" w:date="2020-06-07T15:25:00Z">
        <w:r w:rsidR="00B2140E" w:rsidRPr="007C437A">
          <w:t xml:space="preserve">t this point, it is important to </w:t>
        </w:r>
      </w:ins>
      <w:ins w:id="870" w:author="Arthur Parmentier" w:date="2020-06-07T17:46:00Z">
        <w:r w:rsidR="009C1516">
          <w:t>point out</w:t>
        </w:r>
      </w:ins>
      <w:ins w:id="871" w:author="Arthur Parmentier" w:date="2020-06-07T15:25:00Z">
        <w:r w:rsidR="00B2140E" w:rsidRPr="007C437A">
          <w:t xml:space="preserve"> that languages evolve from mistakes and that a different judgement is </w:t>
        </w:r>
      </w:ins>
      <w:ins w:id="872" w:author="Arthur Parmentier" w:date="2020-06-07T15:26:00Z">
        <w:r w:rsidR="00C5542B" w:rsidRPr="007C437A">
          <w:t>applied</w:t>
        </w:r>
      </w:ins>
      <w:ins w:id="873" w:author="Arthur Parmentier" w:date="2020-06-07T15:25:00Z">
        <w:r w:rsidR="00B2140E" w:rsidRPr="007C437A">
          <w:t xml:space="preserve"> in SP depending on whether the mistake is on the side of the</w:t>
        </w:r>
      </w:ins>
      <w:ins w:id="874" w:author="Arthur Parmentier" w:date="2020-06-07T15:26:00Z">
        <w:r w:rsidR="00B2140E" w:rsidRPr="007C437A">
          <w:t xml:space="preserve"> soundpainter or the performer (as interpreter).</w:t>
        </w:r>
      </w:ins>
    </w:p>
    <w:p w:rsidR="008538C8" w:rsidRDefault="008538C8">
      <w:pPr>
        <w:rPr>
          <w:ins w:id="875" w:author="Arthur Parmentier" w:date="2020-06-09T19:25:00Z"/>
        </w:rPr>
      </w:pPr>
      <w:ins w:id="876" w:author="Arthur Parmentier" w:date="2020-06-07T18:55:00Z">
        <w:r>
          <w:t>Soundpainting is presented by Thompson as “the universal multidisciplinary live composing sign language for musicians, actors, dancers, and visual Artists” language</w:t>
        </w:r>
      </w:ins>
      <w:customXmlInsRangeStart w:id="877" w:author="Arthur Parmentier" w:date="2020-06-10T18:57:00Z"/>
      <w:sdt>
        <w:sdtPr>
          <w:id w:val="-1640874701"/>
          <w:citation/>
        </w:sdtPr>
        <w:sdtContent>
          <w:customXmlInsRangeEnd w:id="877"/>
          <w:ins w:id="878" w:author="Arthur Parmentier" w:date="2020-06-10T18:57:00Z">
            <w:r w:rsidR="007606B0">
              <w:fldChar w:fldCharType="begin"/>
            </w:r>
            <w:r w:rsidR="007606B0" w:rsidRPr="007606B0">
              <w:rPr>
                <w:rPrChange w:id="879" w:author="Arthur Parmentier" w:date="2020-06-10T18:57:00Z">
                  <w:rPr>
                    <w:lang w:val="fr-FR"/>
                  </w:rPr>
                </w:rPrChange>
              </w:rPr>
              <w:instrText xml:space="preserve"> CITATION Tho \l 1036 </w:instrText>
            </w:r>
          </w:ins>
          <w:r w:rsidR="007606B0">
            <w:fldChar w:fldCharType="separate"/>
          </w:r>
          <w:r w:rsidR="00304C55">
            <w:rPr>
              <w:noProof/>
            </w:rPr>
            <w:t xml:space="preserve"> (Thompson, s.d.)</w:t>
          </w:r>
          <w:ins w:id="880" w:author="Arthur Parmentier" w:date="2020-06-10T18:57:00Z">
            <w:r w:rsidR="007606B0">
              <w:fldChar w:fldCharType="end"/>
            </w:r>
          </w:ins>
          <w:customXmlInsRangeStart w:id="881" w:author="Arthur Parmentier" w:date="2020-06-10T18:57:00Z"/>
        </w:sdtContent>
      </w:sdt>
      <w:customXmlInsRangeEnd w:id="881"/>
      <w:ins w:id="882" w:author="Arthur Parmentier" w:date="2020-06-10T18:57:00Z">
        <w:r w:rsidR="007606B0">
          <w:t>.</w:t>
        </w:r>
      </w:ins>
      <w:ins w:id="883" w:author="Arthur Parmentier" w:date="2020-06-07T18:55:00Z">
        <w:r>
          <w:t xml:space="preserve"> </w:t>
        </w:r>
      </w:ins>
      <w:ins w:id="884" w:author="Arthur Parmentier" w:date="2020-06-07T18:56:00Z">
        <w:r>
          <w:t xml:space="preserve">One may question whether SP is indeed universal and unique. We will </w:t>
        </w:r>
      </w:ins>
      <w:ins w:id="885" w:author="Arthur Parmentier" w:date="2020-06-07T18:57:00Z">
        <w:r>
          <w:t>see</w:t>
        </w:r>
        <w:r w:rsidR="00EC6EF9">
          <w:t xml:space="preserve"> in a nex</w:t>
        </w:r>
      </w:ins>
      <w:ins w:id="886" w:author="Arthur Parmentier" w:date="2020-06-07T18:58:00Z">
        <w:r w:rsidR="00EC6EF9">
          <w:t>t section</w:t>
        </w:r>
      </w:ins>
      <w:ins w:id="887" w:author="Arthur Parmentier" w:date="2020-06-07T18:57:00Z">
        <w:r>
          <w:t xml:space="preserve"> that they are other sign languages in history that have multiple similarities with SP.</w:t>
        </w:r>
      </w:ins>
    </w:p>
    <w:p w:rsidR="004B1C9F" w:rsidRPr="007C437A" w:rsidRDefault="004B1C9F">
      <w:pPr>
        <w:rPr>
          <w:ins w:id="888" w:author="Arthur Parmentier" w:date="2020-06-06T17:02:00Z"/>
        </w:rPr>
      </w:pPr>
      <w:ins w:id="889" w:author="Arthur Parmentier" w:date="2020-06-09T19:25:00Z">
        <w:r>
          <w:t>At first, Thompson had protected the name “SP” as his own intellectual property but has then changed his mind and removed its record. This may be a sign of the evolution of his view on these perspectives as well.</w:t>
        </w:r>
      </w:ins>
    </w:p>
    <w:p w:rsidR="003724FD" w:rsidRDefault="007150A7">
      <w:pPr>
        <w:pStyle w:val="Titre4"/>
        <w:rPr>
          <w:ins w:id="890" w:author="Arthur Parmentier" w:date="2020-06-07T18:06:00Z"/>
        </w:rPr>
        <w:pPrChange w:id="891" w:author="Arthur Parmentier" w:date="2020-06-10T16:26:00Z">
          <w:pPr>
            <w:pStyle w:val="Titre3"/>
          </w:pPr>
        </w:pPrChange>
      </w:pPr>
      <w:bookmarkStart w:id="892" w:name="_Ref42523320"/>
      <w:ins w:id="893" w:author="Arthur Parmentier" w:date="2020-06-07T18:06:00Z">
        <w:r>
          <w:t>The revisited orchestra</w:t>
        </w:r>
      </w:ins>
      <w:bookmarkEnd w:id="892"/>
      <w:ins w:id="894" w:author="Arthur Parmentier" w:date="2020-06-10T16:41:00Z">
        <w:r w:rsidR="005C3D64">
          <w:t>s</w:t>
        </w:r>
      </w:ins>
    </w:p>
    <w:p w:rsidR="00654D43" w:rsidRDefault="007150A7">
      <w:pPr>
        <w:rPr>
          <w:ins w:id="895" w:author="Arthur Parmentier" w:date="2020-06-07T19:59:00Z"/>
        </w:rPr>
      </w:pPr>
      <w:ins w:id="896" w:author="Arthur Parmentier" w:date="2020-06-07T18:08:00Z">
        <w:r>
          <w:t xml:space="preserve">While </w:t>
        </w:r>
      </w:ins>
      <w:ins w:id="897" w:author="Arthur Parmentier" w:date="2020-06-07T18:09:00Z">
        <w:r>
          <w:t>SP has developed around</w:t>
        </w:r>
        <w:r w:rsidR="0098222C">
          <w:t xml:space="preserve"> </w:t>
        </w:r>
      </w:ins>
      <w:ins w:id="898" w:author="Arthur Parmentier" w:date="2020-06-07T18:10:00Z">
        <w:r w:rsidR="0098222C">
          <w:t xml:space="preserve">a prototypical configuration involving a composer and an orchestra of performers, </w:t>
        </w:r>
      </w:ins>
      <w:ins w:id="899" w:author="Arthur Parmentier" w:date="2020-06-07T18:06:00Z">
        <w:r>
          <w:t>research</w:t>
        </w:r>
        <w:r>
          <w:rPr>
            <w:vertAlign w:val="superscript"/>
          </w:rPr>
          <w:footnoteReference w:id="3"/>
        </w:r>
        <w:r>
          <w:rPr>
            <w:color w:val="FF0000"/>
          </w:rPr>
          <w:t xml:space="preserve"> </w:t>
        </w:r>
        <w:r>
          <w:t xml:space="preserve">in </w:t>
        </w:r>
        <w:proofErr w:type="spellStart"/>
        <w:r>
          <w:t>soundpainting</w:t>
        </w:r>
        <w:proofErr w:type="spellEnd"/>
        <w:r>
          <w:t xml:space="preserve"> and performance has shown the potential of using </w:t>
        </w:r>
      </w:ins>
      <w:ins w:id="937" w:author="Arthur Parmentier" w:date="2020-06-07T18:11:00Z">
        <w:r w:rsidR="0098222C">
          <w:t xml:space="preserve">the language </w:t>
        </w:r>
      </w:ins>
      <w:ins w:id="938" w:author="Arthur Parmentier" w:date="2020-06-07T18:06:00Z">
        <w:r>
          <w:t xml:space="preserve">not only for a frontal performance linking a composer and performers but as a communication and synthesis language </w:t>
        </w:r>
      </w:ins>
      <w:ins w:id="939" w:author="Arthur Parmentier" w:date="2020-06-07T18:11:00Z">
        <w:r w:rsidR="0098222C" w:rsidRPr="0098222C">
          <w:rPr>
            <w:color w:val="0000FF"/>
            <w:rPrChange w:id="940" w:author="Arthur Parmentier" w:date="2020-06-07T18:11:00Z">
              <w:rPr>
                <w:color w:val="0000FF"/>
                <w:u w:val="single"/>
              </w:rPr>
            </w:rPrChange>
          </w:rPr>
          <w:t>between the performers themselves</w:t>
        </w:r>
      </w:ins>
      <w:ins w:id="941" w:author="Arthur Parmentier" w:date="2020-06-07T18:15:00Z">
        <w:r w:rsidR="00E80BBA">
          <w:t xml:space="preserve"> and as a </w:t>
        </w:r>
      </w:ins>
      <w:ins w:id="942" w:author="Arthur Parmentier" w:date="2020-06-07T18:16:00Z">
        <w:r w:rsidR="00E80BBA">
          <w:t>interacting language with the public.</w:t>
        </w:r>
      </w:ins>
      <w:ins w:id="943" w:author="Arthur Parmentier" w:date="2020-06-07T18:39:00Z">
        <w:r w:rsidR="004844B0">
          <w:br/>
        </w:r>
      </w:ins>
      <w:ins w:id="944" w:author="Arthur Parmentier" w:date="2020-06-07T18:40:00Z">
        <w:r w:rsidR="004844B0">
          <w:t xml:space="preserve">Thompson himself speaks about the </w:t>
        </w:r>
      </w:ins>
      <w:ins w:id="945" w:author="Arthur Parmentier" w:date="2020-06-07T18:41:00Z">
        <w:r w:rsidR="004844B0">
          <w:t xml:space="preserve">creation of </w:t>
        </w:r>
      </w:ins>
      <w:ins w:id="946" w:author="Arthur Parmentier" w:date="2020-06-07T18:40:00Z">
        <w:r w:rsidR="004844B0">
          <w:t>“one</w:t>
        </w:r>
      </w:ins>
      <w:ins w:id="947" w:author="Arthur Parmentier" w:date="2020-06-07T18:41:00Z">
        <w:r w:rsidR="004844B0">
          <w:t xml:space="preserve"> handed signs” in SP as</w:t>
        </w:r>
        <w:r w:rsidR="00076BC8">
          <w:t xml:space="preserve"> the transformation of the language in response to his n</w:t>
        </w:r>
      </w:ins>
      <w:ins w:id="948" w:author="Arthur Parmentier" w:date="2020-06-07T18:42:00Z">
        <w:r w:rsidR="00076BC8">
          <w:t xml:space="preserve">eed </w:t>
        </w:r>
      </w:ins>
      <w:proofErr w:type="spellStart"/>
      <w:ins w:id="949" w:author="Arthur Parmentier" w:date="2020-06-07T18:43:00Z">
        <w:r w:rsidR="00420D72">
          <w:t>soundpaint</w:t>
        </w:r>
      </w:ins>
      <w:proofErr w:type="spellEnd"/>
      <w:ins w:id="950" w:author="Arthur Parmentier" w:date="2020-06-07T18:42:00Z">
        <w:r w:rsidR="00076BC8">
          <w:t xml:space="preserve"> while performing, so that he could continue to play while communicate with other performers </w:t>
        </w:r>
      </w:ins>
      <w:ins w:id="951" w:author="Arthur Parmentier" w:date="2020-06-07T18:43:00Z">
        <w:r w:rsidR="00076BC8">
          <w:t>using SP signs.</w:t>
        </w:r>
      </w:ins>
      <w:ins w:id="952" w:author="Arthur Parmentier" w:date="2020-06-07T18:39:00Z">
        <w:r w:rsidR="004844B0">
          <w:br/>
        </w:r>
        <w:r w:rsidR="00AA60AB">
          <w:t xml:space="preserve">In </w:t>
        </w:r>
      </w:ins>
      <w:ins w:id="953" w:author="Arthur Parmentier" w:date="2020-06-07T18:46:00Z">
        <w:r w:rsidR="00F935A9">
          <w:t>each</w:t>
        </w:r>
      </w:ins>
      <w:ins w:id="954" w:author="Arthur Parmentier" w:date="2020-06-07T18:39:00Z">
        <w:r w:rsidR="00AA60AB">
          <w:t xml:space="preserve"> case</w:t>
        </w:r>
      </w:ins>
      <w:ins w:id="955" w:author="Arthur Parmentier" w:date="2020-06-07T18:46:00Z">
        <w:r w:rsidR="00F935A9">
          <w:t>,</w:t>
        </w:r>
      </w:ins>
      <w:ins w:id="956" w:author="Arthur Parmentier" w:date="2020-06-07T18:39:00Z">
        <w:r w:rsidR="00AA60AB">
          <w:t xml:space="preserve"> t</w:t>
        </w:r>
      </w:ins>
      <w:ins w:id="957" w:author="Arthur Parmentier" w:date="2020-06-07T18:16:00Z">
        <w:r w:rsidR="00BC086B">
          <w:t>he traditional frontiers between the</w:t>
        </w:r>
      </w:ins>
      <w:ins w:id="958" w:author="Arthur Parmentier" w:date="2020-06-07T18:17:00Z">
        <w:r w:rsidR="00BC086B">
          <w:t xml:space="preserve"> soundpainter as a composer and the performers as the orchestra </w:t>
        </w:r>
      </w:ins>
      <w:ins w:id="959" w:author="Arthur Parmentier" w:date="2020-06-07T18:39:00Z">
        <w:r w:rsidR="00AA60AB">
          <w:t>are</w:t>
        </w:r>
      </w:ins>
      <w:ins w:id="960" w:author="Arthur Parmentier" w:date="2020-06-07T18:17:00Z">
        <w:r w:rsidR="00BC086B">
          <w:t xml:space="preserve"> blurry and sometimes irrelevant to describe I what I will conceptualize in fu</w:t>
        </w:r>
      </w:ins>
      <w:ins w:id="961" w:author="Arthur Parmentier" w:date="2020-06-07T18:18:00Z">
        <w:r w:rsidR="00BC086B">
          <w:t>rther sections as different configurations of SP.</w:t>
        </w:r>
      </w:ins>
    </w:p>
    <w:p w:rsidR="007150A7" w:rsidRPr="007150A7" w:rsidDel="00654D43" w:rsidRDefault="007150A7">
      <w:pPr>
        <w:rPr>
          <w:del w:id="962" w:author="Arthur Parmentier" w:date="2020-06-07T19:59:00Z"/>
        </w:rPr>
      </w:pPr>
      <w:bookmarkStart w:id="963" w:name="_Toc42841913"/>
      <w:bookmarkStart w:id="964" w:name="_Toc42842014"/>
      <w:bookmarkStart w:id="965" w:name="_Toc42842115"/>
      <w:bookmarkEnd w:id="963"/>
      <w:bookmarkEnd w:id="964"/>
      <w:bookmarkEnd w:id="965"/>
    </w:p>
    <w:p w:rsidR="00A7011E" w:rsidRPr="007C437A" w:rsidDel="00654D43" w:rsidRDefault="00A7011E" w:rsidP="00E6654A">
      <w:pPr>
        <w:rPr>
          <w:del w:id="966" w:author="Arthur Parmentier" w:date="2020-06-07T19:59:00Z"/>
        </w:rPr>
      </w:pPr>
      <w:del w:id="967" w:author="Arthur Parmentier" w:date="2020-06-07T19:59:00Z">
        <w:r w:rsidRPr="007C437A" w:rsidDel="00654D43">
          <w:delText>Modern societies: to what extent can the SP concepts of performance, content, parameters, identifiers… apply to non-modern groups?</w:delText>
        </w:r>
        <w:bookmarkStart w:id="968" w:name="_Toc42841914"/>
        <w:bookmarkStart w:id="969" w:name="_Toc42842015"/>
        <w:bookmarkStart w:id="970" w:name="_Toc42842116"/>
        <w:bookmarkEnd w:id="968"/>
        <w:bookmarkEnd w:id="969"/>
        <w:bookmarkEnd w:id="970"/>
      </w:del>
    </w:p>
    <w:p w:rsidR="00010FF3" w:rsidRPr="007C437A" w:rsidDel="00586554" w:rsidRDefault="00462E61" w:rsidP="00E6654A">
      <w:pPr>
        <w:rPr>
          <w:del w:id="971" w:author="Arthur Parmentier" w:date="2020-06-10T16:41:00Z"/>
        </w:rPr>
      </w:pPr>
      <w:del w:id="972" w:author="Arthur Parmentier" w:date="2020-06-10T16:41:00Z">
        <w:r w:rsidRPr="007C437A" w:rsidDel="00586554">
          <w:delText>Transition: culture to concepts</w:delText>
        </w:r>
        <w:bookmarkStart w:id="973" w:name="_Toc42841915"/>
        <w:bookmarkStart w:id="974" w:name="_Toc42842016"/>
        <w:bookmarkStart w:id="975" w:name="_Toc42842117"/>
        <w:bookmarkEnd w:id="973"/>
        <w:bookmarkEnd w:id="974"/>
        <w:bookmarkEnd w:id="975"/>
      </w:del>
    </w:p>
    <w:p w:rsidR="001D5E7F" w:rsidRPr="007C437A" w:rsidDel="00586554" w:rsidRDefault="001D5E7F" w:rsidP="00E6654A">
      <w:pPr>
        <w:rPr>
          <w:del w:id="976" w:author="Arthur Parmentier" w:date="2020-06-10T16:41:00Z"/>
        </w:rPr>
      </w:pPr>
      <w:bookmarkStart w:id="977" w:name="_Toc42841916"/>
      <w:bookmarkStart w:id="978" w:name="_Toc42842017"/>
      <w:bookmarkStart w:id="979" w:name="_Toc42842118"/>
      <w:bookmarkEnd w:id="977"/>
      <w:bookmarkEnd w:id="978"/>
      <w:bookmarkEnd w:id="979"/>
    </w:p>
    <w:p w:rsidR="001D5E7F" w:rsidRPr="007C437A" w:rsidDel="00EF7368" w:rsidRDefault="001D5E7F" w:rsidP="00E6654A">
      <w:pPr>
        <w:rPr>
          <w:del w:id="980" w:author="Arthur Parmentier" w:date="2020-06-07T19:54:00Z"/>
        </w:rPr>
      </w:pPr>
      <w:bookmarkStart w:id="981" w:name="_Toc42841917"/>
      <w:bookmarkStart w:id="982" w:name="_Toc42842018"/>
      <w:bookmarkStart w:id="983" w:name="_Toc42842119"/>
      <w:bookmarkEnd w:id="981"/>
      <w:bookmarkEnd w:id="982"/>
      <w:bookmarkEnd w:id="983"/>
    </w:p>
    <w:p w:rsidR="00A938B2" w:rsidRPr="007C437A" w:rsidDel="00586554" w:rsidRDefault="001D5E7F" w:rsidP="00E6654A">
      <w:pPr>
        <w:rPr>
          <w:del w:id="984" w:author="Arthur Parmentier" w:date="2020-06-10T16:41:00Z"/>
        </w:rPr>
      </w:pPr>
      <w:del w:id="985" w:author="Arthur Parmentier" w:date="2020-06-07T19:54:00Z">
        <w:r w:rsidRPr="007C437A" w:rsidDel="00EF7368">
          <w:delText>Write more about the evolution, in order to introduce the concepts later.</w:delText>
        </w:r>
        <w:r w:rsidR="00960BA6" w:rsidRPr="007C437A" w:rsidDel="00EF7368">
          <w:delText xml:space="preserve"> It should already give an overall broad picture of what SP looks like at this point</w:delText>
        </w:r>
      </w:del>
      <w:bookmarkStart w:id="986" w:name="_Toc42841918"/>
      <w:bookmarkStart w:id="987" w:name="_Toc42842019"/>
      <w:bookmarkStart w:id="988" w:name="_Toc42842120"/>
      <w:bookmarkEnd w:id="986"/>
      <w:bookmarkEnd w:id="987"/>
      <w:bookmarkEnd w:id="988"/>
    </w:p>
    <w:p w:rsidR="000027F3" w:rsidRPr="007C437A" w:rsidDel="00586554" w:rsidRDefault="000027F3" w:rsidP="00E6654A">
      <w:pPr>
        <w:rPr>
          <w:del w:id="989" w:author="Arthur Parmentier" w:date="2020-06-10T16:41:00Z"/>
        </w:rPr>
      </w:pPr>
      <w:bookmarkStart w:id="990" w:name="_Toc42841919"/>
      <w:bookmarkStart w:id="991" w:name="_Toc42842020"/>
      <w:bookmarkStart w:id="992" w:name="_Toc42842121"/>
      <w:bookmarkEnd w:id="990"/>
      <w:bookmarkEnd w:id="991"/>
      <w:bookmarkEnd w:id="992"/>
    </w:p>
    <w:p w:rsidR="00960BA6" w:rsidRDefault="00960BA6">
      <w:pPr>
        <w:pStyle w:val="Titre2"/>
        <w:rPr>
          <w:ins w:id="993" w:author="Arthur Parmentier" w:date="2020-06-07T19:54:00Z"/>
        </w:rPr>
        <w:pPrChange w:id="994" w:author="Arthur Parmentier" w:date="2020-06-10T16:26:00Z">
          <w:pPr>
            <w:pStyle w:val="Titre1"/>
          </w:pPr>
        </w:pPrChange>
      </w:pPr>
      <w:bookmarkStart w:id="995" w:name="_Toc40025943"/>
      <w:bookmarkStart w:id="996" w:name="_Toc40025934"/>
      <w:bookmarkStart w:id="997" w:name="_Toc42842122"/>
      <w:r w:rsidRPr="007C437A">
        <w:t xml:space="preserve">Historical and theoretical </w:t>
      </w:r>
      <w:ins w:id="998" w:author="Arthur Parmentier" w:date="2020-06-12T08:12:00Z">
        <w:r w:rsidR="002A0148">
          <w:t>context to SP</w:t>
        </w:r>
      </w:ins>
      <w:bookmarkEnd w:id="997"/>
      <w:del w:id="999" w:author="Arthur Parmentier" w:date="2020-06-11T11:53:00Z">
        <w:r w:rsidRPr="007C437A" w:rsidDel="00FC0B51">
          <w:delText>context</w:delText>
        </w:r>
      </w:del>
      <w:bookmarkEnd w:id="995"/>
    </w:p>
    <w:p w:rsidR="00EF7368" w:rsidRDefault="00EF7368">
      <w:pPr>
        <w:rPr>
          <w:ins w:id="1000" w:author="Arthur Parmentier" w:date="2020-06-07T19:58:00Z"/>
        </w:rPr>
      </w:pPr>
      <w:ins w:id="1001" w:author="Arthur Parmentier" w:date="2020-06-07T19:55:00Z">
        <w:r>
          <w:t>To better understand the adoption of SP in the West</w:t>
        </w:r>
      </w:ins>
      <w:ins w:id="1002" w:author="Arthur Parmentier" w:date="2020-06-07T19:56:00Z">
        <w:r>
          <w:t xml:space="preserve">ern culture and the conceptual systems that it is based on, we will discuss some </w:t>
        </w:r>
      </w:ins>
      <w:ins w:id="1003" w:author="Arthur Parmentier" w:date="2020-06-07T19:57:00Z">
        <w:r>
          <w:t>historical and theoretical elements of context that relates to the notion of sign language, real time composition and the use of sig</w:t>
        </w:r>
      </w:ins>
      <w:ins w:id="1004" w:author="Arthur Parmentier" w:date="2020-06-07T19:58:00Z">
        <w:r>
          <w:t>ns for conducting in music and arts.</w:t>
        </w:r>
      </w:ins>
    </w:p>
    <w:p w:rsidR="00E71A4E" w:rsidRPr="00EF7368" w:rsidDel="006D5BBB" w:rsidRDefault="00E71A4E">
      <w:pPr>
        <w:rPr>
          <w:del w:id="1005" w:author="Arthur Parmentier" w:date="2020-06-07T21:11:00Z"/>
          <w:rPrChange w:id="1006" w:author="Arthur Parmentier" w:date="2020-06-07T19:54:00Z">
            <w:rPr>
              <w:del w:id="1007" w:author="Arthur Parmentier" w:date="2020-06-07T21:11:00Z"/>
            </w:rPr>
          </w:rPrChange>
        </w:rPr>
        <w:pPrChange w:id="1008" w:author="Arthur Parmentier" w:date="2020-06-10T16:26:00Z">
          <w:pPr>
            <w:pStyle w:val="Titre1"/>
          </w:pPr>
        </w:pPrChange>
      </w:pPr>
      <w:ins w:id="1009" w:author="Arthur Parmentier" w:date="2020-06-07T19:58:00Z">
        <w:r>
          <w:t>These notions will also bring important theoretical concepts that I will use to analyze some mechanisms of SP</w:t>
        </w:r>
      </w:ins>
      <w:ins w:id="1010" w:author="Arthur Parmentier" w:date="2020-06-07T19:59:00Z">
        <w:r w:rsidR="008155A6">
          <w:t xml:space="preserve"> in </w:t>
        </w:r>
        <w:r w:rsidR="002376CA">
          <w:t>linguistic terms.</w:t>
        </w:r>
      </w:ins>
    </w:p>
    <w:p w:rsidR="006D5BBB" w:rsidRDefault="006D5BBB">
      <w:pPr>
        <w:rPr>
          <w:ins w:id="1011" w:author="Arthur Parmentier" w:date="2020-06-07T21:11:00Z"/>
        </w:rPr>
        <w:pPrChange w:id="1012" w:author="Arthur Parmentier" w:date="2020-06-10T16:26:00Z">
          <w:pPr>
            <w:pStyle w:val="Titre2"/>
          </w:pPr>
        </w:pPrChange>
      </w:pPr>
      <w:bookmarkStart w:id="1013" w:name="_Toc40025944"/>
      <w:bookmarkEnd w:id="1013"/>
    </w:p>
    <w:p w:rsidR="006D5BBB" w:rsidRDefault="006D5BBB">
      <w:pPr>
        <w:pStyle w:val="Titre3"/>
        <w:rPr>
          <w:ins w:id="1014" w:author="Arthur Parmentier" w:date="2020-06-07T21:11:00Z"/>
        </w:rPr>
        <w:pPrChange w:id="1015" w:author="Arthur Parmentier" w:date="2020-06-10T16:26:00Z">
          <w:pPr>
            <w:pStyle w:val="Titre2"/>
            <w:numPr>
              <w:numId w:val="42"/>
            </w:numPr>
          </w:pPr>
        </w:pPrChange>
      </w:pPr>
      <w:bookmarkStart w:id="1016" w:name="_Toc42842123"/>
      <w:ins w:id="1017" w:author="Arthur Parmentier" w:date="2020-06-07T21:11:00Z">
        <w:r>
          <w:t>Signs and l</w:t>
        </w:r>
        <w:r w:rsidRPr="007C437A">
          <w:t>inguistics</w:t>
        </w:r>
        <w:bookmarkEnd w:id="1016"/>
      </w:ins>
    </w:p>
    <w:p w:rsidR="006D5BBB" w:rsidRDefault="006D5BBB">
      <w:pPr>
        <w:rPr>
          <w:ins w:id="1018" w:author="Arthur Parmentier" w:date="2020-06-07T21:12:00Z"/>
        </w:rPr>
      </w:pPr>
      <w:ins w:id="1019" w:author="Arthur Parmentier" w:date="2020-06-07T21:11:00Z">
        <w:r>
          <w:t xml:space="preserve">First, I would like to review </w:t>
        </w:r>
      </w:ins>
      <w:ins w:id="1020" w:author="Arthur Parmentier" w:date="2020-06-07T21:12:00Z">
        <w:r>
          <w:t>the notion of sign language in linguistics that will allow us to better understand SP as a language.</w:t>
        </w:r>
      </w:ins>
    </w:p>
    <w:p w:rsidR="006D5BBB" w:rsidRDefault="006D5BBB">
      <w:pPr>
        <w:pStyle w:val="Titre4"/>
        <w:rPr>
          <w:ins w:id="1021" w:author="Arthur Parmentier" w:date="2020-06-07T21:35:00Z"/>
        </w:rPr>
        <w:pPrChange w:id="1022" w:author="Arthur Parmentier" w:date="2020-06-10T16:26:00Z">
          <w:pPr>
            <w:pStyle w:val="Titre3"/>
          </w:pPr>
        </w:pPrChange>
      </w:pPr>
      <w:ins w:id="1023" w:author="Arthur Parmentier" w:date="2020-06-07T21:12:00Z">
        <w:r>
          <w:t>Theories of signs</w:t>
        </w:r>
      </w:ins>
    </w:p>
    <w:p w:rsidR="00967518" w:rsidRPr="00967518" w:rsidRDefault="00967518">
      <w:pPr>
        <w:rPr>
          <w:ins w:id="1024" w:author="Arthur Parmentier" w:date="2020-06-07T21:12:00Z"/>
          <w:rPrChange w:id="1025" w:author="Arthur Parmentier" w:date="2020-06-07T21:35:00Z">
            <w:rPr>
              <w:ins w:id="1026" w:author="Arthur Parmentier" w:date="2020-06-07T21:12:00Z"/>
            </w:rPr>
          </w:rPrChange>
        </w:rPr>
        <w:pPrChange w:id="1027" w:author="Arthur Parmentier" w:date="2020-06-10T16:26:00Z">
          <w:pPr>
            <w:pStyle w:val="Titre3"/>
          </w:pPr>
        </w:pPrChange>
      </w:pPr>
      <w:ins w:id="1028" w:author="Arthur Parmentier" w:date="2020-06-07T21:35:00Z">
        <w:r>
          <w:t xml:space="preserve">The most basic definition of a sign is that </w:t>
        </w:r>
      </w:ins>
      <w:ins w:id="1029" w:author="Arthur Parmentier" w:date="2020-06-07T21:36:00Z">
        <w:r>
          <w:t xml:space="preserve">it is something that stands for something else. The discipline that deal with this notion is called semiotics, and linguistics </w:t>
        </w:r>
      </w:ins>
      <w:ins w:id="1030" w:author="Arthur Parmentier" w:date="2020-06-07T21:37:00Z">
        <w:r>
          <w:t>is</w:t>
        </w:r>
      </w:ins>
      <w:ins w:id="1031" w:author="Arthur Parmentier" w:date="2020-06-07T21:36:00Z">
        <w:r>
          <w:t xml:space="preserve"> bas</w:t>
        </w:r>
      </w:ins>
      <w:ins w:id="1032" w:author="Arthur Parmentier" w:date="2020-06-07T21:37:00Z">
        <w:r>
          <w:t>ically a sub-discipline of semiotics as our language itself is a system of signs</w:t>
        </w:r>
      </w:ins>
      <w:ins w:id="1033" w:author="Arthur Parmentier" w:date="2020-06-10T18:58:00Z">
        <w:r w:rsidR="00144695">
          <w:t xml:space="preserve"> </w:t>
        </w:r>
      </w:ins>
      <w:customXmlInsRangeStart w:id="1034" w:author="Arthur Parmentier" w:date="2020-06-10T19:00:00Z"/>
      <w:sdt>
        <w:sdtPr>
          <w:id w:val="-1596938263"/>
          <w:citation/>
        </w:sdtPr>
        <w:sdtContent>
          <w:customXmlInsRangeEnd w:id="1034"/>
          <w:ins w:id="1035" w:author="Arthur Parmentier" w:date="2020-06-10T19:00:00Z">
            <w:r w:rsidR="00144695">
              <w:fldChar w:fldCharType="begin"/>
            </w:r>
            <w:r w:rsidR="00144695" w:rsidRPr="00144695">
              <w:rPr>
                <w:rPrChange w:id="1036" w:author="Arthur Parmentier" w:date="2020-06-10T19:00:00Z">
                  <w:rPr>
                    <w:lang w:val="fr-FR"/>
                  </w:rPr>
                </w:rPrChange>
              </w:rPr>
              <w:instrText xml:space="preserve"> CITATION Ale \l 1036 </w:instrText>
            </w:r>
          </w:ins>
          <w:r w:rsidR="00144695">
            <w:fldChar w:fldCharType="separate"/>
          </w:r>
          <w:r w:rsidR="00304C55">
            <w:rPr>
              <w:noProof/>
            </w:rPr>
            <w:t>(Brock, Semantics #1 - Signs and Meaning in Language)</w:t>
          </w:r>
          <w:ins w:id="1037" w:author="Arthur Parmentier" w:date="2020-06-10T19:00:00Z">
            <w:r w:rsidR="00144695">
              <w:fldChar w:fldCharType="end"/>
            </w:r>
          </w:ins>
          <w:customXmlInsRangeStart w:id="1038" w:author="Arthur Parmentier" w:date="2020-06-10T19:00:00Z"/>
        </w:sdtContent>
      </w:sdt>
      <w:customXmlInsRangeEnd w:id="1038"/>
      <w:ins w:id="1039" w:author="Arthur Parmentier" w:date="2020-06-07T21:37:00Z">
        <w:r>
          <w:t>.</w:t>
        </w:r>
        <w:r w:rsidR="00613706">
          <w:t xml:space="preserve"> </w:t>
        </w:r>
      </w:ins>
      <w:ins w:id="1040" w:author="Arthur Parmentier" w:date="2020-06-07T21:38:00Z">
        <w:r w:rsidR="00613706">
          <w:t>I would like to introduce a few theories on signs that will help us understanding the processes of SP.</w:t>
        </w:r>
      </w:ins>
    </w:p>
    <w:p w:rsidR="004A28AB" w:rsidRDefault="004A28AB">
      <w:pPr>
        <w:pStyle w:val="Titre5"/>
        <w:rPr>
          <w:ins w:id="1041" w:author="Arthur Parmentier" w:date="2020-06-07T21:13:00Z"/>
        </w:rPr>
        <w:pPrChange w:id="1042" w:author="Arthur Parmentier" w:date="2020-06-10T16:26:00Z">
          <w:pPr>
            <w:pStyle w:val="Titre4"/>
          </w:pPr>
        </w:pPrChange>
      </w:pPr>
      <w:ins w:id="1043" w:author="Arthur Parmentier" w:date="2020-06-07T21:13:00Z">
        <w:r w:rsidRPr="004A28AB">
          <w:t xml:space="preserve">De Saussure </w:t>
        </w:r>
      </w:ins>
      <w:ins w:id="1044" w:author="Arthur Parmentier" w:date="2020-06-07T21:16:00Z">
        <w:r w:rsidR="00AD4404">
          <w:t>signified and signifier</w:t>
        </w:r>
      </w:ins>
    </w:p>
    <w:p w:rsidR="004A28AB" w:rsidRDefault="004A28AB">
      <w:pPr>
        <w:rPr>
          <w:ins w:id="1045" w:author="Arthur Parmentier" w:date="2020-06-07T21:14:00Z"/>
        </w:rPr>
      </w:pPr>
      <w:ins w:id="1046" w:author="Arthur Parmentier" w:date="2020-06-07T21:14:00Z">
        <w:r>
          <w:t>Due to his theories on the structure of language, the Swiss linguist, Ferdinand de Saussure  (1857-1913)  is often known as the founder of modern linguistics</w:t>
        </w:r>
      </w:ins>
      <w:ins w:id="1047" w:author="Arthur Parmentier" w:date="2020-06-10T19:01:00Z">
        <w:r w:rsidR="00144695">
          <w:t xml:space="preserve"> </w:t>
        </w:r>
      </w:ins>
      <w:customXmlInsRangeStart w:id="1048" w:author="Arthur Parmentier" w:date="2020-06-10T19:02:00Z"/>
      <w:sdt>
        <w:sdtPr>
          <w:id w:val="565002710"/>
          <w:citation/>
        </w:sdtPr>
        <w:sdtContent>
          <w:customXmlInsRangeEnd w:id="1048"/>
          <w:ins w:id="1049" w:author="Arthur Parmentier" w:date="2020-06-10T19:02:00Z">
            <w:r w:rsidR="00144695">
              <w:fldChar w:fldCharType="begin"/>
            </w:r>
          </w:ins>
          <w:ins w:id="1050" w:author="Arthur Parmentier" w:date="2020-06-10T19:03:00Z">
            <w:r w:rsidR="00144695">
              <w:instrText xml:space="preserve">CITATION Dec \l 1036 </w:instrText>
            </w:r>
          </w:ins>
          <w:r w:rsidR="00144695">
            <w:fldChar w:fldCharType="separate"/>
          </w:r>
          <w:r w:rsidR="00304C55">
            <w:rPr>
              <w:noProof/>
            </w:rPr>
            <w:t>(DecodingScience, s.d.)</w:t>
          </w:r>
          <w:ins w:id="1051" w:author="Arthur Parmentier" w:date="2020-06-10T19:02:00Z">
            <w:r w:rsidR="00144695">
              <w:fldChar w:fldCharType="end"/>
            </w:r>
          </w:ins>
          <w:customXmlInsRangeStart w:id="1052" w:author="Arthur Parmentier" w:date="2020-06-10T19:02:00Z"/>
        </w:sdtContent>
      </w:sdt>
      <w:customXmlInsRangeEnd w:id="1052"/>
      <w:ins w:id="1053" w:author="Arthur Parmentier" w:date="2020-06-07T21:14:00Z">
        <w:r>
          <w:t>.</w:t>
        </w:r>
      </w:ins>
    </w:p>
    <w:p w:rsidR="00AD4404" w:rsidRDefault="00AD4404">
      <w:pPr>
        <w:rPr>
          <w:ins w:id="1054" w:author="Arthur Parmentier" w:date="2020-06-07T21:15:00Z"/>
        </w:rPr>
      </w:pPr>
      <w:ins w:id="1055" w:author="Arthur Parmentier" w:date="2020-06-07T21:14:00Z">
        <w:r>
          <w:t xml:space="preserve">The main </w:t>
        </w:r>
      </w:ins>
      <w:ins w:id="1056" w:author="Arthur Parmentier" w:date="2020-06-07T21:15:00Z">
        <w:r>
          <w:t>idea brought by De Saussure is that a sign is made of two components</w:t>
        </w:r>
      </w:ins>
      <w:ins w:id="1057" w:author="Arthur Parmentier" w:date="2020-06-07T21:39:00Z">
        <w:r w:rsidR="00FB3C33">
          <w:t xml:space="preserve"> (the so-called “egg model”)</w:t>
        </w:r>
      </w:ins>
      <w:ins w:id="1058" w:author="Arthur Parmentier" w:date="2020-06-07T21:15:00Z">
        <w:r>
          <w:t>:</w:t>
        </w:r>
      </w:ins>
    </w:p>
    <w:p w:rsidR="00AD4404" w:rsidRDefault="00AD4404">
      <w:pPr>
        <w:pStyle w:val="Paragraphedeliste"/>
        <w:numPr>
          <w:ilvl w:val="0"/>
          <w:numId w:val="43"/>
        </w:numPr>
        <w:rPr>
          <w:ins w:id="1059" w:author="Arthur Parmentier" w:date="2020-06-07T21:15:00Z"/>
        </w:rPr>
      </w:pPr>
      <w:ins w:id="1060" w:author="Arthur Parmentier" w:date="2020-06-07T21:15:00Z">
        <w:r>
          <w:t>A signified, which is the concept or meaning part of the sign</w:t>
        </w:r>
      </w:ins>
      <w:ins w:id="1061" w:author="Arthur Parmentier" w:date="2020-06-07T21:18:00Z">
        <w:r w:rsidR="005E0152">
          <w:t xml:space="preserve"> (the sign’s “content”)</w:t>
        </w:r>
      </w:ins>
    </w:p>
    <w:p w:rsidR="00AD4404" w:rsidRDefault="00AD4404">
      <w:pPr>
        <w:pStyle w:val="Paragraphedeliste"/>
        <w:numPr>
          <w:ilvl w:val="0"/>
          <w:numId w:val="43"/>
        </w:numPr>
        <w:rPr>
          <w:ins w:id="1062" w:author="Arthur Parmentier" w:date="2020-06-07T21:17:00Z"/>
        </w:rPr>
      </w:pPr>
      <w:ins w:id="1063" w:author="Arthur Parmentier" w:date="2020-06-07T21:16:00Z">
        <w:r>
          <w:t>A signifier that represents the signified</w:t>
        </w:r>
      </w:ins>
      <w:ins w:id="1064" w:author="Arthur Parmentier" w:date="2020-06-07T21:18:00Z">
        <w:r w:rsidR="005E0152">
          <w:t xml:space="preserve"> (the sign’s “body”)</w:t>
        </w:r>
      </w:ins>
    </w:p>
    <w:p w:rsidR="005E0152" w:rsidRDefault="005E0152">
      <w:pPr>
        <w:rPr>
          <w:ins w:id="1065" w:author="Arthur Parmentier" w:date="2020-06-07T21:20:00Z"/>
        </w:rPr>
      </w:pPr>
      <w:ins w:id="1066" w:author="Arthur Parmentier" w:date="2020-06-07T21:17:00Z">
        <w:r>
          <w:t xml:space="preserve">Moreover, </w:t>
        </w:r>
      </w:ins>
      <w:ins w:id="1067" w:author="Arthur Parmentier" w:date="2020-06-07T21:22:00Z">
        <w:r w:rsidR="005F301D">
          <w:t xml:space="preserve">he claims that </w:t>
        </w:r>
      </w:ins>
      <w:ins w:id="1068" w:author="Arthur Parmentier" w:date="2020-06-07T21:17:00Z">
        <w:r>
          <w:t xml:space="preserve">the relation between the signifier and </w:t>
        </w:r>
      </w:ins>
      <w:ins w:id="1069" w:author="Arthur Parmentier" w:date="2020-06-07T21:19:00Z">
        <w:r w:rsidR="005F301D">
          <w:t>signified is conventional and arbitrary (it could be something else).</w:t>
        </w:r>
      </w:ins>
    </w:p>
    <w:p w:rsidR="005F301D" w:rsidRDefault="005F301D">
      <w:pPr>
        <w:pStyle w:val="Titre5"/>
        <w:rPr>
          <w:ins w:id="1070" w:author="Arthur Parmentier" w:date="2020-06-07T21:16:00Z"/>
        </w:rPr>
        <w:pPrChange w:id="1071" w:author="Arthur Parmentier" w:date="2020-06-10T16:26:00Z">
          <w:pPr>
            <w:pStyle w:val="Paragraphedeliste"/>
            <w:numPr>
              <w:numId w:val="43"/>
            </w:numPr>
            <w:ind w:hanging="360"/>
          </w:pPr>
        </w:pPrChange>
      </w:pPr>
      <w:ins w:id="1072" w:author="Arthur Parmentier" w:date="2020-06-07T21:20:00Z">
        <w:r w:rsidRPr="005F301D">
          <w:t>Charles</w:t>
        </w:r>
      </w:ins>
      <w:ins w:id="1073" w:author="Arthur Parmentier" w:date="2020-06-07T21:21:00Z">
        <w:r>
          <w:t xml:space="preserve"> </w:t>
        </w:r>
      </w:ins>
      <w:ins w:id="1074" w:author="Arthur Parmentier" w:date="2020-06-07T21:20:00Z">
        <w:r w:rsidRPr="005F301D">
          <w:t>Sanders</w:t>
        </w:r>
      </w:ins>
      <w:ins w:id="1075" w:author="Arthur Parmentier" w:date="2020-06-07T21:21:00Z">
        <w:r>
          <w:t xml:space="preserve"> </w:t>
        </w:r>
      </w:ins>
      <w:ins w:id="1076" w:author="Arthur Parmentier" w:date="2020-06-07T21:20:00Z">
        <w:r w:rsidRPr="005F301D">
          <w:t>Peirce</w:t>
        </w:r>
      </w:ins>
    </w:p>
    <w:p w:rsidR="00AD4404" w:rsidRDefault="005F301D">
      <w:pPr>
        <w:rPr>
          <w:ins w:id="1077" w:author="Arthur Parmentier" w:date="2020-06-07T21:34:00Z"/>
        </w:rPr>
      </w:pPr>
      <w:ins w:id="1078" w:author="Arthur Parmentier" w:date="2020-06-07T21:27:00Z">
        <w:r>
          <w:t xml:space="preserve">Charles Sanders Peirce </w:t>
        </w:r>
      </w:ins>
      <w:ins w:id="1079" w:author="Arthur Parmentier" w:date="2020-06-07T21:31:00Z">
        <w:r w:rsidR="00967518">
          <w:t xml:space="preserve">proposed a more complex </w:t>
        </w:r>
      </w:ins>
      <w:ins w:id="1080" w:author="Arthur Parmentier" w:date="2020-06-07T21:32:00Z">
        <w:r w:rsidR="00967518">
          <w:t>classification of theory of signs</w:t>
        </w:r>
      </w:ins>
      <w:ins w:id="1081" w:author="Arthur Parmentier" w:date="2020-06-07T21:33:00Z">
        <w:r w:rsidR="00967518">
          <w:t xml:space="preserve"> in triadic ele</w:t>
        </w:r>
      </w:ins>
      <w:ins w:id="1082" w:author="Arthur Parmentier" w:date="2020-06-07T21:34:00Z">
        <w:r w:rsidR="00967518">
          <w:t>ments</w:t>
        </w:r>
      </w:ins>
      <w:ins w:id="1083" w:author="Arthur Parmentier" w:date="2020-06-10T19:04:00Z">
        <w:r w:rsidR="005A0466">
          <w:t xml:space="preserve"> </w:t>
        </w:r>
      </w:ins>
      <w:customXmlInsRangeStart w:id="1084" w:author="Arthur Parmentier" w:date="2020-06-10T19:05:00Z"/>
      <w:sdt>
        <w:sdtPr>
          <w:id w:val="-1370377923"/>
          <w:citation/>
        </w:sdtPr>
        <w:sdtContent>
          <w:customXmlInsRangeEnd w:id="1084"/>
          <w:ins w:id="1085" w:author="Arthur Parmentier" w:date="2020-06-10T19:05:00Z">
            <w:r w:rsidR="005A0466">
              <w:fldChar w:fldCharType="begin"/>
            </w:r>
            <w:r w:rsidR="005A0466" w:rsidRPr="005A0466">
              <w:rPr>
                <w:rPrChange w:id="1086" w:author="Arthur Parmentier" w:date="2020-06-10T19:05:00Z">
                  <w:rPr>
                    <w:lang w:val="fr-FR"/>
                  </w:rPr>
                </w:rPrChange>
              </w:rPr>
              <w:instrText xml:space="preserve"> CITATION Pei03 \l 1036 </w:instrText>
            </w:r>
          </w:ins>
          <w:r w:rsidR="005A0466">
            <w:fldChar w:fldCharType="separate"/>
          </w:r>
          <w:r w:rsidR="00304C55">
            <w:rPr>
              <w:noProof/>
            </w:rPr>
            <w:t>(Peirce, 1903)</w:t>
          </w:r>
          <w:ins w:id="1087" w:author="Arthur Parmentier" w:date="2020-06-10T19:05:00Z">
            <w:r w:rsidR="005A0466">
              <w:fldChar w:fldCharType="end"/>
            </w:r>
          </w:ins>
          <w:customXmlInsRangeStart w:id="1088" w:author="Arthur Parmentier" w:date="2020-06-10T19:05:00Z"/>
        </w:sdtContent>
      </w:sdt>
      <w:customXmlInsRangeEnd w:id="1088"/>
      <w:ins w:id="1089" w:author="Arthur Parmentier" w:date="2020-06-07T21:34:00Z">
        <w:r w:rsidR="00967518">
          <w:t>. For instance, he claims that signs can be categorized in three classes:</w:t>
        </w:r>
      </w:ins>
    </w:p>
    <w:p w:rsidR="00967518" w:rsidRDefault="00967518">
      <w:pPr>
        <w:pStyle w:val="Paragraphedeliste"/>
        <w:numPr>
          <w:ilvl w:val="0"/>
          <w:numId w:val="43"/>
        </w:numPr>
        <w:rPr>
          <w:ins w:id="1090" w:author="Arthur Parmentier" w:date="2020-06-07T21:34:00Z"/>
        </w:rPr>
      </w:pPr>
      <w:ins w:id="1091" w:author="Arthur Parmentier" w:date="2020-06-07T21:34:00Z">
        <w:r>
          <w:t>Symbols</w:t>
        </w:r>
      </w:ins>
      <w:ins w:id="1092" w:author="Arthur Parmentier" w:date="2020-06-07T21:40:00Z">
        <w:r w:rsidR="00B83B38">
          <w:t xml:space="preserve">: </w:t>
        </w:r>
      </w:ins>
      <w:ins w:id="1093" w:author="Arthur Parmentier" w:date="2020-06-07T21:41:00Z">
        <w:r w:rsidR="00B83B38">
          <w:t>arbitrary</w:t>
        </w:r>
      </w:ins>
      <w:ins w:id="1094" w:author="Arthur Parmentier" w:date="2020-06-07T21:40:00Z">
        <w:r w:rsidR="00B83B38">
          <w:t xml:space="preserve"> signs that </w:t>
        </w:r>
      </w:ins>
      <w:ins w:id="1095" w:author="Arthur Parmentier" w:date="2020-06-07T21:44:00Z">
        <w:r w:rsidR="00B83B38">
          <w:t>must</w:t>
        </w:r>
      </w:ins>
      <w:ins w:id="1096" w:author="Arthur Parmentier" w:date="2020-06-07T21:40:00Z">
        <w:r w:rsidR="00B83B38">
          <w:t xml:space="preserve"> be learned</w:t>
        </w:r>
      </w:ins>
    </w:p>
    <w:p w:rsidR="00967518" w:rsidRDefault="00967518">
      <w:pPr>
        <w:pStyle w:val="Paragraphedeliste"/>
        <w:numPr>
          <w:ilvl w:val="0"/>
          <w:numId w:val="43"/>
        </w:numPr>
        <w:rPr>
          <w:ins w:id="1097" w:author="Arthur Parmentier" w:date="2020-06-07T21:34:00Z"/>
        </w:rPr>
      </w:pPr>
      <w:ins w:id="1098" w:author="Arthur Parmentier" w:date="2020-06-07T21:34:00Z">
        <w:r>
          <w:t>Icons</w:t>
        </w:r>
      </w:ins>
      <w:ins w:id="1099" w:author="Arthur Parmentier" w:date="2020-06-07T21:41:00Z">
        <w:r w:rsidR="00B83B38">
          <w:t xml:space="preserve">: </w:t>
        </w:r>
      </w:ins>
      <w:ins w:id="1100" w:author="Arthur Parmentier" w:date="2020-06-07T21:42:00Z">
        <w:r w:rsidR="00B83B38">
          <w:t xml:space="preserve">signs </w:t>
        </w:r>
      </w:ins>
      <w:ins w:id="1101" w:author="Arthur Parmentier" w:date="2020-06-07T21:43:00Z">
        <w:r w:rsidR="00B83B38">
          <w:t>for content and bodies that are similar in look, sound, smell or taste</w:t>
        </w:r>
      </w:ins>
    </w:p>
    <w:p w:rsidR="00967518" w:rsidRDefault="00967518">
      <w:pPr>
        <w:pStyle w:val="Paragraphedeliste"/>
        <w:numPr>
          <w:ilvl w:val="0"/>
          <w:numId w:val="43"/>
        </w:numPr>
        <w:rPr>
          <w:ins w:id="1102" w:author="Arthur Parmentier" w:date="2020-06-07T21:44:00Z"/>
        </w:rPr>
      </w:pPr>
      <w:ins w:id="1103" w:author="Arthur Parmentier" w:date="2020-06-07T21:34:00Z">
        <w:r>
          <w:t>Indices (or index)</w:t>
        </w:r>
      </w:ins>
      <w:ins w:id="1104" w:author="Arthur Parmentier" w:date="2020-06-07T21:43:00Z">
        <w:r w:rsidR="00B83B38">
          <w:t xml:space="preserve">: signs that are caused by the thing they </w:t>
        </w:r>
      </w:ins>
      <w:ins w:id="1105" w:author="Arthur Parmentier" w:date="2020-06-07T21:44:00Z">
        <w:r w:rsidR="00B83B38">
          <w:t>stand for or bear close connection between body and content</w:t>
        </w:r>
      </w:ins>
    </w:p>
    <w:p w:rsidR="00B83B38" w:rsidRPr="00B83B38" w:rsidRDefault="00B83B38">
      <w:pPr>
        <w:rPr>
          <w:ins w:id="1106" w:author="Arthur Parmentier" w:date="2020-06-07T21:11:00Z"/>
          <w:rPrChange w:id="1107" w:author="Arthur Parmentier" w:date="2020-06-07T21:44:00Z">
            <w:rPr>
              <w:ins w:id="1108" w:author="Arthur Parmentier" w:date="2020-06-07T21:11:00Z"/>
            </w:rPr>
          </w:rPrChange>
        </w:rPr>
        <w:pPrChange w:id="1109" w:author="Arthur Parmentier" w:date="2020-06-10T16:26:00Z">
          <w:pPr>
            <w:pStyle w:val="Titre2"/>
            <w:numPr>
              <w:numId w:val="42"/>
            </w:numPr>
          </w:pPr>
        </w:pPrChange>
      </w:pPr>
      <w:ins w:id="1110" w:author="Arthur Parmentier" w:date="2020-06-07T21:44:00Z">
        <w:r w:rsidRPr="00B83B38">
          <w:rPr>
            <w:rPrChange w:id="1111" w:author="Arthur Parmentier" w:date="2020-06-07T21:44:00Z">
              <w:rPr/>
            </w:rPrChange>
          </w:rPr>
          <w:t>For Peirce, t</w:t>
        </w:r>
        <w:r w:rsidRPr="00B83B38">
          <w:rPr>
            <w:rPrChange w:id="1112" w:author="Arthur Parmentier" w:date="2020-06-07T21:44:00Z">
              <w:rPr>
                <w:lang w:val="fr-FR"/>
              </w:rPr>
            </w:rPrChange>
          </w:rPr>
          <w:t xml:space="preserve">he most </w:t>
        </w:r>
      </w:ins>
      <w:ins w:id="1113" w:author="Arthur Parmentier" w:date="2020-06-07T21:45:00Z">
        <w:r w:rsidRPr="00B83B38">
          <w:rPr>
            <w:rPrChange w:id="1114" w:author="Arthur Parmentier" w:date="2020-06-07T21:44:00Z">
              <w:rPr/>
            </w:rPrChange>
          </w:rPr>
          <w:t>v</w:t>
        </w:r>
        <w:r>
          <w:t>ersatile</w:t>
        </w:r>
      </w:ins>
      <w:ins w:id="1115" w:author="Arthur Parmentier" w:date="2020-06-07T21:44:00Z">
        <w:r>
          <w:t xml:space="preserve"> signs are symbols because they can express more ab</w:t>
        </w:r>
      </w:ins>
      <w:ins w:id="1116" w:author="Arthur Parmentier" w:date="2020-06-07T21:45:00Z">
        <w:r>
          <w:t>stract and complex concepts.</w:t>
        </w:r>
      </w:ins>
    </w:p>
    <w:p w:rsidR="00E962D4" w:rsidRDefault="00FD4AA0">
      <w:pPr>
        <w:pStyle w:val="Titre4"/>
        <w:rPr>
          <w:ins w:id="1117" w:author="Arthur Parmentier" w:date="2020-06-08T11:24:00Z"/>
        </w:rPr>
        <w:pPrChange w:id="1118" w:author="Arthur Parmentier" w:date="2020-06-10T16:26:00Z">
          <w:pPr>
            <w:pStyle w:val="Titre3"/>
          </w:pPr>
        </w:pPrChange>
      </w:pPr>
      <w:ins w:id="1119" w:author="Arthur Parmentier" w:date="2020-06-08T11:24:00Z">
        <w:r>
          <w:lastRenderedPageBreak/>
          <w:t>C</w:t>
        </w:r>
      </w:ins>
      <w:ins w:id="1120" w:author="Arthur Parmentier" w:date="2020-06-08T11:11:00Z">
        <w:r w:rsidR="00E962D4">
          <w:t>ommunication</w:t>
        </w:r>
      </w:ins>
    </w:p>
    <w:p w:rsidR="00FD4AA0" w:rsidRPr="00FD4AA0" w:rsidRDefault="00F13BE8">
      <w:pPr>
        <w:pStyle w:val="Titre5"/>
        <w:rPr>
          <w:ins w:id="1121" w:author="Arthur Parmentier" w:date="2020-06-08T11:11:00Z"/>
          <w:rPrChange w:id="1122" w:author="Arthur Parmentier" w:date="2020-06-08T11:24:00Z">
            <w:rPr>
              <w:ins w:id="1123" w:author="Arthur Parmentier" w:date="2020-06-08T11:11:00Z"/>
            </w:rPr>
          </w:rPrChange>
        </w:rPr>
        <w:pPrChange w:id="1124" w:author="Arthur Parmentier" w:date="2020-06-10T16:26:00Z">
          <w:pPr>
            <w:pStyle w:val="Titre3"/>
          </w:pPr>
        </w:pPrChange>
      </w:pPr>
      <w:ins w:id="1125" w:author="Arthur Parmentier" w:date="2020-06-08T11:24:00Z">
        <w:r>
          <w:t>Elements of communication</w:t>
        </w:r>
      </w:ins>
    </w:p>
    <w:p w:rsidR="00E962D4" w:rsidRDefault="00EB127C">
      <w:pPr>
        <w:rPr>
          <w:ins w:id="1126" w:author="Arthur Parmentier" w:date="2020-06-08T11:13:00Z"/>
        </w:rPr>
      </w:pPr>
      <w:ins w:id="1127" w:author="Arthur Parmentier" w:date="2020-06-08T12:02:00Z">
        <w:r>
          <w:t>Even though more complex models have been proposed</w:t>
        </w:r>
        <w:r w:rsidR="001E578F">
          <w:t xml:space="preserve"> since</w:t>
        </w:r>
      </w:ins>
      <w:ins w:id="1128" w:author="Arthur Parmentier" w:date="2020-06-08T12:03:00Z">
        <w:r w:rsidR="001E578F">
          <w:t>, we find the basic elements</w:t>
        </w:r>
      </w:ins>
      <w:ins w:id="1129" w:author="Arthur Parmentier" w:date="2020-06-08T11:52:00Z">
        <w:r w:rsidR="00CC611D">
          <w:t xml:space="preserve"> of </w:t>
        </w:r>
      </w:ins>
      <w:ins w:id="1130" w:author="Arthur Parmentier" w:date="2020-06-08T11:11:00Z">
        <w:r w:rsidR="00E962D4">
          <w:t xml:space="preserve">communication </w:t>
        </w:r>
      </w:ins>
      <w:ins w:id="1131" w:author="Arthur Parmentier" w:date="2020-06-08T12:03:00Z">
        <w:r w:rsidR="001E578F">
          <w:t xml:space="preserve">in the </w:t>
        </w:r>
      </w:ins>
      <w:ins w:id="1132" w:author="Arthur Parmentier" w:date="2020-06-08T11:11:00Z">
        <w:r w:rsidR="00E962D4">
          <w:t>theory</w:t>
        </w:r>
      </w:ins>
      <w:ins w:id="1133" w:author="Arthur Parmentier" w:date="2020-06-08T11:52:00Z">
        <w:r w:rsidR="00CC611D">
          <w:t xml:space="preserve"> </w:t>
        </w:r>
      </w:ins>
      <w:ins w:id="1134" w:author="Arthur Parmentier" w:date="2020-06-08T12:03:00Z">
        <w:r w:rsidR="001E578F">
          <w:t>of</w:t>
        </w:r>
      </w:ins>
      <w:ins w:id="1135" w:author="Arthur Parmentier" w:date="2020-06-08T11:52:00Z">
        <w:r w:rsidR="00CC611D">
          <w:t xml:space="preserve"> Shannon</w:t>
        </w:r>
      </w:ins>
      <w:ins w:id="1136" w:author="Arthur Parmentier" w:date="2020-06-10T19:10:00Z">
        <w:r w:rsidR="007C08B8">
          <w:t xml:space="preserve"> </w:t>
        </w:r>
      </w:ins>
      <w:customXmlInsRangeStart w:id="1137" w:author="Arthur Parmentier" w:date="2020-06-10T19:10:00Z"/>
      <w:sdt>
        <w:sdtPr>
          <w:id w:val="202835870"/>
          <w:citation/>
        </w:sdtPr>
        <w:sdtContent>
          <w:customXmlInsRangeEnd w:id="1137"/>
          <w:ins w:id="1138" w:author="Arthur Parmentier" w:date="2020-06-10T19:10:00Z">
            <w:r w:rsidR="007C08B8">
              <w:fldChar w:fldCharType="begin"/>
            </w:r>
            <w:r w:rsidR="007C08B8" w:rsidRPr="007C08B8">
              <w:rPr>
                <w:rPrChange w:id="1139" w:author="Arthur Parmentier" w:date="2020-06-10T19:10:00Z">
                  <w:rPr>
                    <w:lang w:val="fr-FR"/>
                  </w:rPr>
                </w:rPrChange>
              </w:rPr>
              <w:instrText xml:space="preserve"> CITATION Sha48 \l 1036 </w:instrText>
            </w:r>
          </w:ins>
          <w:r w:rsidR="007C08B8">
            <w:fldChar w:fldCharType="separate"/>
          </w:r>
          <w:r w:rsidR="00304C55">
            <w:rPr>
              <w:noProof/>
            </w:rPr>
            <w:t>(Shannon, 1948)</w:t>
          </w:r>
          <w:ins w:id="1140" w:author="Arthur Parmentier" w:date="2020-06-10T19:10:00Z">
            <w:r w:rsidR="007C08B8">
              <w:fldChar w:fldCharType="end"/>
            </w:r>
          </w:ins>
          <w:customXmlInsRangeStart w:id="1141" w:author="Arthur Parmentier" w:date="2020-06-10T19:10:00Z"/>
        </w:sdtContent>
      </w:sdt>
      <w:customXmlInsRangeEnd w:id="1141"/>
      <w:ins w:id="1142" w:author="Arthur Parmentier" w:date="2020-06-08T11:11:00Z">
        <w:r w:rsidR="00E962D4">
          <w:t xml:space="preserve">, </w:t>
        </w:r>
      </w:ins>
      <w:ins w:id="1143" w:author="Arthur Parmentier" w:date="2020-06-08T11:12:00Z">
        <w:r w:rsidR="00E962D4">
          <w:t>that will</w:t>
        </w:r>
      </w:ins>
      <w:ins w:id="1144" w:author="Arthur Parmentier" w:date="2020-06-08T11:13:00Z">
        <w:r w:rsidR="00E962D4">
          <w:t xml:space="preserve"> help us naming the different processes and operators in SP:</w:t>
        </w:r>
      </w:ins>
    </w:p>
    <w:p w:rsidR="00E962D4" w:rsidRDefault="00E962D4">
      <w:pPr>
        <w:pStyle w:val="Paragraphedeliste"/>
        <w:numPr>
          <w:ilvl w:val="0"/>
          <w:numId w:val="43"/>
        </w:numPr>
        <w:rPr>
          <w:ins w:id="1145" w:author="Arthur Parmentier" w:date="2020-06-08T11:14:00Z"/>
        </w:rPr>
      </w:pPr>
      <w:ins w:id="1146" w:author="Arthur Parmentier" w:date="2020-06-08T11:14:00Z">
        <w:r>
          <w:t>Source: Shannon calls this element the "information source", which "produces a message or sequence of messages to be communicated to the receiving terminal."</w:t>
        </w:r>
      </w:ins>
    </w:p>
    <w:p w:rsidR="00E962D4" w:rsidRDefault="00E962D4">
      <w:pPr>
        <w:pStyle w:val="Paragraphedeliste"/>
        <w:numPr>
          <w:ilvl w:val="0"/>
          <w:numId w:val="43"/>
        </w:numPr>
        <w:rPr>
          <w:ins w:id="1147" w:author="Arthur Parmentier" w:date="2020-06-08T11:14:00Z"/>
        </w:rPr>
      </w:pPr>
      <w:ins w:id="1148" w:author="Arthur Parmentier" w:date="2020-06-08T11:14:00Z">
        <w:r>
          <w:t>Sender: Shannon calls this element the "transmitter", which "operates on the message in some way to produce a signal suitable for transmission over the channel." In Aristotle, this element is the "speaker" (orator).</w:t>
        </w:r>
      </w:ins>
    </w:p>
    <w:p w:rsidR="00E962D4" w:rsidRDefault="00E962D4">
      <w:pPr>
        <w:pStyle w:val="Paragraphedeliste"/>
        <w:numPr>
          <w:ilvl w:val="0"/>
          <w:numId w:val="43"/>
        </w:numPr>
        <w:rPr>
          <w:ins w:id="1149" w:author="Arthur Parmentier" w:date="2020-06-08T11:14:00Z"/>
        </w:rPr>
      </w:pPr>
      <w:ins w:id="1150" w:author="Arthur Parmentier" w:date="2020-06-08T11:14:00Z">
        <w:r>
          <w:t>Channel: For Shannon, the channel is "merely the medium used to transmit the signal from transmitter to receiver."</w:t>
        </w:r>
      </w:ins>
    </w:p>
    <w:p w:rsidR="00E962D4" w:rsidRDefault="00E962D4">
      <w:pPr>
        <w:pStyle w:val="Paragraphedeliste"/>
        <w:numPr>
          <w:ilvl w:val="0"/>
          <w:numId w:val="43"/>
        </w:numPr>
        <w:rPr>
          <w:ins w:id="1151" w:author="Arthur Parmentier" w:date="2020-06-08T11:14:00Z"/>
        </w:rPr>
      </w:pPr>
      <w:ins w:id="1152" w:author="Arthur Parmentier" w:date="2020-06-08T11:14:00Z">
        <w:r>
          <w:t>Receiver: For Shannon, the receiver "performs the inverse operation of that done by the transmitter, reconstructing the message from the signal."</w:t>
        </w:r>
      </w:ins>
    </w:p>
    <w:p w:rsidR="00E962D4" w:rsidRDefault="00E962D4">
      <w:pPr>
        <w:pStyle w:val="Paragraphedeliste"/>
        <w:numPr>
          <w:ilvl w:val="0"/>
          <w:numId w:val="43"/>
        </w:numPr>
        <w:rPr>
          <w:ins w:id="1153" w:author="Arthur Parmentier" w:date="2020-06-08T11:14:00Z"/>
        </w:rPr>
      </w:pPr>
      <w:ins w:id="1154" w:author="Arthur Parmentier" w:date="2020-06-08T11:14:00Z">
        <w:r>
          <w:t>Destination: For Shannon, the destination is "the person (or thing) for whom the message is intended".</w:t>
        </w:r>
      </w:ins>
    </w:p>
    <w:p w:rsidR="00E962D4" w:rsidRDefault="00E962D4">
      <w:pPr>
        <w:pStyle w:val="Paragraphedeliste"/>
        <w:numPr>
          <w:ilvl w:val="0"/>
          <w:numId w:val="43"/>
        </w:numPr>
        <w:rPr>
          <w:ins w:id="1155" w:author="Arthur Parmentier" w:date="2020-06-08T11:53:00Z"/>
        </w:rPr>
      </w:pPr>
      <w:ins w:id="1156" w:author="Arthur Parmentier" w:date="2020-06-08T11:14:00Z">
        <w:r>
          <w:t xml:space="preserve">Message: from Latin </w:t>
        </w:r>
        <w:proofErr w:type="spellStart"/>
        <w:r>
          <w:t>mittere</w:t>
        </w:r>
        <w:proofErr w:type="spellEnd"/>
        <w:r>
          <w:t>, "to send". The message is a concept, information, communication, or statement that is sent in a verbal, written, recorded, or visual form to the recipient.</w:t>
        </w:r>
      </w:ins>
    </w:p>
    <w:p w:rsidR="00FF0211" w:rsidRDefault="00FF0211">
      <w:pPr>
        <w:pStyle w:val="Titre5"/>
        <w:rPr>
          <w:ins w:id="1157" w:author="Arthur Parmentier" w:date="2020-06-08T11:24:00Z"/>
        </w:rPr>
        <w:pPrChange w:id="1158" w:author="Arthur Parmentier" w:date="2020-06-10T16:26:00Z">
          <w:pPr>
            <w:pStyle w:val="Titre4"/>
          </w:pPr>
        </w:pPrChange>
      </w:pPr>
      <w:ins w:id="1159" w:author="Arthur Parmentier" w:date="2020-06-08T11:24:00Z">
        <w:r>
          <w:t>Communication models</w:t>
        </w:r>
      </w:ins>
    </w:p>
    <w:p w:rsidR="00FF0211" w:rsidRDefault="00FF0211">
      <w:pPr>
        <w:rPr>
          <w:ins w:id="1160" w:author="Arthur Parmentier" w:date="2020-06-08T11:27:00Z"/>
        </w:rPr>
      </w:pPr>
      <w:ins w:id="1161" w:author="Arthur Parmentier" w:date="2020-06-08T11:24:00Z">
        <w:r>
          <w:t xml:space="preserve">Three </w:t>
        </w:r>
      </w:ins>
      <w:ins w:id="1162" w:author="Arthur Parmentier" w:date="2020-06-08T12:04:00Z">
        <w:r w:rsidR="004C31BC">
          <w:t xml:space="preserve">types of </w:t>
        </w:r>
      </w:ins>
      <w:ins w:id="1163" w:author="Arthur Parmentier" w:date="2020-06-08T11:24:00Z">
        <w:r>
          <w:t>models for communica</w:t>
        </w:r>
      </w:ins>
      <w:ins w:id="1164" w:author="Arthur Parmentier" w:date="2020-06-08T11:25:00Z">
        <w:r>
          <w:t xml:space="preserve">tion are generally presented: the linear mode, the interactive model </w:t>
        </w:r>
      </w:ins>
      <w:ins w:id="1165" w:author="Arthur Parmentier" w:date="2020-06-08T11:26:00Z">
        <w:r>
          <w:t>and the transactional model.</w:t>
        </w:r>
      </w:ins>
    </w:p>
    <w:p w:rsidR="00FF0211" w:rsidRDefault="00FF0211">
      <w:pPr>
        <w:pStyle w:val="Titre6"/>
        <w:rPr>
          <w:ins w:id="1166" w:author="Arthur Parmentier" w:date="2020-06-08T11:27:00Z"/>
        </w:rPr>
        <w:pPrChange w:id="1167" w:author="Arthur Parmentier" w:date="2020-06-10T16:26:00Z">
          <w:pPr>
            <w:pStyle w:val="Titre5"/>
          </w:pPr>
        </w:pPrChange>
      </w:pPr>
      <w:ins w:id="1168" w:author="Arthur Parmentier" w:date="2020-06-08T11:27:00Z">
        <w:r>
          <w:t>The linear model</w:t>
        </w:r>
      </w:ins>
    </w:p>
    <w:p w:rsidR="00FF0211" w:rsidRDefault="00FF0211">
      <w:pPr>
        <w:rPr>
          <w:ins w:id="1169" w:author="Arthur Parmentier" w:date="2020-06-08T11:29:00Z"/>
        </w:rPr>
      </w:pPr>
      <w:ins w:id="1170" w:author="Arthur Parmentier" w:date="2020-06-08T11:27:00Z">
        <w:r>
          <w:t>The linear model represents one-way communication, as a transfer of a message from the source</w:t>
        </w:r>
      </w:ins>
      <w:ins w:id="1171" w:author="Arthur Parmentier" w:date="2020-06-08T11:28:00Z">
        <w:r>
          <w:t xml:space="preserve"> to the destination. The sender encodes the message, for instance with </w:t>
        </w:r>
      </w:ins>
      <w:ins w:id="1172" w:author="Arthur Parmentier" w:date="2020-06-08T11:29:00Z">
        <w:r>
          <w:t xml:space="preserve">sign </w:t>
        </w:r>
      </w:ins>
      <w:ins w:id="1173" w:author="Arthur Parmentier" w:date="2020-06-08T11:28:00Z">
        <w:r>
          <w:t>language</w:t>
        </w:r>
      </w:ins>
      <w:ins w:id="1174" w:author="Arthur Parmentier" w:date="2020-06-08T11:29:00Z">
        <w:r>
          <w:t>, that is decoded by the receiver. There is no feedback in this model.</w:t>
        </w:r>
      </w:ins>
    </w:p>
    <w:p w:rsidR="002D6E20" w:rsidRDefault="002D6E20">
      <w:pPr>
        <w:pStyle w:val="Titre6"/>
        <w:rPr>
          <w:ins w:id="1175" w:author="Arthur Parmentier" w:date="2020-06-08T11:29:00Z"/>
        </w:rPr>
        <w:pPrChange w:id="1176" w:author="Arthur Parmentier" w:date="2020-06-10T16:26:00Z">
          <w:pPr>
            <w:pStyle w:val="Titre5"/>
          </w:pPr>
        </w:pPrChange>
      </w:pPr>
      <w:ins w:id="1177" w:author="Arthur Parmentier" w:date="2020-06-08T11:29:00Z">
        <w:r>
          <w:t>The interactive model</w:t>
        </w:r>
      </w:ins>
    </w:p>
    <w:p w:rsidR="002D6E20" w:rsidRDefault="002D6E20">
      <w:pPr>
        <w:rPr>
          <w:ins w:id="1178" w:author="Arthur Parmentier" w:date="2020-06-08T11:42:00Z"/>
        </w:rPr>
      </w:pPr>
      <w:ins w:id="1179" w:author="Arthur Parmentier" w:date="2020-06-08T11:29:00Z">
        <w:r>
          <w:t>The interactive model represents 2-</w:t>
        </w:r>
      </w:ins>
      <w:ins w:id="1180" w:author="Arthur Parmentier" w:date="2020-06-08T11:30:00Z">
        <w:r>
          <w:t xml:space="preserve">way but asynchronous communication, like message exchanges over the internet. </w:t>
        </w:r>
      </w:ins>
      <w:ins w:id="1181" w:author="Arthur Parmentier" w:date="2020-06-08T11:42:00Z">
        <w:r w:rsidR="00AB1C05">
          <w:t>It</w:t>
        </w:r>
      </w:ins>
      <w:ins w:id="1182" w:author="Arthur Parmentier" w:date="2020-06-08T11:30:00Z">
        <w:r>
          <w:t xml:space="preserve"> </w:t>
        </w:r>
      </w:ins>
      <w:ins w:id="1183" w:author="Arthur Parmentier" w:date="2020-06-08T11:42:00Z">
        <w:r>
          <w:t>considers</w:t>
        </w:r>
      </w:ins>
      <w:ins w:id="1184" w:author="Arthur Parmentier" w:date="2020-06-08T11:31:00Z">
        <w:r>
          <w:t xml:space="preserve"> the feedback, the context and notions of behavior for both intentional and unintentional communication.</w:t>
        </w:r>
      </w:ins>
    </w:p>
    <w:p w:rsidR="002D6E20" w:rsidRDefault="00AB1C05">
      <w:pPr>
        <w:pStyle w:val="Titre6"/>
        <w:rPr>
          <w:ins w:id="1185" w:author="Arthur Parmentier" w:date="2020-06-08T11:42:00Z"/>
        </w:rPr>
        <w:pPrChange w:id="1186" w:author="Arthur Parmentier" w:date="2020-06-10T16:26:00Z">
          <w:pPr>
            <w:pStyle w:val="Titre5"/>
          </w:pPr>
        </w:pPrChange>
      </w:pPr>
      <w:ins w:id="1187" w:author="Arthur Parmentier" w:date="2020-06-08T11:42:00Z">
        <w:r>
          <w:t>The transactional model</w:t>
        </w:r>
      </w:ins>
    </w:p>
    <w:p w:rsidR="00AB1C05" w:rsidRPr="00AB1C05" w:rsidRDefault="00AB1C05">
      <w:pPr>
        <w:rPr>
          <w:ins w:id="1188" w:author="Arthur Parmentier" w:date="2020-06-08T11:11:00Z"/>
          <w:rPrChange w:id="1189" w:author="Arthur Parmentier" w:date="2020-06-08T11:42:00Z">
            <w:rPr>
              <w:ins w:id="1190" w:author="Arthur Parmentier" w:date="2020-06-08T11:11:00Z"/>
            </w:rPr>
          </w:rPrChange>
        </w:rPr>
        <w:pPrChange w:id="1191" w:author="Arthur Parmentier" w:date="2020-06-10T16:26:00Z">
          <w:pPr>
            <w:pStyle w:val="Titre3"/>
          </w:pPr>
        </w:pPrChange>
      </w:pPr>
      <w:ins w:id="1192" w:author="Arthur Parmentier" w:date="2020-06-08T11:42:00Z">
        <w:r>
          <w:t>The transactional model</w:t>
        </w:r>
      </w:ins>
      <w:ins w:id="1193" w:author="Arthur Parmentier" w:date="2020-06-08T11:43:00Z">
        <w:r>
          <w:t xml:space="preserve"> views communication as occurring simultaneously</w:t>
        </w:r>
      </w:ins>
      <w:ins w:id="1194" w:author="Arthur Parmentier" w:date="2020-06-08T11:44:00Z">
        <w:r>
          <w:t xml:space="preserve">, each person being both a sender and receiver at the same time, even though the language of the communication is not </w:t>
        </w:r>
      </w:ins>
      <w:ins w:id="1195" w:author="Arthur Parmentier" w:date="2020-06-08T12:04:00Z">
        <w:r w:rsidR="007C61D6">
          <w:t xml:space="preserve">always </w:t>
        </w:r>
      </w:ins>
      <w:ins w:id="1196" w:author="Arthur Parmentier" w:date="2020-06-08T11:44:00Z">
        <w:r>
          <w:t>the same (whi</w:t>
        </w:r>
      </w:ins>
      <w:ins w:id="1197" w:author="Arthur Parmentier" w:date="2020-06-08T11:45:00Z">
        <w:r>
          <w:t>le someone is speaking, others can react with gestures or unintentional communication forms).</w:t>
        </w:r>
      </w:ins>
    </w:p>
    <w:p w:rsidR="00A36CE1" w:rsidRDefault="00A36CE1">
      <w:pPr>
        <w:pStyle w:val="Titre4"/>
        <w:rPr>
          <w:ins w:id="1198" w:author="Arthur Parmentier" w:date="2020-06-08T00:54:00Z"/>
        </w:rPr>
        <w:pPrChange w:id="1199" w:author="Arthur Parmentier" w:date="2020-06-10T16:26:00Z">
          <w:pPr>
            <w:pStyle w:val="Titre3"/>
          </w:pPr>
        </w:pPrChange>
      </w:pPr>
      <w:ins w:id="1200" w:author="Arthur Parmentier" w:date="2020-06-08T00:54:00Z">
        <w:r>
          <w:t>Some elements of syntax</w:t>
        </w:r>
      </w:ins>
    </w:p>
    <w:p w:rsidR="00A36CE1" w:rsidRDefault="00A36CE1">
      <w:pPr>
        <w:rPr>
          <w:ins w:id="1201" w:author="Arthur Parmentier" w:date="2020-06-08T01:23:00Z"/>
        </w:rPr>
      </w:pPr>
      <w:ins w:id="1202" w:author="Arthur Parmentier" w:date="2020-06-08T00:55:00Z">
        <w:r>
          <w:t>In the next parts of this report, we are going to use some elements of syntax that I would like to introduce prior to the discussion on SP grammar.</w:t>
        </w:r>
      </w:ins>
    </w:p>
    <w:p w:rsidR="002E242D" w:rsidRDefault="002E242D">
      <w:pPr>
        <w:pStyle w:val="Titre5"/>
        <w:rPr>
          <w:ins w:id="1203" w:author="Arthur Parmentier" w:date="2020-06-08T00:56:00Z"/>
        </w:rPr>
        <w:pPrChange w:id="1204" w:author="Arthur Parmentier" w:date="2020-06-10T16:26:00Z">
          <w:pPr/>
        </w:pPrChange>
      </w:pPr>
      <w:ins w:id="1205" w:author="Arthur Parmentier" w:date="2020-06-08T01:23:00Z">
        <w:r>
          <w:lastRenderedPageBreak/>
          <w:t>Hierarchical structures</w:t>
        </w:r>
      </w:ins>
    </w:p>
    <w:p w:rsidR="00347D33" w:rsidRDefault="00347D33">
      <w:pPr>
        <w:rPr>
          <w:ins w:id="1206" w:author="Arthur Parmentier" w:date="2020-06-08T01:02:00Z"/>
        </w:rPr>
      </w:pPr>
      <w:ins w:id="1207" w:author="Arthur Parmentier" w:date="2020-06-08T00:56:00Z">
        <w:r>
          <w:t>It is common in Western languages</w:t>
        </w:r>
      </w:ins>
      <w:ins w:id="1208" w:author="Arthur Parmentier" w:date="2020-06-08T00:57:00Z">
        <w:r>
          <w:rPr>
            <w:rStyle w:val="Appelnotedebasdep"/>
          </w:rPr>
          <w:footnoteReference w:id="4"/>
        </w:r>
        <w:r>
          <w:t xml:space="preserve"> to find hierarchical elements and structu</w:t>
        </w:r>
      </w:ins>
      <w:ins w:id="1211" w:author="Arthur Parmentier" w:date="2020-06-08T00:58:00Z">
        <w:r>
          <w:t>res of syntax. For instance, most basic elements of syntax are called “words”; in our case, they correspond to single signs. These elements can be asse</w:t>
        </w:r>
      </w:ins>
      <w:ins w:id="1212" w:author="Arthur Parmentier" w:date="2020-06-08T00:59:00Z">
        <w:r>
          <w:t>mbled to form phrases. Each p</w:t>
        </w:r>
      </w:ins>
      <w:ins w:id="1213" w:author="Arthur Parmentier" w:date="2020-06-08T01:00:00Z">
        <w:r>
          <w:t xml:space="preserve">hrase performs a single function in </w:t>
        </w:r>
      </w:ins>
      <w:ins w:id="1214" w:author="Arthur Parmentier" w:date="2020-06-08T01:01:00Z">
        <w:r>
          <w:t>a clause, which is the most basic unit of meaning in the larger sentence.</w:t>
        </w:r>
      </w:ins>
    </w:p>
    <w:p w:rsidR="00347D33" w:rsidRDefault="00347D33">
      <w:pPr>
        <w:rPr>
          <w:ins w:id="1215" w:author="Arthur Parmentier" w:date="2020-06-08T01:02:00Z"/>
        </w:rPr>
      </w:pPr>
      <w:ins w:id="1216" w:author="Arthur Parmentier" w:date="2020-06-08T01:02:00Z">
        <w:r>
          <w:t>For instance, let’s consider the following sentence</w:t>
        </w:r>
      </w:ins>
      <w:ins w:id="1217" w:author="Arthur Parmentier" w:date="2020-06-08T01:12:00Z">
        <w:r w:rsidR="00DA4812">
          <w:t>s in English and SP</w:t>
        </w:r>
      </w:ins>
      <w:ins w:id="1218" w:author="Arthur Parmentier" w:date="2020-06-08T01:02:00Z">
        <w:r>
          <w:t>:</w:t>
        </w:r>
      </w:ins>
    </w:p>
    <w:p w:rsidR="00347D33" w:rsidRDefault="00DA4812">
      <w:pPr>
        <w:rPr>
          <w:ins w:id="1219" w:author="Arthur Parmentier" w:date="2020-06-08T01:07:00Z"/>
        </w:rPr>
      </w:pPr>
      <w:ins w:id="1220" w:author="Arthur Parmentier" w:date="2020-06-08T01:12:00Z">
        <w:r>
          <w:t>“</w:t>
        </w:r>
        <w:r w:rsidRPr="00DA4812">
          <w:t>M</w:t>
        </w:r>
      </w:ins>
      <w:ins w:id="1221" w:author="Arthur Parmentier" w:date="2020-06-08T01:15:00Z">
        <w:r>
          <w:t>y</w:t>
        </w:r>
      </w:ins>
      <w:ins w:id="1222" w:author="Arthur Parmentier" w:date="2020-06-08T01:12:00Z">
        <w:r w:rsidRPr="00DA4812">
          <w:t xml:space="preserve"> brother</w:t>
        </w:r>
      </w:ins>
      <w:ins w:id="1223" w:author="Arthur Parmentier" w:date="2020-06-08T01:18:00Z">
        <w:r w:rsidR="00370364">
          <w:t>,</w:t>
        </w:r>
      </w:ins>
      <w:ins w:id="1224" w:author="Arthur Parmentier" w:date="2020-06-08T01:12:00Z">
        <w:r w:rsidRPr="00DA4812">
          <w:t xml:space="preserve"> drives</w:t>
        </w:r>
      </w:ins>
      <w:ins w:id="1225" w:author="Arthur Parmentier" w:date="2020-06-08T01:16:00Z">
        <w:r>
          <w:t>;</w:t>
        </w:r>
      </w:ins>
      <w:ins w:id="1226" w:author="Arthur Parmentier" w:date="2020-06-08T01:12:00Z">
        <w:r w:rsidRPr="00DA4812">
          <w:t xml:space="preserve"> but he doesn’t drive</w:t>
        </w:r>
      </w:ins>
      <w:ins w:id="1227" w:author="Arthur Parmentier" w:date="2020-06-08T01:17:00Z">
        <w:r>
          <w:t>,</w:t>
        </w:r>
      </w:ins>
      <w:ins w:id="1228" w:author="Arthur Parmentier" w:date="2020-06-08T01:12:00Z">
        <w:r w:rsidRPr="00DA4812">
          <w:t xml:space="preserve"> very well</w:t>
        </w:r>
        <w:r>
          <w:t>.”</w:t>
        </w:r>
        <w:r>
          <w:br/>
        </w:r>
      </w:ins>
      <w:ins w:id="1229" w:author="Arthur Parmentier" w:date="2020-06-08T01:02:00Z">
        <w:r w:rsidR="00347D33">
          <w:t>“Percussions Actor 1</w:t>
        </w:r>
      </w:ins>
      <w:ins w:id="1230" w:author="Arthur Parmentier" w:date="2020-06-08T01:15:00Z">
        <w:r>
          <w:t>,</w:t>
        </w:r>
      </w:ins>
      <w:ins w:id="1231" w:author="Arthur Parmentier" w:date="2020-06-08T01:03:00Z">
        <w:r w:rsidR="00347D33">
          <w:t xml:space="preserve"> long tone</w:t>
        </w:r>
      </w:ins>
      <w:ins w:id="1232" w:author="Arthur Parmentier" w:date="2020-06-08T01:15:00Z">
        <w:r>
          <w:t xml:space="preserve">, </w:t>
        </w:r>
      </w:ins>
      <w:ins w:id="1233" w:author="Arthur Parmentier" w:date="2020-06-08T01:03:00Z">
        <w:r w:rsidR="00347D33">
          <w:t>slowly enter</w:t>
        </w:r>
      </w:ins>
      <w:ins w:id="1234" w:author="Arthur Parmentier" w:date="2020-06-08T01:13:00Z">
        <w:r>
          <w:t>;</w:t>
        </w:r>
      </w:ins>
      <w:ins w:id="1235" w:author="Arthur Parmentier" w:date="2020-06-08T01:03:00Z">
        <w:r w:rsidR="00347D33">
          <w:t>.</w:t>
        </w:r>
      </w:ins>
      <w:ins w:id="1236" w:author="Arthur Parmentier" w:date="2020-06-08T01:07:00Z">
        <w:r>
          <w:t>”</w:t>
        </w:r>
      </w:ins>
    </w:p>
    <w:p w:rsidR="00DA4812" w:rsidRDefault="00DA4812">
      <w:pPr>
        <w:rPr>
          <w:ins w:id="1237" w:author="Arthur Parmentier" w:date="2020-06-08T01:23:00Z"/>
        </w:rPr>
      </w:pPr>
      <w:ins w:id="1238" w:author="Arthur Parmentier" w:date="2020-06-08T01:07:00Z">
        <w:r>
          <w:t xml:space="preserve">I have separated each </w:t>
        </w:r>
      </w:ins>
      <w:ins w:id="1239" w:author="Arthur Parmentier" w:date="2020-06-08T01:14:00Z">
        <w:r>
          <w:t>word</w:t>
        </w:r>
      </w:ins>
      <w:ins w:id="1240" w:author="Arthur Parmentier" w:date="2020-06-08T01:15:00Z">
        <w:r>
          <w:t>/</w:t>
        </w:r>
      </w:ins>
      <w:ins w:id="1241" w:author="Arthur Parmentier" w:date="2020-06-08T01:07:00Z">
        <w:r>
          <w:t xml:space="preserve">sign by </w:t>
        </w:r>
      </w:ins>
      <w:ins w:id="1242" w:author="Arthur Parmentier" w:date="2020-06-08T01:15:00Z">
        <w:r>
          <w:t>a space</w:t>
        </w:r>
      </w:ins>
      <w:ins w:id="1243" w:author="Arthur Parmentier" w:date="2020-06-08T01:07:00Z">
        <w:r>
          <w:t xml:space="preserve">, </w:t>
        </w:r>
      </w:ins>
      <w:ins w:id="1244" w:author="Arthur Parmentier" w:date="2020-06-08T01:18:00Z">
        <w:r w:rsidR="00370364">
          <w:t>a few</w:t>
        </w:r>
      </w:ins>
      <w:ins w:id="1245" w:author="Arthur Parmentier" w:date="2020-06-08T01:07:00Z">
        <w:r>
          <w:t xml:space="preserve"> phrase</w:t>
        </w:r>
      </w:ins>
      <w:ins w:id="1246" w:author="Arthur Parmentier" w:date="2020-06-08T01:18:00Z">
        <w:r w:rsidR="00370364">
          <w:t>s</w:t>
        </w:r>
      </w:ins>
      <w:ins w:id="1247" w:author="Arthur Parmentier" w:date="2020-06-08T01:07:00Z">
        <w:r>
          <w:t xml:space="preserve"> by a </w:t>
        </w:r>
      </w:ins>
      <w:ins w:id="1248" w:author="Arthur Parmentier" w:date="2020-06-08T01:15:00Z">
        <w:r>
          <w:t>comma</w:t>
        </w:r>
      </w:ins>
      <w:ins w:id="1249" w:author="Arthur Parmentier" w:date="2020-06-08T01:18:00Z">
        <w:r w:rsidR="00370364">
          <w:rPr>
            <w:rStyle w:val="Appelnotedebasdep"/>
          </w:rPr>
          <w:footnoteReference w:id="5"/>
        </w:r>
      </w:ins>
      <w:ins w:id="1254" w:author="Arthur Parmentier" w:date="2020-06-08T01:13:00Z">
        <w:r>
          <w:t xml:space="preserve">, each </w:t>
        </w:r>
      </w:ins>
      <w:ins w:id="1255" w:author="Arthur Parmentier" w:date="2020-06-08T01:08:00Z">
        <w:r>
          <w:t>clause</w:t>
        </w:r>
      </w:ins>
      <w:ins w:id="1256" w:author="Arthur Parmentier" w:date="2020-06-08T01:13:00Z">
        <w:r>
          <w:t xml:space="preserve"> by </w:t>
        </w:r>
      </w:ins>
      <w:ins w:id="1257" w:author="Arthur Parmentier" w:date="2020-06-08T01:14:00Z">
        <w:r>
          <w:t>a semicolon</w:t>
        </w:r>
      </w:ins>
      <w:ins w:id="1258" w:author="Arthur Parmentier" w:date="2020-06-08T01:08:00Z">
        <w:r>
          <w:t xml:space="preserve">, </w:t>
        </w:r>
      </w:ins>
      <w:ins w:id="1259" w:author="Arthur Parmentier" w:date="2020-06-08T01:14:00Z">
        <w:r>
          <w:t>and n</w:t>
        </w:r>
      </w:ins>
      <w:ins w:id="1260" w:author="Arthur Parmentier" w:date="2020-06-08T01:08:00Z">
        <w:r>
          <w:t>o</w:t>
        </w:r>
      </w:ins>
      <w:ins w:id="1261" w:author="Arthur Parmentier" w:date="2020-06-08T01:14:00Z">
        <w:r>
          <w:t>ted the end of</w:t>
        </w:r>
      </w:ins>
      <w:ins w:id="1262" w:author="Arthur Parmentier" w:date="2020-06-08T01:08:00Z">
        <w:r>
          <w:t xml:space="preserve"> the sentence</w:t>
        </w:r>
      </w:ins>
      <w:ins w:id="1263" w:author="Arthur Parmentier" w:date="2020-06-08T01:09:00Z">
        <w:r>
          <w:t xml:space="preserve"> by a final point.</w:t>
        </w:r>
      </w:ins>
    </w:p>
    <w:p w:rsidR="002E242D" w:rsidRDefault="002E242D">
      <w:pPr>
        <w:pStyle w:val="Titre5"/>
        <w:rPr>
          <w:ins w:id="1264" w:author="Arthur Parmentier" w:date="2020-06-08T01:23:00Z"/>
        </w:rPr>
        <w:pPrChange w:id="1265" w:author="Arthur Parmentier" w:date="2020-06-10T16:26:00Z">
          <w:pPr>
            <w:pStyle w:val="Titre4"/>
          </w:pPr>
        </w:pPrChange>
      </w:pPr>
      <w:ins w:id="1266" w:author="Arthur Parmentier" w:date="2020-06-08T01:23:00Z">
        <w:r>
          <w:t>Functions</w:t>
        </w:r>
      </w:ins>
    </w:p>
    <w:p w:rsidR="002E242D" w:rsidRPr="002E242D" w:rsidRDefault="002E242D">
      <w:pPr>
        <w:rPr>
          <w:ins w:id="1267" w:author="Arthur Parmentier" w:date="2020-06-08T00:54:00Z"/>
          <w:rPrChange w:id="1268" w:author="Arthur Parmentier" w:date="2020-06-08T01:23:00Z">
            <w:rPr>
              <w:ins w:id="1269" w:author="Arthur Parmentier" w:date="2020-06-08T00:54:00Z"/>
            </w:rPr>
          </w:rPrChange>
        </w:rPr>
        <w:pPrChange w:id="1270" w:author="Arthur Parmentier" w:date="2020-06-10T16:26:00Z">
          <w:pPr>
            <w:pStyle w:val="Titre3"/>
          </w:pPr>
        </w:pPrChange>
      </w:pPr>
      <w:ins w:id="1271" w:author="Arthur Parmentier" w:date="2020-06-08T01:23:00Z">
        <w:r>
          <w:t>Ea</w:t>
        </w:r>
      </w:ins>
      <w:ins w:id="1272" w:author="Arthur Parmentier" w:date="2020-06-08T01:24:00Z">
        <w:r>
          <w:t>ch element of</w:t>
        </w:r>
      </w:ins>
      <w:ins w:id="1273" w:author="Arthur Parmentier" w:date="2020-06-08T01:25:00Z">
        <w:r>
          <w:t xml:space="preserve"> the syntax performs several functions at different levels, for instance at the clause level or at the phrase level. Examples of these functions in </w:t>
        </w:r>
      </w:ins>
      <w:ins w:id="1274" w:author="Arthur Parmentier" w:date="2020-06-08T01:27:00Z">
        <w:r>
          <w:t>English</w:t>
        </w:r>
      </w:ins>
      <w:ins w:id="1275" w:author="Arthur Parmentier" w:date="2020-06-08T01:25:00Z">
        <w:r>
          <w:t xml:space="preserve"> are “</w:t>
        </w:r>
      </w:ins>
      <w:ins w:id="1276" w:author="Arthur Parmentier" w:date="2020-06-08T01:26:00Z">
        <w:r>
          <w:t xml:space="preserve">verb”, “noun phrase”, “noun”, “object </w:t>
        </w:r>
      </w:ins>
      <w:ins w:id="1277" w:author="Arthur Parmentier" w:date="2020-06-08T01:27:00Z">
        <w:r>
          <w:t>predicative” …</w:t>
        </w:r>
      </w:ins>
    </w:p>
    <w:p w:rsidR="006D5BBB" w:rsidRDefault="00E85B26">
      <w:pPr>
        <w:pStyle w:val="Titre4"/>
        <w:rPr>
          <w:ins w:id="1278" w:author="Arthur Parmentier" w:date="2020-06-08T01:36:00Z"/>
        </w:rPr>
        <w:pPrChange w:id="1279" w:author="Arthur Parmentier" w:date="2020-06-10T16:26:00Z">
          <w:pPr>
            <w:pStyle w:val="Titre3"/>
          </w:pPr>
        </w:pPrChange>
      </w:pPr>
      <w:ins w:id="1280" w:author="Arthur Parmentier" w:date="2020-06-08T01:33:00Z">
        <w:r>
          <w:t>Context-free</w:t>
        </w:r>
      </w:ins>
      <w:ins w:id="1281" w:author="Arthur Parmentier" w:date="2020-06-08T02:17:00Z">
        <w:r w:rsidR="00300A77">
          <w:t>,</w:t>
        </w:r>
      </w:ins>
      <w:ins w:id="1282" w:author="Arthur Parmentier" w:date="2020-06-08T01:33:00Z">
        <w:r>
          <w:t xml:space="preserve"> context-sensitive</w:t>
        </w:r>
      </w:ins>
      <w:ins w:id="1283" w:author="Arthur Parmentier" w:date="2020-06-07T21:11:00Z">
        <w:r w:rsidR="006D5BBB" w:rsidRPr="007C437A">
          <w:t xml:space="preserve"> </w:t>
        </w:r>
      </w:ins>
      <w:ins w:id="1284" w:author="Arthur Parmentier" w:date="2020-06-08T02:17:00Z">
        <w:r w:rsidR="00300A77">
          <w:t>and regular languages</w:t>
        </w:r>
      </w:ins>
    </w:p>
    <w:p w:rsidR="00E85B26" w:rsidRDefault="006F64B1">
      <w:pPr>
        <w:rPr>
          <w:ins w:id="1285" w:author="Arthur Parmentier" w:date="2020-06-08T01:35:00Z"/>
        </w:rPr>
        <w:pPrChange w:id="1286" w:author="Arthur Parmentier" w:date="2020-06-10T16:26:00Z">
          <w:pPr>
            <w:pStyle w:val="Titre4"/>
          </w:pPr>
        </w:pPrChange>
      </w:pPr>
      <w:ins w:id="1287" w:author="Arthur Parmentier" w:date="2020-06-08T01:37:00Z">
        <w:r>
          <w:t xml:space="preserve">In order to introduce the </w:t>
        </w:r>
        <w:r w:rsidR="00067022">
          <w:t xml:space="preserve">parsing mechanisms of my recognition tool, I would like to </w:t>
        </w:r>
      </w:ins>
      <w:ins w:id="1288" w:author="Arthur Parmentier" w:date="2020-06-08T01:38:00Z">
        <w:r w:rsidR="00067022">
          <w:t>explain some of the basic concepts of context free/sensitive grammars and how their can be parsed by automata.</w:t>
        </w:r>
      </w:ins>
    </w:p>
    <w:p w:rsidR="00E85B26" w:rsidRDefault="00E85B26">
      <w:pPr>
        <w:pStyle w:val="Titre5"/>
        <w:rPr>
          <w:ins w:id="1289" w:author="Arthur Parmentier" w:date="2020-06-08T01:40:00Z"/>
        </w:rPr>
        <w:pPrChange w:id="1290" w:author="Arthur Parmentier" w:date="2020-06-10T16:26:00Z">
          <w:pPr>
            <w:pStyle w:val="Titre4"/>
          </w:pPr>
        </w:pPrChange>
      </w:pPr>
      <w:ins w:id="1291" w:author="Arthur Parmentier" w:date="2020-06-08T01:35:00Z">
        <w:r>
          <w:t>Context sensitive grammars</w:t>
        </w:r>
      </w:ins>
    </w:p>
    <w:p w:rsidR="00DE0C52" w:rsidRPr="00DE0C52" w:rsidRDefault="00DE0C52">
      <w:pPr>
        <w:rPr>
          <w:ins w:id="1292" w:author="Arthur Parmentier" w:date="2020-06-08T01:35:00Z"/>
          <w:rPrChange w:id="1293" w:author="Arthur Parmentier" w:date="2020-06-08T01:40:00Z">
            <w:rPr>
              <w:ins w:id="1294" w:author="Arthur Parmentier" w:date="2020-06-08T01:35:00Z"/>
            </w:rPr>
          </w:rPrChange>
        </w:rPr>
        <w:pPrChange w:id="1295" w:author="Arthur Parmentier" w:date="2020-06-10T16:26:00Z">
          <w:pPr>
            <w:pStyle w:val="Titre4"/>
          </w:pPr>
        </w:pPrChange>
      </w:pPr>
      <w:ins w:id="1296" w:author="Arthur Parmentier" w:date="2020-06-08T01:40:00Z">
        <w:r w:rsidRPr="00DE0C52">
          <w:rPr>
            <w:rPrChange w:id="1297" w:author="Arthur Parmentier" w:date="2020-06-08T01:40:00Z">
              <w:rPr/>
            </w:rPrChange>
          </w:rPr>
          <w:t xml:space="preserve">Context sensitive grammars describe </w:t>
        </w:r>
        <w:r w:rsidRPr="00DE0C52">
          <w:rPr>
            <w:rPrChange w:id="1298" w:author="Arthur Parmentier" w:date="2020-06-08T01:40:00Z">
              <w:rPr>
                <w:lang w:val="fr-FR"/>
              </w:rPr>
            </w:rPrChange>
          </w:rPr>
          <w:t>th</w:t>
        </w:r>
        <w:r>
          <w:t xml:space="preserve">e grammars of oral and written languages we are familiar with, such as </w:t>
        </w:r>
      </w:ins>
      <w:ins w:id="1299" w:author="Arthur Parmentier" w:date="2020-06-08T01:41:00Z">
        <w:r>
          <w:t>English.</w:t>
        </w:r>
      </w:ins>
      <w:ins w:id="1300" w:author="Arthur Parmentier" w:date="2020-06-08T01:42:00Z">
        <w:r w:rsidR="00A71935">
          <w:t xml:space="preserve"> As its name suggest, it means that to </w:t>
        </w:r>
      </w:ins>
      <w:ins w:id="1301" w:author="Arthur Parmentier" w:date="2020-06-08T01:47:00Z">
        <w:r w:rsidR="008054B5">
          <w:t>find</w:t>
        </w:r>
      </w:ins>
      <w:ins w:id="1302" w:author="Arthur Parmentier" w:date="2020-06-08T01:42:00Z">
        <w:r w:rsidR="00A71935">
          <w:t xml:space="preserve"> the function of an element in the sentence, it </w:t>
        </w:r>
      </w:ins>
      <w:ins w:id="1303" w:author="Arthur Parmentier" w:date="2020-06-08T01:44:00Z">
        <w:r w:rsidR="00A71935">
          <w:t xml:space="preserve">may be </w:t>
        </w:r>
      </w:ins>
      <w:ins w:id="1304" w:author="Arthur Parmentier" w:date="2020-06-08T01:43:00Z">
        <w:r w:rsidR="00A71935">
          <w:t>necessary to know about the context, i.e. the other elements that surrounds it.</w:t>
        </w:r>
      </w:ins>
    </w:p>
    <w:p w:rsidR="00E85B26" w:rsidRDefault="00C22AA0">
      <w:pPr>
        <w:rPr>
          <w:ins w:id="1305" w:author="Arthur Parmentier" w:date="2020-06-08T01:40:00Z"/>
        </w:rPr>
      </w:pPr>
      <w:ins w:id="1306" w:author="Arthur Parmentier" w:date="2020-06-08T01:44:00Z">
        <w:r>
          <w:t>One important theorem is t</w:t>
        </w:r>
      </w:ins>
      <w:ins w:id="1307" w:author="Arthur Parmentier" w:date="2020-06-08T01:45:00Z">
        <w:r>
          <w:t xml:space="preserve">hat all </w:t>
        </w:r>
      </w:ins>
      <w:ins w:id="1308" w:author="Arthur Parmentier" w:date="2020-06-08T01:35:00Z">
        <w:r w:rsidR="00E85B26">
          <w:t>context-sensitive grammar</w:t>
        </w:r>
      </w:ins>
      <w:ins w:id="1309" w:author="Arthur Parmentier" w:date="2020-06-08T01:45:00Z">
        <w:r>
          <w:t>s</w:t>
        </w:r>
      </w:ins>
      <w:ins w:id="1310" w:author="Arthur Parmentier" w:date="2020-06-08T01:35:00Z">
        <w:r w:rsidR="00E85B26">
          <w:t xml:space="preserve"> </w:t>
        </w:r>
      </w:ins>
      <w:ins w:id="1311" w:author="Arthur Parmentier" w:date="2020-06-08T01:45:00Z">
        <w:r>
          <w:t>are described by a</w:t>
        </w:r>
      </w:ins>
      <w:ins w:id="1312" w:author="Arthur Parmentier" w:date="2020-06-08T01:35:00Z">
        <w:r w:rsidR="00E85B26">
          <w:t xml:space="preserve"> linear bounded automaton (LBA)</w:t>
        </w:r>
      </w:ins>
      <w:ins w:id="1313" w:author="Arthur Parmentier" w:date="2020-06-08T01:45:00Z">
        <w:r w:rsidR="00942F80">
          <w:t xml:space="preserve"> that could for instance be implemented on a computer.</w:t>
        </w:r>
      </w:ins>
      <w:customXmlInsRangeStart w:id="1314" w:author="Arthur Parmentier" w:date="2020-06-10T19:14:00Z"/>
      <w:sdt>
        <w:sdtPr>
          <w:id w:val="1032304483"/>
          <w:citation/>
        </w:sdtPr>
        <w:sdtContent>
          <w:customXmlInsRangeEnd w:id="1314"/>
          <w:ins w:id="1315" w:author="Arthur Parmentier" w:date="2020-06-10T19:14:00Z">
            <w:r w:rsidR="008B7832">
              <w:fldChar w:fldCharType="begin"/>
            </w:r>
            <w:r w:rsidR="008B7832" w:rsidRPr="008B7832">
              <w:rPr>
                <w:rPrChange w:id="1316" w:author="Arthur Parmentier" w:date="2020-06-10T19:14:00Z">
                  <w:rPr>
                    <w:lang w:val="fr-FR"/>
                  </w:rPr>
                </w:rPrChange>
              </w:rPr>
              <w:instrText xml:space="preserve"> CITATION Hop \l 1036 </w:instrText>
            </w:r>
          </w:ins>
          <w:r w:rsidR="008B7832">
            <w:fldChar w:fldCharType="separate"/>
          </w:r>
          <w:r w:rsidR="00304C55">
            <w:rPr>
              <w:noProof/>
            </w:rPr>
            <w:t xml:space="preserve"> (Hopcroft)</w:t>
          </w:r>
          <w:ins w:id="1317" w:author="Arthur Parmentier" w:date="2020-06-10T19:14:00Z">
            <w:r w:rsidR="008B7832">
              <w:fldChar w:fldCharType="end"/>
            </w:r>
          </w:ins>
          <w:customXmlInsRangeStart w:id="1318" w:author="Arthur Parmentier" w:date="2020-06-10T19:14:00Z"/>
        </w:sdtContent>
      </w:sdt>
      <w:customXmlInsRangeEnd w:id="1318"/>
    </w:p>
    <w:p w:rsidR="00DE0C52" w:rsidRDefault="008054B5">
      <w:pPr>
        <w:pStyle w:val="Titre5"/>
        <w:rPr>
          <w:ins w:id="1319" w:author="Arthur Parmentier" w:date="2020-06-08T01:45:00Z"/>
        </w:rPr>
        <w:pPrChange w:id="1320" w:author="Arthur Parmentier" w:date="2020-06-10T16:26:00Z">
          <w:pPr>
            <w:pStyle w:val="Titre4"/>
          </w:pPr>
        </w:pPrChange>
      </w:pPr>
      <w:ins w:id="1321" w:author="Arthur Parmentier" w:date="2020-06-08T01:45:00Z">
        <w:r>
          <w:t>Context-free grammars</w:t>
        </w:r>
      </w:ins>
    </w:p>
    <w:p w:rsidR="008054B5" w:rsidRDefault="008054B5">
      <w:pPr>
        <w:rPr>
          <w:ins w:id="1322" w:author="Arthur Parmentier" w:date="2020-06-08T01:47:00Z"/>
        </w:rPr>
      </w:pPr>
      <w:ins w:id="1323" w:author="Arthur Parmentier" w:date="2020-06-08T01:45:00Z">
        <w:r>
          <w:t>At the opposite of context</w:t>
        </w:r>
      </w:ins>
      <w:ins w:id="1324" w:author="Arthur Parmentier" w:date="2020-06-08T01:46:00Z">
        <w:r>
          <w:t>-sensitive grammars, context-free grammars describe languages in which it is not necessary to know about the context to find the function of an</w:t>
        </w:r>
      </w:ins>
      <w:ins w:id="1325" w:author="Arthur Parmentier" w:date="2020-06-08T01:47:00Z">
        <w:r>
          <w:t xml:space="preserve"> element. Context-free grammars are therefore a subset of context-sensitive grammars.</w:t>
        </w:r>
      </w:ins>
    </w:p>
    <w:p w:rsidR="001958BE" w:rsidRDefault="001958BE">
      <w:pPr>
        <w:rPr>
          <w:ins w:id="1326" w:author="Arthur Parmentier" w:date="2020-06-08T01:48:00Z"/>
        </w:rPr>
      </w:pPr>
      <w:ins w:id="1327" w:author="Arthur Parmentier" w:date="2020-06-08T01:47:00Z">
        <w:r>
          <w:t xml:space="preserve">For instance, consider </w:t>
        </w:r>
      </w:ins>
      <w:ins w:id="1328" w:author="Arthur Parmentier" w:date="2020-06-08T02:00:00Z">
        <w:r w:rsidR="00E314FF">
          <w:t xml:space="preserve">the </w:t>
        </w:r>
      </w:ins>
      <w:ins w:id="1329" w:author="Arthur Parmentier" w:date="2020-06-08T01:48:00Z">
        <w:r>
          <w:t>grammar</w:t>
        </w:r>
      </w:ins>
      <w:ins w:id="1330" w:author="Arthur Parmentier" w:date="2020-06-08T01:55:00Z">
        <w:r>
          <w:t xml:space="preserve"> made of the following production rules</w:t>
        </w:r>
      </w:ins>
      <w:ins w:id="1331" w:author="Arthur Parmentier" w:date="2020-06-08T01:48:00Z">
        <w:r>
          <w:t>:</w:t>
        </w:r>
      </w:ins>
    </w:p>
    <w:p w:rsidR="001958BE" w:rsidRDefault="00352DF5">
      <w:pPr>
        <w:rPr>
          <w:ins w:id="1332" w:author="Arthur Parmentier" w:date="2020-06-08T01:51:00Z"/>
          <w:rFonts w:ascii="Cambria" w:hAnsi="Cambria" w:cs="Cambria"/>
        </w:rPr>
      </w:pPr>
      <w:ins w:id="1333" w:author="Arthur Parmentier" w:date="2020-06-08T02:03:00Z">
        <w:r>
          <w:rPr>
            <w:rFonts w:cs="Cambria Math"/>
          </w:rPr>
          <w:t>S</w:t>
        </w:r>
      </w:ins>
      <w:ins w:id="1334" w:author="Arthur Parmentier" w:date="2020-06-08T01:50:00Z">
        <w:r w:rsidR="001958BE" w:rsidRPr="001958BE">
          <w:rPr>
            <w:rFonts w:cs="Cambria Math"/>
            <w:rPrChange w:id="1335" w:author="Arthur Parmentier" w:date="2020-06-08T01:50:00Z">
              <w:rPr>
                <w:rFonts w:ascii="Cambria Math" w:hAnsi="Cambria Math" w:cs="Cambria Math"/>
              </w:rPr>
            </w:rPrChange>
          </w:rPr>
          <w:t xml:space="preserve"> -&gt; </w:t>
        </w:r>
      </w:ins>
      <w:ins w:id="1336" w:author="Arthur Parmentier" w:date="2020-06-08T02:06:00Z">
        <w:r>
          <w:rPr>
            <w:rFonts w:cs="Cambria Math"/>
          </w:rPr>
          <w:t>WHO WHAT HOW WHEN</w:t>
        </w:r>
      </w:ins>
      <w:ins w:id="1337" w:author="Arthur Parmentier" w:date="2020-06-08T01:48:00Z">
        <w:r w:rsidR="001958BE">
          <w:br/>
        </w:r>
      </w:ins>
      <w:ins w:id="1338" w:author="Arthur Parmentier" w:date="2020-06-08T02:06:00Z">
        <w:r>
          <w:t>WHO</w:t>
        </w:r>
      </w:ins>
      <w:ins w:id="1339" w:author="Arthur Parmentier" w:date="2020-06-08T01:48:00Z">
        <w:r w:rsidR="001958BE">
          <w:t xml:space="preserve"> -&gt; </w:t>
        </w:r>
      </w:ins>
      <w:ins w:id="1340" w:author="Arthur Parmentier" w:date="2020-06-10T19:14:00Z">
        <w:r w:rsidR="008B7832">
          <w:t>identifier</w:t>
        </w:r>
      </w:ins>
      <w:ins w:id="1341" w:author="Arthur Parmentier" w:date="2020-06-08T01:48:00Z">
        <w:r w:rsidR="001958BE">
          <w:br/>
        </w:r>
      </w:ins>
      <w:ins w:id="1342" w:author="Arthur Parmentier" w:date="2020-06-08T02:06:00Z">
        <w:r>
          <w:lastRenderedPageBreak/>
          <w:t>WHAT</w:t>
        </w:r>
      </w:ins>
      <w:ins w:id="1343" w:author="Arthur Parmentier" w:date="2020-06-08T01:48:00Z">
        <w:r w:rsidR="001958BE">
          <w:t xml:space="preserve"> -&gt; </w:t>
        </w:r>
      </w:ins>
      <w:ins w:id="1344" w:author="Arthur Parmentier" w:date="2020-06-10T19:14:00Z">
        <w:r w:rsidR="008B7832">
          <w:t>content</w:t>
        </w:r>
      </w:ins>
      <w:ins w:id="1345" w:author="Arthur Parmentier" w:date="2020-06-08T01:50:00Z">
        <w:r w:rsidR="001958BE">
          <w:br/>
        </w:r>
      </w:ins>
      <w:ins w:id="1346" w:author="Arthur Parmentier" w:date="2020-06-08T02:06:00Z">
        <w:r>
          <w:t>HOW</w:t>
        </w:r>
      </w:ins>
      <w:ins w:id="1347" w:author="Arthur Parmentier" w:date="2020-06-08T01:50:00Z">
        <w:r w:rsidR="001958BE">
          <w:t xml:space="preserve"> -&gt; </w:t>
        </w:r>
      </w:ins>
      <w:ins w:id="1348" w:author="Arthur Parmentier" w:date="2020-06-10T19:15:00Z">
        <w:r w:rsidR="008B7832">
          <w:t>modifier</w:t>
        </w:r>
      </w:ins>
      <w:ins w:id="1349" w:author="Arthur Parmentier" w:date="2020-06-08T02:07:00Z">
        <w:r>
          <w:t xml:space="preserve"> | </w:t>
        </w:r>
        <w:r w:rsidRPr="00352DF5">
          <w:rPr>
            <w:rFonts w:ascii="Cambria" w:hAnsi="Cambria" w:cs="Cambria"/>
          </w:rPr>
          <w:t>ε</w:t>
        </w:r>
      </w:ins>
      <w:ins w:id="1350" w:author="Arthur Parmentier" w:date="2020-06-08T01:50:00Z">
        <w:r w:rsidR="001958BE">
          <w:br/>
        </w:r>
      </w:ins>
      <w:ins w:id="1351" w:author="Arthur Parmentier" w:date="2020-06-08T02:07:00Z">
        <w:r>
          <w:t>WHEN</w:t>
        </w:r>
      </w:ins>
      <w:ins w:id="1352" w:author="Arthur Parmentier" w:date="2020-06-08T01:50:00Z">
        <w:r w:rsidR="001958BE">
          <w:t>-&gt;</w:t>
        </w:r>
      </w:ins>
      <w:ins w:id="1353" w:author="Arthur Parmentier" w:date="2020-06-08T01:51:00Z">
        <w:r w:rsidR="001958BE">
          <w:t xml:space="preserve"> </w:t>
        </w:r>
      </w:ins>
      <w:ins w:id="1354" w:author="Arthur Parmentier" w:date="2020-06-10T19:15:00Z">
        <w:r w:rsidR="008B7832">
          <w:rPr>
            <w:rFonts w:cs="Cambria Math"/>
          </w:rPr>
          <w:t>go gesture</w:t>
        </w:r>
      </w:ins>
    </w:p>
    <w:p w:rsidR="00F93519" w:rsidRDefault="001958BE">
      <w:pPr>
        <w:rPr>
          <w:ins w:id="1355" w:author="Arthur Parmentier" w:date="2020-06-08T02:15:00Z"/>
          <w:rFonts w:cs="Cambria"/>
        </w:rPr>
      </w:pPr>
      <w:ins w:id="1356" w:author="Arthur Parmentier" w:date="2020-06-08T01:53:00Z">
        <w:r>
          <w:t xml:space="preserve">where </w:t>
        </w:r>
      </w:ins>
      <w:ins w:id="1357" w:author="Arthur Parmentier" w:date="2020-06-08T02:10:00Z">
        <w:r w:rsidR="0098315D">
          <w:t>“</w:t>
        </w:r>
      </w:ins>
      <w:ins w:id="1358" w:author="Arthur Parmentier" w:date="2020-06-08T02:09:00Z">
        <w:r w:rsidR="00352DF5">
          <w:t>WHO</w:t>
        </w:r>
      </w:ins>
      <w:ins w:id="1359" w:author="Arthur Parmentier" w:date="2020-06-08T02:10:00Z">
        <w:r w:rsidR="0098315D">
          <w:t>”</w:t>
        </w:r>
      </w:ins>
      <w:ins w:id="1360" w:author="Arthur Parmentier" w:date="2020-06-08T02:09:00Z">
        <w:r w:rsidR="00352DF5">
          <w:t xml:space="preserve">, </w:t>
        </w:r>
      </w:ins>
      <w:ins w:id="1361" w:author="Arthur Parmentier" w:date="2020-06-08T02:10:00Z">
        <w:r w:rsidR="0098315D">
          <w:t>“</w:t>
        </w:r>
      </w:ins>
      <w:ins w:id="1362" w:author="Arthur Parmentier" w:date="2020-06-08T02:09:00Z">
        <w:r w:rsidR="00352DF5">
          <w:t>WHAT</w:t>
        </w:r>
      </w:ins>
      <w:ins w:id="1363" w:author="Arthur Parmentier" w:date="2020-06-08T02:10:00Z">
        <w:r w:rsidR="0098315D">
          <w:t>”</w:t>
        </w:r>
      </w:ins>
      <w:ins w:id="1364" w:author="Arthur Parmentier" w:date="2020-06-08T02:09:00Z">
        <w:r w:rsidR="00352DF5">
          <w:t xml:space="preserve">, </w:t>
        </w:r>
      </w:ins>
      <w:ins w:id="1365" w:author="Arthur Parmentier" w:date="2020-06-08T02:10:00Z">
        <w:r w:rsidR="0098315D">
          <w:t>“</w:t>
        </w:r>
      </w:ins>
      <w:ins w:id="1366" w:author="Arthur Parmentier" w:date="2020-06-08T02:09:00Z">
        <w:r w:rsidR="00352DF5">
          <w:t>HOW</w:t>
        </w:r>
      </w:ins>
      <w:ins w:id="1367" w:author="Arthur Parmentier" w:date="2020-06-08T02:10:00Z">
        <w:r w:rsidR="0098315D">
          <w:t>”</w:t>
        </w:r>
      </w:ins>
      <w:ins w:id="1368" w:author="Arthur Parmentier" w:date="2020-06-08T02:09:00Z">
        <w:r w:rsidR="00352DF5">
          <w:t xml:space="preserve">, </w:t>
        </w:r>
      </w:ins>
      <w:ins w:id="1369" w:author="Arthur Parmentier" w:date="2020-06-08T02:10:00Z">
        <w:r w:rsidR="0098315D">
          <w:t>“</w:t>
        </w:r>
      </w:ins>
      <w:ins w:id="1370" w:author="Arthur Parmentier" w:date="2020-06-08T02:09:00Z">
        <w:r w:rsidR="00352DF5">
          <w:t>WHEN</w:t>
        </w:r>
      </w:ins>
      <w:ins w:id="1371" w:author="Arthur Parmentier" w:date="2020-06-08T02:10:00Z">
        <w:r w:rsidR="0098315D">
          <w:t>”</w:t>
        </w:r>
      </w:ins>
      <w:ins w:id="1372" w:author="Arthur Parmentier" w:date="2020-06-08T02:09:00Z">
        <w:r w:rsidR="00352DF5">
          <w:t xml:space="preserve"> </w:t>
        </w:r>
      </w:ins>
      <w:ins w:id="1373" w:author="Arthur Parmentier" w:date="2020-06-08T02:10:00Z">
        <w:r w:rsidR="0098315D">
          <w:t>are non-terminal symbols (representing abstract structures in the grammar), “</w:t>
        </w:r>
      </w:ins>
      <w:ins w:id="1374" w:author="Arthur Parmentier" w:date="2020-06-10T19:15:00Z">
        <w:r w:rsidR="008B7832">
          <w:t>identifier</w:t>
        </w:r>
      </w:ins>
      <w:ins w:id="1375" w:author="Arthur Parmentier" w:date="2020-06-08T02:10:00Z">
        <w:r w:rsidR="0098315D">
          <w:t>”, “</w:t>
        </w:r>
      </w:ins>
      <w:ins w:id="1376" w:author="Arthur Parmentier" w:date="2020-06-10T19:15:00Z">
        <w:r w:rsidR="008B7832">
          <w:t>content</w:t>
        </w:r>
      </w:ins>
      <w:ins w:id="1377" w:author="Arthur Parmentier" w:date="2020-06-08T02:10:00Z">
        <w:r w:rsidR="0098315D">
          <w:t>”, “</w:t>
        </w:r>
      </w:ins>
      <w:ins w:id="1378" w:author="Arthur Parmentier" w:date="2020-06-10T19:15:00Z">
        <w:r w:rsidR="008B7832">
          <w:t>modifier</w:t>
        </w:r>
      </w:ins>
      <w:ins w:id="1379" w:author="Arthur Parmentier" w:date="2020-06-08T02:10:00Z">
        <w:r w:rsidR="0098315D">
          <w:t>”</w:t>
        </w:r>
      </w:ins>
      <w:ins w:id="1380" w:author="Arthur Parmentier" w:date="2020-06-08T02:11:00Z">
        <w:r w:rsidR="0098315D">
          <w:t>, “</w:t>
        </w:r>
      </w:ins>
      <w:ins w:id="1381" w:author="Arthur Parmentier" w:date="2020-06-10T19:15:00Z">
        <w:r w:rsidR="008B7832">
          <w:t>go gesture</w:t>
        </w:r>
      </w:ins>
      <w:ins w:id="1382" w:author="Arthur Parmentier" w:date="2020-06-08T02:11:00Z">
        <w:r w:rsidR="0098315D">
          <w:t>” are terminal symbols representing words or signs in the sentence,</w:t>
        </w:r>
      </w:ins>
      <w:ins w:id="1383" w:author="Arthur Parmentier" w:date="2020-06-08T02:10:00Z">
        <w:r w:rsidR="0098315D">
          <w:t xml:space="preserve"> </w:t>
        </w:r>
      </w:ins>
      <w:ins w:id="1384" w:author="Arthur Parmentier" w:date="2020-06-08T02:07:00Z">
        <w:r w:rsidR="00352DF5">
          <w:t xml:space="preserve">S is the start symbol </w:t>
        </w:r>
      </w:ins>
      <w:ins w:id="1385" w:author="Arthur Parmentier" w:date="2020-06-08T02:08:00Z">
        <w:r w:rsidR="00352DF5">
          <w:t>(sentence symbol)</w:t>
        </w:r>
      </w:ins>
      <w:ins w:id="1386" w:author="Arthur Parmentier" w:date="2020-06-08T02:14:00Z">
        <w:r w:rsidR="00B122FD">
          <w:t>,</w:t>
        </w:r>
      </w:ins>
      <w:ins w:id="1387" w:author="Arthur Parmentier" w:date="2020-06-08T01:53:00Z">
        <w:r>
          <w:rPr>
            <w:rFonts w:cs="Cambria Math"/>
          </w:rPr>
          <w:t xml:space="preserve"> </w:t>
        </w:r>
      </w:ins>
      <w:ins w:id="1388" w:author="Arthur Parmentier" w:date="2020-06-08T02:08:00Z">
        <w:r w:rsidR="00352DF5" w:rsidRPr="00352DF5">
          <w:rPr>
            <w:rFonts w:ascii="Cambria" w:hAnsi="Cambria" w:cs="Cambria"/>
          </w:rPr>
          <w:t>ε</w:t>
        </w:r>
      </w:ins>
      <w:ins w:id="1389" w:author="Arthur Parmentier" w:date="2020-06-08T01:53:00Z">
        <w:r>
          <w:rPr>
            <w:rFonts w:cs="Cambria"/>
          </w:rPr>
          <w:t xml:space="preserve"> </w:t>
        </w:r>
      </w:ins>
      <w:ins w:id="1390" w:author="Arthur Parmentier" w:date="2020-06-08T02:08:00Z">
        <w:r w:rsidR="00352DF5">
          <w:rPr>
            <w:rFonts w:cs="Cambria"/>
          </w:rPr>
          <w:t>the empty string symbol</w:t>
        </w:r>
      </w:ins>
      <w:ins w:id="1391" w:author="Arthur Parmentier" w:date="2020-06-08T02:14:00Z">
        <w:r w:rsidR="00B122FD">
          <w:rPr>
            <w:rFonts w:cs="Cambria"/>
          </w:rPr>
          <w:t xml:space="preserve"> and | the “or” </w:t>
        </w:r>
        <w:r w:rsidR="006172B3">
          <w:rPr>
            <w:rFonts w:cs="Cambria"/>
          </w:rPr>
          <w:t>l</w:t>
        </w:r>
        <w:r w:rsidR="00CD4D7C">
          <w:rPr>
            <w:rFonts w:cs="Cambria"/>
          </w:rPr>
          <w:t xml:space="preserve">ogical </w:t>
        </w:r>
        <w:r w:rsidR="00B122FD">
          <w:rPr>
            <w:rFonts w:cs="Cambria"/>
          </w:rPr>
          <w:t>operator</w:t>
        </w:r>
      </w:ins>
      <w:ins w:id="1392" w:author="Arthur Parmentier" w:date="2020-06-08T01:55:00Z">
        <w:r>
          <w:rPr>
            <w:rFonts w:cs="Cambria"/>
          </w:rPr>
          <w:t>.</w:t>
        </w:r>
      </w:ins>
      <w:ins w:id="1393" w:author="Arthur Parmentier" w:date="2020-06-08T01:53:00Z">
        <w:r>
          <w:rPr>
            <w:rFonts w:cs="Cambria"/>
          </w:rPr>
          <w:t xml:space="preserve"> </w:t>
        </w:r>
      </w:ins>
      <w:ins w:id="1394" w:author="Arthur Parmentier" w:date="2020-06-08T02:14:00Z">
        <w:r w:rsidR="005A4010">
          <w:rPr>
            <w:rFonts w:cs="Cambria"/>
          </w:rPr>
          <w:br/>
        </w:r>
      </w:ins>
      <w:ins w:id="1395" w:author="Arthur Parmentier" w:date="2020-06-08T01:56:00Z">
        <w:r>
          <w:rPr>
            <w:rFonts w:cs="Cambria"/>
          </w:rPr>
          <w:t xml:space="preserve">This grammar would only produce </w:t>
        </w:r>
      </w:ins>
      <w:ins w:id="1396" w:author="Arthur Parmentier" w:date="2020-06-08T02:11:00Z">
        <w:r w:rsidR="0098315D">
          <w:rPr>
            <w:rFonts w:cs="Cambria"/>
          </w:rPr>
          <w:t>two different</w:t>
        </w:r>
      </w:ins>
      <w:ins w:id="1397" w:author="Arthur Parmentier" w:date="2020-06-08T01:56:00Z">
        <w:r>
          <w:rPr>
            <w:rFonts w:cs="Cambria"/>
          </w:rPr>
          <w:t xml:space="preserve"> sentence</w:t>
        </w:r>
      </w:ins>
      <w:ins w:id="1398" w:author="Arthur Parmentier" w:date="2020-06-08T02:11:00Z">
        <w:r w:rsidR="0098315D">
          <w:rPr>
            <w:rFonts w:cs="Cambria"/>
          </w:rPr>
          <w:t>s</w:t>
        </w:r>
      </w:ins>
      <w:ins w:id="1399" w:author="Arthur Parmentier" w:date="2020-06-08T01:56:00Z">
        <w:r>
          <w:rPr>
            <w:rFonts w:cs="Cambria"/>
          </w:rPr>
          <w:t xml:space="preserve">: </w:t>
        </w:r>
      </w:ins>
    </w:p>
    <w:p w:rsidR="00F93519" w:rsidRDefault="001958BE">
      <w:pPr>
        <w:pStyle w:val="Paragraphedeliste"/>
        <w:numPr>
          <w:ilvl w:val="0"/>
          <w:numId w:val="43"/>
        </w:numPr>
        <w:rPr>
          <w:ins w:id="1400" w:author="Arthur Parmentier" w:date="2020-06-08T02:15:00Z"/>
          <w:rFonts w:cs="Cambria"/>
        </w:rPr>
      </w:pPr>
      <w:ins w:id="1401" w:author="Arthur Parmentier" w:date="2020-06-08T01:56:00Z">
        <w:r w:rsidRPr="00F93519">
          <w:rPr>
            <w:rFonts w:cs="Cambria"/>
            <w:rPrChange w:id="1402" w:author="Arthur Parmentier" w:date="2020-06-08T02:15:00Z">
              <w:rPr/>
            </w:rPrChange>
          </w:rPr>
          <w:t>“</w:t>
        </w:r>
      </w:ins>
      <w:ins w:id="1403" w:author="Arthur Parmentier" w:date="2020-06-10T19:15:00Z">
        <w:r w:rsidR="00685528">
          <w:rPr>
            <w:rFonts w:cs="Cambria"/>
          </w:rPr>
          <w:t>identifier</w:t>
        </w:r>
      </w:ins>
      <w:ins w:id="1404" w:author="Arthur Parmentier" w:date="2020-06-08T01:56:00Z">
        <w:r w:rsidRPr="00F93519">
          <w:rPr>
            <w:rFonts w:cs="Cambria"/>
            <w:rPrChange w:id="1405" w:author="Arthur Parmentier" w:date="2020-06-08T02:15:00Z">
              <w:rPr/>
            </w:rPrChange>
          </w:rPr>
          <w:t xml:space="preserve"> </w:t>
        </w:r>
      </w:ins>
      <w:ins w:id="1406" w:author="Arthur Parmentier" w:date="2020-06-10T19:15:00Z">
        <w:r w:rsidR="00685528">
          <w:rPr>
            <w:rFonts w:cs="Cambria"/>
          </w:rPr>
          <w:t>content</w:t>
        </w:r>
      </w:ins>
      <w:ins w:id="1407" w:author="Arthur Parmentier" w:date="2020-06-08T01:56:00Z">
        <w:r w:rsidRPr="00F93519">
          <w:rPr>
            <w:rFonts w:cs="Cambria"/>
            <w:rPrChange w:id="1408" w:author="Arthur Parmentier" w:date="2020-06-08T02:15:00Z">
              <w:rPr/>
            </w:rPrChange>
          </w:rPr>
          <w:t xml:space="preserve"> </w:t>
        </w:r>
      </w:ins>
      <w:ins w:id="1409" w:author="Arthur Parmentier" w:date="2020-06-10T19:15:00Z">
        <w:r w:rsidR="00685528">
          <w:rPr>
            <w:rFonts w:cs="Cambria"/>
          </w:rPr>
          <w:t>modifier</w:t>
        </w:r>
      </w:ins>
      <w:ins w:id="1410" w:author="Arthur Parmentier" w:date="2020-06-08T01:56:00Z">
        <w:r w:rsidRPr="00F93519">
          <w:rPr>
            <w:rFonts w:cs="Cambria"/>
            <w:rPrChange w:id="1411" w:author="Arthur Parmentier" w:date="2020-06-08T02:15:00Z">
              <w:rPr/>
            </w:rPrChange>
          </w:rPr>
          <w:t xml:space="preserve"> </w:t>
        </w:r>
      </w:ins>
      <w:ins w:id="1412" w:author="Arthur Parmentier" w:date="2020-06-10T19:16:00Z">
        <w:r w:rsidR="00685528">
          <w:rPr>
            <w:rFonts w:cs="Cambria"/>
          </w:rPr>
          <w:t>go gesture</w:t>
        </w:r>
      </w:ins>
      <w:ins w:id="1413" w:author="Arthur Parmentier" w:date="2020-06-08T01:56:00Z">
        <w:r w:rsidRPr="00F93519">
          <w:rPr>
            <w:rFonts w:cs="Cambria"/>
            <w:rPrChange w:id="1414" w:author="Arthur Parmentier" w:date="2020-06-08T02:15:00Z">
              <w:rPr/>
            </w:rPrChange>
          </w:rPr>
          <w:t>”</w:t>
        </w:r>
      </w:ins>
    </w:p>
    <w:p w:rsidR="00F93519" w:rsidRDefault="0098315D">
      <w:pPr>
        <w:pStyle w:val="Paragraphedeliste"/>
        <w:numPr>
          <w:ilvl w:val="0"/>
          <w:numId w:val="43"/>
        </w:numPr>
        <w:rPr>
          <w:ins w:id="1415" w:author="Arthur Parmentier" w:date="2020-06-08T02:15:00Z"/>
          <w:rFonts w:cs="Cambria"/>
        </w:rPr>
      </w:pPr>
      <w:ins w:id="1416" w:author="Arthur Parmentier" w:date="2020-06-08T02:11:00Z">
        <w:r w:rsidRPr="00F93519">
          <w:rPr>
            <w:rFonts w:cs="Cambria"/>
            <w:rPrChange w:id="1417" w:author="Arthur Parmentier" w:date="2020-06-08T02:15:00Z">
              <w:rPr/>
            </w:rPrChange>
          </w:rPr>
          <w:t>“</w:t>
        </w:r>
      </w:ins>
      <w:ins w:id="1418" w:author="Arthur Parmentier" w:date="2020-06-10T19:16:00Z">
        <w:r w:rsidR="00685528">
          <w:rPr>
            <w:rFonts w:cs="Cambria"/>
          </w:rPr>
          <w:t>identifier</w:t>
        </w:r>
      </w:ins>
      <w:ins w:id="1419" w:author="Arthur Parmentier" w:date="2020-06-08T02:11:00Z">
        <w:r w:rsidRPr="00F93519">
          <w:rPr>
            <w:rFonts w:cs="Cambria"/>
            <w:rPrChange w:id="1420" w:author="Arthur Parmentier" w:date="2020-06-08T02:15:00Z">
              <w:rPr/>
            </w:rPrChange>
          </w:rPr>
          <w:t xml:space="preserve"> </w:t>
        </w:r>
      </w:ins>
      <w:ins w:id="1421" w:author="Arthur Parmentier" w:date="2020-06-10T19:16:00Z">
        <w:r w:rsidR="00685528">
          <w:rPr>
            <w:rFonts w:cs="Cambria"/>
          </w:rPr>
          <w:t>content</w:t>
        </w:r>
      </w:ins>
      <w:ins w:id="1422" w:author="Arthur Parmentier" w:date="2020-06-08T02:11:00Z">
        <w:r w:rsidRPr="00F93519">
          <w:rPr>
            <w:rFonts w:cs="Cambria"/>
            <w:rPrChange w:id="1423" w:author="Arthur Parmentier" w:date="2020-06-08T02:15:00Z">
              <w:rPr/>
            </w:rPrChange>
          </w:rPr>
          <w:t xml:space="preserve"> </w:t>
        </w:r>
      </w:ins>
      <w:ins w:id="1424" w:author="Arthur Parmentier" w:date="2020-06-10T19:16:00Z">
        <w:r w:rsidR="00685528">
          <w:rPr>
            <w:rFonts w:cs="Cambria"/>
          </w:rPr>
          <w:t>go gesture</w:t>
        </w:r>
      </w:ins>
      <w:ins w:id="1425" w:author="Arthur Parmentier" w:date="2020-06-08T02:11:00Z">
        <w:r w:rsidRPr="00F93519">
          <w:rPr>
            <w:rFonts w:cs="Cambria"/>
            <w:rPrChange w:id="1426" w:author="Arthur Parmentier" w:date="2020-06-08T02:15:00Z">
              <w:rPr/>
            </w:rPrChange>
          </w:rPr>
          <w:t>”</w:t>
        </w:r>
      </w:ins>
    </w:p>
    <w:p w:rsidR="001958BE" w:rsidRPr="00F93519" w:rsidRDefault="001958BE">
      <w:pPr>
        <w:rPr>
          <w:ins w:id="1427" w:author="Arthur Parmentier" w:date="2020-06-08T01:57:00Z"/>
          <w:rFonts w:cs="Cambria"/>
          <w:rPrChange w:id="1428" w:author="Arthur Parmentier" w:date="2020-06-08T02:15:00Z">
            <w:rPr>
              <w:ins w:id="1429" w:author="Arthur Parmentier" w:date="2020-06-08T01:57:00Z"/>
            </w:rPr>
          </w:rPrChange>
        </w:rPr>
      </w:pPr>
      <w:ins w:id="1430" w:author="Arthur Parmentier" w:date="2020-06-08T01:56:00Z">
        <w:r w:rsidRPr="00F93519">
          <w:rPr>
            <w:rFonts w:cs="Cambria"/>
            <w:rPrChange w:id="1431" w:author="Arthur Parmentier" w:date="2020-06-08T02:15:00Z">
              <w:rPr/>
            </w:rPrChange>
          </w:rPr>
          <w:t>Because the production rules on the left side only contain one element, it is pos</w:t>
        </w:r>
      </w:ins>
      <w:ins w:id="1432" w:author="Arthur Parmentier" w:date="2020-06-08T01:57:00Z">
        <w:r w:rsidRPr="00F93519">
          <w:rPr>
            <w:rFonts w:cs="Cambria"/>
            <w:rPrChange w:id="1433" w:author="Arthur Parmentier" w:date="2020-06-08T02:15:00Z">
              <w:rPr/>
            </w:rPrChange>
          </w:rPr>
          <w:t>sible to find the function of each element in the sentence without the context. This grammar is therefore a context-free grammar.</w:t>
        </w:r>
      </w:ins>
      <w:ins w:id="1434" w:author="Arthur Parmentier" w:date="2020-06-08T02:12:00Z">
        <w:r w:rsidR="0098315D">
          <w:rPr>
            <w:rStyle w:val="Appelnotedebasdep"/>
            <w:rFonts w:cs="Cambria"/>
          </w:rPr>
          <w:footnoteReference w:id="6"/>
        </w:r>
      </w:ins>
    </w:p>
    <w:p w:rsidR="004A5894" w:rsidRDefault="004A5894">
      <w:pPr>
        <w:rPr>
          <w:ins w:id="1440" w:author="Arthur Parmentier" w:date="2020-06-08T02:01:00Z"/>
          <w:rStyle w:val="uiqtextrenderedqtext"/>
        </w:rPr>
      </w:pPr>
      <w:ins w:id="1441" w:author="Arthur Parmentier" w:date="2020-06-08T01:57:00Z">
        <w:r>
          <w:rPr>
            <w:rFonts w:cs="Cambria"/>
          </w:rPr>
          <w:t xml:space="preserve">One important theorem is that </w:t>
        </w:r>
      </w:ins>
      <w:ins w:id="1442" w:author="Arthur Parmentier" w:date="2020-06-08T02:23:00Z">
        <w:r w:rsidR="00941E46">
          <w:rPr>
            <w:rFonts w:cs="Cambria"/>
          </w:rPr>
          <w:t xml:space="preserve">all </w:t>
        </w:r>
      </w:ins>
      <w:ins w:id="1443" w:author="Arthur Parmentier" w:date="2020-06-08T01:57:00Z">
        <w:r>
          <w:rPr>
            <w:rFonts w:cs="Cambria"/>
          </w:rPr>
          <w:t>context-free grammars</w:t>
        </w:r>
      </w:ins>
      <w:ins w:id="1444" w:author="Arthur Parmentier" w:date="2020-06-08T01:58:00Z">
        <w:r>
          <w:rPr>
            <w:rFonts w:cs="Cambria"/>
          </w:rPr>
          <w:t xml:space="preserve"> </w:t>
        </w:r>
      </w:ins>
      <w:ins w:id="1445" w:author="Arthur Parmentier" w:date="2020-06-08T01:59:00Z">
        <w:r>
          <w:rPr>
            <w:rFonts w:cs="Cambria"/>
          </w:rPr>
          <w:t xml:space="preserve">can be </w:t>
        </w:r>
        <w:r w:rsidR="00106062">
          <w:rPr>
            <w:rFonts w:cs="Cambria"/>
          </w:rPr>
          <w:t xml:space="preserve">described by a pushdown automaton, </w:t>
        </w:r>
        <w:r w:rsidR="00106062">
          <w:rPr>
            <w:rStyle w:val="uiqtextrenderedqtext"/>
          </w:rPr>
          <w:t>which is a finite state automaton with an infinite “stack” attached.</w:t>
        </w:r>
      </w:ins>
    </w:p>
    <w:p w:rsidR="00352DF5" w:rsidRDefault="00352DF5">
      <w:pPr>
        <w:pStyle w:val="Titre5"/>
        <w:rPr>
          <w:ins w:id="1446" w:author="Arthur Parmentier" w:date="2020-06-08T02:16:00Z"/>
        </w:rPr>
        <w:pPrChange w:id="1447" w:author="Arthur Parmentier" w:date="2020-06-10T16:26:00Z">
          <w:pPr>
            <w:pStyle w:val="Titre4"/>
          </w:pPr>
        </w:pPrChange>
      </w:pPr>
      <w:ins w:id="1448" w:author="Arthur Parmentier" w:date="2020-06-08T02:01:00Z">
        <w:r>
          <w:t>Regular</w:t>
        </w:r>
      </w:ins>
      <w:ins w:id="1449" w:author="Arthur Parmentier" w:date="2020-06-08T02:16:00Z">
        <w:r w:rsidR="000D2632">
          <w:t xml:space="preserve"> grammar</w:t>
        </w:r>
        <w:r w:rsidR="00300A77">
          <w:t>s</w:t>
        </w:r>
      </w:ins>
    </w:p>
    <w:p w:rsidR="00300A77" w:rsidRDefault="00E56164">
      <w:pPr>
        <w:rPr>
          <w:ins w:id="1450" w:author="Arthur Parmentier" w:date="2020-06-08T02:21:00Z"/>
        </w:rPr>
      </w:pPr>
      <w:ins w:id="1451" w:author="Arthur Parmentier" w:date="2020-06-08T02:17:00Z">
        <w:r>
          <w:t>A regular grammar is a specific sub-set of context-free grammars</w:t>
        </w:r>
      </w:ins>
      <w:ins w:id="1452" w:author="Arthur Parmentier" w:date="2020-06-08T02:20:00Z">
        <w:r w:rsidR="00FB2671">
          <w:t xml:space="preserve"> that form the so</w:t>
        </w:r>
      </w:ins>
      <w:ins w:id="1453" w:author="Arthur Parmentier" w:date="2020-06-08T02:21:00Z">
        <w:r w:rsidR="00FB2671">
          <w:t>-called “regular expressions”.</w:t>
        </w:r>
      </w:ins>
    </w:p>
    <w:p w:rsidR="00941E46" w:rsidRDefault="00941E46">
      <w:pPr>
        <w:rPr>
          <w:ins w:id="1454" w:author="Arthur Parmentier" w:date="2020-06-08T02:22:00Z"/>
        </w:rPr>
      </w:pPr>
      <w:ins w:id="1455" w:author="Arthur Parmentier" w:date="2020-06-08T02:22:00Z">
        <w:r>
          <w:t>A grammar such as the one presented in the previous part is a regular grammar.</w:t>
        </w:r>
      </w:ins>
    </w:p>
    <w:p w:rsidR="00941E46" w:rsidRPr="00300A77" w:rsidRDefault="00941E46">
      <w:pPr>
        <w:rPr>
          <w:ins w:id="1456" w:author="Arthur Parmentier" w:date="2020-06-07T21:11:00Z"/>
          <w:rPrChange w:id="1457" w:author="Arthur Parmentier" w:date="2020-06-08T02:16:00Z">
            <w:rPr>
              <w:ins w:id="1458" w:author="Arthur Parmentier" w:date="2020-06-07T21:11:00Z"/>
            </w:rPr>
          </w:rPrChange>
        </w:rPr>
        <w:pPrChange w:id="1459" w:author="Arthur Parmentier" w:date="2020-06-10T16:26:00Z">
          <w:pPr>
            <w:pStyle w:val="Titre3"/>
          </w:pPr>
        </w:pPrChange>
      </w:pPr>
      <w:ins w:id="1460" w:author="Arthur Parmentier" w:date="2020-06-08T02:22:00Z">
        <w:r>
          <w:t xml:space="preserve">One important theorem is all regular grammars </w:t>
        </w:r>
      </w:ins>
      <w:ins w:id="1461" w:author="Arthur Parmentier" w:date="2020-06-08T02:23:00Z">
        <w:r>
          <w:t>can be</w:t>
        </w:r>
      </w:ins>
      <w:ins w:id="1462" w:author="Arthur Parmentier" w:date="2020-06-08T02:22:00Z">
        <w:r>
          <w:t xml:space="preserve"> described</w:t>
        </w:r>
      </w:ins>
      <w:ins w:id="1463" w:author="Arthur Parmentier" w:date="2020-06-08T02:24:00Z">
        <w:r>
          <w:t xml:space="preserve"> by a </w:t>
        </w:r>
        <w:r w:rsidR="007C3219">
          <w:t>(</w:t>
        </w:r>
        <w:r>
          <w:t>deterministic</w:t>
        </w:r>
      </w:ins>
      <w:ins w:id="1464" w:author="Arthur Parmentier" w:date="2020-06-08T02:25:00Z">
        <w:r w:rsidR="007C3219">
          <w:t>)</w:t>
        </w:r>
      </w:ins>
      <w:ins w:id="1465" w:author="Arthur Parmentier" w:date="2020-06-08T02:24:00Z">
        <w:r>
          <w:t xml:space="preserve"> f</w:t>
        </w:r>
        <w:r w:rsidRPr="00941E46">
          <w:t xml:space="preserve">inite </w:t>
        </w:r>
        <w:r>
          <w:t>s</w:t>
        </w:r>
        <w:r w:rsidRPr="00941E46">
          <w:t xml:space="preserve">tate </w:t>
        </w:r>
        <w:r>
          <w:t>a</w:t>
        </w:r>
        <w:r w:rsidRPr="00941E46">
          <w:t>utomat</w:t>
        </w:r>
        <w:r w:rsidR="009F582B">
          <w:t>on</w:t>
        </w:r>
      </w:ins>
      <w:ins w:id="1466" w:author="Arthur Parmentier" w:date="2020-06-08T02:25:00Z">
        <w:r w:rsidR="00021EF8">
          <w:t>, also called a finite state machine (FSM).</w:t>
        </w:r>
      </w:ins>
    </w:p>
    <w:p w:rsidR="00A62779" w:rsidRDefault="00A62779">
      <w:pPr>
        <w:pStyle w:val="Titre4"/>
        <w:rPr>
          <w:ins w:id="1467" w:author="Arthur Parmentier" w:date="2020-06-08T02:26:00Z"/>
        </w:rPr>
        <w:pPrChange w:id="1468" w:author="Arthur Parmentier" w:date="2020-06-10T16:26:00Z">
          <w:pPr>
            <w:pStyle w:val="Titre3"/>
          </w:pPr>
        </w:pPrChange>
      </w:pPr>
      <w:ins w:id="1469" w:author="Arthur Parmentier" w:date="2020-06-08T02:25:00Z">
        <w:r>
          <w:t>Parsing</w:t>
        </w:r>
      </w:ins>
    </w:p>
    <w:p w:rsidR="00A62779" w:rsidRPr="00A62779" w:rsidRDefault="00A62779">
      <w:pPr>
        <w:rPr>
          <w:ins w:id="1470" w:author="Arthur Parmentier" w:date="2020-06-08T02:25:00Z"/>
          <w:rPrChange w:id="1471" w:author="Arthur Parmentier" w:date="2020-06-08T02:26:00Z">
            <w:rPr>
              <w:ins w:id="1472" w:author="Arthur Parmentier" w:date="2020-06-08T02:25:00Z"/>
            </w:rPr>
          </w:rPrChange>
        </w:rPr>
        <w:pPrChange w:id="1473" w:author="Arthur Parmentier" w:date="2020-06-10T16:26:00Z">
          <w:pPr>
            <w:pStyle w:val="Titre3"/>
          </w:pPr>
        </w:pPrChange>
      </w:pPr>
      <w:ins w:id="1474" w:author="Arthur Parmentier" w:date="2020-06-08T02:26:00Z">
        <w:r>
          <w:t xml:space="preserve">Parsing, also called syntactic analysis, is the process </w:t>
        </w:r>
      </w:ins>
      <w:ins w:id="1475" w:author="Arthur Parmentier" w:date="2020-06-08T02:27:00Z">
        <w:r>
          <w:t xml:space="preserve">of analyzing string of symbols (or sentences) that are described by </w:t>
        </w:r>
      </w:ins>
      <w:ins w:id="1476" w:author="Arthur Parmentier" w:date="2020-06-08T02:28:00Z">
        <w:r>
          <w:t>a grammar</w:t>
        </w:r>
      </w:ins>
      <w:ins w:id="1477" w:author="Arthur Parmentier" w:date="2020-06-08T02:29:00Z">
        <w:r>
          <w:t>.</w:t>
        </w:r>
      </w:ins>
      <w:ins w:id="1478" w:author="Arthur Parmentier" w:date="2020-06-08T02:30:00Z">
        <w:r w:rsidR="00ED0E0D">
          <w:t xml:space="preserve"> It can be performed by different types of automata, depending on the type of grammar that is considered.</w:t>
        </w:r>
      </w:ins>
    </w:p>
    <w:p w:rsidR="006D5BBB" w:rsidRDefault="00657DAC">
      <w:pPr>
        <w:pStyle w:val="Titre4"/>
        <w:rPr>
          <w:ins w:id="1479" w:author="Arthur Parmentier" w:date="2020-06-08T02:35:00Z"/>
        </w:rPr>
        <w:pPrChange w:id="1480" w:author="Arthur Parmentier" w:date="2020-06-10T16:26:00Z">
          <w:pPr>
            <w:pStyle w:val="Titre3"/>
          </w:pPr>
        </w:pPrChange>
      </w:pPr>
      <w:ins w:id="1481" w:author="Arthur Parmentier" w:date="2020-06-08T02:35:00Z">
        <w:r>
          <w:t>Linguistics in generative music</w:t>
        </w:r>
      </w:ins>
    </w:p>
    <w:p w:rsidR="00657DAC" w:rsidRDefault="00657DAC">
      <w:pPr>
        <w:rPr>
          <w:ins w:id="1482" w:author="Arthur Parmentier" w:date="2020-06-08T02:36:00Z"/>
        </w:rPr>
      </w:pPr>
      <w:ins w:id="1483" w:author="Arthur Parmentier" w:date="2020-06-08T02:35:00Z">
        <w:r>
          <w:t xml:space="preserve">The contemporary field of generative music found interest for </w:t>
        </w:r>
      </w:ins>
      <w:ins w:id="1484" w:author="Arthur Parmentier" w:date="2020-06-08T02:36:00Z">
        <w:r>
          <w:t>many models from linguistic to describe and generate music.</w:t>
        </w:r>
      </w:ins>
    </w:p>
    <w:p w:rsidR="00657DAC" w:rsidRPr="00657DAC" w:rsidRDefault="00657DAC">
      <w:pPr>
        <w:rPr>
          <w:ins w:id="1485" w:author="Arthur Parmentier" w:date="2020-06-07T21:11:00Z"/>
          <w:rPrChange w:id="1486" w:author="Arthur Parmentier" w:date="2020-06-08T02:35:00Z">
            <w:rPr>
              <w:ins w:id="1487" w:author="Arthur Parmentier" w:date="2020-06-07T21:11:00Z"/>
            </w:rPr>
          </w:rPrChange>
        </w:rPr>
        <w:pPrChange w:id="1488" w:author="Arthur Parmentier" w:date="2020-06-10T16:26:00Z">
          <w:pPr>
            <w:pStyle w:val="Titre3"/>
          </w:pPr>
        </w:pPrChange>
      </w:pPr>
      <w:ins w:id="1489" w:author="Arthur Parmentier" w:date="2020-06-08T02:36:00Z">
        <w:r>
          <w:t xml:space="preserve">Often implemented in computers and </w:t>
        </w:r>
      </w:ins>
      <w:ins w:id="1490" w:author="Arthur Parmentier" w:date="2020-06-08T02:37:00Z">
        <w:r>
          <w:t xml:space="preserve">used </w:t>
        </w:r>
      </w:ins>
      <w:ins w:id="1491" w:author="Arthur Parmentier" w:date="2020-06-08T02:38:00Z">
        <w:r>
          <w:t xml:space="preserve">for </w:t>
        </w:r>
      </w:ins>
      <w:ins w:id="1492" w:author="Arthur Parmentier" w:date="2020-06-08T02:37:00Z">
        <w:r>
          <w:t>experimental music</w:t>
        </w:r>
      </w:ins>
      <w:ins w:id="1493" w:author="Arthur Parmentier" w:date="2020-06-08T02:38:00Z">
        <w:r>
          <w:t>,</w:t>
        </w:r>
      </w:ins>
      <w:ins w:id="1494" w:author="Arthur Parmentier" w:date="2020-06-08T02:37:00Z">
        <w:r>
          <w:t xml:space="preserve"> real-time jazz accompaniment and improvisation</w:t>
        </w:r>
      </w:ins>
      <w:ins w:id="1495" w:author="Arthur Parmentier" w:date="2020-06-08T02:38:00Z">
        <w:r>
          <w:t xml:space="preserve"> to </w:t>
        </w:r>
      </w:ins>
      <w:ins w:id="1496" w:author="Arthur Parmentier" w:date="2020-06-08T02:39:00Z">
        <w:r>
          <w:t>Beatles-like song production</w:t>
        </w:r>
      </w:ins>
      <w:ins w:id="1497" w:author="Arthur Parmentier" w:date="2020-06-08T02:37:00Z">
        <w:r>
          <w:t>, probabilistic models such as Hi</w:t>
        </w:r>
      </w:ins>
      <w:ins w:id="1498" w:author="Arthur Parmentier" w:date="2020-06-08T02:38:00Z">
        <w:r>
          <w:t>dden Markov Models are increasingly being used</w:t>
        </w:r>
      </w:ins>
      <w:ins w:id="1499" w:author="Arthur Parmentier" w:date="2020-06-08T02:39:00Z">
        <w:r>
          <w:t xml:space="preserve"> these last decades in research </w:t>
        </w:r>
        <w:r w:rsidR="0065654F">
          <w:t xml:space="preserve">and recent production and </w:t>
        </w:r>
      </w:ins>
      <w:ins w:id="1500" w:author="Arthur Parmentier" w:date="2020-06-08T02:40:00Z">
        <w:r w:rsidR="0065654F">
          <w:t>composition</w:t>
        </w:r>
      </w:ins>
      <w:ins w:id="1501" w:author="Arthur Parmentier" w:date="2020-06-08T02:39:00Z">
        <w:r w:rsidR="0065654F">
          <w:t xml:space="preserve"> </w:t>
        </w:r>
      </w:ins>
      <w:ins w:id="1502" w:author="Arthur Parmentier" w:date="2020-06-08T02:40:00Z">
        <w:r w:rsidR="0065654F">
          <w:t>software, such as Max/MSP</w:t>
        </w:r>
      </w:ins>
      <w:ins w:id="1503" w:author="Arthur Parmentier" w:date="2020-06-08T02:39:00Z">
        <w:r w:rsidR="0065654F">
          <w:t>.</w:t>
        </w:r>
      </w:ins>
    </w:p>
    <w:p w:rsidR="00960BA6" w:rsidRDefault="006D5BBB">
      <w:pPr>
        <w:pStyle w:val="Titre3"/>
        <w:rPr>
          <w:ins w:id="1504" w:author="Arthur Parmentier" w:date="2020-06-07T21:10:00Z"/>
        </w:rPr>
        <w:pPrChange w:id="1505" w:author="Arthur Parmentier" w:date="2020-06-10T16:26:00Z">
          <w:pPr>
            <w:pStyle w:val="Titre2"/>
          </w:pPr>
        </w:pPrChange>
      </w:pPr>
      <w:bookmarkStart w:id="1506" w:name="_Toc42842124"/>
      <w:ins w:id="1507" w:author="Arthur Parmentier" w:date="2020-06-07T21:11:00Z">
        <w:r>
          <w:lastRenderedPageBreak/>
          <w:t>Gestural</w:t>
        </w:r>
      </w:ins>
      <w:ins w:id="1508" w:author="Arthur Parmentier" w:date="2020-06-07T21:10:00Z">
        <w:r>
          <w:t xml:space="preserve"> s</w:t>
        </w:r>
      </w:ins>
      <w:ins w:id="1509" w:author="Arthur Parmentier" w:date="2020-05-13T09:25:00Z">
        <w:r w:rsidR="00EE3C9F" w:rsidRPr="007C437A">
          <w:t>igns</w:t>
        </w:r>
      </w:ins>
      <w:del w:id="1510" w:author="Arthur Parmentier" w:date="2020-05-13T09:25:00Z">
        <w:r w:rsidR="00960BA6" w:rsidRPr="007C437A" w:rsidDel="00EE3C9F">
          <w:delText>Gestures and signs</w:delText>
        </w:r>
      </w:del>
      <w:r w:rsidR="00960BA6" w:rsidRPr="007C437A">
        <w:t xml:space="preserve"> for communication: a long history</w:t>
      </w:r>
      <w:bookmarkEnd w:id="1506"/>
    </w:p>
    <w:p w:rsidR="006D5BBB" w:rsidRPr="006D5BBB" w:rsidRDefault="00617EDA">
      <w:pPr>
        <w:rPr>
          <w:rPrChange w:id="1511" w:author="Arthur Parmentier" w:date="2020-06-07T21:10:00Z">
            <w:rPr/>
          </w:rPrChange>
        </w:rPr>
        <w:pPrChange w:id="1512" w:author="Arthur Parmentier" w:date="2020-06-10T16:26:00Z">
          <w:pPr>
            <w:pStyle w:val="Titre2"/>
          </w:pPr>
        </w:pPrChange>
      </w:pPr>
      <w:ins w:id="1513" w:author="Arthur Parmentier" w:date="2020-06-09T16:44:00Z">
        <w:r>
          <w:t>In this part, we</w:t>
        </w:r>
      </w:ins>
      <w:ins w:id="1514" w:author="Arthur Parmentier" w:date="2020-06-07T21:10:00Z">
        <w:r w:rsidR="006D5BBB">
          <w:t xml:space="preserve"> will have a short overview of the </w:t>
        </w:r>
      </w:ins>
      <w:ins w:id="1515" w:author="Arthur Parmentier" w:date="2020-06-09T16:44:00Z">
        <w:r>
          <w:t xml:space="preserve">use of gestural signs for communication in history </w:t>
        </w:r>
      </w:ins>
      <w:ins w:id="1516" w:author="Arthur Parmentier" w:date="2020-06-10T16:14:00Z">
        <w:r w:rsidR="00BD7AEC">
          <w:t xml:space="preserve">and highlight </w:t>
        </w:r>
      </w:ins>
      <w:ins w:id="1517" w:author="Arthur Parmentier" w:date="2020-06-10T16:15:00Z">
        <w:r w:rsidR="00BD7AEC">
          <w:t>the different motivations for using gestures in all cases.</w:t>
        </w:r>
      </w:ins>
    </w:p>
    <w:p w:rsidR="00960BA6" w:rsidRPr="007C437A" w:rsidDel="006D5BBB" w:rsidRDefault="00960BA6">
      <w:pPr>
        <w:rPr>
          <w:del w:id="1518" w:author="Arthur Parmentier" w:date="2020-06-07T21:10:00Z"/>
        </w:rPr>
      </w:pPr>
      <w:del w:id="1519" w:author="Arthur Parmentier" w:date="2020-06-07T21:10:00Z">
        <w:r w:rsidRPr="007C437A" w:rsidDel="006D5BBB">
          <w:delText>Chronological view</w:delText>
        </w:r>
        <w:r w:rsidR="006E6EE1" w:rsidRPr="007C437A" w:rsidDel="006D5BBB">
          <w:delText xml:space="preserve"> (?)</w:delText>
        </w:r>
        <w:bookmarkStart w:id="1520" w:name="_Toc42549997"/>
        <w:bookmarkStart w:id="1521" w:name="_Toc42550090"/>
        <w:bookmarkEnd w:id="1520"/>
        <w:bookmarkEnd w:id="1521"/>
      </w:del>
    </w:p>
    <w:p w:rsidR="00960BA6" w:rsidRPr="007C437A" w:rsidDel="00617EDA" w:rsidRDefault="00960BA6">
      <w:pPr>
        <w:pStyle w:val="Titre4"/>
        <w:rPr>
          <w:del w:id="1522" w:author="Arthur Parmentier" w:date="2020-06-09T16:44:00Z"/>
        </w:rPr>
        <w:pPrChange w:id="1523" w:author="Arthur Parmentier" w:date="2020-06-10T16:26:00Z">
          <w:pPr>
            <w:pStyle w:val="Titre3"/>
          </w:pPr>
        </w:pPrChange>
      </w:pPr>
      <w:del w:id="1524" w:author="Arthur Parmentier" w:date="2020-06-09T16:44:00Z">
        <w:r w:rsidRPr="007C437A" w:rsidDel="00617EDA">
          <w:delText>A very long time ago…</w:delText>
        </w:r>
      </w:del>
    </w:p>
    <w:p w:rsidR="00960BA6" w:rsidRDefault="00960BA6">
      <w:pPr>
        <w:pStyle w:val="Titre4"/>
        <w:rPr>
          <w:ins w:id="1525" w:author="Arthur Parmentier" w:date="2020-06-09T16:57:00Z"/>
        </w:rPr>
        <w:pPrChange w:id="1526" w:author="Arthur Parmentier" w:date="2020-06-10T16:26:00Z">
          <w:pPr>
            <w:pStyle w:val="Titre3"/>
          </w:pPr>
        </w:pPrChange>
      </w:pPr>
      <w:del w:id="1527" w:author="Arthur Parmentier" w:date="2020-06-09T16:56:00Z">
        <w:r w:rsidRPr="007C437A" w:rsidDel="006056F0">
          <w:delText>Middle ages</w:delText>
        </w:r>
      </w:del>
      <w:proofErr w:type="spellStart"/>
      <w:ins w:id="1528" w:author="Arthur Parmentier" w:date="2020-06-09T16:56:00Z">
        <w:r w:rsidR="006056F0">
          <w:t>C</w:t>
        </w:r>
      </w:ins>
      <w:ins w:id="1529" w:author="Arthur Parmentier" w:date="2020-06-09T16:53:00Z">
        <w:r w:rsidR="006056F0" w:rsidRPr="006056F0">
          <w:t>heironomy</w:t>
        </w:r>
      </w:ins>
      <w:proofErr w:type="spellEnd"/>
      <w:del w:id="1530" w:author="Arthur Parmentier" w:date="2020-06-09T16:52:00Z">
        <w:r w:rsidRPr="007C437A" w:rsidDel="006056F0">
          <w:delText>: neumes</w:delText>
        </w:r>
      </w:del>
    </w:p>
    <w:p w:rsidR="006056F0" w:rsidRPr="006056F0" w:rsidRDefault="006056F0">
      <w:pPr>
        <w:rPr>
          <w:ins w:id="1531" w:author="Arthur Parmentier" w:date="2020-06-05T13:55:00Z"/>
          <w:rPrChange w:id="1532" w:author="Arthur Parmentier" w:date="2020-06-09T16:57:00Z">
            <w:rPr>
              <w:ins w:id="1533" w:author="Arthur Parmentier" w:date="2020-06-05T13:55:00Z"/>
            </w:rPr>
          </w:rPrChange>
        </w:rPr>
        <w:pPrChange w:id="1534" w:author="Arthur Parmentier" w:date="2020-06-10T16:26:00Z">
          <w:pPr>
            <w:pStyle w:val="Titre3"/>
          </w:pPr>
        </w:pPrChange>
      </w:pPr>
      <w:proofErr w:type="spellStart"/>
      <w:ins w:id="1535" w:author="Arthur Parmentier" w:date="2020-06-09T16:57:00Z">
        <w:r w:rsidRPr="006056F0">
          <w:t>Cheironomy</w:t>
        </w:r>
        <w:proofErr w:type="spellEnd"/>
        <w:r w:rsidRPr="006056F0">
          <w:t xml:space="preserve"> is </w:t>
        </w:r>
      </w:ins>
      <w:ins w:id="1536" w:author="Arthur Parmentier" w:date="2020-06-09T17:13:00Z">
        <w:r w:rsidR="005213A6">
          <w:t>defined by Hickmann as “textually the direction of a musical ensemble by the movements of the hand”</w:t>
        </w:r>
      </w:ins>
      <w:ins w:id="1537" w:author="Arthur Parmentier" w:date="2020-06-10T19:18:00Z">
        <w:r w:rsidR="005020E5">
          <w:t xml:space="preserve"> </w:t>
        </w:r>
      </w:ins>
      <w:customXmlInsRangeStart w:id="1538" w:author="Arthur Parmentier" w:date="2020-06-10T19:18:00Z"/>
      <w:sdt>
        <w:sdtPr>
          <w:id w:val="1146395373"/>
          <w:citation/>
        </w:sdtPr>
        <w:sdtContent>
          <w:customXmlInsRangeEnd w:id="1538"/>
          <w:ins w:id="1539" w:author="Arthur Parmentier" w:date="2020-06-10T19:18:00Z">
            <w:r w:rsidR="005020E5">
              <w:fldChar w:fldCharType="begin"/>
            </w:r>
            <w:r w:rsidR="005020E5" w:rsidRPr="005020E5">
              <w:rPr>
                <w:rPrChange w:id="1540" w:author="Arthur Parmentier" w:date="2020-06-10T19:18:00Z">
                  <w:rPr>
                    <w:lang w:val="fr-FR"/>
                  </w:rPr>
                </w:rPrChange>
              </w:rPr>
              <w:instrText xml:space="preserve"> CITATION Hug63 \l 1036 </w:instrText>
            </w:r>
          </w:ins>
          <w:r w:rsidR="005020E5">
            <w:fldChar w:fldCharType="separate"/>
          </w:r>
          <w:r w:rsidR="00304C55">
            <w:rPr>
              <w:noProof/>
            </w:rPr>
            <w:t>(Huglo, 1963)</w:t>
          </w:r>
          <w:ins w:id="1541" w:author="Arthur Parmentier" w:date="2020-06-10T19:18:00Z">
            <w:r w:rsidR="005020E5">
              <w:fldChar w:fldCharType="end"/>
            </w:r>
          </w:ins>
          <w:customXmlInsRangeStart w:id="1542" w:author="Arthur Parmentier" w:date="2020-06-10T19:18:00Z"/>
        </w:sdtContent>
      </w:sdt>
      <w:customXmlInsRangeEnd w:id="1542"/>
      <w:ins w:id="1543" w:author="Arthur Parmentier" w:date="2020-06-09T16:57:00Z">
        <w:r w:rsidRPr="006056F0">
          <w:t xml:space="preserve">. </w:t>
        </w:r>
      </w:ins>
      <w:ins w:id="1544" w:author="Arthur Parmentier" w:date="2020-06-09T17:14:00Z">
        <w:r w:rsidR="00B358E0">
          <w:t xml:space="preserve">It is employed to refer to the use of controlled, regular and </w:t>
        </w:r>
      </w:ins>
      <w:ins w:id="1545" w:author="Arthur Parmentier" w:date="2020-06-09T17:15:00Z">
        <w:r w:rsidR="00B358E0">
          <w:t>organized movements that is</w:t>
        </w:r>
      </w:ins>
      <w:ins w:id="1546" w:author="Arthur Parmentier" w:date="2020-06-09T17:16:00Z">
        <w:r w:rsidR="00B358E0">
          <w:t xml:space="preserve"> mostly encountered in texts about the arts of movement: music, dance and panto</w:t>
        </w:r>
      </w:ins>
      <w:ins w:id="1547" w:author="Arthur Parmentier" w:date="2020-06-09T17:17:00Z">
        <w:r w:rsidR="00B358E0">
          <w:t>mime.</w:t>
        </w:r>
      </w:ins>
      <w:ins w:id="1548" w:author="Arthur Parmentier" w:date="2020-06-10T19:18:00Z">
        <w:r w:rsidR="005020E5">
          <w:t xml:space="preserve"> </w:t>
        </w:r>
      </w:ins>
      <w:ins w:id="1549" w:author="Arthur Parmentier" w:date="2020-06-09T16:57:00Z">
        <w:r>
          <w:br/>
          <w:t>For instance, i</w:t>
        </w:r>
        <w:r w:rsidRPr="006056F0">
          <w:t>n the modern artform, conductors tend to hoist batons for indicating melodic curves and ornaments.</w:t>
        </w:r>
      </w:ins>
    </w:p>
    <w:p w:rsidR="006056F0" w:rsidRDefault="006056F0">
      <w:pPr>
        <w:pStyle w:val="Titre5"/>
        <w:rPr>
          <w:ins w:id="1550" w:author="Arthur Parmentier" w:date="2020-06-09T16:56:00Z"/>
        </w:rPr>
        <w:pPrChange w:id="1551" w:author="Arthur Parmentier" w:date="2020-06-10T16:26:00Z">
          <w:pPr>
            <w:pStyle w:val="Titre4"/>
          </w:pPr>
        </w:pPrChange>
      </w:pPr>
      <w:ins w:id="1552" w:author="Arthur Parmentier" w:date="2020-06-09T16:56:00Z">
        <w:r>
          <w:t>First traces in antiqu</w:t>
        </w:r>
      </w:ins>
      <w:ins w:id="1553" w:author="Arthur Parmentier" w:date="2020-06-09T17:04:00Z">
        <w:r w:rsidR="00CD28C6">
          <w:t>ity</w:t>
        </w:r>
      </w:ins>
    </w:p>
    <w:p w:rsidR="006056F0" w:rsidRDefault="00952ECE">
      <w:pPr>
        <w:rPr>
          <w:ins w:id="1554" w:author="Arthur Parmentier" w:date="2020-06-09T17:04:00Z"/>
        </w:rPr>
      </w:pPr>
      <w:ins w:id="1555" w:author="Arthur Parmentier" w:date="2020-06-09T17:00:00Z">
        <w:r>
          <w:t>We know from sculptures and paintings</w:t>
        </w:r>
      </w:ins>
      <w:ins w:id="1556" w:author="Arthur Parmentier" w:date="2020-06-09T17:01:00Z">
        <w:r>
          <w:t xml:space="preserve"> from antique Egypt</w:t>
        </w:r>
      </w:ins>
      <w:ins w:id="1557" w:author="Arthur Parmentier" w:date="2020-06-09T17:26:00Z">
        <w:r w:rsidR="000050C6">
          <w:t xml:space="preserve"> (at least 4 000 years from now)</w:t>
        </w:r>
      </w:ins>
      <w:ins w:id="1558" w:author="Arthur Parmentier" w:date="2020-06-09T17:01:00Z">
        <w:r>
          <w:t xml:space="preserve"> that </w:t>
        </w:r>
        <w:proofErr w:type="spellStart"/>
        <w:r>
          <w:t>Epgyptians</w:t>
        </w:r>
        <w:proofErr w:type="spellEnd"/>
        <w:r>
          <w:t xml:space="preserve"> used a form of </w:t>
        </w:r>
        <w:proofErr w:type="spellStart"/>
        <w:r>
          <w:t>cheironomy</w:t>
        </w:r>
        <w:proofErr w:type="spellEnd"/>
        <w:r>
          <w:t xml:space="preserve"> to indicate several </w:t>
        </w:r>
      </w:ins>
      <w:ins w:id="1559" w:author="Arthur Parmentier" w:date="2020-06-09T17:02:00Z">
        <w:r>
          <w:t xml:space="preserve">pitches and </w:t>
        </w:r>
        <w:proofErr w:type="spellStart"/>
        <w:r>
          <w:t>rythms</w:t>
        </w:r>
        <w:proofErr w:type="spellEnd"/>
        <w:r>
          <w:t>, sometimes as they were singing</w:t>
        </w:r>
      </w:ins>
      <w:ins w:id="1560" w:author="Arthur Parmentier" w:date="2020-06-09T17:25:00Z">
        <w:r w:rsidR="005355C7">
          <w:t xml:space="preserve">, </w:t>
        </w:r>
        <w:proofErr w:type="spellStart"/>
        <w:r w:rsidR="005355C7">
          <w:t>athough</w:t>
        </w:r>
        <w:proofErr w:type="spellEnd"/>
        <w:r w:rsidR="005355C7">
          <w:t xml:space="preserve"> singer and </w:t>
        </w:r>
        <w:proofErr w:type="spellStart"/>
        <w:r w:rsidR="005355C7">
          <w:t>cheironome</w:t>
        </w:r>
        <w:proofErr w:type="spellEnd"/>
        <w:r w:rsidR="005355C7">
          <w:t xml:space="preserve"> were in principle two different roles</w:t>
        </w:r>
      </w:ins>
      <w:ins w:id="1561" w:author="Arthur Parmentier" w:date="2020-06-09T17:02:00Z">
        <w:r>
          <w:t>.</w:t>
        </w:r>
      </w:ins>
    </w:p>
    <w:p w:rsidR="00CD28C6" w:rsidRDefault="00CD28C6">
      <w:pPr>
        <w:rPr>
          <w:ins w:id="1562" w:author="Arthur Parmentier" w:date="2020-06-09T17:08:00Z"/>
        </w:rPr>
      </w:pPr>
      <w:ins w:id="1563" w:author="Arthur Parmentier" w:date="2020-06-09T17:04:00Z">
        <w:r>
          <w:t xml:space="preserve">In Greece, </w:t>
        </w:r>
      </w:ins>
      <w:ins w:id="1564" w:author="Arthur Parmentier" w:date="2020-06-09T17:05:00Z">
        <w:r>
          <w:t xml:space="preserve">ascendant and descendant movements of the hand were also used during antiquity to </w:t>
        </w:r>
      </w:ins>
      <w:ins w:id="1565" w:author="Arthur Parmentier" w:date="2020-06-09T17:06:00Z">
        <w:r>
          <w:t xml:space="preserve">indicate whether the next note was higher or lower in pitch. </w:t>
        </w:r>
        <w:proofErr w:type="spellStart"/>
        <w:r>
          <w:t>Cheironomy</w:t>
        </w:r>
        <w:proofErr w:type="spellEnd"/>
        <w:r>
          <w:t xml:space="preserve"> was then considered a </w:t>
        </w:r>
        <w:proofErr w:type="spellStart"/>
        <w:r>
          <w:t>from</w:t>
        </w:r>
        <w:proofErr w:type="spellEnd"/>
        <w:r>
          <w:t xml:space="preserve"> of art</w:t>
        </w:r>
      </w:ins>
      <w:ins w:id="1566" w:author="Arthur Parmentier" w:date="2020-06-10T19:20:00Z">
        <w:r w:rsidR="00191207">
          <w:t xml:space="preserve"> </w:t>
        </w:r>
      </w:ins>
      <w:customXmlInsRangeStart w:id="1567" w:author="Arthur Parmentier" w:date="2020-06-10T19:21:00Z"/>
      <w:sdt>
        <w:sdtPr>
          <w:id w:val="1743904883"/>
          <w:citation/>
        </w:sdtPr>
        <w:sdtContent>
          <w:customXmlInsRangeEnd w:id="1567"/>
          <w:ins w:id="1568" w:author="Arthur Parmentier" w:date="2020-06-10T19:21:00Z">
            <w:r w:rsidR="00191207">
              <w:fldChar w:fldCharType="begin"/>
            </w:r>
            <w:r w:rsidR="00191207">
              <w:rPr>
                <w:lang w:val="fr-FR"/>
              </w:rPr>
              <w:instrText xml:space="preserve"> CITATION Pâr \l 1036 </w:instrText>
            </w:r>
          </w:ins>
          <w:r w:rsidR="00191207">
            <w:fldChar w:fldCharType="separate"/>
          </w:r>
          <w:r w:rsidR="00304C55" w:rsidRPr="00304C55">
            <w:rPr>
              <w:noProof/>
              <w:lang w:val="fr-FR"/>
            </w:rPr>
            <w:t>(Pâris)</w:t>
          </w:r>
          <w:ins w:id="1569" w:author="Arthur Parmentier" w:date="2020-06-10T19:21:00Z">
            <w:r w:rsidR="00191207">
              <w:fldChar w:fldCharType="end"/>
            </w:r>
          </w:ins>
          <w:customXmlInsRangeStart w:id="1570" w:author="Arthur Parmentier" w:date="2020-06-10T19:21:00Z"/>
        </w:sdtContent>
      </w:sdt>
      <w:customXmlInsRangeEnd w:id="1570"/>
      <w:ins w:id="1571" w:author="Arthur Parmentier" w:date="2020-06-09T17:06:00Z">
        <w:r>
          <w:t>.</w:t>
        </w:r>
      </w:ins>
    </w:p>
    <w:p w:rsidR="005213A6" w:rsidRDefault="005213A6">
      <w:pPr>
        <w:pStyle w:val="Titre5"/>
        <w:rPr>
          <w:ins w:id="1572" w:author="Arthur Parmentier" w:date="2020-06-09T17:27:00Z"/>
        </w:rPr>
        <w:pPrChange w:id="1573" w:author="Arthur Parmentier" w:date="2020-06-10T16:26:00Z">
          <w:pPr>
            <w:pStyle w:val="Titre4"/>
          </w:pPr>
        </w:pPrChange>
      </w:pPr>
      <w:proofErr w:type="spellStart"/>
      <w:ins w:id="1574" w:author="Arthur Parmentier" w:date="2020-06-09T17:08:00Z">
        <w:r>
          <w:t>Cheironomy</w:t>
        </w:r>
        <w:proofErr w:type="spellEnd"/>
        <w:r>
          <w:t xml:space="preserve"> in m</w:t>
        </w:r>
      </w:ins>
      <w:ins w:id="1575" w:author="Arthur Parmentier" w:date="2020-06-09T17:24:00Z">
        <w:r w:rsidR="00BD43FC">
          <w:t>iddle</w:t>
        </w:r>
      </w:ins>
      <w:ins w:id="1576" w:author="Arthur Parmentier" w:date="2020-06-09T17:08:00Z">
        <w:r>
          <w:t xml:space="preserve"> ages</w:t>
        </w:r>
      </w:ins>
    </w:p>
    <w:p w:rsidR="005213A6" w:rsidRDefault="000F755D">
      <w:pPr>
        <w:rPr>
          <w:ins w:id="1577" w:author="Arthur Parmentier" w:date="2020-06-09T19:06:00Z"/>
        </w:rPr>
      </w:pPr>
      <w:proofErr w:type="spellStart"/>
      <w:ins w:id="1578" w:author="Arthur Parmentier" w:date="2020-06-09T17:20:00Z">
        <w:r>
          <w:t>Ch</w:t>
        </w:r>
      </w:ins>
      <w:ins w:id="1579" w:author="Arthur Parmentier" w:date="2020-06-09T17:21:00Z">
        <w:r>
          <w:t>eironomy</w:t>
        </w:r>
        <w:proofErr w:type="spellEnd"/>
        <w:r>
          <w:t xml:space="preserve"> ha</w:t>
        </w:r>
      </w:ins>
      <w:ins w:id="1580" w:author="Arthur Parmentier" w:date="2020-06-09T17:24:00Z">
        <w:r>
          <w:t>d</w:t>
        </w:r>
      </w:ins>
      <w:ins w:id="1581" w:author="Arthur Parmentier" w:date="2020-06-09T17:21:00Z">
        <w:r>
          <w:t xml:space="preserve"> an important place for the direction of Gregorian chant</w:t>
        </w:r>
      </w:ins>
      <w:ins w:id="1582" w:author="Arthur Parmentier" w:date="2020-06-09T17:23:00Z">
        <w:r>
          <w:t xml:space="preserve"> </w:t>
        </w:r>
      </w:ins>
      <w:ins w:id="1583" w:author="Arthur Parmentier" w:date="2020-06-09T19:03:00Z">
        <w:r w:rsidR="00165D3B">
          <w:t>from the</w:t>
        </w:r>
      </w:ins>
      <w:ins w:id="1584" w:author="Arthur Parmentier" w:date="2020-06-09T17:23:00Z">
        <w:r>
          <w:t xml:space="preserve"> middle ages to the 16</w:t>
        </w:r>
        <w:r w:rsidRPr="000F755D">
          <w:rPr>
            <w:vertAlign w:val="superscript"/>
            <w:rPrChange w:id="1585" w:author="Arthur Parmentier" w:date="2020-06-09T17:23:00Z">
              <w:rPr/>
            </w:rPrChange>
          </w:rPr>
          <w:t>th</w:t>
        </w:r>
        <w:r>
          <w:t xml:space="preserve"> cen</w:t>
        </w:r>
      </w:ins>
      <w:ins w:id="1586" w:author="Arthur Parmentier" w:date="2020-06-09T17:24:00Z">
        <w:r>
          <w:t>tury.</w:t>
        </w:r>
      </w:ins>
      <w:ins w:id="1587" w:author="Arthur Parmentier" w:date="2020-06-09T17:28:00Z">
        <w:r w:rsidR="00FD69AD">
          <w:t xml:space="preserve"> </w:t>
        </w:r>
      </w:ins>
      <w:ins w:id="1588" w:author="Arthur Parmentier" w:date="2020-06-09T19:05:00Z">
        <w:r w:rsidR="00165D3B">
          <w:br/>
        </w:r>
      </w:ins>
      <w:ins w:id="1589" w:author="Arthur Parmentier" w:date="2020-06-09T19:01:00Z">
        <w:r w:rsidR="00A5602F">
          <w:t xml:space="preserve">Gregorian chant </w:t>
        </w:r>
      </w:ins>
      <w:ins w:id="1590" w:author="Arthur Parmentier" w:date="2020-06-09T19:05:00Z">
        <w:r w:rsidR="00165D3B">
          <w:t xml:space="preserve">has </w:t>
        </w:r>
      </w:ins>
      <w:ins w:id="1591" w:author="Arthur Parmentier" w:date="2020-06-09T19:01:00Z">
        <w:r w:rsidR="00A5602F">
          <w:t xml:space="preserve">extensively used </w:t>
        </w:r>
      </w:ins>
      <w:ins w:id="1592" w:author="Arthur Parmentier" w:date="2020-06-09T19:07:00Z">
        <w:r w:rsidR="00165D3B">
          <w:t xml:space="preserve">the </w:t>
        </w:r>
      </w:ins>
      <w:ins w:id="1593" w:author="Arthur Parmentier" w:date="2020-06-09T19:01:00Z">
        <w:r w:rsidR="00A5602F">
          <w:t>notation system</w:t>
        </w:r>
      </w:ins>
      <w:ins w:id="1594" w:author="Arthur Parmentier" w:date="2020-06-09T19:07:00Z">
        <w:r w:rsidR="00165D3B">
          <w:t xml:space="preserve"> of neumes</w:t>
        </w:r>
      </w:ins>
      <w:ins w:id="1595" w:author="Arthur Parmentier" w:date="2020-06-09T19:01:00Z">
        <w:r w:rsidR="00A5602F">
          <w:t xml:space="preserve">. </w:t>
        </w:r>
      </w:ins>
      <w:ins w:id="1596" w:author="Arthur Parmentier" w:date="2020-06-09T18:59:00Z">
        <w:r w:rsidR="00222A3E">
          <w:t>In fact, t</w:t>
        </w:r>
      </w:ins>
      <w:ins w:id="1597" w:author="Arthur Parmentier" w:date="2020-06-09T17:28:00Z">
        <w:r w:rsidR="00FD69AD">
          <w:t xml:space="preserve">he most ancient </w:t>
        </w:r>
        <w:proofErr w:type="spellStart"/>
        <w:r w:rsidR="00FD69AD">
          <w:t>neumatic</w:t>
        </w:r>
        <w:proofErr w:type="spellEnd"/>
        <w:r w:rsidR="00FD69AD">
          <w:t xml:space="preserve"> notations of music were also called </w:t>
        </w:r>
        <w:proofErr w:type="spellStart"/>
        <w:r w:rsidR="00FD69AD">
          <w:t>cheironomic</w:t>
        </w:r>
        <w:proofErr w:type="spellEnd"/>
        <w:r w:rsidR="00FD69AD">
          <w:t xml:space="preserve"> notations</w:t>
        </w:r>
      </w:ins>
      <w:ins w:id="1598" w:author="Arthur Parmentier" w:date="2020-06-09T17:31:00Z">
        <w:r w:rsidR="0068348E">
          <w:t xml:space="preserve"> and </w:t>
        </w:r>
      </w:ins>
      <w:ins w:id="1599" w:author="Arthur Parmentier" w:date="2020-06-09T17:33:00Z">
        <w:r w:rsidR="0068348E">
          <w:t xml:space="preserve">the </w:t>
        </w:r>
        <w:proofErr w:type="spellStart"/>
        <w:r w:rsidR="0068348E">
          <w:t>grec</w:t>
        </w:r>
        <w:proofErr w:type="spellEnd"/>
        <w:r w:rsidR="0068348E">
          <w:t xml:space="preserve"> “</w:t>
        </w:r>
        <w:proofErr w:type="spellStart"/>
        <w:r w:rsidR="0068348E">
          <w:t>neuma</w:t>
        </w:r>
        <w:proofErr w:type="spellEnd"/>
        <w:r w:rsidR="0068348E">
          <w:t xml:space="preserve">” refers to the </w:t>
        </w:r>
        <w:proofErr w:type="spellStart"/>
        <w:r w:rsidR="0068348E">
          <w:t>latin</w:t>
        </w:r>
        <w:proofErr w:type="spellEnd"/>
        <w:r w:rsidR="0068348E">
          <w:t xml:space="preserve"> “</w:t>
        </w:r>
        <w:proofErr w:type="spellStart"/>
        <w:r w:rsidR="0068348E">
          <w:t>nutus</w:t>
        </w:r>
        <w:proofErr w:type="spellEnd"/>
        <w:r w:rsidR="0068348E">
          <w:t xml:space="preserve">” according to the grammarian </w:t>
        </w:r>
        <w:proofErr w:type="spellStart"/>
        <w:r w:rsidR="0068348E">
          <w:t>Comminianus</w:t>
        </w:r>
      </w:ins>
      <w:proofErr w:type="spellEnd"/>
      <w:ins w:id="1600" w:author="Arthur Parmentier" w:date="2020-06-09T17:36:00Z">
        <w:r w:rsidR="0068348E">
          <w:t xml:space="preserve"> and was used prior to the notations of music on parchment to </w:t>
        </w:r>
      </w:ins>
      <w:ins w:id="1601" w:author="Arthur Parmentier" w:date="2020-06-09T17:37:00Z">
        <w:r w:rsidR="0068348E">
          <w:t xml:space="preserve">signify a vocal exercise. Michel </w:t>
        </w:r>
        <w:proofErr w:type="spellStart"/>
        <w:r w:rsidR="0068348E">
          <w:t>Huglo</w:t>
        </w:r>
        <w:proofErr w:type="spellEnd"/>
        <w:r w:rsidR="0068348E">
          <w:t xml:space="preserve"> makes the conjecture that </w:t>
        </w:r>
      </w:ins>
      <w:proofErr w:type="spellStart"/>
      <w:ins w:id="1602" w:author="Arthur Parmentier" w:date="2020-06-09T17:38:00Z">
        <w:r w:rsidR="0068348E">
          <w:t>cheironomy</w:t>
        </w:r>
        <w:proofErr w:type="spellEnd"/>
        <w:r w:rsidR="0068348E">
          <w:t xml:space="preserve"> was in fact the ancestor of the </w:t>
        </w:r>
        <w:proofErr w:type="spellStart"/>
        <w:r w:rsidR="0068348E">
          <w:t>neumatic</w:t>
        </w:r>
        <w:proofErr w:type="spellEnd"/>
        <w:r w:rsidR="0068348E">
          <w:t xml:space="preserve"> notation</w:t>
        </w:r>
      </w:ins>
      <w:ins w:id="1603" w:author="Arthur Parmentier" w:date="2020-06-10T19:19:00Z">
        <w:r w:rsidR="005020E5">
          <w:t xml:space="preserve"> </w:t>
        </w:r>
      </w:ins>
      <w:customXmlInsRangeStart w:id="1604" w:author="Arthur Parmentier" w:date="2020-06-10T19:19:00Z"/>
      <w:sdt>
        <w:sdtPr>
          <w:id w:val="-861899641"/>
          <w:citation/>
        </w:sdtPr>
        <w:sdtContent>
          <w:customXmlInsRangeEnd w:id="1604"/>
          <w:ins w:id="1605" w:author="Arthur Parmentier" w:date="2020-06-10T19:19:00Z">
            <w:r w:rsidR="005020E5">
              <w:fldChar w:fldCharType="begin"/>
            </w:r>
            <w:r w:rsidR="005020E5" w:rsidRPr="005020E5">
              <w:rPr>
                <w:rPrChange w:id="1606" w:author="Arthur Parmentier" w:date="2020-06-10T19:19:00Z">
                  <w:rPr>
                    <w:lang w:val="fr-FR"/>
                  </w:rPr>
                </w:rPrChange>
              </w:rPr>
              <w:instrText xml:space="preserve"> CITATION Hug63 \l 1036 </w:instrText>
            </w:r>
          </w:ins>
          <w:r w:rsidR="005020E5">
            <w:fldChar w:fldCharType="separate"/>
          </w:r>
          <w:r w:rsidR="00304C55">
            <w:rPr>
              <w:noProof/>
            </w:rPr>
            <w:t>(Huglo, 1963)</w:t>
          </w:r>
          <w:ins w:id="1607" w:author="Arthur Parmentier" w:date="2020-06-10T19:19:00Z">
            <w:r w:rsidR="005020E5">
              <w:fldChar w:fldCharType="end"/>
            </w:r>
          </w:ins>
          <w:customXmlInsRangeStart w:id="1608" w:author="Arthur Parmentier" w:date="2020-06-10T19:19:00Z"/>
        </w:sdtContent>
      </w:sdt>
      <w:customXmlInsRangeEnd w:id="1608"/>
      <w:ins w:id="1609" w:author="Arthur Parmentier" w:date="2020-06-10T19:19:00Z">
        <w:r w:rsidR="005020E5">
          <w:t>.</w:t>
        </w:r>
      </w:ins>
    </w:p>
    <w:p w:rsidR="0065106E" w:rsidRDefault="00165D3B">
      <w:pPr>
        <w:rPr>
          <w:ins w:id="1610" w:author="Arthur Parmentier" w:date="2020-06-10T16:17:00Z"/>
        </w:rPr>
      </w:pPr>
      <w:ins w:id="1611" w:author="Arthur Parmentier" w:date="2020-06-09T19:06:00Z">
        <w:r>
          <w:t>In the 11</w:t>
        </w:r>
        <w:r w:rsidRPr="00165D3B">
          <w:rPr>
            <w:vertAlign w:val="superscript"/>
            <w:rPrChange w:id="1612" w:author="Arthur Parmentier" w:date="2020-06-09T19:06:00Z">
              <w:rPr/>
            </w:rPrChange>
          </w:rPr>
          <w:t>th</w:t>
        </w:r>
        <w:r>
          <w:t xml:space="preserve"> century, the f</w:t>
        </w:r>
      </w:ins>
      <w:ins w:id="1613" w:author="Arthur Parmentier" w:date="2020-06-09T19:07:00Z">
        <w:r>
          <w:t xml:space="preserve">amous “hand” of Guido </w:t>
        </w:r>
        <w:proofErr w:type="spellStart"/>
        <w:r>
          <w:t>d’Arezzo</w:t>
        </w:r>
        <w:proofErr w:type="spellEnd"/>
        <w:r>
          <w:t xml:space="preserve"> </w:t>
        </w:r>
      </w:ins>
      <w:ins w:id="1614" w:author="Arthur Parmentier" w:date="2020-06-09T19:08:00Z">
        <w:r w:rsidR="0065106E">
          <w:t xml:space="preserve">is </w:t>
        </w:r>
      </w:ins>
      <w:ins w:id="1615" w:author="Arthur Parmentier" w:date="2020-06-09T19:09:00Z">
        <w:r w:rsidR="0065106E">
          <w:t>another</w:t>
        </w:r>
      </w:ins>
      <w:ins w:id="1616" w:author="Arthur Parmentier" w:date="2020-06-09T19:08:00Z">
        <w:r w:rsidR="0065106E">
          <w:t xml:space="preserve"> example of the musical </w:t>
        </w:r>
        <w:proofErr w:type="spellStart"/>
        <w:r w:rsidR="0065106E">
          <w:t>cheironomy</w:t>
        </w:r>
        <w:proofErr w:type="spellEnd"/>
        <w:r w:rsidR="0065106E">
          <w:t xml:space="preserve"> during the middle ages.</w:t>
        </w:r>
      </w:ins>
    </w:p>
    <w:p w:rsidR="00FC1A4A" w:rsidRDefault="00FC1A4A">
      <w:pPr>
        <w:rPr>
          <w:ins w:id="1617" w:author="Arthur Parmentier" w:date="2020-06-09T19:02:00Z"/>
        </w:rPr>
      </w:pPr>
      <w:ins w:id="1618" w:author="Arthur Parmentier" w:date="2020-06-10T16:17:00Z">
        <w:r>
          <w:t xml:space="preserve">Of these systems were used as learning </w:t>
        </w:r>
      </w:ins>
      <w:ins w:id="1619" w:author="Arthur Parmentier" w:date="2020-06-10T16:18:00Z">
        <w:r>
          <w:t xml:space="preserve">methods and as memorization helpers. </w:t>
        </w:r>
      </w:ins>
      <w:ins w:id="1620" w:author="Arthur Parmentier" w:date="2020-06-09T19:12:00Z">
        <w:r w:rsidR="0065106E">
          <w:t xml:space="preserve">Later, </w:t>
        </w:r>
      </w:ins>
      <w:ins w:id="1621" w:author="Arthur Parmentier" w:date="2020-06-10T16:18:00Z">
        <w:r>
          <w:t>they</w:t>
        </w:r>
      </w:ins>
      <w:ins w:id="1622" w:author="Arthur Parmentier" w:date="2020-06-09T19:12:00Z">
        <w:r w:rsidR="0065106E">
          <w:t xml:space="preserve"> w</w:t>
        </w:r>
      </w:ins>
      <w:ins w:id="1623" w:author="Arthur Parmentier" w:date="2020-06-10T16:18:00Z">
        <w:r>
          <w:t>ill</w:t>
        </w:r>
      </w:ins>
      <w:ins w:id="1624" w:author="Arthur Parmentier" w:date="2020-06-09T19:12:00Z">
        <w:r w:rsidR="0065106E">
          <w:t xml:space="preserve"> </w:t>
        </w:r>
      </w:ins>
      <w:ins w:id="1625" w:author="Arthur Parmentier" w:date="2020-06-09T19:15:00Z">
        <w:r w:rsidR="0065106E">
          <w:t>be abandoned for written notations but they are still part of the musical learning in some regions of the world such as India</w:t>
        </w:r>
      </w:ins>
      <w:ins w:id="1626" w:author="Arthur Parmentier" w:date="2020-06-09T19:17:00Z">
        <w:r w:rsidR="0065106E">
          <w:t xml:space="preserve"> and may be considered the ancestors of today’s conduction techniques.</w:t>
        </w:r>
      </w:ins>
    </w:p>
    <w:p w:rsidR="0054171C" w:rsidRPr="007C437A" w:rsidDel="0065106E" w:rsidRDefault="0054171C">
      <w:pPr>
        <w:rPr>
          <w:del w:id="1627" w:author="Arthur Parmentier" w:date="2020-06-09T19:08:00Z"/>
          <w:rPrChange w:id="1628" w:author="Arthur Parmentier" w:date="2020-06-07T15:27:00Z">
            <w:rPr>
              <w:del w:id="1629" w:author="Arthur Parmentier" w:date="2020-06-09T19:08:00Z"/>
            </w:rPr>
          </w:rPrChange>
        </w:rPr>
        <w:pPrChange w:id="1630" w:author="Arthur Parmentier" w:date="2020-06-10T16:26:00Z">
          <w:pPr>
            <w:pStyle w:val="Titre3"/>
          </w:pPr>
        </w:pPrChange>
      </w:pPr>
    </w:p>
    <w:p w:rsidR="00960BA6" w:rsidRPr="007C437A" w:rsidDel="00A01FAD" w:rsidRDefault="00960BA6">
      <w:pPr>
        <w:pStyle w:val="Titre4"/>
        <w:rPr>
          <w:del w:id="1631" w:author="Arthur Parmentier" w:date="2020-05-14T14:23:00Z"/>
        </w:rPr>
        <w:pPrChange w:id="1632" w:author="Arthur Parmentier" w:date="2020-06-10T16:26:00Z">
          <w:pPr>
            <w:pStyle w:val="Titre3"/>
          </w:pPr>
        </w:pPrChange>
      </w:pPr>
      <w:del w:id="1633" w:author="Arthur Parmentier" w:date="2020-05-14T14:23:00Z">
        <w:r w:rsidRPr="007C437A" w:rsidDel="00A01FAD">
          <w:delText>Rousseau, Wittgenstein.. theory of signs</w:delText>
        </w:r>
        <w:bookmarkStart w:id="1634" w:name="_Toc40363664"/>
        <w:bookmarkStart w:id="1635" w:name="_Toc40363727"/>
        <w:bookmarkStart w:id="1636" w:name="_Toc40431436"/>
        <w:bookmarkStart w:id="1637" w:name="_Toc41067164"/>
        <w:bookmarkStart w:id="1638" w:name="_Toc42258979"/>
        <w:bookmarkStart w:id="1639" w:name="_Toc42259056"/>
        <w:bookmarkStart w:id="1640" w:name="_Toc42449732"/>
        <w:bookmarkStart w:id="1641" w:name="_Toc42449814"/>
        <w:bookmarkStart w:id="1642" w:name="_Toc42550000"/>
        <w:bookmarkStart w:id="1643" w:name="_Toc42550093"/>
        <w:bookmarkEnd w:id="1634"/>
        <w:bookmarkEnd w:id="1635"/>
        <w:bookmarkEnd w:id="1636"/>
        <w:bookmarkEnd w:id="1637"/>
        <w:bookmarkEnd w:id="1638"/>
        <w:bookmarkEnd w:id="1639"/>
        <w:bookmarkEnd w:id="1640"/>
        <w:bookmarkEnd w:id="1641"/>
        <w:bookmarkEnd w:id="1642"/>
        <w:bookmarkEnd w:id="1643"/>
      </w:del>
    </w:p>
    <w:p w:rsidR="00960BA6" w:rsidRDefault="00F87FD9">
      <w:pPr>
        <w:pStyle w:val="Titre4"/>
        <w:rPr>
          <w:ins w:id="1644" w:author="Arthur Parmentier" w:date="2020-06-09T19:27:00Z"/>
        </w:rPr>
        <w:pPrChange w:id="1645" w:author="Arthur Parmentier" w:date="2020-06-10T16:26:00Z">
          <w:pPr>
            <w:pStyle w:val="Titre3"/>
          </w:pPr>
        </w:pPrChange>
      </w:pPr>
      <w:ins w:id="1646" w:author="Arthur Parmentier" w:date="2020-06-09T19:27:00Z">
        <w:r>
          <w:t>S</w:t>
        </w:r>
      </w:ins>
      <w:del w:id="1647" w:author="Arthur Parmentier" w:date="2020-06-09T19:27:00Z">
        <w:r w:rsidR="00960BA6" w:rsidRPr="007C437A" w:rsidDel="00F87FD9">
          <w:delText>Creation of modern s</w:delText>
        </w:r>
      </w:del>
      <w:r w:rsidR="00960BA6" w:rsidRPr="007C437A">
        <w:t xml:space="preserve">ign languages </w:t>
      </w:r>
      <w:ins w:id="1648" w:author="Arthur Parmentier" w:date="2020-06-09T19:27:00Z">
        <w:r>
          <w:t xml:space="preserve">in the </w:t>
        </w:r>
      </w:ins>
      <w:del w:id="1649" w:author="Arthur Parmentier" w:date="2020-06-09T19:27:00Z">
        <w:r w:rsidR="00960BA6" w:rsidRPr="007C437A" w:rsidDel="00F87FD9">
          <w:delText>for deafs</w:delText>
        </w:r>
      </w:del>
      <w:ins w:id="1650" w:author="Arthur Parmentier" w:date="2020-06-09T19:27:00Z">
        <w:r w:rsidRPr="007C437A">
          <w:t>deaf</w:t>
        </w:r>
        <w:r>
          <w:t xml:space="preserve"> communities</w:t>
        </w:r>
      </w:ins>
      <w:del w:id="1651" w:author="Arthur Parmentier" w:date="2020-06-09T19:27:00Z">
        <w:r w:rsidR="00960BA6" w:rsidRPr="007C437A" w:rsidDel="00F87FD9">
          <w:delText xml:space="preserve"> (?)</w:delText>
        </w:r>
      </w:del>
    </w:p>
    <w:p w:rsidR="00F87FD9" w:rsidRDefault="00F87FD9">
      <w:pPr>
        <w:rPr>
          <w:ins w:id="1652" w:author="Arthur Parmentier" w:date="2020-06-09T19:33:00Z"/>
        </w:rPr>
      </w:pPr>
      <w:ins w:id="1653" w:author="Arthur Parmentier" w:date="2020-06-09T19:27:00Z">
        <w:r w:rsidRPr="00F87FD9">
          <w:t>Si</w:t>
        </w:r>
        <w:r w:rsidRPr="00F87FD9">
          <w:rPr>
            <w:rPrChange w:id="1654" w:author="Arthur Parmentier" w:date="2020-06-09T19:28:00Z">
              <w:rPr>
                <w:lang w:val="fr-FR"/>
              </w:rPr>
            </w:rPrChange>
          </w:rPr>
          <w:t xml:space="preserve">gn languages </w:t>
        </w:r>
      </w:ins>
      <w:ins w:id="1655" w:author="Arthur Parmentier" w:date="2020-06-09T19:28:00Z">
        <w:r w:rsidRPr="00F87FD9">
          <w:rPr>
            <w:rPrChange w:id="1656" w:author="Arthur Parmentier" w:date="2020-06-09T19:28:00Z">
              <w:rPr>
                <w:lang w:val="fr-FR"/>
              </w:rPr>
            </w:rPrChange>
          </w:rPr>
          <w:t>are most k</w:t>
        </w:r>
        <w:r>
          <w:t>nown for their extensive use in deaf communities. Their emergence among deaf is repor</w:t>
        </w:r>
      </w:ins>
      <w:ins w:id="1657" w:author="Arthur Parmentier" w:date="2020-06-09T19:29:00Z">
        <w:r>
          <w:t xml:space="preserve">ted several times </w:t>
        </w:r>
      </w:ins>
      <w:ins w:id="1658" w:author="Arthur Parmentier" w:date="2020-06-09T19:30:00Z">
        <w:r>
          <w:t>both late and recent</w:t>
        </w:r>
      </w:ins>
      <w:ins w:id="1659" w:author="Arthur Parmentier" w:date="2020-06-09T19:29:00Z">
        <w:r>
          <w:t xml:space="preserve"> history</w:t>
        </w:r>
      </w:ins>
      <w:ins w:id="1660" w:author="Arthur Parmentier" w:date="2020-06-09T19:30:00Z">
        <w:r>
          <w:t>.</w:t>
        </w:r>
        <w:r>
          <w:rPr>
            <w:rStyle w:val="Appelnotedebasdep"/>
          </w:rPr>
          <w:footnoteReference w:id="7"/>
        </w:r>
      </w:ins>
    </w:p>
    <w:p w:rsidR="00181E82" w:rsidRDefault="00181E82">
      <w:pPr>
        <w:rPr>
          <w:ins w:id="1674" w:author="Arthur Parmentier" w:date="2020-06-09T19:40:00Z"/>
        </w:rPr>
      </w:pPr>
      <w:ins w:id="1675" w:author="Arthur Parmentier" w:date="2020-06-09T19:34:00Z">
        <w:r>
          <w:t xml:space="preserve">One of </w:t>
        </w:r>
      </w:ins>
      <w:ins w:id="1676" w:author="Arthur Parmentier" w:date="2020-06-09T19:37:00Z">
        <w:r>
          <w:t>the first</w:t>
        </w:r>
      </w:ins>
      <w:ins w:id="1677" w:author="Arthur Parmentier" w:date="2020-06-09T19:34:00Z">
        <w:r>
          <w:t xml:space="preserve"> sign language that was reported in the deaf communities and that </w:t>
        </w:r>
      </w:ins>
      <w:ins w:id="1678" w:author="Arthur Parmentier" w:date="2020-06-09T19:35:00Z">
        <w:r>
          <w:t>is a partial ancestor to many other sign languages including the American Sign Language is the French Sign Language.</w:t>
        </w:r>
      </w:ins>
      <w:ins w:id="1679" w:author="Arthur Parmentier" w:date="2020-06-09T19:36:00Z">
        <w:r>
          <w:t xml:space="preserve"> FSL </w:t>
        </w:r>
      </w:ins>
      <w:ins w:id="1680" w:author="Arthur Parmentier" w:date="2020-06-09T19:37:00Z">
        <w:r>
          <w:t>has however been forbidden since 1880 and only officially re-approved in schools in 1991</w:t>
        </w:r>
      </w:ins>
      <w:ins w:id="1681" w:author="Arthur Parmentier" w:date="2020-06-09T19:38:00Z">
        <w:r>
          <w:t>.</w:t>
        </w:r>
      </w:ins>
    </w:p>
    <w:p w:rsidR="00181E82" w:rsidRDefault="00181E82">
      <w:pPr>
        <w:pStyle w:val="Titre5"/>
        <w:rPr>
          <w:ins w:id="1682" w:author="Arthur Parmentier" w:date="2020-06-10T16:19:00Z"/>
        </w:rPr>
        <w:pPrChange w:id="1683" w:author="Arthur Parmentier" w:date="2020-06-10T16:26:00Z">
          <w:pPr>
            <w:pStyle w:val="Titre4"/>
          </w:pPr>
        </w:pPrChange>
      </w:pPr>
      <w:ins w:id="1684" w:author="Arthur Parmentier" w:date="2020-06-09T19:40:00Z">
        <w:r>
          <w:t>As an artistic element</w:t>
        </w:r>
      </w:ins>
    </w:p>
    <w:p w:rsidR="004E1F80" w:rsidRPr="004E1F80" w:rsidRDefault="004E1F80">
      <w:pPr>
        <w:rPr>
          <w:ins w:id="1685" w:author="Arthur Parmentier" w:date="2020-06-09T19:50:00Z"/>
          <w:rPrChange w:id="1686" w:author="Arthur Parmentier" w:date="2020-06-10T16:19:00Z">
            <w:rPr>
              <w:ins w:id="1687" w:author="Arthur Parmentier" w:date="2020-06-09T19:50:00Z"/>
            </w:rPr>
          </w:rPrChange>
        </w:rPr>
        <w:pPrChange w:id="1688" w:author="Arthur Parmentier" w:date="2020-06-10T16:26:00Z">
          <w:pPr>
            <w:pStyle w:val="Titre4"/>
          </w:pPr>
        </w:pPrChange>
      </w:pPr>
      <w:ins w:id="1689" w:author="Arthur Parmentier" w:date="2020-06-10T16:19:00Z">
        <w:r>
          <w:t xml:space="preserve">As an artistic element, the sign languages that come from deaf communities are also used outside of this community </w:t>
        </w:r>
      </w:ins>
      <w:ins w:id="1690" w:author="Arthur Parmentier" w:date="2020-06-10T16:20:00Z">
        <w:r>
          <w:t>as a way of exploring new expression means with the body</w:t>
        </w:r>
        <w:r w:rsidR="008F0129">
          <w:t>; indeed, they make extensive use of facial e</w:t>
        </w:r>
      </w:ins>
      <w:ins w:id="1691" w:author="Arthur Parmentier" w:date="2020-06-10T16:21:00Z">
        <w:r w:rsidR="008F0129">
          <w:t>xpressions and iconic gestures</w:t>
        </w:r>
      </w:ins>
      <w:ins w:id="1692" w:author="Arthur Parmentier" w:date="2020-06-10T16:22:00Z">
        <w:r w:rsidR="008F0129">
          <w:t>, similarly to theater, dance and other artistic disciplines.</w:t>
        </w:r>
      </w:ins>
    </w:p>
    <w:p w:rsidR="00480031" w:rsidRPr="00480031" w:rsidRDefault="00480031">
      <w:pPr>
        <w:pStyle w:val="Titre6"/>
        <w:rPr>
          <w:ins w:id="1693" w:author="Arthur Parmentier" w:date="2020-06-09T19:39:00Z"/>
          <w:rPrChange w:id="1694" w:author="Arthur Parmentier" w:date="2020-06-09T19:50:00Z">
            <w:rPr>
              <w:ins w:id="1695" w:author="Arthur Parmentier" w:date="2020-06-09T19:39:00Z"/>
            </w:rPr>
          </w:rPrChange>
        </w:rPr>
        <w:pPrChange w:id="1696" w:author="Arthur Parmentier" w:date="2020-06-10T16:26:00Z">
          <w:pPr/>
        </w:pPrChange>
      </w:pPr>
      <w:ins w:id="1697" w:author="Arthur Parmentier" w:date="2020-06-09T19:50:00Z">
        <w:r>
          <w:t>In theater</w:t>
        </w:r>
      </w:ins>
      <w:ins w:id="1698" w:author="Arthur Parmentier" w:date="2020-06-09T19:59:00Z">
        <w:r w:rsidR="003B7712">
          <w:t xml:space="preserve"> and dance</w:t>
        </w:r>
      </w:ins>
    </w:p>
    <w:p w:rsidR="00181E82" w:rsidRDefault="00181E82">
      <w:pPr>
        <w:rPr>
          <w:ins w:id="1699" w:author="Arthur Parmentier" w:date="2020-06-09T19:50:00Z"/>
        </w:rPr>
      </w:pPr>
      <w:ins w:id="1700" w:author="Arthur Parmentier" w:date="2020-06-09T19:39:00Z">
        <w:r w:rsidRPr="00181E82">
          <w:t>In</w:t>
        </w:r>
        <w:r w:rsidRPr="00181E82">
          <w:rPr>
            <w:rPrChange w:id="1701" w:author="Arthur Parmentier" w:date="2020-06-09T19:39:00Z">
              <w:rPr>
                <w:lang w:val="fr-FR"/>
              </w:rPr>
            </w:rPrChange>
          </w:rPr>
          <w:t>side the deaf communities th</w:t>
        </w:r>
        <w:r>
          <w:t>emselves, several artists use their sign language as an expressive and artistic element</w:t>
        </w:r>
      </w:ins>
      <w:ins w:id="1702" w:author="Arthur Parmentier" w:date="2020-06-09T19:40:00Z">
        <w:r>
          <w:t xml:space="preserve">. </w:t>
        </w:r>
      </w:ins>
      <w:ins w:id="1703" w:author="Arthur Parmentier" w:date="2020-06-09T19:43:00Z">
        <w:r w:rsidR="002C4566">
          <w:t>In 197</w:t>
        </w:r>
      </w:ins>
      <w:ins w:id="1704" w:author="Arthur Parmentier" w:date="2020-06-09T19:44:00Z">
        <w:r w:rsidR="002C4566">
          <w:t>7</w:t>
        </w:r>
      </w:ins>
      <w:ins w:id="1705" w:author="Arthur Parmentier" w:date="2020-06-09T19:43:00Z">
        <w:r w:rsidR="002C4566">
          <w:t xml:space="preserve">, the deaf American artist Alfredo </w:t>
        </w:r>
        <w:proofErr w:type="spellStart"/>
        <w:r w:rsidR="002C4566">
          <w:t>Corrado</w:t>
        </w:r>
        <w:proofErr w:type="spellEnd"/>
        <w:r w:rsidR="002C4566">
          <w:t xml:space="preserve"> creates</w:t>
        </w:r>
      </w:ins>
      <w:ins w:id="1706" w:author="Arthur Parmentier" w:date="2020-06-09T19:44:00Z">
        <w:r w:rsidR="002C4566">
          <w:t xml:space="preserve"> the International Visual Theater in Paris to lead researc</w:t>
        </w:r>
      </w:ins>
      <w:ins w:id="1707" w:author="Arthur Parmentier" w:date="2020-06-09T19:45:00Z">
        <w:r w:rsidR="002C4566">
          <w:t>h in non-verbal theater and sign</w:t>
        </w:r>
      </w:ins>
      <w:ins w:id="1708" w:author="Arthur Parmentier" w:date="2020-06-09T19:46:00Z">
        <w:r w:rsidR="002C4566">
          <w:t xml:space="preserve"> language as artistic tools.</w:t>
        </w:r>
        <w:r w:rsidR="00670D07">
          <w:rPr>
            <w:rStyle w:val="Appelnotedebasdep"/>
          </w:rPr>
          <w:footnoteReference w:id="8"/>
        </w:r>
      </w:ins>
    </w:p>
    <w:p w:rsidR="00480031" w:rsidRDefault="00480031">
      <w:pPr>
        <w:pStyle w:val="Titre6"/>
        <w:rPr>
          <w:ins w:id="1718" w:author="Arthur Parmentier" w:date="2020-06-09T19:51:00Z"/>
        </w:rPr>
        <w:pPrChange w:id="1719" w:author="Arthur Parmentier" w:date="2020-06-10T16:26:00Z">
          <w:pPr>
            <w:pStyle w:val="Titre5"/>
          </w:pPr>
        </w:pPrChange>
      </w:pPr>
      <w:ins w:id="1720" w:author="Arthur Parmentier" w:date="2020-06-09T19:50:00Z">
        <w:r>
          <w:t xml:space="preserve"> </w:t>
        </w:r>
      </w:ins>
      <w:ins w:id="1721" w:author="Arthur Parmentier" w:date="2020-06-09T19:51:00Z">
        <w:r>
          <w:t>“</w:t>
        </w:r>
      </w:ins>
      <w:ins w:id="1722" w:author="Arthur Parmentier" w:date="2020-06-09T19:52:00Z">
        <w:r>
          <w:t>Sign singing”</w:t>
        </w:r>
      </w:ins>
    </w:p>
    <w:p w:rsidR="004E1F80" w:rsidRPr="00A206A0" w:rsidRDefault="00480031">
      <w:pPr>
        <w:rPr>
          <w:ins w:id="1723" w:author="Arthur Parmentier" w:date="2020-06-09T16:08:00Z"/>
        </w:rPr>
      </w:pPr>
      <w:ins w:id="1724" w:author="Arthur Parmentier" w:date="2020-06-09T19:52:00Z">
        <w:r>
          <w:t>Recently, several artists</w:t>
        </w:r>
      </w:ins>
      <w:ins w:id="1725" w:author="Arthur Parmentier" w:date="2020-06-09T19:53:00Z">
        <w:r>
          <w:t xml:space="preserve"> </w:t>
        </w:r>
        <w:r w:rsidR="00A206A0">
          <w:t>started creating and adapting songs in sign lang</w:t>
        </w:r>
      </w:ins>
      <w:ins w:id="1726" w:author="Arthur Parmentier" w:date="2020-06-09T19:54:00Z">
        <w:r w:rsidR="00A206A0">
          <w:t>uage, called sign singing in English or “</w:t>
        </w:r>
        <w:proofErr w:type="spellStart"/>
        <w:r w:rsidR="00A206A0">
          <w:t>chansigne</w:t>
        </w:r>
        <w:proofErr w:type="spellEnd"/>
        <w:r w:rsidR="00A206A0">
          <w:t xml:space="preserve">” in French. Lyrics may be translated in sign language </w:t>
        </w:r>
      </w:ins>
      <w:ins w:id="1727" w:author="Arthur Parmentier" w:date="2020-06-09T19:55:00Z">
        <w:r w:rsidR="00A206A0">
          <w:t xml:space="preserve">but already composed in sign language directly. </w:t>
        </w:r>
      </w:ins>
      <w:ins w:id="1728" w:author="Arthur Parmentier" w:date="2020-06-09T19:56:00Z">
        <w:r w:rsidR="0059396E">
          <w:t>It</w:t>
        </w:r>
      </w:ins>
      <w:ins w:id="1729" w:author="Arthur Parmentier" w:date="2020-06-09T19:55:00Z">
        <w:r w:rsidR="00A206A0">
          <w:t xml:space="preserve"> is</w:t>
        </w:r>
      </w:ins>
      <w:ins w:id="1730" w:author="Arthur Parmentier" w:date="2020-06-09T19:58:00Z">
        <w:r w:rsidR="003D554A">
          <w:t xml:space="preserve"> now</w:t>
        </w:r>
      </w:ins>
      <w:ins w:id="1731" w:author="Arthur Parmentier" w:date="2020-06-09T19:55:00Z">
        <w:r w:rsidR="00A206A0">
          <w:t xml:space="preserve"> taught in a few places, such as the “Opéra </w:t>
        </w:r>
        <w:proofErr w:type="spellStart"/>
        <w:r w:rsidR="00A206A0">
          <w:t>comiqu</w:t>
        </w:r>
      </w:ins>
      <w:ins w:id="1732" w:author="Arthur Parmentier" w:date="2020-06-09T19:56:00Z">
        <w:r w:rsidR="00A206A0">
          <w:t>e</w:t>
        </w:r>
        <w:proofErr w:type="spellEnd"/>
        <w:r w:rsidR="00A206A0">
          <w:t>” in Paris as a discipline</w:t>
        </w:r>
      </w:ins>
      <w:ins w:id="1733" w:author="Arthur Parmentier" w:date="2020-06-09T19:58:00Z">
        <w:r w:rsidR="001D13E8">
          <w:t xml:space="preserve"> in its own right</w:t>
        </w:r>
      </w:ins>
      <w:ins w:id="1734" w:author="Arthur Parmentier" w:date="2020-06-09T19:56:00Z">
        <w:r w:rsidR="00E52D73">
          <w:t>.</w:t>
        </w:r>
      </w:ins>
    </w:p>
    <w:p w:rsidR="00074FB8" w:rsidRPr="007C437A" w:rsidDel="00F87FD9" w:rsidRDefault="00074FB8">
      <w:pPr>
        <w:rPr>
          <w:del w:id="1735" w:author="Arthur Parmentier" w:date="2020-06-09T19:30:00Z"/>
          <w:rPrChange w:id="1736" w:author="Arthur Parmentier" w:date="2020-06-07T15:27:00Z">
            <w:rPr>
              <w:del w:id="1737" w:author="Arthur Parmentier" w:date="2020-06-09T19:30:00Z"/>
            </w:rPr>
          </w:rPrChange>
        </w:rPr>
        <w:pPrChange w:id="1738" w:author="Arthur Parmentier" w:date="2020-06-10T16:26:00Z">
          <w:pPr>
            <w:pStyle w:val="Titre3"/>
          </w:pPr>
        </w:pPrChange>
      </w:pPr>
    </w:p>
    <w:p w:rsidR="00960BA6" w:rsidRPr="007C437A" w:rsidDel="00EF2E96" w:rsidRDefault="00960BA6">
      <w:pPr>
        <w:pStyle w:val="Titre4"/>
        <w:rPr>
          <w:del w:id="1739" w:author="Arthur Parmentier" w:date="2020-05-14T14:21:00Z"/>
        </w:rPr>
        <w:pPrChange w:id="1740" w:author="Arthur Parmentier" w:date="2020-06-10T16:26:00Z">
          <w:pPr>
            <w:pStyle w:val="Titre3"/>
          </w:pPr>
        </w:pPrChange>
      </w:pPr>
      <w:del w:id="1741" w:author="Arthur Parmentier" w:date="2020-05-14T14:21:00Z">
        <w:r w:rsidRPr="007C437A" w:rsidDel="00EF2E96">
          <w:delText>Attempts or cases in arts before SP</w:delText>
        </w:r>
        <w:bookmarkStart w:id="1742" w:name="_Toc40363666"/>
        <w:bookmarkStart w:id="1743" w:name="_Toc40363729"/>
        <w:bookmarkStart w:id="1744" w:name="_Toc40431438"/>
        <w:bookmarkStart w:id="1745" w:name="_Toc41067166"/>
        <w:bookmarkStart w:id="1746" w:name="_Toc42258981"/>
        <w:bookmarkStart w:id="1747" w:name="_Toc42259058"/>
        <w:bookmarkStart w:id="1748" w:name="_Toc42449734"/>
        <w:bookmarkStart w:id="1749" w:name="_Toc42449816"/>
        <w:bookmarkStart w:id="1750" w:name="_Toc42550002"/>
        <w:bookmarkStart w:id="1751" w:name="_Toc42550095"/>
        <w:bookmarkEnd w:id="1742"/>
        <w:bookmarkEnd w:id="1743"/>
        <w:bookmarkEnd w:id="1744"/>
        <w:bookmarkEnd w:id="1745"/>
        <w:bookmarkEnd w:id="1746"/>
        <w:bookmarkEnd w:id="1747"/>
        <w:bookmarkEnd w:id="1748"/>
        <w:bookmarkEnd w:id="1749"/>
        <w:bookmarkEnd w:id="1750"/>
        <w:bookmarkEnd w:id="1751"/>
      </w:del>
    </w:p>
    <w:p w:rsidR="00960BA6" w:rsidRDefault="007D4AC0">
      <w:pPr>
        <w:pStyle w:val="Titre4"/>
        <w:rPr>
          <w:ins w:id="1752" w:author="Arthur Parmentier" w:date="2020-06-09T20:01:00Z"/>
        </w:rPr>
        <w:pPrChange w:id="1753" w:author="Arthur Parmentier" w:date="2020-06-10T16:26:00Z">
          <w:pPr>
            <w:pStyle w:val="Titre3"/>
          </w:pPr>
        </w:pPrChange>
      </w:pPr>
      <w:ins w:id="1754" w:author="Arthur Parmentier" w:date="2020-06-09T20:01:00Z">
        <w:r>
          <w:t>Monastic sign languages</w:t>
        </w:r>
      </w:ins>
      <w:del w:id="1755" w:author="Arthur Parmentier" w:date="2020-06-09T20:01:00Z">
        <w:r w:rsidR="00960BA6" w:rsidRPr="007C437A" w:rsidDel="007D4AC0">
          <w:delText>Conduction &amp; other contemporary forms of artistic sign languages</w:delText>
        </w:r>
      </w:del>
    </w:p>
    <w:p w:rsidR="00851ABE" w:rsidRDefault="007D4AC0">
      <w:pPr>
        <w:rPr>
          <w:ins w:id="1756" w:author="Arthur Parmentier" w:date="2020-06-09T20:03:00Z"/>
        </w:rPr>
      </w:pPr>
      <w:ins w:id="1757" w:author="Arthur Parmentier" w:date="2020-06-09T20:02:00Z">
        <w:r w:rsidRPr="007D4AC0">
          <w:t>Monastic sign languages have been used in Europe from at least the 10th century by Christian monks</w:t>
        </w:r>
      </w:ins>
      <w:ins w:id="1758" w:author="Arthur Parmentier" w:date="2020-06-09T20:03:00Z">
        <w:r>
          <w:t xml:space="preserve"> and</w:t>
        </w:r>
      </w:ins>
      <w:ins w:id="1759" w:author="Arthur Parmentier" w:date="2020-06-09T20:02:00Z">
        <w:r w:rsidRPr="007D4AC0">
          <w:t xml:space="preserve"> are still in use today</w:t>
        </w:r>
      </w:ins>
      <w:ins w:id="1760" w:author="Arthur Parmentier" w:date="2020-06-09T20:03:00Z">
        <w:r>
          <w:t xml:space="preserve">, </w:t>
        </w:r>
      </w:ins>
      <w:ins w:id="1761" w:author="Arthur Parmentier" w:date="2020-06-09T20:02:00Z">
        <w:r w:rsidRPr="007D4AC0">
          <w:t>not only in Europe but also in Japan, China and the USA. Unlike deaf sign languages</w:t>
        </w:r>
      </w:ins>
      <w:ins w:id="1762" w:author="Arthur Parmentier" w:date="2020-06-09T20:05:00Z">
        <w:r w:rsidR="00851ABE">
          <w:t>, they</w:t>
        </w:r>
      </w:ins>
      <w:ins w:id="1763" w:author="Arthur Parmentier" w:date="2020-06-09T20:02:00Z">
        <w:r w:rsidRPr="007D4AC0">
          <w:t xml:space="preserve"> are better understood as </w:t>
        </w:r>
      </w:ins>
      <w:ins w:id="1764" w:author="Arthur Parmentier" w:date="2020-06-09T20:03:00Z">
        <w:r>
          <w:t xml:space="preserve">simple </w:t>
        </w:r>
        <w:r w:rsidR="00851ABE">
          <w:t>signs lex</w:t>
        </w:r>
      </w:ins>
      <w:ins w:id="1765" w:author="Arthur Parmentier" w:date="2020-06-09T20:04:00Z">
        <w:r w:rsidR="00851ABE">
          <w:t>icons</w:t>
        </w:r>
      </w:ins>
      <w:ins w:id="1766" w:author="Arthur Parmentier" w:date="2020-06-09T20:05:00Z">
        <w:r w:rsidR="00851ABE">
          <w:t xml:space="preserve"> and forms of communication</w:t>
        </w:r>
      </w:ins>
      <w:ins w:id="1767" w:author="Arthur Parmentier" w:date="2020-06-09T20:06:00Z">
        <w:r w:rsidR="00851ABE">
          <w:t xml:space="preserve"> that could be used when silence was required or as memory aids</w:t>
        </w:r>
      </w:ins>
      <w:ins w:id="1768" w:author="Arthur Parmentier" w:date="2020-06-09T20:04:00Z">
        <w:r w:rsidR="00851ABE">
          <w:t xml:space="preserve"> ra</w:t>
        </w:r>
      </w:ins>
      <w:ins w:id="1769" w:author="Arthur Parmentier" w:date="2020-06-09T20:02:00Z">
        <w:r w:rsidRPr="007D4AC0">
          <w:t>ther than languages</w:t>
        </w:r>
      </w:ins>
      <w:ins w:id="1770" w:author="Arthur Parmentier" w:date="2020-06-10T16:22:00Z">
        <w:r w:rsidR="00D41FAB">
          <w:t>.</w:t>
        </w:r>
      </w:ins>
    </w:p>
    <w:p w:rsidR="007D4AC0" w:rsidRDefault="00322F6B">
      <w:pPr>
        <w:pStyle w:val="Titre4"/>
        <w:rPr>
          <w:ins w:id="1771" w:author="Arthur Parmentier" w:date="2020-06-09T20:01:00Z"/>
        </w:rPr>
        <w:pPrChange w:id="1772" w:author="Arthur Parmentier" w:date="2020-06-10T16:26:00Z">
          <w:pPr>
            <w:pStyle w:val="Titre3"/>
          </w:pPr>
        </w:pPrChange>
      </w:pPr>
      <w:ins w:id="1773" w:author="Arthur Parmentier" w:date="2020-06-10T14:59:00Z">
        <w:r>
          <w:t>Butch Morris’ Conduction</w:t>
        </w:r>
      </w:ins>
    </w:p>
    <w:p w:rsidR="007D4AC0" w:rsidRDefault="009C310E">
      <w:pPr>
        <w:rPr>
          <w:ins w:id="1774" w:author="Arthur Parmentier" w:date="2020-06-09T22:02:00Z"/>
        </w:rPr>
      </w:pPr>
      <w:ins w:id="1775" w:author="Arthur Parmentier" w:date="2020-06-09T22:01:00Z">
        <w:r>
          <w:t xml:space="preserve">Aside SP, there are </w:t>
        </w:r>
      </w:ins>
      <w:ins w:id="1776" w:author="Arthur Parmentier" w:date="2020-06-10T14:59:00Z">
        <w:r w:rsidR="00322F6B">
          <w:t>a few other sign systems</w:t>
        </w:r>
      </w:ins>
      <w:ins w:id="1777" w:author="Arthur Parmentier" w:date="2020-06-09T22:01:00Z">
        <w:r>
          <w:t xml:space="preserve"> that are also used for conducting of composing in real time with musicians or other </w:t>
        </w:r>
      </w:ins>
      <w:ins w:id="1778" w:author="Arthur Parmentier" w:date="2020-06-09T22:02:00Z">
        <w:r>
          <w:t>disciplines as well.</w:t>
        </w:r>
      </w:ins>
      <w:ins w:id="1779" w:author="Arthur Parmentier" w:date="2020-06-10T14:52:00Z">
        <w:r w:rsidR="00322F6B">
          <w:t xml:space="preserve"> The main one, that is </w:t>
        </w:r>
      </w:ins>
      <w:ins w:id="1780" w:author="Arthur Parmentier" w:date="2020-06-10T14:53:00Z">
        <w:r w:rsidR="00322F6B">
          <w:t>also a reference in the SP community is “Conduction</w:t>
        </w:r>
      </w:ins>
      <w:ins w:id="1781" w:author="Arthur Parmentier" w:date="2020-06-10T14:59:00Z">
        <w:r w:rsidR="00322F6B">
          <w:t>”.</w:t>
        </w:r>
      </w:ins>
      <w:ins w:id="1782" w:author="Arthur Parmentier" w:date="2020-06-10T14:58:00Z">
        <w:r w:rsidR="00322F6B">
          <w:t xml:space="preserve"> </w:t>
        </w:r>
      </w:ins>
    </w:p>
    <w:p w:rsidR="00B62913" w:rsidRDefault="009C310E">
      <w:pPr>
        <w:pStyle w:val="Titre5"/>
        <w:rPr>
          <w:ins w:id="1783" w:author="Arthur Parmentier" w:date="2020-06-09T23:53:00Z"/>
        </w:rPr>
        <w:pPrChange w:id="1784" w:author="Arthur Parmentier" w:date="2020-06-10T16:26:00Z">
          <w:pPr/>
        </w:pPrChange>
      </w:pPr>
      <w:ins w:id="1785" w:author="Arthur Parmentier" w:date="2020-06-09T22:02:00Z">
        <w:r>
          <w:lastRenderedPageBreak/>
          <w:t>Conduction</w:t>
        </w:r>
      </w:ins>
    </w:p>
    <w:p w:rsidR="00B62913" w:rsidRPr="008C744F" w:rsidRDefault="0053043F">
      <w:pPr>
        <w:rPr>
          <w:ins w:id="1786" w:author="Arthur Parmentier" w:date="2020-06-09T23:53:00Z"/>
          <w:rPrChange w:id="1787" w:author="Arthur Parmentier" w:date="2020-06-09T23:53:00Z">
            <w:rPr>
              <w:ins w:id="1788" w:author="Arthur Parmentier" w:date="2020-06-09T23:53:00Z"/>
              <w:rFonts w:ascii="ArialMT" w:hAnsi="ArialMT" w:cs="ArialMT"/>
              <w:color w:val="FFFFFF"/>
              <w:sz w:val="24"/>
              <w:szCs w:val="24"/>
              <w:lang w:val="fr-FR"/>
            </w:rPr>
          </w:rPrChange>
        </w:rPr>
        <w:pPrChange w:id="1789" w:author="Arthur Parmentier" w:date="2020-06-10T16:26:00Z">
          <w:pPr>
            <w:autoSpaceDE w:val="0"/>
            <w:autoSpaceDN w:val="0"/>
            <w:adjustRightInd w:val="0"/>
            <w:spacing w:after="0" w:line="240" w:lineRule="auto"/>
          </w:pPr>
        </w:pPrChange>
      </w:pPr>
      <w:ins w:id="1790" w:author="Arthur Parmentier" w:date="2020-06-10T11:13:00Z">
        <w:r>
          <w:t>“</w:t>
        </w:r>
      </w:ins>
      <w:ins w:id="1791" w:author="Arthur Parmentier" w:date="2020-06-09T23:53:00Z">
        <w:r w:rsidR="00B62913" w:rsidRPr="00B62913">
          <w:rPr>
            <w:rPrChange w:id="1792" w:author="Arthur Parmentier" w:date="2020-06-09T23:53:00Z">
              <w:rPr>
                <w:rFonts w:ascii="ArialMT" w:hAnsi="ArialMT" w:cs="ArialMT"/>
                <w:color w:val="FFFFFF"/>
                <w:sz w:val="24"/>
                <w:szCs w:val="24"/>
                <w:lang w:val="fr-FR"/>
              </w:rPr>
            </w:rPrChange>
          </w:rPr>
          <w:t>The New York cornetist, Butch Morris, has also developed a system of</w:t>
        </w:r>
      </w:ins>
      <w:ins w:id="1793" w:author="Arthur Parmentier" w:date="2020-06-10T11:12:00Z">
        <w:r>
          <w:t xml:space="preserve"> </w:t>
        </w:r>
      </w:ins>
      <w:ins w:id="1794" w:author="Arthur Parmentier" w:date="2020-06-09T23:53:00Z">
        <w:r w:rsidR="00B62913" w:rsidRPr="008C744F">
          <w:rPr>
            <w:rPrChange w:id="1795" w:author="Arthur Parmentier" w:date="2020-06-09T23:53:00Z">
              <w:rPr>
                <w:rFonts w:ascii="ArialMT" w:hAnsi="ArialMT" w:cs="ArialMT"/>
                <w:color w:val="FFFFFF"/>
                <w:sz w:val="24"/>
                <w:szCs w:val="24"/>
                <w:lang w:val="fr-FR"/>
              </w:rPr>
            </w:rPrChange>
          </w:rPr>
          <w:t xml:space="preserve">signals for musical purposes. Morris's system, known </w:t>
        </w:r>
        <w:r w:rsidR="00B62913" w:rsidRPr="0053043F">
          <w:rPr>
            <w:rPrChange w:id="1796" w:author="Arthur Parmentier" w:date="2020-06-10T11:11:00Z">
              <w:rPr>
                <w:rFonts w:ascii="ArialMT" w:hAnsi="ArialMT" w:cs="ArialMT"/>
                <w:color w:val="FFFFFF"/>
                <w:sz w:val="24"/>
                <w:szCs w:val="24"/>
                <w:lang w:val="fr-FR"/>
              </w:rPr>
            </w:rPrChange>
          </w:rPr>
          <w:t xml:space="preserve">as </w:t>
        </w:r>
        <w:r w:rsidR="00B62913" w:rsidRPr="0053043F">
          <w:rPr>
            <w:rPrChange w:id="1797" w:author="Arthur Parmentier" w:date="2020-06-10T11:11:00Z">
              <w:rPr>
                <w:rFonts w:ascii="Arial-BoldItalicMT" w:hAnsi="Arial-BoldItalicMT" w:cs="Arial-BoldItalicMT"/>
                <w:b/>
                <w:bCs/>
                <w:i/>
                <w:iCs/>
                <w:color w:val="FFFFFF"/>
                <w:sz w:val="24"/>
                <w:szCs w:val="24"/>
                <w:lang w:val="fr-FR"/>
              </w:rPr>
            </w:rPrChange>
          </w:rPr>
          <w:t>conduction</w:t>
        </w:r>
        <w:r w:rsidR="00B62913" w:rsidRPr="008C744F">
          <w:rPr>
            <w:rPrChange w:id="1798" w:author="Arthur Parmentier" w:date="2020-06-09T23:53:00Z">
              <w:rPr>
                <w:rFonts w:ascii="ArialMT" w:hAnsi="ArialMT" w:cs="ArialMT"/>
                <w:color w:val="FFFFFF"/>
                <w:sz w:val="24"/>
                <w:szCs w:val="24"/>
                <w:lang w:val="fr-FR"/>
              </w:rPr>
            </w:rPrChange>
          </w:rPr>
          <w:t>, has</w:t>
        </w:r>
      </w:ins>
      <w:ins w:id="1799" w:author="Arthur Parmentier" w:date="2020-06-10T11:12:00Z">
        <w:r>
          <w:t xml:space="preserve"> </w:t>
        </w:r>
      </w:ins>
      <w:ins w:id="1800" w:author="Arthur Parmentier" w:date="2020-06-09T23:53:00Z">
        <w:r w:rsidR="00B62913" w:rsidRPr="008C744F">
          <w:rPr>
            <w:rPrChange w:id="1801" w:author="Arthur Parmentier" w:date="2020-06-09T23:53:00Z">
              <w:rPr>
                <w:rFonts w:ascii="ArialMT" w:hAnsi="ArialMT" w:cs="ArialMT"/>
                <w:color w:val="FFFFFF"/>
                <w:sz w:val="24"/>
                <w:szCs w:val="24"/>
                <w:lang w:val="fr-FR"/>
              </w:rPr>
            </w:rPrChange>
          </w:rPr>
          <w:t>been exhaustively documented (notably in Mandel 1999), and depends on</w:t>
        </w:r>
      </w:ins>
      <w:ins w:id="1802" w:author="Arthur Parmentier" w:date="2020-06-10T11:12:00Z">
        <w:r>
          <w:t xml:space="preserve"> </w:t>
        </w:r>
      </w:ins>
      <w:ins w:id="1803" w:author="Arthur Parmentier" w:date="2020-06-09T23:53:00Z">
        <w:r w:rsidR="00B62913" w:rsidRPr="008C744F">
          <w:rPr>
            <w:rPrChange w:id="1804" w:author="Arthur Parmentier" w:date="2020-06-09T23:53:00Z">
              <w:rPr>
                <w:rFonts w:ascii="ArialMT" w:hAnsi="ArialMT" w:cs="ArialMT"/>
                <w:color w:val="FFFFFF"/>
                <w:sz w:val="24"/>
                <w:szCs w:val="24"/>
                <w:lang w:val="fr-FR"/>
              </w:rPr>
            </w:rPrChange>
          </w:rPr>
          <w:t>a much smaller number of gestures (around 30) than Thompson's (around</w:t>
        </w:r>
      </w:ins>
    </w:p>
    <w:p w:rsidR="00B62913" w:rsidRPr="008C744F" w:rsidRDefault="0053043F">
      <w:pPr>
        <w:rPr>
          <w:ins w:id="1805" w:author="Arthur Parmentier" w:date="2020-06-09T23:53:00Z"/>
          <w:rPrChange w:id="1806" w:author="Arthur Parmentier" w:date="2020-06-09T23:53:00Z">
            <w:rPr>
              <w:ins w:id="1807" w:author="Arthur Parmentier" w:date="2020-06-09T23:53:00Z"/>
              <w:rFonts w:ascii="ArialMT" w:hAnsi="ArialMT" w:cs="ArialMT"/>
              <w:color w:val="FFFFFF"/>
              <w:sz w:val="24"/>
              <w:szCs w:val="24"/>
              <w:lang w:val="fr-FR"/>
            </w:rPr>
          </w:rPrChange>
        </w:rPr>
        <w:pPrChange w:id="1808" w:author="Arthur Parmentier" w:date="2020-06-10T16:26:00Z">
          <w:pPr>
            <w:autoSpaceDE w:val="0"/>
            <w:autoSpaceDN w:val="0"/>
            <w:adjustRightInd w:val="0"/>
            <w:spacing w:after="0" w:line="240" w:lineRule="auto"/>
          </w:pPr>
        </w:pPrChange>
      </w:pPr>
      <w:ins w:id="1809" w:author="Arthur Parmentier" w:date="2020-06-10T11:12:00Z">
        <w:r>
          <w:t>[1500 in 2020]</w:t>
        </w:r>
      </w:ins>
      <w:ins w:id="1810" w:author="Arthur Parmentier" w:date="2020-06-09T23:53:00Z">
        <w:r w:rsidR="00B62913" w:rsidRPr="008C744F">
          <w:rPr>
            <w:rPrChange w:id="1811" w:author="Arthur Parmentier" w:date="2020-06-09T23:53:00Z">
              <w:rPr>
                <w:rFonts w:ascii="ArialMT" w:hAnsi="ArialMT" w:cs="ArialMT"/>
                <w:color w:val="FFFFFF"/>
                <w:sz w:val="24"/>
                <w:szCs w:val="24"/>
                <w:lang w:val="fr-FR"/>
              </w:rPr>
            </w:rPrChange>
          </w:rPr>
          <w:t>). In an interview (Mandel 1999:65), Morris describes conduction, not</w:t>
        </w:r>
      </w:ins>
      <w:ins w:id="1812" w:author="Arthur Parmentier" w:date="2020-06-10T11:13:00Z">
        <w:r>
          <w:t xml:space="preserve"> </w:t>
        </w:r>
      </w:ins>
      <w:ins w:id="1813" w:author="Arthur Parmentier" w:date="2020-06-09T23:53:00Z">
        <w:r w:rsidR="00B62913" w:rsidRPr="008C744F">
          <w:rPr>
            <w:rPrChange w:id="1814" w:author="Arthur Parmentier" w:date="2020-06-09T23:53:00Z">
              <w:rPr>
                <w:rFonts w:ascii="ArialMT" w:hAnsi="ArialMT" w:cs="ArialMT"/>
                <w:color w:val="FFFFFF"/>
                <w:sz w:val="24"/>
                <w:szCs w:val="24"/>
                <w:lang w:val="fr-FR"/>
              </w:rPr>
            </w:rPrChange>
          </w:rPr>
          <w:t xml:space="preserve">so much as a language in Thompson's terms, but as a </w:t>
        </w:r>
      </w:ins>
      <w:ins w:id="1815" w:author="Arthur Parmentier" w:date="2020-06-10T11:13:00Z">
        <w:r>
          <w:t>‘</w:t>
        </w:r>
      </w:ins>
      <w:ins w:id="1816" w:author="Arthur Parmentier" w:date="2020-06-09T23:53:00Z">
        <w:r w:rsidR="00B62913" w:rsidRPr="008C744F">
          <w:rPr>
            <w:rPrChange w:id="1817" w:author="Arthur Parmentier" w:date="2020-06-09T23:53:00Z">
              <w:rPr>
                <w:rFonts w:ascii="ArialMT" w:hAnsi="ArialMT" w:cs="ArialMT"/>
                <w:color w:val="FFFFFF"/>
                <w:sz w:val="24"/>
                <w:szCs w:val="24"/>
                <w:lang w:val="fr-FR"/>
              </w:rPr>
            </w:rPrChange>
          </w:rPr>
          <w:t>gestural</w:t>
        </w:r>
      </w:ins>
      <w:ins w:id="1818" w:author="Arthur Parmentier" w:date="2020-06-10T11:13:00Z">
        <w:r>
          <w:t xml:space="preserve"> </w:t>
        </w:r>
      </w:ins>
      <w:ins w:id="1819" w:author="Arthur Parmentier" w:date="2020-06-09T23:53:00Z">
        <w:r w:rsidR="00B62913" w:rsidRPr="008C744F">
          <w:rPr>
            <w:rPrChange w:id="1820" w:author="Arthur Parmentier" w:date="2020-06-09T23:53:00Z">
              <w:rPr>
                <w:rFonts w:ascii="ArialMT" w:hAnsi="ArialMT" w:cs="ArialMT"/>
                <w:color w:val="FFFFFF"/>
                <w:sz w:val="24"/>
                <w:szCs w:val="24"/>
                <w:lang w:val="fr-FR"/>
              </w:rPr>
            </w:rPrChange>
          </w:rPr>
          <w:t>vocabulary</w:t>
        </w:r>
      </w:ins>
      <w:ins w:id="1821" w:author="Arthur Parmentier" w:date="2020-06-10T11:13:00Z">
        <w:r>
          <w:t>’</w:t>
        </w:r>
      </w:ins>
      <w:ins w:id="1822" w:author="Arthur Parmentier" w:date="2020-06-09T23:53:00Z">
        <w:r w:rsidR="00B62913" w:rsidRPr="008C744F">
          <w:rPr>
            <w:rPrChange w:id="1823" w:author="Arthur Parmentier" w:date="2020-06-09T23:53:00Z">
              <w:rPr>
                <w:rFonts w:ascii="ArialMT" w:hAnsi="ArialMT" w:cs="ArialMT"/>
                <w:color w:val="FFFFFF"/>
                <w:sz w:val="24"/>
                <w:szCs w:val="24"/>
                <w:lang w:val="fr-FR"/>
              </w:rPr>
            </w:rPrChange>
          </w:rPr>
          <w:t>:</w:t>
        </w:r>
      </w:ins>
    </w:p>
    <w:p w:rsidR="00B62913" w:rsidRPr="0053043F" w:rsidRDefault="0053043F">
      <w:pPr>
        <w:rPr>
          <w:ins w:id="1824" w:author="Arthur Parmentier" w:date="2020-06-09T22:02:00Z"/>
          <w:i/>
          <w:iCs/>
          <w:rPrChange w:id="1825" w:author="Arthur Parmentier" w:date="2020-06-10T11:11:00Z">
            <w:rPr>
              <w:ins w:id="1826" w:author="Arthur Parmentier" w:date="2020-06-09T22:02:00Z"/>
            </w:rPr>
          </w:rPrChange>
        </w:rPr>
        <w:pPrChange w:id="1827" w:author="Arthur Parmentier" w:date="2020-06-10T16:26:00Z">
          <w:pPr>
            <w:pStyle w:val="Titre4"/>
          </w:pPr>
        </w:pPrChange>
      </w:pPr>
      <w:ins w:id="1828" w:author="Arthur Parmentier" w:date="2020-06-10T11:13:00Z">
        <w:r>
          <w:rPr>
            <w:i/>
            <w:iCs/>
          </w:rPr>
          <w:t>‘</w:t>
        </w:r>
      </w:ins>
      <w:ins w:id="1829" w:author="Arthur Parmentier" w:date="2020-06-09T23:53:00Z">
        <w:r w:rsidR="00B62913" w:rsidRPr="0053043F">
          <w:rPr>
            <w:i/>
            <w:iCs/>
            <w:rPrChange w:id="1830" w:author="Arthur Parmentier" w:date="2020-06-10T11:11:00Z">
              <w:rPr>
                <w:rFonts w:ascii="ArialMT" w:hAnsi="ArialMT" w:cs="ArialMT"/>
                <w:color w:val="FFFFFF"/>
                <w:lang w:val="fr-FR"/>
              </w:rPr>
            </w:rPrChange>
          </w:rPr>
          <w:t>Through my gestural vocabulary the improvisers and audience start to</w:t>
        </w:r>
      </w:ins>
      <w:ins w:id="1831" w:author="Arthur Parmentier" w:date="2020-06-10T11:13:00Z">
        <w:r>
          <w:rPr>
            <w:i/>
            <w:iCs/>
          </w:rPr>
          <w:t xml:space="preserve"> </w:t>
        </w:r>
      </w:ins>
      <w:ins w:id="1832" w:author="Arthur Parmentier" w:date="2020-06-09T23:53:00Z">
        <w:r w:rsidR="00B62913" w:rsidRPr="0053043F">
          <w:rPr>
            <w:i/>
            <w:iCs/>
            <w:rPrChange w:id="1833" w:author="Arthur Parmentier" w:date="2020-06-10T11:11:00Z">
              <w:rPr>
                <w:rFonts w:ascii="ArialMT" w:hAnsi="ArialMT" w:cs="ArialMT"/>
                <w:color w:val="FFFFFF"/>
                <w:lang w:val="fr-FR"/>
              </w:rPr>
            </w:rPrChange>
          </w:rPr>
          <w:t>hear the music happen. You don't just hear the music happen, you</w:t>
        </w:r>
      </w:ins>
      <w:ins w:id="1834" w:author="Arthur Parmentier" w:date="2020-06-10T11:13:00Z">
        <w:r>
          <w:rPr>
            <w:i/>
            <w:iCs/>
          </w:rPr>
          <w:t xml:space="preserve"> </w:t>
        </w:r>
      </w:ins>
      <w:ins w:id="1835" w:author="Arthur Parmentier" w:date="2020-06-09T23:53:00Z">
        <w:r w:rsidR="00B62913" w:rsidRPr="0053043F">
          <w:rPr>
            <w:i/>
            <w:iCs/>
            <w:rPrChange w:id="1836" w:author="Arthur Parmentier" w:date="2020-06-10T11:11:00Z">
              <w:rPr>
                <w:rFonts w:ascii="ArialMT" w:hAnsi="ArialMT" w:cs="ArialMT"/>
                <w:color w:val="FFFFFF"/>
                <w:lang w:val="fr-FR"/>
              </w:rPr>
            </w:rPrChange>
          </w:rPr>
          <w:t>start to hear it happen, and then all of a sudden, it happens</w:t>
        </w:r>
      </w:ins>
      <w:ins w:id="1837" w:author="Arthur Parmentier" w:date="2020-06-10T11:13:00Z">
        <w:r>
          <w:rPr>
            <w:i/>
            <w:iCs/>
          </w:rPr>
          <w:t>.’”</w:t>
        </w:r>
      </w:ins>
      <w:customXmlInsRangeStart w:id="1838" w:author="Arthur Parmentier" w:date="2020-06-10T19:27:00Z"/>
      <w:sdt>
        <w:sdtPr>
          <w:rPr>
            <w:i/>
            <w:iCs/>
          </w:rPr>
          <w:id w:val="870342470"/>
          <w:citation/>
        </w:sdtPr>
        <w:sdtContent>
          <w:customXmlInsRangeEnd w:id="1838"/>
          <w:ins w:id="1839" w:author="Arthur Parmentier" w:date="2020-06-10T19:27:00Z">
            <w:r w:rsidR="009F0A06">
              <w:rPr>
                <w:i/>
                <w:iCs/>
              </w:rPr>
              <w:fldChar w:fldCharType="begin"/>
            </w:r>
            <w:r w:rsidR="009F0A06" w:rsidRPr="009F0A06">
              <w:rPr>
                <w:i/>
                <w:iCs/>
                <w:rPrChange w:id="1840" w:author="Arthur Parmentier" w:date="2020-06-10T19:27:00Z">
                  <w:rPr>
                    <w:i/>
                    <w:iCs/>
                    <w:lang w:val="fr-FR"/>
                  </w:rPr>
                </w:rPrChange>
              </w:rPr>
              <w:instrText xml:space="preserve"> CITATION Dub06 \l 1036 </w:instrText>
            </w:r>
          </w:ins>
          <w:r w:rsidR="009F0A06">
            <w:rPr>
              <w:i/>
              <w:iCs/>
            </w:rPr>
            <w:fldChar w:fldCharType="separate"/>
          </w:r>
          <w:r w:rsidR="00304C55">
            <w:rPr>
              <w:i/>
              <w:iCs/>
              <w:noProof/>
            </w:rPr>
            <w:t xml:space="preserve"> </w:t>
          </w:r>
          <w:r w:rsidR="00304C55">
            <w:rPr>
              <w:noProof/>
            </w:rPr>
            <w:t>(Duby, 2006)</w:t>
          </w:r>
          <w:ins w:id="1841" w:author="Arthur Parmentier" w:date="2020-06-10T19:27:00Z">
            <w:r w:rsidR="009F0A06">
              <w:rPr>
                <w:i/>
                <w:iCs/>
              </w:rPr>
              <w:fldChar w:fldCharType="end"/>
            </w:r>
          </w:ins>
          <w:customXmlInsRangeStart w:id="1842" w:author="Arthur Parmentier" w:date="2020-06-10T19:27:00Z"/>
        </w:sdtContent>
      </w:sdt>
      <w:customXmlInsRangeEnd w:id="1842"/>
    </w:p>
    <w:p w:rsidR="009C310E" w:rsidRDefault="00BB07B0">
      <w:pPr>
        <w:rPr>
          <w:ins w:id="1843" w:author="Arthur Parmentier" w:date="2020-06-10T11:16:00Z"/>
        </w:rPr>
      </w:pPr>
      <w:ins w:id="1844" w:author="Arthur Parmentier" w:date="2020-06-10T11:15:00Z">
        <w:r>
          <w:t>Butch Morris</w:t>
        </w:r>
      </w:ins>
      <w:ins w:id="1845" w:author="Arthur Parmentier" w:date="2020-06-10T11:16:00Z">
        <w:r>
          <w:t xml:space="preserve"> describes conduction in the following terms:</w:t>
        </w:r>
      </w:ins>
    </w:p>
    <w:p w:rsidR="00BB07B0" w:rsidRDefault="00BB07B0">
      <w:pPr>
        <w:rPr>
          <w:ins w:id="1846" w:author="Arthur Parmentier" w:date="2020-06-10T11:35:00Z"/>
        </w:rPr>
      </w:pPr>
      <w:ins w:id="1847" w:author="Arthur Parmentier" w:date="2020-06-10T11:16:00Z">
        <w:r>
          <w:t>“Conduction (conducted interpretation/ improvisation) is a vocabulary of ideographic signs and gestures activated to modify or construct a real</w:t>
        </w:r>
      </w:ins>
      <w:ins w:id="1848" w:author="Arthur Parmentier" w:date="2020-06-10T11:17:00Z">
        <w:r>
          <w:t xml:space="preserve"> </w:t>
        </w:r>
      </w:ins>
      <w:ins w:id="1849" w:author="Arthur Parmentier" w:date="2020-06-10T11:16:00Z">
        <w:r>
          <w:t>time</w:t>
        </w:r>
      </w:ins>
      <w:ins w:id="1850" w:author="Arthur Parmentier" w:date="2020-06-10T11:17:00Z">
        <w:r>
          <w:t xml:space="preserve"> </w:t>
        </w:r>
      </w:ins>
      <w:ins w:id="1851" w:author="Arthur Parmentier" w:date="2020-06-10T11:16:00Z">
        <w:r>
          <w:t>musical arrangement or composition. Each sign and gesture</w:t>
        </w:r>
      </w:ins>
      <w:ins w:id="1852" w:author="Arthur Parmentier" w:date="2020-06-10T11:17:00Z">
        <w:r>
          <w:t xml:space="preserve"> transmits</w:t>
        </w:r>
      </w:ins>
      <w:ins w:id="1853" w:author="Arthur Parmentier" w:date="2020-06-10T11:16:00Z">
        <w:r>
          <w:t xml:space="preserve"> generative information for interpretation and provides</w:t>
        </w:r>
      </w:ins>
      <w:ins w:id="1854" w:author="Arthur Parmentier" w:date="2020-06-10T11:17:00Z">
        <w:r>
          <w:t xml:space="preserve"> </w:t>
        </w:r>
      </w:ins>
      <w:ins w:id="1855" w:author="Arthur Parmentier" w:date="2020-06-10T11:16:00Z">
        <w:r>
          <w:t>instantaneous possibilities for altering or initiating harmony, melody,</w:t>
        </w:r>
      </w:ins>
      <w:ins w:id="1856" w:author="Arthur Parmentier" w:date="2020-06-10T11:17:00Z">
        <w:r>
          <w:t xml:space="preserve"> </w:t>
        </w:r>
      </w:ins>
      <w:ins w:id="1857" w:author="Arthur Parmentier" w:date="2020-06-10T11:16:00Z">
        <w:r>
          <w:t>rhythm, articulation, phrasing or form.</w:t>
        </w:r>
      </w:ins>
      <w:ins w:id="1858" w:author="Arthur Parmentier" w:date="2020-06-10T11:17:00Z">
        <w:r>
          <w:t>”</w:t>
        </w:r>
      </w:ins>
      <w:ins w:id="1859" w:author="Arthur Parmentier" w:date="2020-06-10T19:28:00Z">
        <w:r w:rsidR="00C75F92">
          <w:t xml:space="preserve"> </w:t>
        </w:r>
      </w:ins>
      <w:customXmlInsRangeStart w:id="1860" w:author="Arthur Parmentier" w:date="2020-06-10T19:38:00Z"/>
      <w:sdt>
        <w:sdtPr>
          <w:id w:val="-979925151"/>
          <w:citation/>
        </w:sdtPr>
        <w:sdtContent>
          <w:customXmlInsRangeEnd w:id="1860"/>
          <w:ins w:id="1861" w:author="Arthur Parmentier" w:date="2020-06-10T19:38:00Z">
            <w:r w:rsidR="00C75F92">
              <w:fldChar w:fldCharType="begin"/>
            </w:r>
            <w:r w:rsidR="00C75F92" w:rsidRPr="008C0EC1">
              <w:rPr>
                <w:rPrChange w:id="1862" w:author="Arthur Parmentier" w:date="2020-06-11T11:42:00Z">
                  <w:rPr>
                    <w:lang w:val="fr-FR"/>
                  </w:rPr>
                </w:rPrChange>
              </w:rPr>
              <w:instrText xml:space="preserve"> CITATION All \l 1036 </w:instrText>
            </w:r>
          </w:ins>
          <w:r w:rsidR="00C75F92">
            <w:fldChar w:fldCharType="separate"/>
          </w:r>
          <w:r w:rsidR="00304C55" w:rsidRPr="00304C55">
            <w:rPr>
              <w:noProof/>
              <w:lang w:val="fr-FR"/>
            </w:rPr>
            <w:t>(All About Jazz)</w:t>
          </w:r>
          <w:ins w:id="1863" w:author="Arthur Parmentier" w:date="2020-06-10T19:38:00Z">
            <w:r w:rsidR="00C75F92">
              <w:fldChar w:fldCharType="end"/>
            </w:r>
          </w:ins>
          <w:customXmlInsRangeStart w:id="1864" w:author="Arthur Parmentier" w:date="2020-06-10T19:38:00Z"/>
        </w:sdtContent>
      </w:sdt>
      <w:customXmlInsRangeEnd w:id="1864"/>
    </w:p>
    <w:p w:rsidR="004F6D06" w:rsidRDefault="00A35BBD">
      <w:pPr>
        <w:pStyle w:val="Titre5"/>
        <w:rPr>
          <w:ins w:id="1865" w:author="Arthur Parmentier" w:date="2020-06-10T15:00:00Z"/>
          <w:lang w:val="fr-FR"/>
        </w:rPr>
        <w:pPrChange w:id="1866" w:author="Arthur Parmentier" w:date="2020-06-10T16:26:00Z">
          <w:pPr>
            <w:pStyle w:val="Titre4"/>
          </w:pPr>
        </w:pPrChange>
      </w:pPr>
      <w:proofErr w:type="spellStart"/>
      <w:ins w:id="1867" w:author="Arthur Parmentier" w:date="2020-06-10T11:49:00Z">
        <w:r w:rsidRPr="00A35BBD">
          <w:rPr>
            <w:lang w:val="fr-FR"/>
            <w:rPrChange w:id="1868" w:author="Arthur Parmentier" w:date="2020-06-10T11:49:00Z">
              <w:rPr/>
            </w:rPrChange>
          </w:rPr>
          <w:t>Ritmo</w:t>
        </w:r>
        <w:proofErr w:type="spellEnd"/>
        <w:r w:rsidRPr="00A35BBD">
          <w:rPr>
            <w:lang w:val="fr-FR"/>
            <w:rPrChange w:id="1869" w:author="Arthur Parmentier" w:date="2020-06-10T11:49:00Z">
              <w:rPr/>
            </w:rPrChange>
          </w:rPr>
          <w:t xml:space="preserve"> y </w:t>
        </w:r>
        <w:proofErr w:type="spellStart"/>
        <w:r w:rsidRPr="00A35BBD">
          <w:rPr>
            <w:lang w:val="fr-FR"/>
            <w:rPrChange w:id="1870" w:author="Arthur Parmentier" w:date="2020-06-10T11:49:00Z">
              <w:rPr/>
            </w:rPrChange>
          </w:rPr>
          <w:t>Percusión</w:t>
        </w:r>
        <w:proofErr w:type="spellEnd"/>
        <w:r w:rsidRPr="00A35BBD">
          <w:rPr>
            <w:lang w:val="fr-FR"/>
            <w:rPrChange w:id="1871" w:author="Arthur Parmentier" w:date="2020-06-10T11:49:00Z">
              <w:rPr/>
            </w:rPrChange>
          </w:rPr>
          <w:t xml:space="preserve"> con </w:t>
        </w:r>
        <w:proofErr w:type="spellStart"/>
        <w:r w:rsidRPr="00A35BBD">
          <w:rPr>
            <w:lang w:val="fr-FR"/>
            <w:rPrChange w:id="1872" w:author="Arthur Parmentier" w:date="2020-06-10T11:49:00Z">
              <w:rPr/>
            </w:rPrChange>
          </w:rPr>
          <w:t>Señas</w:t>
        </w:r>
      </w:ins>
      <w:proofErr w:type="spellEnd"/>
    </w:p>
    <w:p w:rsidR="00322F6B" w:rsidRPr="00322F6B" w:rsidRDefault="00322F6B">
      <w:pPr>
        <w:rPr>
          <w:ins w:id="1873" w:author="Arthur Parmentier" w:date="2020-06-10T11:44:00Z"/>
          <w:rPrChange w:id="1874" w:author="Arthur Parmentier" w:date="2020-06-10T15:00:00Z">
            <w:rPr>
              <w:ins w:id="1875" w:author="Arthur Parmentier" w:date="2020-06-10T11:44:00Z"/>
            </w:rPr>
          </w:rPrChange>
        </w:rPr>
        <w:pPrChange w:id="1876" w:author="Arthur Parmentier" w:date="2020-06-10T16:26:00Z">
          <w:pPr>
            <w:pStyle w:val="Titre4"/>
          </w:pPr>
        </w:pPrChange>
      </w:pPr>
      <w:ins w:id="1877" w:author="Arthur Parmentier" w:date="2020-06-10T15:00:00Z">
        <w:r w:rsidRPr="00322F6B">
          <w:rPr>
            <w:rPrChange w:id="1878" w:author="Arthur Parmentier" w:date="2020-06-10T15:00:00Z">
              <w:rPr>
                <w:lang w:val="fr-FR"/>
              </w:rPr>
            </w:rPrChange>
          </w:rPr>
          <w:t>More recently, we have s</w:t>
        </w:r>
        <w:r>
          <w:t>een the emerging of other signs systems; I would like to mention “</w:t>
        </w:r>
        <w:proofErr w:type="spellStart"/>
        <w:r w:rsidRPr="00322F6B">
          <w:t>Ritmo</w:t>
        </w:r>
        <w:proofErr w:type="spellEnd"/>
        <w:r w:rsidRPr="00322F6B">
          <w:t xml:space="preserve"> y </w:t>
        </w:r>
        <w:proofErr w:type="spellStart"/>
        <w:r w:rsidRPr="00322F6B">
          <w:t>Percusión</w:t>
        </w:r>
        <w:proofErr w:type="spellEnd"/>
        <w:r w:rsidRPr="00322F6B">
          <w:t xml:space="preserve"> con </w:t>
        </w:r>
        <w:proofErr w:type="spellStart"/>
        <w:r w:rsidRPr="00322F6B">
          <w:t>Señas</w:t>
        </w:r>
      </w:ins>
      <w:proofErr w:type="spellEnd"/>
      <w:ins w:id="1879" w:author="Arthur Parmentier" w:date="2020-06-10T15:01:00Z">
        <w:r>
          <w:t>”:</w:t>
        </w:r>
      </w:ins>
    </w:p>
    <w:p w:rsidR="004F6D06" w:rsidRDefault="00A35BBD">
      <w:pPr>
        <w:rPr>
          <w:ins w:id="1880" w:author="Arthur Parmentier" w:date="2020-06-10T11:48:00Z"/>
        </w:rPr>
      </w:pPr>
      <w:ins w:id="1881" w:author="Arthur Parmentier" w:date="2020-06-10T11:49:00Z">
        <w:r w:rsidRPr="00322F6B">
          <w:t xml:space="preserve"> </w:t>
        </w:r>
      </w:ins>
      <w:ins w:id="1882" w:author="Arthur Parmentier" w:date="2020-06-10T11:48:00Z">
        <w:r w:rsidR="004F6D06">
          <w:t xml:space="preserve">“Rhythm and Percussion with Signs is an innovative way to play percussion created by the Argentinian musician Santiago Vázquez, who was Inspired </w:t>
        </w:r>
        <w:r w:rsidR="00521AA1">
          <w:t>by</w:t>
        </w:r>
        <w:r w:rsidR="004F6D06">
          <w:t xml:space="preserve"> Conduction</w:t>
        </w:r>
      </w:ins>
      <w:ins w:id="1883" w:author="Arthur Parmentier" w:date="2020-06-10T11:49:00Z">
        <w:r w:rsidR="00521AA1">
          <w:t xml:space="preserve"> [by Morris]</w:t>
        </w:r>
      </w:ins>
      <w:ins w:id="1884" w:author="Arthur Parmentier" w:date="2020-06-10T11:48:00Z">
        <w:r w:rsidR="004F6D06">
          <w:t>. Santiago was looking for a way to communicate certain information to musicians improvising percussion, in order to generate coordination and harmonization of a spontaneous creativity.</w:t>
        </w:r>
      </w:ins>
    </w:p>
    <w:p w:rsidR="00EF75B3" w:rsidRDefault="004F6D06">
      <w:pPr>
        <w:rPr>
          <w:ins w:id="1885" w:author="Arthur Parmentier" w:date="2020-06-10T11:49:00Z"/>
        </w:rPr>
      </w:pPr>
      <w:ins w:id="1886" w:author="Arthur Parmentier" w:date="2020-06-10T11:48:00Z">
        <w:r>
          <w:t>Through these attempts, little by little he codified a language consisting in approximately 150 signs executed with hands and body by the conductor in order to coordinate the flux of group improvisation.”</w:t>
        </w:r>
      </w:ins>
      <w:ins w:id="1887" w:author="Arthur Parmentier" w:date="2020-06-10T19:38:00Z">
        <w:r w:rsidR="00C75F92">
          <w:t xml:space="preserve"> </w:t>
        </w:r>
      </w:ins>
      <w:ins w:id="1888" w:author="Arthur Parmentier" w:date="2020-06-10T19:39:00Z">
        <w:r w:rsidR="00153701" w:rsidRPr="00C75F92">
          <w:rPr>
            <w:noProof/>
            <w:lang w:val="fr-FR"/>
            <w:rPrChange w:id="1889" w:author="Arthur Parmentier" w:date="2020-06-10T19:39:00Z">
              <w:rPr/>
            </w:rPrChange>
          </w:rPr>
          <w:t>(La Percumotora)</w:t>
        </w:r>
      </w:ins>
    </w:p>
    <w:p w:rsidR="00E20940" w:rsidRPr="004F6D06" w:rsidDel="00E20940" w:rsidRDefault="00E20940">
      <w:pPr>
        <w:rPr>
          <w:del w:id="1890" w:author="Arthur Parmentier" w:date="2020-06-10T11:51:00Z"/>
          <w:rPrChange w:id="1891" w:author="Arthur Parmentier" w:date="2020-06-10T11:44:00Z">
            <w:rPr>
              <w:del w:id="1892" w:author="Arthur Parmentier" w:date="2020-06-10T11:51:00Z"/>
            </w:rPr>
          </w:rPrChange>
        </w:rPr>
        <w:pPrChange w:id="1893" w:author="Arthur Parmentier" w:date="2020-06-10T16:26:00Z">
          <w:pPr>
            <w:pStyle w:val="Titre3"/>
          </w:pPr>
        </w:pPrChange>
      </w:pPr>
      <w:bookmarkStart w:id="1894" w:name="_Toc42698841"/>
      <w:bookmarkStart w:id="1895" w:name="_Toc42698920"/>
      <w:bookmarkStart w:id="1896" w:name="_Toc42841923"/>
      <w:bookmarkStart w:id="1897" w:name="_Toc42842024"/>
      <w:bookmarkStart w:id="1898" w:name="_Toc42842125"/>
      <w:bookmarkEnd w:id="1894"/>
      <w:bookmarkEnd w:id="1895"/>
      <w:bookmarkEnd w:id="1896"/>
      <w:bookmarkEnd w:id="1897"/>
      <w:bookmarkEnd w:id="1898"/>
    </w:p>
    <w:p w:rsidR="00960BA6" w:rsidRDefault="00960BA6" w:rsidP="00EF75B3">
      <w:pPr>
        <w:pStyle w:val="Titre3"/>
        <w:rPr>
          <w:ins w:id="1899" w:author="Arthur Parmentier" w:date="2020-06-10T16:44:00Z"/>
        </w:rPr>
      </w:pPr>
      <w:del w:id="1900" w:author="Arthur Parmentier" w:date="2020-06-10T16:42:00Z">
        <w:r w:rsidRPr="007C437A" w:rsidDel="00586554">
          <w:delText>Real-time composition/improvisation/generative music in the XXth century</w:delText>
        </w:r>
      </w:del>
      <w:ins w:id="1901" w:author="Arthur Parmentier" w:date="2020-06-12T08:17:00Z">
        <w:r w:rsidR="00AD62A8">
          <w:t>SP in the artistic landscape and computer music</w:t>
        </w:r>
      </w:ins>
    </w:p>
    <w:p w:rsidR="00560F90" w:rsidRDefault="00560F90" w:rsidP="00560F90">
      <w:pPr>
        <w:rPr>
          <w:ins w:id="1902" w:author="Arthur Parmentier" w:date="2020-06-10T17:37:00Z"/>
        </w:rPr>
      </w:pPr>
      <w:ins w:id="1903" w:author="Arthur Parmentier" w:date="2020-06-10T16:45:00Z">
        <w:r>
          <w:t>SP and Thompson’s practice enters in the wider movemen</w:t>
        </w:r>
      </w:ins>
      <w:ins w:id="1904" w:author="Arthur Parmentier" w:date="2020-06-10T16:46:00Z">
        <w:r>
          <w:t xml:space="preserve">ts of music and arts of their generations. In this section, I would like </w:t>
        </w:r>
      </w:ins>
      <w:ins w:id="1905" w:author="Arthur Parmentier" w:date="2020-06-10T17:09:00Z">
        <w:r w:rsidR="00536AA3">
          <w:t xml:space="preserve">to </w:t>
        </w:r>
      </w:ins>
      <w:ins w:id="1906" w:author="Arthur Parmentier" w:date="2020-06-10T16:48:00Z">
        <w:r>
          <w:t>superficially explore</w:t>
        </w:r>
      </w:ins>
      <w:ins w:id="1907" w:author="Arthur Parmentier" w:date="2020-06-10T16:47:00Z">
        <w:r>
          <w:t xml:space="preserve"> the</w:t>
        </w:r>
      </w:ins>
      <w:ins w:id="1908" w:author="Arthur Parmentier" w:date="2020-06-10T17:09:00Z">
        <w:r w:rsidR="0084639F">
          <w:t xml:space="preserve"> artistical</w:t>
        </w:r>
      </w:ins>
      <w:ins w:id="1909" w:author="Arthur Parmentier" w:date="2020-06-10T16:47:00Z">
        <w:r>
          <w:t xml:space="preserve"> landscape in which SP lies</w:t>
        </w:r>
      </w:ins>
      <w:ins w:id="1910" w:author="Arthur Parmentier" w:date="2020-06-10T16:48:00Z">
        <w:r>
          <w:t xml:space="preserve"> </w:t>
        </w:r>
      </w:ins>
      <w:ins w:id="1911" w:author="Arthur Parmentier" w:date="2020-06-10T17:09:00Z">
        <w:r w:rsidR="00FD3468">
          <w:t xml:space="preserve">(focusing on music only) </w:t>
        </w:r>
      </w:ins>
      <w:ins w:id="1912" w:author="Arthur Parmentier" w:date="2020-06-10T16:48:00Z">
        <w:r>
          <w:t>and identify in computer music the po</w:t>
        </w:r>
      </w:ins>
      <w:ins w:id="1913" w:author="Arthur Parmentier" w:date="2020-06-10T16:49:00Z">
        <w:r>
          <w:t>tential of linking SP to machines.</w:t>
        </w:r>
      </w:ins>
    </w:p>
    <w:p w:rsidR="00B92EB3" w:rsidRDefault="00B92EB3">
      <w:pPr>
        <w:pStyle w:val="Titre4"/>
        <w:rPr>
          <w:ins w:id="1914" w:author="Arthur Parmentier" w:date="2020-06-10T17:08:00Z"/>
        </w:rPr>
        <w:pPrChange w:id="1915" w:author="Arthur Parmentier" w:date="2020-06-10T17:38:00Z">
          <w:pPr/>
        </w:pPrChange>
      </w:pPr>
      <w:ins w:id="1916" w:author="Arthur Parmentier" w:date="2020-06-10T17:38:00Z">
        <w:r>
          <w:t>Artistic context to SP</w:t>
        </w:r>
      </w:ins>
    </w:p>
    <w:p w:rsidR="00536AA3" w:rsidRDefault="00AC558A" w:rsidP="00560F90">
      <w:pPr>
        <w:rPr>
          <w:ins w:id="1917" w:author="Arthur Parmentier" w:date="2020-06-10T17:12:00Z"/>
        </w:rPr>
      </w:pPr>
      <w:ins w:id="1918" w:author="Arthur Parmentier" w:date="2020-06-10T17:10:00Z">
        <w:r>
          <w:t>In general, the 20</w:t>
        </w:r>
        <w:r w:rsidRPr="00AC558A">
          <w:rPr>
            <w:vertAlign w:val="superscript"/>
            <w:rPrChange w:id="1919" w:author="Arthur Parmentier" w:date="2020-06-10T17:10:00Z">
              <w:rPr/>
            </w:rPrChange>
          </w:rPr>
          <w:t>th</w:t>
        </w:r>
        <w:r>
          <w:t xml:space="preserve"> century </w:t>
        </w:r>
      </w:ins>
      <w:ins w:id="1920" w:author="Arthur Parmentier" w:date="2020-06-10T17:11:00Z">
        <w:r>
          <w:t>can be thought in music as the century of ruptures, divergences and exploration of new forms of performances and productions.</w:t>
        </w:r>
      </w:ins>
    </w:p>
    <w:p w:rsidR="0093087B" w:rsidRDefault="006B24BA" w:rsidP="00560F90">
      <w:pPr>
        <w:rPr>
          <w:ins w:id="1921" w:author="Arthur Parmentier" w:date="2020-06-10T17:22:00Z"/>
        </w:rPr>
      </w:pPr>
      <w:ins w:id="1922" w:author="Arthur Parmentier" w:date="2020-06-12T08:19:00Z">
        <w:r>
          <w:t>W</w:t>
        </w:r>
      </w:ins>
      <w:ins w:id="1923" w:author="Arthur Parmentier" w:date="2020-06-10T17:12:00Z">
        <w:r w:rsidR="00AC558A">
          <w:t xml:space="preserve">e can identify </w:t>
        </w:r>
      </w:ins>
      <w:ins w:id="1924" w:author="Arthur Parmentier" w:date="2020-06-10T17:15:00Z">
        <w:r w:rsidR="00AC558A">
          <w:t xml:space="preserve">at the time of the development of SP </w:t>
        </w:r>
      </w:ins>
      <w:ins w:id="1925" w:author="Arthur Parmentier" w:date="2020-06-10T17:12:00Z">
        <w:r w:rsidR="00AC558A">
          <w:t>a great number of esthetics</w:t>
        </w:r>
      </w:ins>
      <w:ins w:id="1926" w:author="Arthur Parmentier" w:date="2020-06-10T17:13:00Z">
        <w:r w:rsidR="00AC558A">
          <w:t xml:space="preserve"> in the production of music </w:t>
        </w:r>
      </w:ins>
      <w:ins w:id="1927" w:author="Arthur Parmentier" w:date="2020-06-10T17:15:00Z">
        <w:r w:rsidR="00AC558A">
          <w:t>but also a</w:t>
        </w:r>
      </w:ins>
      <w:ins w:id="1928" w:author="Arthur Parmentier" w:date="2020-06-10T17:16:00Z">
        <w:r w:rsidR="00AC558A">
          <w:t xml:space="preserve"> specific interest for new production processes</w:t>
        </w:r>
      </w:ins>
      <w:ins w:id="1929" w:author="Arthur Parmentier" w:date="2020-06-10T17:17:00Z">
        <w:r w:rsidR="00AC558A">
          <w:t>, such as al</w:t>
        </w:r>
      </w:ins>
      <w:ins w:id="1930" w:author="Arthur Parmentier" w:date="2020-06-10T17:18:00Z">
        <w:r w:rsidR="00AC558A">
          <w:t>gorithmic, aleatory, serialism and st</w:t>
        </w:r>
      </w:ins>
      <w:ins w:id="1931" w:author="Arthur Parmentier" w:date="2020-06-10T17:19:00Z">
        <w:r w:rsidR="00AC558A">
          <w:t xml:space="preserve">ochastic music and many other compositional techniques that would also involve machines such </w:t>
        </w:r>
        <w:r w:rsidR="00AC558A">
          <w:lastRenderedPageBreak/>
          <w:t>as computers</w:t>
        </w:r>
      </w:ins>
      <w:ins w:id="1932" w:author="Arthur Parmentier" w:date="2020-06-10T17:21:00Z">
        <w:r w:rsidR="00F60438">
          <w:t xml:space="preserve"> (electronic, concrete music, </w:t>
        </w:r>
        <w:proofErr w:type="spellStart"/>
        <w:r w:rsidR="00F60438">
          <w:t>etc</w:t>
        </w:r>
        <w:proofErr w:type="spellEnd"/>
        <w:r w:rsidR="00F60438">
          <w:t>)</w:t>
        </w:r>
      </w:ins>
      <w:ins w:id="1933" w:author="Arthur Parmentier" w:date="2020-06-10T17:22:00Z">
        <w:r w:rsidR="0093087B">
          <w:t xml:space="preserve">, for instance in France with Pierre Henry, Pierre Boulez and </w:t>
        </w:r>
        <w:proofErr w:type="spellStart"/>
        <w:r w:rsidR="0093087B">
          <w:t>Iannis</w:t>
        </w:r>
        <w:proofErr w:type="spellEnd"/>
        <w:r w:rsidR="0093087B">
          <w:t xml:space="preserve"> Xenakis.</w:t>
        </w:r>
      </w:ins>
    </w:p>
    <w:p w:rsidR="00F60438" w:rsidRPr="00AC558A" w:rsidDel="00E549FC" w:rsidRDefault="009F6BB6">
      <w:pPr>
        <w:rPr>
          <w:del w:id="1934" w:author="Arthur Parmentier" w:date="2020-06-10T17:26:00Z"/>
          <w:rPrChange w:id="1935" w:author="Arthur Parmentier" w:date="2020-06-10T17:10:00Z">
            <w:rPr>
              <w:del w:id="1936" w:author="Arthur Parmentier" w:date="2020-06-10T17:26:00Z"/>
            </w:rPr>
          </w:rPrChange>
        </w:rPr>
        <w:pPrChange w:id="1937" w:author="Arthur Parmentier" w:date="2020-06-10T16:44:00Z">
          <w:pPr>
            <w:pStyle w:val="Titre2"/>
          </w:pPr>
        </w:pPrChange>
      </w:pPr>
      <w:ins w:id="1938" w:author="Arthur Parmentier" w:date="2020-06-10T17:22:00Z">
        <w:r>
          <w:t>Thompson also was influenced by</w:t>
        </w:r>
      </w:ins>
      <w:ins w:id="1939" w:author="Arthur Parmentier" w:date="2020-06-10T17:23:00Z">
        <w:r>
          <w:t xml:space="preserve"> Anthony </w:t>
        </w:r>
        <w:proofErr w:type="spellStart"/>
        <w:r>
          <w:t>Braxon</w:t>
        </w:r>
        <w:proofErr w:type="spellEnd"/>
        <w:r>
          <w:t xml:space="preserve"> and</w:t>
        </w:r>
      </w:ins>
      <w:ins w:id="1940" w:author="Arthur Parmentier" w:date="2020-06-10T17:22:00Z">
        <w:r>
          <w:t xml:space="preserve"> </w:t>
        </w:r>
      </w:ins>
      <w:ins w:id="1941" w:author="Arthur Parmentier" w:date="2020-06-10T17:23:00Z">
        <w:r>
          <w:t>the genre of free jazz</w:t>
        </w:r>
      </w:ins>
      <w:ins w:id="1942" w:author="Arthur Parmentier" w:date="2020-06-10T17:37:00Z">
        <w:r w:rsidR="005971DF">
          <w:t>;</w:t>
        </w:r>
      </w:ins>
      <w:ins w:id="1943" w:author="Arthur Parmentier" w:date="2020-06-10T17:23:00Z">
        <w:r>
          <w:t xml:space="preserve"> </w:t>
        </w:r>
      </w:ins>
      <w:ins w:id="1944" w:author="Arthur Parmentier" w:date="2020-06-10T17:37:00Z">
        <w:r w:rsidR="00DD38B7">
          <w:t>h</w:t>
        </w:r>
      </w:ins>
      <w:ins w:id="1945" w:author="Arthur Parmentier" w:date="2020-06-10T17:24:00Z">
        <w:r>
          <w:t xml:space="preserve">is encounter with François </w:t>
        </w:r>
        <w:proofErr w:type="spellStart"/>
        <w:r>
          <w:t>Jeanneau</w:t>
        </w:r>
        <w:proofErr w:type="spellEnd"/>
        <w:r>
          <w:t xml:space="preserve">, a pioneer </w:t>
        </w:r>
      </w:ins>
      <w:ins w:id="1946" w:author="Arthur Parmentier" w:date="2020-06-10T17:25:00Z">
        <w:r>
          <w:t>of French free jazz was the start of a long collaboration</w:t>
        </w:r>
      </w:ins>
      <w:ins w:id="1947" w:author="Arthur Parmentier" w:date="2020-06-10T17:37:00Z">
        <w:r w:rsidR="005971DF">
          <w:t xml:space="preserve"> and</w:t>
        </w:r>
      </w:ins>
      <w:ins w:id="1948" w:author="Arthur Parmentier" w:date="2020-06-10T17:26:00Z">
        <w:r>
          <w:t xml:space="preserve"> </w:t>
        </w:r>
        <w:proofErr w:type="spellStart"/>
        <w:r>
          <w:t>Jeanneau</w:t>
        </w:r>
        <w:proofErr w:type="spellEnd"/>
        <w:r>
          <w:t xml:space="preserve"> is now a leading figure in SP.</w:t>
        </w:r>
      </w:ins>
    </w:p>
    <w:p w:rsidR="00252D92" w:rsidRPr="007C437A" w:rsidDel="00E549FC" w:rsidRDefault="00725D84">
      <w:pPr>
        <w:rPr>
          <w:del w:id="1949" w:author="Arthur Parmentier" w:date="2020-06-10T17:26:00Z"/>
        </w:rPr>
      </w:pPr>
      <w:del w:id="1950" w:author="Arthur Parmentier" w:date="2020-06-10T17:26:00Z">
        <w:r w:rsidRPr="007C437A" w:rsidDel="00E549FC">
          <w:delText xml:space="preserve">How to structure this part? </w:delText>
        </w:r>
        <w:r w:rsidRPr="00F51456" w:rsidDel="00E549FC">
          <w:delText>By example? Topic?</w:delText>
        </w:r>
      </w:del>
    </w:p>
    <w:p w:rsidR="00960BA6" w:rsidRPr="007C437A" w:rsidRDefault="00960BA6">
      <w:pPr>
        <w:pPrChange w:id="1951" w:author="Arthur Parmentier" w:date="2020-06-10T17:26:00Z">
          <w:pPr>
            <w:pStyle w:val="Titre3"/>
          </w:pPr>
        </w:pPrChange>
      </w:pPr>
      <w:del w:id="1952" w:author="Arthur Parmentier" w:date="2020-06-10T17:26:00Z">
        <w:r w:rsidRPr="007C437A" w:rsidDel="00E549FC">
          <w:delText>Cage &amp; co</w:delText>
        </w:r>
      </w:del>
    </w:p>
    <w:p w:rsidR="00960BA6" w:rsidRDefault="00B92EB3" w:rsidP="00EF75B3">
      <w:pPr>
        <w:pStyle w:val="Titre4"/>
        <w:rPr>
          <w:ins w:id="1953" w:author="Arthur Parmentier" w:date="2020-06-10T17:38:00Z"/>
        </w:rPr>
      </w:pPr>
      <w:ins w:id="1954" w:author="Arthur Parmentier" w:date="2020-06-10T17:38:00Z">
        <w:r>
          <w:t>Computer music</w:t>
        </w:r>
      </w:ins>
      <w:del w:id="1955" w:author="Arthur Parmentier" w:date="2020-06-10T17:38:00Z">
        <w:r w:rsidR="001642FC" w:rsidRPr="007C437A" w:rsidDel="00B92EB3">
          <w:delText>Algorithmic music</w:delText>
        </w:r>
      </w:del>
    </w:p>
    <w:p w:rsidR="00586554" w:rsidRDefault="00AB1E26" w:rsidP="00586554">
      <w:pPr>
        <w:rPr>
          <w:ins w:id="1956" w:author="Arthur Parmentier" w:date="2020-06-10T17:40:00Z"/>
        </w:rPr>
      </w:pPr>
      <w:ins w:id="1957" w:author="Arthur Parmentier" w:date="2020-06-10T17:38:00Z">
        <w:r>
          <w:t xml:space="preserve">Computer music </w:t>
        </w:r>
      </w:ins>
      <w:ins w:id="1958" w:author="Arthur Parmentier" w:date="2020-06-10T17:39:00Z">
        <w:r>
          <w:t>is the use of computing technology in music composition, from sound synthesis</w:t>
        </w:r>
      </w:ins>
      <w:ins w:id="1959" w:author="Arthur Parmentier" w:date="2020-06-10T17:40:00Z">
        <w:r>
          <w:t xml:space="preserve"> to algorithmic composition programs.</w:t>
        </w:r>
      </w:ins>
    </w:p>
    <w:p w:rsidR="00EF42A4" w:rsidRDefault="00AB1E26">
      <w:pPr>
        <w:rPr>
          <w:ins w:id="1960" w:author="Arthur Parmentier" w:date="2020-06-10T17:52:00Z"/>
        </w:rPr>
      </w:pPr>
      <w:ins w:id="1961" w:author="Arthur Parmentier" w:date="2020-06-10T17:40:00Z">
        <w:r>
          <w:t>Today</w:t>
        </w:r>
      </w:ins>
      <w:ins w:id="1962" w:author="Arthur Parmentier" w:date="2020-06-10T17:43:00Z">
        <w:r>
          <w:t>,</w:t>
        </w:r>
      </w:ins>
      <w:ins w:id="1963" w:author="Arthur Parmentier" w:date="2020-06-10T17:40:00Z">
        <w:r>
          <w:t xml:space="preserve"> the widespread </w:t>
        </w:r>
      </w:ins>
      <w:ins w:id="1964" w:author="Arthur Parmentier" w:date="2020-06-10T17:41:00Z">
        <w:r>
          <w:t xml:space="preserve">availability of relatively affordable </w:t>
        </w:r>
      </w:ins>
      <w:ins w:id="1965" w:author="Arthur Parmentier" w:date="2020-06-10T17:40:00Z">
        <w:r>
          <w:t>digital audio workstations</w:t>
        </w:r>
      </w:ins>
      <w:ins w:id="1966" w:author="Arthur Parmentier" w:date="2020-06-10T17:41:00Z">
        <w:r>
          <w:t xml:space="preserve"> (DAWs) and the growth of home recording studios has </w:t>
        </w:r>
      </w:ins>
      <w:ins w:id="1967" w:author="Arthur Parmentier" w:date="2020-06-10T17:49:00Z">
        <w:r w:rsidR="00932C89">
          <w:t xml:space="preserve">brought computer music everywhere in the landscape of music production and diffusion. </w:t>
        </w:r>
      </w:ins>
      <w:ins w:id="1968" w:author="Arthur Parmentier" w:date="2020-06-10T17:50:00Z">
        <w:r w:rsidR="00932C89">
          <w:t xml:space="preserve">Aside the notion of computer music for composition only, the use of digital tools for recording, processing and diffusing sound </w:t>
        </w:r>
      </w:ins>
      <w:ins w:id="1969" w:author="Arthur Parmentier" w:date="2020-06-10T17:51:00Z">
        <w:r w:rsidR="00932C89">
          <w:t>make computers the most widely used interface for music</w:t>
        </w:r>
        <w:r w:rsidR="007A7D89">
          <w:t xml:space="preserve"> creation.</w:t>
        </w:r>
      </w:ins>
    </w:p>
    <w:p w:rsidR="00EF4161" w:rsidRDefault="00EF42A4">
      <w:pPr>
        <w:rPr>
          <w:ins w:id="1970" w:author="Arthur Parmentier" w:date="2020-06-11T11:52:00Z"/>
        </w:rPr>
      </w:pPr>
      <w:ins w:id="1971" w:author="Arthur Parmentier" w:date="2020-06-10T17:52:00Z">
        <w:r>
          <w:t xml:space="preserve">The potential of computers and digital tools is to my opinion still not expressed in SP and </w:t>
        </w:r>
      </w:ins>
      <w:ins w:id="1972" w:author="Arthur Parmentier" w:date="2020-06-10T17:53:00Z">
        <w:r>
          <w:t>the construction of a recognition tool could be an important step in that way.</w:t>
        </w:r>
      </w:ins>
    </w:p>
    <w:p w:rsidR="0019038B" w:rsidRDefault="0019038B" w:rsidP="00EF4161">
      <w:pPr>
        <w:pStyle w:val="Titre3"/>
        <w:rPr>
          <w:ins w:id="1973" w:author="Arthur Parmentier" w:date="2020-06-11T13:04:00Z"/>
        </w:rPr>
      </w:pPr>
      <w:bookmarkStart w:id="1974" w:name="_Toc42842127"/>
      <w:ins w:id="1975" w:author="Arthur Parmentier" w:date="2020-06-11T12:38:00Z">
        <w:r>
          <w:t>Classification</w:t>
        </w:r>
      </w:ins>
      <w:ins w:id="1976" w:author="Arthur Parmentier" w:date="2020-06-11T12:39:00Z">
        <w:r>
          <w:t xml:space="preserve"> in ML</w:t>
        </w:r>
      </w:ins>
      <w:bookmarkEnd w:id="1974"/>
    </w:p>
    <w:p w:rsidR="00347CC0" w:rsidRDefault="00347CC0" w:rsidP="00347CC0">
      <w:pPr>
        <w:rPr>
          <w:ins w:id="1977" w:author="Arthur Parmentier" w:date="2020-06-11T13:43:00Z"/>
        </w:rPr>
      </w:pPr>
      <w:ins w:id="1978" w:author="Arthur Parmentier" w:date="2020-06-11T13:09:00Z">
        <w:r w:rsidRPr="00347CC0">
          <w:t xml:space="preserve">In machine learning and statistics, classification is the problem of identifying to which of a set of categories a new observation belongs, </w:t>
        </w:r>
      </w:ins>
      <w:ins w:id="1979" w:author="Arthur Parmentier" w:date="2020-06-11T13:43:00Z">
        <w:r w:rsidR="00F4730C" w:rsidRPr="00347CC0">
          <w:t>based on</w:t>
        </w:r>
      </w:ins>
      <w:ins w:id="1980" w:author="Arthur Parmentier" w:date="2020-06-11T13:09:00Z">
        <w:r w:rsidRPr="00347CC0">
          <w:t xml:space="preserve"> a training set of data containing observations</w:t>
        </w:r>
        <w:r>
          <w:t xml:space="preserve"> </w:t>
        </w:r>
        <w:r w:rsidRPr="00347CC0">
          <w:t>whose category membership is known</w:t>
        </w:r>
        <w:r>
          <w:t>.</w:t>
        </w:r>
      </w:ins>
      <w:ins w:id="1981" w:author="Arthur Parmentier" w:date="2020-06-11T13:46:00Z">
        <w:r w:rsidR="00EC109B">
          <w:t xml:space="preserve"> It is typically </w:t>
        </w:r>
      </w:ins>
      <w:ins w:id="1982" w:author="Arthur Parmentier" w:date="2020-06-11T13:55:00Z">
        <w:r w:rsidR="00C86A5E">
          <w:t>achieved with</w:t>
        </w:r>
      </w:ins>
      <w:ins w:id="1983" w:author="Arthur Parmentier" w:date="2020-06-11T13:46:00Z">
        <w:r w:rsidR="00EC109B">
          <w:t xml:space="preserve"> a supervised learning procedure.</w:t>
        </w:r>
      </w:ins>
    </w:p>
    <w:p w:rsidR="00F4730C" w:rsidRDefault="00EC109B" w:rsidP="00347CC0">
      <w:pPr>
        <w:rPr>
          <w:ins w:id="1984" w:author="Arthur Parmentier" w:date="2020-06-11T13:44:00Z"/>
        </w:rPr>
      </w:pPr>
      <w:ins w:id="1985" w:author="Arthur Parmentier" w:date="2020-06-11T13:46:00Z">
        <w:r>
          <w:t>A supervised</w:t>
        </w:r>
      </w:ins>
      <w:ins w:id="1986" w:author="Arthur Parmentier" w:date="2020-06-11T13:43:00Z">
        <w:r w:rsidR="00F4730C">
          <w:t xml:space="preserve"> learning proced</w:t>
        </w:r>
      </w:ins>
      <w:ins w:id="1987" w:author="Arthur Parmentier" w:date="2020-06-11T13:44:00Z">
        <w:r w:rsidR="00F4730C">
          <w:t xml:space="preserve">ure comprises </w:t>
        </w:r>
      </w:ins>
      <w:ins w:id="1988" w:author="Arthur Parmentier" w:date="2020-06-11T13:55:00Z">
        <w:r w:rsidR="00B34AB1">
          <w:t>3</w:t>
        </w:r>
      </w:ins>
      <w:ins w:id="1989" w:author="Arthur Parmentier" w:date="2020-06-11T13:44:00Z">
        <w:r w:rsidR="00F4730C">
          <w:t xml:space="preserve"> phases:</w:t>
        </w:r>
      </w:ins>
    </w:p>
    <w:p w:rsidR="00F4730C" w:rsidRDefault="00F4730C" w:rsidP="00F4730C">
      <w:pPr>
        <w:pStyle w:val="Paragraphedeliste"/>
        <w:numPr>
          <w:ilvl w:val="0"/>
          <w:numId w:val="46"/>
        </w:numPr>
        <w:rPr>
          <w:ins w:id="1990" w:author="Arthur Parmentier" w:date="2020-06-11T13:48:00Z"/>
        </w:rPr>
      </w:pPr>
      <w:ins w:id="1991" w:author="Arthur Parmentier" w:date="2020-06-11T13:44:00Z">
        <w:r>
          <w:t xml:space="preserve">First, a </w:t>
        </w:r>
      </w:ins>
      <w:ins w:id="1992" w:author="Arthur Parmentier" w:date="2020-06-11T13:47:00Z">
        <w:r w:rsidR="00EC109B">
          <w:t xml:space="preserve">ground truth dataset is constructed from </w:t>
        </w:r>
      </w:ins>
      <w:ins w:id="1993" w:author="Arthur Parmentier" w:date="2020-06-11T13:48:00Z">
        <w:r w:rsidR="00EC109B">
          <w:t xml:space="preserve">our </w:t>
        </w:r>
      </w:ins>
      <w:ins w:id="1994" w:author="Arthur Parmentier" w:date="2020-06-11T13:47:00Z">
        <w:r w:rsidR="00EC109B">
          <w:t>prior know</w:t>
        </w:r>
      </w:ins>
      <w:ins w:id="1995" w:author="Arthur Parmentier" w:date="2020-06-11T13:48:00Z">
        <w:r w:rsidR="00EC109B">
          <w:t>ledge</w:t>
        </w:r>
      </w:ins>
      <w:ins w:id="1996" w:author="Arthur Parmentier" w:date="2020-06-11T13:47:00Z">
        <w:r w:rsidR="00EC109B">
          <w:t xml:space="preserve"> </w:t>
        </w:r>
      </w:ins>
      <w:ins w:id="1997" w:author="Arthur Parmentier" w:date="2020-06-11T13:48:00Z">
        <w:r w:rsidR="00EC109B">
          <w:t>of what output values for our samples should be. The dataset comprises one or several training examples.</w:t>
        </w:r>
      </w:ins>
    </w:p>
    <w:p w:rsidR="00EC109B" w:rsidRDefault="00EC109B" w:rsidP="00F4730C">
      <w:pPr>
        <w:pStyle w:val="Paragraphedeliste"/>
        <w:numPr>
          <w:ilvl w:val="0"/>
          <w:numId w:val="46"/>
        </w:numPr>
        <w:rPr>
          <w:ins w:id="1998" w:author="Arthur Parmentier" w:date="2020-06-11T13:50:00Z"/>
        </w:rPr>
      </w:pPr>
      <w:ins w:id="1999" w:author="Arthur Parmentier" w:date="2020-06-11T13:48:00Z">
        <w:r>
          <w:t>Then, an alg</w:t>
        </w:r>
      </w:ins>
      <w:ins w:id="2000" w:author="Arthur Parmentier" w:date="2020-06-11T13:49:00Z">
        <w:r>
          <w:t xml:space="preserve">orithm is used to “learn” iteratively a function that, given a sample of data and desired outputs, best approximates the relationship between input and output observable in the data. Several algorithms can be used </w:t>
        </w:r>
      </w:ins>
      <w:ins w:id="2001" w:author="Arthur Parmentier" w:date="2020-06-11T13:50:00Z">
        <w:r>
          <w:t>for this process.</w:t>
        </w:r>
      </w:ins>
    </w:p>
    <w:p w:rsidR="009A703C" w:rsidRPr="00347CC0" w:rsidRDefault="00EC109B">
      <w:pPr>
        <w:pStyle w:val="Paragraphedeliste"/>
        <w:numPr>
          <w:ilvl w:val="0"/>
          <w:numId w:val="46"/>
        </w:numPr>
        <w:rPr>
          <w:ins w:id="2002" w:author="Arthur Parmentier" w:date="2020-06-11T12:38:00Z"/>
          <w:rPrChange w:id="2003" w:author="Arthur Parmentier" w:date="2020-06-11T13:04:00Z">
            <w:rPr>
              <w:ins w:id="2004" w:author="Arthur Parmentier" w:date="2020-06-11T12:38:00Z"/>
            </w:rPr>
          </w:rPrChange>
        </w:rPr>
        <w:pPrChange w:id="2005" w:author="Arthur Parmentier" w:date="2020-06-11T13:55:00Z">
          <w:pPr>
            <w:pStyle w:val="Titre3"/>
          </w:pPr>
        </w:pPrChange>
      </w:pPr>
      <w:ins w:id="2006" w:author="Arthur Parmentier" w:date="2020-06-11T13:50:00Z">
        <w:r>
          <w:t xml:space="preserve">Finally, the </w:t>
        </w:r>
      </w:ins>
      <w:ins w:id="2007" w:author="Arthur Parmentier" w:date="2020-06-11T13:51:00Z">
        <w:r>
          <w:t>“learned” function that we call “model” can be used to classify new data.</w:t>
        </w:r>
      </w:ins>
    </w:p>
    <w:p w:rsidR="00611D02" w:rsidRDefault="00EF4161" w:rsidP="00EF4161">
      <w:pPr>
        <w:pStyle w:val="Titre3"/>
        <w:rPr>
          <w:ins w:id="2008" w:author="Arthur Parmentier" w:date="2020-06-11T12:57:00Z"/>
        </w:rPr>
      </w:pPr>
      <w:bookmarkStart w:id="2009" w:name="_Toc42842128"/>
      <w:ins w:id="2010" w:author="Arthur Parmentier" w:date="2020-06-11T11:53:00Z">
        <w:r>
          <w:t xml:space="preserve">The </w:t>
        </w:r>
      </w:ins>
      <w:ins w:id="2011" w:author="Arthur Parmentier" w:date="2020-06-11T12:56:00Z">
        <w:r w:rsidR="00C469FD">
          <w:t xml:space="preserve">human </w:t>
        </w:r>
      </w:ins>
      <w:ins w:id="2012" w:author="Arthur Parmentier" w:date="2020-06-11T12:57:00Z">
        <w:r w:rsidR="00F938B8">
          <w:t>prototypical</w:t>
        </w:r>
      </w:ins>
      <w:ins w:id="2013" w:author="Arthur Parmentier" w:date="2020-06-11T12:56:00Z">
        <w:r w:rsidR="00C469FD">
          <w:t xml:space="preserve"> and categorical</w:t>
        </w:r>
      </w:ins>
      <w:ins w:id="2014" w:author="Arthur Parmentier" w:date="2020-06-11T11:53:00Z">
        <w:r>
          <w:t xml:space="preserve"> perception </w:t>
        </w:r>
      </w:ins>
      <w:ins w:id="2015" w:author="Arthur Parmentier" w:date="2020-06-11T12:57:00Z">
        <w:r w:rsidR="00C469FD">
          <w:t>and conceptual scheme</w:t>
        </w:r>
        <w:r w:rsidR="00846792">
          <w:t>s</w:t>
        </w:r>
        <w:bookmarkEnd w:id="2009"/>
      </w:ins>
    </w:p>
    <w:p w:rsidR="00156CB8" w:rsidRDefault="00611D02" w:rsidP="00611D02">
      <w:pPr>
        <w:rPr>
          <w:ins w:id="2016" w:author="Arthur Parmentier" w:date="2020-06-11T12:58:00Z"/>
        </w:rPr>
      </w:pPr>
      <w:ins w:id="2017" w:author="Arthur Parmentier" w:date="2020-06-11T12:01:00Z">
        <w:r w:rsidRPr="007C437A">
          <w:t>The human categorical perception scheme plays a very important role in the construction of basic artistic concepts such as note, pitch, scale, line, hit… by constructing discrete categories out of a continuous set of elements</w:t>
        </w:r>
      </w:ins>
      <w:ins w:id="2018" w:author="Arthur Parmentier" w:date="2020-06-11T12:29:00Z">
        <w:r w:rsidR="007E70E1">
          <w:t xml:space="preserve"> (frequency, time, </w:t>
        </w:r>
      </w:ins>
      <w:ins w:id="2019" w:author="Arthur Parmentier" w:date="2020-06-11T12:30:00Z">
        <w:r w:rsidR="007E70E1">
          <w:t xml:space="preserve">space, color, </w:t>
        </w:r>
        <w:proofErr w:type="spellStart"/>
        <w:r w:rsidR="007E70E1">
          <w:t>etc</w:t>
        </w:r>
        <w:proofErr w:type="spellEnd"/>
        <w:r w:rsidR="007E70E1">
          <w:t>)</w:t>
        </w:r>
      </w:ins>
      <w:ins w:id="2020" w:author="Arthur Parmentier" w:date="2020-06-11T12:34:00Z">
        <w:r w:rsidR="00156CB8">
          <w:t xml:space="preserve">. </w:t>
        </w:r>
      </w:ins>
      <w:ins w:id="2021" w:author="Arthur Parmentier" w:date="2020-06-11T12:38:00Z">
        <w:r w:rsidR="00156CB8">
          <w:t>One can think of these schemes, that contain innate and learn (cultural) parts, as processes of identification and classification.</w:t>
        </w:r>
      </w:ins>
    </w:p>
    <w:p w:rsidR="00E67C0A" w:rsidRDefault="00611D02">
      <w:pPr>
        <w:rPr>
          <w:ins w:id="2022" w:author="Arthur Parmentier" w:date="2020-06-11T20:58:00Z"/>
        </w:rPr>
      </w:pPr>
      <w:ins w:id="2023" w:author="Arthur Parmentier" w:date="2020-06-11T12:01:00Z">
        <w:r w:rsidRPr="007C437A">
          <w:t>We know from research in psychology</w:t>
        </w:r>
        <w:r>
          <w:t xml:space="preserve"> </w:t>
        </w:r>
      </w:ins>
      <w:customXmlInsRangeStart w:id="2024" w:author="Arthur Parmentier" w:date="2020-06-11T12:01:00Z"/>
      <w:sdt>
        <w:sdtPr>
          <w:id w:val="2077633733"/>
          <w:citation/>
        </w:sdtPr>
        <w:sdtContent>
          <w:customXmlInsRangeEnd w:id="2024"/>
          <w:ins w:id="2025" w:author="Arthur Parmentier" w:date="2020-06-11T12:01:00Z">
            <w:r>
              <w:fldChar w:fldCharType="begin"/>
            </w:r>
            <w:r w:rsidRPr="00512451">
              <w:instrText xml:space="preserve"> CITATION Ros73 \l 1036 </w:instrText>
            </w:r>
            <w:r>
              <w:fldChar w:fldCharType="separate"/>
            </w:r>
            <w:r>
              <w:rPr>
                <w:noProof/>
              </w:rPr>
              <w:t>(Rosch, 1973)</w:t>
            </w:r>
            <w:r>
              <w:fldChar w:fldCharType="end"/>
            </w:r>
          </w:ins>
          <w:customXmlInsRangeStart w:id="2026" w:author="Arthur Parmentier" w:date="2020-06-11T12:01:00Z"/>
        </w:sdtContent>
      </w:sdt>
      <w:customXmlInsRangeEnd w:id="2026"/>
      <w:ins w:id="2027" w:author="Arthur Parmentier" w:date="2020-06-11T12:01:00Z">
        <w:r w:rsidRPr="007C437A">
          <w:t xml:space="preserve"> that a single concept can be modeled as a category of elements around a prototype, considered as the central point of the category. Moreover, people tend to define the concept itself by the characteristic traits of the prototype, whereas in general, </w:t>
        </w:r>
        <w:r w:rsidRPr="007C437A">
          <w:lastRenderedPageBreak/>
          <w:t>it extends beyond such a definition</w:t>
        </w:r>
      </w:ins>
      <w:ins w:id="2028" w:author="Arthur Parmentier" w:date="2020-06-11T13:00:00Z">
        <w:r w:rsidR="00FB7F72">
          <w:t>: t</w:t>
        </w:r>
      </w:ins>
      <w:ins w:id="2029" w:author="Arthur Parmentier" w:date="2020-06-11T12:01:00Z">
        <w:r w:rsidRPr="007C437A">
          <w:t>he prototypical scheme rejects the discrete notion of ‘limit’ or ‘border’, replaced by the continuous notions of graded membership (similarity to the prototype) and the fuzzy edges of concepts</w:t>
        </w:r>
        <w:r>
          <w:t xml:space="preserve"> </w:t>
        </w:r>
      </w:ins>
      <w:customXmlInsRangeStart w:id="2030" w:author="Arthur Parmentier" w:date="2020-06-11T12:01:00Z"/>
      <w:sdt>
        <w:sdtPr>
          <w:id w:val="758099576"/>
          <w:citation/>
        </w:sdtPr>
        <w:sdtContent>
          <w:customXmlInsRangeEnd w:id="2030"/>
          <w:ins w:id="2031" w:author="Arthur Parmentier" w:date="2020-06-11T12:01:00Z">
            <w:r>
              <w:fldChar w:fldCharType="begin"/>
            </w:r>
            <w:r w:rsidRPr="00512451">
              <w:instrText xml:space="preserve"> CITATION Bro \l 1036 </w:instrText>
            </w:r>
            <w:r>
              <w:fldChar w:fldCharType="separate"/>
            </w:r>
            <w:r>
              <w:rPr>
                <w:noProof/>
              </w:rPr>
              <w:t>(Brock, Semantics #4 - Prototype Theory)</w:t>
            </w:r>
            <w:r>
              <w:fldChar w:fldCharType="end"/>
            </w:r>
          </w:ins>
          <w:customXmlInsRangeStart w:id="2032" w:author="Arthur Parmentier" w:date="2020-06-11T12:01:00Z"/>
        </w:sdtContent>
      </w:sdt>
      <w:customXmlInsRangeEnd w:id="2032"/>
      <w:ins w:id="2033" w:author="Arthur Parmentier" w:date="2020-06-11T12:01:00Z">
        <w:r w:rsidRPr="007C437A">
          <w:t>. But on top of the prototypical scheme, the categorical scheme introduces a rupture by either accepting or rejection an element inside the category based on its similarity with the prototype.</w:t>
        </w:r>
      </w:ins>
    </w:p>
    <w:p w:rsidR="00BD0DD6" w:rsidRDefault="00BD0DD6" w:rsidP="00BD0DD6">
      <w:pPr>
        <w:pStyle w:val="Titre4"/>
        <w:rPr>
          <w:ins w:id="2034" w:author="Arthur Parmentier" w:date="2020-06-11T20:58:00Z"/>
        </w:rPr>
      </w:pPr>
      <w:ins w:id="2035" w:author="Arthur Parmentier" w:date="2020-06-11T20:58:00Z">
        <w:r>
          <w:t>Remarks on analogy</w:t>
        </w:r>
      </w:ins>
    </w:p>
    <w:p w:rsidR="00B56EF7" w:rsidRPr="007C437A" w:rsidRDefault="00BD0DD6" w:rsidP="00B56EF7">
      <w:pPr>
        <w:rPr>
          <w:ins w:id="2036" w:author="Arthur Parmentier" w:date="2020-06-11T20:58:00Z"/>
        </w:rPr>
      </w:pPr>
      <w:ins w:id="2037" w:author="Arthur Parmentier" w:date="2020-06-11T20:59:00Z">
        <w:r>
          <w:t>In his conference “Analogy as the core of cognition</w:t>
        </w:r>
      </w:ins>
      <w:ins w:id="2038" w:author="Arthur Parmentier" w:date="2020-06-11T21:00:00Z">
        <w:r>
          <w:t xml:space="preserve">” </w:t>
        </w:r>
      </w:ins>
      <w:customXmlInsRangeStart w:id="2039" w:author="Arthur Parmentier" w:date="2020-06-11T20:59:00Z"/>
      <w:sdt>
        <w:sdtPr>
          <w:id w:val="613638521"/>
          <w:citation/>
        </w:sdtPr>
        <w:sdtContent>
          <w:customXmlInsRangeEnd w:id="2039"/>
          <w:ins w:id="2040" w:author="Arthur Parmentier" w:date="2020-06-11T20:59:00Z">
            <w:r>
              <w:fldChar w:fldCharType="begin"/>
            </w:r>
            <w:r w:rsidRPr="00BD0DD6">
              <w:rPr>
                <w:rPrChange w:id="2041" w:author="Arthur Parmentier" w:date="2020-06-11T20:59:00Z">
                  <w:rPr>
                    <w:lang w:val="fr-FR"/>
                  </w:rPr>
                </w:rPrChange>
              </w:rPr>
              <w:instrText xml:space="preserve"> CITATION Dou09 \l 1036 </w:instrText>
            </w:r>
          </w:ins>
          <w:r>
            <w:fldChar w:fldCharType="separate"/>
          </w:r>
          <w:ins w:id="2042" w:author="Arthur Parmentier" w:date="2020-06-11T20:59:00Z">
            <w:r w:rsidRPr="00BD0DD6">
              <w:rPr>
                <w:noProof/>
                <w:rPrChange w:id="2043" w:author="Arthur Parmentier" w:date="2020-06-11T20:59:00Z">
                  <w:rPr/>
                </w:rPrChange>
              </w:rPr>
              <w:t>(Hofstadter, 2009)</w:t>
            </w:r>
            <w:r>
              <w:fldChar w:fldCharType="end"/>
            </w:r>
          </w:ins>
          <w:customXmlInsRangeStart w:id="2044" w:author="Arthur Parmentier" w:date="2020-06-11T20:59:00Z"/>
        </w:sdtContent>
      </w:sdt>
      <w:customXmlInsRangeEnd w:id="2044"/>
      <w:ins w:id="2045" w:author="Arthur Parmentier" w:date="2020-06-11T21:00:00Z">
        <w:r>
          <w:t xml:space="preserve">, Hofstadter says the following: </w:t>
        </w:r>
      </w:ins>
      <w:ins w:id="2046" w:author="Arthur Parmentier" w:date="2020-06-11T20:58:00Z">
        <w:r w:rsidR="00B56EF7" w:rsidRPr="007C437A">
          <w:t>“</w:t>
        </w:r>
      </w:ins>
      <w:ins w:id="2047" w:author="Arthur Parmentier" w:date="2020-06-11T21:00:00Z">
        <w:r>
          <w:t>C</w:t>
        </w:r>
      </w:ins>
      <w:ins w:id="2048" w:author="Arthur Parmentier" w:date="2020-06-11T20:58:00Z">
        <w:r w:rsidR="00B56EF7" w:rsidRPr="007C437A">
          <w:t>ategorization is the name of the cognition game and analogy is the mechanism that drives it all”</w:t>
        </w:r>
      </w:ins>
      <w:ins w:id="2049" w:author="Arthur Parmentier" w:date="2020-06-11T21:00:00Z">
        <w:r>
          <w:t>.</w:t>
        </w:r>
      </w:ins>
    </w:p>
    <w:p w:rsidR="00B56EF7" w:rsidRDefault="00BD0DD6" w:rsidP="00B56EF7">
      <w:pPr>
        <w:rPr>
          <w:ins w:id="2050" w:author="Arthur Parmentier" w:date="2020-06-11T21:05:00Z"/>
        </w:rPr>
      </w:pPr>
      <w:ins w:id="2051" w:author="Arthur Parmentier" w:date="2020-06-11T21:01:00Z">
        <w:r>
          <w:t xml:space="preserve">As we talk about the categorical scheme of perception of humans, </w:t>
        </w:r>
      </w:ins>
      <w:ins w:id="2052" w:author="Arthur Parmentier" w:date="2020-06-11T21:02:00Z">
        <w:r>
          <w:t>it is important to mention analogy as responsible for the extension of a concept from its pro</w:t>
        </w:r>
      </w:ins>
      <w:ins w:id="2053" w:author="Arthur Parmentier" w:date="2020-06-11T21:03:00Z">
        <w:r>
          <w:t xml:space="preserve">totype and as the main process behind the evaluation </w:t>
        </w:r>
      </w:ins>
      <w:ins w:id="2054" w:author="Arthur Parmentier" w:date="2020-06-11T21:04:00Z">
        <w:r>
          <w:t>of similarity.</w:t>
        </w:r>
      </w:ins>
      <w:ins w:id="2055" w:author="Arthur Parmentier" w:date="2020-06-11T21:05:00Z">
        <w:r>
          <w:t xml:space="preserve"> In fact, Hofstadter</w:t>
        </w:r>
      </w:ins>
      <w:ins w:id="2056" w:author="Arthur Parmentier" w:date="2020-06-11T21:04:00Z">
        <w:r>
          <w:t xml:space="preserve"> defines m</w:t>
        </w:r>
      </w:ins>
      <w:ins w:id="2057" w:author="Arthur Parmentier" w:date="2020-06-11T20:58:00Z">
        <w:r w:rsidR="00B56EF7" w:rsidRPr="007C437A">
          <w:t>aking</w:t>
        </w:r>
      </w:ins>
      <w:ins w:id="2058" w:author="Arthur Parmentier" w:date="2020-06-11T21:04:00Z">
        <w:r>
          <w:t xml:space="preserve"> an</w:t>
        </w:r>
      </w:ins>
      <w:ins w:id="2059" w:author="Arthur Parmentier" w:date="2020-06-11T20:58:00Z">
        <w:r w:rsidR="00B56EF7" w:rsidRPr="007C437A">
          <w:t xml:space="preserve"> analogy </w:t>
        </w:r>
      </w:ins>
      <w:ins w:id="2060" w:author="Arthur Parmentier" w:date="2020-06-11T21:04:00Z">
        <w:r>
          <w:t>as</w:t>
        </w:r>
      </w:ins>
      <w:ins w:id="2061" w:author="Arthur Parmentier" w:date="2020-06-11T20:58:00Z">
        <w:r w:rsidR="00B56EF7" w:rsidRPr="007C437A">
          <w:t xml:space="preserve"> raising the similar features of two mental things</w:t>
        </w:r>
      </w:ins>
      <w:ins w:id="2062" w:author="Arthur Parmentier" w:date="2020-06-11T21:05:00Z">
        <w:r>
          <w:t>.</w:t>
        </w:r>
      </w:ins>
    </w:p>
    <w:p w:rsidR="00BD0DD6" w:rsidRDefault="00642D4B" w:rsidP="00BD0DD6">
      <w:pPr>
        <w:pStyle w:val="Titre4"/>
        <w:rPr>
          <w:ins w:id="2063" w:author="Arthur Parmentier" w:date="2020-06-11T21:06:00Z"/>
        </w:rPr>
      </w:pPr>
      <w:ins w:id="2064" w:author="Arthur Parmentier" w:date="2020-06-11T22:04:00Z">
        <w:r>
          <w:t>A side-note on conceptual space</w:t>
        </w:r>
      </w:ins>
    </w:p>
    <w:p w:rsidR="00BD0DD6" w:rsidRDefault="00BD0DD6" w:rsidP="00BD0DD6">
      <w:pPr>
        <w:rPr>
          <w:ins w:id="2065" w:author="Arthur Parmentier" w:date="2020-06-11T21:08:00Z"/>
        </w:rPr>
      </w:pPr>
      <w:ins w:id="2066" w:author="Arthur Parmentier" w:date="2020-06-11T21:06:00Z">
        <w:r>
          <w:t xml:space="preserve">In all previous discussion, I have considered the idea of boundaries between concepts, just like if </w:t>
        </w:r>
      </w:ins>
      <w:ins w:id="2067" w:author="Arthur Parmentier" w:date="2020-06-11T21:07:00Z">
        <w:r>
          <w:t xml:space="preserve">we could model the space of concepts as a </w:t>
        </w:r>
      </w:ins>
      <w:ins w:id="2068" w:author="Arthur Parmentier" w:date="2020-06-11T21:08:00Z">
        <w:r>
          <w:t xml:space="preserve">2D or </w:t>
        </w:r>
      </w:ins>
      <w:ins w:id="2069" w:author="Arthur Parmentier" w:date="2020-06-11T21:07:00Z">
        <w:r>
          <w:t xml:space="preserve">3D space where all concepts would be </w:t>
        </w:r>
      </w:ins>
      <w:ins w:id="2070" w:author="Arthur Parmentier" w:date="2020-06-11T21:08:00Z">
        <w:r>
          <w:t>clusters of points around a center.</w:t>
        </w:r>
        <w:r w:rsidR="006A04CF">
          <w:t xml:space="preserve"> In fact, this model is only valid as long as we consider each concept individually.</w:t>
        </w:r>
      </w:ins>
    </w:p>
    <w:p w:rsidR="006A04CF" w:rsidRPr="00BD0DD6" w:rsidRDefault="006A04CF">
      <w:pPr>
        <w:rPr>
          <w:ins w:id="2071" w:author="Arthur Parmentier" w:date="2020-06-11T20:58:00Z"/>
        </w:rPr>
      </w:pPr>
      <w:ins w:id="2072" w:author="Arthur Parmentier" w:date="2020-06-11T21:09:00Z">
        <w:r>
          <w:t xml:space="preserve">When describing the combination of concepts, we can no longer think of them as such. For instance, the German way of constructing words is a very explicit </w:t>
        </w:r>
      </w:ins>
      <w:ins w:id="2073" w:author="Arthur Parmentier" w:date="2020-06-11T21:10:00Z">
        <w:r>
          <w:t>example of the hierarchical construction of some concepts.</w:t>
        </w:r>
      </w:ins>
      <w:ins w:id="2074" w:author="Arthur Parmentier" w:date="2020-06-11T21:11:00Z">
        <w:r>
          <w:br/>
          <w:t>Whereas it is also clear that concepts are not either hierarchical structures, they do embed some form of hierarchy, such as studied</w:t>
        </w:r>
      </w:ins>
      <w:ins w:id="2075" w:author="Arthur Parmentier" w:date="2020-06-11T21:12:00Z">
        <w:r>
          <w:t xml:space="preserve"> in research in ontologies in the field of Digital Humanities.</w:t>
        </w:r>
      </w:ins>
    </w:p>
    <w:p w:rsidR="00B56EF7" w:rsidRDefault="006A04CF">
      <w:pPr>
        <w:rPr>
          <w:ins w:id="2076" w:author="Arthur Parmentier" w:date="2020-06-11T13:03:00Z"/>
        </w:rPr>
      </w:pPr>
      <w:ins w:id="2077" w:author="Arthur Parmentier" w:date="2020-06-11T21:12:00Z">
        <w:r>
          <w:t xml:space="preserve">As a final word, I would like to mention the quantum-like formalism </w:t>
        </w:r>
      </w:ins>
      <w:ins w:id="2078" w:author="Arthur Parmentier" w:date="2020-06-11T21:13:00Z">
        <w:r>
          <w:t>as one of the most promising models for</w:t>
        </w:r>
      </w:ins>
      <w:ins w:id="2079" w:author="Arthur Parmentier" w:date="2020-06-11T21:14:00Z">
        <w:r>
          <w:t xml:space="preserve"> describing</w:t>
        </w:r>
      </w:ins>
      <w:ins w:id="2080" w:author="Arthur Parmentier" w:date="2020-06-11T21:13:00Z">
        <w:r>
          <w:t xml:space="preserve"> concepts and the way they interfere with each other</w:t>
        </w:r>
      </w:ins>
      <w:ins w:id="2081" w:author="Arthur Parmentier" w:date="2020-06-11T21:14:00Z">
        <w:r>
          <w:t>, although they have no explanatory power</w:t>
        </w:r>
      </w:ins>
      <w:ins w:id="2082" w:author="Arthur Parmentier" w:date="2020-06-11T21:48:00Z">
        <w:r w:rsidR="002F0DFF">
          <w:rPr>
            <w:rStyle w:val="Appelnotedebasdep"/>
          </w:rPr>
          <w:footnoteReference w:id="9"/>
        </w:r>
      </w:ins>
      <w:ins w:id="2087" w:author="Arthur Parmentier" w:date="2020-06-11T21:15:00Z">
        <w:r>
          <w:t xml:space="preserve"> </w:t>
        </w:r>
      </w:ins>
      <w:customXmlInsRangeStart w:id="2088" w:author="Arthur Parmentier" w:date="2020-06-11T21:18:00Z"/>
      <w:sdt>
        <w:sdtPr>
          <w:id w:val="1620562375"/>
          <w:citation/>
        </w:sdtPr>
        <w:sdtContent>
          <w:customXmlInsRangeEnd w:id="2088"/>
          <w:ins w:id="2089" w:author="Arthur Parmentier" w:date="2020-06-11T21:18:00Z">
            <w:r>
              <w:fldChar w:fldCharType="begin"/>
            </w:r>
            <w:r w:rsidRPr="006A04CF">
              <w:rPr>
                <w:rPrChange w:id="2090" w:author="Arthur Parmentier" w:date="2020-06-11T21:18:00Z">
                  <w:rPr>
                    <w:lang w:val="fr-FR"/>
                  </w:rPr>
                </w:rPrChange>
              </w:rPr>
              <w:instrText xml:space="preserve"> CITATION Aer16 \l 1036 </w:instrText>
            </w:r>
          </w:ins>
          <w:r>
            <w:fldChar w:fldCharType="separate"/>
          </w:r>
          <w:ins w:id="2091" w:author="Arthur Parmentier" w:date="2020-06-11T21:18:00Z">
            <w:r w:rsidRPr="006A04CF">
              <w:rPr>
                <w:noProof/>
                <w:rPrChange w:id="2092" w:author="Arthur Parmentier" w:date="2020-06-11T21:18:00Z">
                  <w:rPr/>
                </w:rPrChange>
              </w:rPr>
              <w:t>(Aerts, Broekaert, Gabora, &amp; Sozzo, 2016)</w:t>
            </w:r>
            <w:r>
              <w:fldChar w:fldCharType="end"/>
            </w:r>
          </w:ins>
          <w:customXmlInsRangeStart w:id="2093" w:author="Arthur Parmentier" w:date="2020-06-11T21:18:00Z"/>
        </w:sdtContent>
      </w:sdt>
      <w:customXmlInsRangeEnd w:id="2093"/>
      <w:ins w:id="2094" w:author="Arthur Parmentier" w:date="2020-06-11T21:18:00Z">
        <w:r>
          <w:t>.</w:t>
        </w:r>
      </w:ins>
    </w:p>
    <w:p w:rsidR="00FB7F72" w:rsidRDefault="00FB7F72">
      <w:pPr>
        <w:rPr>
          <w:ins w:id="2095" w:author="Arthur Parmentier" w:date="2020-06-11T13:03:00Z"/>
        </w:rPr>
      </w:pPr>
      <w:ins w:id="2096" w:author="Arthur Parmentier" w:date="2020-06-11T13:03:00Z">
        <w:r>
          <w:br w:type="page"/>
        </w:r>
      </w:ins>
    </w:p>
    <w:p w:rsidR="00FB7F72" w:rsidRPr="00586554" w:rsidDel="00FB7F72" w:rsidRDefault="00FB7F72">
      <w:pPr>
        <w:rPr>
          <w:del w:id="2097" w:author="Arthur Parmentier" w:date="2020-06-11T13:03:00Z"/>
          <w:rPrChange w:id="2098" w:author="Arthur Parmentier" w:date="2020-06-10T16:41:00Z">
            <w:rPr>
              <w:del w:id="2099" w:author="Arthur Parmentier" w:date="2020-06-11T13:03:00Z"/>
            </w:rPr>
          </w:rPrChange>
        </w:rPr>
        <w:pPrChange w:id="2100" w:author="Arthur Parmentier" w:date="2020-06-10T16:41:00Z">
          <w:pPr>
            <w:pStyle w:val="Titre3"/>
          </w:pPr>
        </w:pPrChange>
      </w:pPr>
      <w:bookmarkStart w:id="2101" w:name="_Toc42841927"/>
      <w:bookmarkStart w:id="2102" w:name="_Toc42842028"/>
      <w:bookmarkStart w:id="2103" w:name="_Toc42842129"/>
      <w:bookmarkEnd w:id="2101"/>
      <w:bookmarkEnd w:id="2102"/>
      <w:bookmarkEnd w:id="2103"/>
    </w:p>
    <w:p w:rsidR="000B4E52" w:rsidRPr="007C437A" w:rsidDel="006D5BBB" w:rsidRDefault="000B4E52" w:rsidP="00E6654A">
      <w:pPr>
        <w:pStyle w:val="Titre2"/>
        <w:rPr>
          <w:del w:id="2104" w:author="Arthur Parmentier" w:date="2020-06-07T21:11:00Z"/>
        </w:rPr>
      </w:pPr>
      <w:del w:id="2105" w:author="Arthur Parmentier" w:date="2020-06-07T21:11:00Z">
        <w:r w:rsidRPr="007C437A" w:rsidDel="006D5BBB">
          <w:delText>Linguistics</w:delText>
        </w:r>
        <w:bookmarkStart w:id="2106" w:name="_Toc42550007"/>
        <w:bookmarkStart w:id="2107" w:name="_Toc42550100"/>
        <w:bookmarkStart w:id="2108" w:name="_Toc42698843"/>
        <w:bookmarkStart w:id="2109" w:name="_Toc42698922"/>
        <w:bookmarkStart w:id="2110" w:name="_Toc42841928"/>
        <w:bookmarkStart w:id="2111" w:name="_Toc42842029"/>
        <w:bookmarkStart w:id="2112" w:name="_Toc42842130"/>
        <w:bookmarkEnd w:id="2106"/>
        <w:bookmarkEnd w:id="2107"/>
        <w:bookmarkEnd w:id="2108"/>
        <w:bookmarkEnd w:id="2109"/>
        <w:bookmarkEnd w:id="2110"/>
        <w:bookmarkEnd w:id="2111"/>
        <w:bookmarkEnd w:id="2112"/>
      </w:del>
    </w:p>
    <w:p w:rsidR="000B4E52" w:rsidRPr="007C437A" w:rsidDel="006D5BBB" w:rsidRDefault="000B4E52">
      <w:pPr>
        <w:pStyle w:val="Titre3"/>
        <w:rPr>
          <w:del w:id="2113" w:author="Arthur Parmentier" w:date="2020-06-07T21:11:00Z"/>
        </w:rPr>
      </w:pPr>
      <w:del w:id="2114" w:author="Arthur Parmentier" w:date="2020-06-07T21:11:00Z">
        <w:r w:rsidRPr="007C437A" w:rsidDel="006D5BBB">
          <w:delText>Regular languages</w:delText>
        </w:r>
        <w:bookmarkStart w:id="2115" w:name="_Toc42550008"/>
        <w:bookmarkStart w:id="2116" w:name="_Toc42550101"/>
        <w:bookmarkStart w:id="2117" w:name="_Toc42698844"/>
        <w:bookmarkStart w:id="2118" w:name="_Toc42698923"/>
        <w:bookmarkStart w:id="2119" w:name="_Toc42841929"/>
        <w:bookmarkStart w:id="2120" w:name="_Toc42842030"/>
        <w:bookmarkStart w:id="2121" w:name="_Toc42842131"/>
        <w:bookmarkEnd w:id="2115"/>
        <w:bookmarkEnd w:id="2116"/>
        <w:bookmarkEnd w:id="2117"/>
        <w:bookmarkEnd w:id="2118"/>
        <w:bookmarkEnd w:id="2119"/>
        <w:bookmarkEnd w:id="2120"/>
        <w:bookmarkEnd w:id="2121"/>
      </w:del>
    </w:p>
    <w:p w:rsidR="000B4E52" w:rsidRPr="007C437A" w:rsidDel="006D5BBB" w:rsidRDefault="000B4E52">
      <w:pPr>
        <w:pStyle w:val="Titre3"/>
        <w:rPr>
          <w:del w:id="2122" w:author="Arthur Parmentier" w:date="2020-06-07T21:11:00Z"/>
        </w:rPr>
      </w:pPr>
      <w:del w:id="2123" w:author="Arthur Parmentier" w:date="2020-06-07T21:11:00Z">
        <w:r w:rsidRPr="007C437A" w:rsidDel="006D5BBB">
          <w:delText>… link with generative music?</w:delText>
        </w:r>
        <w:bookmarkStart w:id="2124" w:name="_Toc42550009"/>
        <w:bookmarkStart w:id="2125" w:name="_Toc42550102"/>
        <w:bookmarkStart w:id="2126" w:name="_Toc42698845"/>
        <w:bookmarkStart w:id="2127" w:name="_Toc42698924"/>
        <w:bookmarkStart w:id="2128" w:name="_Toc42841930"/>
        <w:bookmarkStart w:id="2129" w:name="_Toc42842031"/>
        <w:bookmarkStart w:id="2130" w:name="_Toc42842132"/>
        <w:bookmarkEnd w:id="2124"/>
        <w:bookmarkEnd w:id="2125"/>
        <w:bookmarkEnd w:id="2126"/>
        <w:bookmarkEnd w:id="2127"/>
        <w:bookmarkEnd w:id="2128"/>
        <w:bookmarkEnd w:id="2129"/>
        <w:bookmarkEnd w:id="2130"/>
      </w:del>
    </w:p>
    <w:p w:rsidR="000B4E52" w:rsidRPr="007C437A" w:rsidDel="006D5BBB" w:rsidRDefault="000B4E52" w:rsidP="00E6654A">
      <w:pPr>
        <w:rPr>
          <w:del w:id="2131" w:author="Arthur Parmentier" w:date="2020-06-07T21:11:00Z"/>
        </w:rPr>
      </w:pPr>
      <w:del w:id="2132" w:author="Arthur Parmentier" w:date="2020-06-07T21:11:00Z">
        <w:r w:rsidRPr="007C437A" w:rsidDel="006D5BBB">
          <w:delText>Check relevancy: Chomsky, hierarchical models, markov models, study of music within linguistic models.</w:delText>
        </w:r>
        <w:bookmarkStart w:id="2133" w:name="_Toc42550010"/>
        <w:bookmarkStart w:id="2134" w:name="_Toc42550103"/>
        <w:bookmarkStart w:id="2135" w:name="_Toc42698846"/>
        <w:bookmarkStart w:id="2136" w:name="_Toc42698925"/>
        <w:bookmarkStart w:id="2137" w:name="_Toc42841931"/>
        <w:bookmarkStart w:id="2138" w:name="_Toc42842032"/>
        <w:bookmarkStart w:id="2139" w:name="_Toc42842133"/>
        <w:bookmarkEnd w:id="2133"/>
        <w:bookmarkEnd w:id="2134"/>
        <w:bookmarkEnd w:id="2135"/>
        <w:bookmarkEnd w:id="2136"/>
        <w:bookmarkEnd w:id="2137"/>
        <w:bookmarkEnd w:id="2138"/>
        <w:bookmarkEnd w:id="2139"/>
      </w:del>
    </w:p>
    <w:p w:rsidR="00BE04C2" w:rsidRDefault="00960BA6">
      <w:pPr>
        <w:pStyle w:val="Titre2"/>
        <w:rPr>
          <w:ins w:id="2140" w:author="Arthur Parmentier" w:date="2020-06-09T23:55:00Z"/>
        </w:rPr>
        <w:pPrChange w:id="2141" w:author="Arthur Parmentier" w:date="2020-06-10T16:26:00Z">
          <w:pPr>
            <w:pStyle w:val="Titre1"/>
          </w:pPr>
        </w:pPrChange>
      </w:pPr>
      <w:del w:id="2142" w:author="Arthur Parmentier" w:date="2020-06-07T21:11:00Z">
        <w:r w:rsidRPr="007C437A" w:rsidDel="006D5BBB">
          <w:delText xml:space="preserve"> </w:delText>
        </w:r>
      </w:del>
      <w:bookmarkStart w:id="2143" w:name="_Toc42842134"/>
      <w:ins w:id="2144" w:author="Arthur Parmentier" w:date="2020-06-11T11:42:00Z">
        <w:r w:rsidR="008C0EC1">
          <w:t>A struc</w:t>
        </w:r>
      </w:ins>
      <w:ins w:id="2145" w:author="Arthur Parmentier" w:date="2020-06-11T11:43:00Z">
        <w:r w:rsidR="008C0EC1">
          <w:t>turalist approach to SP</w:t>
        </w:r>
      </w:ins>
      <w:bookmarkEnd w:id="2143"/>
      <w:del w:id="2146" w:author="Arthur Parmentier" w:date="2020-06-11T11:42:00Z">
        <w:r w:rsidR="00177D40" w:rsidRPr="007C437A" w:rsidDel="008C0EC1">
          <w:delText xml:space="preserve">(abstract) </w:delText>
        </w:r>
        <w:r w:rsidR="00112903" w:rsidRPr="007C437A" w:rsidDel="008C0EC1">
          <w:delText>Mechanisms and c</w:delText>
        </w:r>
        <w:r w:rsidR="00010FF3" w:rsidRPr="007C437A" w:rsidDel="008C0EC1">
          <w:delText xml:space="preserve">oncepts </w:delText>
        </w:r>
        <w:r w:rsidR="000D082F" w:rsidRPr="007C437A" w:rsidDel="008C0EC1">
          <w:delText xml:space="preserve">of </w:delText>
        </w:r>
        <w:r w:rsidR="005E047A" w:rsidRPr="007C437A" w:rsidDel="008C0EC1">
          <w:delText>S</w:delText>
        </w:r>
        <w:r w:rsidR="000D082F" w:rsidRPr="007C437A" w:rsidDel="008C0EC1">
          <w:delText>oundpainting</w:delText>
        </w:r>
        <w:bookmarkEnd w:id="996"/>
        <w:r w:rsidR="00086E5D" w:rsidRPr="007C437A" w:rsidDel="008C0EC1">
          <w:delText xml:space="preserve"> (a </w:delText>
        </w:r>
        <w:r w:rsidR="003739E8" w:rsidRPr="007C437A" w:rsidDel="008C0EC1">
          <w:delText xml:space="preserve">theoretical </w:delText>
        </w:r>
        <w:r w:rsidR="00086E5D" w:rsidRPr="007C437A" w:rsidDel="008C0EC1">
          <w:delText>model of SP)</w:delText>
        </w:r>
      </w:del>
    </w:p>
    <w:p w:rsidR="008C744F" w:rsidRPr="008C744F" w:rsidDel="00606270" w:rsidRDefault="008C744F">
      <w:pPr>
        <w:rPr>
          <w:del w:id="2147" w:author="Arthur Parmentier" w:date="2020-06-10T10:56:00Z"/>
          <w:rPrChange w:id="2148" w:author="Arthur Parmentier" w:date="2020-06-09T23:55:00Z">
            <w:rPr>
              <w:del w:id="2149" w:author="Arthur Parmentier" w:date="2020-06-10T10:56:00Z"/>
            </w:rPr>
          </w:rPrChange>
        </w:rPr>
        <w:pPrChange w:id="2150" w:author="Arthur Parmentier" w:date="2020-06-10T16:26:00Z">
          <w:pPr>
            <w:pStyle w:val="Titre1"/>
          </w:pPr>
        </w:pPrChange>
      </w:pPr>
    </w:p>
    <w:p w:rsidR="007776CB" w:rsidRDefault="00E6654A">
      <w:pPr>
        <w:rPr>
          <w:ins w:id="2151" w:author="Arthur Parmentier" w:date="2020-06-10T10:50:00Z"/>
        </w:rPr>
      </w:pPr>
      <w:r w:rsidRPr="007C437A">
        <w:t>Now that we have seen a bit of the development of SP and the theoretical background it lies in, I would like to propose a model of Soundpainting that would explicit its construction mechanisms</w:t>
      </w:r>
      <w:ins w:id="2152" w:author="Arthur Parmentier" w:date="2020-05-14T13:29:00Z">
        <w:r w:rsidR="00BA3828" w:rsidRPr="007C437A">
          <w:t xml:space="preserve"> as a sign language, </w:t>
        </w:r>
      </w:ins>
      <w:del w:id="2153" w:author="Arthur Parmentier" w:date="2020-05-14T13:29:00Z">
        <w:r w:rsidRPr="007C437A" w:rsidDel="00BA3828">
          <w:delText xml:space="preserve"> </w:delText>
        </w:r>
      </w:del>
      <w:r w:rsidRPr="007C437A">
        <w:t>as well as the implicit operations that makes it an efficient language for art performance.</w:t>
      </w:r>
    </w:p>
    <w:p w:rsidR="00606270" w:rsidRPr="007C437A" w:rsidRDefault="00606270">
      <w:ins w:id="2154" w:author="Arthur Parmentier" w:date="2020-06-10T10:50:00Z">
        <w:r>
          <w:t xml:space="preserve">My approach </w:t>
        </w:r>
      </w:ins>
      <w:ins w:id="2155" w:author="Arthur Parmentier" w:date="2020-06-10T10:51:00Z">
        <w:r>
          <w:t xml:space="preserve">is a structuralist approach: </w:t>
        </w:r>
      </w:ins>
      <w:ins w:id="2156" w:author="Arthur Parmentier" w:date="2020-06-10T10:52:00Z">
        <w:r>
          <w:t xml:space="preserve">I will focus on the structures </w:t>
        </w:r>
      </w:ins>
      <w:ins w:id="2157" w:author="Arthur Parmentier" w:date="2020-06-10T10:53:00Z">
        <w:r>
          <w:t>of SP at several levels</w:t>
        </w:r>
      </w:ins>
      <w:ins w:id="2158" w:author="Arthur Parmentier" w:date="2020-06-11T14:00:00Z">
        <w:r w:rsidR="009D4BA5">
          <w:t>, in a bottom-top approach</w:t>
        </w:r>
      </w:ins>
      <w:ins w:id="2159" w:author="Arthur Parmentier" w:date="2020-06-10T10:56:00Z">
        <w:r>
          <w:t xml:space="preserve"> rather than the description of the constitutive elements themselves.</w:t>
        </w:r>
      </w:ins>
    </w:p>
    <w:p w:rsidR="0011673A" w:rsidRPr="0011673A" w:rsidRDefault="008C0EC1" w:rsidP="0011673A">
      <w:pPr>
        <w:pStyle w:val="Titre3"/>
        <w:rPr>
          <w:ins w:id="2160" w:author="Arthur Parmentier" w:date="2020-06-11T13:56:00Z"/>
        </w:rPr>
      </w:pPr>
      <w:bookmarkStart w:id="2161" w:name="_Toc42842135"/>
      <w:ins w:id="2162" w:author="Arthur Parmentier" w:date="2020-06-11T11:42:00Z">
        <w:r w:rsidRPr="007C437A">
          <w:t>Preliminary remarks</w:t>
        </w:r>
      </w:ins>
      <w:ins w:id="2163" w:author="Arthur Parmentier" w:date="2020-06-11T13:56:00Z">
        <w:r w:rsidR="0011673A">
          <w:t xml:space="preserve">: </w:t>
        </w:r>
        <w:r w:rsidR="0011673A" w:rsidRPr="0011673A">
          <w:t>Context and scope of my personal observations</w:t>
        </w:r>
        <w:bookmarkEnd w:id="2161"/>
      </w:ins>
    </w:p>
    <w:p w:rsidR="00EE46D3" w:rsidRDefault="008C0EC1" w:rsidP="008C0EC1">
      <w:pPr>
        <w:rPr>
          <w:ins w:id="2164" w:author="Arthur Parmentier" w:date="2020-06-11T11:44:00Z"/>
        </w:rPr>
      </w:pPr>
      <w:ins w:id="2165" w:author="Arthur Parmentier" w:date="2020-06-11T11:42:00Z">
        <w:r w:rsidRPr="007C437A">
          <w:t xml:space="preserve">The reader must be aware that </w:t>
        </w:r>
      </w:ins>
      <w:ins w:id="2166" w:author="Arthur Parmentier" w:date="2020-06-11T11:44:00Z">
        <w:r w:rsidR="00EE46D3">
          <w:t>this section is mostly based on my personal observations of and participation in SP performances</w:t>
        </w:r>
      </w:ins>
      <w:ins w:id="2167" w:author="Arthur Parmentier" w:date="2020-06-11T11:45:00Z">
        <w:r w:rsidR="00EE46D3">
          <w:t>, mostly as a performer with only a limited number of groups (</w:t>
        </w:r>
      </w:ins>
      <w:ins w:id="2168" w:author="Arthur Parmentier" w:date="2020-06-11T11:46:00Z">
        <w:r w:rsidR="00EE46D3">
          <w:t xml:space="preserve">7) during the past 7 years (most of my experience however </w:t>
        </w:r>
      </w:ins>
      <w:ins w:id="2169" w:author="Arthur Parmentier" w:date="2020-06-11T11:47:00Z">
        <w:r w:rsidR="00EE46D3">
          <w:t>c</w:t>
        </w:r>
        <w:r w:rsidR="005D7273">
          <w:t>omes</w:t>
        </w:r>
      </w:ins>
      <w:ins w:id="2170" w:author="Arthur Parmentier" w:date="2020-06-11T11:46:00Z">
        <w:r w:rsidR="00EE46D3">
          <w:t xml:space="preserve"> </w:t>
        </w:r>
      </w:ins>
      <w:ins w:id="2171" w:author="Arthur Parmentier" w:date="2020-06-11T11:47:00Z">
        <w:r w:rsidR="005D7273">
          <w:t>from</w:t>
        </w:r>
      </w:ins>
      <w:ins w:id="2172" w:author="Arthur Parmentier" w:date="2020-06-11T11:46:00Z">
        <w:r w:rsidR="00EE46D3">
          <w:t xml:space="preserve"> the l</w:t>
        </w:r>
      </w:ins>
      <w:ins w:id="2173" w:author="Arthur Parmentier" w:date="2020-06-11T11:47:00Z">
        <w:r w:rsidR="00EE46D3">
          <w:t>ast 3 years).</w:t>
        </w:r>
      </w:ins>
    </w:p>
    <w:p w:rsidR="008C0EC1" w:rsidRDefault="00AE7D19" w:rsidP="00AE7D19">
      <w:pPr>
        <w:rPr>
          <w:ins w:id="2174" w:author="Arthur Parmentier" w:date="2020-06-11T11:50:00Z"/>
        </w:rPr>
      </w:pPr>
      <w:ins w:id="2175" w:author="Arthur Parmentier" w:date="2020-06-11T11:47:00Z">
        <w:r>
          <w:t>Moreover, I only have one</w:t>
        </w:r>
      </w:ins>
      <w:ins w:id="2176" w:author="Arthur Parmentier" w:date="2020-06-11T11:48:00Z">
        <w:r>
          <w:t xml:space="preserve"> experience of SP outside Europe (</w:t>
        </w:r>
        <w:proofErr w:type="spellStart"/>
        <w:r>
          <w:t>Brasil</w:t>
        </w:r>
        <w:proofErr w:type="spellEnd"/>
        <w:r>
          <w:t>), while my experiences in Europe are in France and Switzerland only.</w:t>
        </w:r>
      </w:ins>
    </w:p>
    <w:p w:rsidR="00AE7D19" w:rsidRPr="007C437A" w:rsidRDefault="00AE7D19">
      <w:pPr>
        <w:rPr>
          <w:ins w:id="2177" w:author="Arthur Parmentier" w:date="2020-06-11T11:42:00Z"/>
        </w:rPr>
        <w:pPrChange w:id="2178" w:author="Arthur Parmentier" w:date="2020-06-11T11:47:00Z">
          <w:pPr>
            <w:pStyle w:val="Paragraphedeliste"/>
            <w:numPr>
              <w:numId w:val="12"/>
            </w:numPr>
            <w:ind w:hanging="360"/>
          </w:pPr>
        </w:pPrChange>
      </w:pPr>
      <w:ins w:id="2179" w:author="Arthur Parmentier" w:date="2020-06-11T11:50:00Z">
        <w:r>
          <w:t xml:space="preserve">While I will try in the following sections to speak about SP as objectively as possible, I will use the </w:t>
        </w:r>
      </w:ins>
      <w:ins w:id="2180" w:author="Arthur Parmentier" w:date="2020-06-11T11:51:00Z">
        <w:r>
          <w:t>first-person</w:t>
        </w:r>
      </w:ins>
      <w:ins w:id="2181" w:author="Arthur Parmentier" w:date="2020-06-11T11:50:00Z">
        <w:r>
          <w:t xml:space="preserve"> pronoun to indicate my own analys</w:t>
        </w:r>
      </w:ins>
      <w:ins w:id="2182" w:author="Arthur Parmentier" w:date="2020-06-11T11:51:00Z">
        <w:r>
          <w:t xml:space="preserve">es </w:t>
        </w:r>
      </w:ins>
      <w:ins w:id="2183" w:author="Arthur Parmentier" w:date="2020-06-11T11:52:00Z">
        <w:r w:rsidR="00EF4161">
          <w:t>and points of view.</w:t>
        </w:r>
      </w:ins>
    </w:p>
    <w:p w:rsidR="008C0EC1" w:rsidRPr="007C437A" w:rsidRDefault="008C0EC1" w:rsidP="008C0EC1">
      <w:pPr>
        <w:rPr>
          <w:ins w:id="2184" w:author="Arthur Parmentier" w:date="2020-06-11T11:42:00Z"/>
        </w:rPr>
      </w:pPr>
      <w:ins w:id="2185" w:author="Arthur Parmentier" w:date="2020-06-11T11:42:00Z">
        <w:r w:rsidRPr="007C437A">
          <w:t>The reader is invited to compare my observation with his and criticize the models and interpretation I give in this section.</w:t>
        </w:r>
      </w:ins>
    </w:p>
    <w:p w:rsidR="00B12EC1" w:rsidRPr="0095515C" w:rsidDel="008C0EC1" w:rsidRDefault="00B12EC1">
      <w:pPr>
        <w:pStyle w:val="Titre3"/>
        <w:rPr>
          <w:del w:id="2186" w:author="Arthur Parmentier" w:date="2020-06-11T11:42:00Z"/>
          <w:rPrChange w:id="2187" w:author="Arthur Parmentier" w:date="2020-06-11T13:56:00Z">
            <w:rPr>
              <w:del w:id="2188" w:author="Arthur Parmentier" w:date="2020-06-11T11:42:00Z"/>
            </w:rPr>
          </w:rPrChange>
        </w:rPr>
        <w:pPrChange w:id="2189" w:author="Arthur Parmentier" w:date="2020-06-10T16:26:00Z">
          <w:pPr>
            <w:pStyle w:val="Titre2"/>
          </w:pPr>
        </w:pPrChange>
      </w:pPr>
      <w:del w:id="2190" w:author="Arthur Parmentier" w:date="2020-06-11T11:42:00Z">
        <w:r w:rsidRPr="0095515C" w:rsidDel="008C0EC1">
          <w:rPr>
            <w:rPrChange w:id="2191" w:author="Arthur Parmentier" w:date="2020-06-11T13:56:00Z">
              <w:rPr/>
            </w:rPrChange>
          </w:rPr>
          <w:delText xml:space="preserve">Preliminary </w:delText>
        </w:r>
        <w:r w:rsidR="00E44A97" w:rsidRPr="0095515C" w:rsidDel="008C0EC1">
          <w:rPr>
            <w:rPrChange w:id="2192" w:author="Arthur Parmentier" w:date="2020-06-11T13:56:00Z">
              <w:rPr/>
            </w:rPrChange>
          </w:rPr>
          <w:delText>remarks</w:delText>
        </w:r>
        <w:bookmarkStart w:id="2193" w:name="_Toc42841934"/>
        <w:bookmarkStart w:id="2194" w:name="_Toc42842035"/>
        <w:bookmarkStart w:id="2195" w:name="_Toc42842136"/>
        <w:bookmarkEnd w:id="2193"/>
        <w:bookmarkEnd w:id="2194"/>
        <w:bookmarkEnd w:id="2195"/>
      </w:del>
    </w:p>
    <w:p w:rsidR="00E44A97" w:rsidRPr="0095515C" w:rsidDel="008C0EC1" w:rsidRDefault="00E44A97">
      <w:pPr>
        <w:pStyle w:val="Titre4"/>
        <w:rPr>
          <w:del w:id="2196" w:author="Arthur Parmentier" w:date="2020-06-11T11:42:00Z"/>
          <w:rPrChange w:id="2197" w:author="Arthur Parmentier" w:date="2020-06-11T13:56:00Z">
            <w:rPr>
              <w:del w:id="2198" w:author="Arthur Parmentier" w:date="2020-06-11T11:42:00Z"/>
            </w:rPr>
          </w:rPrChange>
        </w:rPr>
        <w:pPrChange w:id="2199" w:author="Arthur Parmentier" w:date="2020-06-10T16:26:00Z">
          <w:pPr>
            <w:pStyle w:val="Titre3"/>
          </w:pPr>
        </w:pPrChange>
      </w:pPr>
      <w:del w:id="2200" w:author="Arthur Parmentier" w:date="2020-06-11T11:42:00Z">
        <w:r w:rsidRPr="0095515C" w:rsidDel="008C0EC1">
          <w:rPr>
            <w:rPrChange w:id="2201" w:author="Arthur Parmentier" w:date="2020-06-11T13:56:00Z">
              <w:rPr/>
            </w:rPrChange>
          </w:rPr>
          <w:delText>Context and scope of my personal observations</w:delText>
        </w:r>
        <w:bookmarkStart w:id="2202" w:name="_Toc42841935"/>
        <w:bookmarkStart w:id="2203" w:name="_Toc42842036"/>
        <w:bookmarkStart w:id="2204" w:name="_Toc42842137"/>
        <w:bookmarkEnd w:id="2202"/>
        <w:bookmarkEnd w:id="2203"/>
        <w:bookmarkEnd w:id="2204"/>
      </w:del>
    </w:p>
    <w:p w:rsidR="000046FB" w:rsidRPr="0095515C" w:rsidDel="008C0EC1" w:rsidRDefault="000046FB">
      <w:pPr>
        <w:rPr>
          <w:del w:id="2205" w:author="Arthur Parmentier" w:date="2020-06-11T11:42:00Z"/>
        </w:rPr>
      </w:pPr>
      <w:del w:id="2206" w:author="Arthur Parmentier" w:date="2020-06-11T11:42:00Z">
        <w:r w:rsidRPr="0095515C" w:rsidDel="008C0EC1">
          <w:delText>The reader must be aware that my experience with Soundpainting and the observations that I consider in this section:</w:delText>
        </w:r>
        <w:bookmarkStart w:id="2207" w:name="_Toc42841936"/>
        <w:bookmarkStart w:id="2208" w:name="_Toc42842037"/>
        <w:bookmarkStart w:id="2209" w:name="_Toc42842138"/>
        <w:bookmarkEnd w:id="2207"/>
        <w:bookmarkEnd w:id="2208"/>
        <w:bookmarkEnd w:id="2209"/>
      </w:del>
    </w:p>
    <w:p w:rsidR="000046FB" w:rsidRPr="0095515C" w:rsidDel="008C0EC1" w:rsidRDefault="000046FB">
      <w:pPr>
        <w:pStyle w:val="Paragraphedeliste"/>
        <w:numPr>
          <w:ilvl w:val="0"/>
          <w:numId w:val="12"/>
        </w:numPr>
        <w:rPr>
          <w:del w:id="2210" w:author="Arthur Parmentier" w:date="2020-06-11T11:42:00Z"/>
        </w:rPr>
      </w:pPr>
      <w:del w:id="2211" w:author="Arthur Parmentier" w:date="2020-06-11T11:42:00Z">
        <w:r w:rsidRPr="0095515C" w:rsidDel="008C0EC1">
          <w:delText>Are rather limited in time (3 years span)</w:delText>
        </w:r>
        <w:bookmarkStart w:id="2212" w:name="_Toc42841937"/>
        <w:bookmarkStart w:id="2213" w:name="_Toc42842038"/>
        <w:bookmarkStart w:id="2214" w:name="_Toc42842139"/>
        <w:bookmarkEnd w:id="2212"/>
        <w:bookmarkEnd w:id="2213"/>
        <w:bookmarkEnd w:id="2214"/>
      </w:del>
    </w:p>
    <w:p w:rsidR="000046FB" w:rsidRPr="0095515C" w:rsidDel="008C0EC1" w:rsidRDefault="000046FB">
      <w:pPr>
        <w:pStyle w:val="Paragraphedeliste"/>
        <w:numPr>
          <w:ilvl w:val="0"/>
          <w:numId w:val="12"/>
        </w:numPr>
        <w:rPr>
          <w:del w:id="2215" w:author="Arthur Parmentier" w:date="2020-06-11T11:42:00Z"/>
        </w:rPr>
      </w:pPr>
      <w:del w:id="2216" w:author="Arthur Parmentier" w:date="2020-06-11T11:42:00Z">
        <w:r w:rsidRPr="0095515C" w:rsidDel="008C0EC1">
          <w:delText>Are very limited in terms of cultural diversity (most of my participating experience was in Lausanne, Switzerland or nearby (France) with performers I was familiar with, who mostly came from European music education institutions; at the exception of one experience in Rio de Janeiro, Brasil where I could both participate and observe SP practices)</w:delText>
        </w:r>
        <w:bookmarkStart w:id="2217" w:name="_Toc42841938"/>
        <w:bookmarkStart w:id="2218" w:name="_Toc42842039"/>
        <w:bookmarkStart w:id="2219" w:name="_Toc42842140"/>
        <w:bookmarkEnd w:id="2217"/>
        <w:bookmarkEnd w:id="2218"/>
        <w:bookmarkEnd w:id="2219"/>
      </w:del>
    </w:p>
    <w:p w:rsidR="000046FB" w:rsidRPr="0095515C" w:rsidDel="008C0EC1" w:rsidRDefault="000046FB">
      <w:pPr>
        <w:pStyle w:val="Paragraphedeliste"/>
        <w:numPr>
          <w:ilvl w:val="0"/>
          <w:numId w:val="12"/>
        </w:numPr>
        <w:rPr>
          <w:del w:id="2220" w:author="Arthur Parmentier" w:date="2020-06-11T11:42:00Z"/>
        </w:rPr>
      </w:pPr>
      <w:del w:id="2221" w:author="Arthur Parmentier" w:date="2020-06-11T11:42:00Z">
        <w:r w:rsidRPr="0095515C" w:rsidDel="008C0EC1">
          <w:delText>Are rather limited in terms of configuration (mostly groups of musicians, either in weekly sessions with 3-10 performers or workshops with guest soundpainter).</w:delText>
        </w:r>
        <w:bookmarkStart w:id="2222" w:name="_Toc42841939"/>
        <w:bookmarkStart w:id="2223" w:name="_Toc42842040"/>
        <w:bookmarkStart w:id="2224" w:name="_Toc42842141"/>
        <w:bookmarkEnd w:id="2222"/>
        <w:bookmarkEnd w:id="2223"/>
        <w:bookmarkEnd w:id="2224"/>
      </w:del>
    </w:p>
    <w:p w:rsidR="000046FB" w:rsidRPr="0095515C" w:rsidDel="008C0EC1" w:rsidRDefault="000046FB">
      <w:pPr>
        <w:rPr>
          <w:del w:id="2225" w:author="Arthur Parmentier" w:date="2020-06-11T11:42:00Z"/>
        </w:rPr>
      </w:pPr>
      <w:del w:id="2226" w:author="Arthur Parmentier" w:date="2020-06-11T11:42:00Z">
        <w:r w:rsidRPr="0095515C" w:rsidDel="008C0EC1">
          <w:delText>The reader is invited to compare my observation with his and criticize the models and interpretation I give in this section.</w:delText>
        </w:r>
        <w:bookmarkStart w:id="2227" w:name="_Toc42841940"/>
        <w:bookmarkStart w:id="2228" w:name="_Toc42842041"/>
        <w:bookmarkStart w:id="2229" w:name="_Toc42842142"/>
        <w:bookmarkEnd w:id="2227"/>
        <w:bookmarkEnd w:id="2228"/>
        <w:bookmarkEnd w:id="2229"/>
      </w:del>
    </w:p>
    <w:p w:rsidR="00061E60" w:rsidRPr="0095515C" w:rsidDel="008C0EC1" w:rsidRDefault="00E44A97">
      <w:pPr>
        <w:pStyle w:val="Titre4"/>
        <w:rPr>
          <w:del w:id="2230" w:author="Arthur Parmentier" w:date="2020-06-11T11:42:00Z"/>
          <w:rPrChange w:id="2231" w:author="Arthur Parmentier" w:date="2020-06-11T13:56:00Z">
            <w:rPr>
              <w:del w:id="2232" w:author="Arthur Parmentier" w:date="2020-06-11T11:42:00Z"/>
            </w:rPr>
          </w:rPrChange>
        </w:rPr>
        <w:pPrChange w:id="2233" w:author="Arthur Parmentier" w:date="2020-06-10T16:26:00Z">
          <w:pPr>
            <w:pStyle w:val="Titre3"/>
            <w:numPr>
              <w:numId w:val="13"/>
            </w:numPr>
          </w:pPr>
        </w:pPrChange>
      </w:pPr>
      <w:del w:id="2234" w:author="Arthur Parmentier" w:date="2020-06-11T11:42:00Z">
        <w:r w:rsidRPr="0095515C" w:rsidDel="008C0EC1">
          <w:rPr>
            <w:rPrChange w:id="2235" w:author="Arthur Parmentier" w:date="2020-06-11T13:56:00Z">
              <w:rPr/>
            </w:rPrChange>
          </w:rPr>
          <w:delText>The categorical and prototypical perception of concepts</w:delText>
        </w:r>
        <w:r w:rsidR="00061E60" w:rsidRPr="0095515C" w:rsidDel="008C0EC1">
          <w:rPr>
            <w:rPrChange w:id="2236" w:author="Arthur Parmentier" w:date="2020-06-11T13:56:00Z">
              <w:rPr/>
            </w:rPrChange>
          </w:rPr>
          <w:delText xml:space="preserve"> </w:delText>
        </w:r>
        <w:bookmarkStart w:id="2237" w:name="_Toc42841941"/>
        <w:bookmarkStart w:id="2238" w:name="_Toc42842042"/>
        <w:bookmarkStart w:id="2239" w:name="_Toc42842143"/>
        <w:bookmarkEnd w:id="2237"/>
        <w:bookmarkEnd w:id="2238"/>
        <w:bookmarkEnd w:id="2239"/>
      </w:del>
    </w:p>
    <w:p w:rsidR="00554E5F" w:rsidRPr="0095515C" w:rsidDel="008C0EC1" w:rsidRDefault="00554E5F">
      <w:pPr>
        <w:rPr>
          <w:del w:id="2240" w:author="Arthur Parmentier" w:date="2020-06-11T11:42:00Z"/>
        </w:rPr>
      </w:pPr>
      <w:del w:id="2241" w:author="Arthur Parmentier" w:date="2020-06-11T11:42:00Z">
        <w:r w:rsidRPr="0095515C" w:rsidDel="008C0EC1">
          <w:delText xml:space="preserve">The human </w:delText>
        </w:r>
        <w:r w:rsidR="004D468F" w:rsidRPr="0095515C" w:rsidDel="008C0EC1">
          <w:delText xml:space="preserve">(innate) </w:delText>
        </w:r>
        <w:r w:rsidRPr="0095515C" w:rsidDel="008C0EC1">
          <w:delText>categorical perception scheme has been studied in music REF and many other fields</w:delText>
        </w:r>
        <w:r w:rsidR="004D468F" w:rsidRPr="0095515C" w:rsidDel="008C0EC1">
          <w:delText xml:space="preserve"> and plays a very important role in the construction of basic artistic concepts such as note, pitch, scale, line, hi</w:delText>
        </w:r>
      </w:del>
      <w:del w:id="2242" w:author="Arthur Parmentier" w:date="2020-05-13T09:28:00Z">
        <w:r w:rsidR="004D468F" w:rsidRPr="0095515C" w:rsidDel="00B7596F">
          <w:delText>t…</w:delText>
        </w:r>
      </w:del>
      <w:bookmarkStart w:id="2243" w:name="_Toc42841942"/>
      <w:bookmarkStart w:id="2244" w:name="_Toc42842043"/>
      <w:bookmarkStart w:id="2245" w:name="_Toc42842144"/>
      <w:bookmarkEnd w:id="2243"/>
      <w:bookmarkEnd w:id="2244"/>
      <w:bookmarkEnd w:id="2245"/>
    </w:p>
    <w:p w:rsidR="00DF3BEC" w:rsidRPr="0095515C" w:rsidDel="008C0EC1" w:rsidRDefault="00061E60">
      <w:pPr>
        <w:rPr>
          <w:del w:id="2246" w:author="Arthur Parmentier" w:date="2020-06-11T11:42:00Z"/>
        </w:rPr>
      </w:pPr>
      <w:del w:id="2247" w:author="Arthur Parmentier" w:date="2020-06-11T11:42:00Z">
        <w:r w:rsidRPr="0095515C" w:rsidDel="008C0EC1">
          <w:delText xml:space="preserve">We </w:delText>
        </w:r>
      </w:del>
      <w:del w:id="2248" w:author="Arthur Parmentier" w:date="2020-05-13T09:29:00Z">
        <w:r w:rsidR="00F572C3" w:rsidRPr="0095515C" w:rsidDel="00FE7602">
          <w:delText xml:space="preserve">also </w:delText>
        </w:r>
      </w:del>
      <w:del w:id="2249" w:author="Arthur Parmentier" w:date="2020-06-11T11:42:00Z">
        <w:r w:rsidRPr="0095515C" w:rsidDel="008C0EC1">
          <w:delText>know from</w:delText>
        </w:r>
      </w:del>
      <w:del w:id="2250" w:author="Arthur Parmentier" w:date="2020-05-13T09:34:00Z">
        <w:r w:rsidRPr="0095515C" w:rsidDel="00FB0C2C">
          <w:delText xml:space="preserve"> </w:delText>
        </w:r>
        <w:r w:rsidR="00643933" w:rsidRPr="0095515C" w:rsidDel="00FB0C2C">
          <w:delText>recent</w:delText>
        </w:r>
      </w:del>
      <w:del w:id="2251" w:author="Arthur Parmentier" w:date="2020-06-11T11:42:00Z">
        <w:r w:rsidR="00643933" w:rsidRPr="0095515C" w:rsidDel="008C0EC1">
          <w:delText xml:space="preserve"> </w:delText>
        </w:r>
        <w:r w:rsidRPr="0095515C" w:rsidDel="008C0EC1">
          <w:delText>research in psychology</w:delText>
        </w:r>
      </w:del>
      <w:del w:id="2252" w:author="Arthur Parmentier" w:date="2020-06-10T19:41:00Z">
        <w:r w:rsidR="00643933" w:rsidRPr="0095515C" w:rsidDel="005272A8">
          <w:rPr>
            <w:rStyle w:val="Appelnotedebasdep"/>
          </w:rPr>
          <w:footnoteReference w:id="10"/>
        </w:r>
      </w:del>
      <w:del w:id="2263" w:author="Arthur Parmentier" w:date="2020-06-11T11:42:00Z">
        <w:r w:rsidRPr="0095515C" w:rsidDel="008C0EC1">
          <w:delText xml:space="preserve"> that a concept </w:delText>
        </w:r>
      </w:del>
      <w:del w:id="2264" w:author="Arthur Parmentier" w:date="2020-05-13T09:36:00Z">
        <w:r w:rsidRPr="0095515C" w:rsidDel="00CE30A8">
          <w:delText>corresponds to</w:delText>
        </w:r>
      </w:del>
      <w:del w:id="2265" w:author="Arthur Parmentier" w:date="2020-06-11T11:42:00Z">
        <w:r w:rsidRPr="0095515C" w:rsidDel="008C0EC1">
          <w:delText xml:space="preserve"> a category of elements around a prototype</w:delText>
        </w:r>
        <w:r w:rsidR="00FD25EA" w:rsidRPr="0095515C" w:rsidDel="008C0EC1">
          <w:delText>, considered as the central point of the category</w:delText>
        </w:r>
        <w:r w:rsidRPr="0095515C" w:rsidDel="008C0EC1">
          <w:delText>.</w:delText>
        </w:r>
        <w:r w:rsidR="006155A3" w:rsidRPr="0095515C" w:rsidDel="008C0EC1">
          <w:delText xml:space="preserve"> Moreover, people tend to define the concept itself by the characteristic traits of the prototype</w:delText>
        </w:r>
        <w:r w:rsidR="00BC3D06" w:rsidRPr="0095515C" w:rsidDel="008C0EC1">
          <w:delText>, whereas in general, it extends beyond such a definition.</w:delText>
        </w:r>
        <w:r w:rsidR="00DB185F" w:rsidRPr="0095515C" w:rsidDel="008C0EC1">
          <w:br/>
          <w:delText xml:space="preserve">The </w:delText>
        </w:r>
        <w:r w:rsidR="00DF3BEC" w:rsidRPr="0095515C" w:rsidDel="008C0EC1">
          <w:delText>prototypical</w:delText>
        </w:r>
        <w:r w:rsidR="00DB185F" w:rsidRPr="0095515C" w:rsidDel="008C0EC1">
          <w:delText xml:space="preserve"> scheme </w:delText>
        </w:r>
        <w:r w:rsidR="00523640" w:rsidRPr="0095515C" w:rsidDel="008C0EC1">
          <w:delText>rejects</w:delText>
        </w:r>
        <w:r w:rsidR="00DB185F" w:rsidRPr="0095515C" w:rsidDel="008C0EC1">
          <w:delText xml:space="preserve"> the </w:delText>
        </w:r>
        <w:r w:rsidR="00860214" w:rsidRPr="0095515C" w:rsidDel="008C0EC1">
          <w:delText xml:space="preserve">discrete </w:delText>
        </w:r>
        <w:r w:rsidR="00DB185F" w:rsidRPr="0095515C" w:rsidDel="008C0EC1">
          <w:delText>notion of ‘limit’ or ‘border’</w:delText>
        </w:r>
      </w:del>
      <w:del w:id="2266" w:author="Arthur Parmentier" w:date="2020-05-12T19:02:00Z">
        <w:r w:rsidR="00DB185F" w:rsidRPr="0095515C" w:rsidDel="00341F58">
          <w:delText xml:space="preserve"> for</w:delText>
        </w:r>
      </w:del>
      <w:del w:id="2267" w:author="Arthur Parmentier" w:date="2020-06-11T11:42:00Z">
        <w:r w:rsidR="00DB185F" w:rsidRPr="0095515C" w:rsidDel="008C0EC1">
          <w:delText xml:space="preserve"> </w:delText>
        </w:r>
      </w:del>
      <w:del w:id="2268" w:author="Arthur Parmentier" w:date="2020-05-12T19:02:00Z">
        <w:r w:rsidR="006A5C81" w:rsidRPr="0095515C" w:rsidDel="00341F58">
          <w:delText>the</w:delText>
        </w:r>
      </w:del>
      <w:del w:id="2269" w:author="Arthur Parmentier" w:date="2020-06-11T11:42:00Z">
        <w:r w:rsidR="006A5C81" w:rsidRPr="0095515C" w:rsidDel="008C0EC1">
          <w:delText xml:space="preserve"> continuous</w:delText>
        </w:r>
        <w:r w:rsidR="00DB185F" w:rsidRPr="0095515C" w:rsidDel="008C0EC1">
          <w:delText xml:space="preserve"> notion</w:delText>
        </w:r>
      </w:del>
      <w:del w:id="2270" w:author="Arthur Parmentier" w:date="2020-05-12T19:05:00Z">
        <w:r w:rsidR="00DB185F" w:rsidRPr="0095515C" w:rsidDel="008E17B4">
          <w:delText xml:space="preserve"> of </w:delText>
        </w:r>
      </w:del>
      <w:del w:id="2271" w:author="Arthur Parmentier" w:date="2020-06-11T11:42:00Z">
        <w:r w:rsidR="00DB185F" w:rsidRPr="0095515C" w:rsidDel="008C0EC1">
          <w:delText>similarity to the prototyp</w:delText>
        </w:r>
      </w:del>
      <w:del w:id="2272" w:author="Arthur Parmentier" w:date="2020-05-12T19:05:00Z">
        <w:r w:rsidR="0084003C" w:rsidRPr="0095515C" w:rsidDel="008E17B4">
          <w:delText>e</w:delText>
        </w:r>
      </w:del>
      <w:del w:id="2273" w:author="Arthur Parmentier" w:date="2020-06-11T11:42:00Z">
        <w:r w:rsidR="00DF3BEC" w:rsidRPr="0095515C" w:rsidDel="008C0EC1">
          <w:delText>.</w:delText>
        </w:r>
        <w:r w:rsidR="00391624" w:rsidRPr="0095515C" w:rsidDel="008C0EC1">
          <w:delText xml:space="preserve"> But on top of the prototypical scheme,</w:delText>
        </w:r>
        <w:r w:rsidR="00360E78" w:rsidRPr="0095515C" w:rsidDel="008C0EC1">
          <w:delText xml:space="preserve"> the categorical scheme introduce</w:delText>
        </w:r>
        <w:r w:rsidR="00391624" w:rsidRPr="0095515C" w:rsidDel="008C0EC1">
          <w:delText>s</w:delText>
        </w:r>
        <w:r w:rsidR="00360E78" w:rsidRPr="0095515C" w:rsidDel="008C0EC1">
          <w:delText xml:space="preserve"> a rupture by either accepting or rejection an element inside the category based on its similarity with the prototype</w:delText>
        </w:r>
      </w:del>
      <w:del w:id="2274" w:author="Arthur Parmentier" w:date="2020-06-10T19:43:00Z">
        <w:r w:rsidR="006B3B0D" w:rsidRPr="0095515C" w:rsidDel="00CD098E">
          <w:rPr>
            <w:rStyle w:val="Appelnotedebasdep"/>
          </w:rPr>
          <w:footnoteReference w:id="11"/>
        </w:r>
      </w:del>
      <w:del w:id="2280" w:author="Arthur Parmentier" w:date="2020-06-11T11:42:00Z">
        <w:r w:rsidR="006B3B0D" w:rsidRPr="0095515C" w:rsidDel="008C0EC1">
          <w:delText>.</w:delText>
        </w:r>
        <w:bookmarkStart w:id="2281" w:name="_Toc42841943"/>
        <w:bookmarkStart w:id="2282" w:name="_Toc42842044"/>
        <w:bookmarkStart w:id="2283" w:name="_Toc42842145"/>
        <w:bookmarkEnd w:id="2281"/>
        <w:bookmarkEnd w:id="2282"/>
        <w:bookmarkEnd w:id="2283"/>
      </w:del>
    </w:p>
    <w:p w:rsidR="00D621DF" w:rsidRDefault="00725EA3">
      <w:pPr>
        <w:pStyle w:val="Titre3"/>
        <w:rPr>
          <w:ins w:id="2284" w:author="Arthur Parmentier" w:date="2020-06-11T14:01:00Z"/>
        </w:rPr>
      </w:pPr>
      <w:del w:id="2285" w:author="Arthur Parmentier" w:date="2020-06-10T19:43:00Z">
        <w:r w:rsidRPr="0095515C" w:rsidDel="005272A8">
          <w:delText>Let’s take the examples of birds… (does it needs an illustration?)</w:delText>
        </w:r>
      </w:del>
      <w:bookmarkStart w:id="2286" w:name="_Toc42842146"/>
      <w:ins w:id="2287" w:author="Arthur Parmentier" w:date="2020-06-11T14:30:00Z">
        <w:r w:rsidR="00055DFF">
          <w:t>Mapping</w:t>
        </w:r>
      </w:ins>
      <w:ins w:id="2288" w:author="Arthur Parmentier" w:date="2020-05-14T13:32:00Z">
        <w:r w:rsidR="00D621DF" w:rsidRPr="007C437A">
          <w:t xml:space="preserve"> of concepts</w:t>
        </w:r>
      </w:ins>
      <w:ins w:id="2289" w:author="Arthur Parmentier" w:date="2020-06-11T13:58:00Z">
        <w:r w:rsidR="0095515C">
          <w:t xml:space="preserve"> from different spaces</w:t>
        </w:r>
      </w:ins>
      <w:ins w:id="2290" w:author="Arthur Parmentier" w:date="2020-05-14T13:32:00Z">
        <w:r w:rsidR="00D621DF" w:rsidRPr="007C437A">
          <w:t xml:space="preserve"> </w:t>
        </w:r>
      </w:ins>
      <w:ins w:id="2291" w:author="Arthur Parmentier" w:date="2020-06-11T13:58:00Z">
        <w:r w:rsidR="0095515C">
          <w:t>onto</w:t>
        </w:r>
      </w:ins>
      <w:ins w:id="2292" w:author="Arthur Parmentier" w:date="2020-05-14T13:38:00Z">
        <w:r w:rsidR="00515E70" w:rsidRPr="007C437A">
          <w:t xml:space="preserve"> signs</w:t>
        </w:r>
      </w:ins>
      <w:ins w:id="2293" w:author="Arthur Parmentier" w:date="2020-06-05T16:48:00Z">
        <w:r w:rsidR="008F5BD3" w:rsidRPr="007C437A">
          <w:t xml:space="preserve"> </w:t>
        </w:r>
      </w:ins>
      <w:ins w:id="2294" w:author="Arthur Parmentier" w:date="2020-06-11T13:59:00Z">
        <w:r w:rsidR="0095515C">
          <w:t>in</w:t>
        </w:r>
      </w:ins>
      <w:ins w:id="2295" w:author="Arthur Parmentier" w:date="2020-05-14T13:32:00Z">
        <w:r w:rsidR="00D621DF" w:rsidRPr="007C437A">
          <w:t xml:space="preserve"> the physical space of</w:t>
        </w:r>
      </w:ins>
      <w:ins w:id="2296" w:author="Arthur Parmentier" w:date="2020-06-11T18:29:00Z">
        <w:r w:rsidR="003A28BD">
          <w:t>/around</w:t>
        </w:r>
      </w:ins>
      <w:ins w:id="2297" w:author="Arthur Parmentier" w:date="2020-05-14T13:32:00Z">
        <w:r w:rsidR="00D621DF" w:rsidRPr="007C437A">
          <w:t xml:space="preserve"> the body</w:t>
        </w:r>
      </w:ins>
      <w:ins w:id="2298" w:author="Arthur Parmentier" w:date="2020-06-11T22:06:00Z">
        <w:r w:rsidR="00E0586E">
          <w:t>: the origin of SP signs</w:t>
        </w:r>
      </w:ins>
      <w:bookmarkEnd w:id="2286"/>
    </w:p>
    <w:p w:rsidR="00CB061F" w:rsidRDefault="00CB061F" w:rsidP="00CB061F">
      <w:pPr>
        <w:rPr>
          <w:ins w:id="2299" w:author="Arthur Parmentier" w:date="2020-06-11T14:27:00Z"/>
        </w:rPr>
      </w:pPr>
      <w:ins w:id="2300" w:author="Arthur Parmentier" w:date="2020-06-11T14:01:00Z">
        <w:r>
          <w:t>W</w:t>
        </w:r>
      </w:ins>
      <w:ins w:id="2301" w:author="Arthur Parmentier" w:date="2020-06-11T14:02:00Z">
        <w:r>
          <w:t xml:space="preserve">hen we speak of sign language, we usually speak of gestural sign languages, in which the signs are expressed </w:t>
        </w:r>
      </w:ins>
      <w:ins w:id="2302" w:author="Arthur Parmentier" w:date="2020-06-11T14:03:00Z">
        <w:r>
          <w:t>with gestures. In linguistic terms</w:t>
        </w:r>
      </w:ins>
      <w:ins w:id="2303" w:author="Arthur Parmentier" w:date="2020-06-11T14:04:00Z">
        <w:r>
          <w:t>,</w:t>
        </w:r>
      </w:ins>
      <w:ins w:id="2304" w:author="Arthur Parmentier" w:date="2020-06-11T14:03:00Z">
        <w:r>
          <w:t xml:space="preserve"> all languages are sign languages</w:t>
        </w:r>
      </w:ins>
      <w:ins w:id="2305" w:author="Arthur Parmentier" w:date="2020-06-11T14:04:00Z">
        <w:r>
          <w:t>. In this section, I would like to discuss the formation of signs using gestur</w:t>
        </w:r>
      </w:ins>
      <w:ins w:id="2306" w:author="Arthur Parmentier" w:date="2020-06-11T14:05:00Z">
        <w:r>
          <w:t xml:space="preserve">es in SP as a </w:t>
        </w:r>
      </w:ins>
      <w:ins w:id="2307" w:author="Arthur Parmentier" w:date="2020-06-11T14:29:00Z">
        <w:r w:rsidR="00055DFF">
          <w:t>map</w:t>
        </w:r>
      </w:ins>
      <w:ins w:id="2308" w:author="Arthur Parmentier" w:date="2020-06-11T14:30:00Z">
        <w:r w:rsidR="00055DFF">
          <w:t>ping</w:t>
        </w:r>
      </w:ins>
      <w:ins w:id="2309" w:author="Arthur Parmentier" w:date="2020-06-11T14:29:00Z">
        <w:r w:rsidR="00055DFF">
          <w:t xml:space="preserve"> </w:t>
        </w:r>
      </w:ins>
      <w:ins w:id="2310" w:author="Arthur Parmentier" w:date="2020-06-11T14:30:00Z">
        <w:r w:rsidR="00055DFF">
          <w:t>of</w:t>
        </w:r>
      </w:ins>
      <w:ins w:id="2311" w:author="Arthur Parmentier" w:date="2020-06-11T14:06:00Z">
        <w:r>
          <w:t xml:space="preserve"> concepts from different conceptual spaces onto the physical space of the body.</w:t>
        </w:r>
      </w:ins>
    </w:p>
    <w:p w:rsidR="001640E1" w:rsidRDefault="00055DFF">
      <w:pPr>
        <w:rPr>
          <w:ins w:id="2312" w:author="Arthur Parmentier" w:date="2020-06-12T13:32:00Z"/>
        </w:rPr>
      </w:pPr>
      <w:ins w:id="2313" w:author="Arthur Parmentier" w:date="2020-06-11T14:37:00Z">
        <w:r>
          <w:t>In mathematics, a map</w:t>
        </w:r>
      </w:ins>
      <w:ins w:id="2314" w:author="Arthur Parmentier" w:date="2020-06-11T14:56:00Z">
        <w:r w:rsidR="00B10DC2">
          <w:t>ping</w:t>
        </w:r>
      </w:ins>
      <w:ins w:id="2315" w:author="Arthur Parmentier" w:date="2020-06-11T16:30:00Z">
        <w:r w:rsidR="008B4FF2">
          <w:rPr>
            <w:rStyle w:val="Appelnotedebasdep"/>
          </w:rPr>
          <w:footnoteReference w:id="12"/>
        </w:r>
      </w:ins>
      <w:ins w:id="2321" w:author="Arthur Parmentier" w:date="2020-06-11T14:37:00Z">
        <w:r>
          <w:t xml:space="preserve"> is</w:t>
        </w:r>
      </w:ins>
      <w:ins w:id="2322" w:author="Arthur Parmentier" w:date="2020-06-11T14:54:00Z">
        <w:r w:rsidR="00B10DC2">
          <w:t xml:space="preserve"> often described by a function from a domain (the input s</w:t>
        </w:r>
      </w:ins>
      <w:ins w:id="2323" w:author="Arthur Parmentier" w:date="2020-06-11T14:55:00Z">
        <w:r w:rsidR="00B10DC2">
          <w:t>pace) to a codomain (the output space).</w:t>
        </w:r>
      </w:ins>
      <w:ins w:id="2324" w:author="Arthur Parmentier" w:date="2020-06-11T14:57:00Z">
        <w:r w:rsidR="00B10DC2">
          <w:t xml:space="preserve"> In the case of SP, I would like to </w:t>
        </w:r>
      </w:ins>
      <w:ins w:id="2325" w:author="Arthur Parmentier" w:date="2020-06-11T14:58:00Z">
        <w:r w:rsidR="00B10DC2">
          <w:t xml:space="preserve">identify </w:t>
        </w:r>
      </w:ins>
      <w:ins w:id="2326" w:author="Arthur Parmentier" w:date="2020-06-11T16:27:00Z">
        <w:r w:rsidR="00C72A11">
          <w:t xml:space="preserve">several conceptual spaces from which it constructed its </w:t>
        </w:r>
      </w:ins>
      <w:ins w:id="2327" w:author="Arthur Parmentier" w:date="2020-06-11T16:28:00Z">
        <w:r w:rsidR="00C72A11">
          <w:t>own concepts (several input spaces) and identify several output spaces</w:t>
        </w:r>
      </w:ins>
      <w:ins w:id="2328" w:author="Arthur Parmentier" w:date="2020-06-11T16:29:00Z">
        <w:r w:rsidR="00C72A11">
          <w:t xml:space="preserve"> that may be signs with the body but also imaginary spaces around it that are significant in SP.</w:t>
        </w:r>
      </w:ins>
    </w:p>
    <w:p w:rsidR="007A0A7C" w:rsidRDefault="007A0A7C" w:rsidP="007A0A7C">
      <w:pPr>
        <w:keepNext/>
        <w:rPr>
          <w:ins w:id="2329" w:author="Arthur Parmentier" w:date="2020-06-12T13:37:00Z"/>
        </w:rPr>
        <w:pPrChange w:id="2330" w:author="Arthur Parmentier" w:date="2020-06-12T13:37:00Z">
          <w:pPr/>
        </w:pPrChange>
      </w:pPr>
      <w:bookmarkStart w:id="2331" w:name="_GoBack"/>
      <w:ins w:id="2332" w:author="Arthur Parmentier" w:date="2020-06-12T13:32:00Z">
        <w:r>
          <w:rPr>
            <w:noProof/>
          </w:rPr>
          <w:lastRenderedPageBreak/>
          <w:drawing>
            <wp:inline distT="0" distB="0" distL="0" distR="0">
              <wp:extent cx="6188439" cy="6513830"/>
              <wp:effectExtent l="0" t="0" r="3175" b="127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cepts transformation(4).png"/>
                      <pic:cNvPicPr/>
                    </pic:nvPicPr>
                    <pic:blipFill>
                      <a:blip r:embed="rId9">
                        <a:extLst>
                          <a:ext uri="{28A0092B-C50C-407E-A947-70E740481C1C}">
                            <a14:useLocalDpi xmlns:a14="http://schemas.microsoft.com/office/drawing/2010/main" val="0"/>
                          </a:ext>
                        </a:extLst>
                      </a:blip>
                      <a:stretch>
                        <a:fillRect/>
                      </a:stretch>
                    </pic:blipFill>
                    <pic:spPr>
                      <a:xfrm>
                        <a:off x="0" y="0"/>
                        <a:ext cx="6188439" cy="6513830"/>
                      </a:xfrm>
                      <a:prstGeom prst="rect">
                        <a:avLst/>
                      </a:prstGeom>
                    </pic:spPr>
                  </pic:pic>
                </a:graphicData>
              </a:graphic>
            </wp:inline>
          </w:drawing>
        </w:r>
      </w:ins>
      <w:bookmarkEnd w:id="2331"/>
    </w:p>
    <w:p w:rsidR="007A0A7C" w:rsidRPr="00CB061F" w:rsidRDefault="007A0A7C" w:rsidP="007A0A7C">
      <w:pPr>
        <w:pStyle w:val="Lgende"/>
        <w:rPr>
          <w:ins w:id="2333" w:author="Arthur Parmentier" w:date="2020-05-14T13:32:00Z"/>
          <w:rPrChange w:id="2334" w:author="Arthur Parmentier" w:date="2020-06-11T14:01:00Z">
            <w:rPr>
              <w:ins w:id="2335" w:author="Arthur Parmentier" w:date="2020-05-14T13:32:00Z"/>
            </w:rPr>
          </w:rPrChange>
        </w:rPr>
        <w:pPrChange w:id="2336" w:author="Arthur Parmentier" w:date="2020-06-12T13:37:00Z">
          <w:pPr>
            <w:pStyle w:val="Titre2"/>
            <w:numPr>
              <w:numId w:val="22"/>
            </w:numPr>
          </w:pPr>
        </w:pPrChange>
      </w:pPr>
      <w:ins w:id="2337" w:author="Arthur Parmentier" w:date="2020-06-12T13:37:00Z">
        <w:r>
          <w:t xml:space="preserve">Figure </w:t>
        </w:r>
        <w:r>
          <w:fldChar w:fldCharType="begin"/>
        </w:r>
        <w:r>
          <w:instrText xml:space="preserve"> SEQ Figure \* ARABIC </w:instrText>
        </w:r>
      </w:ins>
      <w:r>
        <w:fldChar w:fldCharType="separate"/>
      </w:r>
      <w:ins w:id="2338" w:author="Arthur Parmentier" w:date="2020-06-12T13:37:00Z">
        <w:r>
          <w:rPr>
            <w:noProof/>
          </w:rPr>
          <w:t>1</w:t>
        </w:r>
        <w:r>
          <w:fldChar w:fldCharType="end"/>
        </w:r>
        <w:r>
          <w:t xml:space="preserve"> SP as a transformation scheme (a mapping) from several conceptual spaces to different gestures types</w:t>
        </w:r>
      </w:ins>
    </w:p>
    <w:p w:rsidR="00D621DF" w:rsidRPr="007C437A" w:rsidRDefault="00D621DF">
      <w:pPr>
        <w:pStyle w:val="Titre4"/>
        <w:rPr>
          <w:ins w:id="2339" w:author="Arthur Parmentier" w:date="2020-05-14T13:32:00Z"/>
        </w:rPr>
        <w:pPrChange w:id="2340" w:author="Arthur Parmentier" w:date="2020-06-10T16:26:00Z">
          <w:pPr>
            <w:pStyle w:val="Titre3"/>
          </w:pPr>
        </w:pPrChange>
      </w:pPr>
      <w:ins w:id="2341" w:author="Arthur Parmentier" w:date="2020-05-14T13:32:00Z">
        <w:r w:rsidRPr="007C437A">
          <w:t>Input space</w:t>
        </w:r>
      </w:ins>
      <w:ins w:id="2342" w:author="Arthur Parmentier" w:date="2020-06-11T16:29:00Z">
        <w:r w:rsidR="00247A69">
          <w:t>s</w:t>
        </w:r>
      </w:ins>
    </w:p>
    <w:p w:rsidR="00D621DF" w:rsidRPr="007C437A" w:rsidRDefault="00D621DF">
      <w:pPr>
        <w:rPr>
          <w:ins w:id="2343" w:author="Arthur Parmentier" w:date="2020-05-14T13:32:00Z"/>
        </w:rPr>
      </w:pPr>
      <w:ins w:id="2344" w:author="Arthur Parmentier" w:date="2020-05-14T13:32:00Z">
        <w:r w:rsidRPr="007C437A">
          <w:t xml:space="preserve">We can identify several repertoires (sources) of concepts </w:t>
        </w:r>
      </w:ins>
      <w:ins w:id="2345" w:author="Arthur Parmentier" w:date="2020-06-11T16:30:00Z">
        <w:r w:rsidR="008B4FF2">
          <w:t>as different input spaces</w:t>
        </w:r>
      </w:ins>
      <w:ins w:id="2346" w:author="Arthur Parmentier" w:date="2020-05-14T13:32:00Z">
        <w:r w:rsidRPr="007C437A">
          <w:t xml:space="preserve"> of th</w:t>
        </w:r>
      </w:ins>
      <w:ins w:id="2347" w:author="Arthur Parmentier" w:date="2020-06-11T16:30:00Z">
        <w:r w:rsidR="008B4FF2">
          <w:t>e</w:t>
        </w:r>
      </w:ins>
      <w:ins w:id="2348" w:author="Arthur Parmentier" w:date="2020-05-14T13:32:00Z">
        <w:r w:rsidRPr="007C437A">
          <w:t xml:space="preserve"> </w:t>
        </w:r>
      </w:ins>
      <w:ins w:id="2349" w:author="Arthur Parmentier" w:date="2020-06-11T16:30:00Z">
        <w:r w:rsidR="008B4FF2">
          <w:t>mapping</w:t>
        </w:r>
      </w:ins>
      <w:ins w:id="2350" w:author="Arthur Parmentier" w:date="2020-05-14T13:32:00Z">
        <w:r w:rsidRPr="007C437A">
          <w:t xml:space="preserve"> scheme</w:t>
        </w:r>
      </w:ins>
      <w:ins w:id="2351" w:author="Arthur Parmentier" w:date="2020-06-11T16:30:00Z">
        <w:r w:rsidR="008B4FF2">
          <w:t xml:space="preserve"> of SP.</w:t>
        </w:r>
      </w:ins>
    </w:p>
    <w:p w:rsidR="00D621DF" w:rsidRPr="007C437A" w:rsidRDefault="00D621DF">
      <w:pPr>
        <w:pStyle w:val="Titre5"/>
        <w:rPr>
          <w:ins w:id="2352" w:author="Arthur Parmentier" w:date="2020-05-14T13:32:00Z"/>
        </w:rPr>
        <w:pPrChange w:id="2353" w:author="Arthur Parmentier" w:date="2020-06-10T16:26:00Z">
          <w:pPr>
            <w:pStyle w:val="Titre4"/>
          </w:pPr>
        </w:pPrChange>
      </w:pPr>
      <w:ins w:id="2354" w:author="Arthur Parmentier" w:date="2020-05-14T13:32:00Z">
        <w:r w:rsidRPr="007C437A">
          <w:t>Concepts from artistic disciplines</w:t>
        </w:r>
      </w:ins>
    </w:p>
    <w:p w:rsidR="00B10DC2" w:rsidRDefault="00B10DC2">
      <w:pPr>
        <w:rPr>
          <w:ins w:id="2355" w:author="Arthur Parmentier" w:date="2020-06-11T15:01:00Z"/>
        </w:rPr>
      </w:pPr>
      <w:ins w:id="2356" w:author="Arthur Parmentier" w:date="2020-06-11T15:00:00Z">
        <w:r>
          <w:t xml:space="preserve">The first input space that I would like to consider is the space of concepts from existing artistic disciplines. </w:t>
        </w:r>
      </w:ins>
      <w:ins w:id="2357" w:author="Arthur Parmentier" w:date="2020-06-11T15:01:00Z">
        <w:r>
          <w:t xml:space="preserve">As Thompson </w:t>
        </w:r>
      </w:ins>
      <w:ins w:id="2358" w:author="Arthur Parmentier" w:date="2020-06-11T15:03:00Z">
        <w:r w:rsidR="008677BF">
          <w:t>says,</w:t>
        </w:r>
        <w:r>
          <w:t xml:space="preserve"> “I created many of the gestures from concepts found in theatre, music, dancing, visual arts</w:t>
        </w:r>
        <w:r w:rsidR="008677BF">
          <w:t xml:space="preserve"> […].”</w:t>
        </w:r>
      </w:ins>
    </w:p>
    <w:p w:rsidR="00237DE8" w:rsidRPr="007C437A" w:rsidRDefault="008677BF">
      <w:pPr>
        <w:rPr>
          <w:ins w:id="2359" w:author="Arthur Parmentier" w:date="2020-05-14T13:32:00Z"/>
        </w:rPr>
      </w:pPr>
      <w:ins w:id="2360" w:author="Arthur Parmentier" w:date="2020-06-11T15:12:00Z">
        <w:r>
          <w:lastRenderedPageBreak/>
          <w:t xml:space="preserve">We </w:t>
        </w:r>
      </w:ins>
      <w:ins w:id="2361" w:author="Arthur Parmentier" w:date="2020-06-11T16:22:00Z">
        <w:r w:rsidR="00D23CF7">
          <w:t>usually</w:t>
        </w:r>
      </w:ins>
      <w:ins w:id="2362" w:author="Arthur Parmentier" w:date="2020-06-11T15:14:00Z">
        <w:r>
          <w:t xml:space="preserve"> identify the origins of the concepts from </w:t>
        </w:r>
      </w:ins>
      <w:ins w:id="2363" w:author="Arthur Parmentier" w:date="2020-06-11T15:15:00Z">
        <w:r w:rsidR="00AF02AC">
          <w:t>their names: “Long Tone” (</w:t>
        </w:r>
      </w:ins>
      <w:ins w:id="2364" w:author="Arthur Parmentier" w:date="2020-06-11T15:16:00Z">
        <w:r w:rsidR="00AF02AC">
          <w:t xml:space="preserve">from music, although “tone” itself could </w:t>
        </w:r>
      </w:ins>
      <w:ins w:id="2365" w:author="Arthur Parmentier" w:date="2020-06-11T15:17:00Z">
        <w:r w:rsidR="00AF02AC">
          <w:t xml:space="preserve">also </w:t>
        </w:r>
      </w:ins>
      <w:ins w:id="2366" w:author="Arthur Parmentier" w:date="2020-06-11T15:16:00Z">
        <w:r w:rsidR="00AF02AC">
          <w:t xml:space="preserve">refer to </w:t>
        </w:r>
      </w:ins>
      <w:ins w:id="2367" w:author="Arthur Parmentier" w:date="2020-06-11T15:17:00Z">
        <w:r w:rsidR="00AF02AC">
          <w:t>visual arts)</w:t>
        </w:r>
      </w:ins>
      <w:ins w:id="2368" w:author="Arthur Parmentier" w:date="2020-06-11T15:22:00Z">
        <w:r w:rsidR="000A6D71">
          <w:t>, “Brush Work” (visual arts – painting)</w:t>
        </w:r>
      </w:ins>
      <w:ins w:id="2369" w:author="Arthur Parmentier" w:date="2020-06-11T15:23:00Z">
        <w:r w:rsidR="000A6D71">
          <w:t>, “Tempo” (</w:t>
        </w:r>
      </w:ins>
      <w:ins w:id="2370" w:author="Arthur Parmentier" w:date="2020-06-11T16:10:00Z">
        <w:r w:rsidR="00157755">
          <w:t xml:space="preserve">music), “Volume” (music), </w:t>
        </w:r>
      </w:ins>
      <w:ins w:id="2371" w:author="Arthur Parmentier" w:date="2020-06-11T16:18:00Z">
        <w:r w:rsidR="00D23CF7">
          <w:t xml:space="preserve">“Snapshot” (visual arts </w:t>
        </w:r>
      </w:ins>
      <w:ins w:id="2372" w:author="Arthur Parmentier" w:date="2020-06-11T16:19:00Z">
        <w:r w:rsidR="00D23CF7">
          <w:t>–</w:t>
        </w:r>
      </w:ins>
      <w:ins w:id="2373" w:author="Arthur Parmentier" w:date="2020-06-11T16:18:00Z">
        <w:r w:rsidR="00D23CF7">
          <w:t xml:space="preserve"> photograph</w:t>
        </w:r>
      </w:ins>
      <w:ins w:id="2374" w:author="Arthur Parmentier" w:date="2020-06-11T16:19:00Z">
        <w:r w:rsidR="00D23CF7">
          <w:t>y)</w:t>
        </w:r>
      </w:ins>
      <w:ins w:id="2375" w:author="Arthur Parmentier" w:date="2020-06-11T16:20:00Z">
        <w:r w:rsidR="00D23CF7">
          <w:t>, “Hit” (dance, music), etc.</w:t>
        </w:r>
      </w:ins>
    </w:p>
    <w:p w:rsidR="00D621DF" w:rsidRDefault="00DA2FE3">
      <w:pPr>
        <w:pStyle w:val="Titre5"/>
        <w:rPr>
          <w:ins w:id="2376" w:author="Arthur Parmentier" w:date="2020-06-11T16:34:00Z"/>
        </w:rPr>
      </w:pPr>
      <w:ins w:id="2377" w:author="Arthur Parmentier" w:date="2020-06-12T09:55:00Z">
        <w:r>
          <w:t>C</w:t>
        </w:r>
      </w:ins>
      <w:ins w:id="2378" w:author="Arthur Parmentier" w:date="2020-06-11T17:21:00Z">
        <w:r w:rsidR="000905F4">
          <w:t>ultural</w:t>
        </w:r>
      </w:ins>
      <w:ins w:id="2379" w:author="Arthur Parmentier" w:date="2020-05-14T13:32:00Z">
        <w:r w:rsidR="00D621DF" w:rsidRPr="007C437A">
          <w:t xml:space="preserve"> representations of </w:t>
        </w:r>
      </w:ins>
      <w:ins w:id="2380" w:author="Arthur Parmentier" w:date="2020-06-12T09:55:00Z">
        <w:r w:rsidR="003557DF">
          <w:t>pitch</w:t>
        </w:r>
      </w:ins>
    </w:p>
    <w:p w:rsidR="00607932" w:rsidRDefault="00607932">
      <w:pPr>
        <w:rPr>
          <w:ins w:id="2381" w:author="Arthur Parmentier" w:date="2020-06-12T10:32:00Z"/>
        </w:rPr>
      </w:pPr>
      <w:ins w:id="2382" w:author="Arthur Parmentier" w:date="2020-06-11T16:34:00Z">
        <w:r>
          <w:t>However, SP also has several gestures that are born from cultural representations proper to Western context</w:t>
        </w:r>
      </w:ins>
      <w:ins w:id="2383" w:author="Arthur Parmentier" w:date="2020-06-11T16:35:00Z">
        <w:r>
          <w:t>, such as the concept of height for describing a sound (e.g. high and low).</w:t>
        </w:r>
      </w:ins>
    </w:p>
    <w:p w:rsidR="00800B24" w:rsidRDefault="00800B24" w:rsidP="00607932">
      <w:pPr>
        <w:rPr>
          <w:ins w:id="2384" w:author="Arthur Parmentier" w:date="2020-06-12T10:38:00Z"/>
        </w:rPr>
      </w:pPr>
      <w:ins w:id="2385" w:author="Arthur Parmentier" w:date="2020-06-12T10:36:00Z">
        <w:r>
          <w:t xml:space="preserve"> </w:t>
        </w:r>
      </w:ins>
      <w:ins w:id="2386" w:author="Arthur Parmentier" w:date="2020-05-14T13:32:00Z">
        <w:r w:rsidR="00D621DF" w:rsidRPr="007C437A">
          <w:t>Even though the concepts of volume, tempo or pitch may be universal, their mapping onto a low/high axis i</w:t>
        </w:r>
      </w:ins>
      <w:ins w:id="2387" w:author="Arthur Parmentier" w:date="2020-06-11T17:01:00Z">
        <w:r w:rsidR="00B14882">
          <w:t xml:space="preserve">s part of the </w:t>
        </w:r>
        <w:proofErr w:type="spellStart"/>
        <w:r w:rsidR="00B14882">
          <w:rPr>
            <w:i/>
            <w:iCs/>
          </w:rPr>
          <w:t>meta</w:t>
        </w:r>
      </w:ins>
      <w:ins w:id="2388" w:author="Arthur Parmentier" w:date="2020-06-11T17:02:00Z">
        <w:r w:rsidR="00B14882">
          <w:rPr>
            <w:i/>
            <w:iCs/>
          </w:rPr>
          <w:t>geometry</w:t>
        </w:r>
      </w:ins>
      <w:proofErr w:type="spellEnd"/>
      <w:ins w:id="2389" w:author="Arthur Parmentier" w:date="2020-06-11T17:43:00Z">
        <w:r w:rsidR="006A5B8C">
          <w:rPr>
            <w:i/>
            <w:iCs/>
          </w:rPr>
          <w:t>,</w:t>
        </w:r>
      </w:ins>
      <w:ins w:id="2390" w:author="Arthur Parmentier" w:date="2020-05-14T13:32:00Z">
        <w:r w:rsidR="00D621DF" w:rsidRPr="007C437A">
          <w:t xml:space="preserve"> </w:t>
        </w:r>
      </w:ins>
      <w:ins w:id="2391" w:author="Arthur Parmentier" w:date="2020-06-11T17:43:00Z">
        <w:r w:rsidR="000725F4">
          <w:t>(</w:t>
        </w:r>
        <w:r w:rsidR="006A5B8C">
          <w:t xml:space="preserve">i.e. the rationalization of the spatial condition of </w:t>
        </w:r>
        <w:r w:rsidR="000725F4">
          <w:t>knowledge)</w:t>
        </w:r>
        <w:r w:rsidR="006A5B8C">
          <w:t xml:space="preserve"> of</w:t>
        </w:r>
      </w:ins>
      <w:ins w:id="2392" w:author="Arthur Parmentier" w:date="2020-05-14T13:32:00Z">
        <w:r w:rsidR="00D621DF" w:rsidRPr="007C437A">
          <w:t xml:space="preserve"> modern societies</w:t>
        </w:r>
      </w:ins>
      <w:ins w:id="2393" w:author="Arthur Parmentier" w:date="2020-06-11T17:02:00Z">
        <w:r w:rsidR="004B2498">
          <w:t xml:space="preserve">, that use space and time (we already saw the example of </w:t>
        </w:r>
        <w:proofErr w:type="spellStart"/>
        <w:r w:rsidR="004B2498">
          <w:t>cheironomy</w:t>
        </w:r>
        <w:proofErr w:type="spellEnd"/>
        <w:r w:rsidR="004B2498">
          <w:t xml:space="preserve">) to </w:t>
        </w:r>
      </w:ins>
      <w:ins w:id="2394" w:author="Arthur Parmentier" w:date="2020-06-11T17:03:00Z">
        <w:r w:rsidR="004B2498">
          <w:t>represent relations in music.</w:t>
        </w:r>
      </w:ins>
      <w:ins w:id="2395" w:author="Arthur Parmentier" w:date="2020-06-11T16:51:00Z">
        <w:r w:rsidR="00A519B8">
          <w:t xml:space="preserve"> </w:t>
        </w:r>
      </w:ins>
      <w:ins w:id="2396" w:author="Arthur Parmentier" w:date="2020-06-11T17:04:00Z">
        <w:r w:rsidR="004B2498">
          <w:t xml:space="preserve">In fact, the </w:t>
        </w:r>
      </w:ins>
      <w:ins w:id="2397" w:author="Arthur Parmentier" w:date="2020-06-11T17:05:00Z">
        <w:r w:rsidR="004B2498">
          <w:t xml:space="preserve">music intelligibility </w:t>
        </w:r>
      </w:ins>
      <w:ins w:id="2398" w:author="Arthur Parmentier" w:date="2020-06-11T17:06:00Z">
        <w:r w:rsidR="004B2498">
          <w:t xml:space="preserve">of qualities such as </w:t>
        </w:r>
      </w:ins>
      <w:ins w:id="2399" w:author="Arthur Parmentier" w:date="2020-06-11T17:07:00Z">
        <w:r w:rsidR="004B2498">
          <w:t xml:space="preserve">the frequency of sound </w:t>
        </w:r>
      </w:ins>
      <w:ins w:id="2400" w:author="Arthur Parmentier" w:date="2020-06-11T17:06:00Z">
        <w:r w:rsidR="004B2498">
          <w:t>through</w:t>
        </w:r>
      </w:ins>
      <w:ins w:id="2401" w:author="Arthur Parmentier" w:date="2020-06-11T17:05:00Z">
        <w:r w:rsidR="004B2498">
          <w:t xml:space="preserve"> representations in space </w:t>
        </w:r>
      </w:ins>
      <w:ins w:id="2402" w:author="Arthur Parmentier" w:date="2020-06-11T17:06:00Z">
        <w:r w:rsidR="004B2498">
          <w:t>is</w:t>
        </w:r>
      </w:ins>
      <w:ins w:id="2403" w:author="Arthur Parmentier" w:date="2020-06-11T17:05:00Z">
        <w:r w:rsidR="004B2498">
          <w:t xml:space="preserve"> common to many musical civilizations</w:t>
        </w:r>
      </w:ins>
      <w:ins w:id="2404" w:author="Arthur Parmentier" w:date="2020-06-11T17:06:00Z">
        <w:r w:rsidR="004B2498">
          <w:t xml:space="preserve"> but</w:t>
        </w:r>
      </w:ins>
      <w:ins w:id="2405" w:author="Arthur Parmentier" w:date="2020-06-11T17:05:00Z">
        <w:r w:rsidR="004B2498">
          <w:t xml:space="preserve"> </w:t>
        </w:r>
      </w:ins>
      <w:ins w:id="2406" w:author="Arthur Parmentier" w:date="2020-06-11T17:07:00Z">
        <w:r w:rsidR="004B2498">
          <w:t xml:space="preserve">the choice </w:t>
        </w:r>
      </w:ins>
      <w:ins w:id="2407" w:author="Arthur Parmentier" w:date="2020-06-11T17:08:00Z">
        <w:r w:rsidR="004B2498">
          <w:t>of particular orientations in space is arbitrary and varies with cultures and history</w:t>
        </w:r>
      </w:ins>
      <w:ins w:id="2408" w:author="Arthur Parmentier" w:date="2020-06-12T10:38:00Z">
        <w:r>
          <w:t>:</w:t>
        </w:r>
      </w:ins>
    </w:p>
    <w:p w:rsidR="00237DE8" w:rsidRDefault="00800B24" w:rsidP="00607932">
      <w:pPr>
        <w:rPr>
          <w:ins w:id="2409" w:author="Arthur Parmentier" w:date="2020-06-12T10:42:00Z"/>
          <w:lang w:val="fr-FR"/>
        </w:rPr>
      </w:pPr>
      <w:ins w:id="2410" w:author="Arthur Parmentier" w:date="2020-06-12T10:38:00Z">
        <w:r w:rsidRPr="00800B24">
          <w:rPr>
            <w:lang w:val="fr-FR"/>
            <w:rPrChange w:id="2411" w:author="Arthur Parmentier" w:date="2020-06-12T10:39:00Z">
              <w:rPr/>
            </w:rPrChange>
          </w:rPr>
          <w:t>“</w:t>
        </w:r>
      </w:ins>
      <w:ins w:id="2412" w:author="Arthur Parmentier" w:date="2020-06-12T10:39:00Z">
        <w:r w:rsidRPr="00800B24">
          <w:rPr>
            <w:lang w:val="fr-FR"/>
            <w:rPrChange w:id="2413" w:author="Arthur Parmentier" w:date="2020-06-12T10:39:00Z">
              <w:rPr/>
            </w:rPrChange>
          </w:rPr>
          <w:t xml:space="preserve"> </w:t>
        </w:r>
        <w:r w:rsidRPr="00800B24">
          <w:rPr>
            <w:lang w:val="fr-FR"/>
          </w:rPr>
          <w:t xml:space="preserve">Ni arbitraire, ni naturellement </w:t>
        </w:r>
        <w:r w:rsidRPr="00800B24">
          <w:rPr>
            <w:lang w:val="fr-FR"/>
          </w:rPr>
          <w:t>perçue</w:t>
        </w:r>
        <w:r w:rsidRPr="00800B24">
          <w:rPr>
            <w:lang w:val="fr-FR"/>
          </w:rPr>
          <w:t xml:space="preserve">, la </w:t>
        </w:r>
        <w:r w:rsidRPr="00800B24">
          <w:rPr>
            <w:i/>
            <w:iCs/>
            <w:lang w:val="fr-FR"/>
            <w:rPrChange w:id="2414" w:author="Arthur Parmentier" w:date="2020-06-12T10:40:00Z">
              <w:rPr>
                <w:lang w:val="fr-FR"/>
              </w:rPr>
            </w:rPrChange>
          </w:rPr>
          <w:t xml:space="preserve">hauteur </w:t>
        </w:r>
      </w:ins>
      <w:ins w:id="2415" w:author="Arthur Parmentier" w:date="2020-06-12T10:40:00Z">
        <w:r>
          <w:rPr>
            <w:lang w:val="fr-FR"/>
          </w:rPr>
          <w:t xml:space="preserve">du son est – l’histoire du concept </w:t>
        </w:r>
      </w:ins>
      <w:ins w:id="2416" w:author="Arthur Parmentier" w:date="2020-06-12T10:39:00Z">
        <w:r w:rsidRPr="00800B24">
          <w:rPr>
            <w:lang w:val="fr-FR"/>
          </w:rPr>
          <w:t xml:space="preserve">le montre - le </w:t>
        </w:r>
        <w:r w:rsidRPr="00800B24">
          <w:rPr>
            <w:lang w:val="fr-FR"/>
          </w:rPr>
          <w:t>résultat</w:t>
        </w:r>
        <w:r w:rsidRPr="00800B24">
          <w:rPr>
            <w:lang w:val="fr-FR"/>
          </w:rPr>
          <w:t xml:space="preserve"> d'une construction rationnelle,</w:t>
        </w:r>
      </w:ins>
      <w:ins w:id="2417" w:author="Arthur Parmentier" w:date="2020-06-12T10:40:00Z">
        <w:r>
          <w:rPr>
            <w:lang w:val="fr-FR"/>
          </w:rPr>
          <w:t xml:space="preserve"> à parti d’une perception</w:t>
        </w:r>
      </w:ins>
      <w:ins w:id="2418" w:author="Arthur Parmentier" w:date="2020-06-12T10:39:00Z">
        <w:r w:rsidRPr="00800B24">
          <w:rPr>
            <w:lang w:val="fr-FR"/>
          </w:rPr>
          <w:t xml:space="preserve"> primitive </w:t>
        </w:r>
        <w:r w:rsidRPr="00800B24">
          <w:rPr>
            <w:lang w:val="fr-FR"/>
          </w:rPr>
          <w:t>préférentielle</w:t>
        </w:r>
        <w:r w:rsidRPr="00800B24">
          <w:rPr>
            <w:lang w:val="fr-FR"/>
          </w:rPr>
          <w:t xml:space="preserve"> sans spatialit</w:t>
        </w:r>
        <w:r>
          <w:rPr>
            <w:lang w:val="fr-FR"/>
          </w:rPr>
          <w:t>é</w:t>
        </w:r>
        <w:r w:rsidRPr="00800B24">
          <w:rPr>
            <w:lang w:val="fr-FR"/>
          </w:rPr>
          <w:t>, la qualit</w:t>
        </w:r>
        <w:r>
          <w:rPr>
            <w:lang w:val="fr-FR"/>
          </w:rPr>
          <w:t>é</w:t>
        </w:r>
        <w:r w:rsidRPr="00800B24">
          <w:rPr>
            <w:lang w:val="fr-FR"/>
          </w:rPr>
          <w:t xml:space="preserve"> </w:t>
        </w:r>
      </w:ins>
      <w:ins w:id="2419" w:author="Arthur Parmentier" w:date="2020-06-12T10:41:00Z">
        <w:r>
          <w:rPr>
            <w:lang w:val="fr-FR"/>
          </w:rPr>
          <w:t xml:space="preserve">grave-aigu, sur laquelle elle est </w:t>
        </w:r>
      </w:ins>
      <w:ins w:id="2420" w:author="Arthur Parmentier" w:date="2020-06-12T10:39:00Z">
        <w:r w:rsidRPr="00800B24">
          <w:rPr>
            <w:lang w:val="fr-FR"/>
          </w:rPr>
          <w:t>superposée</w:t>
        </w:r>
        <w:r w:rsidRPr="00800B24">
          <w:rPr>
            <w:lang w:val="fr-FR"/>
          </w:rPr>
          <w:t xml:space="preserve">, et que, </w:t>
        </w:r>
        <w:r w:rsidRPr="00800B24">
          <w:rPr>
            <w:lang w:val="fr-FR"/>
          </w:rPr>
          <w:t>grâce</w:t>
        </w:r>
        <w:r w:rsidRPr="00800B24">
          <w:rPr>
            <w:lang w:val="fr-FR"/>
          </w:rPr>
          <w:t xml:space="preserve"> </w:t>
        </w:r>
        <w:r w:rsidRPr="00800B24">
          <w:rPr>
            <w:lang w:val="fr-FR"/>
          </w:rPr>
          <w:t>à</w:t>
        </w:r>
        <w:r w:rsidRPr="00800B24">
          <w:rPr>
            <w:lang w:val="fr-FR"/>
          </w:rPr>
          <w:t xml:space="preserve"> l'</w:t>
        </w:r>
        <w:r w:rsidRPr="00800B24">
          <w:rPr>
            <w:lang w:val="fr-FR"/>
          </w:rPr>
          <w:t>éducation</w:t>
        </w:r>
        <w:r w:rsidRPr="00800B24">
          <w:rPr>
            <w:lang w:val="fr-FR"/>
          </w:rPr>
          <w:t xml:space="preserve">, elle transforme </w:t>
        </w:r>
      </w:ins>
      <w:ins w:id="2421" w:author="Arthur Parmentier" w:date="2020-06-12T10:41:00Z">
        <w:r>
          <w:rPr>
            <w:lang w:val="fr-FR"/>
          </w:rPr>
          <w:t xml:space="preserve">en </w:t>
        </w:r>
        <w:r>
          <w:rPr>
            <w:i/>
            <w:iCs/>
            <w:lang w:val="fr-FR"/>
          </w:rPr>
          <w:t xml:space="preserve">perception conceptuelle. </w:t>
        </w:r>
      </w:ins>
      <w:ins w:id="2422" w:author="Arthur Parmentier" w:date="2020-06-12T10:39:00Z">
        <w:r w:rsidRPr="00800B24">
          <w:rPr>
            <w:lang w:val="fr-FR"/>
          </w:rPr>
          <w:t xml:space="preserve">Cette construction </w:t>
        </w:r>
        <w:r w:rsidRPr="00800B24">
          <w:rPr>
            <w:lang w:val="fr-FR"/>
          </w:rPr>
          <w:t>rationnelle</w:t>
        </w:r>
        <w:r w:rsidRPr="00800B24">
          <w:rPr>
            <w:lang w:val="fr-FR"/>
          </w:rPr>
          <w:t xml:space="preserve">, bien que </w:t>
        </w:r>
      </w:ins>
      <w:ins w:id="2423" w:author="Arthur Parmentier" w:date="2020-06-12T10:40:00Z">
        <w:r w:rsidRPr="00800B24">
          <w:rPr>
            <w:lang w:val="fr-FR"/>
          </w:rPr>
          <w:t>très</w:t>
        </w:r>
      </w:ins>
      <w:ins w:id="2424" w:author="Arthur Parmentier" w:date="2020-06-12T10:39:00Z">
        <w:r w:rsidRPr="00800B24">
          <w:rPr>
            <w:lang w:val="fr-FR"/>
          </w:rPr>
          <w:t xml:space="preserve"> </w:t>
        </w:r>
      </w:ins>
      <w:ins w:id="2425" w:author="Arthur Parmentier" w:date="2020-06-12T10:40:00Z">
        <w:r w:rsidRPr="00800B24">
          <w:rPr>
            <w:lang w:val="fr-FR"/>
          </w:rPr>
          <w:t>répandue</w:t>
        </w:r>
      </w:ins>
      <w:ins w:id="2426" w:author="Arthur Parmentier" w:date="2020-06-12T10:39:00Z">
        <w:r w:rsidRPr="00800B24">
          <w:rPr>
            <w:lang w:val="fr-FR"/>
          </w:rPr>
          <w:t>,</w:t>
        </w:r>
      </w:ins>
      <w:ins w:id="2427" w:author="Arthur Parmentier" w:date="2020-06-12T10:40:00Z">
        <w:r>
          <w:rPr>
            <w:lang w:val="fr-FR"/>
          </w:rPr>
          <w:t xml:space="preserve"> n’est ni générale, ni, sans d</w:t>
        </w:r>
      </w:ins>
      <w:ins w:id="2428" w:author="Arthur Parmentier" w:date="2020-06-12T10:39:00Z">
        <w:r w:rsidRPr="00800B24">
          <w:rPr>
            <w:lang w:val="fr-FR"/>
          </w:rPr>
          <w:t xml:space="preserve">oute, </w:t>
        </w:r>
      </w:ins>
      <w:ins w:id="2429" w:author="Arthur Parmentier" w:date="2020-06-12T10:40:00Z">
        <w:r w:rsidRPr="00800B24">
          <w:rPr>
            <w:lang w:val="fr-FR"/>
          </w:rPr>
          <w:t>définitive</w:t>
        </w:r>
      </w:ins>
      <w:ins w:id="2430" w:author="Arthur Parmentier" w:date="2020-06-12T10:41:00Z">
        <w:r>
          <w:rPr>
            <w:lang w:val="fr-FR"/>
          </w:rPr>
          <w:t>.</w:t>
        </w:r>
      </w:ins>
      <w:ins w:id="2431" w:author="Arthur Parmentier" w:date="2020-06-12T10:38:00Z">
        <w:r w:rsidRPr="00800B24">
          <w:rPr>
            <w:lang w:val="fr-FR"/>
            <w:rPrChange w:id="2432" w:author="Arthur Parmentier" w:date="2020-06-12T10:39:00Z">
              <w:rPr/>
            </w:rPrChange>
          </w:rPr>
          <w:t>”</w:t>
        </w:r>
      </w:ins>
      <w:ins w:id="2433" w:author="Arthur Parmentier" w:date="2020-06-11T17:09:00Z">
        <w:r w:rsidR="004B2498" w:rsidRPr="00800B24">
          <w:rPr>
            <w:lang w:val="fr-FR"/>
            <w:rPrChange w:id="2434" w:author="Arthur Parmentier" w:date="2020-06-12T10:39:00Z">
              <w:rPr/>
            </w:rPrChange>
          </w:rPr>
          <w:t xml:space="preserve"> </w:t>
        </w:r>
      </w:ins>
      <w:customXmlInsRangeStart w:id="2435" w:author="Arthur Parmentier" w:date="2020-06-11T17:09:00Z"/>
      <w:sdt>
        <w:sdtPr>
          <w:id w:val="111327964"/>
          <w:citation/>
        </w:sdtPr>
        <w:sdtContent>
          <w:customXmlInsRangeEnd w:id="2435"/>
          <w:ins w:id="2436" w:author="Arthur Parmentier" w:date="2020-06-11T17:09:00Z">
            <w:r w:rsidR="004B2498">
              <w:fldChar w:fldCharType="begin"/>
            </w:r>
            <w:r w:rsidR="004B2498" w:rsidRPr="00800B24">
              <w:rPr>
                <w:lang w:val="fr-FR"/>
                <w:rPrChange w:id="2437" w:author="Arthur Parmentier" w:date="2020-06-12T10:39:00Z">
                  <w:rPr>
                    <w:lang w:val="fr-FR"/>
                  </w:rPr>
                </w:rPrChange>
              </w:rPr>
              <w:instrText xml:space="preserve"> CITATION Mar79 \l 1036 </w:instrText>
            </w:r>
          </w:ins>
          <w:r w:rsidR="004B2498">
            <w:fldChar w:fldCharType="separate"/>
          </w:r>
          <w:ins w:id="2438" w:author="Arthur Parmentier" w:date="2020-06-11T17:09:00Z">
            <w:r w:rsidR="004B2498" w:rsidRPr="00800B24">
              <w:rPr>
                <w:noProof/>
                <w:lang w:val="fr-FR"/>
                <w:rPrChange w:id="2439" w:author="Arthur Parmentier" w:date="2020-06-12T10:39:00Z">
                  <w:rPr/>
                </w:rPrChange>
              </w:rPr>
              <w:t>(Duchez, 1979)</w:t>
            </w:r>
            <w:r w:rsidR="004B2498">
              <w:fldChar w:fldCharType="end"/>
            </w:r>
          </w:ins>
          <w:customXmlInsRangeStart w:id="2440" w:author="Arthur Parmentier" w:date="2020-06-11T17:09:00Z"/>
        </w:sdtContent>
      </w:sdt>
      <w:customXmlInsRangeEnd w:id="2440"/>
      <w:ins w:id="2441" w:author="Arthur Parmentier" w:date="2020-06-11T17:09:00Z">
        <w:r w:rsidR="004B2498" w:rsidRPr="00800B24">
          <w:rPr>
            <w:lang w:val="fr-FR"/>
            <w:rPrChange w:id="2442" w:author="Arthur Parmentier" w:date="2020-06-12T10:39:00Z">
              <w:rPr/>
            </w:rPrChange>
          </w:rPr>
          <w:t>.</w:t>
        </w:r>
      </w:ins>
    </w:p>
    <w:p w:rsidR="00316C9E" w:rsidRDefault="00316C9E" w:rsidP="00607932">
      <w:pPr>
        <w:rPr>
          <w:ins w:id="2443" w:author="Arthur Parmentier" w:date="2020-06-12T10:50:00Z"/>
        </w:rPr>
      </w:pPr>
      <w:ins w:id="2444" w:author="Arthur Parmentier" w:date="2020-06-12T10:42:00Z">
        <w:r w:rsidRPr="00316C9E">
          <w:rPr>
            <w:rPrChange w:id="2445" w:author="Arthur Parmentier" w:date="2020-06-12T10:42:00Z">
              <w:rPr>
                <w:lang w:val="fr-FR"/>
              </w:rPr>
            </w:rPrChange>
          </w:rPr>
          <w:t xml:space="preserve">She argues that </w:t>
        </w:r>
      </w:ins>
      <w:ins w:id="2446" w:author="Arthur Parmentier" w:date="2020-06-12T10:43:00Z">
        <w:r>
          <w:t>already in ancient Greece, one would speak about voice with movements, about the loca</w:t>
        </w:r>
      </w:ins>
      <w:ins w:id="2447" w:author="Arthur Parmentier" w:date="2020-06-12T10:44:00Z">
        <w:r>
          <w:t>tion of a sound or intervals as a distance between sounds</w:t>
        </w:r>
      </w:ins>
      <w:ins w:id="2448" w:author="Arthur Parmentier" w:date="2020-06-12T10:45:00Z">
        <w:r>
          <w:t>: there was already a clear notion of spatiality in the descriptions of sounds. However, it is in the 9</w:t>
        </w:r>
        <w:r w:rsidRPr="00316C9E">
          <w:rPr>
            <w:vertAlign w:val="superscript"/>
            <w:rPrChange w:id="2449" w:author="Arthur Parmentier" w:date="2020-06-12T10:45:00Z">
              <w:rPr/>
            </w:rPrChange>
          </w:rPr>
          <w:t>th</w:t>
        </w:r>
        <w:r>
          <w:t xml:space="preserve"> century that the rationalization of pitch in terms of h</w:t>
        </w:r>
      </w:ins>
      <w:ins w:id="2450" w:author="Arthur Parmentier" w:date="2020-06-12T10:46:00Z">
        <w:r>
          <w:t>eight appeared with the prominence of Gregorian chant</w:t>
        </w:r>
      </w:ins>
      <w:ins w:id="2451" w:author="Arthur Parmentier" w:date="2020-06-12T10:47:00Z">
        <w:r>
          <w:t xml:space="preserve"> and </w:t>
        </w:r>
      </w:ins>
      <w:ins w:id="2452" w:author="Arthur Parmentier" w:date="2020-06-12T10:49:00Z">
        <w:r w:rsidR="00717C78">
          <w:t xml:space="preserve">later became systematic </w:t>
        </w:r>
      </w:ins>
      <w:ins w:id="2453" w:author="Arthur Parmentier" w:date="2020-06-12T10:48:00Z">
        <w:r>
          <w:t xml:space="preserve">with </w:t>
        </w:r>
      </w:ins>
      <w:ins w:id="2454" w:author="Arthur Parmentier" w:date="2020-06-12T10:47:00Z">
        <w:r>
          <w:t>the development of the notation systems</w:t>
        </w:r>
      </w:ins>
      <w:ins w:id="2455" w:author="Arthur Parmentier" w:date="2020-06-12T10:49:00Z">
        <w:r w:rsidR="00717C78">
          <w:t xml:space="preserve"> (neumes)</w:t>
        </w:r>
      </w:ins>
      <w:ins w:id="2456" w:author="Arthur Parmentier" w:date="2020-06-12T10:48:00Z">
        <w:r>
          <w:t xml:space="preserve"> </w:t>
        </w:r>
      </w:ins>
      <w:ins w:id="2457" w:author="Arthur Parmentier" w:date="2020-06-12T10:49:00Z">
        <w:r w:rsidR="00717C78">
          <w:t>and in the pedagogy after the 10</w:t>
        </w:r>
        <w:r w:rsidR="00717C78" w:rsidRPr="00717C78">
          <w:rPr>
            <w:vertAlign w:val="superscript"/>
            <w:rPrChange w:id="2458" w:author="Arthur Parmentier" w:date="2020-06-12T10:49:00Z">
              <w:rPr/>
            </w:rPrChange>
          </w:rPr>
          <w:t>th</w:t>
        </w:r>
        <w:r w:rsidR="00717C78">
          <w:t xml:space="preserve"> centur</w:t>
        </w:r>
      </w:ins>
      <w:ins w:id="2459" w:author="Arthur Parmentier" w:date="2020-06-12T10:50:00Z">
        <w:r w:rsidR="00717C78">
          <w:t>y.</w:t>
        </w:r>
      </w:ins>
    </w:p>
    <w:p w:rsidR="00516BA4" w:rsidRPr="00316C9E" w:rsidRDefault="00516BA4" w:rsidP="00607932">
      <w:pPr>
        <w:rPr>
          <w:ins w:id="2460" w:author="Arthur Parmentier" w:date="2020-06-11T17:11:00Z"/>
          <w:rPrChange w:id="2461" w:author="Arthur Parmentier" w:date="2020-06-12T10:42:00Z">
            <w:rPr>
              <w:ins w:id="2462" w:author="Arthur Parmentier" w:date="2020-06-11T17:11:00Z"/>
            </w:rPr>
          </w:rPrChange>
        </w:rPr>
      </w:pPr>
      <w:ins w:id="2463" w:author="Arthur Parmentier" w:date="2020-06-12T10:50:00Z">
        <w:r>
          <w:t>Similarly, the concept of he</w:t>
        </w:r>
      </w:ins>
      <w:ins w:id="2464" w:author="Arthur Parmentier" w:date="2020-06-12T10:51:00Z">
        <w:r>
          <w:t xml:space="preserve">ight for </w:t>
        </w:r>
      </w:ins>
      <w:ins w:id="2465" w:author="Arthur Parmentier" w:date="2020-06-12T10:52:00Z">
        <w:r>
          <w:t xml:space="preserve">representing </w:t>
        </w:r>
      </w:ins>
      <w:ins w:id="2466" w:author="Arthur Parmentier" w:date="2020-06-12T10:51:00Z">
        <w:r>
          <w:t>tempo</w:t>
        </w:r>
      </w:ins>
      <w:ins w:id="2467" w:author="Arthur Parmentier" w:date="2020-06-12T10:52:00Z">
        <w:r>
          <w:t>,</w:t>
        </w:r>
      </w:ins>
      <w:ins w:id="2468" w:author="Arthur Parmentier" w:date="2020-06-12T10:51:00Z">
        <w:r>
          <w:t xml:space="preserve"> volume</w:t>
        </w:r>
      </w:ins>
      <w:ins w:id="2469" w:author="Arthur Parmentier" w:date="2020-06-12T10:52:00Z">
        <w:r>
          <w:t xml:space="preserve"> and sound in general</w:t>
        </w:r>
      </w:ins>
      <w:ins w:id="2470" w:author="Arthur Parmentier" w:date="2020-06-12T10:51:00Z">
        <w:r>
          <w:t xml:space="preserve"> are historical constructions</w:t>
        </w:r>
      </w:ins>
      <w:ins w:id="2471" w:author="Arthur Parmentier" w:date="2020-06-12T10:52:00Z">
        <w:r>
          <w:t xml:space="preserve"> that do find universal basis (sound as a spatiality) but whose precise orientation</w:t>
        </w:r>
      </w:ins>
      <w:ins w:id="2472" w:author="Arthur Parmentier" w:date="2020-06-12T10:53:00Z">
        <w:r>
          <w:t>s</w:t>
        </w:r>
      </w:ins>
      <w:ins w:id="2473" w:author="Arthur Parmentier" w:date="2020-06-12T10:52:00Z">
        <w:r>
          <w:t xml:space="preserve"> and projection</w:t>
        </w:r>
      </w:ins>
      <w:ins w:id="2474" w:author="Arthur Parmentier" w:date="2020-06-12T10:53:00Z">
        <w:r>
          <w:t>s</w:t>
        </w:r>
      </w:ins>
      <w:ins w:id="2475" w:author="Arthur Parmentier" w:date="2020-06-12T10:52:00Z">
        <w:r>
          <w:t xml:space="preserve"> on the vertical axis </w:t>
        </w:r>
      </w:ins>
      <w:ins w:id="2476" w:author="Arthur Parmentier" w:date="2020-06-12T10:53:00Z">
        <w:r>
          <w:t>are culturally defined conventions.</w:t>
        </w:r>
      </w:ins>
    </w:p>
    <w:p w:rsidR="009F3F11" w:rsidRDefault="009F3F11" w:rsidP="009F3F11">
      <w:pPr>
        <w:pStyle w:val="Titre5"/>
        <w:rPr>
          <w:ins w:id="2477" w:author="Arthur Parmentier" w:date="2020-06-11T17:51:00Z"/>
        </w:rPr>
      </w:pPr>
      <w:ins w:id="2478" w:author="Arthur Parmentier" w:date="2020-06-11T17:51:00Z">
        <w:r>
          <w:t>Objects, body parts, actions</w:t>
        </w:r>
      </w:ins>
      <w:ins w:id="2479" w:author="Arthur Parmentier" w:date="2020-06-12T08:54:00Z">
        <w:r w:rsidR="00B270CD">
          <w:t>, society…</w:t>
        </w:r>
      </w:ins>
    </w:p>
    <w:p w:rsidR="000D2DFE" w:rsidRDefault="009F3F11" w:rsidP="009F3F11">
      <w:pPr>
        <w:rPr>
          <w:ins w:id="2480" w:author="Arthur Parmentier" w:date="2020-06-11T18:08:00Z"/>
        </w:rPr>
      </w:pPr>
      <w:ins w:id="2481" w:author="Arthur Parmentier" w:date="2020-06-11T17:51:00Z">
        <w:r>
          <w:t>To the question “In what way would you say your gestures are culturally determined (specific to Western contexts)?”, Thompson respond: “The gestures are culturally determined in a sense that their physicality is created from what we see in everyday life such as events occurring on television, computers, people in crowds, sports, etc.”</w:t>
        </w:r>
      </w:ins>
      <w:ins w:id="2482" w:author="Arthur Parmentier" w:date="2020-06-11T17:52:00Z">
        <w:r w:rsidR="008D11EF">
          <w:t xml:space="preserve">. </w:t>
        </w:r>
      </w:ins>
    </w:p>
    <w:p w:rsidR="00276041" w:rsidRPr="007C437A" w:rsidRDefault="008D11EF" w:rsidP="009F3F11">
      <w:pPr>
        <w:rPr>
          <w:ins w:id="2483" w:author="Arthur Parmentier" w:date="2020-06-11T17:51:00Z"/>
        </w:rPr>
      </w:pPr>
      <w:ins w:id="2484" w:author="Arthur Parmentier" w:date="2020-06-11T17:52:00Z">
        <w:r>
          <w:t xml:space="preserve">While from the previous, point, it may be clear that forgets some cultural </w:t>
        </w:r>
      </w:ins>
      <w:ins w:id="2485" w:author="Arthur Parmentier" w:date="2020-06-11T17:53:00Z">
        <w:r>
          <w:t xml:space="preserve">representations in the construction of signs, </w:t>
        </w:r>
      </w:ins>
      <w:ins w:id="2486" w:author="Arthur Parmentier" w:date="2020-06-11T17:51:00Z">
        <w:r w:rsidR="009F3F11">
          <w:t>SP</w:t>
        </w:r>
      </w:ins>
      <w:ins w:id="2487" w:author="Arthur Parmentier" w:date="2020-06-11T17:54:00Z">
        <w:r>
          <w:t xml:space="preserve"> does indeed</w:t>
        </w:r>
      </w:ins>
      <w:ins w:id="2488" w:author="Arthur Parmentier" w:date="2020-06-11T17:51:00Z">
        <w:r w:rsidR="009F3F11">
          <w:t xml:space="preserve"> borrows concepts from the Western culture that refer to objects, body parts or actions: “</w:t>
        </w:r>
      </w:ins>
      <w:ins w:id="2489" w:author="Arthur Parmentier" w:date="2020-06-12T08:47:00Z">
        <w:r w:rsidR="000D07A5">
          <w:t>Cellphone</w:t>
        </w:r>
      </w:ins>
      <w:ins w:id="2490" w:author="Arthur Parmentier" w:date="2020-06-11T17:51:00Z">
        <w:r w:rsidR="009F3F11">
          <w:t>”, “Drone”, “Tear up”, “</w:t>
        </w:r>
      </w:ins>
      <w:ins w:id="2491" w:author="Arthur Parmentier" w:date="2020-06-12T08:47:00Z">
        <w:r w:rsidR="000D07A5">
          <w:t>Chair</w:t>
        </w:r>
      </w:ins>
      <w:ins w:id="2492" w:author="Arthur Parmentier" w:date="2020-06-11T17:51:00Z">
        <w:r w:rsidR="009F3F11">
          <w:t>”, “</w:t>
        </w:r>
      </w:ins>
      <w:ins w:id="2493" w:author="Arthur Parmentier" w:date="2020-06-12T08:49:00Z">
        <w:r w:rsidR="000D07A5">
          <w:t>Cops</w:t>
        </w:r>
      </w:ins>
      <w:ins w:id="2494" w:author="Arthur Parmentier" w:date="2020-06-11T17:51:00Z">
        <w:r w:rsidR="009F3F11">
          <w:t>”, “Change This”, “Blinders”, “Prepare”, “Sprinkle”,</w:t>
        </w:r>
      </w:ins>
      <w:ins w:id="2495" w:author="Arthur Parmentier" w:date="2020-06-11T18:07:00Z">
        <w:r w:rsidR="003B3C11">
          <w:t xml:space="preserve"> “Mouth”, “Open”, “Close”</w:t>
        </w:r>
      </w:ins>
      <w:ins w:id="2496" w:author="Arthur Parmentier" w:date="2020-06-12T09:27:00Z">
        <w:r w:rsidR="001C0F5B">
          <w:t>, “Woman”</w:t>
        </w:r>
      </w:ins>
      <w:ins w:id="2497" w:author="Arthur Parmentier" w:date="2020-06-11T18:07:00Z">
        <w:r w:rsidR="003B3C11">
          <w:t>,</w:t>
        </w:r>
      </w:ins>
      <w:ins w:id="2498" w:author="Arthur Parmentier" w:date="2020-06-11T17:51:00Z">
        <w:r w:rsidR="009F3F11">
          <w:t xml:space="preserve"> etc.</w:t>
        </w:r>
      </w:ins>
    </w:p>
    <w:p w:rsidR="009F3F11" w:rsidRDefault="008D11EF">
      <w:pPr>
        <w:pStyle w:val="Titre5"/>
        <w:rPr>
          <w:ins w:id="2499" w:author="Arthur Parmentier" w:date="2020-06-11T17:56:00Z"/>
        </w:rPr>
        <w:pPrChange w:id="2500" w:author="Arthur Parmentier" w:date="2020-06-11T18:07:00Z">
          <w:pPr>
            <w:pStyle w:val="Titre4"/>
          </w:pPr>
        </w:pPrChange>
      </w:pPr>
      <w:ins w:id="2501" w:author="Arthur Parmentier" w:date="2020-06-11T17:55:00Z">
        <w:r>
          <w:lastRenderedPageBreak/>
          <w:t xml:space="preserve">Elements of syntax from </w:t>
        </w:r>
      </w:ins>
      <w:ins w:id="2502" w:author="Arthur Parmentier" w:date="2020-06-11T17:56:00Z">
        <w:r>
          <w:t>the grammars of</w:t>
        </w:r>
      </w:ins>
      <w:ins w:id="2503" w:author="Arthur Parmentier" w:date="2020-06-11T18:09:00Z">
        <w:r w:rsidR="00A07DB6">
          <w:t xml:space="preserve"> Western</w:t>
        </w:r>
      </w:ins>
      <w:ins w:id="2504" w:author="Arthur Parmentier" w:date="2020-06-11T17:56:00Z">
        <w:r>
          <w:t xml:space="preserve"> oral and written languages</w:t>
        </w:r>
      </w:ins>
    </w:p>
    <w:p w:rsidR="008D11EF" w:rsidRDefault="008D11EF" w:rsidP="008D11EF">
      <w:pPr>
        <w:rPr>
          <w:ins w:id="2505" w:author="Arthur Parmentier" w:date="2020-06-11T18:04:00Z"/>
        </w:rPr>
      </w:pPr>
      <w:ins w:id="2506" w:author="Arthur Parmentier" w:date="2020-06-11T18:00:00Z">
        <w:r>
          <w:t xml:space="preserve">Additionally, SP borrows some </w:t>
        </w:r>
      </w:ins>
      <w:ins w:id="2507" w:author="Arthur Parmentier" w:date="2020-06-11T18:01:00Z">
        <w:r>
          <w:t xml:space="preserve">elements of grammar from other languages, in particular </w:t>
        </w:r>
        <w:proofErr w:type="spellStart"/>
        <w:r>
          <w:t>adpositional</w:t>
        </w:r>
        <w:proofErr w:type="spellEnd"/>
        <w:r>
          <w:t xml:space="preserve"> elements (prepositions and postpositions)</w:t>
        </w:r>
      </w:ins>
      <w:ins w:id="2508" w:author="Arthur Parmentier" w:date="2020-06-11T18:02:00Z">
        <w:r>
          <w:t>: “with”, “within”, “without”, “t</w:t>
        </w:r>
        <w:r w:rsidR="0082337B">
          <w:t>hrough”, “</w:t>
        </w:r>
      </w:ins>
      <w:ins w:id="2509" w:author="Arthur Parmentier" w:date="2020-06-11T18:04:00Z">
        <w:r w:rsidR="0082337B">
          <w:t xml:space="preserve">go </w:t>
        </w:r>
      </w:ins>
      <w:ins w:id="2510" w:author="Arthur Parmentier" w:date="2020-06-11T18:02:00Z">
        <w:r w:rsidR="0082337B">
          <w:t>back to”</w:t>
        </w:r>
      </w:ins>
      <w:ins w:id="2511" w:author="Arthur Parmentier" w:date="2020-06-11T18:04:00Z">
        <w:r w:rsidR="0082337B">
          <w:t xml:space="preserve">, “go onto”, </w:t>
        </w:r>
      </w:ins>
      <w:ins w:id="2512" w:author="Arthur Parmentier" w:date="2020-06-12T08:50:00Z">
        <w:r w:rsidR="000F6EC7">
          <w:t xml:space="preserve">“enter next cycle”, </w:t>
        </w:r>
      </w:ins>
      <w:ins w:id="2513" w:author="Arthur Parmentier" w:date="2020-06-11T18:04:00Z">
        <w:r w:rsidR="0082337B">
          <w:t>etc.</w:t>
        </w:r>
      </w:ins>
    </w:p>
    <w:p w:rsidR="00D621DF" w:rsidRDefault="0082337B" w:rsidP="00C33217">
      <w:pPr>
        <w:rPr>
          <w:ins w:id="2514" w:author="Arthur Parmentier" w:date="2020-06-11T18:47:00Z"/>
        </w:rPr>
      </w:pPr>
      <w:ins w:id="2515" w:author="Arthur Parmentier" w:date="2020-06-11T18:04:00Z">
        <w:r>
          <w:t>We will see in fut</w:t>
        </w:r>
      </w:ins>
      <w:ins w:id="2516" w:author="Arthur Parmentier" w:date="2020-06-11T18:05:00Z">
        <w:r>
          <w:t>ure section that the instruction of these element fundamentally changes the SP from a context-free</w:t>
        </w:r>
      </w:ins>
      <w:ins w:id="2517" w:author="Arthur Parmentier" w:date="2020-06-11T18:06:00Z">
        <w:r>
          <w:t xml:space="preserve"> to context-sensitive grammar.</w:t>
        </w:r>
      </w:ins>
    </w:p>
    <w:p w:rsidR="00D621DF" w:rsidRPr="007C437A" w:rsidRDefault="006C4CC2">
      <w:pPr>
        <w:pStyle w:val="Titre4"/>
        <w:rPr>
          <w:ins w:id="2518" w:author="Arthur Parmentier" w:date="2020-05-14T13:39:00Z"/>
        </w:rPr>
        <w:pPrChange w:id="2519" w:author="Arthur Parmentier" w:date="2020-06-10T16:26:00Z">
          <w:pPr>
            <w:pStyle w:val="Titre3"/>
          </w:pPr>
        </w:pPrChange>
      </w:pPr>
      <w:ins w:id="2520" w:author="Arthur Parmentier" w:date="2020-06-11T18:22:00Z">
        <w:r>
          <w:t>Mappings</w:t>
        </w:r>
      </w:ins>
      <w:ins w:id="2521" w:author="Arthur Parmentier" w:date="2020-05-14T13:32:00Z">
        <w:r w:rsidR="00D621DF" w:rsidRPr="007C437A">
          <w:t xml:space="preserve"> and output spaces</w:t>
        </w:r>
      </w:ins>
      <w:ins w:id="2522" w:author="Arthur Parmentier" w:date="2020-06-12T09:47:00Z">
        <w:r w:rsidR="00F74D12">
          <w:t>: gesture typology</w:t>
        </w:r>
      </w:ins>
    </w:p>
    <w:p w:rsidR="00D0639C" w:rsidRDefault="006C4CC2">
      <w:pPr>
        <w:rPr>
          <w:ins w:id="2523" w:author="Arthur Parmentier" w:date="2020-06-11T18:37:00Z"/>
        </w:rPr>
      </w:pPr>
      <w:ins w:id="2524" w:author="Arthur Parmentier" w:date="2020-06-11T18:20:00Z">
        <w:r>
          <w:t xml:space="preserve">Now that we have described the main input spaces from which SP </w:t>
        </w:r>
      </w:ins>
      <w:ins w:id="2525" w:author="Arthur Parmentier" w:date="2020-06-11T18:21:00Z">
        <w:r>
          <w:t xml:space="preserve">borrows or construct concepts, I would like to identify </w:t>
        </w:r>
      </w:ins>
      <w:ins w:id="2526" w:author="Arthur Parmentier" w:date="2020-06-11T18:35:00Z">
        <w:r w:rsidR="0018360D">
          <w:t>4</w:t>
        </w:r>
      </w:ins>
      <w:ins w:id="2527" w:author="Arthur Parmentier" w:date="2020-06-11T18:22:00Z">
        <w:r>
          <w:t xml:space="preserve"> typologies of </w:t>
        </w:r>
      </w:ins>
      <w:ins w:id="2528" w:author="Arthur Parmentier" w:date="2020-06-11T18:35:00Z">
        <w:r w:rsidR="0018360D">
          <w:t xml:space="preserve">transformations </w:t>
        </w:r>
      </w:ins>
      <w:ins w:id="2529" w:author="Arthur Parmentier" w:date="2020-06-11T18:36:00Z">
        <w:r w:rsidR="0018360D">
          <w:t xml:space="preserve">of the concepts </w:t>
        </w:r>
      </w:ins>
      <w:ins w:id="2530" w:author="Arthur Parmentier" w:date="2020-06-11T18:35:00Z">
        <w:r w:rsidR="0018360D">
          <w:t>to th</w:t>
        </w:r>
      </w:ins>
      <w:ins w:id="2531" w:author="Arthur Parmentier" w:date="2020-06-11T18:36:00Z">
        <w:r w:rsidR="0018360D">
          <w:t>e body space: three types of signs</w:t>
        </w:r>
      </w:ins>
      <w:ins w:id="2532" w:author="Arthur Parmentier" w:date="2020-06-11T18:22:00Z">
        <w:r>
          <w:t xml:space="preserve"> (according to Peirce’s classifications of signs) and </w:t>
        </w:r>
      </w:ins>
      <w:ins w:id="2533" w:author="Arthur Parmentier" w:date="2020-06-11T18:36:00Z">
        <w:r w:rsidR="0018360D">
          <w:t>one</w:t>
        </w:r>
      </w:ins>
      <w:ins w:id="2534" w:author="Arthur Parmentier" w:date="2020-06-11T18:22:00Z">
        <w:r>
          <w:t xml:space="preserve"> </w:t>
        </w:r>
        <w:proofErr w:type="spellStart"/>
        <w:r w:rsidRPr="009B2B77">
          <w:rPr>
            <w:i/>
            <w:iCs/>
            <w:rPrChange w:id="2535" w:author="Arthur Parmentier" w:date="2020-06-11T18:23:00Z">
              <w:rPr/>
            </w:rPrChange>
          </w:rPr>
          <w:t>metageometry</w:t>
        </w:r>
        <w:proofErr w:type="spellEnd"/>
        <w:r>
          <w:t xml:space="preserve"> that does not ex</w:t>
        </w:r>
      </w:ins>
      <w:ins w:id="2536" w:author="Arthur Parmentier" w:date="2020-06-11T18:23:00Z">
        <w:r>
          <w:t>actly act as a sign</w:t>
        </w:r>
        <w:r w:rsidR="009B2B77">
          <w:t xml:space="preserve"> but rather as a underlying schem</w:t>
        </w:r>
      </w:ins>
      <w:ins w:id="2537" w:author="Arthur Parmentier" w:date="2020-06-11T18:24:00Z">
        <w:r w:rsidR="009B2B77">
          <w:t>e for signs that represent space or frequency.</w:t>
        </w:r>
      </w:ins>
    </w:p>
    <w:p w:rsidR="003623E9" w:rsidRDefault="00D50EA7">
      <w:pPr>
        <w:rPr>
          <w:ins w:id="2538" w:author="Arthur Parmentier" w:date="2020-06-11T18:54:00Z"/>
        </w:rPr>
        <w:pPrChange w:id="2539" w:author="Arthur Parmentier" w:date="2020-06-11T18:54:00Z">
          <w:pPr>
            <w:pStyle w:val="Titre5"/>
          </w:pPr>
        </w:pPrChange>
      </w:pPr>
      <w:ins w:id="2540" w:author="Arthur Parmentier" w:date="2020-06-11T18:37:00Z">
        <w:r>
          <w:t xml:space="preserve">It is implicit that all SP gestures do not enter exactly in one category only; there </w:t>
        </w:r>
      </w:ins>
      <w:ins w:id="2541" w:author="Arthur Parmentier" w:date="2020-06-11T19:54:00Z">
        <w:r w:rsidR="00FA4412">
          <w:t>is at least a</w:t>
        </w:r>
      </w:ins>
      <w:ins w:id="2542" w:author="Arthur Parmentier" w:date="2020-06-11T19:53:00Z">
        <w:r w:rsidR="00FA4412">
          <w:t xml:space="preserve"> symbolic</w:t>
        </w:r>
      </w:ins>
      <w:ins w:id="2543" w:author="Arthur Parmentier" w:date="2020-06-11T19:54:00Z">
        <w:r w:rsidR="00FA4412">
          <w:t xml:space="preserve"> component to each sign, while they may also carry several elements of iconicity</w:t>
        </w:r>
      </w:ins>
      <w:ins w:id="2544" w:author="Arthur Parmentier" w:date="2020-06-11T19:55:00Z">
        <w:r w:rsidR="00FA4412">
          <w:t>.</w:t>
        </w:r>
      </w:ins>
    </w:p>
    <w:p w:rsidR="00D621DF" w:rsidRPr="007C437A" w:rsidRDefault="00D621DF">
      <w:pPr>
        <w:pStyle w:val="Titre5"/>
        <w:rPr>
          <w:ins w:id="2545" w:author="Arthur Parmentier" w:date="2020-05-14T13:32:00Z"/>
        </w:rPr>
        <w:pPrChange w:id="2546" w:author="Arthur Parmentier" w:date="2020-06-10T16:26:00Z">
          <w:pPr>
            <w:pStyle w:val="Titre4"/>
          </w:pPr>
        </w:pPrChange>
      </w:pPr>
      <w:ins w:id="2547" w:author="Arthur Parmentier" w:date="2020-05-14T13:32:00Z">
        <w:r w:rsidRPr="007C437A">
          <w:t>Creation of a s</w:t>
        </w:r>
      </w:ins>
      <w:ins w:id="2548" w:author="Arthur Parmentier" w:date="2020-05-14T13:39:00Z">
        <w:r w:rsidR="00D0639C" w:rsidRPr="007C437A">
          <w:t>ymbol</w:t>
        </w:r>
      </w:ins>
    </w:p>
    <w:p w:rsidR="00D621DF" w:rsidRDefault="00D50EA7">
      <w:pPr>
        <w:rPr>
          <w:ins w:id="2549" w:author="Arthur Parmentier" w:date="2020-06-11T18:54:00Z"/>
        </w:rPr>
      </w:pPr>
      <w:ins w:id="2550" w:author="Arthur Parmentier" w:date="2020-06-11T18:39:00Z">
        <w:r>
          <w:t xml:space="preserve">Symbols </w:t>
        </w:r>
      </w:ins>
      <w:ins w:id="2551" w:author="Arthur Parmentier" w:date="2020-06-11T18:40:00Z">
        <w:r>
          <w:t xml:space="preserve">in SP may appear as the less convenient type of sign (despite Peirce’s argument of </w:t>
        </w:r>
      </w:ins>
      <w:ins w:id="2552" w:author="Arthur Parmentier" w:date="2020-06-11T18:41:00Z">
        <w:r>
          <w:t>versatility</w:t>
        </w:r>
      </w:ins>
      <w:ins w:id="2553" w:author="Arthur Parmentier" w:date="2020-06-11T18:40:00Z">
        <w:r>
          <w:t>)</w:t>
        </w:r>
      </w:ins>
      <w:ins w:id="2554" w:author="Arthur Parmentier" w:date="2020-06-11T18:42:00Z">
        <w:r>
          <w:t>: because</w:t>
        </w:r>
      </w:ins>
      <w:ins w:id="2555" w:author="Arthur Parmentier" w:date="2020-06-11T18:40:00Z">
        <w:r>
          <w:t xml:space="preserve"> they </w:t>
        </w:r>
      </w:ins>
      <w:ins w:id="2556" w:author="Arthur Parmentier" w:date="2020-06-11T18:41:00Z">
        <w:r>
          <w:t>do not convey an image of what they represent and are mere conventions</w:t>
        </w:r>
      </w:ins>
      <w:ins w:id="2557" w:author="Arthur Parmentier" w:date="2020-06-11T18:42:00Z">
        <w:r>
          <w:t xml:space="preserve">, they may be difficult to memorize and </w:t>
        </w:r>
      </w:ins>
      <w:ins w:id="2558" w:author="Arthur Parmentier" w:date="2020-06-11T18:43:00Z">
        <w:r>
          <w:t xml:space="preserve">transform. </w:t>
        </w:r>
      </w:ins>
      <w:ins w:id="2559" w:author="Arthur Parmentier" w:date="2020-06-12T09:50:00Z">
        <w:r w:rsidR="009B3C1F">
          <w:br/>
          <w:t>There are</w:t>
        </w:r>
      </w:ins>
      <w:ins w:id="2560" w:author="Arthur Parmentier" w:date="2020-06-11T18:43:00Z">
        <w:r>
          <w:t xml:space="preserve"> a few symbol</w:t>
        </w:r>
      </w:ins>
      <w:ins w:id="2561" w:author="Arthur Parmentier" w:date="2020-06-12T09:51:00Z">
        <w:r w:rsidR="009B3C1F">
          <w:t>s created</w:t>
        </w:r>
      </w:ins>
      <w:ins w:id="2562" w:author="Arthur Parmentier" w:date="2020-06-11T18:43:00Z">
        <w:r>
          <w:t xml:space="preserve"> in SP, for instance</w:t>
        </w:r>
      </w:ins>
      <w:ins w:id="2563" w:author="Arthur Parmentier" w:date="2020-06-11T18:44:00Z">
        <w:r>
          <w:t xml:space="preserve"> “Palette”, “Mode”, “Configuration”, notes, chords, “Melody”</w:t>
        </w:r>
      </w:ins>
      <w:ins w:id="2564" w:author="Arthur Parmentier" w:date="2020-06-11T18:46:00Z">
        <w:r w:rsidR="000A0934">
          <w:t>,</w:t>
        </w:r>
      </w:ins>
      <w:ins w:id="2565" w:author="Arthur Parmentier" w:date="2020-06-11T18:44:00Z">
        <w:r>
          <w:t xml:space="preserve"> </w:t>
        </w:r>
        <w:proofErr w:type="spellStart"/>
        <w:r>
          <w:t>etc</w:t>
        </w:r>
      </w:ins>
      <w:proofErr w:type="spellEnd"/>
      <w:ins w:id="2566" w:author="Arthur Parmentier" w:date="2020-06-11T18:45:00Z">
        <w:r>
          <w:t>, in which I could hardly see any iconicity.</w:t>
        </w:r>
      </w:ins>
    </w:p>
    <w:p w:rsidR="00276041" w:rsidRDefault="00276041">
      <w:pPr>
        <w:pStyle w:val="Titre5"/>
        <w:rPr>
          <w:ins w:id="2567" w:author="Arthur Parmentier" w:date="2020-06-11T18:53:00Z"/>
        </w:rPr>
        <w:pPrChange w:id="2568" w:author="Arthur Parmentier" w:date="2020-06-11T18:54:00Z">
          <w:pPr/>
        </w:pPrChange>
      </w:pPr>
      <w:ins w:id="2569" w:author="Arthur Parmentier" w:date="2020-06-11T18:54:00Z">
        <w:r>
          <w:t>Borrowing of a s</w:t>
        </w:r>
      </w:ins>
      <w:ins w:id="2570" w:author="Arthur Parmentier" w:date="2020-06-12T09:50:00Z">
        <w:r w:rsidR="00F74D12">
          <w:t>ymbol</w:t>
        </w:r>
      </w:ins>
      <w:ins w:id="2571" w:author="Arthur Parmentier" w:date="2020-06-11T18:54:00Z">
        <w:r>
          <w:t xml:space="preserve"> from </w:t>
        </w:r>
      </w:ins>
      <w:ins w:id="2572" w:author="Arthur Parmentier" w:date="2020-06-11T18:55:00Z">
        <w:r>
          <w:t>another</w:t>
        </w:r>
      </w:ins>
      <w:ins w:id="2573" w:author="Arthur Parmentier" w:date="2020-06-11T18:54:00Z">
        <w:r>
          <w:t xml:space="preserve"> sign language</w:t>
        </w:r>
      </w:ins>
    </w:p>
    <w:p w:rsidR="00CF0E1E" w:rsidRPr="007C437A" w:rsidRDefault="00276041">
      <w:pPr>
        <w:rPr>
          <w:ins w:id="2574" w:author="Arthur Parmentier" w:date="2020-05-14T13:32:00Z"/>
        </w:rPr>
      </w:pPr>
      <w:ins w:id="2575" w:author="Arthur Parmentier" w:date="2020-06-11T18:53:00Z">
        <w:r>
          <w:t xml:space="preserve">It is </w:t>
        </w:r>
      </w:ins>
      <w:ins w:id="2576" w:author="Arthur Parmentier" w:date="2020-06-11T18:54:00Z">
        <w:r>
          <w:t xml:space="preserve">interesting to note </w:t>
        </w:r>
      </w:ins>
      <w:ins w:id="2577" w:author="Arthur Parmentier" w:date="2020-06-11T18:55:00Z">
        <w:r>
          <w:t>that some symbols in SP come from other sign languages, especially the American Sign Language</w:t>
        </w:r>
      </w:ins>
      <w:ins w:id="2578" w:author="Arthur Parmentier" w:date="2020-06-11T20:34:00Z">
        <w:r w:rsidR="00B44125">
          <w:t>: “Bullshit”, “Man” and “Women</w:t>
        </w:r>
      </w:ins>
      <w:ins w:id="2579" w:author="Arthur Parmentier" w:date="2020-06-11T20:35:00Z">
        <w:r w:rsidR="00B44125">
          <w:t>” are some examples of these.</w:t>
        </w:r>
      </w:ins>
    </w:p>
    <w:p w:rsidR="005709A0" w:rsidRPr="005709A0" w:rsidRDefault="00D621DF">
      <w:pPr>
        <w:pStyle w:val="Titre5"/>
        <w:rPr>
          <w:ins w:id="2580" w:author="Arthur Parmentier" w:date="2020-06-06T17:06:00Z"/>
          <w:rPrChange w:id="2581" w:author="Arthur Parmentier" w:date="2020-06-11T18:14:00Z">
            <w:rPr>
              <w:ins w:id="2582" w:author="Arthur Parmentier" w:date="2020-06-06T17:06:00Z"/>
            </w:rPr>
          </w:rPrChange>
        </w:rPr>
        <w:pPrChange w:id="2583" w:author="Arthur Parmentier" w:date="2020-06-11T18:14:00Z">
          <w:pPr>
            <w:pStyle w:val="Titre4"/>
          </w:pPr>
        </w:pPrChange>
      </w:pPr>
      <w:ins w:id="2584" w:author="Arthur Parmentier" w:date="2020-05-14T13:32:00Z">
        <w:r w:rsidRPr="007C437A">
          <w:t>Creation of a</w:t>
        </w:r>
      </w:ins>
      <w:ins w:id="2585" w:author="Arthur Parmentier" w:date="2020-06-11T19:33:00Z">
        <w:r w:rsidR="0005226C">
          <w:t>n</w:t>
        </w:r>
      </w:ins>
      <w:ins w:id="2586" w:author="Arthur Parmentier" w:date="2020-05-14T13:32:00Z">
        <w:r w:rsidRPr="007C437A">
          <w:t xml:space="preserve"> </w:t>
        </w:r>
      </w:ins>
      <w:ins w:id="2587" w:author="Arthur Parmentier" w:date="2020-05-14T13:39:00Z">
        <w:r w:rsidR="00D0639C" w:rsidRPr="007C437A">
          <w:t>icon</w:t>
        </w:r>
      </w:ins>
    </w:p>
    <w:p w:rsidR="003C785D" w:rsidRDefault="00151508">
      <w:pPr>
        <w:rPr>
          <w:ins w:id="2588" w:author="Arthur Parmentier" w:date="2020-06-09T23:45:00Z"/>
        </w:rPr>
      </w:pPr>
      <w:ins w:id="2589" w:author="Arthur Parmentier" w:date="2020-06-11T19:30:00Z">
        <w:r>
          <w:t>In his interview with Helen Minors, Thompson says:</w:t>
        </w:r>
        <w:r>
          <w:br/>
        </w:r>
      </w:ins>
      <w:ins w:id="2590" w:author="Arthur Parmentier" w:date="2020-06-06T17:06:00Z">
        <w:r w:rsidR="003C785D" w:rsidRPr="007C437A">
          <w:t xml:space="preserve">“Some of the gestures I created are quite iconic such as Long Tone and Pointillism and others have little or no visual relation to the material to be performed. I created the Play gesture from the movement used when Bowling – the release of the ball. I modified the movement to incorporate two hands. Many other gestures share a similar history. I may also add the gestures of the Soundpainting language are not </w:t>
        </w:r>
      </w:ins>
      <w:ins w:id="2591" w:author="Arthur Parmentier" w:date="2020-06-11T19:34:00Z">
        <w:r w:rsidR="00431211">
          <w:t>[</w:t>
        </w:r>
      </w:ins>
      <w:ins w:id="2592" w:author="Arthur Parmentier" w:date="2020-06-11T19:35:00Z">
        <w:r w:rsidR="00431211">
          <w:t xml:space="preserve">usually] </w:t>
        </w:r>
      </w:ins>
      <w:ins w:id="2593" w:author="Arthur Parmentier" w:date="2020-06-06T17:06:00Z">
        <w:r w:rsidR="003C785D" w:rsidRPr="007C437A">
          <w:t>based on the language for the deaf or hard of hearing.”</w:t>
        </w:r>
      </w:ins>
      <w:ins w:id="2594" w:author="Arthur Parmentier" w:date="2020-06-11T19:31:00Z">
        <w:r w:rsidR="001960DA">
          <w:t xml:space="preserve"> </w:t>
        </w:r>
      </w:ins>
      <w:customXmlInsRangeStart w:id="2595" w:author="Arthur Parmentier" w:date="2020-06-11T19:31:00Z"/>
      <w:sdt>
        <w:sdtPr>
          <w:id w:val="-1909609328"/>
          <w:citation/>
        </w:sdtPr>
        <w:sdtContent>
          <w:customXmlInsRangeEnd w:id="2595"/>
          <w:ins w:id="2596" w:author="Arthur Parmentier" w:date="2020-06-11T19:31:00Z">
            <w:r w:rsidR="001960DA">
              <w:fldChar w:fldCharType="begin"/>
            </w:r>
            <w:r w:rsidR="001960DA" w:rsidRPr="00431211">
              <w:rPr>
                <w:rPrChange w:id="2597" w:author="Arthur Parmentier" w:date="2020-06-11T19:35:00Z">
                  <w:rPr>
                    <w:lang w:val="fr-FR"/>
                  </w:rPr>
                </w:rPrChange>
              </w:rPr>
              <w:instrText xml:space="preserve"> CITATION Hel \l 1036 </w:instrText>
            </w:r>
          </w:ins>
          <w:r w:rsidR="001960DA">
            <w:fldChar w:fldCharType="separate"/>
          </w:r>
          <w:ins w:id="2598" w:author="Arthur Parmentier" w:date="2020-06-11T19:31:00Z">
            <w:r w:rsidR="001960DA" w:rsidRPr="001960DA">
              <w:rPr>
                <w:noProof/>
                <w:rPrChange w:id="2599" w:author="Arthur Parmentier" w:date="2020-06-11T19:32:00Z">
                  <w:rPr/>
                </w:rPrChange>
              </w:rPr>
              <w:t>(Minors &amp; Thompson, s.d.)</w:t>
            </w:r>
            <w:r w:rsidR="001960DA">
              <w:fldChar w:fldCharType="end"/>
            </w:r>
          </w:ins>
          <w:customXmlInsRangeStart w:id="2600" w:author="Arthur Parmentier" w:date="2020-06-11T19:31:00Z"/>
        </w:sdtContent>
      </w:sdt>
      <w:customXmlInsRangeEnd w:id="2600"/>
    </w:p>
    <w:p w:rsidR="000F0464" w:rsidRPr="002A0148" w:rsidRDefault="001960DA">
      <w:pPr>
        <w:rPr>
          <w:ins w:id="2601" w:author="Arthur Parmentier" w:date="2020-06-11T19:44:00Z"/>
          <w:rPrChange w:id="2602" w:author="Arthur Parmentier" w:date="2020-06-12T08:11:00Z">
            <w:rPr>
              <w:ins w:id="2603" w:author="Arthur Parmentier" w:date="2020-06-11T19:44:00Z"/>
              <w:lang w:val="fr-FR"/>
            </w:rPr>
          </w:rPrChange>
        </w:rPr>
      </w:pPr>
      <w:proofErr w:type="spellStart"/>
      <w:ins w:id="2604" w:author="Arthur Parmentier" w:date="2020-06-11T19:32:00Z">
        <w:r>
          <w:t>Duby</w:t>
        </w:r>
        <w:proofErr w:type="spellEnd"/>
        <w:r>
          <w:t xml:space="preserve"> also remarks that “t</w:t>
        </w:r>
      </w:ins>
      <w:ins w:id="2605" w:author="Arthur Parmentier" w:date="2020-06-09T23:45:00Z">
        <w:r w:rsidR="00C8744E" w:rsidRPr="00C8744E">
          <w:rPr>
            <w:rPrChange w:id="2606" w:author="Arthur Parmentier" w:date="2020-06-09T23:45:00Z">
              <w:rPr>
                <w:rFonts w:ascii="ArialMT" w:hAnsi="ArialMT" w:cs="ArialMT"/>
                <w:color w:val="FFFFFF"/>
                <w:sz w:val="24"/>
                <w:szCs w:val="24"/>
                <w:lang w:val="fr-FR"/>
              </w:rPr>
            </w:rPrChange>
          </w:rPr>
          <w:t>he iconic element of the gestures of Soundpainting is often conveyed in a</w:t>
        </w:r>
      </w:ins>
      <w:ins w:id="2607" w:author="Arthur Parmentier" w:date="2020-06-11T19:32:00Z">
        <w:r>
          <w:t xml:space="preserve"> </w:t>
        </w:r>
      </w:ins>
      <w:ins w:id="2608" w:author="Arthur Parmentier" w:date="2020-06-09T23:45:00Z">
        <w:r w:rsidR="00C8744E" w:rsidRPr="00C8744E">
          <w:rPr>
            <w:rPrChange w:id="2609" w:author="Arthur Parmentier" w:date="2020-06-09T23:45:00Z">
              <w:rPr>
                <w:rFonts w:ascii="ArialMT" w:hAnsi="ArialMT" w:cs="ArialMT"/>
                <w:color w:val="FFFFFF"/>
                <w:sz w:val="24"/>
                <w:szCs w:val="24"/>
                <w:lang w:val="fr-FR"/>
              </w:rPr>
            </w:rPrChange>
          </w:rPr>
          <w:t xml:space="preserve">humorous manner. For example, the </w:t>
        </w:r>
      </w:ins>
      <w:ins w:id="2610" w:author="Arthur Parmentier" w:date="2020-06-11T19:34:00Z">
        <w:r w:rsidR="00781D4A">
          <w:t>“R</w:t>
        </w:r>
      </w:ins>
      <w:ins w:id="2611" w:author="Arthur Parmentier" w:date="2020-06-09T23:45:00Z">
        <w:r w:rsidR="00C8744E" w:rsidRPr="00C8744E">
          <w:rPr>
            <w:rPrChange w:id="2612" w:author="Arthur Parmentier" w:date="2020-06-09T23:45:00Z">
              <w:rPr>
                <w:rFonts w:ascii="ArialMT" w:hAnsi="ArialMT" w:cs="ArialMT"/>
                <w:color w:val="FFFFFF"/>
                <w:sz w:val="24"/>
                <w:szCs w:val="24"/>
                <w:lang w:val="fr-FR"/>
              </w:rPr>
            </w:rPrChange>
          </w:rPr>
          <w:t>ock</w:t>
        </w:r>
      </w:ins>
      <w:ins w:id="2613" w:author="Arthur Parmentier" w:date="2020-06-11T19:34:00Z">
        <w:r w:rsidR="00781D4A">
          <w:t xml:space="preserve">” </w:t>
        </w:r>
      </w:ins>
      <w:ins w:id="2614" w:author="Arthur Parmentier" w:date="2020-06-09T23:45:00Z">
        <w:r w:rsidR="00C8744E" w:rsidRPr="00C8744E">
          <w:rPr>
            <w:rPrChange w:id="2615" w:author="Arthur Parmentier" w:date="2020-06-09T23:45:00Z">
              <w:rPr>
                <w:rFonts w:ascii="ArialMT" w:hAnsi="ArialMT" w:cs="ArialMT"/>
                <w:color w:val="FFFFFF"/>
                <w:sz w:val="24"/>
                <w:szCs w:val="24"/>
                <w:lang w:val="fr-FR"/>
              </w:rPr>
            </w:rPrChange>
          </w:rPr>
          <w:t>gesture, in which the</w:t>
        </w:r>
      </w:ins>
      <w:ins w:id="2616" w:author="Arthur Parmentier" w:date="2020-06-11T19:32:00Z">
        <w:r>
          <w:t xml:space="preserve"> </w:t>
        </w:r>
      </w:ins>
      <w:ins w:id="2617" w:author="Arthur Parmentier" w:date="2020-06-11T19:34:00Z">
        <w:r w:rsidR="002313A9">
          <w:t>s</w:t>
        </w:r>
      </w:ins>
      <w:ins w:id="2618" w:author="Arthur Parmentier" w:date="2020-06-09T23:45:00Z">
        <w:r w:rsidR="00C8744E" w:rsidRPr="00C8744E">
          <w:rPr>
            <w:rPrChange w:id="2619" w:author="Arthur Parmentier" w:date="2020-06-09T23:45:00Z">
              <w:rPr>
                <w:rFonts w:ascii="ArialMT" w:hAnsi="ArialMT" w:cs="ArialMT"/>
                <w:color w:val="FFFFFF"/>
                <w:sz w:val="24"/>
                <w:szCs w:val="24"/>
                <w:lang w:val="fr-FR"/>
              </w:rPr>
            </w:rPrChange>
          </w:rPr>
          <w:t>oundpainter clenches the fist (to mimic throwing a rock), can be</w:t>
        </w:r>
      </w:ins>
      <w:ins w:id="2620" w:author="Arthur Parmentier" w:date="2020-06-11T19:32:00Z">
        <w:r>
          <w:t xml:space="preserve"> </w:t>
        </w:r>
      </w:ins>
      <w:ins w:id="2621" w:author="Arthur Parmentier" w:date="2020-06-09T23:45:00Z">
        <w:r w:rsidR="00C8744E" w:rsidRPr="00C8744E">
          <w:rPr>
            <w:rPrChange w:id="2622" w:author="Arthur Parmentier" w:date="2020-06-09T23:45:00Z">
              <w:rPr>
                <w:rFonts w:ascii="ArialMT" w:hAnsi="ArialMT" w:cs="ArialMT"/>
                <w:color w:val="FFFFFF"/>
                <w:sz w:val="24"/>
                <w:szCs w:val="24"/>
                <w:lang w:val="fr-FR"/>
              </w:rPr>
            </w:rPrChange>
          </w:rPr>
          <w:t>interpreted quite literally "to mean what it says," but at the same time the</w:t>
        </w:r>
      </w:ins>
      <w:ins w:id="2623" w:author="Arthur Parmentier" w:date="2020-06-11T19:32:00Z">
        <w:r>
          <w:t xml:space="preserve"> </w:t>
        </w:r>
      </w:ins>
      <w:ins w:id="2624" w:author="Arthur Parmentier" w:date="2020-06-09T23:45:00Z">
        <w:r w:rsidR="00C8744E" w:rsidRPr="00C8744E">
          <w:rPr>
            <w:rPrChange w:id="2625" w:author="Arthur Parmentier" w:date="2020-06-09T23:45:00Z">
              <w:rPr>
                <w:rFonts w:ascii="ArialMT" w:hAnsi="ArialMT" w:cs="ArialMT"/>
                <w:color w:val="FFFFFF"/>
                <w:sz w:val="24"/>
                <w:szCs w:val="24"/>
                <w:lang w:val="fr-FR"/>
              </w:rPr>
            </w:rPrChange>
          </w:rPr>
          <w:t>punning visual element in this gesture lends it an ironic, tongue-in-cheek</w:t>
        </w:r>
      </w:ins>
      <w:ins w:id="2626" w:author="Arthur Parmentier" w:date="2020-06-11T19:32:00Z">
        <w:r>
          <w:t xml:space="preserve"> </w:t>
        </w:r>
      </w:ins>
      <w:ins w:id="2627" w:author="Arthur Parmentier" w:date="2020-06-09T23:45:00Z">
        <w:r w:rsidR="00C8744E" w:rsidRPr="00C8744E">
          <w:rPr>
            <w:rPrChange w:id="2628" w:author="Arthur Parmentier" w:date="2020-06-09T23:45:00Z">
              <w:rPr>
                <w:rFonts w:ascii="ArialMT" w:hAnsi="ArialMT" w:cs="ArialMT"/>
                <w:color w:val="FFFFFF"/>
                <w:sz w:val="24"/>
                <w:szCs w:val="24"/>
                <w:lang w:val="fr-FR"/>
              </w:rPr>
            </w:rPrChange>
          </w:rPr>
          <w:t>quality. In this sense, many of the gestures have a double meaning,</w:t>
        </w:r>
      </w:ins>
      <w:ins w:id="2629" w:author="Arthur Parmentier" w:date="2020-06-11T19:32:00Z">
        <w:r>
          <w:t xml:space="preserve"> </w:t>
        </w:r>
      </w:ins>
      <w:ins w:id="2630" w:author="Arthur Parmentier" w:date="2020-06-09T23:45:00Z">
        <w:r w:rsidR="00C8744E" w:rsidRPr="00C8744E">
          <w:rPr>
            <w:rPrChange w:id="2631" w:author="Arthur Parmentier" w:date="2020-06-09T23:45:00Z">
              <w:rPr>
                <w:rFonts w:ascii="ArialMT" w:hAnsi="ArialMT" w:cs="ArialMT"/>
                <w:color w:val="FFFFFF"/>
                <w:sz w:val="24"/>
                <w:szCs w:val="24"/>
                <w:lang w:val="fr-FR"/>
              </w:rPr>
            </w:rPrChange>
          </w:rPr>
          <w:t>functioning both as icons and as ironic reflections of an unproblematic</w:t>
        </w:r>
      </w:ins>
      <w:ins w:id="2632" w:author="Arthur Parmentier" w:date="2020-06-11T19:32:00Z">
        <w:r w:rsidR="0005226C">
          <w:t xml:space="preserve"> </w:t>
        </w:r>
      </w:ins>
      <w:ins w:id="2633" w:author="Arthur Parmentier" w:date="2020-06-09T23:45:00Z">
        <w:r w:rsidR="00C8744E" w:rsidRPr="0005226C">
          <w:rPr>
            <w:rPrChange w:id="2634" w:author="Arthur Parmentier" w:date="2020-06-11T19:32:00Z">
              <w:rPr>
                <w:lang w:val="fr-FR"/>
              </w:rPr>
            </w:rPrChange>
          </w:rPr>
          <w:t>iconicity.</w:t>
        </w:r>
      </w:ins>
      <w:ins w:id="2635" w:author="Arthur Parmentier" w:date="2020-06-11T19:32:00Z">
        <w:r w:rsidRPr="0005226C">
          <w:rPr>
            <w:rPrChange w:id="2636" w:author="Arthur Parmentier" w:date="2020-06-11T19:32:00Z">
              <w:rPr>
                <w:lang w:val="fr-FR"/>
              </w:rPr>
            </w:rPrChange>
          </w:rPr>
          <w:t xml:space="preserve"> </w:t>
        </w:r>
      </w:ins>
      <w:customXmlInsRangeStart w:id="2637" w:author="Arthur Parmentier" w:date="2020-06-11T19:32:00Z"/>
      <w:sdt>
        <w:sdtPr>
          <w:rPr>
            <w:lang w:val="fr-FR"/>
          </w:rPr>
          <w:id w:val="324094352"/>
          <w:citation/>
        </w:sdtPr>
        <w:sdtContent>
          <w:customXmlInsRangeEnd w:id="2637"/>
          <w:ins w:id="2638" w:author="Arthur Parmentier" w:date="2020-06-11T19:32:00Z">
            <w:r>
              <w:rPr>
                <w:lang w:val="fr-FR"/>
              </w:rPr>
              <w:fldChar w:fldCharType="begin"/>
            </w:r>
            <w:r w:rsidRPr="0005226C">
              <w:rPr>
                <w:rPrChange w:id="2639" w:author="Arthur Parmentier" w:date="2020-06-11T19:32:00Z">
                  <w:rPr>
                    <w:lang w:val="fr-FR"/>
                  </w:rPr>
                </w:rPrChange>
              </w:rPr>
              <w:instrText xml:space="preserve"> CITATION Dub06 \l 1036 </w:instrText>
            </w:r>
          </w:ins>
          <w:r>
            <w:rPr>
              <w:lang w:val="fr-FR"/>
            </w:rPr>
            <w:fldChar w:fldCharType="separate"/>
          </w:r>
          <w:ins w:id="2640" w:author="Arthur Parmentier" w:date="2020-06-11T19:32:00Z">
            <w:r w:rsidRPr="0005226C">
              <w:rPr>
                <w:noProof/>
                <w:rPrChange w:id="2641" w:author="Arthur Parmentier" w:date="2020-06-11T19:32:00Z">
                  <w:rPr/>
                </w:rPrChange>
              </w:rPr>
              <w:t>(Duby, 2006)</w:t>
            </w:r>
            <w:r>
              <w:rPr>
                <w:lang w:val="fr-FR"/>
              </w:rPr>
              <w:fldChar w:fldCharType="end"/>
            </w:r>
          </w:ins>
          <w:customXmlInsRangeStart w:id="2642" w:author="Arthur Parmentier" w:date="2020-06-11T19:32:00Z"/>
        </w:sdtContent>
      </w:sdt>
      <w:customXmlInsRangeEnd w:id="2642"/>
    </w:p>
    <w:p w:rsidR="00785EAF" w:rsidRPr="00785EAF" w:rsidRDefault="00785EAF">
      <w:pPr>
        <w:rPr>
          <w:ins w:id="2643" w:author="Arthur Parmentier" w:date="2020-06-11T19:36:00Z"/>
          <w:rPrChange w:id="2644" w:author="Arthur Parmentier" w:date="2020-06-11T19:44:00Z">
            <w:rPr>
              <w:ins w:id="2645" w:author="Arthur Parmentier" w:date="2020-06-11T19:36:00Z"/>
              <w:lang w:val="fr-FR"/>
            </w:rPr>
          </w:rPrChange>
        </w:rPr>
      </w:pPr>
      <w:ins w:id="2646" w:author="Arthur Parmentier" w:date="2020-06-11T19:44:00Z">
        <w:r w:rsidRPr="00785EAF">
          <w:rPr>
            <w:rPrChange w:id="2647" w:author="Arthur Parmentier" w:date="2020-06-11T19:44:00Z">
              <w:rPr>
                <w:lang w:val="fr-FR"/>
              </w:rPr>
            </w:rPrChange>
          </w:rPr>
          <w:lastRenderedPageBreak/>
          <w:t xml:space="preserve">As </w:t>
        </w:r>
        <w:r>
          <w:t>additional examples, one can think of “Break”, “Change”</w:t>
        </w:r>
      </w:ins>
      <w:ins w:id="2648" w:author="Arthur Parmentier" w:date="2020-06-11T19:45:00Z">
        <w:r>
          <w:t xml:space="preserve"> and “Volume”</w:t>
        </w:r>
      </w:ins>
      <w:ins w:id="2649" w:author="Arthur Parmentier" w:date="2020-06-11T19:44:00Z">
        <w:r>
          <w:t xml:space="preserve"> (as the icon</w:t>
        </w:r>
      </w:ins>
      <w:ins w:id="2650" w:author="Arthur Parmentier" w:date="2020-06-11T19:45:00Z">
        <w:r>
          <w:t>s</w:t>
        </w:r>
      </w:ins>
      <w:ins w:id="2651" w:author="Arthur Parmentier" w:date="2020-06-11T19:44:00Z">
        <w:r>
          <w:t xml:space="preserve"> for the letter </w:t>
        </w:r>
      </w:ins>
      <w:ins w:id="2652" w:author="Arthur Parmentier" w:date="2020-06-11T19:45:00Z">
        <w:r>
          <w:t xml:space="preserve">C V of “change” and “volume”), “Match”, </w:t>
        </w:r>
        <w:proofErr w:type="spellStart"/>
        <w:r>
          <w:t>etc</w:t>
        </w:r>
        <w:proofErr w:type="spellEnd"/>
        <w:r>
          <w:t>, as iconic signs.</w:t>
        </w:r>
      </w:ins>
    </w:p>
    <w:p w:rsidR="000F0464" w:rsidRPr="000F0464" w:rsidRDefault="000F0464">
      <w:pPr>
        <w:rPr>
          <w:ins w:id="2653" w:author="Arthur Parmentier" w:date="2020-05-14T13:32:00Z"/>
        </w:rPr>
      </w:pPr>
      <w:ins w:id="2654" w:author="Arthur Parmentier" w:date="2020-06-11T19:36:00Z">
        <w:r w:rsidRPr="000F0464">
          <w:rPr>
            <w:rPrChange w:id="2655" w:author="Arthur Parmentier" w:date="2020-06-11T19:36:00Z">
              <w:rPr>
                <w:lang w:val="fr-FR"/>
              </w:rPr>
            </w:rPrChange>
          </w:rPr>
          <w:t>Whatever the intent from t</w:t>
        </w:r>
        <w:r>
          <w:t>he creator of the signs is, it is also remar</w:t>
        </w:r>
      </w:ins>
      <w:ins w:id="2656" w:author="Arthur Parmentier" w:date="2020-06-11T19:37:00Z">
        <w:r>
          <w:t>kable that icons are very performative</w:t>
        </w:r>
      </w:ins>
      <w:ins w:id="2657" w:author="Arthur Parmentier" w:date="2020-06-11T19:39:00Z">
        <w:r w:rsidR="00621F46">
          <w:t xml:space="preserve">: </w:t>
        </w:r>
      </w:ins>
      <w:ins w:id="2658" w:author="Arthur Parmentier" w:date="2020-06-11T19:37:00Z">
        <w:r>
          <w:t>slight changes in the icon could be also interpreted as such conceptually</w:t>
        </w:r>
      </w:ins>
      <w:ins w:id="2659" w:author="Arthur Parmentier" w:date="2020-06-11T19:38:00Z">
        <w:r>
          <w:t xml:space="preserve"> and their memorization is made easier by the clear </w:t>
        </w:r>
      </w:ins>
      <w:ins w:id="2660" w:author="Arthur Parmentier" w:date="2020-06-11T19:44:00Z">
        <w:r w:rsidR="00785EAF">
          <w:t>reference</w:t>
        </w:r>
      </w:ins>
      <w:ins w:id="2661" w:author="Arthur Parmentier" w:date="2020-06-11T19:38:00Z">
        <w:r>
          <w:t xml:space="preserve"> they </w:t>
        </w:r>
      </w:ins>
      <w:ins w:id="2662" w:author="Arthur Parmentier" w:date="2020-06-11T19:44:00Z">
        <w:r w:rsidR="00785EAF">
          <w:t>provide</w:t>
        </w:r>
      </w:ins>
      <w:ins w:id="2663" w:author="Arthur Parmentier" w:date="2020-06-11T19:38:00Z">
        <w:r>
          <w:t xml:space="preserve"> to the concept they signify.</w:t>
        </w:r>
      </w:ins>
    </w:p>
    <w:p w:rsidR="00D621DF" w:rsidRDefault="009B469F">
      <w:pPr>
        <w:pStyle w:val="Titre5"/>
        <w:rPr>
          <w:ins w:id="2664" w:author="Arthur Parmentier" w:date="2020-06-11T19:39:00Z"/>
        </w:rPr>
      </w:pPr>
      <w:ins w:id="2665" w:author="Arthur Parmentier" w:date="2020-06-11T19:48:00Z">
        <w:r>
          <w:t>Use of</w:t>
        </w:r>
      </w:ins>
      <w:ins w:id="2666" w:author="Arthur Parmentier" w:date="2020-05-14T13:39:00Z">
        <w:r w:rsidR="00D0639C" w:rsidRPr="007C437A">
          <w:t xml:space="preserve"> </w:t>
        </w:r>
      </w:ins>
      <w:ins w:id="2667" w:author="Arthur Parmentier" w:date="2020-05-14T13:40:00Z">
        <w:r w:rsidR="00D0639C" w:rsidRPr="007C437A">
          <w:t>indices</w:t>
        </w:r>
      </w:ins>
    </w:p>
    <w:p w:rsidR="00815A3B" w:rsidRPr="00815A3B" w:rsidRDefault="00815A3B">
      <w:pPr>
        <w:rPr>
          <w:ins w:id="2668" w:author="Arthur Parmentier" w:date="2020-06-11T18:16:00Z"/>
          <w:rPrChange w:id="2669" w:author="Arthur Parmentier" w:date="2020-06-11T19:39:00Z">
            <w:rPr>
              <w:ins w:id="2670" w:author="Arthur Parmentier" w:date="2020-06-11T18:16:00Z"/>
            </w:rPr>
          </w:rPrChange>
        </w:rPr>
        <w:pPrChange w:id="2671" w:author="Arthur Parmentier" w:date="2020-06-11T19:39:00Z">
          <w:pPr>
            <w:pStyle w:val="Titre5"/>
          </w:pPr>
        </w:pPrChange>
      </w:pPr>
      <w:ins w:id="2672" w:author="Arthur Parmentier" w:date="2020-06-11T19:39:00Z">
        <w:r>
          <w:t>Indices are rather difficult to observe in SP (I think they are the less usual type of sign among those that ar</w:t>
        </w:r>
      </w:ins>
      <w:ins w:id="2673" w:author="Arthur Parmentier" w:date="2020-06-11T19:40:00Z">
        <w:r>
          <w:t>e commonly use to describe SP)</w:t>
        </w:r>
      </w:ins>
      <w:ins w:id="2674" w:author="Arthur Parmentier" w:date="2020-06-11T19:47:00Z">
        <w:r w:rsidR="009B469F">
          <w:t xml:space="preserve"> and I can here only point to </w:t>
        </w:r>
      </w:ins>
      <w:ins w:id="2675" w:author="Arthur Parmentier" w:date="2020-06-11T19:40:00Z">
        <w:r>
          <w:t>th</w:t>
        </w:r>
      </w:ins>
      <w:ins w:id="2676" w:author="Arthur Parmentier" w:date="2020-06-11T19:42:00Z">
        <w:r>
          <w:t>eir use in “</w:t>
        </w:r>
        <w:proofErr w:type="spellStart"/>
        <w:r>
          <w:t>Shapeline</w:t>
        </w:r>
        <w:proofErr w:type="spellEnd"/>
        <w:r>
          <w:t>”</w:t>
        </w:r>
      </w:ins>
      <w:ins w:id="2677" w:author="Arthur Parmentier" w:date="2020-06-11T19:47:00Z">
        <w:r w:rsidR="009B469F">
          <w:t xml:space="preserve">, </w:t>
        </w:r>
      </w:ins>
      <w:ins w:id="2678" w:author="Arthur Parmentier" w:date="2020-06-11T19:42:00Z">
        <w:r>
          <w:t xml:space="preserve">a SP mode in which all signs – not only SP signs – must </w:t>
        </w:r>
      </w:ins>
      <w:ins w:id="2679" w:author="Arthur Parmentier" w:date="2020-06-11T19:43:00Z">
        <w:r>
          <w:t>be interpreted by the performers</w:t>
        </w:r>
      </w:ins>
      <w:ins w:id="2680" w:author="Arthur Parmentier" w:date="2020-06-11T19:47:00Z">
        <w:r w:rsidR="009B469F">
          <w:t>, in which the soundpainter use indices (just like an actor</w:t>
        </w:r>
      </w:ins>
      <w:ins w:id="2681" w:author="Arthur Parmentier" w:date="2020-06-11T19:48:00Z">
        <w:r w:rsidR="009B469F">
          <w:t>).</w:t>
        </w:r>
        <w:r w:rsidR="00F15D4D">
          <w:t xml:space="preserve"> </w:t>
        </w:r>
      </w:ins>
      <w:ins w:id="2682" w:author="Arthur Parmentier" w:date="2020-06-12T12:54:00Z">
        <w:r w:rsidR="00ED2E91">
          <w:t>To</w:t>
        </w:r>
      </w:ins>
      <w:ins w:id="2683" w:author="Arthur Parmentier" w:date="2020-06-11T19:49:00Z">
        <w:r w:rsidR="00564D5A">
          <w:t xml:space="preserve"> my knowledge</w:t>
        </w:r>
      </w:ins>
      <w:ins w:id="2684" w:author="Arthur Parmentier" w:date="2020-06-11T19:48:00Z">
        <w:r w:rsidR="00F15D4D">
          <w:t xml:space="preserve">, there are no indices </w:t>
        </w:r>
      </w:ins>
      <w:ins w:id="2685" w:author="Arthur Parmentier" w:date="2020-06-11T19:49:00Z">
        <w:r w:rsidR="00F15D4D">
          <w:t>in SP signs</w:t>
        </w:r>
      </w:ins>
      <w:ins w:id="2686" w:author="Arthur Parmentier" w:date="2020-06-12T12:53:00Z">
        <w:r w:rsidR="00653307">
          <w:t xml:space="preserve"> outside those used in </w:t>
        </w:r>
        <w:proofErr w:type="spellStart"/>
        <w:r w:rsidR="00653307">
          <w:t>shapeline</w:t>
        </w:r>
      </w:ins>
      <w:proofErr w:type="spellEnd"/>
      <w:ins w:id="2687" w:author="Arthur Parmentier" w:date="2020-06-11T19:49:00Z">
        <w:r w:rsidR="00F15D4D">
          <w:t>.</w:t>
        </w:r>
      </w:ins>
    </w:p>
    <w:p w:rsidR="005709A0" w:rsidRDefault="001C1E78" w:rsidP="005709A0">
      <w:pPr>
        <w:pStyle w:val="Titre5"/>
        <w:rPr>
          <w:ins w:id="2688" w:author="Arthur Parmentier" w:date="2020-06-12T10:59:00Z"/>
        </w:rPr>
      </w:pPr>
      <w:ins w:id="2689" w:author="Arthur Parmentier" w:date="2020-06-12T10:53:00Z">
        <w:r>
          <w:t>The imaginary regions</w:t>
        </w:r>
      </w:ins>
    </w:p>
    <w:p w:rsidR="00342E52" w:rsidRPr="00342E52" w:rsidRDefault="00342E52" w:rsidP="00342E52">
      <w:pPr>
        <w:pStyle w:val="Titre6"/>
        <w:rPr>
          <w:ins w:id="2690" w:author="Arthur Parmentier" w:date="2020-06-11T18:16:00Z"/>
          <w:rPrChange w:id="2691" w:author="Arthur Parmentier" w:date="2020-06-12T10:59:00Z">
            <w:rPr>
              <w:ins w:id="2692" w:author="Arthur Parmentier" w:date="2020-06-11T18:16:00Z"/>
            </w:rPr>
          </w:rPrChange>
        </w:rPr>
        <w:pPrChange w:id="2693" w:author="Arthur Parmentier" w:date="2020-06-12T10:59:00Z">
          <w:pPr>
            <w:pStyle w:val="Titre5"/>
          </w:pPr>
        </w:pPrChange>
      </w:pPr>
      <w:ins w:id="2694" w:author="Arthur Parmentier" w:date="2020-06-12T10:59:00Z">
        <w:r>
          <w:t>The imaginary staff</w:t>
        </w:r>
      </w:ins>
    </w:p>
    <w:p w:rsidR="005709A0" w:rsidRDefault="005709A0" w:rsidP="005709A0">
      <w:pPr>
        <w:rPr>
          <w:ins w:id="2695" w:author="Arthur Parmentier" w:date="2020-06-11T18:16:00Z"/>
        </w:rPr>
      </w:pPr>
      <w:ins w:id="2696" w:author="Arthur Parmentier" w:date="2020-06-11T18:16:00Z">
        <w:r>
          <w:t xml:space="preserve">In </w:t>
        </w:r>
      </w:ins>
      <w:ins w:id="2697" w:author="Arthur Parmentier" w:date="2020-06-12T10:54:00Z">
        <w:r w:rsidR="00380FF6">
          <w:t xml:space="preserve">his website, Thomson introduces the </w:t>
        </w:r>
      </w:ins>
      <w:ins w:id="2698" w:author="Arthur Parmentier" w:date="2020-06-11T18:16:00Z">
        <w:r>
          <w:t xml:space="preserve">“imaginary </w:t>
        </w:r>
      </w:ins>
      <w:ins w:id="2699" w:author="Arthur Parmentier" w:date="2020-06-12T10:54:00Z">
        <w:r w:rsidR="00380FF6">
          <w:t>staff</w:t>
        </w:r>
      </w:ins>
      <w:ins w:id="2700" w:author="Arthur Parmentier" w:date="2020-06-11T18:16:00Z">
        <w:r>
          <w:t>”:</w:t>
        </w:r>
      </w:ins>
    </w:p>
    <w:p w:rsidR="005709A0" w:rsidRDefault="005709A0" w:rsidP="005709A0">
      <w:pPr>
        <w:rPr>
          <w:ins w:id="2701" w:author="Arthur Parmentier" w:date="2020-06-12T10:54:00Z"/>
        </w:rPr>
      </w:pPr>
      <w:ins w:id="2702" w:author="Arthur Parmentier" w:date="2020-06-11T18:16:00Z">
        <w:r>
          <w:t>“The Imaginary Staff: An imaginary vertical field 1 and ½ meters (3 ½ feet) just in front of the Soundpainter that indicates low to high pitch range with sound and slow to fast movement with certain gestures such as a Long Tone. Note: The name Imaginary Staff is derived from music language. It is related to the music staff, which is a set of five parallel lines with spaces between them, on which notes are written to indicate their pitch.”</w:t>
        </w:r>
      </w:ins>
      <w:ins w:id="2703" w:author="Arthur Parmentier" w:date="2020-06-12T11:08:00Z">
        <w:r w:rsidR="00566897">
          <w:t xml:space="preserve"> </w:t>
        </w:r>
      </w:ins>
      <w:customXmlInsRangeStart w:id="2704" w:author="Arthur Parmentier" w:date="2020-06-12T11:08:00Z"/>
      <w:sdt>
        <w:sdtPr>
          <w:id w:val="-1936358812"/>
          <w:citation/>
        </w:sdtPr>
        <w:sdtContent>
          <w:customXmlInsRangeEnd w:id="2704"/>
          <w:ins w:id="2705" w:author="Arthur Parmentier" w:date="2020-06-12T11:08:00Z">
            <w:r w:rsidR="00566897">
              <w:fldChar w:fldCharType="begin"/>
            </w:r>
            <w:r w:rsidR="00566897">
              <w:rPr>
                <w:lang w:val="fr-FR"/>
              </w:rPr>
              <w:instrText xml:space="preserve"> CITATION Tho \l 1036 </w:instrText>
            </w:r>
          </w:ins>
          <w:r w:rsidR="00566897">
            <w:fldChar w:fldCharType="separate"/>
          </w:r>
          <w:ins w:id="2706" w:author="Arthur Parmentier" w:date="2020-06-12T11:08:00Z">
            <w:r w:rsidR="00566897" w:rsidRPr="00566897">
              <w:rPr>
                <w:noProof/>
                <w:lang w:val="fr-FR"/>
                <w:rPrChange w:id="2707" w:author="Arthur Parmentier" w:date="2020-06-12T11:08:00Z">
                  <w:rPr/>
                </w:rPrChange>
              </w:rPr>
              <w:t>(Thompson, s.d.)</w:t>
            </w:r>
            <w:r w:rsidR="00566897">
              <w:fldChar w:fldCharType="end"/>
            </w:r>
          </w:ins>
          <w:customXmlInsRangeStart w:id="2708" w:author="Arthur Parmentier" w:date="2020-06-12T11:08:00Z"/>
        </w:sdtContent>
      </w:sdt>
      <w:customXmlInsRangeEnd w:id="2708"/>
    </w:p>
    <w:p w:rsidR="00380FF6" w:rsidRDefault="00380FF6" w:rsidP="005709A0">
      <w:pPr>
        <w:rPr>
          <w:ins w:id="2709" w:author="Arthur Parmentier" w:date="2020-06-12T10:59:00Z"/>
        </w:rPr>
      </w:pPr>
      <w:ins w:id="2710" w:author="Arthur Parmentier" w:date="2020-06-12T10:54:00Z">
        <w:r>
          <w:t xml:space="preserve">This region is an explicit reference </w:t>
        </w:r>
      </w:ins>
      <w:ins w:id="2711" w:author="Arthur Parmentier" w:date="2020-06-12T10:55:00Z">
        <w:r>
          <w:t xml:space="preserve">to the representation of pitch in terms of height in the Western culture, which </w:t>
        </w:r>
      </w:ins>
      <w:proofErr w:type="spellStart"/>
      <w:ins w:id="2712" w:author="Arthur Parmentier" w:date="2020-06-12T10:56:00Z">
        <w:r>
          <w:t>Duchez</w:t>
        </w:r>
        <w:proofErr w:type="spellEnd"/>
        <w:r>
          <w:t xml:space="preserve"> refers to as an element of the </w:t>
        </w:r>
        <w:proofErr w:type="spellStart"/>
        <w:r>
          <w:rPr>
            <w:i/>
            <w:iCs/>
          </w:rPr>
          <w:t>metageometry</w:t>
        </w:r>
        <w:proofErr w:type="spellEnd"/>
        <w:r>
          <w:rPr>
            <w:i/>
            <w:iCs/>
          </w:rPr>
          <w:t xml:space="preserve"> </w:t>
        </w:r>
      </w:ins>
      <w:ins w:id="2713" w:author="Arthur Parmentier" w:date="2020-06-12T10:57:00Z">
        <w:r>
          <w:t>of Western culture.</w:t>
        </w:r>
      </w:ins>
    </w:p>
    <w:p w:rsidR="00342E52" w:rsidRPr="00380FF6" w:rsidRDefault="00342E52" w:rsidP="00342E52">
      <w:pPr>
        <w:pStyle w:val="Titre6"/>
        <w:rPr>
          <w:ins w:id="2714" w:author="Arthur Parmentier" w:date="2020-06-11T18:16:00Z"/>
          <w:rPrChange w:id="2715" w:author="Arthur Parmentier" w:date="2020-06-12T10:57:00Z">
            <w:rPr>
              <w:ins w:id="2716" w:author="Arthur Parmentier" w:date="2020-06-11T18:16:00Z"/>
            </w:rPr>
          </w:rPrChange>
        </w:rPr>
        <w:pPrChange w:id="2717" w:author="Arthur Parmentier" w:date="2020-06-12T10:59:00Z">
          <w:pPr/>
        </w:pPrChange>
      </w:pPr>
      <w:ins w:id="2718" w:author="Arthur Parmentier" w:date="2020-06-12T10:59:00Z">
        <w:r>
          <w:t>The imaginary stage</w:t>
        </w:r>
      </w:ins>
    </w:p>
    <w:p w:rsidR="005709A0" w:rsidRDefault="00342E52" w:rsidP="005709A0">
      <w:pPr>
        <w:rPr>
          <w:ins w:id="2719" w:author="Arthur Parmentier" w:date="2020-06-11T18:16:00Z"/>
        </w:rPr>
      </w:pPr>
      <w:ins w:id="2720" w:author="Arthur Parmentier" w:date="2020-06-12T10:59:00Z">
        <w:r>
          <w:t xml:space="preserve">He </w:t>
        </w:r>
      </w:ins>
      <w:ins w:id="2721" w:author="Arthur Parmentier" w:date="2020-06-12T11:08:00Z">
        <w:r w:rsidR="002B2434">
          <w:t xml:space="preserve">also </w:t>
        </w:r>
      </w:ins>
      <w:ins w:id="2722" w:author="Arthur Parmentier" w:date="2020-06-12T10:59:00Z">
        <w:r>
          <w:t xml:space="preserve">describes an </w:t>
        </w:r>
      </w:ins>
      <w:ins w:id="2723" w:author="Arthur Parmentier" w:date="2020-06-11T18:16:00Z">
        <w:r w:rsidR="005709A0">
          <w:t>“imaginary stage”</w:t>
        </w:r>
      </w:ins>
      <w:ins w:id="2724" w:author="Arthur Parmentier" w:date="2020-06-12T11:08:00Z">
        <w:r w:rsidR="002B2434">
          <w:t xml:space="preserve"> as the following</w:t>
        </w:r>
      </w:ins>
      <w:ins w:id="2725" w:author="Arthur Parmentier" w:date="2020-06-12T11:00:00Z">
        <w:r>
          <w:t>:</w:t>
        </w:r>
      </w:ins>
    </w:p>
    <w:p w:rsidR="005709A0" w:rsidRDefault="005709A0" w:rsidP="005709A0">
      <w:pPr>
        <w:rPr>
          <w:ins w:id="2726" w:author="Arthur Parmentier" w:date="2020-06-12T10:57:00Z"/>
        </w:rPr>
      </w:pPr>
      <w:ins w:id="2727" w:author="Arthur Parmentier" w:date="2020-06-11T18:16:00Z">
        <w:r>
          <w:t>“The Imaginary Stage: A horizontal field (like a small square table top) approximately ¾ of a meter for each side (3/4 of a yard squared) at waist height positioned just in front of the Soundpainter. The Imaginary Stage is the region in which the Soundpainter indicates movement directions on the stage – where the movement will travel to and from. Such gestures as Directions and Space Fader are both signed on the Imaginary Stage.”</w:t>
        </w:r>
      </w:ins>
      <w:ins w:id="2728" w:author="Arthur Parmentier" w:date="2020-06-12T11:08:00Z">
        <w:r w:rsidR="00566897">
          <w:t xml:space="preserve"> </w:t>
        </w:r>
      </w:ins>
      <w:customXmlInsRangeStart w:id="2729" w:author="Arthur Parmentier" w:date="2020-06-12T11:08:00Z"/>
      <w:sdt>
        <w:sdtPr>
          <w:id w:val="729508794"/>
          <w:citation/>
        </w:sdtPr>
        <w:sdtContent>
          <w:customXmlInsRangeEnd w:id="2729"/>
          <w:ins w:id="2730" w:author="Arthur Parmentier" w:date="2020-06-12T11:08:00Z">
            <w:r w:rsidR="00566897">
              <w:fldChar w:fldCharType="begin"/>
            </w:r>
            <w:r w:rsidR="00566897">
              <w:rPr>
                <w:lang w:val="fr-FR"/>
              </w:rPr>
              <w:instrText xml:space="preserve"> CITATION Tho \l 1036 </w:instrText>
            </w:r>
          </w:ins>
          <w:r w:rsidR="00566897">
            <w:fldChar w:fldCharType="separate"/>
          </w:r>
          <w:ins w:id="2731" w:author="Arthur Parmentier" w:date="2020-06-12T11:08:00Z">
            <w:r w:rsidR="00566897" w:rsidRPr="00566897">
              <w:rPr>
                <w:noProof/>
                <w:lang w:val="fr-FR"/>
                <w:rPrChange w:id="2732" w:author="Arthur Parmentier" w:date="2020-06-12T11:08:00Z">
                  <w:rPr/>
                </w:rPrChange>
              </w:rPr>
              <w:t>(Thompson, s.d.)</w:t>
            </w:r>
            <w:r w:rsidR="00566897">
              <w:fldChar w:fldCharType="end"/>
            </w:r>
          </w:ins>
          <w:customXmlInsRangeStart w:id="2733" w:author="Arthur Parmentier" w:date="2020-06-12T11:08:00Z"/>
        </w:sdtContent>
      </w:sdt>
      <w:customXmlInsRangeEnd w:id="2733"/>
    </w:p>
    <w:p w:rsidR="00342E52" w:rsidRDefault="00342E52" w:rsidP="005709A0">
      <w:pPr>
        <w:rPr>
          <w:ins w:id="2734" w:author="Arthur Parmentier" w:date="2020-06-12T11:08:00Z"/>
        </w:rPr>
      </w:pPr>
      <w:ins w:id="2735" w:author="Arthur Parmentier" w:date="2020-06-12T10:57:00Z">
        <w:r>
          <w:t xml:space="preserve">This time, it is not a representation in terms of height that is implied </w:t>
        </w:r>
      </w:ins>
      <w:ins w:id="2736" w:author="Arthur Parmentier" w:date="2020-06-12T10:58:00Z">
        <w:r>
          <w:t>but rather a 2D miniaturization of space and the cultural concept of stages that are invo</w:t>
        </w:r>
      </w:ins>
      <w:ins w:id="2737" w:author="Arthur Parmentier" w:date="2020-06-12T10:59:00Z">
        <w:r>
          <w:t>k</w:t>
        </w:r>
      </w:ins>
      <w:ins w:id="2738" w:author="Arthur Parmentier" w:date="2020-06-12T10:58:00Z">
        <w:r>
          <w:t>ed in his description.</w:t>
        </w:r>
      </w:ins>
    </w:p>
    <w:p w:rsidR="00550BC8" w:rsidRDefault="00550BC8" w:rsidP="00550BC8">
      <w:pPr>
        <w:pStyle w:val="Titre6"/>
        <w:rPr>
          <w:ins w:id="2739" w:author="Arthur Parmentier" w:date="2020-06-11T18:16:00Z"/>
        </w:rPr>
        <w:pPrChange w:id="2740" w:author="Arthur Parmentier" w:date="2020-06-12T11:09:00Z">
          <w:pPr/>
        </w:pPrChange>
      </w:pPr>
      <w:ins w:id="2741" w:author="Arthur Parmentier" w:date="2020-06-12T11:09:00Z">
        <w:r>
          <w:t>The creation of an “imaginary region”</w:t>
        </w:r>
      </w:ins>
    </w:p>
    <w:p w:rsidR="005709A0" w:rsidRDefault="005709A0" w:rsidP="005709A0">
      <w:pPr>
        <w:rPr>
          <w:ins w:id="2742" w:author="Arthur Parmentier" w:date="2020-06-11T18:16:00Z"/>
        </w:rPr>
      </w:pPr>
      <w:ins w:id="2743" w:author="Arthur Parmentier" w:date="2020-06-11T18:16:00Z">
        <w:r>
          <w:t>These representations share common traits:</w:t>
        </w:r>
      </w:ins>
    </w:p>
    <w:p w:rsidR="005709A0" w:rsidRDefault="005709A0" w:rsidP="005709A0">
      <w:pPr>
        <w:pStyle w:val="Paragraphedeliste"/>
        <w:numPr>
          <w:ilvl w:val="0"/>
          <w:numId w:val="43"/>
        </w:numPr>
        <w:rPr>
          <w:ins w:id="2744" w:author="Arthur Parmentier" w:date="2020-06-11T18:16:00Z"/>
        </w:rPr>
      </w:pPr>
      <w:ins w:id="2745" w:author="Arthur Parmentier" w:date="2020-06-11T18:16:00Z">
        <w:r>
          <w:t>They are the result of</w:t>
        </w:r>
      </w:ins>
      <w:ins w:id="2746" w:author="Arthur Parmentier" w:date="2020-06-12T11:09:00Z">
        <w:r w:rsidR="006C4568">
          <w:t xml:space="preserve"> at least three</w:t>
        </w:r>
      </w:ins>
      <w:ins w:id="2747" w:author="Arthur Parmentier" w:date="2020-06-11T18:16:00Z">
        <w:r>
          <w:t xml:space="preserve"> operations</w:t>
        </w:r>
      </w:ins>
      <w:ins w:id="2748" w:author="Arthur Parmentier" w:date="2020-06-12T11:09:00Z">
        <w:r w:rsidR="006C4568">
          <w:t>:</w:t>
        </w:r>
      </w:ins>
      <w:ins w:id="2749" w:author="Arthur Parmentier" w:date="2020-06-11T18:16:00Z">
        <w:r>
          <w:t xml:space="preserve"> </w:t>
        </w:r>
      </w:ins>
    </w:p>
    <w:p w:rsidR="005709A0" w:rsidRDefault="005709A0" w:rsidP="005709A0">
      <w:pPr>
        <w:pStyle w:val="Paragraphedeliste"/>
        <w:numPr>
          <w:ilvl w:val="1"/>
          <w:numId w:val="43"/>
        </w:numPr>
        <w:rPr>
          <w:ins w:id="2750" w:author="Arthur Parmentier" w:date="2020-06-11T18:16:00Z"/>
        </w:rPr>
      </w:pPr>
      <w:ins w:id="2751" w:author="Arthur Parmentier" w:date="2020-06-11T18:16:00Z">
        <w:r>
          <w:t>spatialization (or re-spatialization in the case of the stage), that one could also call a projection</w:t>
        </w:r>
      </w:ins>
    </w:p>
    <w:p w:rsidR="005709A0" w:rsidRDefault="005709A0" w:rsidP="005709A0">
      <w:pPr>
        <w:pStyle w:val="Paragraphedeliste"/>
        <w:numPr>
          <w:ilvl w:val="1"/>
          <w:numId w:val="43"/>
        </w:numPr>
        <w:rPr>
          <w:ins w:id="2752" w:author="Arthur Parmentier" w:date="2020-06-11T18:16:00Z"/>
        </w:rPr>
      </w:pPr>
      <w:ins w:id="2753" w:author="Arthur Parmentier" w:date="2020-06-11T18:16:00Z">
        <w:r>
          <w:t>orientation</w:t>
        </w:r>
      </w:ins>
    </w:p>
    <w:p w:rsidR="005709A0" w:rsidRDefault="005709A0" w:rsidP="005709A0">
      <w:pPr>
        <w:pStyle w:val="Paragraphedeliste"/>
        <w:numPr>
          <w:ilvl w:val="1"/>
          <w:numId w:val="43"/>
        </w:numPr>
        <w:rPr>
          <w:ins w:id="2754" w:author="Arthur Parmentier" w:date="2020-06-11T18:16:00Z"/>
        </w:rPr>
      </w:pPr>
      <w:ins w:id="2755" w:author="Arthur Parmentier" w:date="2020-06-11T18:16:00Z">
        <w:r>
          <w:lastRenderedPageBreak/>
          <w:t>evaluation</w:t>
        </w:r>
      </w:ins>
    </w:p>
    <w:p w:rsidR="005709A0" w:rsidRDefault="005709A0" w:rsidP="005709A0">
      <w:pPr>
        <w:pStyle w:val="Paragraphedeliste"/>
        <w:numPr>
          <w:ilvl w:val="0"/>
          <w:numId w:val="43"/>
        </w:numPr>
        <w:rPr>
          <w:ins w:id="2756" w:author="Arthur Parmentier" w:date="2020-06-11T18:16:00Z"/>
        </w:rPr>
      </w:pPr>
      <w:ins w:id="2757" w:author="Arthur Parmentier" w:date="2020-06-11T18:16:00Z">
        <w:r>
          <w:t xml:space="preserve"> Their relative character (there is no absolute value or measure in each representation), therefore they function as a relational space</w:t>
        </w:r>
      </w:ins>
    </w:p>
    <w:p w:rsidR="005709A0" w:rsidRDefault="005709A0" w:rsidP="005709A0">
      <w:pPr>
        <w:pStyle w:val="Paragraphedeliste"/>
        <w:numPr>
          <w:ilvl w:val="0"/>
          <w:numId w:val="43"/>
        </w:numPr>
        <w:rPr>
          <w:ins w:id="2758" w:author="Arthur Parmentier" w:date="2020-06-11T18:16:00Z"/>
        </w:rPr>
      </w:pPr>
      <w:ins w:id="2759" w:author="Arthur Parmentier" w:date="2020-06-11T18:16:00Z">
        <w:r>
          <w:t xml:space="preserve">Their function as underlying scheme for several signs in </w:t>
        </w:r>
        <w:proofErr w:type="spellStart"/>
        <w:r>
          <w:t>soundpainting</w:t>
        </w:r>
        <w:proofErr w:type="spellEnd"/>
      </w:ins>
    </w:p>
    <w:p w:rsidR="005709A0" w:rsidRDefault="001D61DD" w:rsidP="005709A0">
      <w:pPr>
        <w:rPr>
          <w:ins w:id="2760" w:author="Arthur Parmentier" w:date="2020-06-12T11:13:00Z"/>
        </w:rPr>
      </w:pPr>
      <w:ins w:id="2761" w:author="Arthur Parmentier" w:date="2020-06-12T11:13:00Z">
        <w:r>
          <w:t>Similarly,</w:t>
        </w:r>
      </w:ins>
      <w:ins w:id="2762" w:author="Arthur Parmentier" w:date="2020-06-11T18:25:00Z">
        <w:r w:rsidR="006234F6">
          <w:t xml:space="preserve"> to the frequency of the sound</w:t>
        </w:r>
      </w:ins>
      <w:ins w:id="2763" w:author="Arthur Parmentier" w:date="2020-06-12T11:10:00Z">
        <w:r w:rsidR="006C4568">
          <w:t>, tempo or volum</w:t>
        </w:r>
      </w:ins>
      <w:ins w:id="2764" w:author="Arthur Parmentier" w:date="2020-06-12T11:11:00Z">
        <w:r w:rsidR="006C4568">
          <w:t xml:space="preserve">e, </w:t>
        </w:r>
      </w:ins>
      <w:ins w:id="2765" w:author="Arthur Parmentier" w:date="2020-06-11T18:26:00Z">
        <w:r w:rsidR="006234F6">
          <w:t>height as a spatial evaluation</w:t>
        </w:r>
      </w:ins>
      <w:ins w:id="2766" w:author="Arthur Parmentier" w:date="2020-06-12T11:11:00Z">
        <w:r w:rsidR="006C4568">
          <w:t xml:space="preserve"> is the basis of many “faders”</w:t>
        </w:r>
      </w:ins>
      <w:ins w:id="2767" w:author="Arthur Parmentier" w:date="2020-06-12T11:10:00Z">
        <w:r w:rsidR="006C4568">
          <w:t xml:space="preserve"> </w:t>
        </w:r>
      </w:ins>
      <w:ins w:id="2768" w:author="Arthur Parmentier" w:date="2020-06-12T11:11:00Z">
        <w:r w:rsidR="006C4568">
          <w:t>that can</w:t>
        </w:r>
      </w:ins>
      <w:ins w:id="2769" w:author="Arthur Parmentier" w:date="2020-06-12T11:10:00Z">
        <w:r w:rsidR="006C4568">
          <w:t xml:space="preserve"> represent complexity, “asshole”-ness (</w:t>
        </w:r>
      </w:ins>
      <w:ins w:id="2770" w:author="Arthur Parmentier" w:date="2020-06-12T11:11:00Z">
        <w:r w:rsidR="006C4568">
          <w:t>the asshole fader)</w:t>
        </w:r>
      </w:ins>
      <w:ins w:id="2771" w:author="Arthur Parmentier" w:date="2020-06-12T11:10:00Z">
        <w:r w:rsidR="006C4568">
          <w:t xml:space="preserve">; </w:t>
        </w:r>
      </w:ins>
      <w:ins w:id="2772" w:author="Arthur Parmentier" w:date="2020-06-12T11:11:00Z">
        <w:r w:rsidR="006C4568">
          <w:t xml:space="preserve">exaggeration, </w:t>
        </w:r>
      </w:ins>
      <w:ins w:id="2773" w:author="Arthur Parmentier" w:date="2020-06-12T11:12:00Z">
        <w:r w:rsidR="006C4568">
          <w:t>age, amplitude, body level</w:t>
        </w:r>
      </w:ins>
      <w:ins w:id="2774" w:author="Arthur Parmentier" w:date="2020-06-12T11:14:00Z">
        <w:r>
          <w:t>, gravity</w:t>
        </w:r>
      </w:ins>
      <w:ins w:id="2775" w:author="Arthur Parmentier" w:date="2020-06-12T11:12:00Z">
        <w:r w:rsidR="006C4568">
          <w:t>, etc</w:t>
        </w:r>
      </w:ins>
      <w:ins w:id="2776" w:author="Arthur Parmentier" w:date="2020-06-11T18:27:00Z">
        <w:r w:rsidR="006234F6">
          <w:t>.</w:t>
        </w:r>
      </w:ins>
    </w:p>
    <w:p w:rsidR="001D61DD" w:rsidRDefault="001D61DD" w:rsidP="005709A0">
      <w:pPr>
        <w:rPr>
          <w:ins w:id="2777" w:author="Arthur Parmentier" w:date="2020-06-11T19:03:00Z"/>
        </w:rPr>
      </w:pPr>
      <w:ins w:id="2778" w:author="Arthur Parmentier" w:date="2020-06-12T11:13:00Z">
        <w:r>
          <w:t>Other “faders”</w:t>
        </w:r>
      </w:ins>
      <w:ins w:id="2779" w:author="Arthur Parmentier" w:date="2020-06-12T11:15:00Z">
        <w:r w:rsidR="00366C76">
          <w:t xml:space="preserve"> </w:t>
        </w:r>
      </w:ins>
      <w:ins w:id="2780" w:author="Arthur Parmentier" w:date="2020-06-12T11:28:00Z">
        <w:r w:rsidR="007A6CF9">
          <w:t>–</w:t>
        </w:r>
      </w:ins>
      <w:ins w:id="2781" w:author="Arthur Parmentier" w:date="2020-06-12T11:15:00Z">
        <w:r w:rsidR="00366C76">
          <w:t xml:space="preserve"> </w:t>
        </w:r>
      </w:ins>
      <w:ins w:id="2782" w:author="Arthur Parmentier" w:date="2020-06-12T11:28:00Z">
        <w:r w:rsidR="007A6CF9">
          <w:t xml:space="preserve">faders </w:t>
        </w:r>
      </w:ins>
      <w:ins w:id="2783" w:author="Arthur Parmentier" w:date="2020-06-12T11:15:00Z">
        <w:r w:rsidR="00366C76">
          <w:t>are</w:t>
        </w:r>
      </w:ins>
      <w:ins w:id="2784" w:author="Arthur Parmentier" w:date="2020-06-12T11:13:00Z">
        <w:r>
          <w:t xml:space="preserve"> the main type of imaginary regions in SP</w:t>
        </w:r>
      </w:ins>
      <w:ins w:id="2785" w:author="Arthur Parmentier" w:date="2020-06-12T11:15:00Z">
        <w:r w:rsidR="00366C76">
          <w:t xml:space="preserve"> </w:t>
        </w:r>
      </w:ins>
      <w:ins w:id="2786" w:author="Arthur Parmentier" w:date="2020-06-12T11:28:00Z">
        <w:r w:rsidR="00D55105">
          <w:t>–</w:t>
        </w:r>
      </w:ins>
      <w:ins w:id="2787" w:author="Arthur Parmentier" w:date="2020-06-12T11:13:00Z">
        <w:r>
          <w:t xml:space="preserve"> use the horizontal axis rather than the</w:t>
        </w:r>
      </w:ins>
      <w:ins w:id="2788" w:author="Arthur Parmentier" w:date="2020-06-12T11:14:00Z">
        <w:r>
          <w:t xml:space="preserve"> vertical one, such as t</w:t>
        </w:r>
      </w:ins>
      <w:ins w:id="2789" w:author="Arthur Parmentier" w:date="2020-06-12T11:15:00Z">
        <w:r>
          <w:t>he</w:t>
        </w:r>
      </w:ins>
      <w:ins w:id="2790" w:author="Arthur Parmentier" w:date="2020-06-12T11:14:00Z">
        <w:r>
          <w:t xml:space="preserve"> density fader</w:t>
        </w:r>
      </w:ins>
      <w:ins w:id="2791" w:author="Arthur Parmentier" w:date="2020-06-12T11:16:00Z">
        <w:r w:rsidR="00164D80">
          <w:t xml:space="preserve"> or the </w:t>
        </w:r>
      </w:ins>
      <w:ins w:id="2792" w:author="Arthur Parmentier" w:date="2020-06-12T11:15:00Z">
        <w:r w:rsidR="00164D80">
          <w:t>“more</w:t>
        </w:r>
      </w:ins>
      <w:ins w:id="2793" w:author="Arthur Parmentier" w:date="2020-06-12T11:16:00Z">
        <w:r w:rsidR="00164D80">
          <w:t xml:space="preserve"> space” fader.</w:t>
        </w:r>
        <w:r w:rsidR="005E0BB1">
          <w:t xml:space="preserve"> It is interesting to note </w:t>
        </w:r>
      </w:ins>
      <w:ins w:id="2794" w:author="Arthur Parmentier" w:date="2020-06-12T11:17:00Z">
        <w:r w:rsidR="007B4876">
          <w:t xml:space="preserve">that </w:t>
        </w:r>
      </w:ins>
      <w:ins w:id="2795" w:author="Arthur Parmentier" w:date="2020-06-12T11:16:00Z">
        <w:r w:rsidR="005E0BB1">
          <w:t>the</w:t>
        </w:r>
      </w:ins>
      <w:ins w:id="2796" w:author="Arthur Parmentier" w:date="2020-06-12T11:17:00Z">
        <w:r w:rsidR="007B4876">
          <w:t xml:space="preserve"> choice of the</w:t>
        </w:r>
      </w:ins>
      <w:ins w:id="2797" w:author="Arthur Parmentier" w:date="2020-06-12T11:16:00Z">
        <w:r w:rsidR="005E0BB1">
          <w:t xml:space="preserve"> horizontal dimension is directly linked to the representation of </w:t>
        </w:r>
      </w:ins>
      <w:ins w:id="2798" w:author="Arthur Parmentier" w:date="2020-06-12T11:17:00Z">
        <w:r w:rsidR="005E0BB1">
          <w:t>space.</w:t>
        </w:r>
      </w:ins>
    </w:p>
    <w:p w:rsidR="003623E9" w:rsidRDefault="003623E9" w:rsidP="003623E9">
      <w:pPr>
        <w:pStyle w:val="Titre5"/>
        <w:rPr>
          <w:ins w:id="2799" w:author="Arthur Parmentier" w:date="2020-06-11T19:03:00Z"/>
        </w:rPr>
      </w:pPr>
      <w:ins w:id="2800" w:author="Arthur Parmentier" w:date="2020-06-11T19:03:00Z">
        <w:r>
          <w:t>A deeper look in the mapping process: the visual codes</w:t>
        </w:r>
      </w:ins>
    </w:p>
    <w:p w:rsidR="003623E9" w:rsidRDefault="003623E9" w:rsidP="003623E9">
      <w:pPr>
        <w:rPr>
          <w:ins w:id="2801" w:author="Arthur Parmentier" w:date="2020-06-11T19:12:00Z"/>
        </w:rPr>
      </w:pPr>
      <w:ins w:id="2802" w:author="Arthur Parmentier" w:date="2020-06-11T19:04:00Z">
        <w:r>
          <w:t>From the typology that I have intro</w:t>
        </w:r>
      </w:ins>
      <w:ins w:id="2803" w:author="Arthur Parmentier" w:date="2020-06-11T19:05:00Z">
        <w:r>
          <w:t xml:space="preserve">duced, one may wonder at a more fundamental level what the mapping process relies on and how exactly the sign is </w:t>
        </w:r>
      </w:ins>
      <w:ins w:id="2804" w:author="Arthur Parmentier" w:date="2020-06-11T19:06:00Z">
        <w:r>
          <w:t xml:space="preserve">constructed </w:t>
        </w:r>
      </w:ins>
      <w:ins w:id="2805" w:author="Arthur Parmentier" w:date="2020-06-11T19:05:00Z">
        <w:r>
          <w:t>visually</w:t>
        </w:r>
      </w:ins>
      <w:ins w:id="2806" w:author="Arthur Parmentier" w:date="2020-06-11T19:06:00Z">
        <w:r>
          <w:t xml:space="preserve"> by its creator and understood by other people.</w:t>
        </w:r>
        <w:r>
          <w:br/>
          <w:t xml:space="preserve">As a first answer to this complex question, I would like </w:t>
        </w:r>
      </w:ins>
      <w:ins w:id="2807" w:author="Arthur Parmentier" w:date="2020-06-11T19:07:00Z">
        <w:r>
          <w:t xml:space="preserve">to point out the analysis of SP visual codes by </w:t>
        </w:r>
      </w:ins>
      <w:proofErr w:type="spellStart"/>
      <w:ins w:id="2808" w:author="Arthur Parmentier" w:date="2020-06-11T19:08:00Z">
        <w:r>
          <w:t>Yerlikaya</w:t>
        </w:r>
        <w:proofErr w:type="spellEnd"/>
        <w:r>
          <w:t xml:space="preserve"> and </w:t>
        </w:r>
        <w:proofErr w:type="spellStart"/>
        <w:r>
          <w:t>Coskuner</w:t>
        </w:r>
        <w:proofErr w:type="spellEnd"/>
        <w:r>
          <w:t xml:space="preserve"> </w:t>
        </w:r>
      </w:ins>
      <w:customXmlInsRangeStart w:id="2809" w:author="Arthur Parmentier" w:date="2020-06-11T19:09:00Z"/>
      <w:sdt>
        <w:sdtPr>
          <w:id w:val="-2073261776"/>
          <w:citation/>
        </w:sdtPr>
        <w:sdtContent>
          <w:customXmlInsRangeEnd w:id="2809"/>
          <w:ins w:id="2810" w:author="Arthur Parmentier" w:date="2020-06-11T19:09:00Z">
            <w:r>
              <w:fldChar w:fldCharType="begin"/>
            </w:r>
          </w:ins>
          <w:ins w:id="2811" w:author="Arthur Parmentier" w:date="2020-06-11T19:10:00Z">
            <w:r w:rsidR="00294768">
              <w:instrText xml:space="preserve">CITATION Yer \l 1036 </w:instrText>
            </w:r>
          </w:ins>
          <w:r>
            <w:fldChar w:fldCharType="separate"/>
          </w:r>
          <w:ins w:id="2812" w:author="Arthur Parmentier" w:date="2020-06-11T19:10:00Z">
            <w:r w:rsidR="00294768">
              <w:rPr>
                <w:noProof/>
              </w:rPr>
              <w:t>(Yerlikaya &amp; Coskumer, 2016)</w:t>
            </w:r>
          </w:ins>
          <w:ins w:id="2813" w:author="Arthur Parmentier" w:date="2020-06-11T19:09:00Z">
            <w:r>
              <w:fldChar w:fldCharType="end"/>
            </w:r>
          </w:ins>
          <w:customXmlInsRangeStart w:id="2814" w:author="Arthur Parmentier" w:date="2020-06-11T19:09:00Z"/>
        </w:sdtContent>
      </w:sdt>
      <w:customXmlInsRangeEnd w:id="2814"/>
      <w:ins w:id="2815" w:author="Arthur Parmentier" w:date="2020-06-11T19:10:00Z">
        <w:r w:rsidR="00294768">
          <w:t xml:space="preserve">, that brings finer element of interpretation to the signs that explicate </w:t>
        </w:r>
      </w:ins>
      <w:ins w:id="2816" w:author="Arthur Parmentier" w:date="2020-06-11T19:11:00Z">
        <w:r w:rsidR="00294768">
          <w:t>how they may have been formed intentionally or not by their creator.</w:t>
        </w:r>
      </w:ins>
    </w:p>
    <w:p w:rsidR="00D13821" w:rsidRPr="003623E9" w:rsidRDefault="00D13821">
      <w:pPr>
        <w:rPr>
          <w:ins w:id="2817" w:author="Arthur Parmentier" w:date="2020-05-14T13:32:00Z"/>
        </w:rPr>
      </w:pPr>
      <w:ins w:id="2818" w:author="Arthur Parmentier" w:date="2020-06-11T19:12:00Z">
        <w:r>
          <w:t xml:space="preserve">For instance, they </w:t>
        </w:r>
      </w:ins>
      <w:ins w:id="2819" w:author="Arthur Parmentier" w:date="2020-06-11T19:13:00Z">
        <w:r>
          <w:t>analyze</w:t>
        </w:r>
      </w:ins>
      <w:ins w:id="2820" w:author="Arthur Parmentier" w:date="2020-06-11T19:12:00Z">
        <w:r>
          <w:t xml:space="preserve"> the “knowledge of </w:t>
        </w:r>
      </w:ins>
      <w:ins w:id="2821" w:author="Arthur Parmentier" w:date="2020-06-11T19:13:00Z">
        <w:r>
          <w:t>visual contract” in the sign “Whole group” as “Circle [that] evokes the concepts like a round table or a ring. It incorporates the constructs as whole, being together etc</w:t>
        </w:r>
      </w:ins>
      <w:ins w:id="2822" w:author="Arthur Parmentier" w:date="2020-06-11T19:15:00Z">
        <w:r>
          <w:t>.”</w:t>
        </w:r>
      </w:ins>
      <w:ins w:id="2823" w:author="Arthur Parmentier" w:date="2020-06-11T19:16:00Z">
        <w:r>
          <w:t xml:space="preserve"> among several visual codes that </w:t>
        </w:r>
      </w:ins>
      <w:ins w:id="2824" w:author="Arthur Parmentier" w:date="2020-06-11T19:17:00Z">
        <w:r w:rsidR="00BD4E6E">
          <w:t xml:space="preserve">are sometimes </w:t>
        </w:r>
      </w:ins>
      <w:ins w:id="2825" w:author="Arthur Parmentier" w:date="2020-06-11T19:16:00Z">
        <w:r>
          <w:t xml:space="preserve">relevant to </w:t>
        </w:r>
      </w:ins>
      <w:ins w:id="2826" w:author="Arthur Parmentier" w:date="2020-06-11T19:17:00Z">
        <w:r>
          <w:t>explain the signifier-signified</w:t>
        </w:r>
      </w:ins>
      <w:ins w:id="2827" w:author="Arthur Parmentier" w:date="2020-06-11T19:15:00Z">
        <w:r>
          <w:t xml:space="preserve"> </w:t>
        </w:r>
      </w:ins>
      <w:ins w:id="2828" w:author="Arthur Parmentier" w:date="2020-06-11T19:17:00Z">
        <w:r>
          <w:t>relation.</w:t>
        </w:r>
      </w:ins>
    </w:p>
    <w:p w:rsidR="00D621DF" w:rsidRPr="007C437A" w:rsidDel="00D0639C" w:rsidRDefault="00D621DF">
      <w:pPr>
        <w:pStyle w:val="Titre3"/>
        <w:rPr>
          <w:del w:id="2829" w:author="Arthur Parmentier" w:date="2020-05-14T13:40:00Z"/>
          <w:i/>
          <w:iCs/>
          <w:rPrChange w:id="2830" w:author="Arthur Parmentier" w:date="2020-06-07T15:27:00Z">
            <w:rPr>
              <w:del w:id="2831" w:author="Arthur Parmentier" w:date="2020-05-14T13:40:00Z"/>
            </w:rPr>
          </w:rPrChange>
        </w:rPr>
        <w:pPrChange w:id="2832" w:author="Arthur Parmentier" w:date="2020-06-10T16:26:00Z">
          <w:pPr/>
        </w:pPrChange>
      </w:pPr>
      <w:bookmarkStart w:id="2833" w:name="_Toc40356075"/>
      <w:bookmarkStart w:id="2834" w:name="_Toc42841945"/>
      <w:bookmarkStart w:id="2835" w:name="_Toc42842046"/>
      <w:bookmarkStart w:id="2836" w:name="_Toc42842147"/>
      <w:bookmarkEnd w:id="2833"/>
      <w:bookmarkEnd w:id="2834"/>
      <w:bookmarkEnd w:id="2835"/>
      <w:bookmarkEnd w:id="2836"/>
    </w:p>
    <w:p w:rsidR="007B1805" w:rsidRDefault="007B1805">
      <w:pPr>
        <w:pStyle w:val="Titre3"/>
        <w:rPr>
          <w:ins w:id="2837" w:author="Arthur Parmentier" w:date="2020-06-11T17:00:00Z"/>
        </w:rPr>
      </w:pPr>
      <w:bookmarkStart w:id="2838" w:name="_Toc42842148"/>
      <w:r w:rsidRPr="007C437A">
        <w:t>Sign overloading</w:t>
      </w:r>
      <w:ins w:id="2839" w:author="Arthur Parmentier" w:date="2020-06-11T23:08:00Z">
        <w:r w:rsidR="00D65F4D">
          <w:t>:</w:t>
        </w:r>
      </w:ins>
      <w:ins w:id="2840" w:author="Arthur Parmentier" w:date="2020-06-11T22:13:00Z">
        <w:r w:rsidR="00A4623F">
          <w:t xml:space="preserve"> </w:t>
        </w:r>
      </w:ins>
      <w:ins w:id="2841" w:author="Arthur Parmentier" w:date="2020-06-11T22:09:00Z">
        <w:r w:rsidR="00A56CDE">
          <w:t xml:space="preserve">polysemes </w:t>
        </w:r>
      </w:ins>
      <w:ins w:id="2842" w:author="Arthur Parmentier" w:date="2020-06-11T23:08:00Z">
        <w:r w:rsidR="00D65F4D">
          <w:t xml:space="preserve">and technical </w:t>
        </w:r>
      </w:ins>
      <w:ins w:id="2843" w:author="Arthur Parmentier" w:date="2020-06-11T23:09:00Z">
        <w:r w:rsidR="00D65F4D">
          <w:t xml:space="preserve">approaches to concepts </w:t>
        </w:r>
      </w:ins>
      <w:ins w:id="2844" w:author="Arthur Parmentier" w:date="2020-06-11T22:09:00Z">
        <w:r w:rsidR="00A56CDE">
          <w:t>in SP</w:t>
        </w:r>
      </w:ins>
      <w:bookmarkEnd w:id="2838"/>
    </w:p>
    <w:p w:rsidR="00A519B8" w:rsidRPr="004055D8" w:rsidRDefault="00A47814" w:rsidP="00A519B8">
      <w:pPr>
        <w:rPr>
          <w:ins w:id="2845" w:author="Arthur Parmentier" w:date="2020-06-11T17:00:00Z"/>
        </w:rPr>
      </w:pPr>
      <w:ins w:id="2846" w:author="Arthur Parmentier" w:date="2020-06-11T19:56:00Z">
        <w:r>
          <w:t xml:space="preserve">In </w:t>
        </w:r>
      </w:ins>
      <w:ins w:id="2847" w:author="Arthur Parmentier" w:date="2020-06-11T19:57:00Z">
        <w:r>
          <w:t>Thompson’s</w:t>
        </w:r>
      </w:ins>
      <w:ins w:id="2848" w:author="Arthur Parmentier" w:date="2020-06-11T19:56:00Z">
        <w:r>
          <w:t xml:space="preserve"> interview with Helen Minors</w:t>
        </w:r>
      </w:ins>
      <w:ins w:id="2849" w:author="Arthur Parmentier" w:date="2020-06-11T19:57:00Z">
        <w:r>
          <w:t xml:space="preserve">, she asks: </w:t>
        </w:r>
      </w:ins>
      <w:ins w:id="2850" w:author="Arthur Parmentier" w:date="2020-06-11T17:00:00Z">
        <w:r w:rsidR="00A519B8">
          <w:t>“</w:t>
        </w:r>
        <w:r w:rsidR="00A519B8" w:rsidRPr="004055D8">
          <w:t>Pitch is reliant on a Western concept of height in relation to sound (e.g. high and low), replying on our metaphorical understanding of music. How would you expect a dancer/actor to respond to this musically determined gesture?</w:t>
        </w:r>
      </w:ins>
      <w:ins w:id="2851" w:author="Arthur Parmentier" w:date="2020-06-11T19:57:00Z">
        <w:r>
          <w:t xml:space="preserve">”. </w:t>
        </w:r>
        <w:r>
          <w:br/>
          <w:t>Thompson respond</w:t>
        </w:r>
        <w:r w:rsidR="00135586">
          <w:t>s</w:t>
        </w:r>
        <w:r>
          <w:t xml:space="preserve"> that “</w:t>
        </w:r>
      </w:ins>
      <w:ins w:id="2852" w:author="Arthur Parmentier" w:date="2020-06-11T17:00:00Z">
        <w:r w:rsidR="00A519B8" w:rsidRPr="004055D8">
          <w:t>Pitch is a frequency and its tempo governs whether the sound is low, middle, or high. Movement takes place in space and is also governed by tempo. When a musician is signed a Long Tone (middle range) they choose a pitch from this region, a dancer signed the same Long Tone will perform sustained movement at a medium tempo. The Long Tone gesture spans all the disciplines. I created the physicality of the Long Tone gesture and just like any spoken language each performer must learn what the gesture means. Being a musician, dancer, actor, visual artist, etc. does not present any discipline-specific problems when learning the signs.</w:t>
        </w:r>
        <w:r w:rsidR="00A519B8">
          <w:t xml:space="preserve">” </w:t>
        </w:r>
      </w:ins>
      <w:customXmlInsRangeStart w:id="2853" w:author="Arthur Parmentier" w:date="2020-06-11T17:00:00Z"/>
      <w:sdt>
        <w:sdtPr>
          <w:id w:val="-1381710217"/>
          <w:citation/>
        </w:sdtPr>
        <w:sdtContent>
          <w:customXmlInsRangeEnd w:id="2853"/>
          <w:ins w:id="2854" w:author="Arthur Parmentier" w:date="2020-06-11T17:00:00Z">
            <w:r w:rsidR="00A519B8">
              <w:fldChar w:fldCharType="begin"/>
            </w:r>
            <w:r w:rsidR="00A519B8" w:rsidRPr="00A519B8">
              <w:rPr>
                <w:rPrChange w:id="2855" w:author="Arthur Parmentier" w:date="2020-06-11T17:00:00Z">
                  <w:rPr>
                    <w:lang w:val="fr-FR"/>
                  </w:rPr>
                </w:rPrChange>
              </w:rPr>
              <w:instrText xml:space="preserve"> CITATION Hel \l 1036 </w:instrText>
            </w:r>
            <w:r w:rsidR="00A519B8">
              <w:fldChar w:fldCharType="separate"/>
            </w:r>
            <w:r w:rsidR="00A519B8" w:rsidRPr="00287E83">
              <w:rPr>
                <w:noProof/>
                <w:rPrChange w:id="2856" w:author="Arthur Parmentier" w:date="2020-06-11T20:01:00Z">
                  <w:rPr>
                    <w:noProof/>
                    <w:lang w:val="fr-FR"/>
                  </w:rPr>
                </w:rPrChange>
              </w:rPr>
              <w:t>(Minors &amp; Thompson, s.d.)</w:t>
            </w:r>
            <w:r w:rsidR="00A519B8">
              <w:fldChar w:fldCharType="end"/>
            </w:r>
          </w:ins>
          <w:customXmlInsRangeStart w:id="2857" w:author="Arthur Parmentier" w:date="2020-06-11T17:00:00Z"/>
        </w:sdtContent>
      </w:sdt>
      <w:customXmlInsRangeEnd w:id="2857"/>
    </w:p>
    <w:p w:rsidR="00A519B8" w:rsidRPr="00A519B8" w:rsidDel="00B96271" w:rsidRDefault="00287E83">
      <w:pPr>
        <w:rPr>
          <w:del w:id="2858" w:author="Arthur Parmentier" w:date="2020-06-11T20:06:00Z"/>
          <w:rPrChange w:id="2859" w:author="Arthur Parmentier" w:date="2020-06-11T17:00:00Z">
            <w:rPr>
              <w:del w:id="2860" w:author="Arthur Parmentier" w:date="2020-06-11T20:06:00Z"/>
            </w:rPr>
          </w:rPrChange>
        </w:rPr>
        <w:pPrChange w:id="2861" w:author="Arthur Parmentier" w:date="2020-06-11T17:00:00Z">
          <w:pPr>
            <w:pStyle w:val="Titre2"/>
          </w:pPr>
        </w:pPrChange>
      </w:pPr>
      <w:ins w:id="2862" w:author="Arthur Parmentier" w:date="2020-06-11T20:03:00Z">
        <w:r>
          <w:t xml:space="preserve">Despite </w:t>
        </w:r>
        <w:r w:rsidR="00B96271">
          <w:t>his</w:t>
        </w:r>
        <w:r>
          <w:t xml:space="preserve"> </w:t>
        </w:r>
        <w:r w:rsidR="00B96271">
          <w:t xml:space="preserve">questionable </w:t>
        </w:r>
      </w:ins>
      <w:ins w:id="2863" w:author="Arthur Parmentier" w:date="2020-06-11T20:04:00Z">
        <w:r w:rsidR="00B96271">
          <w:t>definition of pitch and movement as governed by tempo, w</w:t>
        </w:r>
      </w:ins>
      <w:ins w:id="2864" w:author="Arthur Parmentier" w:date="2020-06-11T20:01:00Z">
        <w:r>
          <w:t>e can read in his words th</w:t>
        </w:r>
      </w:ins>
      <w:ins w:id="2865" w:author="Arthur Parmentier" w:date="2020-06-11T20:02:00Z">
        <w:r>
          <w:t xml:space="preserve">e analogy </w:t>
        </w:r>
      </w:ins>
      <w:ins w:id="2866" w:author="Arthur Parmentier" w:date="2020-06-11T20:04:00Z">
        <w:r w:rsidR="00B96271">
          <w:t>underlying</w:t>
        </w:r>
      </w:ins>
      <w:ins w:id="2867" w:author="Arthur Parmentier" w:date="2020-06-11T20:05:00Z">
        <w:r w:rsidR="00B96271">
          <w:t xml:space="preserve"> the significance of the notion of pitch in both music and dance.</w:t>
        </w:r>
      </w:ins>
    </w:p>
    <w:p w:rsidR="005A6DBA" w:rsidRPr="007C437A" w:rsidRDefault="005A6DBA">
      <w:pPr>
        <w:rPr>
          <w:ins w:id="2868" w:author="Arthur Parmentier" w:date="2020-05-13T10:10:00Z"/>
        </w:rPr>
      </w:pPr>
    </w:p>
    <w:p w:rsidR="0053230A" w:rsidRDefault="001B082B">
      <w:pPr>
        <w:rPr>
          <w:ins w:id="2869" w:author="Arthur Parmentier" w:date="2020-06-11T20:22:00Z"/>
        </w:rPr>
      </w:pPr>
      <w:r w:rsidRPr="007C437A">
        <w:lastRenderedPageBreak/>
        <w:t xml:space="preserve">We have seen </w:t>
      </w:r>
      <w:ins w:id="2870" w:author="Arthur Parmentier" w:date="2020-06-11T20:17:00Z">
        <w:r w:rsidR="00C32959">
          <w:t>that SP is a multi-disciplinary s</w:t>
        </w:r>
      </w:ins>
      <w:ins w:id="2871" w:author="Arthur Parmentier" w:date="2020-06-11T20:18:00Z">
        <w:r w:rsidR="00C32959">
          <w:t xml:space="preserve">ign language, i.e. that </w:t>
        </w:r>
      </w:ins>
      <w:del w:id="2872" w:author="Arthur Parmentier" w:date="2020-06-11T20:17:00Z">
        <w:r w:rsidRPr="007C437A" w:rsidDel="00C32959">
          <w:delText xml:space="preserve">from the evolution of SP that </w:delText>
        </w:r>
      </w:del>
      <w:ins w:id="2873" w:author="Arthur Parmentier" w:date="2020-05-13T09:50:00Z">
        <w:r w:rsidR="0053230A" w:rsidRPr="007C437A">
          <w:t xml:space="preserve">a single sign </w:t>
        </w:r>
      </w:ins>
      <w:ins w:id="2874" w:author="Arthur Parmentier" w:date="2020-05-13T09:51:00Z">
        <w:r w:rsidR="0053230A" w:rsidRPr="007C437A">
          <w:t>can be use</w:t>
        </w:r>
      </w:ins>
      <w:ins w:id="2875" w:author="Arthur Parmentier" w:date="2020-06-11T20:16:00Z">
        <w:r w:rsidR="00C32959">
          <w:t>d</w:t>
        </w:r>
      </w:ins>
      <w:ins w:id="2876" w:author="Arthur Parmentier" w:date="2020-05-13T09:51:00Z">
        <w:r w:rsidR="0053230A" w:rsidRPr="007C437A">
          <w:t xml:space="preserve"> to signify a content</w:t>
        </w:r>
      </w:ins>
      <w:ins w:id="2877" w:author="Arthur Parmentier" w:date="2020-05-13T11:16:00Z">
        <w:r w:rsidR="00B45CE3" w:rsidRPr="007C437A">
          <w:rPr>
            <w:rStyle w:val="Appelnotedebasdep"/>
          </w:rPr>
          <w:footnoteReference w:id="13"/>
        </w:r>
      </w:ins>
      <w:ins w:id="2881" w:author="Arthur Parmentier" w:date="2020-05-13T09:52:00Z">
        <w:r w:rsidR="0053230A" w:rsidRPr="007C437A">
          <w:t xml:space="preserve"> not only for different instruments of the same discipline</w:t>
        </w:r>
      </w:ins>
      <w:ins w:id="2882" w:author="Arthur Parmentier" w:date="2020-05-13T10:07:00Z">
        <w:r w:rsidR="00434325" w:rsidRPr="007C437A">
          <w:t xml:space="preserve"> (1)</w:t>
        </w:r>
      </w:ins>
      <w:ins w:id="2883" w:author="Arthur Parmentier" w:date="2020-05-13T09:52:00Z">
        <w:r w:rsidR="0053230A" w:rsidRPr="007C437A">
          <w:t xml:space="preserve"> but also across discipline</w:t>
        </w:r>
      </w:ins>
      <w:ins w:id="2884" w:author="Arthur Parmentier" w:date="2020-05-13T10:07:00Z">
        <w:r w:rsidR="00434325" w:rsidRPr="007C437A">
          <w:t xml:space="preserve"> (2).</w:t>
        </w:r>
      </w:ins>
      <w:ins w:id="2885" w:author="Arthur Parmentier" w:date="2020-05-13T10:35:00Z">
        <w:r w:rsidR="003D29B8" w:rsidRPr="007C437A">
          <w:t xml:space="preserve"> This what I call the “overloading” of a sign.</w:t>
        </w:r>
        <w:r w:rsidR="003D29B8" w:rsidRPr="007C437A">
          <w:rPr>
            <w:rStyle w:val="Appelnotedebasdep"/>
          </w:rPr>
          <w:footnoteReference w:id="14"/>
        </w:r>
      </w:ins>
      <w:ins w:id="2890" w:author="Arthur Parmentier" w:date="2020-06-11T20:15:00Z">
        <w:r w:rsidR="00B96271">
          <w:t xml:space="preserve"> More</w:t>
        </w:r>
      </w:ins>
      <w:ins w:id="2891" w:author="Arthur Parmentier" w:date="2020-06-11T20:16:00Z">
        <w:r w:rsidR="00B96271">
          <w:t xml:space="preserve">over, </w:t>
        </w:r>
      </w:ins>
      <w:ins w:id="2892" w:author="Arthur Parmentier" w:date="2020-06-11T20:18:00Z">
        <w:r w:rsidR="00C32959">
          <w:t xml:space="preserve">it is the result of a historical construction </w:t>
        </w:r>
      </w:ins>
      <w:ins w:id="2893" w:author="Arthur Parmentier" w:date="2020-06-11T20:19:00Z">
        <w:r w:rsidR="00C32959">
          <w:t>of</w:t>
        </w:r>
      </w:ins>
      <w:ins w:id="2894" w:author="Arthur Parmentier" w:date="2020-06-11T20:18:00Z">
        <w:r w:rsidR="00C32959">
          <w:t xml:space="preserve"> SP</w:t>
        </w:r>
      </w:ins>
      <w:ins w:id="2895" w:author="Arthur Parmentier" w:date="2020-06-11T20:19:00Z">
        <w:r w:rsidR="00C32959">
          <w:t xml:space="preserve">: it is only several years after its creation for </w:t>
        </w:r>
      </w:ins>
      <w:ins w:id="2896" w:author="Arthur Parmentier" w:date="2020-06-11T20:22:00Z">
        <w:r w:rsidR="00066DF7">
          <w:t xml:space="preserve">composing </w:t>
        </w:r>
      </w:ins>
      <w:ins w:id="2897" w:author="Arthur Parmentier" w:date="2020-06-11T20:19:00Z">
        <w:r w:rsidR="00C32959">
          <w:t xml:space="preserve">music by </w:t>
        </w:r>
      </w:ins>
      <w:ins w:id="2898" w:author="Arthur Parmentier" w:date="2020-06-11T20:22:00Z">
        <w:r w:rsidR="00EF05DD">
          <w:t xml:space="preserve">Thompson </w:t>
        </w:r>
      </w:ins>
      <w:ins w:id="2899" w:author="Arthur Parmentier" w:date="2020-06-11T20:20:00Z">
        <w:r w:rsidR="00C32959">
          <w:t xml:space="preserve">that </w:t>
        </w:r>
      </w:ins>
      <w:ins w:id="2900" w:author="Arthur Parmentier" w:date="2020-06-11T20:22:00Z">
        <w:r w:rsidR="00C23655">
          <w:t>existing</w:t>
        </w:r>
      </w:ins>
      <w:ins w:id="2901" w:author="Arthur Parmentier" w:date="2020-06-11T20:20:00Z">
        <w:r w:rsidR="00C32959">
          <w:t xml:space="preserve"> and new signs started being overloaded.</w:t>
        </w:r>
      </w:ins>
      <w:del w:id="2902" w:author="Arthur Parmentier" w:date="2020-05-13T09:50:00Z">
        <w:r w:rsidRPr="007C437A" w:rsidDel="0053230A">
          <w:delText>it uses single sign</w:delText>
        </w:r>
        <w:r w:rsidR="001A0623" w:rsidRPr="007C437A" w:rsidDel="0053230A">
          <w:delText>s</w:delText>
        </w:r>
        <w:r w:rsidRPr="007C437A" w:rsidDel="0053230A">
          <w:delText xml:space="preserve"> to</w:delText>
        </w:r>
      </w:del>
      <w:del w:id="2903" w:author="Arthur Parmentier" w:date="2020-05-13T09:49:00Z">
        <w:r w:rsidRPr="007C437A" w:rsidDel="0053230A">
          <w:delText xml:space="preserve"> encapsulate several concepts from different disciplines</w:delText>
        </w:r>
      </w:del>
      <w:del w:id="2904" w:author="Arthur Parmentier" w:date="2020-05-13T09:52:00Z">
        <w:r w:rsidRPr="007C437A" w:rsidDel="0053230A">
          <w:delText xml:space="preserve">; </w:delText>
        </w:r>
      </w:del>
    </w:p>
    <w:p w:rsidR="00823A1A" w:rsidRDefault="00823A1A">
      <w:pPr>
        <w:rPr>
          <w:ins w:id="2905" w:author="Arthur Parmentier" w:date="2020-06-11T20:23:00Z"/>
        </w:rPr>
      </w:pPr>
      <w:ins w:id="2906" w:author="Arthur Parmentier" w:date="2020-06-11T20:22:00Z">
        <w:r>
          <w:t xml:space="preserve">In this section, I will try to show that </w:t>
        </w:r>
      </w:ins>
    </w:p>
    <w:p w:rsidR="00DD6103" w:rsidRDefault="00341E56" w:rsidP="00823A1A">
      <w:pPr>
        <w:pStyle w:val="Paragraphedeliste"/>
        <w:numPr>
          <w:ilvl w:val="0"/>
          <w:numId w:val="43"/>
        </w:numPr>
        <w:rPr>
          <w:ins w:id="2907" w:author="Arthur Parmentier" w:date="2020-06-11T20:23:00Z"/>
        </w:rPr>
      </w:pPr>
      <w:ins w:id="2908" w:author="Arthur Parmentier" w:date="2020-06-11T20:26:00Z">
        <w:r>
          <w:t>each sign refers to a different concept in each discipline (at the contrary of Thompson’s statements</w:t>
        </w:r>
      </w:ins>
      <w:ins w:id="2909" w:author="Arthur Parmentier" w:date="2020-06-11T20:27:00Z">
        <w:r w:rsidR="00672712">
          <w:rPr>
            <w:rStyle w:val="Appelnotedebasdep"/>
          </w:rPr>
          <w:footnoteReference w:id="15"/>
        </w:r>
      </w:ins>
      <w:ins w:id="2919" w:author="Arthur Parmentier" w:date="2020-06-11T20:26:00Z">
        <w:r>
          <w:t>)</w:t>
        </w:r>
      </w:ins>
    </w:p>
    <w:p w:rsidR="00B45CE3" w:rsidRDefault="00462C01" w:rsidP="00823A1A">
      <w:pPr>
        <w:pStyle w:val="Paragraphedeliste"/>
        <w:numPr>
          <w:ilvl w:val="0"/>
          <w:numId w:val="43"/>
        </w:numPr>
        <w:rPr>
          <w:ins w:id="2920" w:author="Arthur Parmentier" w:date="2020-06-11T23:10:00Z"/>
        </w:rPr>
      </w:pPr>
      <w:ins w:id="2921" w:author="Arthur Parmentier" w:date="2020-06-11T23:02:00Z">
        <w:r>
          <w:t>multi-disciplinary signs are polysemic signs</w:t>
        </w:r>
      </w:ins>
      <w:ins w:id="2922" w:author="Arthur Parmentier" w:date="2020-06-11T20:23:00Z">
        <w:r w:rsidR="00823A1A">
          <w:t xml:space="preserve"> </w:t>
        </w:r>
      </w:ins>
      <w:ins w:id="2923" w:author="Arthur Parmentier" w:date="2020-06-11T23:02:00Z">
        <w:r>
          <w:t>constructed from</w:t>
        </w:r>
      </w:ins>
      <w:ins w:id="2924" w:author="Arthur Parmentier" w:date="2020-06-11T20:23:00Z">
        <w:r w:rsidR="00823A1A">
          <w:t xml:space="preserve"> analogies </w:t>
        </w:r>
      </w:ins>
      <w:ins w:id="2925" w:author="Arthur Parmentier" w:date="2020-06-11T23:02:00Z">
        <w:r>
          <w:t>between</w:t>
        </w:r>
      </w:ins>
      <w:ins w:id="2926" w:author="Arthur Parmentier" w:date="2020-06-11T23:03:00Z">
        <w:r>
          <w:t xml:space="preserve"> different concepts in</w:t>
        </w:r>
      </w:ins>
      <w:ins w:id="2927" w:author="Arthur Parmentier" w:date="2020-06-11T20:23:00Z">
        <w:r w:rsidR="00823A1A">
          <w:t xml:space="preserve"> each di</w:t>
        </w:r>
      </w:ins>
      <w:ins w:id="2928" w:author="Arthur Parmentier" w:date="2020-06-11T20:24:00Z">
        <w:r w:rsidR="00823A1A">
          <w:t>scipline</w:t>
        </w:r>
      </w:ins>
    </w:p>
    <w:p w:rsidR="00520F6A" w:rsidRDefault="00520F6A" w:rsidP="00823A1A">
      <w:pPr>
        <w:pStyle w:val="Paragraphedeliste"/>
        <w:numPr>
          <w:ilvl w:val="0"/>
          <w:numId w:val="43"/>
        </w:numPr>
        <w:rPr>
          <w:ins w:id="2929" w:author="Arthur Parmentier" w:date="2020-06-11T20:24:00Z"/>
        </w:rPr>
      </w:pPr>
      <w:ins w:id="2930" w:author="Arthur Parmentier" w:date="2020-06-11T23:11:00Z">
        <w:r>
          <w:t>disciplines are conceptually different from instruments</w:t>
        </w:r>
      </w:ins>
    </w:p>
    <w:p w:rsidR="00823A1A" w:rsidRDefault="00823A1A" w:rsidP="00823A1A">
      <w:pPr>
        <w:pStyle w:val="Paragraphedeliste"/>
        <w:numPr>
          <w:ilvl w:val="0"/>
          <w:numId w:val="43"/>
        </w:numPr>
        <w:rPr>
          <w:ins w:id="2931" w:author="Arthur Parmentier" w:date="2020-06-11T20:37:00Z"/>
        </w:rPr>
      </w:pPr>
      <w:ins w:id="2932" w:author="Arthur Parmentier" w:date="2020-06-11T20:24:00Z">
        <w:r>
          <w:t xml:space="preserve">the operability of a sign inside a discipline </w:t>
        </w:r>
      </w:ins>
      <w:ins w:id="2933" w:author="Arthur Parmentier" w:date="2020-06-11T22:40:00Z">
        <w:r w:rsidR="00DD2B6F">
          <w:t xml:space="preserve">– with different instruments – </w:t>
        </w:r>
      </w:ins>
      <w:ins w:id="2934" w:author="Arthur Parmentier" w:date="2020-06-11T22:41:00Z">
        <w:r w:rsidR="00DD2B6F">
          <w:t>is a technical operation of translation</w:t>
        </w:r>
      </w:ins>
      <w:ins w:id="2935" w:author="Arthur Parmentier" w:date="2020-06-11T22:44:00Z">
        <w:r w:rsidR="00FD1843">
          <w:t xml:space="preserve"> of the </w:t>
        </w:r>
      </w:ins>
      <w:ins w:id="2936" w:author="Arthur Parmentier" w:date="2020-06-11T22:45:00Z">
        <w:r w:rsidR="00FD1843">
          <w:t>concept of their discipline to the set of producible material</w:t>
        </w:r>
      </w:ins>
      <w:ins w:id="2937" w:author="Arthur Parmentier" w:date="2020-06-11T22:41:00Z">
        <w:r w:rsidR="00DD2B6F">
          <w:t xml:space="preserve"> realized by the performers</w:t>
        </w:r>
      </w:ins>
    </w:p>
    <w:p w:rsidR="00127F4D" w:rsidRPr="007C437A" w:rsidRDefault="00127F4D">
      <w:pPr>
        <w:rPr>
          <w:ins w:id="2938" w:author="Arthur Parmentier" w:date="2020-05-13T09:52:00Z"/>
        </w:rPr>
      </w:pPr>
      <w:ins w:id="2939" w:author="Arthur Parmentier" w:date="2020-06-11T20:37:00Z">
        <w:r>
          <w:t xml:space="preserve">and </w:t>
        </w:r>
      </w:ins>
      <w:ins w:id="2940" w:author="Arthur Parmentier" w:date="2020-06-11T20:51:00Z">
        <w:r w:rsidR="003C045A">
          <w:t>therefore,</w:t>
        </w:r>
      </w:ins>
      <w:ins w:id="2941" w:author="Arthur Parmentier" w:date="2020-06-11T20:37:00Z">
        <w:r>
          <w:t xml:space="preserve"> that </w:t>
        </w:r>
        <w:r w:rsidRPr="00127F4D">
          <w:t>the o</w:t>
        </w:r>
      </w:ins>
      <w:ins w:id="2942" w:author="Arthur Parmentier" w:date="2020-06-11T22:57:00Z">
        <w:r w:rsidR="006520D6">
          <w:t>verloading</w:t>
        </w:r>
      </w:ins>
      <w:ins w:id="2943" w:author="Arthur Parmentier" w:date="2020-06-11T20:37:00Z">
        <w:r w:rsidRPr="00127F4D">
          <w:t xml:space="preserve"> </w:t>
        </w:r>
      </w:ins>
      <w:ins w:id="2944" w:author="Arthur Parmentier" w:date="2020-06-11T23:08:00Z">
        <w:r w:rsidR="005A1386">
          <w:t>of</w:t>
        </w:r>
      </w:ins>
      <w:ins w:id="2945" w:author="Arthur Parmentier" w:date="2020-06-11T20:37:00Z">
        <w:r w:rsidRPr="00127F4D">
          <w:t xml:space="preserve"> sign</w:t>
        </w:r>
      </w:ins>
      <w:ins w:id="2946" w:author="Arthur Parmentier" w:date="2020-06-11T22:57:00Z">
        <w:r w:rsidR="006520D6">
          <w:t>s</w:t>
        </w:r>
      </w:ins>
      <w:ins w:id="2947" w:author="Arthur Parmentier" w:date="2020-06-11T20:37:00Z">
        <w:r w:rsidRPr="00127F4D">
          <w:t xml:space="preserve"> in (1) and (2) involves mechanisms of different nature</w:t>
        </w:r>
      </w:ins>
      <w:ins w:id="2948" w:author="Arthur Parmentier" w:date="2020-06-11T20:38:00Z">
        <w:r>
          <w:t>.</w:t>
        </w:r>
      </w:ins>
    </w:p>
    <w:p w:rsidR="0053230A" w:rsidRPr="007C437A" w:rsidRDefault="00820964">
      <w:pPr>
        <w:pStyle w:val="Titre4"/>
        <w:rPr>
          <w:ins w:id="2949" w:author="Arthur Parmentier" w:date="2020-05-13T09:52:00Z"/>
          <w:rPrChange w:id="2950" w:author="Arthur Parmentier" w:date="2020-06-07T15:27:00Z">
            <w:rPr>
              <w:ins w:id="2951" w:author="Arthur Parmentier" w:date="2020-05-13T09:52:00Z"/>
            </w:rPr>
          </w:rPrChange>
        </w:rPr>
        <w:pPrChange w:id="2952" w:author="Arthur Parmentier" w:date="2020-06-10T16:26:00Z">
          <w:pPr/>
        </w:pPrChange>
      </w:pPr>
      <w:ins w:id="2953" w:author="Arthur Parmentier" w:date="2020-06-11T22:11:00Z">
        <w:r>
          <w:t>Polysemy of signs across disciplines</w:t>
        </w:r>
      </w:ins>
    </w:p>
    <w:p w:rsidR="00002405" w:rsidRDefault="002F5B0B">
      <w:pPr>
        <w:rPr>
          <w:ins w:id="2954" w:author="Arthur Parmentier" w:date="2020-06-11T20:51:00Z"/>
        </w:rPr>
      </w:pPr>
      <w:ins w:id="2955" w:author="Arthur Parmentier" w:date="2020-05-13T10:12:00Z">
        <w:r w:rsidRPr="007C437A">
          <w:t>We commonly observe signs made of one sign</w:t>
        </w:r>
      </w:ins>
      <w:ins w:id="2956" w:author="Arthur Parmentier" w:date="2020-05-13T10:13:00Z">
        <w:r w:rsidRPr="007C437A">
          <w:t xml:space="preserve">ifier and several signified </w:t>
        </w:r>
        <w:r w:rsidR="00AE58D1" w:rsidRPr="007C437A">
          <w:t>in oral languages and our everyday life.</w:t>
        </w:r>
      </w:ins>
      <w:ins w:id="2957" w:author="Arthur Parmentier" w:date="2020-05-13T10:14:00Z">
        <w:r w:rsidR="00AE58D1" w:rsidRPr="007C437A">
          <w:t xml:space="preserve"> </w:t>
        </w:r>
      </w:ins>
      <w:ins w:id="2958" w:author="Arthur Parmentier" w:date="2020-06-11T20:38:00Z">
        <w:r w:rsidR="00BF7690">
          <w:t>When one sign</w:t>
        </w:r>
      </w:ins>
      <w:ins w:id="2959" w:author="Arthur Parmentier" w:date="2020-06-11T20:39:00Z">
        <w:r w:rsidR="00BF7690">
          <w:t>ifier can stand for several signified, t</w:t>
        </w:r>
      </w:ins>
      <w:ins w:id="2960" w:author="Arthur Parmentier" w:date="2020-05-13T10:14:00Z">
        <w:r w:rsidR="00AE58D1" w:rsidRPr="007C437A">
          <w:t xml:space="preserve">he </w:t>
        </w:r>
      </w:ins>
      <w:ins w:id="2961" w:author="Arthur Parmentier" w:date="2020-06-11T20:39:00Z">
        <w:r w:rsidR="00BF7690">
          <w:t>meaning of the sign</w:t>
        </w:r>
      </w:ins>
      <w:ins w:id="2962" w:author="Arthur Parmentier" w:date="2020-05-13T10:14:00Z">
        <w:r w:rsidR="00AE58D1" w:rsidRPr="007C437A">
          <w:t xml:space="preserve"> is </w:t>
        </w:r>
      </w:ins>
      <w:ins w:id="2963" w:author="Arthur Parmentier" w:date="2020-06-11T20:38:00Z">
        <w:r w:rsidR="005C13B5">
          <w:t>found</w:t>
        </w:r>
      </w:ins>
      <w:ins w:id="2964" w:author="Arthur Parmentier" w:date="2020-05-13T10:14:00Z">
        <w:r w:rsidR="00AE58D1" w:rsidRPr="007C437A">
          <w:t xml:space="preserve"> by an operation of “disambiguation” </w:t>
        </w:r>
      </w:ins>
      <w:ins w:id="2965" w:author="Arthur Parmentier" w:date="2020-05-13T10:15:00Z">
        <w:r w:rsidR="00AE58D1" w:rsidRPr="007C437A">
          <w:t xml:space="preserve">that depends on </w:t>
        </w:r>
      </w:ins>
      <w:ins w:id="2966" w:author="Arthur Parmentier" w:date="2020-06-11T20:39:00Z">
        <w:r w:rsidR="0029782B">
          <w:t>its</w:t>
        </w:r>
      </w:ins>
      <w:ins w:id="2967" w:author="Arthur Parmentier" w:date="2020-05-13T10:15:00Z">
        <w:r w:rsidR="00AE58D1" w:rsidRPr="007C437A">
          <w:t xml:space="preserve"> context.</w:t>
        </w:r>
      </w:ins>
      <w:ins w:id="2968" w:author="Arthur Parmentier" w:date="2020-05-13T10:16:00Z">
        <w:r w:rsidR="00AE58D1" w:rsidRPr="007C437A">
          <w:t xml:space="preserve"> </w:t>
        </w:r>
      </w:ins>
      <w:ins w:id="2969" w:author="Arthur Parmentier" w:date="2020-06-11T22:12:00Z">
        <w:r w:rsidR="00A51B48">
          <w:br/>
          <w:t>We call the fact that a sign can have several meanings “polysemy” and such words “polysemes”.</w:t>
        </w:r>
      </w:ins>
    </w:p>
    <w:p w:rsidR="002F5B0B" w:rsidRPr="007C437A" w:rsidRDefault="00AE58D1">
      <w:pPr>
        <w:rPr>
          <w:ins w:id="2970" w:author="Arthur Parmentier" w:date="2020-05-13T10:30:00Z"/>
        </w:rPr>
      </w:pPr>
      <w:ins w:id="2971" w:author="Arthur Parmentier" w:date="2020-05-13T10:16:00Z">
        <w:r w:rsidRPr="007C437A">
          <w:t xml:space="preserve">In this </w:t>
        </w:r>
      </w:ins>
      <w:ins w:id="2972" w:author="Arthur Parmentier" w:date="2020-06-11T20:39:00Z">
        <w:r w:rsidR="00D06E88">
          <w:t>part</w:t>
        </w:r>
      </w:ins>
      <w:ins w:id="2973" w:author="Arthur Parmentier" w:date="2020-05-13T10:16:00Z">
        <w:r w:rsidRPr="007C437A">
          <w:t xml:space="preserve">, we will see that </w:t>
        </w:r>
      </w:ins>
      <w:ins w:id="2974" w:author="Arthur Parmentier" w:date="2020-05-14T11:09:00Z">
        <w:r w:rsidR="001F6197" w:rsidRPr="007C437A">
          <w:t xml:space="preserve">multi-disciplinary </w:t>
        </w:r>
      </w:ins>
      <w:ins w:id="2975" w:author="Arthur Parmentier" w:date="2020-05-13T10:16:00Z">
        <w:r w:rsidRPr="007C437A">
          <w:t>sign</w:t>
        </w:r>
      </w:ins>
      <w:ins w:id="2976" w:author="Arthur Parmentier" w:date="2020-06-11T22:15:00Z">
        <w:r w:rsidR="006A76C3">
          <w:t>s</w:t>
        </w:r>
      </w:ins>
      <w:ins w:id="2977" w:author="Arthur Parmentier" w:date="2020-05-13T10:16:00Z">
        <w:r w:rsidRPr="007C437A">
          <w:t xml:space="preserve"> </w:t>
        </w:r>
      </w:ins>
      <w:ins w:id="2978" w:author="Arthur Parmentier" w:date="2020-06-11T22:15:00Z">
        <w:r w:rsidR="006A76C3">
          <w:t>are the main polys</w:t>
        </w:r>
      </w:ins>
      <w:ins w:id="2979" w:author="Arthur Parmentier" w:date="2020-06-11T22:16:00Z">
        <w:r w:rsidR="006A76C3">
          <w:t>emes in</w:t>
        </w:r>
      </w:ins>
      <w:ins w:id="2980" w:author="Arthur Parmentier" w:date="2020-05-13T10:16:00Z">
        <w:r w:rsidRPr="007C437A">
          <w:t xml:space="preserve"> SP</w:t>
        </w:r>
      </w:ins>
      <w:ins w:id="2981" w:author="Arthur Parmentier" w:date="2020-06-11T22:16:00Z">
        <w:r w:rsidR="006A76C3">
          <w:t>, having a different meaning to each</w:t>
        </w:r>
      </w:ins>
      <w:ins w:id="2982" w:author="Arthur Parmentier" w:date="2020-05-14T10:59:00Z">
        <w:r w:rsidR="00A46D19" w:rsidRPr="007C437A">
          <w:t xml:space="preserve"> discipline</w:t>
        </w:r>
      </w:ins>
      <w:ins w:id="2983" w:author="Arthur Parmentier" w:date="2020-05-13T10:19:00Z">
        <w:r w:rsidRPr="007C437A">
          <w:rPr>
            <w:rStyle w:val="Appelnotedebasdep"/>
          </w:rPr>
          <w:footnoteReference w:id="16"/>
        </w:r>
      </w:ins>
      <w:ins w:id="2988" w:author="Arthur Parmentier" w:date="2020-05-13T10:18:00Z">
        <w:r w:rsidRPr="007C437A">
          <w:t xml:space="preserve"> </w:t>
        </w:r>
      </w:ins>
      <w:ins w:id="2989" w:author="Arthur Parmentier" w:date="2020-06-11T20:53:00Z">
        <w:r w:rsidR="00943A15">
          <w:t xml:space="preserve">before discussing </w:t>
        </w:r>
      </w:ins>
      <w:ins w:id="2990" w:author="Arthur Parmentier" w:date="2020-05-14T11:13:00Z">
        <w:r w:rsidR="004F6E10" w:rsidRPr="007C437A">
          <w:t>the construction process of these multi-disciplinary sign to show that the</w:t>
        </w:r>
      </w:ins>
      <w:ins w:id="2991" w:author="Arthur Parmentier" w:date="2020-05-14T11:14:00Z">
        <w:r w:rsidR="004F6E10" w:rsidRPr="007C437A">
          <w:t xml:space="preserve">ir signified are </w:t>
        </w:r>
      </w:ins>
      <w:ins w:id="2992" w:author="Arthur Parmentier" w:date="2020-05-14T11:37:00Z">
        <w:r w:rsidR="00BF5AB9" w:rsidRPr="007C437A">
          <w:t xml:space="preserve">linked </w:t>
        </w:r>
      </w:ins>
      <w:ins w:id="2993" w:author="Arthur Parmentier" w:date="2020-06-11T20:41:00Z">
        <w:r w:rsidR="00C5337F">
          <w:t>by</w:t>
        </w:r>
      </w:ins>
      <w:ins w:id="2994" w:author="Arthur Parmentier" w:date="2020-05-14T11:37:00Z">
        <w:r w:rsidR="00BF5AB9" w:rsidRPr="007C437A">
          <w:t xml:space="preserve"> analogies.</w:t>
        </w:r>
      </w:ins>
      <w:ins w:id="2995" w:author="Arthur Parmentier" w:date="2020-05-14T11:12:00Z">
        <w:r w:rsidR="004F6E10" w:rsidRPr="007C437A">
          <w:t xml:space="preserve"> </w:t>
        </w:r>
      </w:ins>
    </w:p>
    <w:p w:rsidR="00F150E6" w:rsidRPr="007C437A" w:rsidRDefault="00A56CDE">
      <w:pPr>
        <w:pStyle w:val="Titre5"/>
        <w:rPr>
          <w:ins w:id="2996" w:author="Arthur Parmentier" w:date="2020-05-13T10:41:00Z"/>
          <w:rPrChange w:id="2997" w:author="Arthur Parmentier" w:date="2020-06-07T15:27:00Z">
            <w:rPr>
              <w:ins w:id="2998" w:author="Arthur Parmentier" w:date="2020-05-13T10:41:00Z"/>
            </w:rPr>
          </w:rPrChange>
        </w:rPr>
        <w:pPrChange w:id="2999" w:author="Arthur Parmentier" w:date="2020-06-10T16:26:00Z">
          <w:pPr/>
        </w:pPrChange>
      </w:pPr>
      <w:ins w:id="3000" w:author="Arthur Parmentier" w:date="2020-06-11T22:08:00Z">
        <w:r>
          <w:t>Multi-disciplinary</w:t>
        </w:r>
      </w:ins>
      <w:ins w:id="3001" w:author="Arthur Parmentier" w:date="2020-06-11T22:10:00Z">
        <w:r w:rsidR="00373F6E">
          <w:t xml:space="preserve"> signs</w:t>
        </w:r>
      </w:ins>
    </w:p>
    <w:p w:rsidR="005868B3" w:rsidRPr="007C437A" w:rsidRDefault="00FD47FA">
      <w:pPr>
        <w:rPr>
          <w:ins w:id="3002" w:author="Arthur Parmentier" w:date="2020-05-13T10:30:00Z"/>
        </w:rPr>
      </w:pPr>
      <w:ins w:id="3003" w:author="Arthur Parmentier" w:date="2020-05-13T10:37:00Z">
        <w:r w:rsidRPr="007C437A">
          <w:t>To demonstrate the existence of several concepts</w:t>
        </w:r>
      </w:ins>
      <w:ins w:id="3004" w:author="Arthur Parmentier" w:date="2020-06-11T22:17:00Z">
        <w:r w:rsidR="00D337E5">
          <w:rPr>
            <w:rStyle w:val="Appelnotedebasdep"/>
          </w:rPr>
          <w:footnoteReference w:id="17"/>
        </w:r>
      </w:ins>
      <w:ins w:id="3006" w:author="Arthur Parmentier" w:date="2020-05-13T10:37:00Z">
        <w:r w:rsidRPr="007C437A">
          <w:t xml:space="preserve"> </w:t>
        </w:r>
      </w:ins>
      <w:ins w:id="3007" w:author="Arthur Parmentier" w:date="2020-05-13T10:38:00Z">
        <w:r w:rsidRPr="007C437A">
          <w:t>under a multi-disciplinary sign in SP, l</w:t>
        </w:r>
      </w:ins>
      <w:ins w:id="3008" w:author="Arthur Parmentier" w:date="2020-05-13T10:30:00Z">
        <w:r w:rsidR="005868B3" w:rsidRPr="007C437A">
          <w:t>et’s take the</w:t>
        </w:r>
      </w:ins>
      <w:ins w:id="3009" w:author="Arthur Parmentier" w:date="2020-05-13T10:38:00Z">
        <w:r w:rsidRPr="007C437A">
          <w:t xml:space="preserve"> common</w:t>
        </w:r>
      </w:ins>
      <w:ins w:id="3010" w:author="Arthur Parmentier" w:date="2020-05-13T10:30:00Z">
        <w:r w:rsidR="005868B3" w:rsidRPr="007C437A">
          <w:t xml:space="preserve"> example of the LT, that we will use all over this section to demonstrate some of the mechanisms of SP.</w:t>
        </w:r>
      </w:ins>
    </w:p>
    <w:p w:rsidR="005868B3" w:rsidRPr="007C437A" w:rsidRDefault="005868B3">
      <w:pPr>
        <w:rPr>
          <w:ins w:id="3011" w:author="Arthur Parmentier" w:date="2020-05-13T10:30:00Z"/>
        </w:rPr>
      </w:pPr>
      <w:ins w:id="3012" w:author="Arthur Parmentier" w:date="2020-05-13T10:30:00Z">
        <w:r w:rsidRPr="007C437A">
          <w:t xml:space="preserve">For a musician, the LT is a concept preexisting to SP with a specific prototype, whose characteristic traits are “constant volume”, “constant pitch” (among others). But is the concept of the LT for a </w:t>
        </w:r>
        <w:r w:rsidRPr="007C437A">
          <w:lastRenderedPageBreak/>
          <w:t>musician the same as the one for a dancer or a visual artist? To answer this question, let’s first remark that soundpainters often explain how to perform a LT differently for each discipline:</w:t>
        </w:r>
      </w:ins>
    </w:p>
    <w:p w:rsidR="005868B3" w:rsidRPr="007C437A" w:rsidRDefault="005868B3">
      <w:pPr>
        <w:pStyle w:val="Paragraphedeliste"/>
        <w:numPr>
          <w:ilvl w:val="0"/>
          <w:numId w:val="17"/>
        </w:numPr>
        <w:rPr>
          <w:ins w:id="3013" w:author="Arthur Parmentier" w:date="2020-05-13T10:30:00Z"/>
        </w:rPr>
      </w:pPr>
      <w:ins w:id="3014" w:author="Arthur Parmentier" w:date="2020-05-13T10:30:00Z">
        <w:r w:rsidRPr="007C437A" w:rsidDel="00697BA8">
          <w:t xml:space="preserve"> </w:t>
        </w:r>
        <w:r w:rsidRPr="007C437A">
          <w:t>“A fluid movement, without accent” for dancers</w:t>
        </w:r>
      </w:ins>
    </w:p>
    <w:p w:rsidR="005868B3" w:rsidRPr="007C437A" w:rsidRDefault="005868B3">
      <w:pPr>
        <w:pStyle w:val="Paragraphedeliste"/>
        <w:numPr>
          <w:ilvl w:val="0"/>
          <w:numId w:val="17"/>
        </w:numPr>
        <w:rPr>
          <w:ins w:id="3015" w:author="Arthur Parmentier" w:date="2020-05-13T10:30:00Z"/>
        </w:rPr>
      </w:pPr>
      <w:ins w:id="3016" w:author="Arthur Parmentier" w:date="2020-05-13T10:30:00Z">
        <w:r w:rsidRPr="007C437A" w:rsidDel="002C1E78">
          <w:t xml:space="preserve"> </w:t>
        </w:r>
        <w:r w:rsidRPr="007C437A">
          <w:t>“A freeze on the first syllable of a word” for actors</w:t>
        </w:r>
      </w:ins>
    </w:p>
    <w:p w:rsidR="005868B3" w:rsidRPr="007C437A" w:rsidRDefault="005868B3">
      <w:pPr>
        <w:pStyle w:val="Paragraphedeliste"/>
        <w:numPr>
          <w:ilvl w:val="0"/>
          <w:numId w:val="17"/>
        </w:numPr>
        <w:rPr>
          <w:ins w:id="3017" w:author="Arthur Parmentier" w:date="2020-05-13T10:30:00Z"/>
        </w:rPr>
      </w:pPr>
      <w:ins w:id="3018" w:author="Arthur Parmentier" w:date="2020-05-13T10:30:00Z">
        <w:r w:rsidRPr="007C437A">
          <w:t>“A note with constant volume and constant pitch over time” for most musicians</w:t>
        </w:r>
      </w:ins>
      <w:ins w:id="3019" w:author="Arthur Parmentier" w:date="2020-06-11T20:50:00Z">
        <w:r w:rsidR="009463BB">
          <w:t>…</w:t>
        </w:r>
      </w:ins>
    </w:p>
    <w:p w:rsidR="005868B3" w:rsidRPr="007C437A" w:rsidRDefault="005868B3">
      <w:pPr>
        <w:rPr>
          <w:ins w:id="3020" w:author="Arthur Parmentier" w:date="2020-05-13T10:30:00Z"/>
        </w:rPr>
      </w:pPr>
      <w:ins w:id="3021" w:author="Arthur Parmentier" w:date="2020-05-13T10:30:00Z">
        <w:r w:rsidRPr="007C437A">
          <w:t>They also often illustrate those descriptions with a prototypical example.</w:t>
        </w:r>
      </w:ins>
    </w:p>
    <w:p w:rsidR="005868B3" w:rsidRPr="007C437A" w:rsidRDefault="005868B3">
      <w:pPr>
        <w:rPr>
          <w:ins w:id="3022" w:author="Arthur Parmentier" w:date="2020-05-13T10:30:00Z"/>
        </w:rPr>
      </w:pPr>
      <w:ins w:id="3023" w:author="Arthur Parmentier" w:date="2020-05-13T10:30:00Z">
        <w:r w:rsidRPr="007C437A">
          <w:t>By looking at the description themselves, we can see that they involve different concepts: a “movement”, “roll” or a “syllable”, which cannot be considered e</w:t>
        </w:r>
      </w:ins>
      <w:ins w:id="3024" w:author="Arthur Parmentier" w:date="2020-06-11T20:41:00Z">
        <w:r w:rsidR="009039DC">
          <w:t>qual</w:t>
        </w:r>
      </w:ins>
      <w:ins w:id="3025" w:author="Arthur Parmentier" w:date="2020-05-13T10:30:00Z">
        <w:r w:rsidRPr="007C437A">
          <w:t xml:space="preserve">. Moreover, we know from the history of SP that the concept of a LT was first borrowed from music and “extended” to other disciplines, i.e. that the multiplicity of </w:t>
        </w:r>
      </w:ins>
      <w:ins w:id="3026" w:author="Arthur Parmentier" w:date="2020-05-13T10:39:00Z">
        <w:r w:rsidR="003E3E64" w:rsidRPr="007C437A">
          <w:t>signified of the sign</w:t>
        </w:r>
      </w:ins>
      <w:ins w:id="3027" w:author="Arthur Parmentier" w:date="2020-05-13T10:30:00Z">
        <w:r w:rsidRPr="007C437A">
          <w:t xml:space="preserve"> “LT” is a voluntary construction</w:t>
        </w:r>
        <w:r w:rsidRPr="007C437A">
          <w:rPr>
            <w:rStyle w:val="Appelnotedebasdep"/>
          </w:rPr>
          <w:footnoteReference w:id="18"/>
        </w:r>
        <w:r w:rsidRPr="007C437A">
          <w:t>.</w:t>
        </w:r>
      </w:ins>
    </w:p>
    <w:p w:rsidR="005868B3" w:rsidRDefault="005868B3">
      <w:pPr>
        <w:rPr>
          <w:ins w:id="3033" w:author="Arthur Parmentier" w:date="2020-06-11T20:55:00Z"/>
        </w:rPr>
      </w:pPr>
      <w:ins w:id="3034" w:author="Arthur Parmentier" w:date="2020-05-13T10:30:00Z">
        <w:r w:rsidRPr="007C437A">
          <w:t xml:space="preserve">Although we illustrated the overloading mechanism with the sign “LT”, we can observe the same mechanism for </w:t>
        </w:r>
      </w:ins>
      <w:ins w:id="3035" w:author="Arthur Parmentier" w:date="2020-06-11T20:51:00Z">
        <w:r w:rsidR="00F633FD">
          <w:t>all</w:t>
        </w:r>
      </w:ins>
      <w:ins w:id="3036" w:author="Arthur Parmentier" w:date="2020-05-13T10:30:00Z">
        <w:r w:rsidRPr="007C437A">
          <w:t xml:space="preserve"> multi-disciplinary signs.</w:t>
        </w:r>
      </w:ins>
    </w:p>
    <w:p w:rsidR="00B56EF7" w:rsidRDefault="0074593A" w:rsidP="00B56EF7">
      <w:pPr>
        <w:pStyle w:val="Titre5"/>
        <w:rPr>
          <w:ins w:id="3037" w:author="Arthur Parmentier" w:date="2020-06-11T22:18:00Z"/>
        </w:rPr>
      </w:pPr>
      <w:ins w:id="3038" w:author="Arthur Parmentier" w:date="2020-06-11T20:55:00Z">
        <w:r>
          <w:t xml:space="preserve">Analogies as the </w:t>
        </w:r>
      </w:ins>
      <w:ins w:id="3039" w:author="Arthur Parmentier" w:date="2020-06-11T22:19:00Z">
        <w:r w:rsidR="00247CC1">
          <w:t>core of polysemy</w:t>
        </w:r>
      </w:ins>
    </w:p>
    <w:p w:rsidR="00247CC1" w:rsidRDefault="00247CC1" w:rsidP="00247CC1">
      <w:pPr>
        <w:rPr>
          <w:ins w:id="3040" w:author="Arthur Parmentier" w:date="2020-06-11T22:22:00Z"/>
        </w:rPr>
      </w:pPr>
      <w:ins w:id="3041" w:author="Arthur Parmentier" w:date="2020-06-11T22:19:00Z">
        <w:r>
          <w:t>We have seen previously that the concept</w:t>
        </w:r>
      </w:ins>
      <w:ins w:id="3042" w:author="Arthur Parmentier" w:date="2020-06-11T22:22:00Z">
        <w:r w:rsidR="006948D0">
          <w:t>s</w:t>
        </w:r>
      </w:ins>
      <w:ins w:id="3043" w:author="Arthur Parmentier" w:date="2020-06-11T22:19:00Z">
        <w:r>
          <w:t xml:space="preserve"> we are dealing with when referring to a LT or other artistic concepts are the result of </w:t>
        </w:r>
      </w:ins>
      <w:ins w:id="3044" w:author="Arthur Parmentier" w:date="2020-06-11T22:20:00Z">
        <w:r>
          <w:t xml:space="preserve">a mental classification process. Moreover, we also know from </w:t>
        </w:r>
      </w:ins>
      <w:ins w:id="3045" w:author="Arthur Parmentier" w:date="2020-06-11T22:21:00Z">
        <w:r>
          <w:t xml:space="preserve">Hofstadter </w:t>
        </w:r>
      </w:ins>
      <w:customXmlInsRangeStart w:id="3046" w:author="Arthur Parmentier" w:date="2020-06-11T22:21:00Z"/>
      <w:sdt>
        <w:sdtPr>
          <w:id w:val="-2011368556"/>
          <w:citation/>
        </w:sdtPr>
        <w:sdtContent>
          <w:customXmlInsRangeEnd w:id="3046"/>
          <w:ins w:id="3047" w:author="Arthur Parmentier" w:date="2020-06-11T22:21:00Z">
            <w:r>
              <w:fldChar w:fldCharType="begin"/>
            </w:r>
            <w:r w:rsidRPr="00247CC1">
              <w:rPr>
                <w:rPrChange w:id="3048" w:author="Arthur Parmentier" w:date="2020-06-11T22:21:00Z">
                  <w:rPr>
                    <w:lang w:val="fr-FR"/>
                  </w:rPr>
                </w:rPrChange>
              </w:rPr>
              <w:instrText xml:space="preserve"> CITATION Dou09 \l 1036 </w:instrText>
            </w:r>
          </w:ins>
          <w:r>
            <w:fldChar w:fldCharType="separate"/>
          </w:r>
          <w:ins w:id="3049" w:author="Arthur Parmentier" w:date="2020-06-11T22:21:00Z">
            <w:r w:rsidRPr="00247CC1">
              <w:rPr>
                <w:noProof/>
                <w:rPrChange w:id="3050" w:author="Arthur Parmentier" w:date="2020-06-11T22:21:00Z">
                  <w:rPr/>
                </w:rPrChange>
              </w:rPr>
              <w:t>(Hofstadter, 2009)</w:t>
            </w:r>
            <w:r>
              <w:fldChar w:fldCharType="end"/>
            </w:r>
          </w:ins>
          <w:customXmlInsRangeStart w:id="3051" w:author="Arthur Parmentier" w:date="2020-06-11T22:21:00Z"/>
        </w:sdtContent>
      </w:sdt>
      <w:customXmlInsRangeEnd w:id="3051"/>
      <w:ins w:id="3052" w:author="Arthur Parmentier" w:date="2020-06-11T22:21:00Z">
        <w:r>
          <w:t xml:space="preserve"> that the similarities between concept are expressed with analogies.</w:t>
        </w:r>
      </w:ins>
    </w:p>
    <w:p w:rsidR="00ED4A53" w:rsidRDefault="00ED4A53" w:rsidP="00247CC1">
      <w:pPr>
        <w:rPr>
          <w:ins w:id="3053" w:author="Arthur Parmentier" w:date="2020-06-11T22:32:00Z"/>
        </w:rPr>
      </w:pPr>
      <w:ins w:id="3054" w:author="Arthur Parmentier" w:date="2020-06-11T22:22:00Z">
        <w:r>
          <w:t xml:space="preserve">In Thompson’s description of the LT (see previous quote), we </w:t>
        </w:r>
      </w:ins>
      <w:ins w:id="3055" w:author="Arthur Parmentier" w:date="2020-06-11T22:23:00Z">
        <w:r>
          <w:t>can read his interpretation of “tempo” as a common feature between pitch and movement</w:t>
        </w:r>
      </w:ins>
      <w:ins w:id="3056" w:author="Arthur Parmentier" w:date="2020-06-11T22:25:00Z">
        <w:r>
          <w:rPr>
            <w:rStyle w:val="Appelnotedebasdep"/>
          </w:rPr>
          <w:footnoteReference w:id="19"/>
        </w:r>
      </w:ins>
      <w:ins w:id="3062" w:author="Arthur Parmentier" w:date="2020-06-11T22:24:00Z">
        <w:r>
          <w:t>.</w:t>
        </w:r>
      </w:ins>
      <w:ins w:id="3063" w:author="Arthur Parmentier" w:date="2020-06-11T22:28:00Z">
        <w:r w:rsidR="009816B9">
          <w:t xml:space="preserve"> In</w:t>
        </w:r>
      </w:ins>
      <w:ins w:id="3064" w:author="Arthur Parmentier" w:date="2020-06-11T22:29:00Z">
        <w:r w:rsidR="009816B9">
          <w:t xml:space="preserve"> other descriptions of the LT, on</w:t>
        </w:r>
      </w:ins>
      <w:ins w:id="3065" w:author="Arthur Parmentier" w:date="2020-06-11T22:32:00Z">
        <w:r w:rsidR="00492AEA">
          <w:t>e</w:t>
        </w:r>
      </w:ins>
      <w:ins w:id="3066" w:author="Arthur Parmentier" w:date="2020-06-11T22:29:00Z">
        <w:r w:rsidR="009816B9">
          <w:t xml:space="preserve"> would also find the “</w:t>
        </w:r>
      </w:ins>
      <w:ins w:id="3067" w:author="Arthur Parmentier" w:date="2020-06-11T22:32:00Z">
        <w:r w:rsidR="00492AEA">
          <w:t xml:space="preserve">esthetic </w:t>
        </w:r>
      </w:ins>
      <w:ins w:id="3068" w:author="Arthur Parmentier" w:date="2020-06-11T22:29:00Z">
        <w:r w:rsidR="009816B9">
          <w:t>constanc</w:t>
        </w:r>
      </w:ins>
      <w:ins w:id="3069" w:author="Arthur Parmentier" w:date="2020-06-11T22:32:00Z">
        <w:r w:rsidR="00492AEA">
          <w:t>y</w:t>
        </w:r>
      </w:ins>
      <w:ins w:id="3070" w:author="Arthur Parmentier" w:date="2020-06-11T22:31:00Z">
        <w:r w:rsidR="00EB42F1">
          <w:t xml:space="preserve"> in time</w:t>
        </w:r>
      </w:ins>
      <w:ins w:id="3071" w:author="Arthur Parmentier" w:date="2020-06-11T22:29:00Z">
        <w:r w:rsidR="009816B9">
          <w:t>” as another possible</w:t>
        </w:r>
      </w:ins>
      <w:ins w:id="3072" w:author="Arthur Parmentier" w:date="2020-06-11T22:30:00Z">
        <w:r w:rsidR="009816B9">
          <w:t xml:space="preserve"> common feature between them, among others</w:t>
        </w:r>
        <w:r w:rsidR="00EB42F1">
          <w:t>.</w:t>
        </w:r>
      </w:ins>
      <w:ins w:id="3073" w:author="Arthur Parmentier" w:date="2020-06-11T23:13:00Z">
        <w:r w:rsidR="0007093A">
          <w:t xml:space="preserve"> Some of these features may in particular come from the</w:t>
        </w:r>
      </w:ins>
      <w:ins w:id="3074" w:author="Arthur Parmentier" w:date="2020-06-11T23:14:00Z">
        <w:r w:rsidR="0007093A">
          <w:t xml:space="preserve"> innate</w:t>
        </w:r>
      </w:ins>
      <w:ins w:id="3075" w:author="Arthur Parmentier" w:date="2020-06-11T23:13:00Z">
        <w:r w:rsidR="0007093A">
          <w:t xml:space="preserve"> human perception scheme</w:t>
        </w:r>
      </w:ins>
      <w:ins w:id="3076" w:author="Arthur Parmentier" w:date="2020-06-11T23:14:00Z">
        <w:r w:rsidR="0007093A">
          <w:t xml:space="preserve"> </w:t>
        </w:r>
      </w:ins>
      <w:ins w:id="3077" w:author="Arthur Parmentier" w:date="2020-06-11T23:13:00Z">
        <w:r w:rsidR="0007093A">
          <w:t xml:space="preserve">but analogies in </w:t>
        </w:r>
      </w:ins>
      <w:ins w:id="3078" w:author="Arthur Parmentier" w:date="2020-06-11T23:14:00Z">
        <w:r w:rsidR="0007093A">
          <w:t>general cultural</w:t>
        </w:r>
        <w:r w:rsidR="00FB2B17">
          <w:t>, learned</w:t>
        </w:r>
        <w:r w:rsidR="0007093A">
          <w:t xml:space="preserve"> </w:t>
        </w:r>
        <w:r w:rsidR="00FB2B17">
          <w:t>mechanisms</w:t>
        </w:r>
        <w:r w:rsidR="0007093A">
          <w:t>.</w:t>
        </w:r>
      </w:ins>
    </w:p>
    <w:p w:rsidR="00492AEA" w:rsidRDefault="00492AEA" w:rsidP="00247CC1">
      <w:pPr>
        <w:rPr>
          <w:ins w:id="3079" w:author="Arthur Parmentier" w:date="2020-06-11T22:34:00Z"/>
        </w:rPr>
      </w:pPr>
      <w:ins w:id="3080" w:author="Arthur Parmentier" w:date="2020-06-11T22:33:00Z">
        <w:r>
          <w:t xml:space="preserve">In his words, it is because of these common features that a movement in dance and a pitch in music can be associated: he </w:t>
        </w:r>
      </w:ins>
      <w:ins w:id="3081" w:author="Arthur Parmentier" w:date="2020-06-11T22:34:00Z">
        <w:r>
          <w:t>forms here an analogy.</w:t>
        </w:r>
      </w:ins>
    </w:p>
    <w:p w:rsidR="00492AEA" w:rsidRDefault="00492AEA" w:rsidP="00247CC1">
      <w:pPr>
        <w:rPr>
          <w:ins w:id="3082" w:author="Arthur Parmentier" w:date="2020-06-11T23:27:00Z"/>
        </w:rPr>
      </w:pPr>
      <w:ins w:id="3083" w:author="Arthur Parmentier" w:date="2020-06-11T22:34:00Z">
        <w:r>
          <w:t>The same principles are found with other multi-disciplinary signs, such as “volume”</w:t>
        </w:r>
      </w:ins>
      <w:ins w:id="3084" w:author="Arthur Parmentier" w:date="2020-06-11T22:35:00Z">
        <w:r w:rsidR="00AD13A2">
          <w:t xml:space="preserve"> (analogy between the loudness in music, extension of the body in dance, sizes or dimensions in visual arts)</w:t>
        </w:r>
      </w:ins>
      <w:ins w:id="3085" w:author="Arthur Parmentier" w:date="2020-06-11T22:34:00Z">
        <w:r>
          <w:t>, “minimalism”</w:t>
        </w:r>
      </w:ins>
      <w:ins w:id="3086" w:author="Arthur Parmentier" w:date="2020-06-11T22:35:00Z">
        <w:r w:rsidR="00AD13A2">
          <w:t xml:space="preserve"> (a</w:t>
        </w:r>
      </w:ins>
      <w:ins w:id="3087" w:author="Arthur Parmentier" w:date="2020-06-11T22:36:00Z">
        <w:r w:rsidR="00AD13A2">
          <w:t xml:space="preserve">nalogy between the repetition of forms, colors and traits in visual arts, of notes and </w:t>
        </w:r>
      </w:ins>
      <w:ins w:id="3088" w:author="Arthur Parmentier" w:date="2020-06-11T22:37:00Z">
        <w:r w:rsidR="00AD13A2">
          <w:t>rhythms</w:t>
        </w:r>
      </w:ins>
      <w:ins w:id="3089" w:author="Arthur Parmentier" w:date="2020-06-11T22:36:00Z">
        <w:r w:rsidR="00AD13A2">
          <w:t xml:space="preserve"> in music, of movements in</w:t>
        </w:r>
      </w:ins>
      <w:ins w:id="3090" w:author="Arthur Parmentier" w:date="2020-06-11T22:37:00Z">
        <w:r w:rsidR="00AD13A2">
          <w:t xml:space="preserve"> dance)</w:t>
        </w:r>
      </w:ins>
      <w:ins w:id="3091" w:author="Arthur Parmentier" w:date="2020-06-11T22:34:00Z">
        <w:r>
          <w:t>, “complexity”</w:t>
        </w:r>
      </w:ins>
      <w:ins w:id="3092" w:author="Arthur Parmentier" w:date="2020-06-11T22:35:00Z">
        <w:r>
          <w:t>, etc.</w:t>
        </w:r>
      </w:ins>
    </w:p>
    <w:p w:rsidR="00AA7895" w:rsidRDefault="00D114D5" w:rsidP="00AA7895">
      <w:pPr>
        <w:pStyle w:val="Titre6"/>
        <w:rPr>
          <w:ins w:id="3093" w:author="Arthur Parmentier" w:date="2020-06-11T23:28:00Z"/>
        </w:rPr>
      </w:pPr>
      <w:ins w:id="3094" w:author="Arthur Parmentier" w:date="2020-06-11T23:42:00Z">
        <w:r>
          <w:t>Long tone viewed from psychology</w:t>
        </w:r>
      </w:ins>
    </w:p>
    <w:p w:rsidR="006E61D0" w:rsidRDefault="006E61D0" w:rsidP="00AA7895">
      <w:pPr>
        <w:rPr>
          <w:ins w:id="3095" w:author="Arthur Parmentier" w:date="2020-06-11T23:28:00Z"/>
        </w:rPr>
      </w:pPr>
      <w:ins w:id="3096" w:author="Arthur Parmentier" w:date="2020-06-11T23:28:00Z">
        <w:r>
          <w:t>Now that we have identified</w:t>
        </w:r>
      </w:ins>
      <w:ins w:id="3097" w:author="Arthur Parmentier" w:date="2020-06-11T23:29:00Z">
        <w:r>
          <w:t xml:space="preserve"> analogies as the core of the polysemy of signs across disciplines, I would like to shortly comment the way a </w:t>
        </w:r>
      </w:ins>
      <w:ins w:id="3098" w:author="Arthur Parmentier" w:date="2020-06-11T23:30:00Z">
        <w:r>
          <w:t xml:space="preserve">concept (in SP or elsewhere) is usually presented from a definition </w:t>
        </w:r>
      </w:ins>
      <w:ins w:id="3099" w:author="Arthur Parmentier" w:date="2020-06-11T23:31:00Z">
        <w:r>
          <w:t>from the point of view of psychology.</w:t>
        </w:r>
      </w:ins>
      <w:moveToRangeStart w:id="3100" w:author="Arthur Parmentier" w:date="2020-06-11T23:28:00Z" w:name="move42810501"/>
      <w:moveTo w:id="3101" w:author="Arthur Parmentier" w:date="2020-06-11T23:28:00Z">
        <w:del w:id="3102" w:author="Arthur Parmentier" w:date="2020-06-11T23:28:00Z">
          <w:r w:rsidR="00AA7895" w:rsidRPr="007C437A" w:rsidDel="00AA7895">
            <w:delText xml:space="preserve">What is a long tone? </w:delText>
          </w:r>
          <w:r w:rsidR="00AA7895" w:rsidRPr="007C437A" w:rsidDel="00AA7895">
            <w:br/>
          </w:r>
        </w:del>
      </w:moveTo>
    </w:p>
    <w:p w:rsidR="00AA7895" w:rsidRPr="007C437A" w:rsidRDefault="00AA7895" w:rsidP="00AA7895">
      <w:pPr>
        <w:rPr>
          <w:moveTo w:id="3103" w:author="Arthur Parmentier" w:date="2020-06-11T23:28:00Z"/>
        </w:rPr>
      </w:pPr>
      <w:moveTo w:id="3104" w:author="Arthur Parmentier" w:date="2020-06-11T23:28:00Z">
        <w:r w:rsidRPr="007C437A">
          <w:lastRenderedPageBreak/>
          <w:t>It would be tempting to define the long tone for each discipline by giving a set of characteristics that all long tone must have, for instance:</w:t>
        </w:r>
      </w:moveTo>
    </w:p>
    <w:p w:rsidR="00AA7895" w:rsidRPr="007C437A" w:rsidRDefault="00AA7895" w:rsidP="00AA7895">
      <w:pPr>
        <w:pStyle w:val="Paragraphedeliste"/>
        <w:numPr>
          <w:ilvl w:val="0"/>
          <w:numId w:val="14"/>
        </w:numPr>
        <w:rPr>
          <w:moveTo w:id="3105" w:author="Arthur Parmentier" w:date="2020-06-11T23:28:00Z"/>
        </w:rPr>
      </w:pPr>
      <w:moveTo w:id="3106" w:author="Arthur Parmentier" w:date="2020-06-11T23:28:00Z">
        <w:r w:rsidRPr="007C437A">
          <w:t>In music, a constant pitch and volume over time</w:t>
        </w:r>
      </w:moveTo>
    </w:p>
    <w:p w:rsidR="00AA7895" w:rsidRDefault="00AA7895" w:rsidP="00AA7895">
      <w:pPr>
        <w:pStyle w:val="Paragraphedeliste"/>
        <w:numPr>
          <w:ilvl w:val="0"/>
          <w:numId w:val="14"/>
        </w:numPr>
        <w:rPr>
          <w:ins w:id="3107" w:author="Arthur Parmentier" w:date="2020-06-11T23:31:00Z"/>
        </w:rPr>
      </w:pPr>
      <w:moveTo w:id="3108" w:author="Arthur Parmentier" w:date="2020-06-11T23:28:00Z">
        <w:r w:rsidRPr="007C437A">
          <w:t>In dance, a movement without accent…</w:t>
        </w:r>
      </w:moveTo>
    </w:p>
    <w:p w:rsidR="00D02647" w:rsidRPr="007C437A" w:rsidRDefault="00D02647">
      <w:pPr>
        <w:rPr>
          <w:moveTo w:id="3109" w:author="Arthur Parmentier" w:date="2020-06-11T23:28:00Z"/>
        </w:rPr>
        <w:pPrChange w:id="3110" w:author="Arthur Parmentier" w:date="2020-06-11T23:31:00Z">
          <w:pPr>
            <w:pStyle w:val="Paragraphedeliste"/>
            <w:numPr>
              <w:numId w:val="14"/>
            </w:numPr>
            <w:ind w:hanging="360"/>
          </w:pPr>
        </w:pPrChange>
      </w:pPr>
      <w:ins w:id="3111" w:author="Arthur Parmentier" w:date="2020-06-11T23:32:00Z">
        <w:r>
          <w:t xml:space="preserve">I note that one definition of the LT is </w:t>
        </w:r>
      </w:ins>
      <w:ins w:id="3112" w:author="Arthur Parmentier" w:date="2020-06-11T23:33:00Z">
        <w:r>
          <w:t>usually given for each discipline of the group</w:t>
        </w:r>
      </w:ins>
      <w:ins w:id="3113" w:author="Arthur Parmentier" w:date="2020-06-11T23:34:00Z">
        <w:r>
          <w:t xml:space="preserve">: because the analogies are </w:t>
        </w:r>
      </w:ins>
      <w:ins w:id="3114" w:author="Arthur Parmentier" w:date="2020-06-11T23:35:00Z">
        <w:r>
          <w:t>in general not obvious (they are conventional at some point), they may require an explication.</w:t>
        </w:r>
      </w:ins>
      <w:ins w:id="3115" w:author="Arthur Parmentier" w:date="2020-06-11T23:34:00Z">
        <w:r>
          <w:t xml:space="preserve"> </w:t>
        </w:r>
      </w:ins>
    </w:p>
    <w:p w:rsidR="00C455AA" w:rsidRDefault="005208C9" w:rsidP="00AA7895">
      <w:pPr>
        <w:rPr>
          <w:ins w:id="3116" w:author="Arthur Parmentier" w:date="2020-06-11T23:38:00Z"/>
        </w:rPr>
      </w:pPr>
      <w:ins w:id="3117" w:author="Arthur Parmentier" w:date="2020-06-11T23:36:00Z">
        <w:r>
          <w:t>About the definition</w:t>
        </w:r>
        <w:r w:rsidR="00C455AA">
          <w:t>s</w:t>
        </w:r>
        <w:r>
          <w:t xml:space="preserve"> themselves, we</w:t>
        </w:r>
      </w:ins>
      <w:moveTo w:id="3118" w:author="Arthur Parmentier" w:date="2020-06-11T23:28:00Z">
        <w:del w:id="3119" w:author="Arthur Parmentier" w:date="2020-06-11T23:36:00Z">
          <w:r w:rsidR="00AA7895" w:rsidRPr="007C437A" w:rsidDel="005208C9">
            <w:delText>We</w:delText>
          </w:r>
        </w:del>
        <w:r w:rsidR="00AA7895" w:rsidRPr="007C437A">
          <w:t xml:space="preserve"> know </w:t>
        </w:r>
        <w:del w:id="3120" w:author="Arthur Parmentier" w:date="2020-06-11T23:36:00Z">
          <w:r w:rsidR="00AA7895" w:rsidRPr="007C437A" w:rsidDel="00C455AA">
            <w:delText>however from the research on our perception scheme</w:delText>
          </w:r>
        </w:del>
      </w:moveTo>
      <w:ins w:id="3121" w:author="Arthur Parmentier" w:date="2020-06-11T23:36:00Z">
        <w:r w:rsidR="00C455AA">
          <w:t xml:space="preserve">from psychology </w:t>
        </w:r>
      </w:ins>
      <w:customXmlInsRangeStart w:id="3122" w:author="Arthur Parmentier" w:date="2020-06-11T23:36:00Z"/>
      <w:sdt>
        <w:sdtPr>
          <w:id w:val="-1393038795"/>
          <w:citation/>
        </w:sdtPr>
        <w:sdtContent>
          <w:customXmlInsRangeEnd w:id="3122"/>
          <w:ins w:id="3123" w:author="Arthur Parmentier" w:date="2020-06-11T23:36:00Z">
            <w:r w:rsidR="00C455AA">
              <w:fldChar w:fldCharType="begin"/>
            </w:r>
            <w:r w:rsidR="00C455AA" w:rsidRPr="00C455AA">
              <w:rPr>
                <w:rPrChange w:id="3124" w:author="Arthur Parmentier" w:date="2020-06-11T23:36:00Z">
                  <w:rPr>
                    <w:lang w:val="fr-FR"/>
                  </w:rPr>
                </w:rPrChange>
              </w:rPr>
              <w:instrText xml:space="preserve"> CITATION Ros73 \l 1036 </w:instrText>
            </w:r>
          </w:ins>
          <w:r w:rsidR="00C455AA">
            <w:fldChar w:fldCharType="separate"/>
          </w:r>
          <w:ins w:id="3125" w:author="Arthur Parmentier" w:date="2020-06-11T23:36:00Z">
            <w:r w:rsidR="00C455AA" w:rsidRPr="00C455AA">
              <w:rPr>
                <w:noProof/>
                <w:rPrChange w:id="3126" w:author="Arthur Parmentier" w:date="2020-06-11T23:36:00Z">
                  <w:rPr/>
                </w:rPrChange>
              </w:rPr>
              <w:t>(Rosch, 1973)</w:t>
            </w:r>
            <w:r w:rsidR="00C455AA">
              <w:fldChar w:fldCharType="end"/>
            </w:r>
          </w:ins>
          <w:customXmlInsRangeStart w:id="3127" w:author="Arthur Parmentier" w:date="2020-06-11T23:36:00Z"/>
        </w:sdtContent>
      </w:sdt>
      <w:customXmlInsRangeEnd w:id="3127"/>
      <w:moveTo w:id="3128" w:author="Arthur Parmentier" w:date="2020-06-11T23:28:00Z">
        <w:r w:rsidR="00AA7895" w:rsidRPr="007C437A">
          <w:t xml:space="preserve"> </w:t>
        </w:r>
      </w:moveTo>
      <w:ins w:id="3129" w:author="Arthur Parmentier" w:date="2020-06-11T23:37:00Z">
        <w:r w:rsidR="00C455AA">
          <w:t xml:space="preserve">that they are not representative of the entire concept (and usually, one can find counter-examples to the definition); a </w:t>
        </w:r>
      </w:ins>
      <w:moveTo w:id="3130" w:author="Arthur Parmentier" w:date="2020-06-11T23:28:00Z">
        <w:del w:id="3131" w:author="Arthur Parmentier" w:date="2020-06-11T23:37:00Z">
          <w:r w:rsidR="00AA7895" w:rsidRPr="007C437A" w:rsidDel="00C455AA">
            <w:delText xml:space="preserve">that the </w:delText>
          </w:r>
        </w:del>
        <w:r w:rsidR="00AA7895" w:rsidRPr="007C437A">
          <w:t>LT is n</w:t>
        </w:r>
      </w:moveTo>
      <w:ins w:id="3132" w:author="Arthur Parmentier" w:date="2020-06-11T23:37:00Z">
        <w:r w:rsidR="00C455AA">
          <w:t>ot and cannot</w:t>
        </w:r>
      </w:ins>
      <w:moveTo w:id="3133" w:author="Arthur Parmentier" w:date="2020-06-11T23:28:00Z">
        <w:del w:id="3134" w:author="Arthur Parmentier" w:date="2020-06-11T23:37:00Z">
          <w:r w:rsidR="00AA7895" w:rsidRPr="007C437A" w:rsidDel="00C455AA">
            <w:delText>ot (and perhaps, cannot)</w:delText>
          </w:r>
        </w:del>
        <w:r w:rsidR="00AA7895" w:rsidRPr="007C437A">
          <w:t xml:space="preserve"> be defined with such characteristics or traits</w:t>
        </w:r>
      </w:moveTo>
      <w:ins w:id="3135" w:author="Arthur Parmentier" w:date="2020-06-11T23:38:00Z">
        <w:r w:rsidR="00C455AA">
          <w:t xml:space="preserve">: one has to learn what is a LT through practice and exploration of the concept. The role of the soundpainter here is </w:t>
        </w:r>
      </w:ins>
      <w:ins w:id="3136" w:author="Arthur Parmentier" w:date="2020-06-11T23:39:00Z">
        <w:r w:rsidR="00C455AA">
          <w:t xml:space="preserve">to introduce </w:t>
        </w:r>
      </w:ins>
      <w:ins w:id="3137" w:author="Arthur Parmentier" w:date="2020-06-12T07:59:00Z">
        <w:r w:rsidR="006C3117">
          <w:t>a</w:t>
        </w:r>
      </w:ins>
      <w:ins w:id="3138" w:author="Arthur Parmentier" w:date="2020-06-11T23:39:00Z">
        <w:r w:rsidR="00C455AA">
          <w:t xml:space="preserve"> prototype of the concept (the LT) </w:t>
        </w:r>
      </w:ins>
      <w:ins w:id="3139" w:author="Arthur Parmentier" w:date="2020-06-12T07:59:00Z">
        <w:r w:rsidR="006C3117">
          <w:t xml:space="preserve">for each discipline </w:t>
        </w:r>
      </w:ins>
      <w:ins w:id="3140" w:author="Arthur Parmentier" w:date="2020-06-11T23:39:00Z">
        <w:r w:rsidR="00C455AA">
          <w:t>by giving one or several examples of what it can sound or look like, while the concept will expa</w:t>
        </w:r>
      </w:ins>
      <w:ins w:id="3141" w:author="Arthur Parmentier" w:date="2020-06-11T23:40:00Z">
        <w:r w:rsidR="00C455AA">
          <w:t>nd in the performer’s mind by constructi</w:t>
        </w:r>
        <w:r w:rsidR="00FF17D9">
          <w:t>ng materials analogical</w:t>
        </w:r>
      </w:ins>
      <w:ins w:id="3142" w:author="Arthur Parmentier" w:date="2020-06-11T23:41:00Z">
        <w:r w:rsidR="00FF17D9">
          <w:t xml:space="preserve"> to</w:t>
        </w:r>
      </w:ins>
      <w:ins w:id="3143" w:author="Arthur Parmentier" w:date="2020-06-11T23:40:00Z">
        <w:r w:rsidR="00C455AA">
          <w:t xml:space="preserve"> the prototype.</w:t>
        </w:r>
      </w:ins>
      <w:moveTo w:id="3144" w:author="Arthur Parmentier" w:date="2020-06-11T23:28:00Z">
        <w:del w:id="3145" w:author="Arthur Parmentier" w:date="2020-06-11T23:38:00Z">
          <w:r w:rsidR="00AA7895" w:rsidRPr="007C437A" w:rsidDel="00C455AA">
            <w:delText>.</w:delText>
          </w:r>
        </w:del>
      </w:moveTo>
    </w:p>
    <w:p w:rsidR="00AA7895" w:rsidRPr="007C437A" w:rsidRDefault="00AA7895" w:rsidP="00AA7895">
      <w:pPr>
        <w:rPr>
          <w:moveTo w:id="3146" w:author="Arthur Parmentier" w:date="2020-06-11T23:28:00Z"/>
        </w:rPr>
      </w:pPr>
      <w:moveTo w:id="3147" w:author="Arthur Parmentier" w:date="2020-06-11T23:28:00Z">
        <w:del w:id="3148" w:author="Arthur Parmentier" w:date="2020-06-11T23:38:00Z">
          <w:r w:rsidRPr="007C437A" w:rsidDel="00C455AA">
            <w:delText xml:space="preserve"> It shows us that the LT is not a musical element defined by a finite number of properties but is rather a category constructed by the human perception scheme</w:delText>
          </w:r>
          <w:r w:rsidRPr="007C437A" w:rsidDel="00C455AA">
            <w:rPr>
              <w:rStyle w:val="Appelnotedebasdep"/>
            </w:rPr>
            <w:footnoteReference w:id="20"/>
          </w:r>
          <w:r w:rsidRPr="007C437A" w:rsidDel="00C455AA">
            <w:delText xml:space="preserve"> </w:delText>
          </w:r>
        </w:del>
        <w:del w:id="3153" w:author="Arthur Parmentier" w:date="2020-06-11T23:41:00Z">
          <w:r w:rsidRPr="007C437A" w:rsidDel="00717FF2">
            <w:delText>around a “prototypical” element which exhibits the features that are usually said to define the concepts of a LT.</w:delText>
          </w:r>
          <w:r w:rsidRPr="007C437A" w:rsidDel="00717FF2">
            <w:br/>
          </w:r>
        </w:del>
      </w:moveTo>
      <w:ins w:id="3154" w:author="Arthur Parmentier" w:date="2020-06-11T23:41:00Z">
        <w:r w:rsidR="00717FF2">
          <w:t xml:space="preserve">One interesting conclusion is that there is not “wrong” long tone; </w:t>
        </w:r>
      </w:ins>
      <w:moveTo w:id="3155" w:author="Arthur Parmentier" w:date="2020-06-11T23:28:00Z">
        <w:del w:id="3156" w:author="Arthur Parmentier" w:date="2020-06-11T23:41:00Z">
          <w:r w:rsidRPr="007C437A" w:rsidDel="00717FF2">
            <w:delText>I</w:delText>
          </w:r>
        </w:del>
      </w:moveTo>
      <w:ins w:id="3157" w:author="Arthur Parmentier" w:date="2020-06-11T23:41:00Z">
        <w:r w:rsidR="00717FF2">
          <w:t>i</w:t>
        </w:r>
      </w:ins>
      <w:moveTo w:id="3158" w:author="Arthur Parmentier" w:date="2020-06-11T23:28:00Z">
        <w:r w:rsidRPr="007C437A">
          <w:t>n this framework, a content is perceived as “more” or “less” a LT, rather than either a LT or not.</w:t>
        </w:r>
      </w:moveTo>
    </w:p>
    <w:moveToRangeEnd w:id="3100"/>
    <w:p w:rsidR="00AA7895" w:rsidRPr="00AA7895" w:rsidRDefault="006A45ED">
      <w:pPr>
        <w:rPr>
          <w:ins w:id="3159" w:author="Arthur Parmentier" w:date="2020-06-11T22:22:00Z"/>
        </w:rPr>
      </w:pPr>
      <w:ins w:id="3160" w:author="Arthur Parmentier" w:date="2020-06-12T07:59:00Z">
        <w:r>
          <w:t xml:space="preserve">Essentially, we can also explain the fact that there are different concepts and prototypes in each discipline </w:t>
        </w:r>
      </w:ins>
      <w:ins w:id="3161" w:author="Arthur Parmentier" w:date="2020-06-12T08:00:00Z">
        <w:r>
          <w:t xml:space="preserve">by the difference in phenomenon: a sound, a movement, a </w:t>
        </w:r>
      </w:ins>
      <w:ins w:id="3162" w:author="Arthur Parmentier" w:date="2020-06-12T08:01:00Z">
        <w:r>
          <w:t xml:space="preserve">visual, etc. as each independent </w:t>
        </w:r>
      </w:ins>
      <w:ins w:id="3163" w:author="Arthur Parmentier" w:date="2020-06-12T11:29:00Z">
        <w:r w:rsidR="00FB666E">
          <w:t>concept</w:t>
        </w:r>
      </w:ins>
      <w:ins w:id="3164" w:author="Arthur Parmentier" w:date="2020-06-12T08:01:00Z">
        <w:r>
          <w:t xml:space="preserve"> that </w:t>
        </w:r>
      </w:ins>
      <w:ins w:id="3165" w:author="Arthur Parmentier" w:date="2020-06-12T11:29:00Z">
        <w:r w:rsidR="00FB666E">
          <w:t>cannot</w:t>
        </w:r>
      </w:ins>
      <w:ins w:id="3166" w:author="Arthur Parmentier" w:date="2020-06-12T08:01:00Z">
        <w:r>
          <w:t xml:space="preserve"> be explained by the others</w:t>
        </w:r>
        <w:r w:rsidR="00461197">
          <w:t>.</w:t>
        </w:r>
      </w:ins>
    </w:p>
    <w:p w:rsidR="00EE2DD4" w:rsidRPr="007C437A" w:rsidRDefault="00543457">
      <w:pPr>
        <w:pStyle w:val="Titre4"/>
        <w:rPr>
          <w:ins w:id="3167" w:author="Arthur Parmentier" w:date="2020-05-13T12:05:00Z"/>
        </w:rPr>
      </w:pPr>
      <w:ins w:id="3168" w:author="Arthur Parmentier" w:date="2020-05-13T12:05:00Z">
        <w:r w:rsidRPr="007C437A">
          <w:t xml:space="preserve">The </w:t>
        </w:r>
      </w:ins>
      <w:ins w:id="3169" w:author="Arthur Parmentier" w:date="2020-06-11T23:15:00Z">
        <w:r w:rsidR="001735D1">
          <w:t>operability of signs inside a discipline, across instruments</w:t>
        </w:r>
      </w:ins>
    </w:p>
    <w:p w:rsidR="005868B3" w:rsidRDefault="001735D1">
      <w:pPr>
        <w:rPr>
          <w:ins w:id="3170" w:author="Arthur Parmentier" w:date="2020-06-11T23:43:00Z"/>
        </w:rPr>
      </w:pPr>
      <w:ins w:id="3171" w:author="Arthur Parmentier" w:date="2020-06-11T23:16:00Z">
        <w:r>
          <w:t>In this part, I would like to discuss the operability of signs across instruments of the same discipline</w:t>
        </w:r>
      </w:ins>
      <w:ins w:id="3172" w:author="Arthur Parmentier" w:date="2020-06-11T23:17:00Z">
        <w:r>
          <w:t xml:space="preserve">. </w:t>
        </w:r>
      </w:ins>
      <w:ins w:id="3173" w:author="Arthur Parmentier" w:date="2020-06-11T23:18:00Z">
        <w:r>
          <w:t>Although it is the polysemy of multi-disciplinary signs that allow it to be significant in several signs, I will argue that across instruments</w:t>
        </w:r>
      </w:ins>
      <w:ins w:id="3174" w:author="Arthur Parmentier" w:date="2020-06-11T23:19:00Z">
        <w:r>
          <w:t xml:space="preserve"> of the same discipline</w:t>
        </w:r>
      </w:ins>
      <w:ins w:id="3175" w:author="Arthur Parmentier" w:date="2020-06-11T23:18:00Z">
        <w:r>
          <w:t xml:space="preserve">, </w:t>
        </w:r>
      </w:ins>
      <w:ins w:id="3176" w:author="Arthur Parmentier" w:date="2020-06-11T23:20:00Z">
        <w:r>
          <w:t xml:space="preserve">a </w:t>
        </w:r>
      </w:ins>
      <w:ins w:id="3177" w:author="Arthur Parmentier" w:date="2020-06-11T23:22:00Z">
        <w:r w:rsidR="00A704F1">
          <w:t>unique</w:t>
        </w:r>
      </w:ins>
      <w:ins w:id="3178" w:author="Arthur Parmentier" w:date="2020-06-11T23:20:00Z">
        <w:r>
          <w:t xml:space="preserve"> concept</w:t>
        </w:r>
      </w:ins>
      <w:ins w:id="3179" w:author="Arthur Parmentier" w:date="2020-06-11T23:22:00Z">
        <w:r w:rsidR="00A857E7">
          <w:t>, represented by its prototype</w:t>
        </w:r>
        <w:r w:rsidR="00A704F1">
          <w:rPr>
            <w:rStyle w:val="Appelnotedebasdep"/>
          </w:rPr>
          <w:footnoteReference w:id="21"/>
        </w:r>
        <w:r w:rsidR="00A857E7">
          <w:t>,</w:t>
        </w:r>
      </w:ins>
      <w:ins w:id="3184" w:author="Arthur Parmentier" w:date="2020-06-11T23:20:00Z">
        <w:r>
          <w:t xml:space="preserve"> </w:t>
        </w:r>
      </w:ins>
      <w:ins w:id="3185" w:author="Arthur Parmentier" w:date="2020-06-11T23:21:00Z">
        <w:r>
          <w:t xml:space="preserve">is approached by </w:t>
        </w:r>
      </w:ins>
      <w:ins w:id="3186" w:author="Arthur Parmentier" w:date="2020-06-11T23:19:00Z">
        <w:r>
          <w:t>different technical interpretations</w:t>
        </w:r>
      </w:ins>
      <w:ins w:id="3187" w:author="Arthur Parmentier" w:date="2020-06-11T23:21:00Z">
        <w:r>
          <w:t>, possibly involving the human perception scheme.</w:t>
        </w:r>
      </w:ins>
      <w:ins w:id="3188" w:author="Arthur Parmentier" w:date="2020-06-11T23:26:00Z">
        <w:r w:rsidR="002269F6">
          <w:t xml:space="preserve"> The term “instrument” is used here as an equivalent of “technical apparatus”.</w:t>
        </w:r>
      </w:ins>
    </w:p>
    <w:p w:rsidR="00500C3B" w:rsidRDefault="00500C3B" w:rsidP="00500C3B">
      <w:pPr>
        <w:pStyle w:val="Titre5"/>
        <w:rPr>
          <w:ins w:id="3189" w:author="Arthur Parmentier" w:date="2020-06-11T23:44:00Z"/>
        </w:rPr>
      </w:pPr>
      <w:ins w:id="3190" w:author="Arthur Parmentier" w:date="2020-06-11T23:44:00Z">
        <w:r>
          <w:t>Preliminary remarks about the</w:t>
        </w:r>
      </w:ins>
      <w:ins w:id="3191" w:author="Arthur Parmentier" w:date="2020-06-11T23:45:00Z">
        <w:r>
          <w:t xml:space="preserve"> </w:t>
        </w:r>
      </w:ins>
      <w:ins w:id="3192" w:author="Arthur Parmentier" w:date="2020-06-11T23:46:00Z">
        <w:r>
          <w:t>instrument as</w:t>
        </w:r>
      </w:ins>
      <w:ins w:id="3193" w:author="Arthur Parmentier" w:date="2020-06-11T23:44:00Z">
        <w:r>
          <w:t xml:space="preserve"> technical apparatus</w:t>
        </w:r>
      </w:ins>
    </w:p>
    <w:p w:rsidR="00500C3B" w:rsidRDefault="00500C3B" w:rsidP="00500C3B">
      <w:pPr>
        <w:rPr>
          <w:ins w:id="3194" w:author="Arthur Parmentier" w:date="2020-06-11T23:47:00Z"/>
        </w:rPr>
      </w:pPr>
      <w:ins w:id="3195" w:author="Arthur Parmentier" w:date="2020-06-11T23:44:00Z">
        <w:r>
          <w:t>First, I would like to remark that a techni</w:t>
        </w:r>
      </w:ins>
      <w:ins w:id="3196" w:author="Arthur Parmentier" w:date="2020-06-11T23:45:00Z">
        <w:r>
          <w:t xml:space="preserve">cal apparatus can be characterized by the set/range of artistic material it can provide. </w:t>
        </w:r>
      </w:ins>
      <w:ins w:id="3197" w:author="Arthur Parmentier" w:date="2020-06-11T23:46:00Z">
        <w:r>
          <w:t>It</w:t>
        </w:r>
      </w:ins>
      <w:ins w:id="3198" w:author="Arthur Parmentier" w:date="2020-06-11T23:45:00Z">
        <w:r>
          <w:t xml:space="preserve"> is not obvious that every </w:t>
        </w:r>
      </w:ins>
      <w:ins w:id="3199" w:author="Arthur Parmentier" w:date="2020-06-11T23:46:00Z">
        <w:r>
          <w:t xml:space="preserve">instrument (as technical apparatus) can achieve similar concepts: monophonic instruments are not able to perform a chord, </w:t>
        </w:r>
      </w:ins>
      <w:ins w:id="3200" w:author="Arthur Parmentier" w:date="2020-06-11T23:47:00Z">
        <w:r>
          <w:t>resonating instruments can hardly perform staccatos…</w:t>
        </w:r>
      </w:ins>
    </w:p>
    <w:p w:rsidR="00500C3B" w:rsidRDefault="00500C3B" w:rsidP="00500C3B">
      <w:pPr>
        <w:rPr>
          <w:ins w:id="3201" w:author="Arthur Parmentier" w:date="2020-06-11T23:54:00Z"/>
        </w:rPr>
      </w:pPr>
      <w:ins w:id="3202" w:author="Arthur Parmentier" w:date="2020-06-11T23:47:00Z">
        <w:r>
          <w:lastRenderedPageBreak/>
          <w:t xml:space="preserve">In SP however, </w:t>
        </w:r>
      </w:ins>
      <w:ins w:id="3203" w:author="Arthur Parmentier" w:date="2020-06-11T23:48:00Z">
        <w:r>
          <w:t>similar concepts can be requested to very different instruments and I believe that one of its interest</w:t>
        </w:r>
      </w:ins>
      <w:ins w:id="3204" w:author="Arthur Parmentier" w:date="2020-06-11T23:49:00Z">
        <w:r>
          <w:t>s</w:t>
        </w:r>
      </w:ins>
      <w:ins w:id="3205" w:author="Arthur Parmentier" w:date="2020-06-11T23:48:00Z">
        <w:r>
          <w:t xml:space="preserve"> is also to push the technical </w:t>
        </w:r>
      </w:ins>
      <w:ins w:id="3206" w:author="Arthur Parmentier" w:date="2020-06-11T23:49:00Z">
        <w:r w:rsidR="00A60617">
          <w:t>achievement</w:t>
        </w:r>
      </w:ins>
      <w:ins w:id="3207" w:author="Arthur Parmentier" w:date="2020-06-11T23:48:00Z">
        <w:r>
          <w:t xml:space="preserve"> of the </w:t>
        </w:r>
      </w:ins>
      <w:ins w:id="3208" w:author="Arthur Parmentier" w:date="2020-06-11T23:49:00Z">
        <w:r w:rsidR="00A60617">
          <w:t>performers</w:t>
        </w:r>
      </w:ins>
      <w:ins w:id="3209" w:author="Arthur Parmentier" w:date="2020-06-11T23:48:00Z">
        <w:r>
          <w:t xml:space="preserve"> to the limits of what </w:t>
        </w:r>
      </w:ins>
      <w:ins w:id="3210" w:author="Arthur Parmentier" w:date="2020-06-11T23:49:00Z">
        <w:r w:rsidR="00A60617">
          <w:t>they</w:t>
        </w:r>
      </w:ins>
      <w:ins w:id="3211" w:author="Arthur Parmentier" w:date="2020-06-11T23:48:00Z">
        <w:r>
          <w:t xml:space="preserve"> can produce</w:t>
        </w:r>
      </w:ins>
      <w:ins w:id="3212" w:author="Arthur Parmentier" w:date="2020-06-11T23:49:00Z">
        <w:r w:rsidR="00A60617">
          <w:t xml:space="preserve"> with their instruments.</w:t>
        </w:r>
      </w:ins>
    </w:p>
    <w:p w:rsidR="00014C12" w:rsidRPr="00500C3B" w:rsidRDefault="00014C12">
      <w:pPr>
        <w:rPr>
          <w:ins w:id="3213" w:author="Arthur Parmentier" w:date="2020-05-14T11:38:00Z"/>
        </w:rPr>
      </w:pPr>
      <w:ins w:id="3214" w:author="Arthur Parmentier" w:date="2020-06-11T23:54:00Z">
        <w:r>
          <w:t xml:space="preserve">My motivation for this discussion comes from my experience of SP </w:t>
        </w:r>
      </w:ins>
      <w:ins w:id="3215" w:author="Arthur Parmentier" w:date="2020-06-11T23:55:00Z">
        <w:r>
          <w:t xml:space="preserve">as a percussionist and the questions that I often see </w:t>
        </w:r>
      </w:ins>
      <w:ins w:id="3216" w:author="Arthur Parmentier" w:date="2020-06-12T00:01:00Z">
        <w:r w:rsidR="0066221F">
          <w:t>arising</w:t>
        </w:r>
        <w:r w:rsidR="00C44602">
          <w:t xml:space="preserve"> about</w:t>
        </w:r>
      </w:ins>
      <w:ins w:id="3217" w:author="Arthur Parmentier" w:date="2020-06-11T23:55:00Z">
        <w:r>
          <w:t xml:space="preserve"> </w:t>
        </w:r>
        <w:r w:rsidRPr="007C437A">
          <w:t>how to perform a sign for a specific instrument</w:t>
        </w:r>
        <w:r>
          <w:t>, even though a definition of its prototype for the discipline as already been shown</w:t>
        </w:r>
      </w:ins>
      <w:ins w:id="3218" w:author="Arthur Parmentier" w:date="2020-06-11T23:56:00Z">
        <w:r>
          <w:t>.</w:t>
        </w:r>
        <w:r w:rsidR="00E26C4F">
          <w:t xml:space="preserve"> From the previous point, one could</w:t>
        </w:r>
      </w:ins>
      <w:ins w:id="3219" w:author="Arthur Parmentier" w:date="2020-06-11T23:57:00Z">
        <w:r w:rsidR="00E26C4F">
          <w:t xml:space="preserve"> think that a different concept is r</w:t>
        </w:r>
      </w:ins>
      <w:ins w:id="3220" w:author="Arthur Parmentier" w:date="2020-06-11T23:58:00Z">
        <w:r w:rsidR="00E26C4F">
          <w:t>equired per instrument, in order to perform a SP sign, just like there are different concepts per discipline.</w:t>
        </w:r>
        <w:r w:rsidR="001612F7">
          <w:t xml:space="preserve"> In following part, I will </w:t>
        </w:r>
      </w:ins>
      <w:ins w:id="3221" w:author="Arthur Parmentier" w:date="2020-06-11T23:59:00Z">
        <w:r w:rsidR="001612F7">
          <w:t>reflect on the mechanisms that I use for achieving a LT on percussions and will argue that in each discipline, there</w:t>
        </w:r>
      </w:ins>
      <w:ins w:id="3222" w:author="Arthur Parmentier" w:date="2020-06-12T00:00:00Z">
        <w:r w:rsidR="001612F7">
          <w:t xml:space="preserve"> is only one concept per SP sign, that does however require non-trivial technical approaches.</w:t>
        </w:r>
      </w:ins>
    </w:p>
    <w:p w:rsidR="001A0623" w:rsidRPr="007C437A" w:rsidDel="005868B3" w:rsidRDefault="001B082B">
      <w:pPr>
        <w:pStyle w:val="Titre5"/>
        <w:rPr>
          <w:del w:id="3223" w:author="Arthur Parmentier" w:date="2020-05-13T10:30:00Z"/>
        </w:rPr>
        <w:pPrChange w:id="3224" w:author="Arthur Parmentier" w:date="2020-06-11T23:50:00Z">
          <w:pPr/>
        </w:pPrChange>
      </w:pPr>
      <w:del w:id="3225" w:author="Arthur Parmentier" w:date="2020-05-13T10:30:00Z">
        <w:r w:rsidRPr="007C437A" w:rsidDel="005868B3">
          <w:delText xml:space="preserve">the sign itself acting as an “alias”, a label </w:delText>
        </w:r>
        <w:r w:rsidR="001A0623" w:rsidRPr="007C437A" w:rsidDel="005868B3">
          <w:delText>several</w:delText>
        </w:r>
        <w:r w:rsidRPr="007C437A" w:rsidDel="005868B3">
          <w:delText xml:space="preserve"> underlying concepts. This is what I call “overloading” a sign.</w:delText>
        </w:r>
        <w:r w:rsidR="001A0623" w:rsidRPr="007C437A" w:rsidDel="005868B3">
          <w:delText xml:space="preserve"> All signs in SP may not be overloaded, some signs may indeed refer to a very specific concept or idea, but the overloading of signs is </w:delText>
        </w:r>
      </w:del>
      <w:del w:id="3226" w:author="Arthur Parmentier" w:date="2020-05-12T18:25:00Z">
        <w:r w:rsidR="001A0623" w:rsidRPr="007C437A" w:rsidDel="009B2D7C">
          <w:delText>at the core</w:delText>
        </w:r>
      </w:del>
      <w:del w:id="3227" w:author="Arthur Parmentier" w:date="2020-05-13T10:30:00Z">
        <w:r w:rsidR="001A0623" w:rsidRPr="007C437A" w:rsidDel="005868B3">
          <w:delText xml:space="preserve"> of the </w:delText>
        </w:r>
      </w:del>
      <w:del w:id="3228" w:author="Arthur Parmentier" w:date="2020-05-12T18:25:00Z">
        <w:r w:rsidR="001A0623" w:rsidRPr="007C437A" w:rsidDel="007D075F">
          <w:delText>set</w:delText>
        </w:r>
      </w:del>
      <w:del w:id="3229" w:author="Arthur Parmentier" w:date="2020-05-13T10:30:00Z">
        <w:r w:rsidR="001A0623" w:rsidRPr="007C437A" w:rsidDel="005868B3">
          <w:delText xml:space="preserve"> of multidisciplinary signs.</w:delText>
        </w:r>
      </w:del>
    </w:p>
    <w:p w:rsidR="001A0623" w:rsidRPr="007C437A" w:rsidDel="005868B3" w:rsidRDefault="001A0623">
      <w:pPr>
        <w:pStyle w:val="Titre5"/>
        <w:rPr>
          <w:del w:id="3230" w:author="Arthur Parmentier" w:date="2020-05-13T10:30:00Z"/>
        </w:rPr>
        <w:pPrChange w:id="3231" w:author="Arthur Parmentier" w:date="2020-06-11T23:50:00Z">
          <w:pPr/>
        </w:pPrChange>
      </w:pPr>
      <w:del w:id="3232" w:author="Arthur Parmentier" w:date="2020-05-13T10:30:00Z">
        <w:r w:rsidRPr="007C437A" w:rsidDel="005868B3">
          <w:delText>Let’s take the example of the LT, that we will use all over th</w:delText>
        </w:r>
        <w:r w:rsidR="00934630" w:rsidRPr="007C437A" w:rsidDel="005868B3">
          <w:delText>is</w:delText>
        </w:r>
        <w:r w:rsidRPr="007C437A" w:rsidDel="005868B3">
          <w:delText xml:space="preserve"> section to demonstrate some of the mechanisms of SP.</w:delText>
        </w:r>
      </w:del>
    </w:p>
    <w:p w:rsidR="001A0623" w:rsidRPr="007C437A" w:rsidDel="00697BA8" w:rsidRDefault="001A0623">
      <w:pPr>
        <w:pStyle w:val="Titre5"/>
        <w:rPr>
          <w:del w:id="3233" w:author="Arthur Parmentier" w:date="2020-05-12T18:13:00Z"/>
        </w:rPr>
        <w:pPrChange w:id="3234" w:author="Arthur Parmentier" w:date="2020-06-11T23:50:00Z">
          <w:pPr/>
        </w:pPrChange>
      </w:pPr>
      <w:del w:id="3235" w:author="Arthur Parmentier" w:date="2020-05-13T10:30:00Z">
        <w:r w:rsidRPr="007C437A" w:rsidDel="005868B3">
          <w:delText xml:space="preserve">For a musician, the LT </w:delText>
        </w:r>
      </w:del>
      <w:del w:id="3236" w:author="Arthur Parmentier" w:date="2020-05-12T18:22:00Z">
        <w:r w:rsidRPr="007C437A" w:rsidDel="00AD0ADB">
          <w:delText xml:space="preserve">has </w:delText>
        </w:r>
      </w:del>
      <w:del w:id="3237" w:author="Arthur Parmentier" w:date="2020-05-13T10:30:00Z">
        <w:r w:rsidRPr="007C437A" w:rsidDel="005868B3">
          <w:delText xml:space="preserve">a specific prototype, whose characteristic traits are “constant volume”, “constant pitch” (among others). But is the </w:delText>
        </w:r>
      </w:del>
      <w:del w:id="3238" w:author="Arthur Parmentier" w:date="2020-05-12T18:23:00Z">
        <w:r w:rsidRPr="007C437A" w:rsidDel="009B2D7C">
          <w:delText>prototype</w:delText>
        </w:r>
      </w:del>
      <w:del w:id="3239" w:author="Arthur Parmentier" w:date="2020-05-13T10:30:00Z">
        <w:r w:rsidRPr="007C437A" w:rsidDel="005868B3">
          <w:delText xml:space="preserve"> of the LT for a musician the same as the one for a dancer or a visual artist? To answer this question, let’s first remark that </w:delText>
        </w:r>
        <w:r w:rsidR="004714EE" w:rsidRPr="007C437A" w:rsidDel="005868B3">
          <w:delText>s</w:delText>
        </w:r>
        <w:r w:rsidRPr="007C437A" w:rsidDel="005868B3">
          <w:delText>oundpainters often explain how to perform a LT</w:delText>
        </w:r>
      </w:del>
      <w:del w:id="3240" w:author="Arthur Parmentier" w:date="2020-05-12T18:13:00Z">
        <w:r w:rsidRPr="007C437A" w:rsidDel="00697BA8">
          <w:delText>:</w:delText>
        </w:r>
      </w:del>
    </w:p>
    <w:p w:rsidR="001A0623" w:rsidRPr="007C437A" w:rsidDel="00697BA8" w:rsidRDefault="005C09F0">
      <w:pPr>
        <w:pStyle w:val="Titre5"/>
        <w:rPr>
          <w:del w:id="3241" w:author="Arthur Parmentier" w:date="2020-05-12T18:13:00Z"/>
        </w:rPr>
        <w:pPrChange w:id="3242" w:author="Arthur Parmentier" w:date="2020-06-11T23:50:00Z">
          <w:pPr>
            <w:pStyle w:val="Paragraphedeliste"/>
            <w:numPr>
              <w:numId w:val="17"/>
            </w:numPr>
            <w:ind w:hanging="360"/>
          </w:pPr>
        </w:pPrChange>
      </w:pPr>
      <w:del w:id="3243" w:author="Arthur Parmentier" w:date="2020-05-12T18:13:00Z">
        <w:r w:rsidRPr="007C437A" w:rsidDel="00697BA8">
          <w:delText>For</w:delText>
        </w:r>
        <w:r w:rsidR="001A0623" w:rsidRPr="007C437A" w:rsidDel="00697BA8">
          <w:delText xml:space="preserve"> each discipline</w:delText>
        </w:r>
      </w:del>
    </w:p>
    <w:p w:rsidR="001A0623" w:rsidRPr="007C437A" w:rsidDel="005868B3" w:rsidRDefault="005C09F0">
      <w:pPr>
        <w:pStyle w:val="Titre5"/>
        <w:rPr>
          <w:del w:id="3244" w:author="Arthur Parmentier" w:date="2020-05-13T10:30:00Z"/>
        </w:rPr>
        <w:pPrChange w:id="3245" w:author="Arthur Parmentier" w:date="2020-06-11T23:50:00Z">
          <w:pPr>
            <w:pStyle w:val="Paragraphedeliste"/>
            <w:numPr>
              <w:numId w:val="17"/>
            </w:numPr>
            <w:ind w:hanging="360"/>
          </w:pPr>
        </w:pPrChange>
      </w:pPr>
      <w:del w:id="3246" w:author="Arthur Parmentier" w:date="2020-05-12T18:13:00Z">
        <w:r w:rsidRPr="007C437A" w:rsidDel="00697BA8">
          <w:delText xml:space="preserve">For </w:delText>
        </w:r>
        <w:r w:rsidR="0034219C" w:rsidRPr="007C437A" w:rsidDel="00697BA8">
          <w:delText>instruments/technical apparatus</w:delText>
        </w:r>
        <w:r w:rsidR="001C0B0E" w:rsidRPr="007C437A" w:rsidDel="00697BA8">
          <w:rPr>
            <w:rStyle w:val="Appelnotedebasdep"/>
          </w:rPr>
          <w:footnoteReference w:id="22"/>
        </w:r>
        <w:r w:rsidR="0034219C" w:rsidRPr="007C437A" w:rsidDel="00697BA8">
          <w:delText xml:space="preserve"> </w:delText>
        </w:r>
        <w:r w:rsidRPr="007C437A" w:rsidDel="00697BA8">
          <w:delText>which may not offer trivial ways of producing a LT (we will see later that point with the example of percussions)</w:delText>
        </w:r>
      </w:del>
    </w:p>
    <w:p w:rsidR="005C09F0" w:rsidRPr="007C437A" w:rsidDel="00697BA8" w:rsidRDefault="00937D97">
      <w:pPr>
        <w:pStyle w:val="Titre5"/>
        <w:rPr>
          <w:del w:id="3249" w:author="Arthur Parmentier" w:date="2020-05-12T18:14:00Z"/>
        </w:rPr>
        <w:pPrChange w:id="3250" w:author="Arthur Parmentier" w:date="2020-06-11T23:50:00Z">
          <w:pPr/>
        </w:pPrChange>
      </w:pPr>
      <w:del w:id="3251" w:author="Arthur Parmentier" w:date="2020-05-12T18:14:00Z">
        <w:r w:rsidRPr="007C437A" w:rsidDel="00697BA8">
          <w:delText>In each case</w:delText>
        </w:r>
        <w:r w:rsidR="004714EE" w:rsidRPr="007C437A" w:rsidDel="00697BA8">
          <w:delText>, soundpainter</w:delText>
        </w:r>
        <w:r w:rsidR="00B63D67" w:rsidRPr="007C437A" w:rsidDel="00697BA8">
          <w:delText>s</w:delText>
        </w:r>
        <w:r w:rsidR="004714EE" w:rsidRPr="007C437A" w:rsidDel="00697BA8">
          <w:delText xml:space="preserve"> describe</w:delText>
        </w:r>
        <w:r w:rsidR="00B63D67" w:rsidRPr="007C437A" w:rsidDel="00697BA8">
          <w:delText xml:space="preserve"> the LT </w:delText>
        </w:r>
        <w:r w:rsidRPr="007C437A" w:rsidDel="00697BA8">
          <w:delText>differently</w:delText>
        </w:r>
        <w:r w:rsidR="00B44442" w:rsidRPr="007C437A" w:rsidDel="00697BA8">
          <w:delText>, often illustrating their description with a prototypical example:</w:delText>
        </w:r>
      </w:del>
    </w:p>
    <w:p w:rsidR="004714EE" w:rsidRPr="007C437A" w:rsidDel="005868B3" w:rsidRDefault="004714EE">
      <w:pPr>
        <w:pStyle w:val="Titre5"/>
        <w:rPr>
          <w:del w:id="3252" w:author="Arthur Parmentier" w:date="2020-05-13T10:30:00Z"/>
        </w:rPr>
        <w:pPrChange w:id="3253" w:author="Arthur Parmentier" w:date="2020-06-11T23:50:00Z">
          <w:pPr>
            <w:pStyle w:val="Paragraphedeliste"/>
            <w:numPr>
              <w:numId w:val="17"/>
            </w:numPr>
            <w:ind w:hanging="360"/>
          </w:pPr>
        </w:pPrChange>
      </w:pPr>
      <w:del w:id="3254" w:author="Arthur Parmentier" w:date="2020-05-13T10:30:00Z">
        <w:r w:rsidRPr="007C437A" w:rsidDel="005868B3">
          <w:delText>“A fluid movement, without accent” for dancers</w:delText>
        </w:r>
      </w:del>
    </w:p>
    <w:p w:rsidR="004714EE" w:rsidRPr="007C437A" w:rsidDel="005868B3" w:rsidRDefault="004714EE">
      <w:pPr>
        <w:pStyle w:val="Titre5"/>
        <w:rPr>
          <w:del w:id="3255" w:author="Arthur Parmentier" w:date="2020-05-13T10:30:00Z"/>
          <w:moveFrom w:id="3256" w:author="Arthur Parmentier" w:date="2020-05-12T18:21:00Z"/>
        </w:rPr>
        <w:pPrChange w:id="3257" w:author="Arthur Parmentier" w:date="2020-06-11T23:50:00Z">
          <w:pPr>
            <w:pStyle w:val="Paragraphedeliste"/>
            <w:numPr>
              <w:numId w:val="17"/>
            </w:numPr>
            <w:ind w:hanging="360"/>
          </w:pPr>
        </w:pPrChange>
      </w:pPr>
      <w:moveFromRangeStart w:id="3258" w:author="Arthur Parmentier" w:date="2020-05-12T18:21:00Z" w:name="move40200108"/>
      <w:moveFrom w:id="3259" w:author="Arthur Parmentier" w:date="2020-05-12T18:21:00Z">
        <w:del w:id="3260" w:author="Arthur Parmentier" w:date="2020-05-13T10:30:00Z">
          <w:r w:rsidRPr="007C437A" w:rsidDel="005868B3">
            <w:delText>“A fast roll” for percussions</w:delText>
          </w:r>
        </w:del>
      </w:moveFrom>
    </w:p>
    <w:moveFromRangeEnd w:id="3258"/>
    <w:p w:rsidR="002C1E78" w:rsidRPr="007C437A" w:rsidDel="002C1E78" w:rsidRDefault="004714EE">
      <w:pPr>
        <w:pStyle w:val="Titre5"/>
        <w:rPr>
          <w:del w:id="3261" w:author="Arthur Parmentier" w:date="2020-05-12T18:21:00Z"/>
          <w:moveTo w:id="3262" w:author="Arthur Parmentier" w:date="2020-05-12T18:21:00Z"/>
        </w:rPr>
        <w:pPrChange w:id="3263" w:author="Arthur Parmentier" w:date="2020-06-11T23:50:00Z">
          <w:pPr>
            <w:pStyle w:val="Paragraphedeliste"/>
            <w:numPr>
              <w:numId w:val="17"/>
            </w:numPr>
            <w:ind w:hanging="360"/>
          </w:pPr>
        </w:pPrChange>
      </w:pPr>
      <w:del w:id="3264" w:author="Arthur Parmentier" w:date="2020-05-13T10:30:00Z">
        <w:r w:rsidRPr="007C437A" w:rsidDel="005868B3">
          <w:delText>“A freeze on the first syllable of a word” for actors</w:delText>
        </w:r>
      </w:del>
      <w:moveToRangeStart w:id="3265" w:author="Arthur Parmentier" w:date="2020-05-12T18:21:00Z" w:name="move40200108"/>
      <w:moveTo w:id="3266" w:author="Arthur Parmentier" w:date="2020-05-12T18:21:00Z">
        <w:del w:id="3267" w:author="Arthur Parmentier" w:date="2020-05-13T10:30:00Z">
          <w:r w:rsidR="002C1E78" w:rsidRPr="007C437A" w:rsidDel="005868B3">
            <w:delText>“A fast roll” for percussions</w:delText>
          </w:r>
        </w:del>
      </w:moveTo>
    </w:p>
    <w:moveToRangeEnd w:id="3265"/>
    <w:p w:rsidR="00697BA8" w:rsidRPr="007C437A" w:rsidDel="005868B3" w:rsidRDefault="00697BA8">
      <w:pPr>
        <w:pStyle w:val="Titre5"/>
        <w:rPr>
          <w:del w:id="3268" w:author="Arthur Parmentier" w:date="2020-05-13T10:30:00Z"/>
        </w:rPr>
        <w:pPrChange w:id="3269" w:author="Arthur Parmentier" w:date="2020-06-11T23:50:00Z">
          <w:pPr>
            <w:pStyle w:val="Paragraphedeliste"/>
            <w:numPr>
              <w:numId w:val="17"/>
            </w:numPr>
            <w:ind w:hanging="360"/>
          </w:pPr>
        </w:pPrChange>
      </w:pPr>
    </w:p>
    <w:p w:rsidR="00697BA8" w:rsidRPr="007C437A" w:rsidDel="005868B3" w:rsidRDefault="004714EE">
      <w:pPr>
        <w:pStyle w:val="Titre5"/>
        <w:rPr>
          <w:del w:id="3270" w:author="Arthur Parmentier" w:date="2020-05-13T10:30:00Z"/>
        </w:rPr>
        <w:pPrChange w:id="3271" w:author="Arthur Parmentier" w:date="2020-06-11T23:50:00Z">
          <w:pPr>
            <w:pStyle w:val="Paragraphedeliste"/>
            <w:numPr>
              <w:numId w:val="17"/>
            </w:numPr>
            <w:ind w:hanging="360"/>
          </w:pPr>
        </w:pPrChange>
      </w:pPr>
      <w:del w:id="3272" w:author="Arthur Parmentier" w:date="2020-05-13T10:30:00Z">
        <w:r w:rsidRPr="007C437A" w:rsidDel="005868B3">
          <w:delText>…</w:delText>
        </w:r>
      </w:del>
    </w:p>
    <w:p w:rsidR="004E4397" w:rsidRPr="007C437A" w:rsidDel="005868B3" w:rsidRDefault="00B44442">
      <w:pPr>
        <w:pStyle w:val="Titre5"/>
        <w:rPr>
          <w:del w:id="3273" w:author="Arthur Parmentier" w:date="2020-05-13T10:30:00Z"/>
          <w:moveTo w:id="3274" w:author="Arthur Parmentier" w:date="2020-05-12T18:35:00Z"/>
        </w:rPr>
        <w:pPrChange w:id="3275" w:author="Arthur Parmentier" w:date="2020-06-11T23:50:00Z">
          <w:pPr/>
        </w:pPrChange>
      </w:pPr>
      <w:del w:id="3276" w:author="Arthur Parmentier" w:date="2020-05-13T10:30:00Z">
        <w:r w:rsidRPr="007C437A" w:rsidDel="005868B3">
          <w:delText>B</w:delText>
        </w:r>
        <w:r w:rsidR="009300B6" w:rsidRPr="007C437A" w:rsidDel="005868B3">
          <w:delText xml:space="preserve">y looking at the description themselves, we </w:delText>
        </w:r>
        <w:r w:rsidR="0059081B" w:rsidRPr="007C437A" w:rsidDel="005868B3">
          <w:delText>can see that they invo</w:delText>
        </w:r>
        <w:r w:rsidR="00B37963" w:rsidRPr="007C437A" w:rsidDel="005868B3">
          <w:delText>lve</w:delText>
        </w:r>
        <w:r w:rsidR="0059081B" w:rsidRPr="007C437A" w:rsidDel="005868B3">
          <w:delText xml:space="preserve"> different concepts:</w:delText>
        </w:r>
        <w:r w:rsidR="009300B6" w:rsidRPr="007C437A" w:rsidDel="005868B3">
          <w:delText xml:space="preserve"> a “movement”</w:delText>
        </w:r>
        <w:r w:rsidR="0059081B" w:rsidRPr="007C437A" w:rsidDel="005868B3">
          <w:delText>,</w:delText>
        </w:r>
        <w:r w:rsidR="009300B6" w:rsidRPr="007C437A" w:rsidDel="005868B3">
          <w:delText xml:space="preserve"> “roll” or a “syllable”</w:delText>
        </w:r>
        <w:r w:rsidR="00540F15" w:rsidRPr="007C437A" w:rsidDel="005868B3">
          <w:delText>, which cannot be considered equivalent.</w:delText>
        </w:r>
      </w:del>
      <w:moveToRangeStart w:id="3277" w:author="Arthur Parmentier" w:date="2020-05-12T18:35:00Z" w:name="move40200963"/>
      <w:moveTo w:id="3278" w:author="Arthur Parmentier" w:date="2020-05-12T18:35:00Z">
        <w:del w:id="3279" w:author="Arthur Parmentier" w:date="2020-05-13T10:30:00Z">
          <w:r w:rsidR="004E4397" w:rsidRPr="007C437A" w:rsidDel="005868B3">
            <w:delText>The term “overloading” corresponds to the multiplicity of concepts underlying a single sign such as LT. Although we illustrated the overloading mechanism with the sign “LT”, we can observe the same mechanism for other signs, for instance multi-disciplinary signs.</w:delText>
          </w:r>
        </w:del>
      </w:moveTo>
    </w:p>
    <w:moveToRangeEnd w:id="3277"/>
    <w:p w:rsidR="004714EE" w:rsidRPr="007C437A" w:rsidDel="005868B3" w:rsidRDefault="00277A13">
      <w:pPr>
        <w:pStyle w:val="Titre5"/>
        <w:rPr>
          <w:del w:id="3280" w:author="Arthur Parmentier" w:date="2020-05-13T10:30:00Z"/>
        </w:rPr>
        <w:pPrChange w:id="3281" w:author="Arthur Parmentier" w:date="2020-06-11T23:50:00Z">
          <w:pPr/>
        </w:pPrChange>
      </w:pPr>
      <w:del w:id="3282" w:author="Arthur Parmentier" w:date="2020-06-11T23:23:00Z">
        <w:r w:rsidRPr="007C437A" w:rsidDel="002269F6">
          <w:br/>
        </w:r>
      </w:del>
      <w:del w:id="3283" w:author="Arthur Parmentier" w:date="2020-05-12T18:34:00Z">
        <w:r w:rsidRPr="007C437A" w:rsidDel="004E4397">
          <w:delText>My conclusion is</w:delText>
        </w:r>
      </w:del>
      <w:del w:id="3284" w:author="Arthur Parmentier" w:date="2020-05-13T10:30:00Z">
        <w:r w:rsidRPr="007C437A" w:rsidDel="005868B3">
          <w:delText xml:space="preserve"> that:</w:delText>
        </w:r>
      </w:del>
    </w:p>
    <w:p w:rsidR="00277A13" w:rsidRPr="007C437A" w:rsidDel="005868B3" w:rsidRDefault="0051191F">
      <w:pPr>
        <w:pStyle w:val="Titre5"/>
        <w:rPr>
          <w:del w:id="3285" w:author="Arthur Parmentier" w:date="2020-05-13T10:30:00Z"/>
        </w:rPr>
        <w:pPrChange w:id="3286" w:author="Arthur Parmentier" w:date="2020-06-11T23:50:00Z">
          <w:pPr>
            <w:pStyle w:val="Paragraphedeliste"/>
            <w:numPr>
              <w:numId w:val="18"/>
            </w:numPr>
            <w:ind w:hanging="360"/>
          </w:pPr>
        </w:pPrChange>
      </w:pPr>
      <w:del w:id="3287" w:author="Arthur Parmentier" w:date="2020-05-12T18:26:00Z">
        <w:r w:rsidRPr="007C437A" w:rsidDel="009D7F8E">
          <w:delText>T</w:delText>
        </w:r>
      </w:del>
      <w:del w:id="3288" w:author="Arthur Parmentier" w:date="2020-05-12T18:35:00Z">
        <w:r w:rsidRPr="007C437A" w:rsidDel="004E4397">
          <w:delText>he</w:delText>
        </w:r>
      </w:del>
      <w:del w:id="3289" w:author="Arthur Parmentier" w:date="2020-05-13T10:30:00Z">
        <w:r w:rsidRPr="007C437A" w:rsidDel="005868B3">
          <w:delText xml:space="preserve"> sign</w:delText>
        </w:r>
      </w:del>
      <w:del w:id="3290" w:author="Arthur Parmentier" w:date="2020-05-12T18:34:00Z">
        <w:r w:rsidRPr="007C437A" w:rsidDel="004E4397">
          <w:delText xml:space="preserve"> </w:delText>
        </w:r>
        <w:r w:rsidR="00277A13" w:rsidRPr="007C437A" w:rsidDel="004E4397">
          <w:delText>LT</w:delText>
        </w:r>
      </w:del>
      <w:del w:id="3291" w:author="Arthur Parmentier" w:date="2020-05-13T10:30:00Z">
        <w:r w:rsidR="00277A13" w:rsidRPr="007C437A" w:rsidDel="005868B3">
          <w:delText xml:space="preserve"> </w:delText>
        </w:r>
        <w:r w:rsidRPr="007C437A" w:rsidDel="005868B3">
          <w:delText>refers to a</w:delText>
        </w:r>
        <w:r w:rsidR="00685808" w:rsidRPr="007C437A" w:rsidDel="005868B3">
          <w:delText xml:space="preserve"> family of concepts</w:delText>
        </w:r>
      </w:del>
    </w:p>
    <w:p w:rsidR="00277A13" w:rsidRPr="007C437A" w:rsidDel="005868B3" w:rsidRDefault="00277A13">
      <w:pPr>
        <w:pStyle w:val="Titre5"/>
        <w:rPr>
          <w:del w:id="3292" w:author="Arthur Parmentier" w:date="2020-05-13T10:30:00Z"/>
        </w:rPr>
        <w:pPrChange w:id="3293" w:author="Arthur Parmentier" w:date="2020-06-11T23:50:00Z">
          <w:pPr>
            <w:pStyle w:val="Paragraphedeliste"/>
            <w:numPr>
              <w:numId w:val="18"/>
            </w:numPr>
            <w:ind w:hanging="360"/>
          </w:pPr>
        </w:pPrChange>
      </w:pPr>
      <w:del w:id="3294" w:author="Arthur Parmentier" w:date="2020-05-13T10:30:00Z">
        <w:r w:rsidRPr="007C437A" w:rsidDel="005868B3">
          <w:delText>Each discipline or technical apparatus may have its own concept of a LT</w:delText>
        </w:r>
      </w:del>
    </w:p>
    <w:p w:rsidR="00277A13" w:rsidRPr="007C437A" w:rsidDel="005868B3" w:rsidRDefault="00277A13">
      <w:pPr>
        <w:pStyle w:val="Titre5"/>
        <w:rPr>
          <w:del w:id="3295" w:author="Arthur Parmentier" w:date="2020-05-13T10:30:00Z"/>
        </w:rPr>
        <w:pPrChange w:id="3296" w:author="Arthur Parmentier" w:date="2020-06-11T23:50:00Z">
          <w:pPr>
            <w:pStyle w:val="Paragraphedeliste"/>
            <w:numPr>
              <w:numId w:val="18"/>
            </w:numPr>
            <w:ind w:hanging="360"/>
          </w:pPr>
        </w:pPrChange>
      </w:pPr>
      <w:del w:id="3297" w:author="Arthur Parmentier" w:date="2020-05-13T10:30:00Z">
        <w:r w:rsidRPr="007C437A" w:rsidDel="005868B3">
          <w:delText>The concept representing a LT in each discipline</w:delText>
        </w:r>
        <w:r w:rsidR="00DA634B" w:rsidRPr="007C437A" w:rsidDel="005868B3">
          <w:delText>/</w:delText>
        </w:r>
        <w:r w:rsidRPr="007C437A" w:rsidDel="005868B3">
          <w:delText>technical apparatus</w:delText>
        </w:r>
        <w:r w:rsidR="00CC74C2" w:rsidRPr="007C437A" w:rsidDel="005868B3">
          <w:rPr>
            <w:rStyle w:val="Appelnotedebasdep"/>
          </w:rPr>
          <w:delText xml:space="preserve"> </w:delText>
        </w:r>
      </w:del>
      <w:del w:id="3298" w:author="Arthur Parmentier" w:date="2020-05-12T18:28:00Z">
        <w:r w:rsidRPr="007C437A" w:rsidDel="00BF3C70">
          <w:delText>must be</w:delText>
        </w:r>
      </w:del>
      <w:del w:id="3299" w:author="Arthur Parmentier" w:date="2020-05-13T10:30:00Z">
        <w:r w:rsidRPr="007C437A" w:rsidDel="005868B3">
          <w:delText xml:space="preserve"> </w:delText>
        </w:r>
      </w:del>
      <w:del w:id="3300" w:author="Arthur Parmentier" w:date="2020-05-12T18:30:00Z">
        <w:r w:rsidRPr="007C437A" w:rsidDel="00042A1D">
          <w:delText xml:space="preserve">constructed </w:delText>
        </w:r>
      </w:del>
      <w:del w:id="3301" w:author="Arthur Parmentier" w:date="2020-05-13T10:30:00Z">
        <w:r w:rsidRPr="007C437A" w:rsidDel="005868B3">
          <w:delText xml:space="preserve">in relation with the concepts </w:delText>
        </w:r>
      </w:del>
      <w:del w:id="3302" w:author="Arthur Parmentier" w:date="2020-05-12T18:28:00Z">
        <w:r w:rsidRPr="007C437A" w:rsidDel="003126BD">
          <w:delText xml:space="preserve">representing a </w:delText>
        </w:r>
      </w:del>
      <w:del w:id="3303" w:author="Arthur Parmentier" w:date="2020-05-13T10:30:00Z">
        <w:r w:rsidRPr="007C437A" w:rsidDel="005868B3">
          <w:delText>LT in other disciplines</w:delText>
        </w:r>
        <w:r w:rsidR="00DA634B" w:rsidRPr="007C437A" w:rsidDel="005868B3">
          <w:delText>/technical apparatus</w:delText>
        </w:r>
      </w:del>
    </w:p>
    <w:p w:rsidR="00277A13" w:rsidRPr="007C437A" w:rsidDel="005868B3" w:rsidRDefault="00277A13">
      <w:pPr>
        <w:pStyle w:val="Titre5"/>
        <w:rPr>
          <w:del w:id="3304" w:author="Arthur Parmentier" w:date="2020-05-13T10:30:00Z"/>
        </w:rPr>
        <w:pPrChange w:id="3305" w:author="Arthur Parmentier" w:date="2020-06-11T23:50:00Z">
          <w:pPr/>
        </w:pPrChange>
      </w:pPr>
      <w:del w:id="3306" w:author="Arthur Parmentier" w:date="2020-05-13T10:30:00Z">
        <w:r w:rsidRPr="007C437A" w:rsidDel="005868B3">
          <w:delText xml:space="preserve">We will see further that this relation can </w:delText>
        </w:r>
        <w:r w:rsidR="008B7AAC" w:rsidRPr="007C437A" w:rsidDel="005868B3">
          <w:delText>be supported by</w:delText>
        </w:r>
        <w:r w:rsidRPr="007C437A" w:rsidDel="005868B3">
          <w:delText xml:space="preserve"> cultural</w:delText>
        </w:r>
        <w:r w:rsidR="008B7AAC" w:rsidRPr="007C437A" w:rsidDel="005868B3">
          <w:delText xml:space="preserve"> mechanisms</w:delText>
        </w:r>
        <w:r w:rsidRPr="007C437A" w:rsidDel="005868B3">
          <w:delText xml:space="preserve">, for </w:delText>
        </w:r>
        <w:r w:rsidR="008B7AAC" w:rsidRPr="007C437A" w:rsidDel="005868B3">
          <w:delText xml:space="preserve">instance </w:delText>
        </w:r>
        <w:r w:rsidRPr="007C437A" w:rsidDel="005868B3">
          <w:delText>a relation of analogy</w:delText>
        </w:r>
        <w:r w:rsidR="008B7AAC" w:rsidRPr="007C437A" w:rsidDel="005868B3">
          <w:rPr>
            <w:rStyle w:val="Appelnotedebasdep"/>
          </w:rPr>
          <w:footnoteReference w:id="23"/>
        </w:r>
        <w:r w:rsidRPr="007C437A" w:rsidDel="005868B3">
          <w:delText xml:space="preserve"> </w:delText>
        </w:r>
        <w:r w:rsidR="002A3C42" w:rsidRPr="007C437A" w:rsidDel="005868B3">
          <w:delText>and/</w:delText>
        </w:r>
        <w:r w:rsidRPr="007C437A" w:rsidDel="005868B3">
          <w:delText>or innate</w:delText>
        </w:r>
        <w:r w:rsidR="008B7AAC" w:rsidRPr="007C437A" w:rsidDel="005868B3">
          <w:delText xml:space="preserve"> mechanisms such as the categorical human perception scheme.</w:delText>
        </w:r>
      </w:del>
    </w:p>
    <w:p w:rsidR="003F4ACB" w:rsidRPr="007C437A" w:rsidDel="005868B3" w:rsidRDefault="003F4ACB">
      <w:pPr>
        <w:pStyle w:val="Titre5"/>
        <w:rPr>
          <w:del w:id="3309" w:author="Arthur Parmentier" w:date="2020-05-13T10:30:00Z"/>
          <w:moveFrom w:id="3310" w:author="Arthur Parmentier" w:date="2020-05-12T18:35:00Z"/>
        </w:rPr>
        <w:pPrChange w:id="3311" w:author="Arthur Parmentier" w:date="2020-06-11T23:50:00Z">
          <w:pPr/>
        </w:pPrChange>
      </w:pPr>
      <w:moveFromRangeStart w:id="3312" w:author="Arthur Parmentier" w:date="2020-05-12T18:35:00Z" w:name="move40200963"/>
      <w:moveFrom w:id="3313" w:author="Arthur Parmentier" w:date="2020-05-12T18:35:00Z">
        <w:del w:id="3314" w:author="Arthur Parmentier" w:date="2020-05-13T10:30:00Z">
          <w:r w:rsidRPr="007C437A" w:rsidDel="005868B3">
            <w:delText>The term “overloading” corresponds to the multiplicity of concepts underlying a single sign such as LT.</w:delText>
          </w:r>
          <w:r w:rsidR="000224C7" w:rsidRPr="007C437A" w:rsidDel="005868B3">
            <w:delText xml:space="preserve"> Although we illustrated the overloading mechanism with the sign “LT”, we can observe the same mechanism for other signs, </w:delText>
          </w:r>
          <w:r w:rsidR="00DF40D9" w:rsidRPr="007C437A" w:rsidDel="005868B3">
            <w:delText>for instance</w:delText>
          </w:r>
          <w:r w:rsidR="000224C7" w:rsidRPr="007C437A" w:rsidDel="005868B3">
            <w:delText xml:space="preserve"> multi-disciplinary signs.</w:delText>
          </w:r>
        </w:del>
      </w:moveFrom>
    </w:p>
    <w:moveFromRangeEnd w:id="3312"/>
    <w:p w:rsidR="001B082B" w:rsidRPr="007C437A" w:rsidDel="005868B3" w:rsidRDefault="001B082B">
      <w:pPr>
        <w:pStyle w:val="Titre5"/>
        <w:rPr>
          <w:del w:id="3315" w:author="Arthur Parmentier" w:date="2020-05-13T10:30:00Z"/>
        </w:rPr>
        <w:pPrChange w:id="3316" w:author="Arthur Parmentier" w:date="2020-06-11T23:50:00Z">
          <w:pPr/>
        </w:pPrChange>
      </w:pPr>
    </w:p>
    <w:p w:rsidR="001D7225" w:rsidRPr="007C437A" w:rsidDel="005868B3" w:rsidRDefault="001D7225">
      <w:pPr>
        <w:pStyle w:val="Titre5"/>
        <w:rPr>
          <w:del w:id="3317" w:author="Arthur Parmentier" w:date="2020-05-13T10:30:00Z"/>
        </w:rPr>
        <w:pPrChange w:id="3318" w:author="Arthur Parmentier" w:date="2020-06-11T23:50:00Z">
          <w:pPr/>
        </w:pPrChange>
      </w:pPr>
      <w:del w:id="3319" w:author="Arthur Parmentier" w:date="2020-05-13T10:30:00Z">
        <w:r w:rsidRPr="007C437A" w:rsidDel="005868B3">
          <w:delText>DIFFERENCE D APPAREIL TECHNIQUE MAIS MEME PROROTYPE VS DIFF DE DISCIPLINE DONC DE PROTOTYPE (MEME SI L APPAREIL TECHNIQUE EST LE MEME).</w:delText>
        </w:r>
      </w:del>
    </w:p>
    <w:p w:rsidR="00F163F4" w:rsidRPr="007C437A" w:rsidDel="002269F6" w:rsidRDefault="00FF4C82">
      <w:pPr>
        <w:pStyle w:val="Titre5"/>
        <w:rPr>
          <w:del w:id="3320" w:author="Arthur Parmentier" w:date="2020-06-11T23:23:00Z"/>
          <w:rPrChange w:id="3321" w:author="Arthur Parmentier" w:date="2020-06-07T15:27:00Z">
            <w:rPr>
              <w:del w:id="3322" w:author="Arthur Parmentier" w:date="2020-06-11T23:23:00Z"/>
            </w:rPr>
          </w:rPrChange>
        </w:rPr>
        <w:pPrChange w:id="3323" w:author="Arthur Parmentier" w:date="2020-06-11T23:50:00Z">
          <w:pPr>
            <w:pStyle w:val="Titre2"/>
          </w:pPr>
        </w:pPrChange>
      </w:pPr>
      <w:del w:id="3324" w:author="Arthur Parmentier" w:date="2020-06-11T23:23:00Z">
        <w:r w:rsidRPr="007C437A" w:rsidDel="002269F6">
          <w:rPr>
            <w:rPrChange w:id="3325" w:author="Arthur Parmentier" w:date="2020-06-07T15:27:00Z">
              <w:rPr/>
            </w:rPrChange>
          </w:rPr>
          <w:delText>Wrap-up: w</w:delText>
        </w:r>
        <w:r w:rsidR="00B53663" w:rsidRPr="007C437A" w:rsidDel="002269F6">
          <w:rPr>
            <w:rPrChange w:id="3326" w:author="Arthur Parmentier" w:date="2020-06-07T15:27:00Z">
              <w:rPr/>
            </w:rPrChange>
          </w:rPr>
          <w:delText>hat is a long tone?</w:delText>
        </w:r>
      </w:del>
    </w:p>
    <w:p w:rsidR="006155A3" w:rsidRPr="007C437A" w:rsidDel="002269F6" w:rsidRDefault="00F163F4">
      <w:pPr>
        <w:pStyle w:val="Titre5"/>
        <w:rPr>
          <w:del w:id="3327" w:author="Arthur Parmentier" w:date="2020-06-11T23:23:00Z"/>
        </w:rPr>
        <w:pPrChange w:id="3328" w:author="Arthur Parmentier" w:date="2020-06-11T23:50:00Z">
          <w:pPr/>
        </w:pPrChange>
      </w:pPr>
      <w:del w:id="3329" w:author="Arthur Parmentier" w:date="2020-06-11T23:23:00Z">
        <w:r w:rsidRPr="007C437A" w:rsidDel="002269F6">
          <w:delText>By taking the simple example of the LT, we will see how the categorical and prototypical perception scheme plays an important role in the mechanisms of SP.</w:delText>
        </w:r>
      </w:del>
    </w:p>
    <w:p w:rsidR="00BC3D06" w:rsidRPr="007C437A" w:rsidDel="00AA7895" w:rsidRDefault="00BC3D06">
      <w:pPr>
        <w:pStyle w:val="Titre5"/>
        <w:rPr>
          <w:moveFrom w:id="3330" w:author="Arthur Parmentier" w:date="2020-06-11T23:28:00Z"/>
        </w:rPr>
        <w:pPrChange w:id="3331" w:author="Arthur Parmentier" w:date="2020-06-11T23:50:00Z">
          <w:pPr/>
        </w:pPrChange>
      </w:pPr>
      <w:moveFromRangeStart w:id="3332" w:author="Arthur Parmentier" w:date="2020-06-11T23:28:00Z" w:name="move42810501"/>
      <w:moveFrom w:id="3333" w:author="Arthur Parmentier" w:date="2020-06-11T23:28:00Z">
        <w:r w:rsidRPr="007C437A" w:rsidDel="00AA7895">
          <w:t xml:space="preserve">What is a long tone? </w:t>
        </w:r>
        <w:r w:rsidRPr="007C437A" w:rsidDel="00AA7895">
          <w:br/>
          <w:t>It would be tempting to define the long tone for each discipline by giving a set of characteristics that all long tone must have, for instance:</w:t>
        </w:r>
      </w:moveFrom>
    </w:p>
    <w:p w:rsidR="00BC3D06" w:rsidRPr="007C437A" w:rsidDel="00AA7895" w:rsidRDefault="00BC3D06">
      <w:pPr>
        <w:pStyle w:val="Titre5"/>
        <w:rPr>
          <w:moveFrom w:id="3334" w:author="Arthur Parmentier" w:date="2020-06-11T23:28:00Z"/>
        </w:rPr>
        <w:pPrChange w:id="3335" w:author="Arthur Parmentier" w:date="2020-06-11T23:50:00Z">
          <w:pPr>
            <w:pStyle w:val="Paragraphedeliste"/>
            <w:numPr>
              <w:numId w:val="14"/>
            </w:numPr>
            <w:ind w:hanging="360"/>
          </w:pPr>
        </w:pPrChange>
      </w:pPr>
      <w:moveFrom w:id="3336" w:author="Arthur Parmentier" w:date="2020-06-11T23:28:00Z">
        <w:r w:rsidRPr="007C437A" w:rsidDel="00AA7895">
          <w:t>In music, a constant pitch and volume over time</w:t>
        </w:r>
      </w:moveFrom>
    </w:p>
    <w:p w:rsidR="00BC3D06" w:rsidRPr="007C437A" w:rsidDel="00AA7895" w:rsidRDefault="00BC3D06">
      <w:pPr>
        <w:pStyle w:val="Titre5"/>
        <w:rPr>
          <w:moveFrom w:id="3337" w:author="Arthur Parmentier" w:date="2020-06-11T23:28:00Z"/>
        </w:rPr>
        <w:pPrChange w:id="3338" w:author="Arthur Parmentier" w:date="2020-06-11T23:50:00Z">
          <w:pPr>
            <w:pStyle w:val="Paragraphedeliste"/>
            <w:numPr>
              <w:numId w:val="14"/>
            </w:numPr>
            <w:ind w:hanging="360"/>
          </w:pPr>
        </w:pPrChange>
      </w:pPr>
      <w:moveFrom w:id="3339" w:author="Arthur Parmentier" w:date="2020-06-11T23:28:00Z">
        <w:r w:rsidRPr="007C437A" w:rsidDel="00AA7895">
          <w:t>In dance, a movement without accent…</w:t>
        </w:r>
      </w:moveFrom>
    </w:p>
    <w:p w:rsidR="00E44A97" w:rsidRPr="007C437A" w:rsidDel="00AA7895" w:rsidRDefault="00BC3D06">
      <w:pPr>
        <w:pStyle w:val="Titre5"/>
        <w:rPr>
          <w:moveFrom w:id="3340" w:author="Arthur Parmentier" w:date="2020-06-11T23:28:00Z"/>
        </w:rPr>
        <w:pPrChange w:id="3341" w:author="Arthur Parmentier" w:date="2020-06-11T23:50:00Z">
          <w:pPr/>
        </w:pPrChange>
      </w:pPr>
      <w:moveFrom w:id="3342" w:author="Arthur Parmentier" w:date="2020-06-11T23:28:00Z">
        <w:r w:rsidRPr="007C437A" w:rsidDel="00AA7895">
          <w:t>We know however from the research on our perception scheme that the LT is not (and perhaps, cannot) be defined with such characteristics or traits.</w:t>
        </w:r>
        <w:r w:rsidR="00F636CA" w:rsidRPr="007C437A" w:rsidDel="00AA7895">
          <w:t xml:space="preserve"> It shows us that the</w:t>
        </w:r>
        <w:r w:rsidR="00061E60" w:rsidRPr="007C437A" w:rsidDel="00AA7895">
          <w:t xml:space="preserve"> LT is not a musical element defined by a finite number of properties</w:t>
        </w:r>
        <w:r w:rsidR="00F636CA" w:rsidRPr="007C437A" w:rsidDel="00AA7895">
          <w:t xml:space="preserve"> </w:t>
        </w:r>
        <w:r w:rsidR="00061E60" w:rsidRPr="007C437A" w:rsidDel="00AA7895">
          <w:t>but is rather a category constructed by the human perception</w:t>
        </w:r>
        <w:r w:rsidR="000F1531" w:rsidRPr="007C437A" w:rsidDel="00AA7895">
          <w:t xml:space="preserve"> scheme</w:t>
        </w:r>
        <w:r w:rsidR="00F636CA" w:rsidRPr="007C437A" w:rsidDel="00AA7895">
          <w:rPr>
            <w:rStyle w:val="Appelnotedebasdep"/>
          </w:rPr>
          <w:footnoteReference w:id="24"/>
        </w:r>
        <w:r w:rsidR="00061E60" w:rsidRPr="007C437A" w:rsidDel="00AA7895">
          <w:t xml:space="preserve"> around a “prototypical” element which exhibits the features that are usually said to define the concept</w:t>
        </w:r>
        <w:r w:rsidR="00001C42" w:rsidRPr="007C437A" w:rsidDel="00AA7895">
          <w:t>s</w:t>
        </w:r>
        <w:r w:rsidR="00061E60" w:rsidRPr="007C437A" w:rsidDel="00AA7895">
          <w:t xml:space="preserve"> of a LT.</w:t>
        </w:r>
        <w:r w:rsidR="00061E60" w:rsidRPr="007C437A" w:rsidDel="00AA7895">
          <w:br/>
        </w:r>
        <w:r w:rsidR="002B4F17" w:rsidRPr="007C437A" w:rsidDel="00AA7895">
          <w:t xml:space="preserve">In </w:t>
        </w:r>
        <w:r w:rsidR="0036091B" w:rsidRPr="007C437A" w:rsidDel="00AA7895">
          <w:t>this framework, a c</w:t>
        </w:r>
        <w:r w:rsidR="008211BE" w:rsidRPr="007C437A" w:rsidDel="00AA7895">
          <w:t>ontent</w:t>
        </w:r>
        <w:r w:rsidR="00061E60" w:rsidRPr="007C437A" w:rsidDel="00AA7895">
          <w:t xml:space="preserve"> is perceived as “more” or “less” a LT, rather than either a LT or not.</w:t>
        </w:r>
      </w:moveFrom>
    </w:p>
    <w:moveFromRangeEnd w:id="3332"/>
    <w:p w:rsidR="00B12EC1" w:rsidRPr="007C437A" w:rsidDel="002269F6" w:rsidRDefault="00B12EC1">
      <w:pPr>
        <w:pStyle w:val="Titre5"/>
        <w:rPr>
          <w:del w:id="3347" w:author="Arthur Parmentier" w:date="2020-06-11T23:24:00Z"/>
        </w:rPr>
        <w:pPrChange w:id="3348" w:author="Arthur Parmentier" w:date="2020-06-11T23:50:00Z">
          <w:pPr>
            <w:pStyle w:val="Titre3"/>
          </w:pPr>
        </w:pPrChange>
      </w:pPr>
      <w:del w:id="3349" w:author="Arthur Parmentier" w:date="2020-06-11T20:54:00Z">
        <w:r w:rsidRPr="007C437A" w:rsidDel="0074593A">
          <w:delText>Sign overloading</w:delText>
        </w:r>
      </w:del>
    </w:p>
    <w:p w:rsidR="00FF5B3F" w:rsidRPr="007C437A" w:rsidDel="002269F6" w:rsidRDefault="004659F5">
      <w:pPr>
        <w:pStyle w:val="Titre5"/>
        <w:rPr>
          <w:del w:id="3350" w:author="Arthur Parmentier" w:date="2020-06-11T23:24:00Z"/>
        </w:rPr>
        <w:pPrChange w:id="3351" w:author="Arthur Parmentier" w:date="2020-06-11T23:50:00Z">
          <w:pPr/>
        </w:pPrChange>
      </w:pPr>
      <w:del w:id="3352" w:author="Arthur Parmentier" w:date="2020-06-11T23:24:00Z">
        <w:r w:rsidRPr="007C437A" w:rsidDel="002269F6">
          <w:delText>I will try to show that</w:delText>
        </w:r>
        <w:r w:rsidR="00B12EC1" w:rsidRPr="007C437A" w:rsidDel="002269F6">
          <w:delText xml:space="preserve"> that in general, the </w:delText>
        </w:r>
        <w:r w:rsidR="003579B0" w:rsidRPr="007C437A" w:rsidDel="002269F6">
          <w:delText xml:space="preserve">grouping </w:delText>
        </w:r>
        <w:r w:rsidRPr="007C437A" w:rsidDel="002269F6">
          <w:delText>relations</w:delText>
        </w:r>
        <w:r w:rsidR="00B12EC1" w:rsidRPr="007C437A" w:rsidDel="002269F6">
          <w:delText xml:space="preserve"> linking those concepts together</w:delText>
        </w:r>
        <w:r w:rsidR="006D58F1" w:rsidRPr="007C437A" w:rsidDel="002269F6">
          <w:delText xml:space="preserve"> under a single sign</w:delText>
        </w:r>
        <w:r w:rsidR="00B12EC1" w:rsidRPr="007C437A" w:rsidDel="002269F6">
          <w:delText xml:space="preserve"> are </w:delText>
        </w:r>
        <w:r w:rsidR="00CE6B94" w:rsidRPr="007C437A" w:rsidDel="002269F6">
          <w:delText>made possible by</w:delText>
        </w:r>
        <w:r w:rsidR="00B12EC1" w:rsidRPr="007C437A" w:rsidDel="002269F6">
          <w:delText xml:space="preserve"> cultural </w:delText>
        </w:r>
        <w:r w:rsidR="00EA4C32" w:rsidRPr="007C437A" w:rsidDel="002269F6">
          <w:delText>schemes (analogies)</w:delText>
        </w:r>
        <w:r w:rsidR="00B12EC1" w:rsidRPr="007C437A" w:rsidDel="002269F6">
          <w:delText xml:space="preserve"> and innate perception schemes of human mind.</w:delText>
        </w:r>
        <w:r w:rsidR="009E7ADA" w:rsidRPr="007C437A" w:rsidDel="002269F6">
          <w:delText xml:space="preserve"> I will use the example of the sign LT to illustrate </w:delText>
        </w:r>
        <w:r w:rsidR="00AE2C19" w:rsidRPr="007C437A" w:rsidDel="002269F6">
          <w:delText>how these schemes allow for translating the sign LT into the concepts that are relevant for each discipline, instrument (or technical apparatus).</w:delText>
        </w:r>
      </w:del>
    </w:p>
    <w:p w:rsidR="00727764" w:rsidRPr="007C437A" w:rsidDel="002269F6" w:rsidRDefault="00727764">
      <w:pPr>
        <w:pStyle w:val="Titre5"/>
        <w:rPr>
          <w:del w:id="3353" w:author="Arthur Parmentier" w:date="2020-06-11T23:24:00Z"/>
        </w:rPr>
        <w:pPrChange w:id="3354" w:author="Arthur Parmentier" w:date="2020-06-11T23:50:00Z">
          <w:pPr>
            <w:pStyle w:val="Titre4"/>
          </w:pPr>
        </w:pPrChange>
      </w:pPr>
      <w:del w:id="3355" w:author="Arthur Parmentier" w:date="2020-06-11T23:24:00Z">
        <w:r w:rsidRPr="007C437A" w:rsidDel="002269F6">
          <w:delText>Innate perception schemes</w:delText>
        </w:r>
      </w:del>
    </w:p>
    <w:p w:rsidR="0036185A" w:rsidRDefault="00C94012" w:rsidP="00C94012">
      <w:pPr>
        <w:pStyle w:val="Titre5"/>
        <w:rPr>
          <w:ins w:id="3356" w:author="Arthur Parmentier" w:date="2020-06-11T23:54:00Z"/>
        </w:rPr>
      </w:pPr>
      <w:ins w:id="3357" w:author="Arthur Parmentier" w:date="2020-06-11T23:50:00Z">
        <w:r>
          <w:t>A</w:t>
        </w:r>
      </w:ins>
      <w:del w:id="3358" w:author="Arthur Parmentier" w:date="2020-06-11T23:50:00Z">
        <w:r w:rsidR="0036185A" w:rsidRPr="007C437A" w:rsidDel="00C94012">
          <w:delText>How to perform a</w:delText>
        </w:r>
      </w:del>
      <w:r w:rsidR="0036185A" w:rsidRPr="007C437A">
        <w:t xml:space="preserve"> LT on percussions</w:t>
      </w:r>
      <w:del w:id="3359" w:author="Arthur Parmentier" w:date="2020-06-11T23:50:00Z">
        <w:r w:rsidR="0036185A" w:rsidRPr="007C437A" w:rsidDel="00C94012">
          <w:delText>?</w:delText>
        </w:r>
      </w:del>
    </w:p>
    <w:p w:rsidR="00014C12" w:rsidDel="00E26C4F" w:rsidRDefault="00014C12">
      <w:pPr>
        <w:rPr>
          <w:del w:id="3360" w:author="Arthur Parmentier" w:date="2020-06-11T23:56:00Z"/>
        </w:rPr>
      </w:pPr>
    </w:p>
    <w:p w:rsidR="001A5333" w:rsidRDefault="00161FBC">
      <w:pPr>
        <w:rPr>
          <w:ins w:id="3361" w:author="Arthur Parmentier" w:date="2020-06-12T07:12:00Z"/>
        </w:rPr>
      </w:pPr>
      <w:del w:id="3362" w:author="Arthur Parmentier" w:date="2020-06-11T23:56:00Z">
        <w:r w:rsidRPr="007C437A" w:rsidDel="00E26C4F">
          <w:delText>I often see questions arising about how to perform a sign for a specific instrument or discipline, for instance a percussionist asking how he should perform a long tone with drums.</w:delText>
        </w:r>
      </w:del>
      <w:del w:id="3363" w:author="Arthur Parmentier" w:date="2020-06-12T07:11:00Z">
        <w:r w:rsidR="00BE6883" w:rsidRPr="007C437A" w:rsidDel="001A5333">
          <w:br/>
        </w:r>
      </w:del>
      <w:r w:rsidRPr="007C437A">
        <w:t xml:space="preserve">While the experienced performer will probably use different possible techniques intuitively (a fast roll, using brushes, playing on cymbals that have a long acoustic response), </w:t>
      </w:r>
      <w:ins w:id="3364" w:author="Arthur Parmentier" w:date="2020-06-12T07:11:00Z">
        <w:r w:rsidR="001A5333">
          <w:t xml:space="preserve">there are indices that the </w:t>
        </w:r>
      </w:ins>
      <w:ins w:id="3365" w:author="Arthur Parmentier" w:date="2020-06-12T07:12:00Z">
        <w:r w:rsidR="001A5333">
          <w:t>achievement of a LT is not as obvious on percussion that on a violin for instance:</w:t>
        </w:r>
      </w:ins>
    </w:p>
    <w:p w:rsidR="001A5333" w:rsidRDefault="001A5333" w:rsidP="002E4813">
      <w:pPr>
        <w:pStyle w:val="Paragraphedeliste"/>
        <w:numPr>
          <w:ilvl w:val="0"/>
          <w:numId w:val="43"/>
        </w:numPr>
        <w:rPr>
          <w:ins w:id="3366" w:author="Arthur Parmentier" w:date="2020-06-12T07:22:00Z"/>
        </w:rPr>
      </w:pPr>
      <w:ins w:id="3367" w:author="Arthur Parmentier" w:date="2020-06-12T07:13:00Z">
        <w:r>
          <w:t>In the vocabulary of percussions, the term “</w:t>
        </w:r>
      </w:ins>
      <w:ins w:id="3368" w:author="Arthur Parmentier" w:date="2020-06-12T07:27:00Z">
        <w:r w:rsidR="00AC0DC0">
          <w:t xml:space="preserve">long </w:t>
        </w:r>
      </w:ins>
      <w:ins w:id="3369" w:author="Arthur Parmentier" w:date="2020-06-12T07:13:00Z">
        <w:r>
          <w:t>tone”</w:t>
        </w:r>
      </w:ins>
      <w:ins w:id="3370" w:author="Arthur Parmentier" w:date="2020-06-12T07:14:00Z">
        <w:r>
          <w:t xml:space="preserve"> </w:t>
        </w:r>
      </w:ins>
      <w:ins w:id="3371" w:author="Arthur Parmentier" w:date="2020-06-12T07:15:00Z">
        <w:r>
          <w:t xml:space="preserve">is not used a lot or at all to describe </w:t>
        </w:r>
      </w:ins>
      <w:ins w:id="3372" w:author="Arthur Parmentier" w:date="2020-06-12T07:20:00Z">
        <w:r w:rsidR="009A23A6">
          <w:t>the performing of a</w:t>
        </w:r>
      </w:ins>
      <w:ins w:id="3373" w:author="Arthur Parmentier" w:date="2020-06-12T07:16:00Z">
        <w:r>
          <w:t xml:space="preserve"> sound. Instead, one would speak of a “roll” for fast, repetitive hits on the percussion</w:t>
        </w:r>
      </w:ins>
      <w:ins w:id="3374" w:author="Arthur Parmentier" w:date="2020-06-12T07:18:00Z">
        <w:r>
          <w:t xml:space="preserve">, or </w:t>
        </w:r>
      </w:ins>
      <w:ins w:id="3375" w:author="Arthur Parmentier" w:date="2020-06-12T07:20:00Z">
        <w:r>
          <w:t>brushing techniques.</w:t>
        </w:r>
      </w:ins>
    </w:p>
    <w:p w:rsidR="002E4813" w:rsidRDefault="002E4813" w:rsidP="002E4813">
      <w:pPr>
        <w:pStyle w:val="Paragraphedeliste"/>
        <w:numPr>
          <w:ilvl w:val="0"/>
          <w:numId w:val="43"/>
        </w:numPr>
        <w:rPr>
          <w:ins w:id="3376" w:author="Arthur Parmentier" w:date="2020-06-12T07:24:00Z"/>
        </w:rPr>
      </w:pPr>
      <w:ins w:id="3377" w:author="Arthur Parmentier" w:date="2020-06-12T07:22:00Z">
        <w:r>
          <w:t>In SP</w:t>
        </w:r>
      </w:ins>
      <w:ins w:id="3378" w:author="Arthur Parmentier" w:date="2020-06-12T07:23:00Z">
        <w:r>
          <w:t xml:space="preserve"> context, I observed </w:t>
        </w:r>
      </w:ins>
      <w:ins w:id="3379" w:author="Arthur Parmentier" w:date="2020-06-12T07:24:00Z">
        <w:r>
          <w:t xml:space="preserve">specific discussion between performers and soundpainters on the subject and </w:t>
        </w:r>
      </w:ins>
      <w:ins w:id="3380" w:author="Arthur Parmentier" w:date="2020-06-12T07:23:00Z">
        <w:r>
          <w:t xml:space="preserve">soundpainters giving examples on how to achieve a LT with percussions, making </w:t>
        </w:r>
      </w:ins>
      <w:ins w:id="3381" w:author="Arthur Parmentier" w:date="2020-06-12T07:24:00Z">
        <w:r w:rsidR="00257386">
          <w:t>a</w:t>
        </w:r>
      </w:ins>
      <w:ins w:id="3382" w:author="Arthur Parmentier" w:date="2020-06-12T07:23:00Z">
        <w:r>
          <w:t xml:space="preserve"> translation to </w:t>
        </w:r>
      </w:ins>
      <w:ins w:id="3383" w:author="Arthur Parmentier" w:date="2020-06-12T07:24:00Z">
        <w:r w:rsidR="00257386">
          <w:t>“</w:t>
        </w:r>
      </w:ins>
      <w:ins w:id="3384" w:author="Arthur Parmentier" w:date="2020-06-12T07:23:00Z">
        <w:r>
          <w:t>roll</w:t>
        </w:r>
      </w:ins>
      <w:ins w:id="3385" w:author="Arthur Parmentier" w:date="2020-06-12T07:24:00Z">
        <w:r w:rsidR="00257386">
          <w:t>”</w:t>
        </w:r>
        <w:r>
          <w:t>.</w:t>
        </w:r>
      </w:ins>
    </w:p>
    <w:p w:rsidR="00AC0DC0" w:rsidRDefault="00AC0DC0">
      <w:pPr>
        <w:rPr>
          <w:ins w:id="3386" w:author="Arthur Parmentier" w:date="2020-06-12T07:28:00Z"/>
        </w:rPr>
      </w:pPr>
      <w:ins w:id="3387" w:author="Arthur Parmentier" w:date="2020-06-12T07:25:00Z">
        <w:r>
          <w:t xml:space="preserve">In general, </w:t>
        </w:r>
      </w:ins>
      <w:del w:id="3388" w:author="Arthur Parmentier" w:date="2020-06-12T07:25:00Z">
        <w:r w:rsidR="00161FBC" w:rsidRPr="007C437A" w:rsidDel="00AC0DC0">
          <w:delText>we can derive from this simple observation that t</w:delText>
        </w:r>
      </w:del>
      <w:ins w:id="3389" w:author="Arthur Parmentier" w:date="2020-06-12T07:25:00Z">
        <w:r>
          <w:t>every</w:t>
        </w:r>
      </w:ins>
      <w:del w:id="3390" w:author="Arthur Parmentier" w:date="2020-06-12T07:25:00Z">
        <w:r w:rsidR="00161FBC" w:rsidRPr="007C437A" w:rsidDel="00AC0DC0">
          <w:delText>he</w:delText>
        </w:r>
      </w:del>
      <w:r w:rsidR="00161FBC" w:rsidRPr="007C437A">
        <w:t xml:space="preserve"> concept </w:t>
      </w:r>
      <w:del w:id="3391" w:author="Arthur Parmentier" w:date="2020-06-12T07:25:00Z">
        <w:r w:rsidR="00161FBC" w:rsidRPr="007C437A" w:rsidDel="00AC0DC0">
          <w:delText>of the long tone doesn’t</w:delText>
        </w:r>
      </w:del>
      <w:ins w:id="3392" w:author="Arthur Parmentier" w:date="2020-06-12T07:25:00Z">
        <w:r>
          <w:t>do not</w:t>
        </w:r>
      </w:ins>
      <w:r w:rsidR="00161FBC" w:rsidRPr="007C437A">
        <w:t xml:space="preserve"> necessarily have a trivial interpretation</w:t>
      </w:r>
      <w:ins w:id="3393" w:author="Arthur Parmentier" w:date="2020-06-12T07:25:00Z">
        <w:r>
          <w:t xml:space="preserve"> for all instrument</w:t>
        </w:r>
      </w:ins>
      <w:del w:id="3394" w:author="Arthur Parmentier" w:date="2020-06-12T07:25:00Z">
        <w:r w:rsidR="00161FBC" w:rsidRPr="007C437A" w:rsidDel="00AC0DC0">
          <w:delText xml:space="preserve"> and its </w:delText>
        </w:r>
      </w:del>
      <w:del w:id="3395" w:author="Arthur Parmentier" w:date="2020-06-12T07:26:00Z">
        <w:r w:rsidR="00161FBC" w:rsidRPr="007C437A" w:rsidDel="00AC0DC0">
          <w:delText>realization may not be accessible for instruments like percussions.</w:delText>
        </w:r>
      </w:del>
      <w:ins w:id="3396" w:author="Arthur Parmentier" w:date="2020-06-12T07:26:00Z">
        <w:r>
          <w:t>. I interpret the fact that a “</w:t>
        </w:r>
      </w:ins>
      <w:ins w:id="3397" w:author="Arthur Parmentier" w:date="2020-06-12T07:27:00Z">
        <w:r>
          <w:t xml:space="preserve">long </w:t>
        </w:r>
      </w:ins>
      <w:ins w:id="3398" w:author="Arthur Parmentier" w:date="2020-06-12T07:26:00Z">
        <w:r>
          <w:t>tone” is not relevant to speak of a sound</w:t>
        </w:r>
      </w:ins>
      <w:ins w:id="3399" w:author="Arthur Parmentier" w:date="2020-06-12T07:27:00Z">
        <w:r>
          <w:t xml:space="preserve"> in percussions as the fact that </w:t>
        </w:r>
      </w:ins>
      <w:ins w:id="3400" w:author="Arthur Parmentier" w:date="2020-06-12T07:28:00Z">
        <w:r>
          <w:t>there is not “easy way” or basic technique that could refer to such a sound.</w:t>
        </w:r>
      </w:ins>
    </w:p>
    <w:p w:rsidR="00AC0DC0" w:rsidRDefault="00AC0DC0">
      <w:pPr>
        <w:rPr>
          <w:ins w:id="3401" w:author="Arthur Parmentier" w:date="2020-06-12T07:52:00Z"/>
        </w:rPr>
      </w:pPr>
      <w:ins w:id="3402" w:author="Arthur Parmentier" w:date="2020-06-12T07:29:00Z">
        <w:r>
          <w:t xml:space="preserve">We have seen that in music, a LT is described by a prototype, whose characteristic traits </w:t>
        </w:r>
      </w:ins>
      <w:ins w:id="3403" w:author="Arthur Parmentier" w:date="2020-06-12T07:30:00Z">
        <w:r>
          <w:t>include</w:t>
        </w:r>
      </w:ins>
      <w:ins w:id="3404" w:author="Arthur Parmentier" w:date="2020-06-12T07:29:00Z">
        <w:r>
          <w:t xml:space="preserve"> a constant volume and pitch </w:t>
        </w:r>
      </w:ins>
      <w:ins w:id="3405" w:author="Arthur Parmentier" w:date="2020-06-12T07:30:00Z">
        <w:r>
          <w:t xml:space="preserve">over time. On a violin, we do not perceive micro excitations </w:t>
        </w:r>
      </w:ins>
      <w:ins w:id="3406" w:author="Arthur Parmentier" w:date="2020-06-12T07:31:00Z">
        <w:r>
          <w:t>on a</w:t>
        </w:r>
      </w:ins>
      <w:ins w:id="3407" w:author="Arthur Parmentier" w:date="2020-06-12T07:30:00Z">
        <w:r>
          <w:t xml:space="preserve"> string </w:t>
        </w:r>
      </w:ins>
      <w:ins w:id="3408" w:author="Arthur Parmentier" w:date="2020-06-12T07:31:00Z">
        <w:r>
          <w:t>but rather a constant acoustic response to the</w:t>
        </w:r>
      </w:ins>
      <w:ins w:id="3409" w:author="Arthur Parmentier" w:date="2020-06-12T07:32:00Z">
        <w:r>
          <w:t xml:space="preserve"> performer’s long tone. </w:t>
        </w:r>
      </w:ins>
      <w:ins w:id="3410" w:author="Arthur Parmentier" w:date="2020-06-12T07:33:00Z">
        <w:r>
          <w:t>By “percussion” however, it is meant that the acoustic response of the instrument is very sharp, such that listeners are</w:t>
        </w:r>
      </w:ins>
      <w:ins w:id="3411" w:author="Arthur Parmentier" w:date="2020-06-12T07:34:00Z">
        <w:r>
          <w:t xml:space="preserve"> usually</w:t>
        </w:r>
      </w:ins>
      <w:ins w:id="3412" w:author="Arthur Parmentier" w:date="2020-06-12T07:33:00Z">
        <w:r>
          <w:t xml:space="preserve"> able</w:t>
        </w:r>
      </w:ins>
      <w:ins w:id="3413" w:author="Arthur Parmentier" w:date="2020-06-12T07:34:00Z">
        <w:r>
          <w:t xml:space="preserve"> to discern the individual hits on the </w:t>
        </w:r>
        <w:r w:rsidR="00830D18">
          <w:t>surface</w:t>
        </w:r>
      </w:ins>
      <w:ins w:id="3414" w:author="Arthur Parmentier" w:date="2020-06-12T07:35:00Z">
        <w:r w:rsidR="001D378C">
          <w:t xml:space="preserve">: our perception scheme will identify </w:t>
        </w:r>
      </w:ins>
      <w:ins w:id="3415" w:author="Arthur Parmentier" w:date="2020-06-12T07:36:00Z">
        <w:r w:rsidR="001D378C">
          <w:t xml:space="preserve">a note produced by drawing a bow with constant velocity on a violin </w:t>
        </w:r>
      </w:ins>
      <w:ins w:id="3416" w:author="Arthur Parmentier" w:date="2020-06-12T07:37:00Z">
        <w:r w:rsidR="001D378C">
          <w:t xml:space="preserve">as a long tone, whereas </w:t>
        </w:r>
      </w:ins>
      <w:ins w:id="3417" w:author="Arthur Parmentier" w:date="2020-06-12T07:38:00Z">
        <w:r w:rsidR="001D378C">
          <w:t xml:space="preserve">in general, it will not recognize </w:t>
        </w:r>
      </w:ins>
      <w:ins w:id="3418" w:author="Arthur Parmentier" w:date="2020-06-12T07:39:00Z">
        <w:r w:rsidR="001D378C">
          <w:t>the percussions sounds</w:t>
        </w:r>
      </w:ins>
      <w:ins w:id="3419" w:author="Arthur Parmentier" w:date="2020-06-12T07:38:00Z">
        <w:r w:rsidR="001D378C">
          <w:t xml:space="preserve"> </w:t>
        </w:r>
      </w:ins>
      <w:ins w:id="3420" w:author="Arthur Parmentier" w:date="2020-06-12T07:39:00Z">
        <w:r w:rsidR="00113767">
          <w:t xml:space="preserve">with naïve techniques </w:t>
        </w:r>
      </w:ins>
      <w:ins w:id="3421" w:author="Arthur Parmentier" w:date="2020-06-12T07:38:00Z">
        <w:r w:rsidR="001D378C">
          <w:t>as such.</w:t>
        </w:r>
      </w:ins>
    </w:p>
    <w:p w:rsidR="00C362C5" w:rsidDel="006C3117" w:rsidRDefault="000D2D72" w:rsidP="006C3117">
      <w:pPr>
        <w:rPr>
          <w:del w:id="3422" w:author="Arthur Parmentier" w:date="2020-06-12T07:56:00Z"/>
        </w:rPr>
      </w:pPr>
      <w:ins w:id="3423" w:author="Arthur Parmentier" w:date="2020-06-12T07:52:00Z">
        <w:r>
          <w:t xml:space="preserve">Conceptually, the percussionist </w:t>
        </w:r>
      </w:ins>
      <w:ins w:id="3424" w:author="Arthur Parmentier" w:date="2020-06-12T11:30:00Z">
        <w:r w:rsidR="00DF3D46">
          <w:t>cannot</w:t>
        </w:r>
      </w:ins>
      <w:ins w:id="3425" w:author="Arthur Parmentier" w:date="2020-06-12T07:52:00Z">
        <w:r>
          <w:t xml:space="preserve"> perform the prototype of the LT but only “approach” it with several tech</w:t>
        </w:r>
      </w:ins>
      <w:ins w:id="3426" w:author="Arthur Parmentier" w:date="2020-06-12T07:53:00Z">
        <w:r>
          <w:t>niques: i</w:t>
        </w:r>
      </w:ins>
      <w:del w:id="3427" w:author="Arthur Parmentier" w:date="2020-06-12T07:26:00Z">
        <w:r w:rsidR="00BE6883" w:rsidRPr="007C437A" w:rsidDel="00AC0DC0">
          <w:br/>
        </w:r>
      </w:del>
      <w:del w:id="3428" w:author="Arthur Parmentier" w:date="2020-06-12T07:53:00Z">
        <w:r w:rsidR="00161FBC" w:rsidRPr="007C437A" w:rsidDel="000D2D72">
          <w:delText>Let’s break down the conceptual operations that allow the percussionist to respond to a LT when its prototype is out the set of possibilities offered by his instrument.</w:delText>
        </w:r>
        <w:r w:rsidR="00161FBC" w:rsidRPr="007C437A" w:rsidDel="000D2D72">
          <w:br/>
          <w:delText>To achieve this, the percussionist w</w:delText>
        </w:r>
        <w:r w:rsidR="00BE6883" w:rsidRPr="007C437A" w:rsidDel="000D2D72">
          <w:delText>ould</w:delText>
        </w:r>
        <w:r w:rsidR="00161FBC" w:rsidRPr="007C437A" w:rsidDel="000D2D72">
          <w:delText xml:space="preserve"> typically translate the concept of LT to another concept, the roll, easily accessible to the performer. The roll will allow him to approach the prototype of the LT by increasing the speed of the roll as much as he can.</w:delText>
        </w:r>
        <w:r w:rsidR="00161FBC" w:rsidRPr="007C437A" w:rsidDel="000D2D72">
          <w:br/>
        </w:r>
        <w:r w:rsidR="006F6F60" w:rsidRPr="007C437A" w:rsidDel="000D2D72">
          <w:delText>Another</w:delText>
        </w:r>
        <w:r w:rsidR="00161FBC" w:rsidRPr="007C437A" w:rsidDel="000D2D72">
          <w:delText xml:space="preserve"> way to phrase this conceptually is to say that i</w:delText>
        </w:r>
      </w:del>
      <w:r w:rsidR="00161FBC" w:rsidRPr="007C437A">
        <w:t>n the space of musical concepts</w:t>
      </w:r>
      <w:ins w:id="3429" w:author="Arthur Parmentier" w:date="2020-06-12T07:54:00Z">
        <w:r w:rsidR="00ED50E4">
          <w:t xml:space="preserve"> as perceived by the human perception scheme</w:t>
        </w:r>
      </w:ins>
      <w:r w:rsidR="00161FBC" w:rsidRPr="007C437A">
        <w:t xml:space="preserve">, the prototype of the LT is the asymptotical, limit point of the concept of roll when its </w:t>
      </w:r>
      <w:ins w:id="3430" w:author="Arthur Parmentier" w:date="2020-06-12T07:53:00Z">
        <w:r w:rsidR="003E4F0D">
          <w:t>frequency</w:t>
        </w:r>
      </w:ins>
      <w:del w:id="3431" w:author="Arthur Parmentier" w:date="2020-06-12T07:53:00Z">
        <w:r w:rsidR="00161FBC" w:rsidRPr="007C437A" w:rsidDel="003E4F0D">
          <w:delText>speed</w:delText>
        </w:r>
      </w:del>
      <w:r w:rsidR="00161FBC" w:rsidRPr="007C437A">
        <w:t xml:space="preserve"> goes to infinity.</w:t>
      </w:r>
    </w:p>
    <w:p w:rsidR="006C3117" w:rsidRPr="007C437A" w:rsidRDefault="006C3117">
      <w:pPr>
        <w:rPr>
          <w:ins w:id="3432" w:author="Arthur Parmentier" w:date="2020-06-12T07:57:00Z"/>
        </w:rPr>
      </w:pPr>
    </w:p>
    <w:p w:rsidR="00C362C5" w:rsidDel="006C3117" w:rsidRDefault="001F5385" w:rsidP="006C3117">
      <w:pPr>
        <w:rPr>
          <w:del w:id="3433" w:author="Arthur Parmentier" w:date="2020-06-12T07:54:00Z"/>
        </w:rPr>
        <w:pPrChange w:id="3434" w:author="Arthur Parmentier" w:date="2020-06-12T07:56:00Z">
          <w:pPr/>
        </w:pPrChange>
      </w:pPr>
      <w:ins w:id="3435" w:author="Arthur Parmentier" w:date="2020-06-12T08:05:00Z">
        <w:r>
          <w:t>This appro</w:t>
        </w:r>
      </w:ins>
      <w:ins w:id="3436" w:author="Arthur Parmentier" w:date="2020-06-12T08:06:00Z">
        <w:r>
          <w:t>ach to a concept is to my opinion one interesting feature of SP: it pushes the performers out of what is usually called their “</w:t>
        </w:r>
      </w:ins>
      <w:ins w:id="3437" w:author="Arthur Parmentier" w:date="2020-06-12T08:07:00Z">
        <w:r>
          <w:t>comfort</w:t>
        </w:r>
      </w:ins>
      <w:ins w:id="3438" w:author="Arthur Parmentier" w:date="2020-06-12T08:06:00Z">
        <w:r>
          <w:t xml:space="preserve"> zon</w:t>
        </w:r>
      </w:ins>
      <w:ins w:id="3439" w:author="Arthur Parmentier" w:date="2020-06-12T08:07:00Z">
        <w:r>
          <w:t>e” by requesting materials and interactions that are not trivial</w:t>
        </w:r>
      </w:ins>
      <w:ins w:id="3440" w:author="Arthur Parmentier" w:date="2020-06-12T08:09:00Z">
        <w:r>
          <w:t xml:space="preserve"> and favorizes imitation</w:t>
        </w:r>
      </w:ins>
      <w:ins w:id="3441" w:author="Arthur Parmentier" w:date="2020-06-12T08:10:00Z">
        <w:r>
          <w:t xml:space="preserve"> as a collective learning process.</w:t>
        </w:r>
      </w:ins>
      <w:del w:id="3442" w:author="Arthur Parmentier" w:date="2020-06-12T07:54:00Z">
        <w:r w:rsidR="00C362C5" w:rsidRPr="007C437A" w:rsidDel="006C3117">
          <w:delText xml:space="preserve">An implicit translation </w:delText>
        </w:r>
        <w:r w:rsidR="00C91523" w:rsidRPr="007C437A" w:rsidDel="006C3117">
          <w:delText>by our perception scheme</w:delText>
        </w:r>
      </w:del>
    </w:p>
    <w:p w:rsidR="00914B9D" w:rsidRPr="007C437A" w:rsidDel="006C3117" w:rsidRDefault="00161FBC" w:rsidP="006C3117">
      <w:pPr>
        <w:rPr>
          <w:del w:id="3443" w:author="Arthur Parmentier" w:date="2020-06-12T07:55:00Z"/>
        </w:rPr>
        <w:pPrChange w:id="3444" w:author="Arthur Parmentier" w:date="2020-06-12T07:55:00Z">
          <w:pPr/>
        </w:pPrChange>
      </w:pPr>
      <w:del w:id="3445" w:author="Arthur Parmentier" w:date="2020-06-12T07:55:00Z">
        <w:r w:rsidRPr="007C437A" w:rsidDel="006C3117">
          <w:delText>The important point illustrated here is that SP involves operations of translation from concepts whose prototype</w:delText>
        </w:r>
        <w:r w:rsidR="007E7D0A" w:rsidRPr="007C437A" w:rsidDel="006C3117">
          <w:rPr>
            <w:rStyle w:val="Appelnotedebasdep"/>
          </w:rPr>
          <w:footnoteReference w:id="25"/>
        </w:r>
        <w:r w:rsidRPr="007C437A" w:rsidDel="006C3117">
          <w:delText xml:space="preserve"> does not exist in a discipline to a concept of the discipline that relates to the prototype. </w:delText>
        </w:r>
        <w:r w:rsidR="000F1082" w:rsidRPr="007C437A" w:rsidDel="006C3117">
          <w:delText>In previous example, we saw that the percussionist could translate the sign LT to the concept of roll that is relevant to its instrument. But what is the implicit scheme allowing for this translation?</w:delText>
        </w:r>
      </w:del>
    </w:p>
    <w:p w:rsidR="00FA4DD8" w:rsidRPr="007C437A" w:rsidDel="006C3117" w:rsidRDefault="000F1082" w:rsidP="006C3117">
      <w:pPr>
        <w:rPr>
          <w:del w:id="3450" w:author="Arthur Parmentier" w:date="2020-06-12T07:55:00Z"/>
        </w:rPr>
        <w:pPrChange w:id="3451" w:author="Arthur Parmentier" w:date="2020-06-12T07:55:00Z">
          <w:pPr/>
        </w:pPrChange>
      </w:pPr>
      <w:del w:id="3452" w:author="Arthur Parmentier" w:date="2020-06-12T07:55:00Z">
        <w:r w:rsidRPr="007C437A" w:rsidDel="006C3117">
          <w:delText xml:space="preserve">I interpreted the fast roll as an “approach” to the prototype of a LT in the space of musical concepts, suggesting that there is a metric that allow us to measure the distance between the roll at a certain speed, volume… and the prototype of a LT. Even though this topic is out of my field of </w:delText>
        </w:r>
        <w:r w:rsidR="00C27D4A" w:rsidRPr="007C437A" w:rsidDel="006C3117">
          <w:delText>expertise</w:delText>
        </w:r>
        <w:r w:rsidRPr="007C437A" w:rsidDel="006C3117">
          <w:delText xml:space="preserve"> </w:delText>
        </w:r>
        <w:r w:rsidR="00C27D4A" w:rsidRPr="007C437A" w:rsidDel="006C3117">
          <w:delText>and of the scope of this text,</w:delText>
        </w:r>
        <w:r w:rsidR="00914B9D" w:rsidRPr="007C437A" w:rsidDel="006C3117">
          <w:delText xml:space="preserve"> we can remark that the acoustic response of a fast roll “approaches” the performer’s expectation of the acoustic response of a LT, such that the human perception scheme will associate the fast roll with the prototype of the LT.</w:delText>
        </w:r>
      </w:del>
    </w:p>
    <w:p w:rsidR="00FA4DD8" w:rsidRPr="007C437A" w:rsidDel="006C3117" w:rsidRDefault="00FA4DD8" w:rsidP="006C3117">
      <w:pPr>
        <w:rPr>
          <w:del w:id="3453" w:author="Arthur Parmentier" w:date="2020-06-12T07:55:00Z"/>
        </w:rPr>
        <w:pPrChange w:id="3454" w:author="Arthur Parmentier" w:date="2020-06-12T07:55:00Z">
          <w:pPr>
            <w:pStyle w:val="Titre5"/>
          </w:pPr>
        </w:pPrChange>
      </w:pPr>
      <w:del w:id="3455" w:author="Arthur Parmentier" w:date="2020-06-12T07:55:00Z">
        <w:r w:rsidRPr="007C437A" w:rsidDel="006C3117">
          <w:delText>Learning the translation</w:delText>
        </w:r>
      </w:del>
    </w:p>
    <w:p w:rsidR="00863F70" w:rsidRPr="007C437A" w:rsidDel="0074593A" w:rsidRDefault="00161FBC">
      <w:pPr>
        <w:rPr>
          <w:del w:id="3456" w:author="Arthur Parmentier" w:date="2020-06-11T20:54:00Z"/>
        </w:rPr>
      </w:pPr>
      <w:del w:id="3457" w:author="Arthur Parmentier" w:date="2020-06-12T07:55:00Z">
        <w:r w:rsidRPr="007C437A" w:rsidDel="006C3117">
          <w:delText>While the operations of translation are in general not obvious (hence the questions on the subject), I observed that most Soundpainters explicit what operations are valid to beginners in SP.</w:delText>
        </w:r>
      </w:del>
    </w:p>
    <w:p w:rsidR="00161FBC" w:rsidRPr="007C437A" w:rsidDel="0074593A" w:rsidRDefault="00161FBC">
      <w:pPr>
        <w:rPr>
          <w:del w:id="3458" w:author="Arthur Parmentier" w:date="2020-06-11T20:54:00Z"/>
        </w:rPr>
      </w:pPr>
    </w:p>
    <w:p w:rsidR="00727764" w:rsidRPr="007C437A" w:rsidRDefault="00727764">
      <w:pPr>
        <w:pPrChange w:id="3459" w:author="Arthur Parmentier" w:date="2020-06-11T20:54:00Z">
          <w:pPr>
            <w:pStyle w:val="Titre4"/>
          </w:pPr>
        </w:pPrChange>
      </w:pPr>
      <w:del w:id="3460" w:author="Arthur Parmentier" w:date="2020-06-11T20:54:00Z">
        <w:r w:rsidRPr="007C437A" w:rsidDel="0074593A">
          <w:delText>Cultural analogies</w:delText>
        </w:r>
      </w:del>
    </w:p>
    <w:p w:rsidR="00D36F5F" w:rsidRPr="007C437A" w:rsidRDefault="006412B6">
      <w:pPr>
        <w:pStyle w:val="Titre3"/>
        <w:pPrChange w:id="3461" w:author="Arthur Parmentier" w:date="2020-06-10T16:26:00Z">
          <w:pPr>
            <w:pStyle w:val="Titre2"/>
          </w:pPr>
        </w:pPrChange>
      </w:pPr>
      <w:bookmarkStart w:id="3462" w:name="_Toc42842149"/>
      <w:ins w:id="3463" w:author="Arthur Parmentier" w:date="2020-06-12T11:35:00Z">
        <w:r>
          <w:lastRenderedPageBreak/>
          <w:t xml:space="preserve">Cognitive load </w:t>
        </w:r>
      </w:ins>
      <w:del w:id="3464" w:author="Arthur Parmentier" w:date="2020-06-12T11:35:00Z">
        <w:r w:rsidR="00D36F5F" w:rsidRPr="007C437A" w:rsidDel="006412B6">
          <w:delText>Personal observations during SP practice</w:delText>
        </w:r>
      </w:del>
      <w:bookmarkEnd w:id="3462"/>
    </w:p>
    <w:p w:rsidR="003E3973" w:rsidRPr="007C437A" w:rsidRDefault="004F1D82">
      <w:r w:rsidRPr="007C437A">
        <w:t>My theory is that o</w:t>
      </w:r>
      <w:r w:rsidR="00D36F5F" w:rsidRPr="007C437A">
        <w:t>ur categorical and prototypical perception scheme plays an important role on both how performers and soundpainters can interpret the artistic material that is being produced by the group</w:t>
      </w:r>
      <w:r w:rsidR="00020B23" w:rsidRPr="007C437A">
        <w:t>,</w:t>
      </w:r>
      <w:r w:rsidR="00966026" w:rsidRPr="007C437A">
        <w:t xml:space="preserve"> and </w:t>
      </w:r>
      <w:r w:rsidR="00D36F5F" w:rsidRPr="007C437A">
        <w:t>how they will respond to the requests, i.e. what content</w:t>
      </w:r>
      <w:r w:rsidR="003E3973" w:rsidRPr="007C437A">
        <w:t xml:space="preserve"> the performer will produce.</w:t>
      </w:r>
    </w:p>
    <w:p w:rsidR="00B12EC1" w:rsidRPr="007C437A" w:rsidRDefault="00D36F5F">
      <w:del w:id="3465" w:author="Arthur Parmentier" w:date="2020-06-12T11:37:00Z">
        <w:r w:rsidRPr="007C437A" w:rsidDel="00A42F70">
          <w:delText xml:space="preserve"> </w:delText>
        </w:r>
      </w:del>
      <w:r w:rsidR="003E3973" w:rsidRPr="007C437A">
        <w:t xml:space="preserve">I will </w:t>
      </w:r>
      <w:r w:rsidR="00E6096A" w:rsidRPr="007C437A">
        <w:t xml:space="preserve">try to support </w:t>
      </w:r>
      <w:r w:rsidR="003E3973" w:rsidRPr="007C437A">
        <w:t xml:space="preserve">this theory by analyzing examples from my own experience as a performer, a soundpainter </w:t>
      </w:r>
      <w:r w:rsidR="00E46E02" w:rsidRPr="007C437A">
        <w:t>and</w:t>
      </w:r>
      <w:r w:rsidR="003E3973" w:rsidRPr="007C437A">
        <w:t xml:space="preserve"> discussions I had with other performers</w:t>
      </w:r>
      <w:r w:rsidR="004B4D10" w:rsidRPr="007C437A">
        <w:t xml:space="preserve"> on the topic of the </w:t>
      </w:r>
      <w:r w:rsidR="008852B8" w:rsidRPr="007C437A">
        <w:t xml:space="preserve">LT </w:t>
      </w:r>
      <w:r w:rsidR="004B4D10" w:rsidRPr="007C437A">
        <w:t>which appears as a</w:t>
      </w:r>
      <w:r w:rsidR="00E86487" w:rsidRPr="007C437A">
        <w:t xml:space="preserve">n easy </w:t>
      </w:r>
      <w:r w:rsidR="004B4D10" w:rsidRPr="007C437A">
        <w:t xml:space="preserve">example to observe </w:t>
      </w:r>
      <w:r w:rsidR="00E86487" w:rsidRPr="007C437A">
        <w:t>some of the</w:t>
      </w:r>
      <w:r w:rsidR="004B4D10" w:rsidRPr="007C437A">
        <w:t xml:space="preserve"> underlying schemes of perception </w:t>
      </w:r>
      <w:r w:rsidR="00D52FC2" w:rsidRPr="007C437A">
        <w:t>and association</w:t>
      </w:r>
      <w:r w:rsidR="00577853" w:rsidRPr="007C437A">
        <w:t>s of</w:t>
      </w:r>
      <w:r w:rsidR="00E86487" w:rsidRPr="007C437A">
        <w:t xml:space="preserve"> musical concepts.</w:t>
      </w:r>
    </w:p>
    <w:p w:rsidR="00D74CAF" w:rsidRPr="007C437A" w:rsidRDefault="00D97343">
      <w:r w:rsidRPr="007C437A">
        <w:t xml:space="preserve">All 5 experienced soundpainters I have worked with teach the concept of a long tone by giving both characteristic traits and prototypical examples of a LT, showing “how it’s done” in each discipline. Their approach is usually to start defining orally the most </w:t>
      </w:r>
      <w:r w:rsidR="009D41F3" w:rsidRPr="007C437A">
        <w:t>characteristically</w:t>
      </w:r>
      <w:r w:rsidRPr="007C437A">
        <w:t xml:space="preserve"> trait of the concept</w:t>
      </w:r>
      <w:r w:rsidR="009D41F3" w:rsidRPr="007C437A">
        <w:t xml:space="preserve">, for instance “a fluid movement without accent” for dancers and then give illustrations using their body, with different speeds for each example. For musician, they would for instance mention that </w:t>
      </w:r>
      <w:r w:rsidR="00E00D2B" w:rsidRPr="007C437A">
        <w:t xml:space="preserve">a LT is a sound with constant </w:t>
      </w:r>
      <w:r w:rsidR="00084B44" w:rsidRPr="007C437A">
        <w:t>frequency</w:t>
      </w:r>
      <w:r w:rsidR="009D41F3" w:rsidRPr="007C437A">
        <w:t xml:space="preserve"> </w:t>
      </w:r>
      <w:r w:rsidR="002D269B" w:rsidRPr="007C437A">
        <w:t xml:space="preserve">as first definition of the concept </w:t>
      </w:r>
      <w:r w:rsidR="009D41F3" w:rsidRPr="007C437A">
        <w:t>and give examples by singing the prototype of a LT at different frequencies.</w:t>
      </w:r>
    </w:p>
    <w:p w:rsidR="00616EBE" w:rsidRPr="007C437A" w:rsidRDefault="00D74CAF">
      <w:pPr>
        <w:pStyle w:val="Paragraphedeliste"/>
        <w:numPr>
          <w:ilvl w:val="0"/>
          <w:numId w:val="11"/>
        </w:numPr>
      </w:pPr>
      <w:r w:rsidRPr="007C437A">
        <w:t>From the examples</w:t>
      </w:r>
      <w:r w:rsidR="00C32ADD" w:rsidRPr="007C437A">
        <w:t xml:space="preserve"> given by the soundpainter</w:t>
      </w:r>
      <w:r w:rsidRPr="007C437A">
        <w:t xml:space="preserve">, </w:t>
      </w:r>
      <w:r w:rsidR="00F813C8" w:rsidRPr="007C437A">
        <w:t xml:space="preserve">unexperienced </w:t>
      </w:r>
      <w:r w:rsidRPr="007C437A">
        <w:t xml:space="preserve">performers are usually able to internalize the prototype of the concept </w:t>
      </w:r>
      <w:r w:rsidR="00B66461" w:rsidRPr="007C437A">
        <w:t xml:space="preserve">of a LT for their discipline </w:t>
      </w:r>
      <w:r w:rsidRPr="007C437A">
        <w:t>and produce examples of their own at different frequencies/speeds.</w:t>
      </w:r>
      <w:r w:rsidR="00AB02F6" w:rsidRPr="007C437A">
        <w:t xml:space="preserve"> </w:t>
      </w:r>
      <w:r w:rsidRPr="007C437A">
        <w:t xml:space="preserve">I observed that the examples </w:t>
      </w:r>
      <w:r w:rsidR="00CD7228" w:rsidRPr="007C437A">
        <w:t>produced by</w:t>
      </w:r>
      <w:r w:rsidRPr="007C437A">
        <w:t xml:space="preserve"> unexperienced performers</w:t>
      </w:r>
      <w:r w:rsidR="00CD7228" w:rsidRPr="007C437A">
        <w:t xml:space="preserve"> </w:t>
      </w:r>
      <w:r w:rsidRPr="007C437A">
        <w:t>at first are very often close to the prototype</w:t>
      </w:r>
      <w:r w:rsidR="001D3228" w:rsidRPr="007C437A">
        <w:t>.</w:t>
      </w:r>
      <w:r w:rsidR="00D007E8" w:rsidRPr="007C437A">
        <w:br/>
        <w:t xml:space="preserve">But as performers become more experienced, I observed that </w:t>
      </w:r>
      <w:r w:rsidR="0072458D" w:rsidRPr="007C437A">
        <w:t xml:space="preserve">they </w:t>
      </w:r>
      <w:r w:rsidR="00D007E8" w:rsidRPr="007C437A">
        <w:t>tend to increase the span of produced examples not only by broadening the distribution to the parameters that have been introduced to (volume, frequency</w:t>
      </w:r>
      <w:r w:rsidR="001D3228" w:rsidRPr="007C437A">
        <w:t>, timbre</w:t>
      </w:r>
      <w:r w:rsidR="00D007E8" w:rsidRPr="007C437A">
        <w:t>…) but also by exploring different “dimensions” of the sound, such as vibrato, micro-distortions, extended techniques etc.</w:t>
      </w:r>
      <w:r w:rsidR="00B4379D" w:rsidRPr="007C437A">
        <w:t xml:space="preserve"> </w:t>
      </w:r>
      <w:r w:rsidR="001A2544" w:rsidRPr="007C437A">
        <w:t>In other words, they</w:t>
      </w:r>
      <w:r w:rsidR="00B4379D" w:rsidRPr="007C437A">
        <w:t xml:space="preserve"> </w:t>
      </w:r>
      <w:r w:rsidR="001A2544" w:rsidRPr="007C437A">
        <w:t>progressively “</w:t>
      </w:r>
      <w:r w:rsidR="00B4379D" w:rsidRPr="007C437A">
        <w:t>detach</w:t>
      </w:r>
      <w:r w:rsidR="001A2544" w:rsidRPr="007C437A">
        <w:t>”</w:t>
      </w:r>
      <w:r w:rsidR="00B4379D" w:rsidRPr="007C437A">
        <w:t xml:space="preserve"> from the prototypes of the LT concepts</w:t>
      </w:r>
      <w:del w:id="3466" w:author="Arthur Parmentier" w:date="2020-06-12T11:38:00Z">
        <w:r w:rsidR="001A2544" w:rsidRPr="007C437A" w:rsidDel="00FE376D">
          <w:rPr>
            <w:rStyle w:val="Appelnotedebasdep"/>
          </w:rPr>
          <w:footnoteReference w:id="26"/>
        </w:r>
      </w:del>
      <w:r w:rsidR="001A2544" w:rsidRPr="007C437A">
        <w:t xml:space="preserve"> </w:t>
      </w:r>
      <w:r w:rsidR="00B4379D" w:rsidRPr="007C437A">
        <w:t>and their characteristic features by exploring more features of the content and reaching more extremal points.</w:t>
      </w:r>
      <w:r w:rsidR="00685AAF" w:rsidRPr="007C437A">
        <w:t xml:space="preserve"> In other words, if we take the N-dimension space (one dimension per parameter of the LT) of all LTs accessible to a performer, whose boundaries are determined by the technical and imaginative limitations of the performer himself, the distribution of the production of a learning performer should first span a limited volume around the centroid of the space that can be considered the prototype of the concept of a LT. Then, the volume covered by the distribution and its variance would increase with experience and artistic research.</w:t>
      </w:r>
      <w:r w:rsidR="00685AAF" w:rsidRPr="007C437A">
        <w:br/>
        <w:t xml:space="preserve">This expansion process was discussed especially </w:t>
      </w:r>
      <w:r w:rsidR="00276A39" w:rsidRPr="007C437A">
        <w:t>in my experience with a year-lasting Soundpainting group, in which we had sessions dedicated to explore new generative processes and dimensions for LT and other very prototyped concepts.</w:t>
      </w:r>
      <w:r w:rsidR="008A6CE7" w:rsidRPr="007C437A">
        <w:t xml:space="preserve"> From the discussion, it was clear that our production of LT was largely prototypical and that extending the range of production required dedicated work and one explanation that I remember was that it takes a lot more cognitive load to produce a LT far from the prototype than a LT close to it. Therefore, under the constraints of immediate play, it was hard to propose something original. I conceived this training as a way to reduce the cognitive cost of the production of less-prototypical LT, therefore bringing more diversity to the responses of the performers.</w:t>
      </w:r>
      <w:r w:rsidR="00276A39" w:rsidRPr="007C437A">
        <w:br/>
      </w:r>
      <w:r w:rsidR="00276A39" w:rsidRPr="007C437A">
        <w:lastRenderedPageBreak/>
        <w:t>During one week or shorter workshops that mixed both beginners and experienced performers in Soundpainting, I observed that experienced performers were responding to requests with a wider variety than beginners in Soundpainting</w:t>
      </w:r>
      <w:r w:rsidR="00616EBE" w:rsidRPr="007C437A">
        <w:t xml:space="preserve"> as one could expect from previous observations, but also that performers with a greater technical level would also respond with a greater variety. My interpretation of this observation is that </w:t>
      </w:r>
    </w:p>
    <w:p w:rsidR="00E6096A" w:rsidRPr="007C437A" w:rsidRDefault="00616EBE">
      <w:pPr>
        <w:pStyle w:val="Paragraphedeliste"/>
        <w:numPr>
          <w:ilvl w:val="1"/>
          <w:numId w:val="11"/>
        </w:numPr>
      </w:pPr>
      <w:r w:rsidRPr="007C437A">
        <w:t>the cognitive load of the production of a content depends not only on the experience of the performer with SP, but also with his discipline</w:t>
      </w:r>
    </w:p>
    <w:p w:rsidR="00616EBE" w:rsidRPr="007C437A" w:rsidRDefault="00616EBE">
      <w:pPr>
        <w:pStyle w:val="Paragraphedeliste"/>
        <w:numPr>
          <w:ilvl w:val="1"/>
          <w:numId w:val="11"/>
        </w:numPr>
      </w:pPr>
      <w:r w:rsidRPr="007C437A">
        <w:t>the cognitive load is a key metric for understanding how far from a prototype a given performer can respond to a SP request</w:t>
      </w:r>
    </w:p>
    <w:p w:rsidR="00DB6A50" w:rsidRPr="007C437A" w:rsidRDefault="00DB6A50">
      <w:pPr>
        <w:pStyle w:val="Paragraphedeliste"/>
      </w:pPr>
      <w:r w:rsidRPr="007C437A">
        <w:t>From my experience in Brazil, I can add to the latter the following remark:</w:t>
      </w:r>
    </w:p>
    <w:p w:rsidR="00DB6A50" w:rsidRPr="007C437A" w:rsidRDefault="00DB6A50">
      <w:pPr>
        <w:pStyle w:val="Paragraphedeliste"/>
        <w:numPr>
          <w:ilvl w:val="1"/>
          <w:numId w:val="11"/>
        </w:numPr>
      </w:pPr>
      <w:r w:rsidRPr="007C437A">
        <w:t xml:space="preserve">the desire or </w:t>
      </w:r>
      <w:r w:rsidR="00AD6A79" w:rsidRPr="007C437A">
        <w:t>willingness</w:t>
      </w:r>
      <w:r w:rsidRPr="007C437A">
        <w:t xml:space="preserve"> of a performer to respond to the request in a certain way is very cultural. In the previous discussion, I have interpreted the expansion of the variety of responses as a consequence of the decrease of its cognitive load for the performer, but it is important to remark that this expansion may not be observed at all if the performer himself is satisfied by </w:t>
      </w:r>
      <w:r w:rsidR="00AD6A79" w:rsidRPr="007C437A">
        <w:t xml:space="preserve">a certain type of response, should it by prototypical or not. In fact, this expansion </w:t>
      </w:r>
      <w:r w:rsidR="00FC61C6" w:rsidRPr="007C437A">
        <w:t>relies</w:t>
      </w:r>
      <w:r w:rsidR="00AD6A79" w:rsidRPr="007C437A">
        <w:t xml:space="preserve"> on the motivation of</w:t>
      </w:r>
      <w:r w:rsidR="00FC61C6" w:rsidRPr="007C437A">
        <w:t>/relevancy for</w:t>
      </w:r>
      <w:r w:rsidR="00AD6A79" w:rsidRPr="007C437A">
        <w:t xml:space="preserve"> the performer to vary its responses for artistic reasons that depend on the context</w:t>
      </w:r>
      <w:r w:rsidR="005A6D19" w:rsidRPr="007C437A">
        <w:t xml:space="preserve"> </w:t>
      </w:r>
      <w:r w:rsidR="00D97670" w:rsidRPr="007C437A">
        <w:t xml:space="preserve">of the performance </w:t>
      </w:r>
      <w:r w:rsidR="005A6D19" w:rsidRPr="007C437A">
        <w:t xml:space="preserve">and </w:t>
      </w:r>
      <w:r w:rsidR="00AD6A79" w:rsidRPr="007C437A">
        <w:t>the background of the performer, including his cultural background.</w:t>
      </w:r>
      <w:r w:rsidR="00DC6324" w:rsidRPr="007C437A">
        <w:rPr>
          <w:rStyle w:val="Appelnotedebasdep"/>
        </w:rPr>
        <w:footnoteReference w:id="27"/>
      </w:r>
    </w:p>
    <w:p w:rsidR="00446AB2" w:rsidRPr="007C437A" w:rsidDel="00DF3D46" w:rsidRDefault="00446AB2">
      <w:pPr>
        <w:pStyle w:val="Paragraphedeliste"/>
        <w:numPr>
          <w:ilvl w:val="0"/>
          <w:numId w:val="11"/>
        </w:numPr>
        <w:rPr>
          <w:del w:id="3476" w:author="Arthur Parmentier" w:date="2020-06-12T11:33:00Z"/>
        </w:rPr>
      </w:pPr>
      <w:r w:rsidRPr="007C437A">
        <w:t>Another consequence of the categorical nature of the concepts beneath SP signs is the inexistence of a clear frontier between the concepts themselves. For instance, one could argue that silence can be considered as an extremely low volume long tone, and purposefully respond to a request of LT with silence. My observation is that during learning phases, Soundpainters prefer that beginners show that they have understood the concepts by responding with prototypical examples instead of “extreme” examples.</w:t>
      </w:r>
    </w:p>
    <w:p w:rsidR="00E6096A" w:rsidRPr="007C437A" w:rsidDel="00DF3D46" w:rsidRDefault="00E6096A" w:rsidP="00DF3D46">
      <w:pPr>
        <w:pStyle w:val="Paragraphedeliste"/>
        <w:numPr>
          <w:ilvl w:val="0"/>
          <w:numId w:val="11"/>
        </w:numPr>
        <w:rPr>
          <w:del w:id="3477" w:author="Arthur Parmentier" w:date="2020-06-12T11:33:00Z"/>
        </w:rPr>
        <w:pPrChange w:id="3478" w:author="Arthur Parmentier" w:date="2020-06-12T11:33:00Z">
          <w:pPr/>
        </w:pPrChange>
      </w:pPr>
    </w:p>
    <w:p w:rsidR="00B400C3" w:rsidRPr="007C437A" w:rsidDel="00DF3D46" w:rsidRDefault="00B400C3" w:rsidP="00DF3D46">
      <w:pPr>
        <w:pStyle w:val="Paragraphedeliste"/>
        <w:rPr>
          <w:del w:id="3479" w:author="Arthur Parmentier" w:date="2020-06-12T11:33:00Z"/>
          <w:i/>
          <w:iCs/>
        </w:rPr>
        <w:pPrChange w:id="3480" w:author="Arthur Parmentier" w:date="2020-06-12T11:33:00Z">
          <w:pPr/>
        </w:pPrChange>
      </w:pPr>
      <w:del w:id="3481" w:author="Arthur Parmentier" w:date="2020-06-12T11:33:00Z">
        <w:r w:rsidRPr="007C437A" w:rsidDel="00DF3D46">
          <w:rPr>
            <w:i/>
            <w:iCs/>
          </w:rPr>
          <w:delText xml:space="preserve">Goal: </w:delText>
        </w:r>
        <w:r w:rsidR="00B51491" w:rsidRPr="007C437A" w:rsidDel="00DF3D46">
          <w:rPr>
            <w:i/>
            <w:iCs/>
          </w:rPr>
          <w:delText>describe the concepts that SP deals with and propose a categorization of these concepts based on an interpretation of the mechanisms of SP</w:delText>
        </w:r>
        <w:r w:rsidR="00C31E28" w:rsidRPr="007C437A" w:rsidDel="00DF3D46">
          <w:rPr>
            <w:i/>
            <w:iCs/>
          </w:rPr>
          <w:delText xml:space="preserve"> (SP as a set of operations – transformations).</w:delText>
        </w:r>
      </w:del>
    </w:p>
    <w:p w:rsidR="00DE1655" w:rsidRPr="007C437A" w:rsidDel="007776CB" w:rsidRDefault="00D770BE" w:rsidP="00DF3D46">
      <w:pPr>
        <w:pStyle w:val="Paragraphedeliste"/>
        <w:rPr>
          <w:del w:id="3482" w:author="Arthur Parmentier" w:date="2020-05-14T13:31:00Z"/>
        </w:rPr>
        <w:pPrChange w:id="3483" w:author="Arthur Parmentier" w:date="2020-06-12T11:33:00Z">
          <w:pPr>
            <w:pStyle w:val="Titre2"/>
          </w:pPr>
        </w:pPrChange>
      </w:pPr>
      <w:bookmarkStart w:id="3484" w:name="_Toc40025935"/>
      <w:del w:id="3485" w:author="Arthur Parmentier" w:date="2020-05-14T13:31:00Z">
        <w:r w:rsidRPr="007C437A" w:rsidDel="007776CB">
          <w:delText>Mechanism 1: t</w:delText>
        </w:r>
        <w:r w:rsidR="00273CAA" w:rsidRPr="007C437A" w:rsidDel="007776CB">
          <w:delText>ransformations (</w:delText>
        </w:r>
        <w:r w:rsidR="00FA6678" w:rsidRPr="007C437A" w:rsidDel="007776CB">
          <w:delText>projections?</w:delText>
        </w:r>
        <w:r w:rsidR="00273CAA" w:rsidRPr="007C437A" w:rsidDel="007776CB">
          <w:delText>)</w:delText>
        </w:r>
        <w:r w:rsidR="009824AD" w:rsidRPr="007C437A" w:rsidDel="007776CB">
          <w:delText xml:space="preserve"> of concepts onto the physical space of the body</w:delText>
        </w:r>
        <w:bookmarkEnd w:id="3484"/>
      </w:del>
    </w:p>
    <w:p w:rsidR="00616215" w:rsidRPr="007C437A" w:rsidDel="007776CB" w:rsidRDefault="00616215" w:rsidP="00DF3D46">
      <w:pPr>
        <w:pStyle w:val="Paragraphedeliste"/>
        <w:rPr>
          <w:del w:id="3486" w:author="Arthur Parmentier" w:date="2020-05-14T13:31:00Z"/>
        </w:rPr>
        <w:pPrChange w:id="3487" w:author="Arthur Parmentier" w:date="2020-06-12T11:33:00Z">
          <w:pPr/>
        </w:pPrChange>
      </w:pPr>
      <w:del w:id="3488" w:author="Arthur Parmentier" w:date="2020-05-14T13:31:00Z">
        <w:r w:rsidRPr="007C437A" w:rsidDel="007776CB">
          <w:delText xml:space="preserve">Key idea: forming a sign/gestural language means creating a mapping between concepts </w:delText>
        </w:r>
        <w:r w:rsidR="00FA6678" w:rsidRPr="007C437A" w:rsidDel="007776CB">
          <w:delText xml:space="preserve">from different sources (fields?) </w:delText>
        </w:r>
        <w:r w:rsidRPr="007C437A" w:rsidDel="007776CB">
          <w:delText>and the physical space of the human person who signs. How is this done in SP?</w:delText>
        </w:r>
      </w:del>
    </w:p>
    <w:p w:rsidR="00AD2F7B" w:rsidRPr="007C437A" w:rsidDel="007776CB" w:rsidRDefault="00DB4763" w:rsidP="00DF3D46">
      <w:pPr>
        <w:pStyle w:val="Paragraphedeliste"/>
        <w:rPr>
          <w:del w:id="3489" w:author="Arthur Parmentier" w:date="2020-05-14T13:31:00Z"/>
        </w:rPr>
        <w:pPrChange w:id="3490" w:author="Arthur Parmentier" w:date="2020-06-12T11:33:00Z">
          <w:pPr/>
        </w:pPrChange>
      </w:pPr>
      <w:del w:id="3491" w:author="Arthur Parmentier" w:date="2020-05-14T13:31:00Z">
        <w:r w:rsidRPr="007C437A" w:rsidDel="007776CB">
          <w:delText xml:space="preserve">OVERALL TRANSFORMATION SCHEME </w:delText>
        </w:r>
        <w:r w:rsidR="00AD2F7B" w:rsidRPr="007C437A" w:rsidDel="007776CB">
          <w:delText xml:space="preserve">(illustrate the scheme of the </w:delText>
        </w:r>
        <w:r w:rsidR="005E605C" w:rsidRPr="007C437A" w:rsidDel="007776CB">
          <w:delText>transformation</w:delText>
        </w:r>
        <w:r w:rsidR="00AD2F7B" w:rsidRPr="007C437A" w:rsidDel="007776CB">
          <w:delText xml:space="preserve"> process</w:delText>
        </w:r>
        <w:r w:rsidR="00F76CA7" w:rsidRPr="007C437A" w:rsidDel="007776CB">
          <w:delText>: source concepts to signs that represents them, gestures that evoke them…</w:delText>
        </w:r>
        <w:r w:rsidR="00AD2F7B" w:rsidRPr="007C437A" w:rsidDel="007776CB">
          <w:delText>)</w:delText>
        </w:r>
      </w:del>
    </w:p>
    <w:p w:rsidR="00DE1B67" w:rsidRPr="007C437A" w:rsidDel="007776CB" w:rsidRDefault="00DB4763" w:rsidP="00DF3D46">
      <w:pPr>
        <w:pStyle w:val="Paragraphedeliste"/>
        <w:rPr>
          <w:del w:id="3492" w:author="Arthur Parmentier" w:date="2020-05-14T13:31:00Z"/>
        </w:rPr>
        <w:pPrChange w:id="3493" w:author="Arthur Parmentier" w:date="2020-06-12T11:33:00Z">
          <w:pPr>
            <w:pStyle w:val="Titre3"/>
          </w:pPr>
        </w:pPrChange>
      </w:pPr>
      <w:del w:id="3494" w:author="Arthur Parmentier" w:date="2020-05-14T13:31:00Z">
        <w:r w:rsidRPr="007C437A" w:rsidDel="007776CB">
          <w:delText>Input space</w:delText>
        </w:r>
      </w:del>
    </w:p>
    <w:p w:rsidR="00DE1B67" w:rsidRPr="007C437A" w:rsidDel="007776CB" w:rsidRDefault="00AD2F7B" w:rsidP="00DF3D46">
      <w:pPr>
        <w:pStyle w:val="Paragraphedeliste"/>
        <w:rPr>
          <w:del w:id="3495" w:author="Arthur Parmentier" w:date="2020-05-14T13:31:00Z"/>
        </w:rPr>
        <w:pPrChange w:id="3496" w:author="Arthur Parmentier" w:date="2020-06-12T11:33:00Z">
          <w:pPr/>
        </w:pPrChange>
      </w:pPr>
      <w:del w:id="3497" w:author="Arthur Parmentier" w:date="2020-05-14T13:31:00Z">
        <w:r w:rsidRPr="007C437A" w:rsidDel="007776CB">
          <w:delText xml:space="preserve">We can identify several </w:delText>
        </w:r>
        <w:r w:rsidR="00900C8A" w:rsidRPr="007C437A" w:rsidDel="007776CB">
          <w:delText xml:space="preserve">repertoires </w:delText>
        </w:r>
        <w:r w:rsidR="00575AED" w:rsidRPr="007C437A" w:rsidDel="007776CB">
          <w:delText xml:space="preserve">(sources) </w:delText>
        </w:r>
        <w:r w:rsidR="00F76CA7" w:rsidRPr="007C437A" w:rsidDel="007776CB">
          <w:delText xml:space="preserve">of concepts </w:delText>
        </w:r>
        <w:r w:rsidR="005639BB" w:rsidRPr="007C437A" w:rsidDel="007776CB">
          <w:delText>in the input space of</w:delText>
        </w:r>
        <w:r w:rsidR="00F76CA7" w:rsidRPr="007C437A" w:rsidDel="007776CB">
          <w:delText xml:space="preserve"> this transformation scheme</w:delText>
        </w:r>
      </w:del>
    </w:p>
    <w:p w:rsidR="005A3CBF" w:rsidRPr="007C437A" w:rsidDel="007776CB" w:rsidRDefault="005A3CBF" w:rsidP="00DF3D46">
      <w:pPr>
        <w:pStyle w:val="Paragraphedeliste"/>
        <w:rPr>
          <w:del w:id="3498" w:author="Arthur Parmentier" w:date="2020-05-14T13:31:00Z"/>
        </w:rPr>
        <w:pPrChange w:id="3499" w:author="Arthur Parmentier" w:date="2020-06-12T11:33:00Z">
          <w:pPr>
            <w:pStyle w:val="Titre4"/>
          </w:pPr>
        </w:pPrChange>
      </w:pPr>
      <w:del w:id="3500" w:author="Arthur Parmentier" w:date="2020-05-14T13:31:00Z">
        <w:r w:rsidRPr="007C437A" w:rsidDel="007776CB">
          <w:delText>Concepts from artistic disciplines</w:delText>
        </w:r>
      </w:del>
    </w:p>
    <w:p w:rsidR="005A3CBF" w:rsidRPr="007C437A" w:rsidDel="007776CB" w:rsidRDefault="005A3CBF" w:rsidP="00DF3D46">
      <w:pPr>
        <w:pStyle w:val="Paragraphedeliste"/>
        <w:rPr>
          <w:del w:id="3501" w:author="Arthur Parmentier" w:date="2020-05-14T13:31:00Z"/>
        </w:rPr>
        <w:pPrChange w:id="3502" w:author="Arthur Parmentier" w:date="2020-06-12T11:33:00Z">
          <w:pPr/>
        </w:pPrChange>
      </w:pPr>
      <w:del w:id="3503" w:author="Arthur Parmentier" w:date="2020-05-14T13:31:00Z">
        <w:r w:rsidRPr="007C437A" w:rsidDel="007776CB">
          <w:delText>Long Tone, minimalism…</w:delText>
        </w:r>
      </w:del>
    </w:p>
    <w:p w:rsidR="0049358D" w:rsidRPr="007C437A" w:rsidDel="007776CB" w:rsidRDefault="005A3CBF" w:rsidP="00DF3D46">
      <w:pPr>
        <w:pStyle w:val="Paragraphedeliste"/>
        <w:rPr>
          <w:del w:id="3504" w:author="Arthur Parmentier" w:date="2020-05-14T13:31:00Z"/>
        </w:rPr>
        <w:pPrChange w:id="3505" w:author="Arthur Parmentier" w:date="2020-06-12T11:33:00Z">
          <w:pPr>
            <w:pStyle w:val="Titre4"/>
          </w:pPr>
        </w:pPrChange>
      </w:pPr>
      <w:del w:id="3506" w:author="Arthur Parmentier" w:date="2020-05-14T13:31:00Z">
        <w:r w:rsidRPr="007C437A" w:rsidDel="007776CB">
          <w:delText xml:space="preserve">Concepts from </w:delText>
        </w:r>
        <w:r w:rsidR="0049358D" w:rsidRPr="007C437A" w:rsidDel="007776CB">
          <w:delText>oral languages</w:delText>
        </w:r>
      </w:del>
    </w:p>
    <w:p w:rsidR="0049358D" w:rsidRPr="007C437A" w:rsidDel="007776CB" w:rsidRDefault="0049358D" w:rsidP="00DF3D46">
      <w:pPr>
        <w:pStyle w:val="Paragraphedeliste"/>
        <w:rPr>
          <w:del w:id="3507" w:author="Arthur Parmentier" w:date="2020-05-14T13:31:00Z"/>
        </w:rPr>
        <w:pPrChange w:id="3508" w:author="Arthur Parmentier" w:date="2020-06-12T11:33:00Z">
          <w:pPr/>
        </w:pPrChange>
      </w:pPr>
      <w:del w:id="3509" w:author="Arthur Parmentier" w:date="2020-05-14T13:31:00Z">
        <w:r w:rsidRPr="007C437A" w:rsidDel="007776CB">
          <w:delText>Logic</w:delText>
        </w:r>
        <w:r w:rsidR="0067424B" w:rsidRPr="007C437A" w:rsidDel="007776CB">
          <w:delText>al elements</w:delText>
        </w:r>
      </w:del>
    </w:p>
    <w:p w:rsidR="008833B3" w:rsidRPr="007C437A" w:rsidDel="007776CB" w:rsidRDefault="0067424B" w:rsidP="00DF3D46">
      <w:pPr>
        <w:pStyle w:val="Paragraphedeliste"/>
        <w:rPr>
          <w:del w:id="3510" w:author="Arthur Parmentier" w:date="2020-05-14T13:31:00Z"/>
        </w:rPr>
        <w:pPrChange w:id="3511" w:author="Arthur Parmentier" w:date="2020-06-12T11:33:00Z">
          <w:pPr>
            <w:pStyle w:val="Titre4"/>
          </w:pPr>
        </w:pPrChange>
      </w:pPr>
      <w:del w:id="3512" w:author="Arthur Parmentier" w:date="2020-05-14T13:31:00Z">
        <w:r w:rsidRPr="007C437A" w:rsidDel="007776CB">
          <w:delText>“High/low”</w:delText>
        </w:r>
        <w:r w:rsidR="005A3CBF" w:rsidRPr="007C437A" w:rsidDel="007776CB">
          <w:delText xml:space="preserve"> </w:delText>
        </w:r>
        <w:r w:rsidRPr="007C437A" w:rsidDel="007776CB">
          <w:delText>cultural representations of quiet/loud (volume), slow/fast (tempo), pitch…</w:delText>
        </w:r>
      </w:del>
    </w:p>
    <w:p w:rsidR="0067424B" w:rsidRPr="007C437A" w:rsidDel="007776CB" w:rsidRDefault="0067424B" w:rsidP="00DF3D46">
      <w:pPr>
        <w:pStyle w:val="Paragraphedeliste"/>
        <w:rPr>
          <w:del w:id="3513" w:author="Arthur Parmentier" w:date="2020-05-14T13:31:00Z"/>
        </w:rPr>
        <w:pPrChange w:id="3514" w:author="Arthur Parmentier" w:date="2020-06-12T11:33:00Z">
          <w:pPr/>
        </w:pPrChange>
      </w:pPr>
      <w:del w:id="3515" w:author="Arthur Parmentier" w:date="2020-05-14T13:31:00Z">
        <w:r w:rsidRPr="007C437A" w:rsidDel="007776CB">
          <w:delText>Even though the concepts of volume, tempo or pitch may be universal, their mapping onto a low/high axis is defined culturally in modern societies.</w:delText>
        </w:r>
      </w:del>
    </w:p>
    <w:p w:rsidR="008833B3" w:rsidRPr="007C437A" w:rsidDel="007776CB" w:rsidRDefault="008833B3" w:rsidP="00DF3D46">
      <w:pPr>
        <w:pStyle w:val="Paragraphedeliste"/>
        <w:rPr>
          <w:del w:id="3516" w:author="Arthur Parmentier" w:date="2020-05-14T13:31:00Z"/>
        </w:rPr>
        <w:pPrChange w:id="3517" w:author="Arthur Parmentier" w:date="2020-06-12T11:33:00Z">
          <w:pPr>
            <w:pStyle w:val="Titre4"/>
          </w:pPr>
        </w:pPrChange>
      </w:pPr>
      <w:del w:id="3518" w:author="Arthur Parmentier" w:date="2020-05-14T13:31:00Z">
        <w:r w:rsidRPr="007C437A" w:rsidDel="007776CB">
          <w:delText>…</w:delText>
        </w:r>
      </w:del>
    </w:p>
    <w:p w:rsidR="008833B3" w:rsidRPr="007C437A" w:rsidDel="007776CB" w:rsidRDefault="008833B3" w:rsidP="00DF3D46">
      <w:pPr>
        <w:pStyle w:val="Paragraphedeliste"/>
        <w:rPr>
          <w:del w:id="3519" w:author="Arthur Parmentier" w:date="2020-05-14T13:31:00Z"/>
        </w:rPr>
        <w:pPrChange w:id="3520" w:author="Arthur Parmentier" w:date="2020-06-12T11:33:00Z">
          <w:pPr>
            <w:pStyle w:val="Titre3"/>
          </w:pPr>
        </w:pPrChange>
      </w:pPr>
      <w:del w:id="3521" w:author="Arthur Parmentier" w:date="2020-05-14T13:31:00Z">
        <w:r w:rsidRPr="007C437A" w:rsidDel="007776CB">
          <w:delText>Transformations</w:delText>
        </w:r>
        <w:r w:rsidR="006223A9" w:rsidRPr="007C437A" w:rsidDel="007776CB">
          <w:delText xml:space="preserve"> and output spaces</w:delText>
        </w:r>
      </w:del>
    </w:p>
    <w:p w:rsidR="008833B3" w:rsidRPr="007C437A" w:rsidDel="007776CB" w:rsidRDefault="008833B3" w:rsidP="00DF3D46">
      <w:pPr>
        <w:pStyle w:val="Paragraphedeliste"/>
        <w:rPr>
          <w:del w:id="3522" w:author="Arthur Parmentier" w:date="2020-05-14T13:31:00Z"/>
        </w:rPr>
        <w:pPrChange w:id="3523" w:author="Arthur Parmentier" w:date="2020-06-12T11:33:00Z">
          <w:pPr>
            <w:pStyle w:val="Titre4"/>
          </w:pPr>
        </w:pPrChange>
      </w:pPr>
      <w:del w:id="3524" w:author="Arthur Parmentier" w:date="2020-05-14T13:31:00Z">
        <w:r w:rsidRPr="007C437A" w:rsidDel="007776CB">
          <w:delText>Creation of a sign</w:delText>
        </w:r>
      </w:del>
    </w:p>
    <w:p w:rsidR="008833B3" w:rsidRPr="007C437A" w:rsidDel="007776CB" w:rsidRDefault="008833B3" w:rsidP="00DF3D46">
      <w:pPr>
        <w:pStyle w:val="Paragraphedeliste"/>
        <w:rPr>
          <w:del w:id="3525" w:author="Arthur Parmentier" w:date="2020-05-14T13:31:00Z"/>
        </w:rPr>
        <w:pPrChange w:id="3526" w:author="Arthur Parmentier" w:date="2020-06-12T11:33:00Z">
          <w:pPr/>
        </w:pPrChange>
      </w:pPr>
      <w:del w:id="3527" w:author="Arthur Parmentier" w:date="2020-05-14T13:31:00Z">
        <w:r w:rsidRPr="007C437A" w:rsidDel="007776CB">
          <w:delText>… Describe here more about the process of creating a sign (examples, general rules…)</w:delText>
        </w:r>
      </w:del>
    </w:p>
    <w:p w:rsidR="008833B3" w:rsidRPr="007C437A" w:rsidDel="007776CB" w:rsidRDefault="008833B3" w:rsidP="00DF3D46">
      <w:pPr>
        <w:pStyle w:val="Paragraphedeliste"/>
        <w:rPr>
          <w:del w:id="3528" w:author="Arthur Parmentier" w:date="2020-05-14T13:31:00Z"/>
        </w:rPr>
        <w:pPrChange w:id="3529" w:author="Arthur Parmentier" w:date="2020-06-12T11:33:00Z">
          <w:pPr>
            <w:pStyle w:val="Titre4"/>
          </w:pPr>
        </w:pPrChange>
      </w:pPr>
      <w:del w:id="3530" w:author="Arthur Parmentier" w:date="2020-05-14T13:31:00Z">
        <w:r w:rsidRPr="007C437A" w:rsidDel="007776CB">
          <w:delText>Creation of a potentiometer</w:delText>
        </w:r>
      </w:del>
    </w:p>
    <w:p w:rsidR="002A0CF5" w:rsidRPr="007C437A" w:rsidDel="007776CB" w:rsidRDefault="002A0CF5" w:rsidP="00DF3D46">
      <w:pPr>
        <w:pStyle w:val="Paragraphedeliste"/>
        <w:rPr>
          <w:del w:id="3531" w:author="Arthur Parmentier" w:date="2020-05-14T13:31:00Z"/>
        </w:rPr>
        <w:pPrChange w:id="3532" w:author="Arthur Parmentier" w:date="2020-06-12T11:33:00Z">
          <w:pPr/>
        </w:pPrChange>
      </w:pPr>
      <w:del w:id="3533" w:author="Arthur Parmentier" w:date="2020-05-14T13:31:00Z">
        <w:r w:rsidRPr="007C437A" w:rsidDel="007776CB">
          <w:delText>Volume, tempo…</w:delText>
        </w:r>
      </w:del>
    </w:p>
    <w:p w:rsidR="00B5754F" w:rsidRPr="007C437A" w:rsidDel="007776CB" w:rsidRDefault="00B5754F" w:rsidP="00DF3D46">
      <w:pPr>
        <w:pStyle w:val="Paragraphedeliste"/>
        <w:rPr>
          <w:del w:id="3534" w:author="Arthur Parmentier" w:date="2020-05-14T13:31:00Z"/>
        </w:rPr>
        <w:pPrChange w:id="3535" w:author="Arthur Parmentier" w:date="2020-06-12T11:33:00Z">
          <w:pPr>
            <w:pStyle w:val="Titre4"/>
          </w:pPr>
        </w:pPrChange>
      </w:pPr>
      <w:del w:id="3536" w:author="Arthur Parmentier" w:date="2020-05-14T13:31:00Z">
        <w:r w:rsidRPr="007C437A" w:rsidDel="007776CB">
          <w:delText>Creation of a “pointer” (as identifier)</w:delText>
        </w:r>
      </w:del>
    </w:p>
    <w:p w:rsidR="007A5BBA" w:rsidRPr="007C437A" w:rsidDel="007776CB" w:rsidRDefault="007A5BBA" w:rsidP="00DF3D46">
      <w:pPr>
        <w:pStyle w:val="Paragraphedeliste"/>
        <w:rPr>
          <w:del w:id="3537" w:author="Arthur Parmentier" w:date="2020-05-14T13:31:00Z"/>
        </w:rPr>
        <w:pPrChange w:id="3538" w:author="Arthur Parmentier" w:date="2020-06-12T11:33:00Z">
          <w:pPr/>
        </w:pPrChange>
      </w:pPr>
      <w:del w:id="3539" w:author="Arthur Parmentier" w:date="2020-05-14T13:31:00Z">
        <w:r w:rsidRPr="007C437A" w:rsidDel="007776CB">
          <w:delText>PTP, scanning</w:delText>
        </w:r>
      </w:del>
    </w:p>
    <w:p w:rsidR="000E4DCD" w:rsidRPr="007C437A" w:rsidDel="007776CB" w:rsidRDefault="000E4DCD" w:rsidP="00DF3D46">
      <w:pPr>
        <w:pStyle w:val="Paragraphedeliste"/>
        <w:rPr>
          <w:del w:id="3540" w:author="Arthur Parmentier" w:date="2020-05-14T13:31:00Z"/>
        </w:rPr>
        <w:pPrChange w:id="3541" w:author="Arthur Parmentier" w:date="2020-06-12T11:33:00Z">
          <w:pPr>
            <w:pStyle w:val="Titre4"/>
          </w:pPr>
        </w:pPrChange>
      </w:pPr>
      <w:del w:id="3542" w:author="Arthur Parmentier" w:date="2020-05-14T13:31:00Z">
        <w:r w:rsidRPr="007C437A" w:rsidDel="007776CB">
          <w:delText xml:space="preserve">Creation of </w:delText>
        </w:r>
        <w:r w:rsidR="00B07984" w:rsidRPr="007C437A" w:rsidDel="007776CB">
          <w:delText xml:space="preserve">a </w:delText>
        </w:r>
        <w:r w:rsidRPr="007C437A" w:rsidDel="007776CB">
          <w:delText>gesture (!= sign,</w:delText>
        </w:r>
        <w:r w:rsidR="00A37827" w:rsidRPr="007C437A" w:rsidDel="007776CB">
          <w:delText xml:space="preserve"> ==</w:delText>
        </w:r>
        <w:r w:rsidRPr="007C437A" w:rsidDel="007776CB">
          <w:delText xml:space="preserve"> mere evocations of ideas through cultural representation)</w:delText>
        </w:r>
      </w:del>
    </w:p>
    <w:p w:rsidR="000E48D1" w:rsidRPr="007C437A" w:rsidRDefault="000E48D1" w:rsidP="00DF3D46">
      <w:pPr>
        <w:pStyle w:val="Paragraphedeliste"/>
        <w:numPr>
          <w:ilvl w:val="0"/>
          <w:numId w:val="11"/>
        </w:numPr>
        <w:pPrChange w:id="3543" w:author="Arthur Parmentier" w:date="2020-06-12T11:33:00Z">
          <w:pPr/>
        </w:pPrChange>
      </w:pPr>
      <w:del w:id="3544" w:author="Arthur Parmentier" w:date="2020-05-14T13:31:00Z">
        <w:r w:rsidRPr="007C437A" w:rsidDel="007776CB">
          <w:delText>Shapeline example is the most relevant one.</w:delText>
        </w:r>
        <w:r w:rsidR="005E047F" w:rsidRPr="007C437A" w:rsidDel="007776CB">
          <w:delText xml:space="preserve">  =&gt; using suggestive gestures that are interpreted by performers thanks to their cultural equipment/knowledge.</w:delText>
        </w:r>
      </w:del>
    </w:p>
    <w:p w:rsidR="00DE3F01" w:rsidRPr="007C437A" w:rsidRDefault="0081445D">
      <w:pPr>
        <w:pStyle w:val="Titre3"/>
        <w:rPr>
          <w:ins w:id="3545" w:author="Arthur Parmentier" w:date="2020-06-05T16:28:00Z"/>
        </w:rPr>
        <w:pPrChange w:id="3546" w:author="Arthur Parmentier" w:date="2020-06-10T16:26:00Z">
          <w:pPr>
            <w:pStyle w:val="Titre2"/>
          </w:pPr>
        </w:pPrChange>
      </w:pPr>
      <w:bookmarkStart w:id="3547" w:name="_Toc40025938"/>
      <w:bookmarkStart w:id="3548" w:name="_Toc42842150"/>
      <w:ins w:id="3549" w:author="Arthur Parmentier" w:date="2020-06-10T19:44:00Z">
        <w:r>
          <w:t>T</w:t>
        </w:r>
      </w:ins>
      <w:ins w:id="3550" w:author="Arthur Parmentier" w:date="2020-06-06T20:39:00Z">
        <w:r w:rsidR="005E6896" w:rsidRPr="007C437A">
          <w:t>he SP grammar</w:t>
        </w:r>
      </w:ins>
      <w:bookmarkEnd w:id="3548"/>
      <w:del w:id="3551" w:author="Arthur Parmentier" w:date="2020-06-06T20:39:00Z">
        <w:r w:rsidR="00BE04C2" w:rsidRPr="007C437A" w:rsidDel="005E6896">
          <w:delText>Structur</w:delText>
        </w:r>
      </w:del>
      <w:del w:id="3552" w:author="Arthur Parmentier" w:date="2020-06-06T20:38:00Z">
        <w:r w:rsidR="00C16C06" w:rsidRPr="007C437A" w:rsidDel="00397A02">
          <w:delText>al</w:delText>
        </w:r>
      </w:del>
      <w:del w:id="3553" w:author="Arthur Parmentier" w:date="2020-06-06T20:39:00Z">
        <w:r w:rsidR="00C16C06" w:rsidRPr="007C437A" w:rsidDel="005E6896">
          <w:delText xml:space="preserve"> concepts</w:delText>
        </w:r>
      </w:del>
      <w:del w:id="3554" w:author="Arthur Parmentier" w:date="2020-06-06T20:38:00Z">
        <w:r w:rsidR="00C16C06" w:rsidRPr="007C437A" w:rsidDel="00397A02">
          <w:delText xml:space="preserve"> (the grammar</w:delText>
        </w:r>
        <w:r w:rsidR="00915B3A" w:rsidRPr="007C437A" w:rsidDel="00397A02">
          <w:delText xml:space="preserve"> of the language</w:delText>
        </w:r>
      </w:del>
      <w:del w:id="3555" w:author="Arthur Parmentier" w:date="2020-06-05T16:27:00Z">
        <w:r w:rsidR="00FC7B7A" w:rsidRPr="007C437A" w:rsidDel="00E814B3">
          <w:delText>, that results in its language</w:delText>
        </w:r>
        <w:r w:rsidR="00C16C06" w:rsidRPr="007C437A" w:rsidDel="00E814B3">
          <w:delText>)</w:delText>
        </w:r>
      </w:del>
      <w:bookmarkEnd w:id="3547"/>
    </w:p>
    <w:p w:rsidR="00E814B3" w:rsidRPr="007C437A" w:rsidRDefault="00E814B3">
      <w:pPr>
        <w:rPr>
          <w:ins w:id="3556" w:author="Arthur Parmentier" w:date="2020-06-05T16:28:00Z"/>
        </w:rPr>
      </w:pPr>
      <w:ins w:id="3557" w:author="Arthur Parmentier" w:date="2020-06-05T16:28:00Z">
        <w:r w:rsidRPr="007C437A">
          <w:t xml:space="preserve">Like </w:t>
        </w:r>
      </w:ins>
      <w:ins w:id="3558" w:author="Arthur Parmentier" w:date="2020-06-05T16:29:00Z">
        <w:r w:rsidRPr="007C437A">
          <w:t>other languages</w:t>
        </w:r>
      </w:ins>
      <w:ins w:id="3559" w:author="Arthur Parmentier" w:date="2020-06-06T18:49:00Z">
        <w:r w:rsidR="00C76B94" w:rsidRPr="007C437A">
          <w:t xml:space="preserve">, </w:t>
        </w:r>
      </w:ins>
      <w:ins w:id="3560" w:author="Arthur Parmentier" w:date="2020-06-05T16:29:00Z">
        <w:r w:rsidRPr="007C437A">
          <w:t xml:space="preserve">SP has evolved </w:t>
        </w:r>
      </w:ins>
      <w:ins w:id="3561" w:author="Arthur Parmentier" w:date="2020-06-06T18:50:00Z">
        <w:r w:rsidR="00C76B94" w:rsidRPr="007C437A">
          <w:t>with</w:t>
        </w:r>
      </w:ins>
      <w:ins w:id="3562" w:author="Arthur Parmentier" w:date="2020-06-05T16:29:00Z">
        <w:r w:rsidRPr="007C437A">
          <w:t xml:space="preserve"> complex structures</w:t>
        </w:r>
      </w:ins>
      <w:ins w:id="3563" w:author="Arthur Parmentier" w:date="2020-06-05T16:30:00Z">
        <w:r w:rsidRPr="007C437A">
          <w:t xml:space="preserve"> and rules that allow to form sentences, i.e. </w:t>
        </w:r>
      </w:ins>
      <w:ins w:id="3564" w:author="Arthur Parmentier" w:date="2020-06-06T18:50:00Z">
        <w:r w:rsidR="00E30346" w:rsidRPr="007C437A">
          <w:t xml:space="preserve">to form </w:t>
        </w:r>
      </w:ins>
      <w:ins w:id="3565" w:author="Arthur Parmentier" w:date="2020-06-05T16:30:00Z">
        <w:r w:rsidRPr="007C437A">
          <w:t>meaning at a higher level that the signs themselves. Those structures are what define the grammar</w:t>
        </w:r>
      </w:ins>
      <w:ins w:id="3566" w:author="Arthur Parmentier" w:date="2020-06-05T16:31:00Z">
        <w:r w:rsidRPr="007C437A">
          <w:t xml:space="preserve"> of SP</w:t>
        </w:r>
      </w:ins>
      <w:ins w:id="3567" w:author="Arthur Parmentier" w:date="2020-06-06T18:50:00Z">
        <w:r w:rsidR="00C928AB" w:rsidRPr="007C437A">
          <w:t>, which</w:t>
        </w:r>
      </w:ins>
      <w:ins w:id="3568" w:author="Arthur Parmentier" w:date="2020-06-05T16:31:00Z">
        <w:r w:rsidRPr="007C437A">
          <w:t xml:space="preserve"> allow</w:t>
        </w:r>
      </w:ins>
      <w:ins w:id="3569" w:author="Arthur Parmentier" w:date="2020-06-06T18:51:00Z">
        <w:r w:rsidR="0045073A" w:rsidRPr="007C437A">
          <w:t xml:space="preserve"> soundpainters</w:t>
        </w:r>
      </w:ins>
      <w:ins w:id="3570" w:author="Arthur Parmentier" w:date="2020-06-05T16:31:00Z">
        <w:r w:rsidRPr="007C437A">
          <w:t xml:space="preserve"> to communicate by creating temporal sequences of </w:t>
        </w:r>
      </w:ins>
      <w:ins w:id="3571" w:author="Arthur Parmentier" w:date="2020-06-05T16:35:00Z">
        <w:r w:rsidRPr="007C437A">
          <w:t>signs or</w:t>
        </w:r>
      </w:ins>
      <w:ins w:id="3572" w:author="Arthur Parmentier" w:date="2020-06-05T16:34:00Z">
        <w:r w:rsidRPr="007C437A">
          <w:t xml:space="preserve"> combining several signs together.</w:t>
        </w:r>
      </w:ins>
    </w:p>
    <w:p w:rsidR="00E814B3" w:rsidRPr="007C437A" w:rsidRDefault="00E814B3">
      <w:pPr>
        <w:rPr>
          <w:ins w:id="3573" w:author="Arthur Parmentier" w:date="2020-06-05T16:35:00Z"/>
        </w:rPr>
      </w:pPr>
      <w:ins w:id="3574" w:author="Arthur Parmentier" w:date="2020-06-05T16:35:00Z">
        <w:r w:rsidRPr="007C437A">
          <w:t>At the linguistic level, grammar can be split in two parts: morphology and syntax.</w:t>
        </w:r>
      </w:ins>
    </w:p>
    <w:p w:rsidR="00E814B3" w:rsidRPr="007C437A" w:rsidRDefault="00E814B3">
      <w:pPr>
        <w:pStyle w:val="Titre4"/>
        <w:rPr>
          <w:ins w:id="3575" w:author="Arthur Parmentier" w:date="2020-06-05T16:36:00Z"/>
        </w:rPr>
      </w:pPr>
      <w:ins w:id="3576" w:author="Arthur Parmentier" w:date="2020-06-05T16:36:00Z">
        <w:r w:rsidRPr="007C437A">
          <w:t xml:space="preserve">Morphology </w:t>
        </w:r>
      </w:ins>
      <w:ins w:id="3577" w:author="Arthur Parmentier" w:date="2020-06-05T16:39:00Z">
        <w:r w:rsidR="00501832" w:rsidRPr="007C437A">
          <w:t>in</w:t>
        </w:r>
      </w:ins>
      <w:ins w:id="3578" w:author="Arthur Parmentier" w:date="2020-06-05T16:36:00Z">
        <w:r w:rsidRPr="007C437A">
          <w:t xml:space="preserve"> SP</w:t>
        </w:r>
      </w:ins>
    </w:p>
    <w:p w:rsidR="00E814B3" w:rsidRPr="007C437A" w:rsidRDefault="00501832">
      <w:pPr>
        <w:rPr>
          <w:ins w:id="3579" w:author="Arthur Parmentier" w:date="2020-06-05T16:39:00Z"/>
        </w:rPr>
      </w:pPr>
      <w:ins w:id="3580" w:author="Arthur Parmentier" w:date="2020-06-05T16:38:00Z">
        <w:r w:rsidRPr="007C437A">
          <w:t>As defined in written and oral languages, m</w:t>
        </w:r>
      </w:ins>
      <w:ins w:id="3581" w:author="Arthur Parmentier" w:date="2020-06-05T16:37:00Z">
        <w:r w:rsidR="00E814B3" w:rsidRPr="007C437A">
          <w:t xml:space="preserve">orphology has to do with the </w:t>
        </w:r>
        <w:r w:rsidR="00E814B3" w:rsidRPr="007C437A">
          <w:rPr>
            <w:rStyle w:val="lev"/>
            <w:b w:val="0"/>
            <w:bCs w:val="0"/>
            <w:rPrChange w:id="3582" w:author="Arthur Parmentier" w:date="2020-06-07T15:27:00Z">
              <w:rPr>
                <w:rStyle w:val="lev"/>
              </w:rPr>
            </w:rPrChange>
          </w:rPr>
          <w:t>internal</w:t>
        </w:r>
        <w:r w:rsidR="00E814B3" w:rsidRPr="007C437A">
          <w:t xml:space="preserve"> economy of words. </w:t>
        </w:r>
      </w:ins>
      <w:ins w:id="3583" w:author="Arthur Parmentier" w:date="2020-06-05T16:38:00Z">
        <w:r w:rsidRPr="007C437A">
          <w:t>In English, a</w:t>
        </w:r>
      </w:ins>
      <w:ins w:id="3584" w:author="Arthur Parmentier" w:date="2020-06-05T16:37:00Z">
        <w:r w:rsidR="00E814B3" w:rsidRPr="007C437A">
          <w:t xml:space="preserve"> word like </w:t>
        </w:r>
        <w:r w:rsidR="00E814B3" w:rsidRPr="007C437A">
          <w:rPr>
            <w:rStyle w:val="Accentuation"/>
          </w:rPr>
          <w:t>bookkeepers</w:t>
        </w:r>
        <w:r w:rsidR="00E814B3" w:rsidRPr="007C437A">
          <w:t xml:space="preserve"> has four morphemes (</w:t>
        </w:r>
        <w:r w:rsidR="00E814B3" w:rsidRPr="007C437A">
          <w:rPr>
            <w:rStyle w:val="Accentuation"/>
          </w:rPr>
          <w:t>book, keep, -</w:t>
        </w:r>
        <w:proofErr w:type="spellStart"/>
        <w:r w:rsidR="00E814B3" w:rsidRPr="007C437A">
          <w:rPr>
            <w:rStyle w:val="Accentuation"/>
          </w:rPr>
          <w:t>er</w:t>
        </w:r>
        <w:proofErr w:type="spellEnd"/>
        <w:r w:rsidR="00E814B3" w:rsidRPr="007C437A">
          <w:rPr>
            <w:rStyle w:val="Accentuation"/>
          </w:rPr>
          <w:t>, -s</w:t>
        </w:r>
        <w:r w:rsidR="00E814B3" w:rsidRPr="007C437A">
          <w:t>) and is put together with morphology</w:t>
        </w:r>
      </w:ins>
      <w:ins w:id="3585" w:author="Arthur Parmentier" w:date="2020-06-05T16:38:00Z">
        <w:r w:rsidRPr="007C437A">
          <w:t>.</w:t>
        </w:r>
      </w:ins>
    </w:p>
    <w:p w:rsidR="00C30769" w:rsidRPr="007C437A" w:rsidRDefault="00501832">
      <w:pPr>
        <w:rPr>
          <w:ins w:id="3586" w:author="Arthur Parmentier" w:date="2020-06-06T18:57:00Z"/>
        </w:rPr>
      </w:pPr>
      <w:ins w:id="3587" w:author="Arthur Parmentier" w:date="2020-06-05T16:39:00Z">
        <w:r w:rsidRPr="007C437A">
          <w:lastRenderedPageBreak/>
          <w:t xml:space="preserve">In </w:t>
        </w:r>
      </w:ins>
      <w:ins w:id="3588" w:author="Arthur Parmentier" w:date="2020-06-05T16:40:00Z">
        <w:r w:rsidRPr="007C437A">
          <w:t>sign languages in general, there are a variety of morphological</w:t>
        </w:r>
      </w:ins>
      <w:ins w:id="3589" w:author="Arthur Parmentier" w:date="2020-06-05T16:42:00Z">
        <w:r w:rsidRPr="007C437A">
          <w:t xml:space="preserve"> systems and rules</w:t>
        </w:r>
      </w:ins>
      <w:ins w:id="3590" w:author="Arthur Parmentier" w:date="2020-06-05T16:54:00Z">
        <w:r w:rsidR="007C61CD" w:rsidRPr="007C437A">
          <w:rPr>
            <w:rStyle w:val="Appelnotedebasdep"/>
          </w:rPr>
          <w:footnoteReference w:id="28"/>
        </w:r>
      </w:ins>
      <w:ins w:id="3595" w:author="Arthur Parmentier" w:date="2020-06-06T18:52:00Z">
        <w:r w:rsidR="00476F68" w:rsidRPr="007C437A">
          <w:t xml:space="preserve"> that </w:t>
        </w:r>
      </w:ins>
      <w:ins w:id="3596" w:author="Arthur Parmentier" w:date="2020-06-06T18:55:00Z">
        <w:r w:rsidR="00F701F6" w:rsidRPr="007C437A">
          <w:t>assemble basic signs (the equivalent or morphemes) in more complex</w:t>
        </w:r>
      </w:ins>
      <w:ins w:id="3597" w:author="Arthur Parmentier" w:date="2020-06-06T18:56:00Z">
        <w:r w:rsidR="00F701F6" w:rsidRPr="007C437A">
          <w:t xml:space="preserve"> ones (the equivalent of the words)</w:t>
        </w:r>
      </w:ins>
      <w:ins w:id="3598" w:author="Arthur Parmentier" w:date="2020-06-05T16:42:00Z">
        <w:r w:rsidRPr="007C437A">
          <w:t xml:space="preserve">. </w:t>
        </w:r>
      </w:ins>
      <w:ins w:id="3599" w:author="Arthur Parmentier" w:date="2020-06-05T16:43:00Z">
        <w:r w:rsidRPr="007C437A">
          <w:t xml:space="preserve">Consider for instance the sign for “falling” in </w:t>
        </w:r>
      </w:ins>
      <w:ins w:id="3600" w:author="Arthur Parmentier" w:date="2020-06-05T16:44:00Z">
        <w:r w:rsidRPr="007C437A">
          <w:t>French sign language</w:t>
        </w:r>
        <w:r w:rsidRPr="007C437A">
          <w:rPr>
            <w:rStyle w:val="Appelnotedebasdep"/>
          </w:rPr>
          <w:footnoteReference w:id="29"/>
        </w:r>
        <w:r w:rsidRPr="007C437A">
          <w:t>:</w:t>
        </w:r>
        <w:r w:rsidR="00585D0B" w:rsidRPr="007C437A">
          <w:t xml:space="preserve"> starting </w:t>
        </w:r>
      </w:ins>
      <w:ins w:id="3603" w:author="Arthur Parmentier" w:date="2020-06-05T16:45:00Z">
        <w:r w:rsidR="00585D0B" w:rsidRPr="007C437A">
          <w:t xml:space="preserve">from the icon of a person with one hand and the icon of the ground with the other hand, the movement of both hands represents the </w:t>
        </w:r>
      </w:ins>
      <w:ins w:id="3604" w:author="Arthur Parmentier" w:date="2020-06-05T16:46:00Z">
        <w:r w:rsidR="00585D0B" w:rsidRPr="007C437A">
          <w:t xml:space="preserve">movement that a person would have when falling on the ground. We can interpret this sign as a morphological construction </w:t>
        </w:r>
      </w:ins>
      <w:ins w:id="3605" w:author="Arthur Parmentier" w:date="2020-06-05T16:50:00Z">
        <w:r w:rsidR="007C61CD" w:rsidRPr="007C437A">
          <w:t>from the morphemes “</w:t>
        </w:r>
      </w:ins>
      <w:ins w:id="3606" w:author="Arthur Parmentier" w:date="2020-06-05T16:51:00Z">
        <w:r w:rsidR="007C61CD" w:rsidRPr="007C437A">
          <w:t>agent</w:t>
        </w:r>
      </w:ins>
      <w:ins w:id="3607" w:author="Arthur Parmentier" w:date="2020-06-05T16:50:00Z">
        <w:r w:rsidR="007C61CD" w:rsidRPr="007C437A">
          <w:t>”</w:t>
        </w:r>
      </w:ins>
      <w:ins w:id="3608" w:author="Arthur Parmentier" w:date="2020-06-05T16:51:00Z">
        <w:r w:rsidR="007C61CD" w:rsidRPr="007C437A">
          <w:t xml:space="preserve"> (person)</w:t>
        </w:r>
      </w:ins>
      <w:ins w:id="3609" w:author="Arthur Parmentier" w:date="2020-06-05T16:50:00Z">
        <w:r w:rsidR="007C61CD" w:rsidRPr="007C437A">
          <w:t xml:space="preserve"> and “ground”.</w:t>
        </w:r>
      </w:ins>
      <w:ins w:id="3610" w:author="Arthur Parmentier" w:date="2020-06-05T16:51:00Z">
        <w:r w:rsidR="007C61CD" w:rsidRPr="007C437A">
          <w:t xml:space="preserve"> Because of the relatively young age of several sign language, there morpho</w:t>
        </w:r>
      </w:ins>
      <w:ins w:id="3611" w:author="Arthur Parmentier" w:date="2020-06-05T16:52:00Z">
        <w:r w:rsidR="007C61CD" w:rsidRPr="007C437A">
          <w:t>logy is not always clear</w:t>
        </w:r>
      </w:ins>
      <w:ins w:id="3612" w:author="Arthur Parmentier" w:date="2020-06-05T16:53:00Z">
        <w:r w:rsidR="007C61CD" w:rsidRPr="007C437A">
          <w:t xml:space="preserve"> and shared among all speakers of the language.</w:t>
        </w:r>
        <w:r w:rsidR="007C61CD" w:rsidRPr="007C437A">
          <w:rPr>
            <w:rStyle w:val="Appelnotedebasdep"/>
          </w:rPr>
          <w:footnoteReference w:id="30"/>
        </w:r>
      </w:ins>
    </w:p>
    <w:p w:rsidR="007D784E" w:rsidRPr="007C437A" w:rsidRDefault="00C30769">
      <w:pPr>
        <w:rPr>
          <w:ins w:id="3618" w:author="Arthur Parmentier" w:date="2020-06-05T17:03:00Z"/>
        </w:rPr>
      </w:pPr>
      <w:ins w:id="3619" w:author="Arthur Parmentier" w:date="2020-06-06T18:57:00Z">
        <w:r w:rsidRPr="007C437A">
          <w:t>I</w:t>
        </w:r>
      </w:ins>
      <w:ins w:id="3620" w:author="Arthur Parmentier" w:date="2020-06-05T16:55:00Z">
        <w:r w:rsidR="007D784E" w:rsidRPr="007C437A">
          <w:t xml:space="preserve">n SP, </w:t>
        </w:r>
      </w:ins>
      <w:ins w:id="3621" w:author="Arthur Parmentier" w:date="2020-06-06T18:57:00Z">
        <w:r w:rsidRPr="007C437A">
          <w:t>we can also observe</w:t>
        </w:r>
      </w:ins>
      <w:ins w:id="3622" w:author="Arthur Parmentier" w:date="2020-06-05T16:55:00Z">
        <w:r w:rsidR="007D784E" w:rsidRPr="007C437A">
          <w:t xml:space="preserve"> several morphological constructions that </w:t>
        </w:r>
      </w:ins>
      <w:ins w:id="3623" w:author="Arthur Parmentier" w:date="2020-06-06T18:58:00Z">
        <w:r w:rsidRPr="007C437A">
          <w:t>historically explain particular formations of new signs</w:t>
        </w:r>
      </w:ins>
      <w:ins w:id="3624" w:author="Arthur Parmentier" w:date="2020-06-05T16:56:00Z">
        <w:r w:rsidR="007D784E" w:rsidRPr="007C437A">
          <w:t xml:space="preserve">. </w:t>
        </w:r>
      </w:ins>
      <w:ins w:id="3625" w:author="Arthur Parmentier" w:date="2020-06-05T17:00:00Z">
        <w:r w:rsidR="00B6139A" w:rsidRPr="007C437A">
          <w:t>A controverted example in the SP community is the “chan</w:t>
        </w:r>
      </w:ins>
      <w:ins w:id="3626" w:author="Arthur Parmentier" w:date="2020-06-05T17:01:00Z">
        <w:r w:rsidR="00B6139A" w:rsidRPr="007C437A">
          <w:t xml:space="preserve">ge now” sign that </w:t>
        </w:r>
      </w:ins>
      <w:ins w:id="3627" w:author="Arthur Parmentier" w:date="2020-06-05T17:02:00Z">
        <w:r w:rsidR="00B6139A" w:rsidRPr="007C437A">
          <w:t>is</w:t>
        </w:r>
      </w:ins>
      <w:ins w:id="3628" w:author="Arthur Parmentier" w:date="2020-06-05T17:01:00Z">
        <w:r w:rsidR="00B6139A" w:rsidRPr="007C437A">
          <w:t xml:space="preserve"> a morphological construction from the </w:t>
        </w:r>
      </w:ins>
      <w:ins w:id="3629" w:author="Arthur Parmentier" w:date="2020-06-06T19:00:00Z">
        <w:r w:rsidR="00B44471" w:rsidRPr="007C437A">
          <w:t>morpheme</w:t>
        </w:r>
      </w:ins>
      <w:ins w:id="3630" w:author="Arthur Parmentier" w:date="2020-06-05T17:01:00Z">
        <w:r w:rsidR="00B6139A" w:rsidRPr="007C437A">
          <w:t xml:space="preserve"> “</w:t>
        </w:r>
      </w:ins>
      <w:ins w:id="3631" w:author="Arthur Parmentier" w:date="2020-06-05T17:02:00Z">
        <w:r w:rsidR="00B6139A" w:rsidRPr="007C437A">
          <w:t>change” and the</w:t>
        </w:r>
      </w:ins>
      <w:ins w:id="3632" w:author="Arthur Parmentier" w:date="2020-06-06T19:00:00Z">
        <w:r w:rsidR="00B44471" w:rsidRPr="007C437A">
          <w:t xml:space="preserve"> morpheme</w:t>
        </w:r>
      </w:ins>
      <w:ins w:id="3633" w:author="Arthur Parmentier" w:date="2020-06-05T17:02:00Z">
        <w:r w:rsidR="00B6139A" w:rsidRPr="007C437A">
          <w:t xml:space="preserve"> “hit”, borrowing the hand pose from the first and the movement of the hand from the latter one, creating a </w:t>
        </w:r>
      </w:ins>
      <w:ins w:id="3634" w:author="Arthur Parmentier" w:date="2020-06-05T17:03:00Z">
        <w:r w:rsidR="00B6139A" w:rsidRPr="007C437A">
          <w:t xml:space="preserve">new sign </w:t>
        </w:r>
      </w:ins>
      <w:ins w:id="3635" w:author="Arthur Parmentier" w:date="2020-06-06T19:00:00Z">
        <w:r w:rsidR="00B44471" w:rsidRPr="007C437A">
          <w:t>that could be named</w:t>
        </w:r>
      </w:ins>
      <w:ins w:id="3636" w:author="Arthur Parmentier" w:date="2020-06-05T17:03:00Z">
        <w:r w:rsidR="00B6139A" w:rsidRPr="007C437A">
          <w:t xml:space="preserve"> “change now” (or “change hit”).</w:t>
        </w:r>
      </w:ins>
      <w:ins w:id="3637" w:author="Arthur Parmentier" w:date="2020-06-06T19:01:00Z">
        <w:r w:rsidR="00A83B49" w:rsidRPr="007C437A">
          <w:t xml:space="preserve"> It is also possible to think of the sign “glissando” as an extension of the morpheme “long tone” to</w:t>
        </w:r>
      </w:ins>
      <w:ins w:id="3638" w:author="Arthur Parmentier" w:date="2020-06-06T19:02:00Z">
        <w:r w:rsidR="00A83B49" w:rsidRPr="007C437A">
          <w:t xml:space="preserve"> the “imaginary ladder” that represents the mapping of pitches in the Y axis of the body (height).</w:t>
        </w:r>
      </w:ins>
    </w:p>
    <w:p w:rsidR="00FE0C03" w:rsidRPr="007C437A" w:rsidRDefault="00B6139A">
      <w:pPr>
        <w:rPr>
          <w:ins w:id="3639" w:author="Arthur Parmentier" w:date="2020-06-05T16:36:00Z"/>
          <w:rPrChange w:id="3640" w:author="Arthur Parmentier" w:date="2020-06-07T15:27:00Z">
            <w:rPr>
              <w:ins w:id="3641" w:author="Arthur Parmentier" w:date="2020-06-05T16:36:00Z"/>
            </w:rPr>
          </w:rPrChange>
        </w:rPr>
        <w:pPrChange w:id="3642" w:author="Arthur Parmentier" w:date="2020-06-10T16:26:00Z">
          <w:pPr>
            <w:pStyle w:val="Titre4"/>
          </w:pPr>
        </w:pPrChange>
      </w:pPr>
      <w:ins w:id="3643" w:author="Arthur Parmentier" w:date="2020-06-05T17:03:00Z">
        <w:r w:rsidRPr="007C437A">
          <w:rPr>
            <w:rPrChange w:id="3644" w:author="Arthur Parmentier" w:date="2020-06-07T15:27:00Z">
              <w:rPr/>
            </w:rPrChange>
          </w:rPr>
          <w:t>These examples are raised</w:t>
        </w:r>
      </w:ins>
      <w:ins w:id="3645" w:author="Arthur Parmentier" w:date="2020-06-06T19:03:00Z">
        <w:r w:rsidR="00201997" w:rsidRPr="007C437A">
          <w:rPr>
            <w:rPrChange w:id="3646" w:author="Arthur Parmentier" w:date="2020-06-07T15:27:00Z">
              <w:rPr/>
            </w:rPrChange>
          </w:rPr>
          <w:t xml:space="preserve"> in this report</w:t>
        </w:r>
      </w:ins>
      <w:ins w:id="3647" w:author="Arthur Parmentier" w:date="2020-06-05T17:03:00Z">
        <w:r w:rsidRPr="007C437A">
          <w:rPr>
            <w:rPrChange w:id="3648" w:author="Arthur Parmentier" w:date="2020-06-07T15:27:00Z">
              <w:rPr/>
            </w:rPrChange>
          </w:rPr>
          <w:t xml:space="preserve"> </w:t>
        </w:r>
      </w:ins>
      <w:ins w:id="3649" w:author="Arthur Parmentier" w:date="2020-06-05T17:04:00Z">
        <w:r w:rsidRPr="007C437A">
          <w:rPr>
            <w:rPrChange w:id="3650" w:author="Arthur Parmentier" w:date="2020-06-07T15:27:00Z">
              <w:rPr/>
            </w:rPrChange>
          </w:rPr>
          <w:t>to point out the role of morphology in the grammar of SP. A deep study from linguists should be made to explore further its mechanisms.</w:t>
        </w:r>
      </w:ins>
    </w:p>
    <w:p w:rsidR="00E814B3" w:rsidRPr="007C437A" w:rsidRDefault="00E814B3">
      <w:pPr>
        <w:pStyle w:val="Titre4"/>
        <w:rPr>
          <w:ins w:id="3651" w:author="Arthur Parmentier" w:date="2020-06-05T18:58:00Z"/>
        </w:rPr>
      </w:pPr>
      <w:ins w:id="3652" w:author="Arthur Parmentier" w:date="2020-06-05T16:36:00Z">
        <w:r w:rsidRPr="007C437A">
          <w:t xml:space="preserve">Syntax </w:t>
        </w:r>
      </w:ins>
      <w:ins w:id="3653" w:author="Arthur Parmentier" w:date="2020-06-05T16:39:00Z">
        <w:r w:rsidR="00501832" w:rsidRPr="007C437A">
          <w:t>in</w:t>
        </w:r>
      </w:ins>
      <w:ins w:id="3654" w:author="Arthur Parmentier" w:date="2020-06-05T16:36:00Z">
        <w:r w:rsidRPr="007C437A">
          <w:t xml:space="preserve"> SP</w:t>
        </w:r>
      </w:ins>
    </w:p>
    <w:p w:rsidR="00EB42AE" w:rsidRPr="007C437A" w:rsidRDefault="00EB42AE">
      <w:pPr>
        <w:pStyle w:val="Titre5"/>
        <w:rPr>
          <w:ins w:id="3655" w:author="Arthur Parmentier" w:date="2020-06-05T16:35:00Z"/>
          <w:rPrChange w:id="3656" w:author="Arthur Parmentier" w:date="2020-06-07T15:27:00Z">
            <w:rPr>
              <w:ins w:id="3657" w:author="Arthur Parmentier" w:date="2020-06-05T16:35:00Z"/>
            </w:rPr>
          </w:rPrChange>
        </w:rPr>
        <w:pPrChange w:id="3658" w:author="Arthur Parmentier" w:date="2020-06-10T16:26:00Z">
          <w:pPr/>
        </w:pPrChange>
      </w:pPr>
      <w:ins w:id="3659" w:author="Arthur Parmentier" w:date="2020-06-05T18:58:00Z">
        <w:r w:rsidRPr="007C437A">
          <w:rPr>
            <w:rPrChange w:id="3660" w:author="Arthur Parmentier" w:date="2020-06-07T15:27:00Z">
              <w:rPr/>
            </w:rPrChange>
          </w:rPr>
          <w:t>The way SP syntax is usually</w:t>
        </w:r>
      </w:ins>
      <w:ins w:id="3661" w:author="Arthur Parmentier" w:date="2020-06-06T19:03:00Z">
        <w:r w:rsidR="007D41A1" w:rsidRPr="007C437A">
          <w:rPr>
            <w:rPrChange w:id="3662" w:author="Arthur Parmentier" w:date="2020-06-07T15:27:00Z">
              <w:rPr/>
            </w:rPrChange>
          </w:rPr>
          <w:t xml:space="preserve"> (historically?)</w:t>
        </w:r>
      </w:ins>
      <w:ins w:id="3663" w:author="Arthur Parmentier" w:date="2020-06-05T18:58:00Z">
        <w:r w:rsidRPr="007C437A">
          <w:rPr>
            <w:rPrChange w:id="3664" w:author="Arthur Parmentier" w:date="2020-06-07T15:27:00Z">
              <w:rPr/>
            </w:rPrChange>
          </w:rPr>
          <w:t xml:space="preserve"> presented</w:t>
        </w:r>
      </w:ins>
    </w:p>
    <w:p w:rsidR="00E814B3" w:rsidRPr="007C437A" w:rsidRDefault="00B40A17">
      <w:pPr>
        <w:rPr>
          <w:ins w:id="3665" w:author="Arthur Parmentier" w:date="2020-06-05T17:09:00Z"/>
        </w:rPr>
      </w:pPr>
      <w:ins w:id="3666" w:author="Arthur Parmentier" w:date="2020-06-06T19:04:00Z">
        <w:r w:rsidRPr="007C437A">
          <w:t>In addition</w:t>
        </w:r>
      </w:ins>
      <w:ins w:id="3667" w:author="Arthur Parmentier" w:date="2020-06-05T17:07:00Z">
        <w:r w:rsidR="00F941D4" w:rsidRPr="007C437A">
          <w:t xml:space="preserve"> to morphology, syntax is </w:t>
        </w:r>
      </w:ins>
      <w:ins w:id="3668" w:author="Arthur Parmentier" w:date="2020-06-06T19:04:00Z">
        <w:r w:rsidR="00F2032B" w:rsidRPr="007C437A">
          <w:t>the second</w:t>
        </w:r>
      </w:ins>
      <w:ins w:id="3669" w:author="Arthur Parmentier" w:date="2020-06-05T17:08:00Z">
        <w:r w:rsidR="00F941D4" w:rsidRPr="007C437A">
          <w:t xml:space="preserve"> important part of the grammar that defines</w:t>
        </w:r>
        <w:r w:rsidR="00FE0C03" w:rsidRPr="007C437A">
          <w:t xml:space="preserve"> how the different signs can be temporally laid out to form sentences.</w:t>
        </w:r>
      </w:ins>
    </w:p>
    <w:p w:rsidR="00FE0C03" w:rsidRPr="007C437A" w:rsidRDefault="00FE0C03">
      <w:pPr>
        <w:rPr>
          <w:ins w:id="3670" w:author="Arthur Parmentier" w:date="2020-06-05T16:28:00Z"/>
        </w:rPr>
      </w:pPr>
      <w:ins w:id="3671" w:author="Arthur Parmentier" w:date="2020-06-05T17:09:00Z">
        <w:r w:rsidRPr="007C437A">
          <w:t>Historically, syntax in SP started to be discu</w:t>
        </w:r>
      </w:ins>
      <w:ins w:id="3672" w:author="Arthur Parmentier" w:date="2020-06-05T17:10:00Z">
        <w:r w:rsidRPr="007C437A">
          <w:t>ssed in the 90’s, long after its basic rules were already internalized and used by Walter himself and the other few soundpainters that had learned the langu</w:t>
        </w:r>
      </w:ins>
      <w:ins w:id="3673" w:author="Arthur Parmentier" w:date="2020-06-05T17:11:00Z">
        <w:r w:rsidRPr="007C437A">
          <w:t>age</w:t>
        </w:r>
      </w:ins>
      <w:ins w:id="3674" w:author="Arthur Parmentier" w:date="2020-06-06T17:05:00Z">
        <w:r w:rsidR="003724FD" w:rsidRPr="007C437A">
          <w:t>: “It wasn’t until 1997 during a Soundpainting residence in Woodstock, NY that I and Soundpainter Sarah Weaver formalized the syntax.”</w:t>
        </w:r>
      </w:ins>
      <w:ins w:id="3675" w:author="Arthur Parmentier" w:date="2020-06-10T19:45:00Z">
        <w:r w:rsidR="00EF0904">
          <w:t xml:space="preserve"> </w:t>
        </w:r>
      </w:ins>
      <w:customXmlInsRangeStart w:id="3676" w:author="Arthur Parmentier" w:date="2020-06-10T19:45:00Z"/>
      <w:sdt>
        <w:sdtPr>
          <w:id w:val="941110167"/>
          <w:citation/>
        </w:sdtPr>
        <w:sdtContent>
          <w:customXmlInsRangeEnd w:id="3676"/>
          <w:ins w:id="3677" w:author="Arthur Parmentier" w:date="2020-06-10T19:45:00Z">
            <w:r w:rsidR="00EF0904">
              <w:fldChar w:fldCharType="begin"/>
            </w:r>
            <w:r w:rsidR="00EF0904" w:rsidRPr="008C0EC1">
              <w:rPr>
                <w:rPrChange w:id="3678" w:author="Arthur Parmentier" w:date="2020-06-11T11:42:00Z">
                  <w:rPr>
                    <w:lang w:val="fr-FR"/>
                  </w:rPr>
                </w:rPrChange>
              </w:rPr>
              <w:instrText xml:space="preserve"> CITATION Hel \l 1036 </w:instrText>
            </w:r>
          </w:ins>
          <w:r w:rsidR="00EF0904">
            <w:fldChar w:fldCharType="separate"/>
          </w:r>
          <w:r w:rsidR="00304C55" w:rsidRPr="008C0EC1">
            <w:rPr>
              <w:noProof/>
              <w:rPrChange w:id="3679" w:author="Arthur Parmentier" w:date="2020-06-11T11:42:00Z">
                <w:rPr>
                  <w:noProof/>
                  <w:lang w:val="fr-FR"/>
                </w:rPr>
              </w:rPrChange>
            </w:rPr>
            <w:t>(Minors &amp; Thompson, s.d.)</w:t>
          </w:r>
          <w:ins w:id="3680" w:author="Arthur Parmentier" w:date="2020-06-10T19:45:00Z">
            <w:r w:rsidR="00EF0904">
              <w:fldChar w:fldCharType="end"/>
            </w:r>
          </w:ins>
          <w:customXmlInsRangeStart w:id="3681" w:author="Arthur Parmentier" w:date="2020-06-10T19:45:00Z"/>
        </w:sdtContent>
      </w:sdt>
      <w:customXmlInsRangeEnd w:id="3681"/>
    </w:p>
    <w:p w:rsidR="00FE0C03" w:rsidRPr="007C437A" w:rsidRDefault="00FE0C03">
      <w:pPr>
        <w:rPr>
          <w:ins w:id="3682" w:author="Arthur Parmentier" w:date="2020-06-05T17:15:00Z"/>
        </w:rPr>
      </w:pPr>
      <w:ins w:id="3683" w:author="Arthur Parmentier" w:date="2020-06-05T17:12:00Z">
        <w:r w:rsidRPr="007C437A">
          <w:t>In his SP workbook</w:t>
        </w:r>
      </w:ins>
      <w:ins w:id="3684" w:author="Arthur Parmentier" w:date="2020-06-05T17:13:00Z">
        <w:r w:rsidRPr="007C437A">
          <w:t xml:space="preserve"> 2</w:t>
        </w:r>
      </w:ins>
      <w:ins w:id="3685" w:author="Arthur Parmentier" w:date="2020-06-05T17:14:00Z">
        <w:r w:rsidRPr="007C437A">
          <w:t xml:space="preserve"> as well as on his website</w:t>
        </w:r>
      </w:ins>
      <w:ins w:id="3686" w:author="Arthur Parmentier" w:date="2020-06-05T17:12:00Z">
        <w:r w:rsidRPr="007C437A">
          <w:t xml:space="preserve">, </w:t>
        </w:r>
      </w:ins>
      <w:ins w:id="3687" w:author="Arthur Parmentier" w:date="2020-06-10T19:45:00Z">
        <w:r w:rsidR="00EF0904">
          <w:t>Thompson</w:t>
        </w:r>
      </w:ins>
      <w:ins w:id="3688" w:author="Arthur Parmentier" w:date="2020-06-05T17:13:00Z">
        <w:r w:rsidRPr="007C437A">
          <w:t xml:space="preserve"> presents the “structure of SP” in the following terms:</w:t>
        </w:r>
      </w:ins>
      <w:ins w:id="3689" w:author="Arthur Parmentier" w:date="2020-06-05T17:15:00Z">
        <w:r w:rsidRPr="007C437A">
          <w:t xml:space="preserve"> </w:t>
        </w:r>
      </w:ins>
    </w:p>
    <w:p w:rsidR="00FE0C03" w:rsidRPr="007C437A" w:rsidRDefault="00FE0C03">
      <w:pPr>
        <w:pStyle w:val="Citation"/>
        <w:rPr>
          <w:ins w:id="3690" w:author="Arthur Parmentier" w:date="2020-06-05T17:15:00Z"/>
          <w:rPrChange w:id="3691" w:author="Arthur Parmentier" w:date="2020-06-07T15:27:00Z">
            <w:rPr>
              <w:ins w:id="3692" w:author="Arthur Parmentier" w:date="2020-06-05T17:15:00Z"/>
            </w:rPr>
          </w:rPrChange>
        </w:rPr>
        <w:pPrChange w:id="3693" w:author="Arthur Parmentier" w:date="2020-06-10T16:26:00Z">
          <w:pPr/>
        </w:pPrChange>
      </w:pPr>
      <w:ins w:id="3694" w:author="Arthur Parmentier" w:date="2020-06-05T17:15:00Z">
        <w:r w:rsidRPr="007C437A">
          <w:rPr>
            <w:rPrChange w:id="3695" w:author="Arthur Parmentier" w:date="2020-06-07T15:27:00Z">
              <w:rPr>
                <w:i/>
                <w:iCs/>
              </w:rPr>
            </w:rPrChange>
          </w:rPr>
          <w:t>“The Soundpainting gestures are grouped in two basic categories: Sculpting gestures and Function signals.</w:t>
        </w:r>
      </w:ins>
    </w:p>
    <w:p w:rsidR="00FE0C03" w:rsidRPr="007C437A" w:rsidRDefault="00FE0C03">
      <w:pPr>
        <w:pStyle w:val="Citation"/>
        <w:rPr>
          <w:ins w:id="3696" w:author="Arthur Parmentier" w:date="2020-06-05T17:15:00Z"/>
          <w:rPrChange w:id="3697" w:author="Arthur Parmentier" w:date="2020-06-07T15:27:00Z">
            <w:rPr>
              <w:ins w:id="3698" w:author="Arthur Parmentier" w:date="2020-06-05T17:15:00Z"/>
            </w:rPr>
          </w:rPrChange>
        </w:rPr>
        <w:pPrChange w:id="3699" w:author="Arthur Parmentier" w:date="2020-06-10T16:26:00Z">
          <w:pPr/>
        </w:pPrChange>
      </w:pPr>
      <w:ins w:id="3700" w:author="Arthur Parmentier" w:date="2020-06-05T17:15:00Z">
        <w:r w:rsidRPr="007C437A">
          <w:rPr>
            <w:rPrChange w:id="3701" w:author="Arthur Parmentier" w:date="2020-06-07T15:27:00Z">
              <w:rPr>
                <w:i/>
                <w:iCs/>
              </w:rPr>
            </w:rPrChange>
          </w:rPr>
          <w:t xml:space="preserve">Sculpting gestures indicate What type of material and How it is to be performed and Function signals indicate Who performs and When to begin performing. Who, </w:t>
        </w:r>
        <w:r w:rsidRPr="007C437A">
          <w:rPr>
            <w:rPrChange w:id="3702" w:author="Arthur Parmentier" w:date="2020-06-07T15:27:00Z">
              <w:rPr>
                <w:i/>
                <w:iCs/>
              </w:rPr>
            </w:rPrChange>
          </w:rPr>
          <w:lastRenderedPageBreak/>
          <w:t>What, How, and When comprise the Soundpainting syntax. Note: The How gestures are not always employed. The Soundpainter often signs a phrase leaving out a How gesture. For example: Whole Group, Long Tone, Play. If you sign your phrase without a How gesture, then it is the performers choice in deciding the dynamics and quality of the material.</w:t>
        </w:r>
      </w:ins>
    </w:p>
    <w:p w:rsidR="00FE0C03" w:rsidRPr="007C437A" w:rsidRDefault="00FE0C03">
      <w:pPr>
        <w:pStyle w:val="Citation"/>
        <w:rPr>
          <w:ins w:id="3703" w:author="Arthur Parmentier" w:date="2020-06-05T17:15:00Z"/>
          <w:rPrChange w:id="3704" w:author="Arthur Parmentier" w:date="2020-06-07T15:27:00Z">
            <w:rPr>
              <w:ins w:id="3705" w:author="Arthur Parmentier" w:date="2020-06-05T17:15:00Z"/>
            </w:rPr>
          </w:rPrChange>
        </w:rPr>
        <w:pPrChange w:id="3706" w:author="Arthur Parmentier" w:date="2020-06-10T16:26:00Z">
          <w:pPr/>
        </w:pPrChange>
      </w:pPr>
      <w:ins w:id="3707" w:author="Arthur Parmentier" w:date="2020-06-05T17:15:00Z">
        <w:r w:rsidRPr="007C437A">
          <w:rPr>
            <w:rPrChange w:id="3708" w:author="Arthur Parmentier" w:date="2020-06-07T15:27:00Z">
              <w:rPr>
                <w:i/>
                <w:iCs/>
              </w:rPr>
            </w:rPrChange>
          </w:rPr>
          <w:t>The Soundpainting syntax Who, What, How, When and the two basic categories Sculpting Gestures and Function Signals are further broken down into six subcategories: Identifiers, Content, Modifiers, Go gestures, Modes, and Palettes.</w:t>
        </w:r>
      </w:ins>
    </w:p>
    <w:p w:rsidR="00FE0C03" w:rsidRPr="007C437A" w:rsidRDefault="00FE0C03">
      <w:pPr>
        <w:pStyle w:val="Citation"/>
        <w:rPr>
          <w:ins w:id="3709" w:author="Arthur Parmentier" w:date="2020-06-05T17:15:00Z"/>
          <w:rPrChange w:id="3710" w:author="Arthur Parmentier" w:date="2020-06-07T15:27:00Z">
            <w:rPr>
              <w:ins w:id="3711" w:author="Arthur Parmentier" w:date="2020-06-05T17:15:00Z"/>
            </w:rPr>
          </w:rPrChange>
        </w:rPr>
        <w:pPrChange w:id="3712" w:author="Arthur Parmentier" w:date="2020-06-10T16:26:00Z">
          <w:pPr/>
        </w:pPrChange>
      </w:pPr>
      <w:ins w:id="3713" w:author="Arthur Parmentier" w:date="2020-06-05T17:15:00Z">
        <w:r w:rsidRPr="007C437A">
          <w:rPr>
            <w:rPrChange w:id="3714" w:author="Arthur Parmentier" w:date="2020-06-07T15:27:00Z">
              <w:rPr>
                <w:i/>
                <w:iCs/>
              </w:rPr>
            </w:rPrChange>
          </w:rPr>
          <w:t>1 – Identifiers are in the Function category and are Who gestures such as Whole Group, Woodwinds, Brass, Group 1, Rest of the Group, etc.</w:t>
        </w:r>
      </w:ins>
    </w:p>
    <w:p w:rsidR="00FE0C03" w:rsidRPr="007C437A" w:rsidRDefault="00FE0C03">
      <w:pPr>
        <w:pStyle w:val="Citation"/>
        <w:rPr>
          <w:ins w:id="3715" w:author="Arthur Parmentier" w:date="2020-06-05T17:15:00Z"/>
          <w:rPrChange w:id="3716" w:author="Arthur Parmentier" w:date="2020-06-07T15:27:00Z">
            <w:rPr>
              <w:ins w:id="3717" w:author="Arthur Parmentier" w:date="2020-06-05T17:15:00Z"/>
            </w:rPr>
          </w:rPrChange>
        </w:rPr>
        <w:pPrChange w:id="3718" w:author="Arthur Parmentier" w:date="2020-06-10T16:26:00Z">
          <w:pPr/>
        </w:pPrChange>
      </w:pPr>
      <w:ins w:id="3719" w:author="Arthur Parmentier" w:date="2020-06-05T17:15:00Z">
        <w:r w:rsidRPr="007C437A">
          <w:rPr>
            <w:rPrChange w:id="3720" w:author="Arthur Parmentier" w:date="2020-06-07T15:27:00Z">
              <w:rPr>
                <w:i/>
                <w:iCs/>
              </w:rPr>
            </w:rPrChange>
          </w:rPr>
          <w:t>2 – Content gestures are in the Sculpting category and identify What type of material is to be performed such as Pointillism, Minimalism, Long Tone, Play Can’t Play etc.</w:t>
        </w:r>
      </w:ins>
    </w:p>
    <w:p w:rsidR="00FE0C03" w:rsidRPr="007C437A" w:rsidRDefault="00FE0C03">
      <w:pPr>
        <w:pStyle w:val="Citation"/>
        <w:rPr>
          <w:ins w:id="3721" w:author="Arthur Parmentier" w:date="2020-06-05T17:15:00Z"/>
          <w:rPrChange w:id="3722" w:author="Arthur Parmentier" w:date="2020-06-07T15:27:00Z">
            <w:rPr>
              <w:ins w:id="3723" w:author="Arthur Parmentier" w:date="2020-06-05T17:15:00Z"/>
            </w:rPr>
          </w:rPrChange>
        </w:rPr>
        <w:pPrChange w:id="3724" w:author="Arthur Parmentier" w:date="2020-06-10T16:26:00Z">
          <w:pPr/>
        </w:pPrChange>
      </w:pPr>
      <w:ins w:id="3725" w:author="Arthur Parmentier" w:date="2020-06-05T17:15:00Z">
        <w:r w:rsidRPr="007C437A">
          <w:rPr>
            <w:rPrChange w:id="3726" w:author="Arthur Parmentier" w:date="2020-06-07T15:27:00Z">
              <w:rPr>
                <w:i/>
                <w:iCs/>
              </w:rPr>
            </w:rPrChange>
          </w:rPr>
          <w:t>3 – Modifiers are in the Sculpting category and are How gestures such as Volume Fader and Tempo Fader.</w:t>
        </w:r>
      </w:ins>
    </w:p>
    <w:p w:rsidR="00FE0C03" w:rsidRPr="007C437A" w:rsidRDefault="00FE0C03">
      <w:pPr>
        <w:pStyle w:val="Citation"/>
        <w:rPr>
          <w:ins w:id="3727" w:author="Arthur Parmentier" w:date="2020-06-05T17:15:00Z"/>
          <w:rPrChange w:id="3728" w:author="Arthur Parmentier" w:date="2020-06-07T15:27:00Z">
            <w:rPr>
              <w:ins w:id="3729" w:author="Arthur Parmentier" w:date="2020-06-05T17:15:00Z"/>
            </w:rPr>
          </w:rPrChange>
        </w:rPr>
        <w:pPrChange w:id="3730" w:author="Arthur Parmentier" w:date="2020-06-10T16:26:00Z">
          <w:pPr/>
        </w:pPrChange>
      </w:pPr>
      <w:ins w:id="3731" w:author="Arthur Parmentier" w:date="2020-06-05T17:15:00Z">
        <w:r w:rsidRPr="007C437A">
          <w:rPr>
            <w:rPrChange w:id="3732" w:author="Arthur Parmentier" w:date="2020-06-07T15:27:00Z">
              <w:rPr>
                <w:i/>
                <w:iCs/>
              </w:rPr>
            </w:rPrChange>
          </w:rPr>
          <w:t>4 – Go gestures are in the Function category and indicate When to enter or exit the composition and in some cases when to exit Content such as Snapshot or Launch Mode.</w:t>
        </w:r>
      </w:ins>
    </w:p>
    <w:p w:rsidR="00FE0C03" w:rsidRPr="007C437A" w:rsidRDefault="00FE0C03">
      <w:pPr>
        <w:pStyle w:val="Citation"/>
        <w:rPr>
          <w:ins w:id="3733" w:author="Arthur Parmentier" w:date="2020-06-05T17:15:00Z"/>
          <w:rPrChange w:id="3734" w:author="Arthur Parmentier" w:date="2020-06-07T15:27:00Z">
            <w:rPr>
              <w:ins w:id="3735" w:author="Arthur Parmentier" w:date="2020-06-05T17:15:00Z"/>
            </w:rPr>
          </w:rPrChange>
        </w:rPr>
        <w:pPrChange w:id="3736" w:author="Arthur Parmentier" w:date="2020-06-10T16:26:00Z">
          <w:pPr/>
        </w:pPrChange>
      </w:pPr>
      <w:ins w:id="3737" w:author="Arthur Parmentier" w:date="2020-06-05T17:15:00Z">
        <w:r w:rsidRPr="007C437A">
          <w:rPr>
            <w:rPrChange w:id="3738" w:author="Arthur Parmentier" w:date="2020-06-07T15:27:00Z">
              <w:rPr>
                <w:i/>
                <w:iCs/>
              </w:rPr>
            </w:rPrChange>
          </w:rPr>
          <w:t>5 – Modes are in the Sculpting category and are Content gestures embodying specific performance parameters. Scanning, Point to Point, and Launch Mode are several examples of Modes.</w:t>
        </w:r>
      </w:ins>
    </w:p>
    <w:p w:rsidR="00FE0C03" w:rsidRPr="007C437A" w:rsidRDefault="00FE0C03">
      <w:pPr>
        <w:pStyle w:val="Citation"/>
        <w:rPr>
          <w:ins w:id="3739" w:author="Arthur Parmentier" w:date="2020-06-05T17:13:00Z"/>
          <w:rPrChange w:id="3740" w:author="Arthur Parmentier" w:date="2020-06-07T15:27:00Z">
            <w:rPr>
              <w:ins w:id="3741" w:author="Arthur Parmentier" w:date="2020-06-05T17:13:00Z"/>
            </w:rPr>
          </w:rPrChange>
        </w:rPr>
        <w:pPrChange w:id="3742" w:author="Arthur Parmentier" w:date="2020-06-10T16:26:00Z">
          <w:pPr/>
        </w:pPrChange>
      </w:pPr>
      <w:ins w:id="3743" w:author="Arthur Parmentier" w:date="2020-06-05T17:15:00Z">
        <w:r w:rsidRPr="007C437A">
          <w:rPr>
            <w:rPrChange w:id="3744" w:author="Arthur Parmentier" w:date="2020-06-07T15:27:00Z">
              <w:rPr>
                <w:i/>
                <w:iCs/>
              </w:rPr>
            </w:rPrChange>
          </w:rPr>
          <w:t>6 – Palettes are in the Sculpting category and are primarily Content gestures identifying composed and/or rehearsed material”</w:t>
        </w:r>
      </w:ins>
      <w:customXmlInsRangeStart w:id="3745" w:author="Arthur Parmentier" w:date="2020-06-10T19:45:00Z"/>
      <w:sdt>
        <w:sdtPr>
          <w:id w:val="-654607672"/>
          <w:citation/>
        </w:sdtPr>
        <w:sdtContent>
          <w:customXmlInsRangeEnd w:id="3745"/>
          <w:ins w:id="3746" w:author="Arthur Parmentier" w:date="2020-06-10T19:45:00Z">
            <w:r w:rsidR="0029186E">
              <w:fldChar w:fldCharType="begin"/>
            </w:r>
            <w:r w:rsidR="0029186E" w:rsidRPr="0029186E">
              <w:rPr>
                <w:rPrChange w:id="3747" w:author="Arthur Parmentier" w:date="2020-06-10T19:45:00Z">
                  <w:rPr>
                    <w:lang w:val="fr-FR"/>
                  </w:rPr>
                </w:rPrChange>
              </w:rPr>
              <w:instrText xml:space="preserve"> CITATION Tho \l 1036 </w:instrText>
            </w:r>
          </w:ins>
          <w:r w:rsidR="0029186E">
            <w:fldChar w:fldCharType="separate"/>
          </w:r>
          <w:r w:rsidR="00304C55">
            <w:rPr>
              <w:noProof/>
            </w:rPr>
            <w:t xml:space="preserve"> (Thompson, s.d.)</w:t>
          </w:r>
          <w:ins w:id="3748" w:author="Arthur Parmentier" w:date="2020-06-10T19:45:00Z">
            <w:r w:rsidR="0029186E">
              <w:fldChar w:fldCharType="end"/>
            </w:r>
          </w:ins>
          <w:customXmlInsRangeStart w:id="3749" w:author="Arthur Parmentier" w:date="2020-06-10T19:45:00Z"/>
        </w:sdtContent>
      </w:sdt>
      <w:customXmlInsRangeEnd w:id="3749"/>
    </w:p>
    <w:p w:rsidR="00EB115B" w:rsidRDefault="00EB115B">
      <w:pPr>
        <w:pStyle w:val="Titre5"/>
        <w:rPr>
          <w:ins w:id="3750" w:author="Arthur Parmentier" w:date="2020-06-07T23:59:00Z"/>
        </w:rPr>
        <w:pPrChange w:id="3751" w:author="Arthur Parmentier" w:date="2020-06-10T16:26:00Z">
          <w:pPr/>
        </w:pPrChange>
      </w:pPr>
      <w:ins w:id="3752" w:author="Arthur Parmentier" w:date="2020-06-07T23:59:00Z">
        <w:r>
          <w:t xml:space="preserve">Initial remarks on </w:t>
        </w:r>
      </w:ins>
      <w:ins w:id="3753" w:author="Arthur Parmentier" w:date="2020-06-08T00:00:00Z">
        <w:r>
          <w:t>the “structure of SP” presented by Thompson</w:t>
        </w:r>
      </w:ins>
    </w:p>
    <w:p w:rsidR="00E814B3" w:rsidRPr="007C437A" w:rsidRDefault="00BF0C35">
      <w:pPr>
        <w:rPr>
          <w:ins w:id="3754" w:author="Arthur Parmentier" w:date="2020-06-05T17:23:00Z"/>
        </w:rPr>
      </w:pPr>
      <w:ins w:id="3755" w:author="Arthur Parmentier" w:date="2020-06-05T17:20:00Z">
        <w:r w:rsidRPr="007C437A">
          <w:t xml:space="preserve">We can see that </w:t>
        </w:r>
      </w:ins>
      <w:ins w:id="3756" w:author="Arthur Parmentier" w:date="2020-06-06T19:05:00Z">
        <w:r w:rsidR="0069782B" w:rsidRPr="007C437A">
          <w:t>by the term “structure”, Thompson refers to</w:t>
        </w:r>
      </w:ins>
      <w:ins w:id="3757" w:author="Arthur Parmentier" w:date="2020-06-08T00:00:00Z">
        <w:r w:rsidR="00CD6D2E">
          <w:t xml:space="preserve"> two elements:</w:t>
        </w:r>
      </w:ins>
      <w:ins w:id="3758" w:author="Arthur Parmentier" w:date="2020-06-05T17:20:00Z">
        <w:r w:rsidRPr="007C437A">
          <w:t xml:space="preserve"> the synta</w:t>
        </w:r>
      </w:ins>
      <w:ins w:id="3759" w:author="Arthur Parmentier" w:date="2020-06-07T22:27:00Z">
        <w:r w:rsidR="00424342">
          <w:t>ctic structure</w:t>
        </w:r>
      </w:ins>
      <w:ins w:id="3760" w:author="Arthur Parmentier" w:date="2020-06-08T00:00:00Z">
        <w:r w:rsidR="00CD6D2E">
          <w:t>s</w:t>
        </w:r>
      </w:ins>
      <w:ins w:id="3761" w:author="Arthur Parmentier" w:date="2020-06-07T22:45:00Z">
        <w:r w:rsidR="004F7994">
          <w:t xml:space="preserve"> and functions</w:t>
        </w:r>
      </w:ins>
      <w:ins w:id="3762" w:author="Arthur Parmentier" w:date="2020-06-05T17:20:00Z">
        <w:r w:rsidRPr="007C437A">
          <w:t xml:space="preserve"> of SP (and perhaps the term “structure” could be refined in that sense; we have seen previously that there</w:t>
        </w:r>
      </w:ins>
      <w:ins w:id="3763" w:author="Arthur Parmentier" w:date="2020-06-05T17:21:00Z">
        <w:r w:rsidRPr="007C437A">
          <w:t xml:space="preserve"> are other important structures in SP</w:t>
        </w:r>
      </w:ins>
      <w:ins w:id="3764" w:author="Arthur Parmentier" w:date="2020-06-07T22:27:00Z">
        <w:r w:rsidR="00424342">
          <w:t xml:space="preserve"> such as morphological structures</w:t>
        </w:r>
      </w:ins>
      <w:ins w:id="3765" w:author="Arthur Parmentier" w:date="2020-06-05T17:21:00Z">
        <w:r w:rsidRPr="007C437A">
          <w:t>). It is also in those terms that SP is presented during the workshops that I have experienced.</w:t>
        </w:r>
      </w:ins>
      <w:ins w:id="3766" w:author="Arthur Parmentier" w:date="2020-06-05T17:23:00Z">
        <w:r w:rsidRPr="007C437A">
          <w:t xml:space="preserve"> Before going further, let’s make some initial remarks on this introduction to the SP syntax:</w:t>
        </w:r>
      </w:ins>
    </w:p>
    <w:p w:rsidR="00BF0C35" w:rsidRPr="007C437A" w:rsidRDefault="00BF0C35">
      <w:pPr>
        <w:pStyle w:val="Paragraphedeliste"/>
        <w:numPr>
          <w:ilvl w:val="0"/>
          <w:numId w:val="11"/>
        </w:numPr>
        <w:rPr>
          <w:ins w:id="3767" w:author="Arthur Parmentier" w:date="2020-06-05T17:27:00Z"/>
        </w:rPr>
      </w:pPr>
      <w:ins w:id="3768" w:author="Arthur Parmentier" w:date="2020-06-05T17:25:00Z">
        <w:r w:rsidRPr="007C437A">
          <w:t xml:space="preserve">Walter describes a hierarchy of categories: the two </w:t>
        </w:r>
      </w:ins>
      <w:ins w:id="3769" w:author="Arthur Parmentier" w:date="2020-06-05T17:26:00Z">
        <w:r w:rsidRPr="007C437A">
          <w:t xml:space="preserve">initial categories “sculpting gestures” and “function signals” are </w:t>
        </w:r>
      </w:ins>
      <w:ins w:id="3770" w:author="Arthur Parmentier" w:date="2020-06-07T22:27:00Z">
        <w:r w:rsidR="005F4770">
          <w:t>“</w:t>
        </w:r>
      </w:ins>
      <w:ins w:id="3771" w:author="Arthur Parmentier" w:date="2020-06-05T17:26:00Z">
        <w:r w:rsidRPr="007C437A">
          <w:t>broken</w:t>
        </w:r>
      </w:ins>
      <w:ins w:id="3772" w:author="Arthur Parmentier" w:date="2020-06-07T22:27:00Z">
        <w:r w:rsidR="005F4770">
          <w:t xml:space="preserve"> down”</w:t>
        </w:r>
      </w:ins>
      <w:ins w:id="3773" w:author="Arthur Parmentier" w:date="2020-06-05T17:26:00Z">
        <w:r w:rsidRPr="007C437A">
          <w:t xml:space="preserve"> into the Who, What, How, When, Modes and Palettes sub-categories.</w:t>
        </w:r>
      </w:ins>
    </w:p>
    <w:p w:rsidR="00BF0C35" w:rsidRPr="007C437A" w:rsidRDefault="00BF0C35">
      <w:pPr>
        <w:pStyle w:val="Paragraphedeliste"/>
        <w:numPr>
          <w:ilvl w:val="0"/>
          <w:numId w:val="11"/>
        </w:numPr>
        <w:rPr>
          <w:ins w:id="3774" w:author="Arthur Parmentier" w:date="2020-06-05T17:34:00Z"/>
        </w:rPr>
      </w:pPr>
      <w:ins w:id="3775" w:author="Arthur Parmentier" w:date="2020-06-05T17:27:00Z">
        <w:r w:rsidRPr="007C437A">
          <w:t>The ordering at which the signs are sequenced in time is at the level of the sub-categories (Who, What, How, When – the ordering when using</w:t>
        </w:r>
      </w:ins>
      <w:ins w:id="3776" w:author="Arthur Parmentier" w:date="2020-06-05T17:28:00Z">
        <w:r w:rsidRPr="007C437A">
          <w:t xml:space="preserve"> Modes or Palettes is not mentioned) but is independent of the meta-categories “Sculpting gestures” and “function signals”. </w:t>
        </w:r>
      </w:ins>
      <w:ins w:id="3777" w:author="Arthur Parmentier" w:date="2020-06-05T17:35:00Z">
        <w:r w:rsidR="00573D3D" w:rsidRPr="007C437A">
          <w:t>Consequently</w:t>
        </w:r>
      </w:ins>
      <w:ins w:id="3778" w:author="Arthur Parmentier" w:date="2020-06-05T17:29:00Z">
        <w:r w:rsidRPr="007C437A">
          <w:t xml:space="preserve">, </w:t>
        </w:r>
      </w:ins>
      <w:ins w:id="3779" w:author="Arthur Parmentier" w:date="2020-06-07T22:28:00Z">
        <w:r w:rsidR="00BC41ED">
          <w:t xml:space="preserve">the “Who, What, How, When” corresponds to the syntactic structure while </w:t>
        </w:r>
      </w:ins>
      <w:ins w:id="3780" w:author="Arthur Parmentier" w:date="2020-06-05T17:29:00Z">
        <w:r w:rsidRPr="007C437A">
          <w:lastRenderedPageBreak/>
          <w:t xml:space="preserve">these meta-categories are not syntax </w:t>
        </w:r>
      </w:ins>
      <w:ins w:id="3781" w:author="Arthur Parmentier" w:date="2020-06-05T17:30:00Z">
        <w:r w:rsidR="00573D3D" w:rsidRPr="007C437A">
          <w:t>categorizes</w:t>
        </w:r>
      </w:ins>
      <w:ins w:id="3782" w:author="Arthur Parmentier" w:date="2020-06-05T17:29:00Z">
        <w:r w:rsidR="00573D3D" w:rsidRPr="007C437A">
          <w:t xml:space="preserve"> but </w:t>
        </w:r>
      </w:ins>
      <w:ins w:id="3783" w:author="Arthur Parmentier" w:date="2020-06-05T17:34:00Z">
        <w:r w:rsidR="00573D3D" w:rsidRPr="007C437A">
          <w:t xml:space="preserve">my interpretation is that they </w:t>
        </w:r>
      </w:ins>
      <w:ins w:id="3784" w:author="Arthur Parmentier" w:date="2020-06-05T17:29:00Z">
        <w:r w:rsidR="00573D3D" w:rsidRPr="007C437A">
          <w:t xml:space="preserve">rather </w:t>
        </w:r>
      </w:ins>
      <w:ins w:id="3785" w:author="Arthur Parmentier" w:date="2020-06-05T17:34:00Z">
        <w:r w:rsidR="00573D3D" w:rsidRPr="007C437A">
          <w:t>represent</w:t>
        </w:r>
      </w:ins>
      <w:ins w:id="3786" w:author="Arthur Parmentier" w:date="2020-06-05T17:30:00Z">
        <w:r w:rsidR="00573D3D" w:rsidRPr="007C437A">
          <w:t xml:space="preserve"> Walter’s interpretation of their </w:t>
        </w:r>
      </w:ins>
      <w:ins w:id="3787" w:author="Arthur Parmentier" w:date="2020-06-06T19:09:00Z">
        <w:r w:rsidR="005D20E2" w:rsidRPr="007C437A">
          <w:t>role</w:t>
        </w:r>
      </w:ins>
      <w:ins w:id="3788" w:author="Arthur Parmentier" w:date="2020-06-05T17:30:00Z">
        <w:r w:rsidR="00573D3D" w:rsidRPr="007C437A">
          <w:t xml:space="preserve"> in the sentence</w:t>
        </w:r>
      </w:ins>
      <w:ins w:id="3789" w:author="Arthur Parmentier" w:date="2020-06-06T19:10:00Z">
        <w:r w:rsidR="005D20E2" w:rsidRPr="007C437A">
          <w:t>, from the point of view of the composer rather than the linguist</w:t>
        </w:r>
      </w:ins>
      <w:ins w:id="3790" w:author="Arthur Parmentier" w:date="2020-06-05T17:30:00Z">
        <w:r w:rsidR="00573D3D" w:rsidRPr="007C437A">
          <w:t>.</w:t>
        </w:r>
      </w:ins>
    </w:p>
    <w:p w:rsidR="005C7C74" w:rsidRDefault="00573D3D">
      <w:pPr>
        <w:pStyle w:val="Paragraphedeliste"/>
        <w:numPr>
          <w:ilvl w:val="0"/>
          <w:numId w:val="11"/>
        </w:numPr>
        <w:rPr>
          <w:ins w:id="3791" w:author="Arthur Parmentier" w:date="2020-06-07T22:47:00Z"/>
        </w:rPr>
      </w:pPr>
      <w:ins w:id="3792" w:author="Arthur Parmentier" w:date="2020-06-05T17:35:00Z">
        <w:r w:rsidRPr="007C437A">
          <w:t>There are some ambiguities with the “Pa</w:t>
        </w:r>
      </w:ins>
      <w:ins w:id="3793" w:author="Arthur Parmentier" w:date="2020-06-05T17:36:00Z">
        <w:r w:rsidRPr="007C437A">
          <w:t>lettes”</w:t>
        </w:r>
      </w:ins>
      <w:ins w:id="3794" w:author="Arthur Parmentier" w:date="2020-06-07T22:48:00Z">
        <w:r w:rsidR="005C7C74">
          <w:t xml:space="preserve"> and “Modes”</w:t>
        </w:r>
      </w:ins>
      <w:ins w:id="3795" w:author="Arthur Parmentier" w:date="2020-06-05T17:36:00Z">
        <w:r w:rsidRPr="007C437A">
          <w:t xml:space="preserve"> categor</w:t>
        </w:r>
      </w:ins>
      <w:ins w:id="3796" w:author="Arthur Parmentier" w:date="2020-06-07T22:48:00Z">
        <w:r w:rsidR="005C7C74">
          <w:t>ies</w:t>
        </w:r>
      </w:ins>
      <w:ins w:id="3797" w:author="Arthur Parmentier" w:date="2020-06-05T17:36:00Z">
        <w:r w:rsidRPr="007C437A">
          <w:t xml:space="preserve">, that </w:t>
        </w:r>
      </w:ins>
      <w:ins w:id="3798" w:author="Arthur Parmentier" w:date="2020-06-07T22:49:00Z">
        <w:r w:rsidR="005C7C74">
          <w:t xml:space="preserve">are </w:t>
        </w:r>
      </w:ins>
      <w:ins w:id="3799" w:author="Arthur Parmentier" w:date="2020-06-05T17:36:00Z">
        <w:r w:rsidRPr="007C437A">
          <w:t>said to also contain signs o</w:t>
        </w:r>
      </w:ins>
      <w:ins w:id="3800" w:author="Arthur Parmentier" w:date="2020-06-05T17:37:00Z">
        <w:r w:rsidRPr="007C437A">
          <w:t xml:space="preserve">f </w:t>
        </w:r>
      </w:ins>
      <w:ins w:id="3801" w:author="Arthur Parmentier" w:date="2020-06-05T17:36:00Z">
        <w:r w:rsidRPr="007C437A">
          <w:t>the category “Content”, although this division is at the same level.</w:t>
        </w:r>
      </w:ins>
      <w:ins w:id="3802" w:author="Arthur Parmentier" w:date="2020-06-05T17:37:00Z">
        <w:r w:rsidRPr="007C437A">
          <w:t xml:space="preserve"> </w:t>
        </w:r>
      </w:ins>
    </w:p>
    <w:p w:rsidR="005C7C74" w:rsidRDefault="00ED0716">
      <w:pPr>
        <w:pStyle w:val="Paragraphedeliste"/>
        <w:numPr>
          <w:ilvl w:val="0"/>
          <w:numId w:val="11"/>
        </w:numPr>
        <w:rPr>
          <w:ins w:id="3803" w:author="Arthur Parmentier" w:date="2020-06-07T22:49:00Z"/>
        </w:rPr>
      </w:pPr>
      <w:ins w:id="3804" w:author="Arthur Parmentier" w:date="2020-06-07T22:49:00Z">
        <w:r>
          <w:t>On one hand, t</w:t>
        </w:r>
      </w:ins>
      <w:ins w:id="3805" w:author="Arthur Parmentier" w:date="2020-06-05T17:46:00Z">
        <w:r w:rsidR="005441BE" w:rsidRPr="007C437A">
          <w:t xml:space="preserve">he “Who, What, How, When” categories can be seen as the </w:t>
        </w:r>
      </w:ins>
      <w:ins w:id="3806" w:author="Arthur Parmentier" w:date="2020-06-05T17:47:00Z">
        <w:r w:rsidR="005441BE" w:rsidRPr="007C437A">
          <w:t>analogies</w:t>
        </w:r>
      </w:ins>
      <w:ins w:id="3807" w:author="Arthur Parmentier" w:date="2020-06-05T17:46:00Z">
        <w:r w:rsidR="005441BE" w:rsidRPr="007C437A">
          <w:t xml:space="preserve"> of </w:t>
        </w:r>
      </w:ins>
      <w:ins w:id="3808" w:author="Arthur Parmentier" w:date="2020-06-07T22:42:00Z">
        <w:r w:rsidR="0080218A">
          <w:t>subject, verb</w:t>
        </w:r>
      </w:ins>
      <w:ins w:id="3809" w:author="Arthur Parmentier" w:date="2020-06-07T22:43:00Z">
        <w:r w:rsidR="00523A85">
          <w:t>, direct object</w:t>
        </w:r>
      </w:ins>
      <w:ins w:id="3810" w:author="Arthur Parmentier" w:date="2020-06-07T22:42:00Z">
        <w:r w:rsidR="0080218A">
          <w:t xml:space="preserve"> </w:t>
        </w:r>
      </w:ins>
      <w:ins w:id="3811" w:author="Arthur Parmentier" w:date="2020-06-05T17:47:00Z">
        <w:r w:rsidR="005441BE" w:rsidRPr="007C437A">
          <w:t xml:space="preserve">and other </w:t>
        </w:r>
      </w:ins>
      <w:ins w:id="3812" w:author="Arthur Parmentier" w:date="2020-06-05T19:22:00Z">
        <w:r w:rsidR="000E299B" w:rsidRPr="007C437A">
          <w:t>syntactic</w:t>
        </w:r>
      </w:ins>
      <w:ins w:id="3813" w:author="Arthur Parmentier" w:date="2020-06-05T17:47:00Z">
        <w:r w:rsidR="005441BE" w:rsidRPr="007C437A">
          <w:t xml:space="preserve"> </w:t>
        </w:r>
      </w:ins>
      <w:ins w:id="3814" w:author="Arthur Parmentier" w:date="2020-06-07T22:42:00Z">
        <w:r w:rsidR="0080218A">
          <w:t>functions</w:t>
        </w:r>
      </w:ins>
      <w:ins w:id="3815" w:author="Arthur Parmentier" w:date="2020-06-05T17:47:00Z">
        <w:r w:rsidR="005441BE" w:rsidRPr="007C437A">
          <w:t xml:space="preserve"> in written or oral languages we are familiar with.</w:t>
        </w:r>
      </w:ins>
      <w:ins w:id="3816" w:author="Arthur Parmentier" w:date="2020-06-07T22:47:00Z">
        <w:r w:rsidR="00603BF3">
          <w:t xml:space="preserve"> Moreover, these functions have a specific order that cannot be changed.</w:t>
        </w:r>
      </w:ins>
    </w:p>
    <w:p w:rsidR="00ED0716" w:rsidRDefault="00ED0716">
      <w:pPr>
        <w:pStyle w:val="Paragraphedeliste"/>
        <w:numPr>
          <w:ilvl w:val="0"/>
          <w:numId w:val="11"/>
        </w:numPr>
        <w:rPr>
          <w:ins w:id="3817" w:author="Arthur Parmentier" w:date="2020-06-07T22:47:00Z"/>
        </w:rPr>
      </w:pPr>
      <w:ins w:id="3818" w:author="Arthur Parmentier" w:date="2020-06-07T22:49:00Z">
        <w:r>
          <w:t xml:space="preserve">On the other hand, </w:t>
        </w:r>
      </w:ins>
      <w:ins w:id="3819" w:author="Arthur Parmentier" w:date="2020-06-07T22:51:00Z">
        <w:r>
          <w:t xml:space="preserve">the “Identifiers, Content, Modifier, Go gestures”, </w:t>
        </w:r>
      </w:ins>
      <w:ins w:id="3820" w:author="Arthur Parmentier" w:date="2020-06-07T22:52:00Z">
        <w:r w:rsidR="005D0DE2">
          <w:t>etc.</w:t>
        </w:r>
      </w:ins>
      <w:ins w:id="3821" w:author="Arthur Parmentier" w:date="2020-06-07T22:51:00Z">
        <w:r>
          <w:t xml:space="preserve"> seem to correspond to </w:t>
        </w:r>
      </w:ins>
      <w:ins w:id="3822" w:author="Arthur Parmentier" w:date="2020-06-07T22:53:00Z">
        <w:r w:rsidR="00D47C89">
          <w:t>syntactic</w:t>
        </w:r>
      </w:ins>
      <w:ins w:id="3823" w:author="Arthur Parmentier" w:date="2020-06-07T22:52:00Z">
        <w:r>
          <w:t xml:space="preserve"> labels</w:t>
        </w:r>
      </w:ins>
      <w:ins w:id="3824" w:author="Arthur Parmentier" w:date="2020-06-07T22:53:00Z">
        <w:r w:rsidR="00D47C89">
          <w:t xml:space="preserve"> (</w:t>
        </w:r>
      </w:ins>
      <w:ins w:id="3825" w:author="Arthur Parmentier" w:date="2020-06-07T22:54:00Z">
        <w:r w:rsidR="00D47C89">
          <w:t>also called syntactic tags)</w:t>
        </w:r>
      </w:ins>
      <w:ins w:id="3826" w:author="Arthur Parmentier" w:date="2020-06-07T22:52:00Z">
        <w:r>
          <w:t xml:space="preserve"> of the signs in SP.</w:t>
        </w:r>
      </w:ins>
    </w:p>
    <w:p w:rsidR="00BF0C35" w:rsidRPr="007C437A" w:rsidRDefault="00CC430C">
      <w:pPr>
        <w:pStyle w:val="Paragraphedeliste"/>
        <w:numPr>
          <w:ilvl w:val="0"/>
          <w:numId w:val="11"/>
        </w:numPr>
        <w:rPr>
          <w:ins w:id="3827" w:author="Arthur Parmentier" w:date="2020-06-05T18:02:00Z"/>
        </w:rPr>
        <w:pPrChange w:id="3828" w:author="Arthur Parmentier" w:date="2020-06-10T16:26:00Z">
          <w:pPr/>
        </w:pPrChange>
      </w:pPr>
      <w:ins w:id="3829" w:author="Arthur Parmentier" w:date="2020-06-05T18:02:00Z">
        <w:r w:rsidRPr="007C437A">
          <w:t xml:space="preserve">It is in these </w:t>
        </w:r>
      </w:ins>
      <w:ins w:id="3830" w:author="Arthur Parmentier" w:date="2020-06-07T22:43:00Z">
        <w:r w:rsidR="00523A85">
          <w:t>functional categories</w:t>
        </w:r>
      </w:ins>
      <w:ins w:id="3831" w:author="Arthur Parmentier" w:date="2020-06-05T18:02:00Z">
        <w:r w:rsidRPr="007C437A">
          <w:t xml:space="preserve"> that </w:t>
        </w:r>
      </w:ins>
      <w:ins w:id="3832" w:author="Arthur Parmentier" w:date="2020-06-07T22:43:00Z">
        <w:r w:rsidR="00523A85">
          <w:t>signs</w:t>
        </w:r>
      </w:ins>
      <w:ins w:id="3833" w:author="Arthur Parmentier" w:date="2020-06-05T18:02:00Z">
        <w:r w:rsidRPr="007C437A">
          <w:t xml:space="preserve"> are also </w:t>
        </w:r>
      </w:ins>
      <w:ins w:id="3834" w:author="Arthur Parmentier" w:date="2020-06-07T22:43:00Z">
        <w:r w:rsidR="00523A85">
          <w:t>descr</w:t>
        </w:r>
      </w:ins>
      <w:ins w:id="3835" w:author="Arthur Parmentier" w:date="2020-06-07T22:44:00Z">
        <w:r w:rsidR="00523A85">
          <w:t>ibed</w:t>
        </w:r>
      </w:ins>
      <w:ins w:id="3836" w:author="Arthur Parmentier" w:date="2020-06-05T18:02:00Z">
        <w:r w:rsidRPr="007C437A">
          <w:t xml:space="preserve"> in Walter’s SP workbooks</w:t>
        </w:r>
      </w:ins>
      <w:ins w:id="3837" w:author="Arthur Parmentier" w:date="2020-06-06T19:11:00Z">
        <w:r w:rsidR="00DD6F1F" w:rsidRPr="007C437A">
          <w:t xml:space="preserve"> 1 and 2</w:t>
        </w:r>
      </w:ins>
      <w:ins w:id="3838" w:author="Arthur Parmentier" w:date="2020-06-05T18:02:00Z">
        <w:r w:rsidRPr="007C437A">
          <w:t>.</w:t>
        </w:r>
      </w:ins>
    </w:p>
    <w:p w:rsidR="00CC430C" w:rsidRPr="007C437A" w:rsidRDefault="00CC430C">
      <w:pPr>
        <w:rPr>
          <w:ins w:id="3839" w:author="Arthur Parmentier" w:date="2020-06-05T17:23:00Z"/>
        </w:rPr>
      </w:pPr>
      <w:ins w:id="3840" w:author="Arthur Parmentier" w:date="2020-06-05T18:04:00Z">
        <w:r w:rsidRPr="007C437A">
          <w:rPr>
            <w:noProof/>
            <w:rPrChange w:id="3841" w:author="Arthur Parmentier" w:date="2020-06-07T15:27:00Z">
              <w:rPr>
                <w:noProof/>
              </w:rPr>
            </w:rPrChange>
          </w:rPr>
          <w:drawing>
            <wp:inline distT="0" distB="0" distL="0" distR="0">
              <wp:extent cx="6188710" cy="1395730"/>
              <wp:effectExtent l="0" t="0" r="254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lossary_of_gestures.PNG"/>
                      <pic:cNvPicPr/>
                    </pic:nvPicPr>
                    <pic:blipFill>
                      <a:blip r:embed="rId10">
                        <a:extLst>
                          <a:ext uri="{28A0092B-C50C-407E-A947-70E740481C1C}">
                            <a14:useLocalDpi xmlns:a14="http://schemas.microsoft.com/office/drawing/2010/main" val="0"/>
                          </a:ext>
                        </a:extLst>
                      </a:blip>
                      <a:stretch>
                        <a:fillRect/>
                      </a:stretch>
                    </pic:blipFill>
                    <pic:spPr>
                      <a:xfrm>
                        <a:off x="0" y="0"/>
                        <a:ext cx="6188710" cy="1395730"/>
                      </a:xfrm>
                      <a:prstGeom prst="rect">
                        <a:avLst/>
                      </a:prstGeom>
                    </pic:spPr>
                  </pic:pic>
                </a:graphicData>
              </a:graphic>
            </wp:inline>
          </w:drawing>
        </w:r>
      </w:ins>
    </w:p>
    <w:p w:rsidR="00BF0C35" w:rsidRPr="007C437A" w:rsidRDefault="00CC430C">
      <w:pPr>
        <w:rPr>
          <w:ins w:id="3842" w:author="Arthur Parmentier" w:date="2020-06-05T17:23:00Z"/>
        </w:rPr>
      </w:pPr>
      <w:ins w:id="3843" w:author="Arthur Parmentier" w:date="2020-06-05T18:07:00Z">
        <w:r w:rsidRPr="007C437A">
          <w:rPr>
            <w:noProof/>
            <w:rPrChange w:id="3844" w:author="Arthur Parmentier" w:date="2020-06-07T15:27:00Z">
              <w:rPr>
                <w:noProof/>
              </w:rPr>
            </w:rPrChange>
          </w:rPr>
          <w:drawing>
            <wp:inline distT="0" distB="0" distL="0" distR="0">
              <wp:extent cx="2086266" cy="733527"/>
              <wp:effectExtent l="0" t="0" r="9525" b="9525"/>
              <wp:docPr id="21" name="Image 21"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eak.PNG"/>
                      <pic:cNvPicPr/>
                    </pic:nvPicPr>
                    <pic:blipFill>
                      <a:blip r:embed="rId11">
                        <a:extLst>
                          <a:ext uri="{28A0092B-C50C-407E-A947-70E740481C1C}">
                            <a14:useLocalDpi xmlns:a14="http://schemas.microsoft.com/office/drawing/2010/main" val="0"/>
                          </a:ext>
                        </a:extLst>
                      </a:blip>
                      <a:stretch>
                        <a:fillRect/>
                      </a:stretch>
                    </pic:blipFill>
                    <pic:spPr>
                      <a:xfrm>
                        <a:off x="0" y="0"/>
                        <a:ext cx="2086266" cy="733527"/>
                      </a:xfrm>
                      <a:prstGeom prst="rect">
                        <a:avLst/>
                      </a:prstGeom>
                    </pic:spPr>
                  </pic:pic>
                </a:graphicData>
              </a:graphic>
            </wp:inline>
          </w:drawing>
        </w:r>
        <w:r w:rsidRPr="007C437A">
          <w:rPr>
            <w:noProof/>
            <w:rPrChange w:id="3845" w:author="Arthur Parmentier" w:date="2020-06-07T15:27:00Z">
              <w:rPr>
                <w:noProof/>
              </w:rPr>
            </w:rPrChange>
          </w:rPr>
          <w:drawing>
            <wp:inline distT="0" distB="0" distL="0" distR="0">
              <wp:extent cx="1714739" cy="857370"/>
              <wp:effectExtent l="0" t="0" r="0" b="0"/>
              <wp:docPr id="22" name="Image 22"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ng_tone.PNG"/>
                      <pic:cNvPicPr/>
                    </pic:nvPicPr>
                    <pic:blipFill>
                      <a:blip r:embed="rId12">
                        <a:extLst>
                          <a:ext uri="{28A0092B-C50C-407E-A947-70E740481C1C}">
                            <a14:useLocalDpi xmlns:a14="http://schemas.microsoft.com/office/drawing/2010/main" val="0"/>
                          </a:ext>
                        </a:extLst>
                      </a:blip>
                      <a:stretch>
                        <a:fillRect/>
                      </a:stretch>
                    </pic:blipFill>
                    <pic:spPr>
                      <a:xfrm>
                        <a:off x="0" y="0"/>
                        <a:ext cx="1714739" cy="857370"/>
                      </a:xfrm>
                      <a:prstGeom prst="rect">
                        <a:avLst/>
                      </a:prstGeom>
                    </pic:spPr>
                  </pic:pic>
                </a:graphicData>
              </a:graphic>
            </wp:inline>
          </w:drawing>
        </w:r>
        <w:r w:rsidRPr="007C437A">
          <w:rPr>
            <w:noProof/>
            <w:rPrChange w:id="3846" w:author="Arthur Parmentier" w:date="2020-06-07T15:27:00Z">
              <w:rPr>
                <w:noProof/>
              </w:rPr>
            </w:rPrChange>
          </w:rPr>
          <w:drawing>
            <wp:inline distT="0" distB="0" distL="0" distR="0">
              <wp:extent cx="1971950" cy="647790"/>
              <wp:effectExtent l="0" t="0" r="9525" b="0"/>
              <wp:docPr id="23" name="Image 23"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ph_WB2.PNG"/>
                      <pic:cNvPicPr/>
                    </pic:nvPicPr>
                    <pic:blipFill>
                      <a:blip r:embed="rId13">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3847" w:author="Arthur Parmentier" w:date="2020-06-07T15:27:00Z">
              <w:rPr>
                <w:noProof/>
              </w:rPr>
            </w:rPrChange>
          </w:rPr>
          <w:drawing>
            <wp:inline distT="0" distB="0" distL="0" distR="0">
              <wp:extent cx="1743318" cy="895475"/>
              <wp:effectExtent l="0" t="0" r="9525" b="0"/>
              <wp:docPr id="24" name="Image 24"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g.PNG"/>
                      <pic:cNvPicPr/>
                    </pic:nvPicPr>
                    <pic:blipFill>
                      <a:blip r:embed="rId14">
                        <a:extLst>
                          <a:ext uri="{28A0092B-C50C-407E-A947-70E740481C1C}">
                            <a14:useLocalDpi xmlns:a14="http://schemas.microsoft.com/office/drawing/2010/main" val="0"/>
                          </a:ext>
                        </a:extLst>
                      </a:blip>
                      <a:stretch>
                        <a:fillRect/>
                      </a:stretch>
                    </pic:blipFill>
                    <pic:spPr>
                      <a:xfrm>
                        <a:off x="0" y="0"/>
                        <a:ext cx="1743318" cy="895475"/>
                      </a:xfrm>
                      <a:prstGeom prst="rect">
                        <a:avLst/>
                      </a:prstGeom>
                    </pic:spPr>
                  </pic:pic>
                </a:graphicData>
              </a:graphic>
            </wp:inline>
          </w:drawing>
        </w:r>
        <w:r w:rsidRPr="007C437A">
          <w:rPr>
            <w:noProof/>
            <w:rPrChange w:id="3848" w:author="Arthur Parmentier" w:date="2020-06-07T15:27:00Z">
              <w:rPr>
                <w:noProof/>
              </w:rPr>
            </w:rPrChange>
          </w:rPr>
          <w:drawing>
            <wp:inline distT="0" distB="0" distL="0" distR="0">
              <wp:extent cx="2010056" cy="800212"/>
              <wp:effectExtent l="0" t="0" r="9525" b="0"/>
              <wp:docPr id="25" name="Image 25"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thout_WB_2.PNG"/>
                      <pic:cNvPicPr/>
                    </pic:nvPicPr>
                    <pic:blipFill>
                      <a:blip r:embed="rId15">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BF0C35" w:rsidRPr="007C437A" w:rsidRDefault="00C04C33">
      <w:pPr>
        <w:rPr>
          <w:ins w:id="3849" w:author="Arthur Parmentier" w:date="2020-06-05T18:14:00Z"/>
        </w:rPr>
      </w:pPr>
      <w:ins w:id="3850" w:author="Arthur Parmentier" w:date="2020-06-05T18:12:00Z">
        <w:r w:rsidRPr="007C437A">
          <w:t>Although</w:t>
        </w:r>
      </w:ins>
      <w:ins w:id="3851" w:author="Arthur Parmentier" w:date="2020-06-05T18:09:00Z">
        <w:r w:rsidR="00CC430C" w:rsidRPr="007C437A">
          <w:t xml:space="preserve"> in the WB1, the signs are only classified by “syntax”</w:t>
        </w:r>
      </w:ins>
      <w:ins w:id="3852" w:author="Arthur Parmentier" w:date="2020-06-05T18:10:00Z">
        <w:r w:rsidR="00CC430C" w:rsidRPr="007C437A">
          <w:t xml:space="preserve"> (Who, What, How, When)</w:t>
        </w:r>
      </w:ins>
      <w:ins w:id="3853" w:author="Arthur Parmentier" w:date="2020-06-05T18:09:00Z">
        <w:r w:rsidR="00CC430C" w:rsidRPr="007C437A">
          <w:t xml:space="preserve"> and “category” (function signals </w:t>
        </w:r>
      </w:ins>
      <w:ins w:id="3854" w:author="Arthur Parmentier" w:date="2020-06-05T18:10:00Z">
        <w:r w:rsidR="00CC430C" w:rsidRPr="007C437A">
          <w:t>or sculpting gestures), in WB2</w:t>
        </w:r>
      </w:ins>
      <w:ins w:id="3855" w:author="Arthur Parmentier" w:date="2020-06-05T18:11:00Z">
        <w:r w:rsidR="00CC430C" w:rsidRPr="007C437A">
          <w:t xml:space="preserve"> the “subcategories”</w:t>
        </w:r>
      </w:ins>
      <w:ins w:id="3856" w:author="Arthur Parmentier" w:date="2020-06-07T22:55:00Z">
        <w:r w:rsidR="00C1087F">
          <w:t xml:space="preserve"> (</w:t>
        </w:r>
        <w:r w:rsidR="00C1087F" w:rsidRPr="007C437A">
          <w:t>Identifier, Content, Modifier, Go gesture</w:t>
        </w:r>
        <w:r w:rsidR="00C1087F">
          <w:t>)</w:t>
        </w:r>
      </w:ins>
      <w:ins w:id="3857" w:author="Arthur Parmentier" w:date="2020-06-05T18:11:00Z">
        <w:r w:rsidR="00CC430C" w:rsidRPr="007C437A">
          <w:t xml:space="preserve"> are introduced.</w:t>
        </w:r>
      </w:ins>
      <w:ins w:id="3858" w:author="Arthur Parmentier" w:date="2020-06-05T18:12:00Z">
        <w:r w:rsidRPr="007C437A">
          <w:t xml:space="preserve"> </w:t>
        </w:r>
      </w:ins>
      <w:ins w:id="3859" w:author="Arthur Parmentier" w:date="2020-06-07T22:54:00Z">
        <w:r w:rsidR="00C1087F">
          <w:br/>
        </w:r>
      </w:ins>
      <w:ins w:id="3860" w:author="Arthur Parmentier" w:date="2020-06-05T18:12:00Z">
        <w:r w:rsidRPr="007C437A">
          <w:t xml:space="preserve">From the reading of the “structure of Soundpainting” and our initial remarks, we could conclude that there is an exact </w:t>
        </w:r>
      </w:ins>
      <w:ins w:id="3861" w:author="Arthur Parmentier" w:date="2020-06-05T18:13:00Z">
        <w:r w:rsidRPr="007C437A">
          <w:t>mapping between the synta</w:t>
        </w:r>
      </w:ins>
      <w:ins w:id="3862" w:author="Arthur Parmentier" w:date="2020-06-07T22:54:00Z">
        <w:r w:rsidR="00C1087F">
          <w:t xml:space="preserve">ctic functions </w:t>
        </w:r>
      </w:ins>
      <w:ins w:id="3863" w:author="Arthur Parmentier" w:date="2020-06-05T18:13:00Z">
        <w:r w:rsidRPr="007C437A">
          <w:t xml:space="preserve">Who, What, How, When and the </w:t>
        </w:r>
      </w:ins>
      <w:ins w:id="3864" w:author="Arthur Parmentier" w:date="2020-06-07T22:55:00Z">
        <w:r w:rsidR="00C1087F">
          <w:t xml:space="preserve">syntactic labels </w:t>
        </w:r>
      </w:ins>
      <w:ins w:id="3865" w:author="Arthur Parmentier" w:date="2020-06-05T18:13:00Z">
        <w:r w:rsidRPr="007C437A">
          <w:t xml:space="preserve">“Identifier, Content, Modifier, Go gesture”. However, we observer examples </w:t>
        </w:r>
      </w:ins>
      <w:ins w:id="3866" w:author="Arthur Parmentier" w:date="2020-06-05T18:14:00Z">
        <w:r w:rsidRPr="007C437A">
          <w:t xml:space="preserve">in the WB2 that contradicts this </w:t>
        </w:r>
      </w:ins>
      <w:ins w:id="3867" w:author="Arthur Parmentier" w:date="2020-06-06T19:13:00Z">
        <w:r w:rsidR="00257B38" w:rsidRPr="007C437A">
          <w:t>hypothesis</w:t>
        </w:r>
      </w:ins>
      <w:ins w:id="3868" w:author="Arthur Parmentier" w:date="2020-06-05T18:14:00Z">
        <w:r w:rsidRPr="007C437A">
          <w:t>.</w:t>
        </w:r>
      </w:ins>
    </w:p>
    <w:p w:rsidR="00C04C33" w:rsidRPr="007C437A" w:rsidRDefault="00C04C33">
      <w:pPr>
        <w:rPr>
          <w:ins w:id="3869" w:author="Arthur Parmentier" w:date="2020-06-05T18:08:00Z"/>
        </w:rPr>
      </w:pPr>
      <w:ins w:id="3870" w:author="Arthur Parmentier" w:date="2020-06-05T18:15:00Z">
        <w:r w:rsidRPr="007C437A">
          <w:rPr>
            <w:noProof/>
            <w:rPrChange w:id="3871" w:author="Arthur Parmentier" w:date="2020-06-07T15:27:00Z">
              <w:rPr>
                <w:noProof/>
              </w:rPr>
            </w:rPrChange>
          </w:rPr>
          <w:lastRenderedPageBreak/>
          <w:drawing>
            <wp:inline distT="0" distB="0" distL="0" distR="0">
              <wp:extent cx="2029108" cy="724001"/>
              <wp:effectExtent l="0" t="0" r="9525" b="0"/>
              <wp:docPr id="26" name="Image 2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cent.PNG"/>
                      <pic:cNvPicPr/>
                    </pic:nvPicPr>
                    <pic:blipFill>
                      <a:blip r:embed="rId16">
                        <a:extLst>
                          <a:ext uri="{28A0092B-C50C-407E-A947-70E740481C1C}">
                            <a14:useLocalDpi xmlns:a14="http://schemas.microsoft.com/office/drawing/2010/main" val="0"/>
                          </a:ext>
                        </a:extLst>
                      </a:blip>
                      <a:stretch>
                        <a:fillRect/>
                      </a:stretch>
                    </pic:blipFill>
                    <pic:spPr>
                      <a:xfrm>
                        <a:off x="0" y="0"/>
                        <a:ext cx="2029108" cy="724001"/>
                      </a:xfrm>
                      <a:prstGeom prst="rect">
                        <a:avLst/>
                      </a:prstGeom>
                    </pic:spPr>
                  </pic:pic>
                </a:graphicData>
              </a:graphic>
            </wp:inline>
          </w:drawing>
        </w:r>
        <w:r w:rsidRPr="007C437A">
          <w:rPr>
            <w:noProof/>
            <w:rPrChange w:id="3872" w:author="Arthur Parmentier" w:date="2020-06-07T15:27:00Z">
              <w:rPr>
                <w:noProof/>
              </w:rPr>
            </w:rPrChange>
          </w:rPr>
          <w:drawing>
            <wp:inline distT="0" distB="0" distL="0" distR="0">
              <wp:extent cx="1991003" cy="704948"/>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ithin_WB_2.PNG"/>
                      <pic:cNvPicPr/>
                    </pic:nvPicPr>
                    <pic:blipFill>
                      <a:blip r:embed="rId17">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3873" w:author="Arthur Parmentier" w:date="2020-06-07T15:27:00Z">
              <w:rPr>
                <w:noProof/>
              </w:rPr>
            </w:rPrChange>
          </w:rPr>
          <w:drawing>
            <wp:inline distT="0" distB="0" distL="0" distR="0">
              <wp:extent cx="2010056" cy="781159"/>
              <wp:effectExtent l="0" t="0" r="9525" b="0"/>
              <wp:docPr id="28" name="Image 28"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thout.PNG"/>
                      <pic:cNvPicPr/>
                    </pic:nvPicPr>
                    <pic:blipFill>
                      <a:blip r:embed="rId18">
                        <a:extLst>
                          <a:ext uri="{28A0092B-C50C-407E-A947-70E740481C1C}">
                            <a14:useLocalDpi xmlns:a14="http://schemas.microsoft.com/office/drawing/2010/main" val="0"/>
                          </a:ext>
                        </a:extLst>
                      </a:blip>
                      <a:stretch>
                        <a:fillRect/>
                      </a:stretch>
                    </pic:blipFill>
                    <pic:spPr>
                      <a:xfrm>
                        <a:off x="0" y="0"/>
                        <a:ext cx="2010056" cy="781159"/>
                      </a:xfrm>
                      <a:prstGeom prst="rect">
                        <a:avLst/>
                      </a:prstGeom>
                    </pic:spPr>
                  </pic:pic>
                </a:graphicData>
              </a:graphic>
            </wp:inline>
          </w:drawing>
        </w:r>
        <w:r w:rsidRPr="007C437A">
          <w:rPr>
            <w:noProof/>
            <w:rPrChange w:id="3874" w:author="Arthur Parmentier" w:date="2020-06-07T15:27:00Z">
              <w:rPr>
                <w:noProof/>
              </w:rPr>
            </w:rPrChange>
          </w:rPr>
          <w:drawing>
            <wp:inline distT="0" distB="0" distL="0" distR="0">
              <wp:extent cx="1971950" cy="1152686"/>
              <wp:effectExtent l="0" t="0" r="9525" b="9525"/>
              <wp:docPr id="29" name="Image 29"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rganic_dev.PNG"/>
                      <pic:cNvPicPr/>
                    </pic:nvPicPr>
                    <pic:blipFill>
                      <a:blip r:embed="rId19">
                        <a:extLst>
                          <a:ext uri="{28A0092B-C50C-407E-A947-70E740481C1C}">
                            <a14:useLocalDpi xmlns:a14="http://schemas.microsoft.com/office/drawing/2010/main" val="0"/>
                          </a:ext>
                        </a:extLst>
                      </a:blip>
                      <a:stretch>
                        <a:fillRect/>
                      </a:stretch>
                    </pic:blipFill>
                    <pic:spPr>
                      <a:xfrm>
                        <a:off x="0" y="0"/>
                        <a:ext cx="1971950" cy="1152686"/>
                      </a:xfrm>
                      <a:prstGeom prst="rect">
                        <a:avLst/>
                      </a:prstGeom>
                    </pic:spPr>
                  </pic:pic>
                </a:graphicData>
              </a:graphic>
            </wp:inline>
          </w:drawing>
        </w:r>
      </w:ins>
    </w:p>
    <w:p w:rsidR="00CC430C" w:rsidRPr="007C437A" w:rsidRDefault="00C04C33">
      <w:pPr>
        <w:rPr>
          <w:ins w:id="3875" w:author="Arthur Parmentier" w:date="2020-06-05T18:19:00Z"/>
        </w:rPr>
      </w:pPr>
      <w:ins w:id="3876" w:author="Arthur Parmentier" w:date="2020-06-05T18:16:00Z">
        <w:r w:rsidRPr="007C437A">
          <w:t xml:space="preserve">In those examples, additional </w:t>
        </w:r>
      </w:ins>
      <w:ins w:id="3877" w:author="Arthur Parmentier" w:date="2020-06-07T22:55:00Z">
        <w:r w:rsidR="00CC2C90">
          <w:t>“</w:t>
        </w:r>
      </w:ins>
      <w:ins w:id="3878" w:author="Arthur Parmentier" w:date="2020-06-05T18:16:00Z">
        <w:r w:rsidRPr="007C437A">
          <w:t>syntax</w:t>
        </w:r>
      </w:ins>
      <w:ins w:id="3879" w:author="Arthur Parmentier" w:date="2020-06-07T22:55:00Z">
        <w:r w:rsidR="00CC2C90">
          <w:t>”</w:t>
        </w:r>
      </w:ins>
      <w:ins w:id="3880" w:author="Arthur Parmentier" w:date="2020-06-05T18:16:00Z">
        <w:r w:rsidRPr="007C437A">
          <w:t xml:space="preserve"> categories are mentioned in parenthesis and we observe signs of the </w:t>
        </w:r>
      </w:ins>
      <w:ins w:id="3881" w:author="Arthur Parmentier" w:date="2020-06-07T22:56:00Z">
        <w:r w:rsidR="00CC2C90">
          <w:t>label</w:t>
        </w:r>
      </w:ins>
      <w:ins w:id="3882" w:author="Arthur Parmentier" w:date="2020-06-05T18:17:00Z">
        <w:r w:rsidRPr="007C437A">
          <w:t xml:space="preserve"> “Content” that are classified as part of the “How” </w:t>
        </w:r>
      </w:ins>
      <w:ins w:id="3883" w:author="Arthur Parmentier" w:date="2020-06-07T22:56:00Z">
        <w:r w:rsidR="00CC2C90">
          <w:t>syntactic function</w:t>
        </w:r>
      </w:ins>
      <w:ins w:id="3884" w:author="Arthur Parmentier" w:date="2020-06-05T18:17:00Z">
        <w:r w:rsidRPr="007C437A">
          <w:t xml:space="preserve">, or “Modifiers” that </w:t>
        </w:r>
      </w:ins>
      <w:ins w:id="3885" w:author="Arthur Parmentier" w:date="2020-06-07T22:56:00Z">
        <w:r w:rsidR="00CC2C90">
          <w:t>classified as</w:t>
        </w:r>
      </w:ins>
      <w:ins w:id="3886" w:author="Arthur Parmentier" w:date="2020-06-05T18:17:00Z">
        <w:r w:rsidRPr="007C437A">
          <w:t xml:space="preserve"> “What” </w:t>
        </w:r>
      </w:ins>
      <w:ins w:id="3887" w:author="Arthur Parmentier" w:date="2020-06-07T22:56:00Z">
        <w:r w:rsidR="00CC2C90">
          <w:t>or</w:t>
        </w:r>
      </w:ins>
      <w:ins w:id="3888" w:author="Arthur Parmentier" w:date="2020-06-05T18:17:00Z">
        <w:r w:rsidRPr="007C437A">
          <w:t xml:space="preserve"> “</w:t>
        </w:r>
      </w:ins>
      <w:ins w:id="3889" w:author="Arthur Parmentier" w:date="2020-06-05T18:18:00Z">
        <w:r w:rsidRPr="007C437A">
          <w:t xml:space="preserve">Who”. Similarly, other signs are indicated as sharing the </w:t>
        </w:r>
      </w:ins>
      <w:ins w:id="3890" w:author="Arthur Parmentier" w:date="2020-06-07T22:57:00Z">
        <w:r w:rsidR="00CC2C90">
          <w:t>functions</w:t>
        </w:r>
      </w:ins>
      <w:ins w:id="3891" w:author="Arthur Parmentier" w:date="2020-06-05T18:18:00Z">
        <w:r w:rsidRPr="007C437A">
          <w:t xml:space="preserve"> What and How, What and Who… and</w:t>
        </w:r>
      </w:ins>
      <w:ins w:id="3892" w:author="Arthur Parmentier" w:date="2020-06-05T18:19:00Z">
        <w:r w:rsidRPr="007C437A">
          <w:t xml:space="preserve"> some Modifiers are </w:t>
        </w:r>
      </w:ins>
      <w:ins w:id="3893" w:author="Arthur Parmentier" w:date="2020-06-07T22:57:00Z">
        <w:r w:rsidR="00CC2C90">
          <w:t>classified as</w:t>
        </w:r>
      </w:ins>
      <w:ins w:id="3894" w:author="Arthur Parmentier" w:date="2020-06-05T18:19:00Z">
        <w:r w:rsidRPr="007C437A">
          <w:t xml:space="preserve"> “When”.</w:t>
        </w:r>
      </w:ins>
      <w:ins w:id="3895" w:author="Arthur Parmentier" w:date="2020-06-08T00:02:00Z">
        <w:r w:rsidR="00CD6D2E">
          <w:t xml:space="preserve"> A pri</w:t>
        </w:r>
      </w:ins>
      <w:ins w:id="3896" w:author="Arthur Parmentier" w:date="2020-06-08T00:03:00Z">
        <w:r w:rsidR="00CD6D2E">
          <w:t>ori, these could be interpreted as inconsistencies in Thompson’s analysis of the SP grammar.</w:t>
        </w:r>
      </w:ins>
    </w:p>
    <w:p w:rsidR="00752860" w:rsidRPr="007C437A" w:rsidRDefault="00CD6D2E">
      <w:pPr>
        <w:rPr>
          <w:ins w:id="3897" w:author="Arthur Parmentier" w:date="2020-06-05T18:22:00Z"/>
        </w:rPr>
      </w:pPr>
      <w:ins w:id="3898" w:author="Arthur Parmentier" w:date="2020-06-08T00:04:00Z">
        <w:r>
          <w:t xml:space="preserve">My interpretation of his analysis of the SP grammar is the </w:t>
        </w:r>
        <w:r w:rsidR="00857472">
          <w:t>following</w:t>
        </w:r>
      </w:ins>
      <w:ins w:id="3899" w:author="Arthur Parmentier" w:date="2020-06-05T18:22:00Z">
        <w:r w:rsidR="00752860" w:rsidRPr="007C437A">
          <w:t>:</w:t>
        </w:r>
      </w:ins>
    </w:p>
    <w:p w:rsidR="00857472" w:rsidRDefault="00752860">
      <w:pPr>
        <w:pStyle w:val="Paragraphedeliste"/>
        <w:numPr>
          <w:ilvl w:val="0"/>
          <w:numId w:val="11"/>
        </w:numPr>
        <w:rPr>
          <w:ins w:id="3900" w:author="Arthur Parmentier" w:date="2020-06-08T00:10:00Z"/>
        </w:rPr>
      </w:pPr>
      <w:ins w:id="3901" w:author="Arthur Parmentier" w:date="2020-06-05T18:22:00Z">
        <w:r w:rsidRPr="007C437A">
          <w:t>First, I think that</w:t>
        </w:r>
      </w:ins>
      <w:ins w:id="3902" w:author="Arthur Parmentier" w:date="2020-06-05T18:19:00Z">
        <w:r w:rsidR="00C04C33" w:rsidRPr="007C437A">
          <w:t xml:space="preserve"> there </w:t>
        </w:r>
      </w:ins>
      <w:ins w:id="3903" w:author="Arthur Parmentier" w:date="2020-06-05T18:20:00Z">
        <w:r w:rsidR="00C04C33" w:rsidRPr="007C437A">
          <w:t xml:space="preserve">is a confusion between the </w:t>
        </w:r>
      </w:ins>
      <w:ins w:id="3904" w:author="Arthur Parmentier" w:date="2020-06-08T00:05:00Z">
        <w:r w:rsidR="00857472">
          <w:t xml:space="preserve">notions of </w:t>
        </w:r>
      </w:ins>
      <w:ins w:id="3905" w:author="Arthur Parmentier" w:date="2020-06-08T00:34:00Z">
        <w:r w:rsidR="006B356D">
          <w:t>lexical categor</w:t>
        </w:r>
      </w:ins>
      <w:ins w:id="3906" w:author="Arthur Parmentier" w:date="2020-06-08T00:35:00Z">
        <w:r w:rsidR="006B356D">
          <w:t>ie</w:t>
        </w:r>
      </w:ins>
      <w:ins w:id="3907" w:author="Arthur Parmentier" w:date="2020-06-08T00:05:00Z">
        <w:r w:rsidR="00857472">
          <w:t xml:space="preserve">s, </w:t>
        </w:r>
      </w:ins>
      <w:ins w:id="3908" w:author="Arthur Parmentier" w:date="2020-06-08T00:35:00Z">
        <w:r w:rsidR="00E71AB6">
          <w:t xml:space="preserve">syntactic </w:t>
        </w:r>
      </w:ins>
      <w:ins w:id="3909" w:author="Arthur Parmentier" w:date="2020-06-07T22:24:00Z">
        <w:r w:rsidR="00EF5C44">
          <w:t>structure</w:t>
        </w:r>
      </w:ins>
      <w:ins w:id="3910" w:author="Arthur Parmentier" w:date="2020-06-08T00:05:00Z">
        <w:r w:rsidR="00857472">
          <w:t>s and functions in his a</w:t>
        </w:r>
      </w:ins>
      <w:ins w:id="3911" w:author="Arthur Parmentier" w:date="2020-06-08T00:06:00Z">
        <w:r w:rsidR="00857472">
          <w:t xml:space="preserve">nalysis. It is suggested in his definition of the SP structure that </w:t>
        </w:r>
      </w:ins>
      <w:ins w:id="3912" w:author="Arthur Parmentier" w:date="2020-06-08T00:07:00Z">
        <w:r w:rsidR="00857472">
          <w:t xml:space="preserve">to each </w:t>
        </w:r>
      </w:ins>
      <w:ins w:id="3913" w:author="Arthur Parmentier" w:date="2020-06-08T00:34:00Z">
        <w:r w:rsidR="006B356D">
          <w:t>lexical category</w:t>
        </w:r>
      </w:ins>
      <w:ins w:id="3914" w:author="Arthur Parmentier" w:date="2020-06-08T00:07:00Z">
        <w:r w:rsidR="00857472">
          <w:t xml:space="preserve"> (Identifier, Content, Modifier, Go gesture…) corresponds a single grammatical </w:t>
        </w:r>
      </w:ins>
      <w:ins w:id="3915" w:author="Arthur Parmentier" w:date="2020-06-08T00:08:00Z">
        <w:r w:rsidR="00857472">
          <w:t>function (Who, What, How, When)</w:t>
        </w:r>
      </w:ins>
      <w:ins w:id="3916" w:author="Arthur Parmentier" w:date="2020-06-08T00:09:00Z">
        <w:r w:rsidR="00857472">
          <w:t xml:space="preserve">, while in his WB 2, he shows </w:t>
        </w:r>
      </w:ins>
      <w:ins w:id="3917" w:author="Arthur Parmentier" w:date="2020-06-08T00:35:00Z">
        <w:r w:rsidR="004D5BD4">
          <w:t>it</w:t>
        </w:r>
      </w:ins>
      <w:ins w:id="3918" w:author="Arthur Parmentier" w:date="2020-06-08T00:09:00Z">
        <w:r w:rsidR="00857472">
          <w:t xml:space="preserve"> can correspond</w:t>
        </w:r>
      </w:ins>
      <w:ins w:id="3919" w:author="Arthur Parmentier" w:date="2020-06-08T00:35:00Z">
        <w:r w:rsidR="009D140B">
          <w:t xml:space="preserve"> to</w:t>
        </w:r>
      </w:ins>
      <w:ins w:id="3920" w:author="Arthur Parmentier" w:date="2020-06-08T00:09:00Z">
        <w:r w:rsidR="00857472">
          <w:t xml:space="preserve"> several functions. He does however not detail how a </w:t>
        </w:r>
      </w:ins>
      <w:ins w:id="3921" w:author="Arthur Parmentier" w:date="2020-06-08T00:36:00Z">
        <w:r w:rsidR="00B41BD3">
          <w:t>lexical category</w:t>
        </w:r>
      </w:ins>
      <w:ins w:id="3922" w:author="Arthur Parmentier" w:date="2020-06-08T00:09:00Z">
        <w:r w:rsidR="00857472">
          <w:t xml:space="preserve"> performs a specific function, or </w:t>
        </w:r>
      </w:ins>
      <w:ins w:id="3923" w:author="Arthur Parmentier" w:date="2020-06-08T00:10:00Z">
        <w:r w:rsidR="00857472">
          <w:t>in which structures it can change from its “main function” to its “alternative” ones.</w:t>
        </w:r>
      </w:ins>
    </w:p>
    <w:p w:rsidR="00857472" w:rsidRDefault="00857472">
      <w:pPr>
        <w:pStyle w:val="Paragraphedeliste"/>
        <w:numPr>
          <w:ilvl w:val="0"/>
          <w:numId w:val="11"/>
        </w:numPr>
        <w:rPr>
          <w:ins w:id="3924" w:author="Arthur Parmentier" w:date="2020-06-08T00:12:00Z"/>
        </w:rPr>
      </w:pPr>
      <w:ins w:id="3925" w:author="Arthur Parmentier" w:date="2020-06-08T00:11:00Z">
        <w:r>
          <w:t xml:space="preserve">Then, I think that additional confusion is brought by the naming of his categories for the </w:t>
        </w:r>
      </w:ins>
      <w:ins w:id="3926" w:author="Arthur Parmentier" w:date="2020-06-08T00:12:00Z">
        <w:r>
          <w:t xml:space="preserve">signs: </w:t>
        </w:r>
      </w:ins>
      <w:ins w:id="3927" w:author="Arthur Parmentier" w:date="2020-06-08T00:11:00Z">
        <w:r>
          <w:t xml:space="preserve">“category”, “subcategory”, “syntax”. </w:t>
        </w:r>
      </w:ins>
      <w:ins w:id="3928" w:author="Arthur Parmentier" w:date="2020-06-08T00:12:00Z">
        <w:r>
          <w:t>I think he misses two important things:</w:t>
        </w:r>
      </w:ins>
    </w:p>
    <w:p w:rsidR="00857472" w:rsidRDefault="00BE0944">
      <w:pPr>
        <w:pStyle w:val="Paragraphedeliste"/>
        <w:numPr>
          <w:ilvl w:val="1"/>
          <w:numId w:val="11"/>
        </w:numPr>
        <w:rPr>
          <w:ins w:id="3929" w:author="Arthur Parmentier" w:date="2020-06-08T00:13:00Z"/>
        </w:rPr>
      </w:pPr>
      <w:ins w:id="3930" w:author="Arthur Parmentier" w:date="2020-06-08T00:38:00Z">
        <w:r>
          <w:t>What is named “syntax” correspond to the typical syntactic functions that the sign</w:t>
        </w:r>
      </w:ins>
      <w:ins w:id="3931" w:author="Arthur Parmentier" w:date="2020-06-08T00:39:00Z">
        <w:r>
          <w:t xml:space="preserve"> can perform in the clause.</w:t>
        </w:r>
        <w:r w:rsidR="000F22A7">
          <w:t xml:space="preserve"> However, it is different from the syntactic categories themselves</w:t>
        </w:r>
      </w:ins>
      <w:ins w:id="3932" w:author="Arthur Parmentier" w:date="2020-06-08T00:41:00Z">
        <w:r w:rsidR="000F22A7">
          <w:t xml:space="preserve"> (I suggest to name them “Identifier phrase”, “Content phrase”…)</w:t>
        </w:r>
      </w:ins>
      <w:ins w:id="3933" w:author="Arthur Parmentier" w:date="2020-06-08T00:39:00Z">
        <w:r w:rsidR="000F22A7">
          <w:t xml:space="preserve">, among which the lexical category is relevant </w:t>
        </w:r>
      </w:ins>
      <w:ins w:id="3934" w:author="Arthur Parmentier" w:date="2020-06-08T00:40:00Z">
        <w:r w:rsidR="000F22A7">
          <w:t>for a single sign (Identifier, Co</w:t>
        </w:r>
      </w:ins>
      <w:ins w:id="3935" w:author="Arthur Parmentier" w:date="2020-06-08T00:41:00Z">
        <w:r w:rsidR="000F22A7">
          <w:t>ntent…)</w:t>
        </w:r>
        <w:r w:rsidR="0030454A">
          <w:t>.</w:t>
        </w:r>
      </w:ins>
    </w:p>
    <w:p w:rsidR="00C9469B" w:rsidRDefault="00857472">
      <w:pPr>
        <w:pStyle w:val="Paragraphedeliste"/>
        <w:numPr>
          <w:ilvl w:val="1"/>
          <w:numId w:val="11"/>
        </w:numPr>
        <w:rPr>
          <w:ins w:id="3936" w:author="Arthur Parmentier" w:date="2020-06-08T00:17:00Z"/>
        </w:rPr>
      </w:pPr>
      <w:ins w:id="3937" w:author="Arthur Parmentier" w:date="2020-06-08T00:13:00Z">
        <w:r>
          <w:t xml:space="preserve">That </w:t>
        </w:r>
      </w:ins>
      <w:ins w:id="3938" w:author="Arthur Parmentier" w:date="2020-06-08T00:14:00Z">
        <w:r>
          <w:t xml:space="preserve">the “categories” (at the opposite of the “subcategories” and “syntax”) </w:t>
        </w:r>
      </w:ins>
      <w:ins w:id="3939" w:author="Arthur Parmentier" w:date="2020-06-08T00:15:00Z">
        <w:r w:rsidR="00A8465E">
          <w:t xml:space="preserve">may be relevant in artistic terms, in order to think the roles of the signs in the artistic creation (sculpting, function…) but may not be relevant </w:t>
        </w:r>
      </w:ins>
      <w:ins w:id="3940" w:author="Arthur Parmentier" w:date="2020-06-08T00:16:00Z">
        <w:r w:rsidR="00A8465E">
          <w:t>at the syntax level</w:t>
        </w:r>
      </w:ins>
      <w:ins w:id="3941" w:author="Arthur Parmentier" w:date="2020-06-08T00:15:00Z">
        <w:r w:rsidR="00A8465E">
          <w:t>.</w:t>
        </w:r>
      </w:ins>
    </w:p>
    <w:p w:rsidR="00C04C33" w:rsidRPr="007C437A" w:rsidRDefault="00C9469B">
      <w:pPr>
        <w:ind w:left="720"/>
        <w:rPr>
          <w:ins w:id="3942" w:author="Arthur Parmentier" w:date="2020-06-05T18:23:00Z"/>
        </w:rPr>
        <w:pPrChange w:id="3943" w:author="Arthur Parmentier" w:date="2020-06-10T16:26:00Z">
          <w:pPr>
            <w:pStyle w:val="Paragraphedeliste"/>
            <w:numPr>
              <w:numId w:val="11"/>
            </w:numPr>
            <w:ind w:hanging="360"/>
          </w:pPr>
        </w:pPrChange>
      </w:pPr>
      <w:ins w:id="3944" w:author="Arthur Parmentier" w:date="2020-06-08T00:17:00Z">
        <w:r>
          <w:t>If instead, he would rename those categories as “artistic category”, “</w:t>
        </w:r>
      </w:ins>
      <w:ins w:id="3945" w:author="Arthur Parmentier" w:date="2020-06-08T00:34:00Z">
        <w:r w:rsidR="006B356D">
          <w:t>lexical category</w:t>
        </w:r>
      </w:ins>
      <w:ins w:id="3946" w:author="Arthur Parmentier" w:date="2020-06-08T00:17:00Z">
        <w:r>
          <w:t xml:space="preserve">” and “syntactic function”, parts of the </w:t>
        </w:r>
      </w:ins>
      <w:ins w:id="3947" w:author="Arthur Parmentier" w:date="2020-06-08T00:18:00Z">
        <w:r>
          <w:t>ambiguity would be removed.</w:t>
        </w:r>
      </w:ins>
    </w:p>
    <w:p w:rsidR="00DD5382" w:rsidRDefault="00C9469B">
      <w:pPr>
        <w:pStyle w:val="Paragraphedeliste"/>
        <w:numPr>
          <w:ilvl w:val="0"/>
          <w:numId w:val="11"/>
        </w:numPr>
        <w:rPr>
          <w:ins w:id="3948" w:author="Arthur Parmentier" w:date="2020-06-08T00:43:00Z"/>
        </w:rPr>
      </w:pPr>
      <w:ins w:id="3949" w:author="Arthur Parmentier" w:date="2020-06-08T00:21:00Z">
        <w:r>
          <w:t xml:space="preserve">Moreover, </w:t>
        </w:r>
      </w:ins>
      <w:ins w:id="3950" w:author="Arthur Parmentier" w:date="2020-06-05T18:24:00Z">
        <w:r w:rsidR="00752860" w:rsidRPr="007C437A">
          <w:t>I think that this hierarchy of categories has been designed to explain further complexity in the syntax itself, without studying it</w:t>
        </w:r>
      </w:ins>
      <w:ins w:id="3951" w:author="Arthur Parmentier" w:date="2020-06-08T00:42:00Z">
        <w:r w:rsidR="00F82F29">
          <w:t>s</w:t>
        </w:r>
        <w:r w:rsidR="00486495">
          <w:t xml:space="preserve"> deeper</w:t>
        </w:r>
      </w:ins>
      <w:ins w:id="3952" w:author="Arthur Parmentier" w:date="2020-06-05T18:24:00Z">
        <w:r w:rsidR="00752860" w:rsidRPr="007C437A">
          <w:t xml:space="preserve"> mechanisms </w:t>
        </w:r>
      </w:ins>
      <w:ins w:id="3953" w:author="Arthur Parmentier" w:date="2020-06-05T18:25:00Z">
        <w:r w:rsidR="00752860" w:rsidRPr="007C437A">
          <w:t>to derive the relevant synta</w:t>
        </w:r>
      </w:ins>
      <w:ins w:id="3954" w:author="Arthur Parmentier" w:date="2020-06-08T00:43:00Z">
        <w:r w:rsidR="00BB0B55">
          <w:t>ctic</w:t>
        </w:r>
      </w:ins>
      <w:ins w:id="3955" w:author="Arthur Parmentier" w:date="2020-06-05T18:25:00Z">
        <w:r w:rsidR="00752860" w:rsidRPr="007C437A">
          <w:t xml:space="preserve"> categories in SP.</w:t>
        </w:r>
      </w:ins>
      <w:ins w:id="3956" w:author="Arthur Parmentier" w:date="2020-06-05T18:26:00Z">
        <w:r w:rsidR="00C87BEA" w:rsidRPr="007C437A">
          <w:t xml:space="preserve"> In other words, </w:t>
        </w:r>
      </w:ins>
      <w:ins w:id="3957" w:author="Arthur Parmentier" w:date="2020-06-08T00:23:00Z">
        <w:r w:rsidR="00480CA1">
          <w:t>by suggesting the existence of “alternative syntax” categories,</w:t>
        </w:r>
      </w:ins>
      <w:ins w:id="3958" w:author="Arthur Parmentier" w:date="2020-06-08T00:22:00Z">
        <w:r w:rsidR="00480CA1">
          <w:t xml:space="preserve"> Thompson is leaving implicit that</w:t>
        </w:r>
      </w:ins>
      <w:ins w:id="3959" w:author="Arthur Parmentier" w:date="2020-06-08T00:43:00Z">
        <w:r w:rsidR="00DD5382">
          <w:t>:</w:t>
        </w:r>
      </w:ins>
    </w:p>
    <w:p w:rsidR="00DD5382" w:rsidRDefault="00C87BEA">
      <w:pPr>
        <w:pStyle w:val="Paragraphedeliste"/>
        <w:numPr>
          <w:ilvl w:val="1"/>
          <w:numId w:val="11"/>
        </w:numPr>
        <w:rPr>
          <w:ins w:id="3960" w:author="Arthur Parmentier" w:date="2020-06-08T00:43:00Z"/>
        </w:rPr>
      </w:pPr>
      <w:ins w:id="3961" w:author="Arthur Parmentier" w:date="2020-06-05T18:26:00Z">
        <w:r w:rsidRPr="007C437A">
          <w:t xml:space="preserve"> </w:t>
        </w:r>
      </w:ins>
      <w:ins w:id="3962" w:author="Arthur Parmentier" w:date="2020-06-08T00:51:00Z">
        <w:r w:rsidR="00326B6E">
          <w:t>T</w:t>
        </w:r>
      </w:ins>
      <w:ins w:id="3963" w:author="Arthur Parmentier" w:date="2020-06-05T18:26:00Z">
        <w:r w:rsidRPr="007C437A">
          <w:t xml:space="preserve">he syntax of </w:t>
        </w:r>
      </w:ins>
      <w:ins w:id="3964" w:author="Arthur Parmentier" w:date="2020-06-08T00:44:00Z">
        <w:r w:rsidR="00DD5382">
          <w:t>SP has</w:t>
        </w:r>
      </w:ins>
      <w:ins w:id="3965" w:author="Arthur Parmentier" w:date="2020-06-08T00:45:00Z">
        <w:r w:rsidR="00DD5382">
          <w:t xml:space="preserve"> several</w:t>
        </w:r>
      </w:ins>
      <w:ins w:id="3966" w:author="Arthur Parmentier" w:date="2020-06-08T00:44:00Z">
        <w:r w:rsidR="00DD5382">
          <w:t xml:space="preserve"> </w:t>
        </w:r>
      </w:ins>
      <w:ins w:id="3967" w:author="Arthur Parmentier" w:date="2020-06-08T00:45:00Z">
        <w:r w:rsidR="00DD5382">
          <w:t>hierarchical structures (phrases) that can be constructed out of several sign to perform a single function</w:t>
        </w:r>
      </w:ins>
    </w:p>
    <w:p w:rsidR="00DD5382" w:rsidRDefault="00DD5382">
      <w:pPr>
        <w:pStyle w:val="Paragraphedeliste"/>
        <w:numPr>
          <w:ilvl w:val="1"/>
          <w:numId w:val="11"/>
        </w:numPr>
        <w:rPr>
          <w:ins w:id="3968" w:author="Arthur Parmentier" w:date="2020-06-08T00:47:00Z"/>
        </w:rPr>
      </w:pPr>
      <w:ins w:id="3969" w:author="Arthur Parmentier" w:date="2020-06-08T00:46:00Z">
        <w:r>
          <w:lastRenderedPageBreak/>
          <w:t xml:space="preserve">There are additional lexical categories such as </w:t>
        </w:r>
        <w:proofErr w:type="spellStart"/>
        <w:r>
          <w:t>adpositions</w:t>
        </w:r>
        <w:proofErr w:type="spellEnd"/>
        <w:r>
          <w:t xml:space="preserve"> that allow to construct phrases from single signs, while changing their funct</w:t>
        </w:r>
      </w:ins>
      <w:ins w:id="3970" w:author="Arthur Parmentier" w:date="2020-06-08T00:47:00Z">
        <w:r>
          <w:t>ion</w:t>
        </w:r>
      </w:ins>
    </w:p>
    <w:p w:rsidR="00DD5382" w:rsidRDefault="00DD5382">
      <w:pPr>
        <w:pStyle w:val="Paragraphedeliste"/>
        <w:rPr>
          <w:ins w:id="3971" w:author="Arthur Parmentier" w:date="2020-06-09T23:50:00Z"/>
        </w:rPr>
      </w:pPr>
      <w:ins w:id="3972" w:author="Arthur Parmentier" w:date="2020-06-08T00:47:00Z">
        <w:r>
          <w:t xml:space="preserve">As a simple example, let’s simply mention at this point that the </w:t>
        </w:r>
      </w:ins>
      <w:ins w:id="3973" w:author="Arthur Parmentier" w:date="2020-06-08T00:50:00Z">
        <w:r w:rsidR="00393C40">
          <w:t xml:space="preserve">common </w:t>
        </w:r>
      </w:ins>
      <w:ins w:id="3974" w:author="Arthur Parmentier" w:date="2020-06-08T00:47:00Z">
        <w:r>
          <w:t>clause “minimalism group</w:t>
        </w:r>
      </w:ins>
      <w:ins w:id="3975" w:author="Arthur Parmentier" w:date="2020-06-08T00:48:00Z">
        <w:r>
          <w:t xml:space="preserve">, off” is not explained in Thompson’s description, nor “Whole group, </w:t>
        </w:r>
      </w:ins>
      <w:ins w:id="3976" w:author="Arthur Parmentier" w:date="2020-06-08T00:49:00Z">
        <w:r>
          <w:t>long tone with movement, play” or “Whole group, movement with long tone, play” (and it</w:t>
        </w:r>
      </w:ins>
      <w:ins w:id="3977" w:author="Arthur Parmentier" w:date="2020-06-08T00:50:00Z">
        <w:r>
          <w:t xml:space="preserve"> is unclear at this stage too which one of the latter is correct).</w:t>
        </w:r>
      </w:ins>
    </w:p>
    <w:p w:rsidR="008D30F8" w:rsidRDefault="008D30F8">
      <w:pPr>
        <w:pStyle w:val="Paragraphedeliste"/>
        <w:rPr>
          <w:ins w:id="3978" w:author="Arthur Parmentier" w:date="2020-06-09T23:50:00Z"/>
        </w:rPr>
      </w:pPr>
    </w:p>
    <w:p w:rsidR="008D30F8" w:rsidRPr="008D30F8" w:rsidRDefault="008D30F8">
      <w:pPr>
        <w:autoSpaceDE w:val="0"/>
        <w:autoSpaceDN w:val="0"/>
        <w:adjustRightInd w:val="0"/>
        <w:spacing w:after="0" w:line="240" w:lineRule="auto"/>
        <w:rPr>
          <w:ins w:id="3979" w:author="Arthur Parmentier" w:date="2020-06-09T23:50:00Z"/>
          <w:rFonts w:ascii="ArialMT" w:hAnsi="ArialMT" w:cs="ArialMT"/>
          <w:color w:val="FFFFFF"/>
          <w:rPrChange w:id="3980" w:author="Arthur Parmentier" w:date="2020-06-09T23:50:00Z">
            <w:rPr>
              <w:ins w:id="3981" w:author="Arthur Parmentier" w:date="2020-06-09T23:50:00Z"/>
              <w:rFonts w:ascii="ArialMT" w:hAnsi="ArialMT" w:cs="ArialMT"/>
              <w:color w:val="FFFFFF"/>
              <w:lang w:val="fr-FR"/>
            </w:rPr>
          </w:rPrChange>
        </w:rPr>
      </w:pPr>
      <w:ins w:id="3982" w:author="Arthur Parmentier" w:date="2020-06-09T23:50:00Z">
        <w:r w:rsidRPr="008D30F8">
          <w:rPr>
            <w:rFonts w:ascii="ArialMT" w:hAnsi="ArialMT" w:cs="ArialMT"/>
            <w:color w:val="FFFFFF"/>
            <w:rPrChange w:id="3983" w:author="Arthur Parmentier" w:date="2020-06-09T23:50:00Z">
              <w:rPr>
                <w:rFonts w:ascii="ArialMT" w:hAnsi="ArialMT" w:cs="ArialMT"/>
                <w:color w:val="FFFFFF"/>
                <w:lang w:val="fr-FR"/>
              </w:rPr>
            </w:rPrChange>
          </w:rPr>
          <w:t>There are several gestures in Soundpainting which defy reasoning—</w:t>
        </w:r>
      </w:ins>
    </w:p>
    <w:p w:rsidR="008D30F8" w:rsidRPr="008D30F8" w:rsidRDefault="008D30F8">
      <w:pPr>
        <w:autoSpaceDE w:val="0"/>
        <w:autoSpaceDN w:val="0"/>
        <w:adjustRightInd w:val="0"/>
        <w:spacing w:after="0" w:line="240" w:lineRule="auto"/>
        <w:rPr>
          <w:ins w:id="3984" w:author="Arthur Parmentier" w:date="2020-06-09T23:50:00Z"/>
          <w:rFonts w:ascii="ArialMT" w:hAnsi="ArialMT" w:cs="ArialMT"/>
          <w:color w:val="FFFFFF"/>
          <w:rPrChange w:id="3985" w:author="Arthur Parmentier" w:date="2020-06-09T23:50:00Z">
            <w:rPr>
              <w:ins w:id="3986" w:author="Arthur Parmentier" w:date="2020-06-09T23:50:00Z"/>
              <w:rFonts w:ascii="ArialMT" w:hAnsi="ArialMT" w:cs="ArialMT"/>
              <w:color w:val="FFFFFF"/>
              <w:lang w:val="fr-FR"/>
            </w:rPr>
          </w:rPrChange>
        </w:rPr>
      </w:pPr>
      <w:ins w:id="3987" w:author="Arthur Parmentier" w:date="2020-06-09T23:50:00Z">
        <w:r w:rsidRPr="008D30F8">
          <w:rPr>
            <w:rFonts w:ascii="ArialMT" w:hAnsi="ArialMT" w:cs="ArialMT"/>
            <w:color w:val="FFFFFF"/>
            <w:rPrChange w:id="3988" w:author="Arthur Parmentier" w:date="2020-06-09T23:50:00Z">
              <w:rPr>
                <w:rFonts w:ascii="ArialMT" w:hAnsi="ArialMT" w:cs="ArialMT"/>
                <w:color w:val="FFFFFF"/>
                <w:lang w:val="fr-FR"/>
              </w:rPr>
            </w:rPrChange>
          </w:rPr>
          <w:t>irregular verbs so-to-speak. In other words, they break the rules of</w:t>
        </w:r>
      </w:ins>
    </w:p>
    <w:p w:rsidR="008D30F8" w:rsidRPr="008D30F8" w:rsidRDefault="008D30F8">
      <w:pPr>
        <w:autoSpaceDE w:val="0"/>
        <w:autoSpaceDN w:val="0"/>
        <w:adjustRightInd w:val="0"/>
        <w:spacing w:after="0" w:line="240" w:lineRule="auto"/>
        <w:rPr>
          <w:ins w:id="3989" w:author="Arthur Parmentier" w:date="2020-06-09T23:50:00Z"/>
          <w:rFonts w:ascii="ArialMT" w:hAnsi="ArialMT" w:cs="ArialMT"/>
          <w:color w:val="FFFFFF"/>
          <w:rPrChange w:id="3990" w:author="Arthur Parmentier" w:date="2020-06-09T23:50:00Z">
            <w:rPr>
              <w:ins w:id="3991" w:author="Arthur Parmentier" w:date="2020-06-09T23:50:00Z"/>
              <w:rFonts w:ascii="ArialMT" w:hAnsi="ArialMT" w:cs="ArialMT"/>
              <w:color w:val="FFFFFF"/>
              <w:lang w:val="fr-FR"/>
            </w:rPr>
          </w:rPrChange>
        </w:rPr>
      </w:pPr>
      <w:ins w:id="3992" w:author="Arthur Parmentier" w:date="2020-06-09T23:50:00Z">
        <w:r w:rsidRPr="008D30F8">
          <w:rPr>
            <w:rFonts w:ascii="ArialMT" w:hAnsi="ArialMT" w:cs="ArialMT"/>
            <w:color w:val="FFFFFF"/>
            <w:rPrChange w:id="3993" w:author="Arthur Parmentier" w:date="2020-06-09T23:50:00Z">
              <w:rPr>
                <w:rFonts w:ascii="ArialMT" w:hAnsi="ArialMT" w:cs="ArialMT"/>
                <w:color w:val="FFFFFF"/>
                <w:lang w:val="fr-FR"/>
              </w:rPr>
            </w:rPrChange>
          </w:rPr>
          <w:t>Soundpainting. A good example of this is the 'Watch Me' gesture,</w:t>
        </w:r>
      </w:ins>
    </w:p>
    <w:p w:rsidR="008D30F8" w:rsidRPr="008D30F8" w:rsidRDefault="008D30F8">
      <w:pPr>
        <w:autoSpaceDE w:val="0"/>
        <w:autoSpaceDN w:val="0"/>
        <w:adjustRightInd w:val="0"/>
        <w:spacing w:after="0" w:line="240" w:lineRule="auto"/>
        <w:rPr>
          <w:ins w:id="3994" w:author="Arthur Parmentier" w:date="2020-06-09T23:50:00Z"/>
          <w:rFonts w:ascii="ArialMT" w:hAnsi="ArialMT" w:cs="ArialMT"/>
          <w:color w:val="FFFFFF"/>
          <w:rPrChange w:id="3995" w:author="Arthur Parmentier" w:date="2020-06-09T23:50:00Z">
            <w:rPr>
              <w:ins w:id="3996" w:author="Arthur Parmentier" w:date="2020-06-09T23:50:00Z"/>
              <w:rFonts w:ascii="ArialMT" w:hAnsi="ArialMT" w:cs="ArialMT"/>
              <w:color w:val="FFFFFF"/>
              <w:lang w:val="fr-FR"/>
            </w:rPr>
          </w:rPrChange>
        </w:rPr>
      </w:pPr>
      <w:ins w:id="3997" w:author="Arthur Parmentier" w:date="2020-06-09T23:50:00Z">
        <w:r w:rsidRPr="008D30F8">
          <w:rPr>
            <w:rFonts w:ascii="ArialMT" w:hAnsi="ArialMT" w:cs="ArialMT"/>
            <w:color w:val="FFFFFF"/>
            <w:rPrChange w:id="3998" w:author="Arthur Parmentier" w:date="2020-06-09T23:50:00Z">
              <w:rPr>
                <w:rFonts w:ascii="ArialMT" w:hAnsi="ArialMT" w:cs="ArialMT"/>
                <w:color w:val="FFFFFF"/>
                <w:lang w:val="fr-FR"/>
              </w:rPr>
            </w:rPrChange>
          </w:rPr>
          <w:t>which gets used as an 'off' gesture when removing yourself from</w:t>
        </w:r>
      </w:ins>
    </w:p>
    <w:p w:rsidR="008D30F8" w:rsidRPr="008D30F8" w:rsidRDefault="008D30F8">
      <w:pPr>
        <w:autoSpaceDE w:val="0"/>
        <w:autoSpaceDN w:val="0"/>
        <w:adjustRightInd w:val="0"/>
        <w:spacing w:after="0" w:line="240" w:lineRule="auto"/>
        <w:rPr>
          <w:ins w:id="3999" w:author="Arthur Parmentier" w:date="2020-06-09T23:50:00Z"/>
          <w:rFonts w:ascii="ArialMT" w:hAnsi="ArialMT" w:cs="ArialMT"/>
          <w:color w:val="FFFFFF"/>
          <w:rPrChange w:id="4000" w:author="Arthur Parmentier" w:date="2020-06-09T23:50:00Z">
            <w:rPr>
              <w:ins w:id="4001" w:author="Arthur Parmentier" w:date="2020-06-09T23:50:00Z"/>
              <w:rFonts w:ascii="ArialMT" w:hAnsi="ArialMT" w:cs="ArialMT"/>
              <w:color w:val="FFFFFF"/>
              <w:lang w:val="fr-FR"/>
            </w:rPr>
          </w:rPrChange>
        </w:rPr>
      </w:pPr>
      <w:ins w:id="4002" w:author="Arthur Parmentier" w:date="2020-06-09T23:50:00Z">
        <w:r w:rsidRPr="008D30F8">
          <w:rPr>
            <w:rFonts w:ascii="ArialMT" w:hAnsi="ArialMT" w:cs="ArialMT"/>
            <w:color w:val="FFFFFF"/>
            <w:rPrChange w:id="4003" w:author="Arthur Parmentier" w:date="2020-06-09T23:50:00Z">
              <w:rPr>
                <w:rFonts w:ascii="ArialMT" w:hAnsi="ArialMT" w:cs="ArialMT"/>
                <w:color w:val="FFFFFF"/>
                <w:lang w:val="fr-FR"/>
              </w:rPr>
            </w:rPrChange>
          </w:rPr>
          <w:t>'</w:t>
        </w:r>
        <w:proofErr w:type="spellStart"/>
        <w:r w:rsidRPr="008D30F8">
          <w:rPr>
            <w:rFonts w:ascii="ArialMT" w:hAnsi="ArialMT" w:cs="ArialMT"/>
            <w:color w:val="FFFFFF"/>
            <w:rPrChange w:id="4004" w:author="Arthur Parmentier" w:date="2020-06-09T23:50:00Z">
              <w:rPr>
                <w:rFonts w:ascii="ArialMT" w:hAnsi="ArialMT" w:cs="ArialMT"/>
                <w:color w:val="FFFFFF"/>
                <w:lang w:val="fr-FR"/>
              </w:rPr>
            </w:rPrChange>
          </w:rPr>
          <w:t>Shapeline</w:t>
        </w:r>
        <w:proofErr w:type="spellEnd"/>
        <w:r w:rsidRPr="008D30F8">
          <w:rPr>
            <w:rFonts w:ascii="ArialMT" w:hAnsi="ArialMT" w:cs="ArialMT"/>
            <w:color w:val="FFFFFF"/>
            <w:rPrChange w:id="4005" w:author="Arthur Parmentier" w:date="2020-06-09T23:50:00Z">
              <w:rPr>
                <w:rFonts w:ascii="ArialMT" w:hAnsi="ArialMT" w:cs="ArialMT"/>
                <w:color w:val="FFFFFF"/>
                <w:lang w:val="fr-FR"/>
              </w:rPr>
            </w:rPrChange>
          </w:rPr>
          <w:t>' mode. Another example is the 'Synchronize' gesture—in</w:t>
        </w:r>
      </w:ins>
    </w:p>
    <w:p w:rsidR="008D30F8" w:rsidRPr="008D30F8" w:rsidRDefault="008D30F8">
      <w:pPr>
        <w:autoSpaceDE w:val="0"/>
        <w:autoSpaceDN w:val="0"/>
        <w:adjustRightInd w:val="0"/>
        <w:spacing w:after="0" w:line="240" w:lineRule="auto"/>
        <w:rPr>
          <w:ins w:id="4006" w:author="Arthur Parmentier" w:date="2020-06-09T23:50:00Z"/>
          <w:rFonts w:ascii="ArialMT" w:hAnsi="ArialMT" w:cs="ArialMT"/>
          <w:color w:val="FFFFFF"/>
          <w:rPrChange w:id="4007" w:author="Arthur Parmentier" w:date="2020-06-09T23:50:00Z">
            <w:rPr>
              <w:ins w:id="4008" w:author="Arthur Parmentier" w:date="2020-06-09T23:50:00Z"/>
              <w:rFonts w:ascii="ArialMT" w:hAnsi="ArialMT" w:cs="ArialMT"/>
              <w:color w:val="FFFFFF"/>
              <w:lang w:val="fr-FR"/>
            </w:rPr>
          </w:rPrChange>
        </w:rPr>
      </w:pPr>
      <w:ins w:id="4009" w:author="Arthur Parmentier" w:date="2020-06-09T23:50:00Z">
        <w:r w:rsidRPr="008D30F8">
          <w:rPr>
            <w:rFonts w:ascii="ArialMT" w:hAnsi="ArialMT" w:cs="ArialMT"/>
            <w:color w:val="FFFFFF"/>
            <w:rPrChange w:id="4010" w:author="Arthur Parmentier" w:date="2020-06-09T23:50:00Z">
              <w:rPr>
                <w:rFonts w:ascii="ArialMT" w:hAnsi="ArialMT" w:cs="ArialMT"/>
                <w:color w:val="FFFFFF"/>
                <w:lang w:val="fr-FR"/>
              </w:rPr>
            </w:rPrChange>
          </w:rPr>
          <w:t>this case, the gesture isn't initiated by a 'Go' gesture—the content is</w:t>
        </w:r>
      </w:ins>
    </w:p>
    <w:p w:rsidR="008D30F8" w:rsidRPr="008D30F8" w:rsidRDefault="008D30F8">
      <w:pPr>
        <w:autoSpaceDE w:val="0"/>
        <w:autoSpaceDN w:val="0"/>
        <w:adjustRightInd w:val="0"/>
        <w:spacing w:after="0" w:line="240" w:lineRule="auto"/>
        <w:rPr>
          <w:ins w:id="4011" w:author="Arthur Parmentier" w:date="2020-06-09T23:50:00Z"/>
          <w:rFonts w:ascii="ArialMT" w:hAnsi="ArialMT" w:cs="ArialMT"/>
          <w:color w:val="FFFFFF"/>
          <w:rPrChange w:id="4012" w:author="Arthur Parmentier" w:date="2020-06-09T23:50:00Z">
            <w:rPr>
              <w:ins w:id="4013" w:author="Arthur Parmentier" w:date="2020-06-09T23:50:00Z"/>
              <w:rFonts w:ascii="ArialMT" w:hAnsi="ArialMT" w:cs="ArialMT"/>
              <w:color w:val="FFFFFF"/>
              <w:lang w:val="fr-FR"/>
            </w:rPr>
          </w:rPrChange>
        </w:rPr>
      </w:pPr>
      <w:ins w:id="4014" w:author="Arthur Parmentier" w:date="2020-06-09T23:50:00Z">
        <w:r w:rsidRPr="008D30F8">
          <w:rPr>
            <w:rFonts w:ascii="ArialMT" w:hAnsi="ArialMT" w:cs="ArialMT"/>
            <w:color w:val="FFFFFF"/>
            <w:rPrChange w:id="4015" w:author="Arthur Parmentier" w:date="2020-06-09T23:50:00Z">
              <w:rPr>
                <w:rFonts w:ascii="ArialMT" w:hAnsi="ArialMT" w:cs="ArialMT"/>
                <w:color w:val="FFFFFF"/>
                <w:lang w:val="fr-FR"/>
              </w:rPr>
            </w:rPrChange>
          </w:rPr>
          <w:t>performed once the 'Synchronization' gesture is signed.</w:t>
        </w:r>
      </w:ins>
    </w:p>
    <w:p w:rsidR="008D30F8" w:rsidRPr="008D30F8" w:rsidRDefault="008D30F8">
      <w:pPr>
        <w:autoSpaceDE w:val="0"/>
        <w:autoSpaceDN w:val="0"/>
        <w:adjustRightInd w:val="0"/>
        <w:spacing w:after="0" w:line="240" w:lineRule="auto"/>
        <w:rPr>
          <w:ins w:id="4016" w:author="Arthur Parmentier" w:date="2020-06-09T23:50:00Z"/>
          <w:rFonts w:ascii="ArialMT" w:hAnsi="ArialMT" w:cs="ArialMT"/>
          <w:color w:val="FFFFFF"/>
          <w:rPrChange w:id="4017" w:author="Arthur Parmentier" w:date="2020-06-09T23:50:00Z">
            <w:rPr>
              <w:ins w:id="4018" w:author="Arthur Parmentier" w:date="2020-06-09T23:50:00Z"/>
              <w:rFonts w:ascii="ArialMT" w:hAnsi="ArialMT" w:cs="ArialMT"/>
              <w:color w:val="FFFFFF"/>
              <w:lang w:val="fr-FR"/>
            </w:rPr>
          </w:rPrChange>
        </w:rPr>
      </w:pPr>
      <w:ins w:id="4019" w:author="Arthur Parmentier" w:date="2020-06-09T23:50:00Z">
        <w:r w:rsidRPr="008D30F8">
          <w:rPr>
            <w:rFonts w:ascii="ArialMT" w:hAnsi="ArialMT" w:cs="ArialMT"/>
            <w:color w:val="FFFFFF"/>
            <w:rPrChange w:id="4020" w:author="Arthur Parmentier" w:date="2020-06-09T23:50:00Z">
              <w:rPr>
                <w:rFonts w:ascii="ArialMT" w:hAnsi="ArialMT" w:cs="ArialMT"/>
                <w:color w:val="FFFFFF"/>
                <w:lang w:val="fr-FR"/>
              </w:rPr>
            </w:rPrChange>
          </w:rPr>
          <w:t>In most spoken languages there are irregular verbs—the reasoning</w:t>
        </w:r>
      </w:ins>
    </w:p>
    <w:p w:rsidR="008D30F8" w:rsidRPr="008D30F8" w:rsidRDefault="008D30F8">
      <w:pPr>
        <w:autoSpaceDE w:val="0"/>
        <w:autoSpaceDN w:val="0"/>
        <w:adjustRightInd w:val="0"/>
        <w:spacing w:after="0" w:line="240" w:lineRule="auto"/>
        <w:rPr>
          <w:ins w:id="4021" w:author="Arthur Parmentier" w:date="2020-06-09T23:50:00Z"/>
          <w:rFonts w:ascii="ArialMT" w:hAnsi="ArialMT" w:cs="ArialMT"/>
          <w:color w:val="FFFFFF"/>
          <w:rPrChange w:id="4022" w:author="Arthur Parmentier" w:date="2020-06-09T23:50:00Z">
            <w:rPr>
              <w:ins w:id="4023" w:author="Arthur Parmentier" w:date="2020-06-09T23:50:00Z"/>
              <w:rFonts w:ascii="ArialMT" w:hAnsi="ArialMT" w:cs="ArialMT"/>
              <w:color w:val="FFFFFF"/>
              <w:lang w:val="fr-FR"/>
            </w:rPr>
          </w:rPrChange>
        </w:rPr>
      </w:pPr>
      <w:ins w:id="4024" w:author="Arthur Parmentier" w:date="2020-06-09T23:50:00Z">
        <w:r w:rsidRPr="008D30F8">
          <w:rPr>
            <w:rFonts w:ascii="ArialMT" w:hAnsi="ArialMT" w:cs="ArialMT"/>
            <w:color w:val="FFFFFF"/>
            <w:rPrChange w:id="4025" w:author="Arthur Parmentier" w:date="2020-06-09T23:50:00Z">
              <w:rPr>
                <w:rFonts w:ascii="ArialMT" w:hAnsi="ArialMT" w:cs="ArialMT"/>
                <w:color w:val="FFFFFF"/>
                <w:lang w:val="fr-FR"/>
              </w:rPr>
            </w:rPrChange>
          </w:rPr>
          <w:t>for their existence is confusing. I can't say how this came about in</w:t>
        </w:r>
      </w:ins>
    </w:p>
    <w:p w:rsidR="008D30F8" w:rsidRPr="008D30F8" w:rsidRDefault="008D30F8">
      <w:pPr>
        <w:autoSpaceDE w:val="0"/>
        <w:autoSpaceDN w:val="0"/>
        <w:adjustRightInd w:val="0"/>
        <w:spacing w:after="0" w:line="240" w:lineRule="auto"/>
        <w:rPr>
          <w:ins w:id="4026" w:author="Arthur Parmentier" w:date="2020-06-09T23:50:00Z"/>
          <w:rFonts w:ascii="ArialMT" w:hAnsi="ArialMT" w:cs="ArialMT"/>
          <w:color w:val="FFFFFF"/>
          <w:rPrChange w:id="4027" w:author="Arthur Parmentier" w:date="2020-06-09T23:50:00Z">
            <w:rPr>
              <w:ins w:id="4028" w:author="Arthur Parmentier" w:date="2020-06-09T23:50:00Z"/>
              <w:rFonts w:ascii="ArialMT" w:hAnsi="ArialMT" w:cs="ArialMT"/>
              <w:color w:val="FFFFFF"/>
              <w:lang w:val="fr-FR"/>
            </w:rPr>
          </w:rPrChange>
        </w:rPr>
      </w:pPr>
      <w:ins w:id="4029" w:author="Arthur Parmentier" w:date="2020-06-09T23:50:00Z">
        <w:r w:rsidRPr="008D30F8">
          <w:rPr>
            <w:rFonts w:ascii="ArialMT" w:hAnsi="ArialMT" w:cs="ArialMT"/>
            <w:color w:val="FFFFFF"/>
            <w:rPrChange w:id="4030" w:author="Arthur Parmentier" w:date="2020-06-09T23:50:00Z">
              <w:rPr>
                <w:rFonts w:ascii="ArialMT" w:hAnsi="ArialMT" w:cs="ArialMT"/>
                <w:color w:val="FFFFFF"/>
                <w:lang w:val="fr-FR"/>
              </w:rPr>
            </w:rPrChange>
          </w:rPr>
          <w:t>other languages, but I would venture to say it's probably for the same</w:t>
        </w:r>
      </w:ins>
    </w:p>
    <w:p w:rsidR="008D30F8" w:rsidRPr="008D30F8" w:rsidRDefault="008D30F8">
      <w:pPr>
        <w:autoSpaceDE w:val="0"/>
        <w:autoSpaceDN w:val="0"/>
        <w:adjustRightInd w:val="0"/>
        <w:spacing w:after="0" w:line="240" w:lineRule="auto"/>
        <w:rPr>
          <w:ins w:id="4031" w:author="Arthur Parmentier" w:date="2020-06-09T23:50:00Z"/>
          <w:rFonts w:ascii="ArialMT" w:hAnsi="ArialMT" w:cs="ArialMT"/>
          <w:color w:val="FFFFFF"/>
          <w:rPrChange w:id="4032" w:author="Arthur Parmentier" w:date="2020-06-09T23:50:00Z">
            <w:rPr>
              <w:ins w:id="4033" w:author="Arthur Parmentier" w:date="2020-06-09T23:50:00Z"/>
              <w:rFonts w:ascii="ArialMT" w:hAnsi="ArialMT" w:cs="ArialMT"/>
              <w:color w:val="FFFFFF"/>
              <w:lang w:val="fr-FR"/>
            </w:rPr>
          </w:rPrChange>
        </w:rPr>
      </w:pPr>
      <w:ins w:id="4034" w:author="Arthur Parmentier" w:date="2020-06-09T23:50:00Z">
        <w:r w:rsidRPr="008D30F8">
          <w:rPr>
            <w:rFonts w:ascii="ArialMT" w:hAnsi="ArialMT" w:cs="ArialMT"/>
            <w:color w:val="FFFFFF"/>
            <w:rPrChange w:id="4035" w:author="Arthur Parmentier" w:date="2020-06-09T23:50:00Z">
              <w:rPr>
                <w:rFonts w:ascii="ArialMT" w:hAnsi="ArialMT" w:cs="ArialMT"/>
                <w:color w:val="FFFFFF"/>
                <w:lang w:val="fr-FR"/>
              </w:rPr>
            </w:rPrChange>
          </w:rPr>
          <w:t>reason—in the Soundpainting language, in each case, I had to break</w:t>
        </w:r>
      </w:ins>
    </w:p>
    <w:p w:rsidR="008D30F8" w:rsidRPr="008D30F8" w:rsidRDefault="008D30F8">
      <w:pPr>
        <w:pStyle w:val="Paragraphedeliste"/>
        <w:rPr>
          <w:ins w:id="4036" w:author="Arthur Parmentier" w:date="2020-06-08T00:43:00Z"/>
        </w:rPr>
        <w:pPrChange w:id="4037" w:author="Arthur Parmentier" w:date="2020-06-10T16:26:00Z">
          <w:pPr>
            <w:pStyle w:val="Paragraphedeliste"/>
            <w:numPr>
              <w:ilvl w:val="1"/>
              <w:numId w:val="11"/>
            </w:numPr>
            <w:ind w:left="1440" w:hanging="360"/>
          </w:pPr>
        </w:pPrChange>
      </w:pPr>
      <w:ins w:id="4038" w:author="Arthur Parmentier" w:date="2020-06-09T23:50:00Z">
        <w:r w:rsidRPr="008D30F8">
          <w:rPr>
            <w:rFonts w:ascii="ArialMT" w:hAnsi="ArialMT" w:cs="ArialMT"/>
            <w:color w:val="FFFFFF"/>
            <w:rPrChange w:id="4039" w:author="Arthur Parmentier" w:date="2020-06-09T23:50:00Z">
              <w:rPr>
                <w:rFonts w:ascii="ArialMT" w:hAnsi="ArialMT" w:cs="ArialMT"/>
                <w:color w:val="FFFFFF"/>
                <w:lang w:val="fr-FR"/>
              </w:rPr>
            </w:rPrChange>
          </w:rPr>
          <w:t>the rules to achieve my goals.</w:t>
        </w:r>
      </w:ins>
    </w:p>
    <w:p w:rsidR="00752860" w:rsidRPr="007C437A" w:rsidRDefault="00480CA1">
      <w:pPr>
        <w:ind w:left="720"/>
        <w:rPr>
          <w:ins w:id="4040" w:author="Arthur Parmentier" w:date="2020-06-05T18:25:00Z"/>
        </w:rPr>
        <w:pPrChange w:id="4041" w:author="Arthur Parmentier" w:date="2020-06-10T16:26:00Z">
          <w:pPr>
            <w:pStyle w:val="Paragraphedeliste"/>
            <w:numPr>
              <w:numId w:val="11"/>
            </w:numPr>
            <w:ind w:hanging="360"/>
          </w:pPr>
        </w:pPrChange>
      </w:pPr>
      <w:ins w:id="4042" w:author="Arthur Parmentier" w:date="2020-06-08T00:24:00Z">
        <w:r>
          <w:t>A deeper linguistic analysis</w:t>
        </w:r>
      </w:ins>
      <w:ins w:id="4043" w:author="Arthur Parmentier" w:date="2020-06-05T18:27:00Z">
        <w:r w:rsidR="00C87BEA" w:rsidRPr="007C437A">
          <w:t xml:space="preserve"> would</w:t>
        </w:r>
      </w:ins>
      <w:ins w:id="4044" w:author="Arthur Parmentier" w:date="2020-06-08T00:24:00Z">
        <w:r>
          <w:t xml:space="preserve"> probably</w:t>
        </w:r>
      </w:ins>
      <w:ins w:id="4045" w:author="Arthur Parmentier" w:date="2020-06-05T18:27:00Z">
        <w:r w:rsidR="00C87BEA" w:rsidRPr="007C437A">
          <w:t xml:space="preserve"> lead to</w:t>
        </w:r>
      </w:ins>
      <w:ins w:id="4046" w:author="Arthur Parmentier" w:date="2020-06-08T00:24:00Z">
        <w:r>
          <w:t xml:space="preserve"> more</w:t>
        </w:r>
      </w:ins>
      <w:ins w:id="4047" w:author="Arthur Parmentier" w:date="2020-06-05T18:27:00Z">
        <w:r w:rsidR="00C87BEA" w:rsidRPr="007C437A">
          <w:t xml:space="preserve"> relevant categories to think </w:t>
        </w:r>
      </w:ins>
      <w:ins w:id="4048" w:author="Arthur Parmentier" w:date="2020-06-05T18:28:00Z">
        <w:r w:rsidR="00C87BEA" w:rsidRPr="007C437A">
          <w:t>signs</w:t>
        </w:r>
      </w:ins>
      <w:ins w:id="4049" w:author="Arthur Parmentier" w:date="2020-06-08T00:50:00Z">
        <w:r w:rsidR="00F7044D">
          <w:t xml:space="preserve"> with,</w:t>
        </w:r>
      </w:ins>
      <w:ins w:id="4050" w:author="Arthur Parmentier" w:date="2020-06-05T18:28:00Z">
        <w:r w:rsidR="00C87BEA" w:rsidRPr="007C437A">
          <w:t xml:space="preserve"> in terms of their position in the </w:t>
        </w:r>
      </w:ins>
      <w:ins w:id="4051" w:author="Arthur Parmentier" w:date="2020-06-08T00:51:00Z">
        <w:r w:rsidR="00F7044D">
          <w:t>clause</w:t>
        </w:r>
      </w:ins>
      <w:ins w:id="4052" w:author="Arthur Parmentier" w:date="2020-06-08T00:20:00Z">
        <w:r w:rsidR="00C9469B">
          <w:t xml:space="preserve">, their function, but also their use in more complex </w:t>
        </w:r>
      </w:ins>
      <w:ins w:id="4053" w:author="Arthur Parmentier" w:date="2020-06-08T00:51:00Z">
        <w:r w:rsidR="00944734">
          <w:t xml:space="preserve">syntactic </w:t>
        </w:r>
      </w:ins>
      <w:ins w:id="4054" w:author="Arthur Parmentier" w:date="2020-06-08T00:20:00Z">
        <w:r w:rsidR="00C9469B">
          <w:t>structures</w:t>
        </w:r>
      </w:ins>
      <w:ins w:id="4055" w:author="Arthur Parmentier" w:date="2020-06-08T00:51:00Z">
        <w:r w:rsidR="00944734">
          <w:t>.</w:t>
        </w:r>
      </w:ins>
    </w:p>
    <w:p w:rsidR="00752860" w:rsidRPr="007C437A" w:rsidRDefault="00C87BEA">
      <w:pPr>
        <w:pStyle w:val="Paragraphedeliste"/>
        <w:numPr>
          <w:ilvl w:val="0"/>
          <w:numId w:val="11"/>
        </w:numPr>
        <w:rPr>
          <w:ins w:id="4056" w:author="Arthur Parmentier" w:date="2020-06-06T18:04:00Z"/>
        </w:rPr>
      </w:pPr>
      <w:ins w:id="4057" w:author="Arthur Parmentier" w:date="2020-06-05T18:29:00Z">
        <w:r w:rsidRPr="007C437A">
          <w:t xml:space="preserve">Finally, I think that </w:t>
        </w:r>
      </w:ins>
      <w:ins w:id="4058" w:author="Arthur Parmentier" w:date="2020-06-08T00:25:00Z">
        <w:r w:rsidR="00D15FB4">
          <w:t xml:space="preserve">his </w:t>
        </w:r>
      </w:ins>
      <w:ins w:id="4059" w:author="Arthur Parmentier" w:date="2020-06-05T18:29:00Z">
        <w:r w:rsidRPr="007C437A">
          <w:t xml:space="preserve">description suffers from the </w:t>
        </w:r>
      </w:ins>
      <w:ins w:id="4060" w:author="Arthur Parmentier" w:date="2020-06-08T00:25:00Z">
        <w:r w:rsidR="00D15FB4">
          <w:t>velocity</w:t>
        </w:r>
      </w:ins>
      <w:ins w:id="4061" w:author="Arthur Parmentier" w:date="2020-06-05T18:29:00Z">
        <w:r w:rsidRPr="007C437A">
          <w:t xml:space="preserve"> at which the language has evolved from</w:t>
        </w:r>
      </w:ins>
      <w:ins w:id="4062" w:author="Arthur Parmentier" w:date="2020-06-08T00:25:00Z">
        <w:r w:rsidR="00EE0694">
          <w:t xml:space="preserve"> its most</w:t>
        </w:r>
      </w:ins>
      <w:ins w:id="4063" w:author="Arthur Parmentier" w:date="2020-06-05T18:29:00Z">
        <w:r w:rsidRPr="007C437A">
          <w:t xml:space="preserve"> basic elements to complex uses and rul</w:t>
        </w:r>
      </w:ins>
      <w:ins w:id="4064" w:author="Arthur Parmentier" w:date="2020-06-05T18:30:00Z">
        <w:r w:rsidRPr="007C437A">
          <w:t>es</w:t>
        </w:r>
      </w:ins>
      <w:ins w:id="4065" w:author="Arthur Parmentier" w:date="2020-06-08T00:30:00Z">
        <w:r w:rsidR="00AB5E12">
          <w:t>, leading to describe its structure both in artistic and linguis</w:t>
        </w:r>
      </w:ins>
      <w:ins w:id="4066" w:author="Arthur Parmentier" w:date="2020-06-08T00:31:00Z">
        <w:r w:rsidR="00AB5E12">
          <w:t>tic terms and principles</w:t>
        </w:r>
      </w:ins>
      <w:ins w:id="4067" w:author="Arthur Parmentier" w:date="2020-06-05T18:30:00Z">
        <w:r w:rsidRPr="007C437A">
          <w:t>. This description might have been proposed at a time at which it made sense to think in those</w:t>
        </w:r>
      </w:ins>
      <w:ins w:id="4068" w:author="Arthur Parmentier" w:date="2020-06-08T00:26:00Z">
        <w:r w:rsidR="00EE0694">
          <w:t xml:space="preserve"> simple</w:t>
        </w:r>
      </w:ins>
      <w:ins w:id="4069" w:author="Arthur Parmentier" w:date="2020-06-05T18:30:00Z">
        <w:r w:rsidRPr="007C437A">
          <w:t xml:space="preserve"> terms, while </w:t>
        </w:r>
      </w:ins>
      <w:ins w:id="4070" w:author="Arthur Parmentier" w:date="2020-06-08T00:26:00Z">
        <w:r w:rsidR="00EE0694">
          <w:t xml:space="preserve">it was sufficient to introduce only superficial elements of syntax </w:t>
        </w:r>
      </w:ins>
      <w:ins w:id="4071" w:author="Arthur Parmentier" w:date="2020-06-08T00:27:00Z">
        <w:r w:rsidR="00EE0694">
          <w:t>as the performers would internalize in practice many of the implicit complexity of the language.</w:t>
        </w:r>
      </w:ins>
    </w:p>
    <w:p w:rsidR="00C51F09" w:rsidRPr="007C437A" w:rsidRDefault="00C51F09">
      <w:pPr>
        <w:rPr>
          <w:ins w:id="4072" w:author="Arthur Parmentier" w:date="2020-06-05T18:31:00Z"/>
        </w:rPr>
        <w:pPrChange w:id="4073" w:author="Arthur Parmentier" w:date="2020-06-10T16:26:00Z">
          <w:pPr>
            <w:pStyle w:val="Paragraphedeliste"/>
            <w:numPr>
              <w:numId w:val="11"/>
            </w:numPr>
            <w:ind w:hanging="360"/>
          </w:pPr>
        </w:pPrChange>
      </w:pPr>
      <w:ins w:id="4074" w:author="Arthur Parmentier" w:date="2020-06-06T18:04:00Z">
        <w:r w:rsidRPr="007C437A">
          <w:t xml:space="preserve">The description of </w:t>
        </w:r>
      </w:ins>
      <w:ins w:id="4075" w:author="Arthur Parmentier" w:date="2020-06-06T18:05:00Z">
        <w:r w:rsidRPr="007C437A">
          <w:t>the</w:t>
        </w:r>
      </w:ins>
      <w:ins w:id="4076" w:author="Arthur Parmentier" w:date="2020-06-06T18:04:00Z">
        <w:r w:rsidRPr="007C437A">
          <w:t xml:space="preserve"> whole syntax </w:t>
        </w:r>
      </w:ins>
      <w:ins w:id="4077" w:author="Arthur Parmentier" w:date="2020-06-06T18:05:00Z">
        <w:r w:rsidRPr="007C437A">
          <w:t xml:space="preserve">of SP </w:t>
        </w:r>
      </w:ins>
      <w:ins w:id="4078" w:author="Arthur Parmentier" w:date="2020-06-06T18:04:00Z">
        <w:r w:rsidRPr="007C437A">
          <w:t>would be the subject of a whole book and</w:t>
        </w:r>
      </w:ins>
      <w:ins w:id="4079" w:author="Arthur Parmentier" w:date="2020-06-08T00:51:00Z">
        <w:r w:rsidR="005539BB">
          <w:t xml:space="preserve"> out</w:t>
        </w:r>
      </w:ins>
      <w:ins w:id="4080" w:author="Arthur Parmentier" w:date="2020-06-08T00:52:00Z">
        <w:r w:rsidR="005539BB">
          <w:t xml:space="preserve"> of my field of expertise</w:t>
        </w:r>
      </w:ins>
      <w:ins w:id="4081" w:author="Arthur Parmentier" w:date="2020-06-06T18:04:00Z">
        <w:r w:rsidRPr="007C437A">
          <w:t xml:space="preserve">. </w:t>
        </w:r>
      </w:ins>
      <w:ins w:id="4082" w:author="Arthur Parmentier" w:date="2020-06-08T00:52:00Z">
        <w:r w:rsidR="0083330E">
          <w:br/>
        </w:r>
      </w:ins>
      <w:ins w:id="4083" w:author="Arthur Parmentier" w:date="2020-06-06T18:04:00Z">
        <w:r w:rsidRPr="007C437A">
          <w:t xml:space="preserve">However, I will </w:t>
        </w:r>
      </w:ins>
      <w:ins w:id="4084" w:author="Arthur Parmentier" w:date="2020-06-08T00:53:00Z">
        <w:r w:rsidR="0083330E">
          <w:t>underline</w:t>
        </w:r>
      </w:ins>
      <w:ins w:id="4085" w:author="Arthur Parmentier" w:date="2020-06-06T18:04:00Z">
        <w:r w:rsidRPr="007C437A">
          <w:t xml:space="preserve"> some of its basic elements </w:t>
        </w:r>
      </w:ins>
      <w:ins w:id="4086" w:author="Arthur Parmentier" w:date="2020-06-08T00:52:00Z">
        <w:r w:rsidR="0083330E">
          <w:t xml:space="preserve">that will be relevant to my technical proposition of a recognition tool and </w:t>
        </w:r>
      </w:ins>
      <w:ins w:id="4087" w:author="Arthur Parmentier" w:date="2020-06-08T00:53:00Z">
        <w:r w:rsidR="0083330E">
          <w:t>propose a view on its mechanisms at several levels.</w:t>
        </w:r>
      </w:ins>
    </w:p>
    <w:p w:rsidR="00EB42AE" w:rsidRPr="007C437A" w:rsidRDefault="00EB42AE">
      <w:pPr>
        <w:pStyle w:val="Titre5"/>
        <w:rPr>
          <w:ins w:id="4088" w:author="Arthur Parmentier" w:date="2020-06-05T19:00:00Z"/>
        </w:rPr>
      </w:pPr>
      <w:ins w:id="4089" w:author="Arthur Parmentier" w:date="2020-06-05T19:00:00Z">
        <w:r w:rsidRPr="007C437A">
          <w:t xml:space="preserve">A closer look </w:t>
        </w:r>
      </w:ins>
      <w:ins w:id="4090" w:author="Arthur Parmentier" w:date="2020-06-05T19:20:00Z">
        <w:r w:rsidR="000E299B" w:rsidRPr="007C437A">
          <w:t>at</w:t>
        </w:r>
      </w:ins>
      <w:ins w:id="4091" w:author="Arthur Parmentier" w:date="2020-06-05T19:00:00Z">
        <w:r w:rsidRPr="007C437A">
          <w:t xml:space="preserve"> SP syntax</w:t>
        </w:r>
      </w:ins>
    </w:p>
    <w:p w:rsidR="00DC1017" w:rsidRPr="007C437A" w:rsidRDefault="00EB42AE">
      <w:pPr>
        <w:rPr>
          <w:ins w:id="4092" w:author="Arthur Parmentier" w:date="2020-06-05T19:20:00Z"/>
        </w:rPr>
      </w:pPr>
      <w:ins w:id="4093" w:author="Arthur Parmentier" w:date="2020-06-05T19:01:00Z">
        <w:r w:rsidRPr="007C437A">
          <w:t xml:space="preserve">In this part, I will </w:t>
        </w:r>
      </w:ins>
      <w:ins w:id="4094" w:author="Arthur Parmentier" w:date="2020-06-05T19:02:00Z">
        <w:r w:rsidRPr="007C437A">
          <w:t>step back from the historical description of the SP syntax to cover its structure in its contemporary form</w:t>
        </w:r>
      </w:ins>
      <w:ins w:id="4095" w:author="Arthur Parmentier" w:date="2020-06-05T19:03:00Z">
        <w:r w:rsidRPr="007C437A">
          <w:t>s and</w:t>
        </w:r>
      </w:ins>
      <w:ins w:id="4096" w:author="Arthur Parmentier" w:date="2020-06-05T21:03:00Z">
        <w:r w:rsidR="007E76C0" w:rsidRPr="007C437A">
          <w:t xml:space="preserve"> try</w:t>
        </w:r>
      </w:ins>
      <w:ins w:id="4097" w:author="Arthur Parmentier" w:date="2020-06-06T12:46:00Z">
        <w:r w:rsidR="00551BBF" w:rsidRPr="007C437A">
          <w:t xml:space="preserve"> to</w:t>
        </w:r>
      </w:ins>
      <w:ins w:id="4098" w:author="Arthur Parmentier" w:date="2020-06-05T19:03:00Z">
        <w:r w:rsidRPr="007C437A">
          <w:t xml:space="preserve"> provide a wider view</w:t>
        </w:r>
      </w:ins>
      <w:ins w:id="4099" w:author="Arthur Parmentier" w:date="2020-06-05T19:30:00Z">
        <w:r w:rsidR="00706ADC" w:rsidRPr="007C437A">
          <w:t xml:space="preserve"> of its components</w:t>
        </w:r>
      </w:ins>
      <w:ins w:id="4100" w:author="Arthur Parmentier" w:date="2020-06-06T20:40:00Z">
        <w:r w:rsidR="005E6896" w:rsidRPr="007C437A">
          <w:t xml:space="preserve"> </w:t>
        </w:r>
        <w:r w:rsidR="006A6B19" w:rsidRPr="007C437A">
          <w:t>including my own observations and</w:t>
        </w:r>
      </w:ins>
      <w:ins w:id="4101" w:author="Arthur Parmentier" w:date="2020-06-06T20:41:00Z">
        <w:r w:rsidR="006A6B19" w:rsidRPr="007C437A">
          <w:t xml:space="preserve"> interpretations.</w:t>
        </w:r>
      </w:ins>
    </w:p>
    <w:p w:rsidR="000E299B" w:rsidRPr="007C437A" w:rsidRDefault="000E299B">
      <w:pPr>
        <w:pStyle w:val="Titre6"/>
        <w:rPr>
          <w:ins w:id="4102" w:author="Arthur Parmentier" w:date="2020-06-05T20:54:00Z"/>
        </w:rPr>
      </w:pPr>
      <w:ins w:id="4103" w:author="Arthur Parmentier" w:date="2020-06-05T19:20:00Z">
        <w:r w:rsidRPr="007C437A">
          <w:rPr>
            <w:b w:val="0"/>
          </w:rPr>
          <w:lastRenderedPageBreak/>
          <w:t>The big picture</w:t>
        </w:r>
      </w:ins>
    </w:p>
    <w:p w:rsidR="001C2AA6" w:rsidRPr="007C437A" w:rsidRDefault="007E76C0">
      <w:pPr>
        <w:keepNext/>
        <w:rPr>
          <w:ins w:id="4104" w:author="Arthur Parmentier" w:date="2020-06-05T21:05:00Z"/>
        </w:rPr>
        <w:pPrChange w:id="4105" w:author="Arthur Parmentier" w:date="2020-06-10T16:26:00Z">
          <w:pPr/>
        </w:pPrChange>
      </w:pPr>
      <w:ins w:id="4106" w:author="Arthur Parmentier" w:date="2020-06-05T20:54:00Z">
        <w:r w:rsidRPr="007C437A">
          <w:rPr>
            <w:noProof/>
            <w:rPrChange w:id="4107" w:author="Arthur Parmentier" w:date="2020-06-07T15:27:00Z">
              <w:rPr>
                <w:noProof/>
              </w:rPr>
            </w:rPrChange>
          </w:rPr>
          <w:drawing>
            <wp:inline distT="0" distB="0" distL="0" distR="0">
              <wp:extent cx="5968949" cy="435038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 syntax big picture.png"/>
                      <pic:cNvPicPr/>
                    </pic:nvPicPr>
                    <pic:blipFill>
                      <a:blip r:embed="rId20">
                        <a:extLst>
                          <a:ext uri="{28A0092B-C50C-407E-A947-70E740481C1C}">
                            <a14:useLocalDpi xmlns:a14="http://schemas.microsoft.com/office/drawing/2010/main" val="0"/>
                          </a:ext>
                        </a:extLst>
                      </a:blip>
                      <a:stretch>
                        <a:fillRect/>
                      </a:stretch>
                    </pic:blipFill>
                    <pic:spPr>
                      <a:xfrm>
                        <a:off x="0" y="0"/>
                        <a:ext cx="5968949" cy="4350385"/>
                      </a:xfrm>
                      <a:prstGeom prst="rect">
                        <a:avLst/>
                      </a:prstGeom>
                    </pic:spPr>
                  </pic:pic>
                </a:graphicData>
              </a:graphic>
            </wp:inline>
          </w:drawing>
        </w:r>
      </w:ins>
    </w:p>
    <w:p w:rsidR="007E76C0" w:rsidRPr="007C437A" w:rsidRDefault="001C2AA6">
      <w:pPr>
        <w:pStyle w:val="Lgende"/>
        <w:rPr>
          <w:ins w:id="4108" w:author="Arthur Parmentier" w:date="2020-06-05T21:09:00Z"/>
        </w:rPr>
      </w:pPr>
      <w:bookmarkStart w:id="4109" w:name="_Ref42283886"/>
      <w:bookmarkStart w:id="4110" w:name="_Ref42283881"/>
      <w:ins w:id="4111" w:author="Arthur Parmentier" w:date="2020-06-05T21:05:00Z">
        <w:r w:rsidRPr="007C437A">
          <w:t xml:space="preserve">Figure </w:t>
        </w:r>
        <w:r w:rsidRPr="007C437A">
          <w:rPr>
            <w:rPrChange w:id="4112" w:author="Arthur Parmentier" w:date="2020-06-07T15:27:00Z">
              <w:rPr/>
            </w:rPrChange>
          </w:rPr>
          <w:fldChar w:fldCharType="begin"/>
        </w:r>
        <w:r w:rsidRPr="007C437A">
          <w:instrText xml:space="preserve"> SEQ Figure \* ARABIC </w:instrText>
        </w:r>
      </w:ins>
      <w:r w:rsidRPr="007C437A">
        <w:rPr>
          <w:rPrChange w:id="4113" w:author="Arthur Parmentier" w:date="2020-06-07T15:27:00Z">
            <w:rPr/>
          </w:rPrChange>
        </w:rPr>
        <w:fldChar w:fldCharType="separate"/>
      </w:r>
      <w:ins w:id="4114" w:author="Arthur Parmentier" w:date="2020-06-12T13:37:00Z">
        <w:r w:rsidR="007A0A7C">
          <w:rPr>
            <w:noProof/>
          </w:rPr>
          <w:t>2</w:t>
        </w:r>
      </w:ins>
      <w:ins w:id="4115" w:author="Arthur Parmentier" w:date="2020-06-05T21:05:00Z">
        <w:r w:rsidRPr="007C437A">
          <w:rPr>
            <w:rPrChange w:id="4116" w:author="Arthur Parmentier" w:date="2020-06-07T15:27:00Z">
              <w:rPr/>
            </w:rPrChange>
          </w:rPr>
          <w:fldChar w:fldCharType="end"/>
        </w:r>
        <w:bookmarkEnd w:id="4109"/>
        <w:r w:rsidRPr="007C437A">
          <w:t xml:space="preserve"> Representations of the modes, their "enter"-"escape" dynamic with respect to the "Default mode" and the </w:t>
        </w:r>
      </w:ins>
      <w:ins w:id="4117" w:author="Arthur Parmentier" w:date="2020-06-05T21:06:00Z">
        <w:r w:rsidR="00B964BD" w:rsidRPr="007C437A">
          <w:t>correlation of</w:t>
        </w:r>
      </w:ins>
      <w:ins w:id="4118" w:author="Arthur Parmentier" w:date="2020-06-05T21:05:00Z">
        <w:r w:rsidRPr="007C437A">
          <w:t xml:space="preserve"> the ambiguity bet</w:t>
        </w:r>
      </w:ins>
      <w:ins w:id="4119" w:author="Arthur Parmentier" w:date="2020-06-05T21:06:00Z">
        <w:r w:rsidR="003E12E8" w:rsidRPr="007C437A">
          <w:t>ween</w:t>
        </w:r>
      </w:ins>
      <w:ins w:id="4120" w:author="Arthur Parmentier" w:date="2020-06-05T21:05:00Z">
        <w:r w:rsidRPr="007C437A">
          <w:t xml:space="preserve"> two modes and their respective sig</w:t>
        </w:r>
      </w:ins>
      <w:ins w:id="4121" w:author="Arthur Parmentier" w:date="2020-06-06T12:20:00Z">
        <w:r w:rsidR="00A440D0" w:rsidRPr="007C437A">
          <w:t xml:space="preserve">n/gestures </w:t>
        </w:r>
      </w:ins>
      <w:ins w:id="4122" w:author="Arthur Parmentier" w:date="2020-06-05T21:05:00Z">
        <w:r w:rsidRPr="007C437A">
          <w:t>corpus</w:t>
        </w:r>
      </w:ins>
      <w:bookmarkEnd w:id="4110"/>
      <w:ins w:id="4123" w:author="Arthur Parmentier" w:date="2020-06-06T12:20:00Z">
        <w:r w:rsidR="00A440D0" w:rsidRPr="007C437A">
          <w:t xml:space="preserve">: the “enter” and “escape” signs are used to disambiguate the interpretation of </w:t>
        </w:r>
      </w:ins>
      <w:ins w:id="4124" w:author="Arthur Parmentier" w:date="2020-06-06T12:21:00Z">
        <w:r w:rsidR="00A440D0" w:rsidRPr="007C437A">
          <w:t>gestures or sign common to two or more modes for the performer. In the non-ambiguous cases, we see that the “escape” signs disappear (</w:t>
        </w:r>
      </w:ins>
      <w:ins w:id="4125" w:author="Arthur Parmentier" w:date="2020-06-06T12:22:00Z">
        <w:r w:rsidR="00A440D0" w:rsidRPr="007C437A">
          <w:t>or is simply a “step outside the box”).</w:t>
        </w:r>
      </w:ins>
      <w:ins w:id="4126" w:author="Arthur Parmentier" w:date="2020-06-06T19:14:00Z">
        <w:r w:rsidR="00BD746C" w:rsidRPr="007C437A">
          <w:br/>
        </w:r>
        <w:r w:rsidR="00BD746C" w:rsidRPr="007C437A">
          <w:br/>
        </w:r>
      </w:ins>
      <w:ins w:id="4127" w:author="Arthur Parmentier" w:date="2020-06-06T12:22:00Z">
        <w:r w:rsidR="00A440D0" w:rsidRPr="007C437A">
          <w:t xml:space="preserve"> </w:t>
        </w:r>
        <w:r w:rsidR="00A440D0" w:rsidRPr="007C437A">
          <w:rPr>
            <w:vertAlign w:val="superscript"/>
          </w:rPr>
          <w:t>1</w:t>
        </w:r>
        <w:r w:rsidR="00A440D0" w:rsidRPr="007C437A">
          <w:t xml:space="preserve">Launch mode </w:t>
        </w:r>
      </w:ins>
      <w:ins w:id="4128" w:author="Arthur Parmentier" w:date="2020-06-06T12:23:00Z">
        <w:r w:rsidR="00A440D0" w:rsidRPr="007C437A">
          <w:t xml:space="preserve">is ambiguous because some signs must be interpreted as in </w:t>
        </w:r>
        <w:proofErr w:type="spellStart"/>
        <w:r w:rsidR="00A440D0" w:rsidRPr="007C437A">
          <w:t>shapeline</w:t>
        </w:r>
        <w:proofErr w:type="spellEnd"/>
        <w:r w:rsidR="00A440D0" w:rsidRPr="007C437A">
          <w:t xml:space="preserve"> (Identifiers for instance). However, </w:t>
        </w:r>
      </w:ins>
      <w:ins w:id="4129" w:author="Arthur Parmentier" w:date="2020-06-06T12:24:00Z">
        <w:r w:rsidR="00A440D0" w:rsidRPr="007C437A">
          <w:t>it is not ambiguous for contents and modifiers, which can simply be performed immediately when the soundpainter “steps into the box”.</w:t>
        </w:r>
      </w:ins>
      <w:ins w:id="4130" w:author="Arthur Parmentier" w:date="2020-06-06T12:25:00Z">
        <w:r w:rsidR="00A440D0" w:rsidRPr="007C437A">
          <w:t xml:space="preserve"> For that reason, </w:t>
        </w:r>
      </w:ins>
      <w:ins w:id="4131" w:author="Arthur Parmentier" w:date="2020-06-06T12:46:00Z">
        <w:r w:rsidR="0071562A" w:rsidRPr="007C437A">
          <w:t>their</w:t>
        </w:r>
      </w:ins>
      <w:ins w:id="4132" w:author="Arthur Parmentier" w:date="2020-06-06T12:25:00Z">
        <w:r w:rsidR="00A440D0" w:rsidRPr="007C437A">
          <w:t xml:space="preserve"> enter and exit signs are not always performed when there is no ambiguity. It is also possible that </w:t>
        </w:r>
      </w:ins>
      <w:ins w:id="4133" w:author="Arthur Parmentier" w:date="2020-06-06T12:26:00Z">
        <w:r w:rsidR="00A440D0" w:rsidRPr="007C437A">
          <w:t>one particular mode is used by convention</w:t>
        </w:r>
      </w:ins>
      <w:ins w:id="4134" w:author="Arthur Parmentier" w:date="2020-06-06T12:46:00Z">
        <w:r w:rsidR="00FB620E" w:rsidRPr="007C437A">
          <w:t xml:space="preserve"> </w:t>
        </w:r>
      </w:ins>
      <w:ins w:id="4135" w:author="Arthur Parmentier" w:date="2020-06-06T12:47:00Z">
        <w:r w:rsidR="004D7731" w:rsidRPr="007C437A">
          <w:t xml:space="preserve">(by default) </w:t>
        </w:r>
      </w:ins>
      <w:ins w:id="4136" w:author="Arthur Parmentier" w:date="2020-06-06T12:46:00Z">
        <w:r w:rsidR="00FB620E" w:rsidRPr="007C437A">
          <w:t xml:space="preserve">instead of the </w:t>
        </w:r>
      </w:ins>
      <w:ins w:id="4137" w:author="Arthur Parmentier" w:date="2020-06-06T12:47:00Z">
        <w:r w:rsidR="005C65F5" w:rsidRPr="007C437A">
          <w:t>“</w:t>
        </w:r>
      </w:ins>
      <w:ins w:id="4138" w:author="Arthur Parmentier" w:date="2020-06-06T12:46:00Z">
        <w:r w:rsidR="00FB620E" w:rsidRPr="007C437A">
          <w:t>default mode</w:t>
        </w:r>
      </w:ins>
      <w:ins w:id="4139" w:author="Arthur Parmentier" w:date="2020-06-06T12:47:00Z">
        <w:r w:rsidR="005C65F5" w:rsidRPr="007C437A">
          <w:t>”</w:t>
        </w:r>
      </w:ins>
      <w:ins w:id="4140" w:author="Arthur Parmentier" w:date="2020-06-06T12:20:00Z">
        <w:r w:rsidR="00A440D0" w:rsidRPr="007C437A">
          <w:t xml:space="preserve"> </w:t>
        </w:r>
      </w:ins>
      <w:ins w:id="4141" w:author="Arthur Parmentier" w:date="2020-06-06T12:26:00Z">
        <w:r w:rsidR="00A440D0" w:rsidRPr="007C437A">
          <w:t xml:space="preserve">(for instance, it is often the case that dancer </w:t>
        </w:r>
      </w:ins>
      <w:ins w:id="4142" w:author="Arthur Parmentier" w:date="2020-06-06T12:46:00Z">
        <w:r w:rsidR="0071562A" w:rsidRPr="007C437A">
          <w:t>interprets</w:t>
        </w:r>
      </w:ins>
      <w:ins w:id="4143" w:author="Arthur Parmentier" w:date="2020-06-06T12:26:00Z">
        <w:r w:rsidR="00A440D0" w:rsidRPr="007C437A">
          <w:t xml:space="preserve"> signs and gestures in launch mode during p</w:t>
        </w:r>
      </w:ins>
      <w:ins w:id="4144" w:author="Arthur Parmentier" w:date="2020-06-06T12:27:00Z">
        <w:r w:rsidR="00A440D0" w:rsidRPr="007C437A">
          <w:t>erformance by default), in which case the enter and escape sign may not be used either.</w:t>
        </w:r>
      </w:ins>
    </w:p>
    <w:p w:rsidR="0077353F" w:rsidRPr="007C437A" w:rsidRDefault="00122D9C">
      <w:pPr>
        <w:rPr>
          <w:ins w:id="4145" w:author="Arthur Parmentier" w:date="2020-06-06T19:24:00Z"/>
        </w:rPr>
      </w:pPr>
      <w:ins w:id="4146" w:author="Arthur Parmentier" w:date="2020-06-05T21:09:00Z">
        <w:r w:rsidRPr="007C437A">
          <w:t>Let’s start with the big picture.</w:t>
        </w:r>
      </w:ins>
      <w:ins w:id="4147" w:author="Arthur Parmentier" w:date="2020-06-05T21:26:00Z">
        <w:r w:rsidR="00274337" w:rsidRPr="007C437A">
          <w:br/>
        </w:r>
      </w:ins>
      <w:ins w:id="4148" w:author="Arthur Parmentier" w:date="2020-06-05T21:16:00Z">
        <w:r w:rsidRPr="007C437A">
          <w:t xml:space="preserve">Imagine a language that has an alphabet (a set of signs) and several </w:t>
        </w:r>
      </w:ins>
      <w:ins w:id="4149" w:author="Arthur Parmentier" w:date="2020-06-05T21:18:00Z">
        <w:r w:rsidRPr="007C437A">
          <w:t>syntaxes</w:t>
        </w:r>
      </w:ins>
      <w:ins w:id="4150" w:author="Arthur Parmentier" w:date="2020-06-05T21:16:00Z">
        <w:r w:rsidRPr="007C437A">
          <w:t xml:space="preserve"> that </w:t>
        </w:r>
      </w:ins>
      <w:ins w:id="4151" w:author="Arthur Parmentier" w:date="2020-06-05T21:17:00Z">
        <w:r w:rsidRPr="007C437A">
          <w:t xml:space="preserve">all speakers know and can use whenever they think that one is more appropriate than </w:t>
        </w:r>
      </w:ins>
      <w:ins w:id="4152" w:author="Arthur Parmentier" w:date="2020-06-05T21:18:00Z">
        <w:r w:rsidRPr="007C437A">
          <w:t xml:space="preserve">the </w:t>
        </w:r>
      </w:ins>
      <w:ins w:id="4153" w:author="Arthur Parmentier" w:date="2020-06-05T21:17:00Z">
        <w:r w:rsidRPr="007C437A">
          <w:t xml:space="preserve">others. Let’s call these </w:t>
        </w:r>
      </w:ins>
      <w:ins w:id="4154" w:author="Arthur Parmentier" w:date="2020-06-05T21:18:00Z">
        <w:r w:rsidRPr="007C437A">
          <w:t>syntaxes</w:t>
        </w:r>
      </w:ins>
      <w:ins w:id="4155" w:author="Arthur Parmentier" w:date="2020-06-05T21:17:00Z">
        <w:r w:rsidRPr="007C437A">
          <w:t xml:space="preserve"> “modes”.</w:t>
        </w:r>
      </w:ins>
      <w:ins w:id="4156" w:author="Arthur Parmentier" w:date="2020-06-05T21:19:00Z">
        <w:r w:rsidRPr="007C437A">
          <w:t xml:space="preserve"> SP is such a language. </w:t>
        </w:r>
        <w:r w:rsidR="004C1058" w:rsidRPr="007C437A">
          <w:t xml:space="preserve">We have seen that SP has an alphabet and how it is created. </w:t>
        </w:r>
      </w:ins>
      <w:ins w:id="4157" w:author="Arthur Parmentier" w:date="2020-06-05T21:20:00Z">
        <w:r w:rsidR="004C1058" w:rsidRPr="007C437A">
          <w:t xml:space="preserve">We have also seen that modes are said by Walter Thompson to “embody </w:t>
        </w:r>
      </w:ins>
      <w:ins w:id="4158" w:author="Arthur Parmentier" w:date="2020-06-05T21:21:00Z">
        <w:r w:rsidR="004C1058" w:rsidRPr="007C437A">
          <w:t xml:space="preserve">specific performance parameters”, even though </w:t>
        </w:r>
      </w:ins>
      <w:ins w:id="4159" w:author="Arthur Parmentier" w:date="2020-06-06T19:15:00Z">
        <w:r w:rsidR="003C4D17" w:rsidRPr="007C437A">
          <w:t>they are at this point</w:t>
        </w:r>
      </w:ins>
      <w:ins w:id="4160" w:author="Arthur Parmentier" w:date="2020-06-05T21:21:00Z">
        <w:r w:rsidR="004C1058" w:rsidRPr="007C437A">
          <w:t xml:space="preserve"> probably not usual Content gestures. </w:t>
        </w:r>
      </w:ins>
      <w:ins w:id="4161" w:author="Arthur Parmentier" w:date="2020-06-06T19:15:00Z">
        <w:r w:rsidR="00163AE7" w:rsidRPr="007C437A">
          <w:br/>
        </w:r>
      </w:ins>
      <w:ins w:id="4162" w:author="Arthur Parmentier" w:date="2020-06-05T21:22:00Z">
        <w:r w:rsidR="004C1058" w:rsidRPr="007C437A">
          <w:t xml:space="preserve">My proposition is to understand modes as several </w:t>
        </w:r>
      </w:ins>
      <w:ins w:id="4163" w:author="Arthur Parmentier" w:date="2020-06-06T13:06:00Z">
        <w:r w:rsidR="00DD01C7" w:rsidRPr="007C437A">
          <w:t>syntactic</w:t>
        </w:r>
      </w:ins>
      <w:ins w:id="4164" w:author="Arthur Parmentier" w:date="2020-06-05T21:23:00Z">
        <w:r w:rsidR="004C1058" w:rsidRPr="007C437A">
          <w:t xml:space="preserve"> and semantic</w:t>
        </w:r>
        <w:r w:rsidR="004C1058" w:rsidRPr="007C437A">
          <w:rPr>
            <w:rStyle w:val="Appelnotedebasdep"/>
          </w:rPr>
          <w:footnoteReference w:id="31"/>
        </w:r>
      </w:ins>
      <w:ins w:id="4172" w:author="Arthur Parmentier" w:date="2020-06-05T21:22:00Z">
        <w:r w:rsidR="004C1058" w:rsidRPr="007C437A">
          <w:t xml:space="preserve"> modules that the </w:t>
        </w:r>
        <w:r w:rsidR="004C1058" w:rsidRPr="007C437A">
          <w:lastRenderedPageBreak/>
          <w:t>soundpainter can use during the performan</w:t>
        </w:r>
      </w:ins>
      <w:ins w:id="4173" w:author="Arthur Parmentier" w:date="2020-06-05T21:23:00Z">
        <w:r w:rsidR="004C1058" w:rsidRPr="007C437A">
          <w:t>ce</w:t>
        </w:r>
      </w:ins>
      <w:ins w:id="4174" w:author="Arthur Parmentier" w:date="2020-06-05T21:25:00Z">
        <w:r w:rsidR="002E7599" w:rsidRPr="007C437A">
          <w:t>, i.</w:t>
        </w:r>
      </w:ins>
      <w:ins w:id="4175" w:author="Arthur Parmentier" w:date="2020-06-05T21:26:00Z">
        <w:r w:rsidR="002E7599" w:rsidRPr="007C437A">
          <w:t xml:space="preserve">e. the specific performance parameters that Walter Thompson speaks about are their </w:t>
        </w:r>
      </w:ins>
      <w:ins w:id="4176" w:author="Arthur Parmentier" w:date="2020-06-06T13:06:00Z">
        <w:r w:rsidR="00DD01C7" w:rsidRPr="007C437A">
          <w:t>syntactic</w:t>
        </w:r>
      </w:ins>
      <w:ins w:id="4177" w:author="Arthur Parmentier" w:date="2020-06-05T21:26:00Z">
        <w:r w:rsidR="002E7599" w:rsidRPr="007C437A">
          <w:t xml:space="preserve"> (and semantic) </w:t>
        </w:r>
        <w:r w:rsidR="00274337" w:rsidRPr="007C437A">
          <w:t>components</w:t>
        </w:r>
        <w:r w:rsidR="002E7599" w:rsidRPr="007C437A">
          <w:t>.</w:t>
        </w:r>
      </w:ins>
      <w:ins w:id="4178" w:author="Arthur Parmentier" w:date="2020-06-05T21:27:00Z">
        <w:r w:rsidR="00274337" w:rsidRPr="007C437A">
          <w:br/>
          <w:t>One may say that such two different modules, because they have different syntaxes,</w:t>
        </w:r>
      </w:ins>
      <w:ins w:id="4179" w:author="Arthur Parmentier" w:date="2020-06-05T21:28:00Z">
        <w:r w:rsidR="00274337" w:rsidRPr="007C437A">
          <w:t xml:space="preserve"> are </w:t>
        </w:r>
      </w:ins>
      <w:ins w:id="4180" w:author="Arthur Parmentier" w:date="2020-06-06T19:16:00Z">
        <w:r w:rsidR="00C66F72" w:rsidRPr="007C437A">
          <w:t xml:space="preserve">therefore </w:t>
        </w:r>
      </w:ins>
      <w:ins w:id="4181" w:author="Arthur Parmentier" w:date="2020-06-05T21:28:00Z">
        <w:r w:rsidR="00274337" w:rsidRPr="007C437A">
          <w:t xml:space="preserve">two different languages </w:t>
        </w:r>
      </w:ins>
      <w:ins w:id="4182" w:author="Arthur Parmentier" w:date="2020-06-06T19:17:00Z">
        <w:r w:rsidR="00BB7AB5" w:rsidRPr="007C437A">
          <w:t>and wonder how they could</w:t>
        </w:r>
        <w:r w:rsidR="00983480" w:rsidRPr="007C437A">
          <w:t xml:space="preserve"> form</w:t>
        </w:r>
      </w:ins>
      <w:ins w:id="4183" w:author="Arthur Parmentier" w:date="2020-06-05T21:28:00Z">
        <w:r w:rsidR="00274337" w:rsidRPr="007C437A">
          <w:t xml:space="preserve"> a single language that we call SP. </w:t>
        </w:r>
      </w:ins>
      <w:ins w:id="4184" w:author="Arthur Parmentier" w:date="2020-06-06T19:17:00Z">
        <w:r w:rsidR="00A70873" w:rsidRPr="007C437A">
          <w:t>T</w:t>
        </w:r>
      </w:ins>
      <w:ins w:id="4185" w:author="Arthur Parmentier" w:date="2020-06-05T21:29:00Z">
        <w:r w:rsidR="00274337" w:rsidRPr="007C437A">
          <w:t xml:space="preserve">o understand how they </w:t>
        </w:r>
      </w:ins>
      <w:ins w:id="4186" w:author="Arthur Parmentier" w:date="2020-06-06T19:18:00Z">
        <w:r w:rsidR="006B144E" w:rsidRPr="007C437A">
          <w:t>relate to</w:t>
        </w:r>
      </w:ins>
      <w:ins w:id="4187" w:author="Arthur Parmentier" w:date="2020-06-05T21:29:00Z">
        <w:r w:rsidR="00274337" w:rsidRPr="007C437A">
          <w:t xml:space="preserve"> each other and labeled under “SP”, let’s take a look at the </w:t>
        </w:r>
      </w:ins>
      <w:ins w:id="4188" w:author="Arthur Parmentier" w:date="2020-06-06T19:17:00Z">
        <w:r w:rsidR="0015677B" w:rsidRPr="007C437A">
          <w:t xml:space="preserve">alphabetical level (their set of possible </w:t>
        </w:r>
      </w:ins>
      <w:ins w:id="4189" w:author="Arthur Parmentier" w:date="2020-06-06T19:18:00Z">
        <w:r w:rsidR="0015677B" w:rsidRPr="007C437A">
          <w:t xml:space="preserve">signs) </w:t>
        </w:r>
      </w:ins>
      <w:ins w:id="4190" w:author="Arthur Parmentier" w:date="2020-06-05T21:29:00Z">
        <w:r w:rsidR="00687A5C" w:rsidRPr="007C437A">
          <w:t>to understand their common features.</w:t>
        </w:r>
      </w:ins>
    </w:p>
    <w:p w:rsidR="00B437A4" w:rsidRPr="007C437A" w:rsidRDefault="00B437A4">
      <w:pPr>
        <w:pStyle w:val="Titre6"/>
        <w:rPr>
          <w:ins w:id="4191" w:author="Arthur Parmentier" w:date="2020-06-06T19:18:00Z"/>
          <w:rPrChange w:id="4192" w:author="Arthur Parmentier" w:date="2020-06-07T15:27:00Z">
            <w:rPr>
              <w:ins w:id="4193" w:author="Arthur Parmentier" w:date="2020-06-06T19:18:00Z"/>
            </w:rPr>
          </w:rPrChange>
        </w:rPr>
        <w:pPrChange w:id="4194" w:author="Arthur Parmentier" w:date="2020-06-10T16:26:00Z">
          <w:pPr/>
        </w:pPrChange>
      </w:pPr>
      <w:ins w:id="4195" w:author="Arthur Parmentier" w:date="2020-06-06T19:24:00Z">
        <w:r w:rsidRPr="007C437A">
          <w:rPr>
            <w:rPrChange w:id="4196" w:author="Arthur Parmentier" w:date="2020-06-07T15:27:00Z">
              <w:rPr/>
            </w:rPrChange>
          </w:rPr>
          <w:t>A shared alphabet for several syntaxes</w:t>
        </w:r>
      </w:ins>
    </w:p>
    <w:p w:rsidR="00122D9C" w:rsidRPr="007C437A" w:rsidRDefault="00122D9C">
      <w:pPr>
        <w:rPr>
          <w:ins w:id="4197" w:author="Arthur Parmentier" w:date="2020-06-06T19:24:00Z"/>
        </w:rPr>
      </w:pPr>
      <w:ins w:id="4198" w:author="Arthur Parmentier" w:date="2020-06-05T21:09:00Z">
        <w:r w:rsidRPr="007C437A">
          <w:t xml:space="preserve">Imagine </w:t>
        </w:r>
      </w:ins>
      <w:ins w:id="4199" w:author="Arthur Parmentier" w:date="2020-06-05T21:10:00Z">
        <w:r w:rsidRPr="007C437A">
          <w:t>the dictionary of SP and visualize the abstract space of all signs in SP (bottom of</w:t>
        </w:r>
      </w:ins>
      <w:ins w:id="4200" w:author="Arthur Parmentier" w:date="2020-06-05T21:11:00Z">
        <w:r w:rsidRPr="007C437A">
          <w:t xml:space="preserve"> </w:t>
        </w:r>
        <w:r w:rsidRPr="007C437A">
          <w:rPr>
            <w:rPrChange w:id="4201" w:author="Arthur Parmentier" w:date="2020-06-07T15:27:00Z">
              <w:rPr/>
            </w:rPrChange>
          </w:rPr>
          <w:fldChar w:fldCharType="begin"/>
        </w:r>
        <w:r w:rsidRPr="007C437A">
          <w:instrText xml:space="preserve"> REF _Ref42283886 \h </w:instrText>
        </w:r>
      </w:ins>
      <w:r w:rsidRPr="007C437A">
        <w:rPr>
          <w:rPrChange w:id="4202" w:author="Arthur Parmentier" w:date="2020-06-07T15:27:00Z">
            <w:rPr/>
          </w:rPrChange>
        </w:rPr>
      </w:r>
      <w:r w:rsidRPr="007C437A">
        <w:rPr>
          <w:rPrChange w:id="4203" w:author="Arthur Parmentier" w:date="2020-06-07T15:27:00Z">
            <w:rPr/>
          </w:rPrChange>
        </w:rPr>
        <w:fldChar w:fldCharType="separate"/>
      </w:r>
      <w:ins w:id="4204" w:author="Arthur Parmentier" w:date="2020-06-05T21:11:00Z">
        <w:r w:rsidRPr="007C437A">
          <w:t xml:space="preserve">Figure </w:t>
        </w:r>
        <w:r w:rsidRPr="007C437A">
          <w:rPr>
            <w:rPrChange w:id="4205" w:author="Arthur Parmentier" w:date="2020-06-07T15:27:00Z">
              <w:rPr>
                <w:noProof/>
              </w:rPr>
            </w:rPrChange>
          </w:rPr>
          <w:t>1</w:t>
        </w:r>
        <w:r w:rsidRPr="007C437A">
          <w:rPr>
            <w:rPrChange w:id="4206" w:author="Arthur Parmentier" w:date="2020-06-07T15:27:00Z">
              <w:rPr/>
            </w:rPrChange>
          </w:rPr>
          <w:fldChar w:fldCharType="end"/>
        </w:r>
        <w:r w:rsidRPr="007C437A">
          <w:t xml:space="preserve">). </w:t>
        </w:r>
      </w:ins>
      <w:ins w:id="4207" w:author="Arthur Parmentier" w:date="2020-06-05T21:15:00Z">
        <w:r w:rsidRPr="007C437A">
          <w:br/>
        </w:r>
      </w:ins>
      <w:ins w:id="4208" w:author="Arthur Parmentier" w:date="2020-06-05T21:11:00Z">
        <w:r w:rsidRPr="007C437A">
          <w:t xml:space="preserve">Among those signs, some are used in specific modes only. For instance, the sign “scan” </w:t>
        </w:r>
      </w:ins>
      <w:ins w:id="4209" w:author="Arthur Parmentier" w:date="2020-06-05T21:12:00Z">
        <w:r w:rsidRPr="007C437A">
          <w:t xml:space="preserve">is significant only for the mode that </w:t>
        </w:r>
      </w:ins>
      <w:ins w:id="4210" w:author="Arthur Parmentier" w:date="2020-06-06T19:19:00Z">
        <w:r w:rsidR="001D75D5" w:rsidRPr="007C437A">
          <w:t>has</w:t>
        </w:r>
      </w:ins>
      <w:ins w:id="4211" w:author="Arthur Parmentier" w:date="2020-06-05T21:12:00Z">
        <w:r w:rsidRPr="007C437A">
          <w:t xml:space="preserve"> its name, as it allows the soundpainter to enter the scan mode from </w:t>
        </w:r>
      </w:ins>
      <w:ins w:id="4212" w:author="Arthur Parmentier" w:date="2020-06-05T21:13:00Z">
        <w:r w:rsidRPr="007C437A">
          <w:t xml:space="preserve">the “Who, What, How, When”-like </w:t>
        </w:r>
      </w:ins>
      <w:ins w:id="4213" w:author="Arthur Parmentier" w:date="2020-06-05T21:14:00Z">
        <w:r w:rsidRPr="007C437A">
          <w:t xml:space="preserve">syntactic </w:t>
        </w:r>
      </w:ins>
      <w:ins w:id="4214" w:author="Arthur Parmentier" w:date="2020-06-05T21:13:00Z">
        <w:r w:rsidRPr="007C437A">
          <w:t>structure, that we will call the “</w:t>
        </w:r>
      </w:ins>
      <w:ins w:id="4215" w:author="Arthur Parmentier" w:date="2020-06-05T21:14:00Z">
        <w:r w:rsidRPr="007C437A">
          <w:t>d</w:t>
        </w:r>
      </w:ins>
      <w:ins w:id="4216" w:author="Arthur Parmentier" w:date="2020-06-05T21:13:00Z">
        <w:r w:rsidRPr="007C437A">
          <w:t>efault mode” of SP</w:t>
        </w:r>
      </w:ins>
      <w:ins w:id="4217" w:author="Arthur Parmentier" w:date="2020-06-06T19:21:00Z">
        <w:r w:rsidR="00B001BB" w:rsidRPr="007C437A">
          <w:t xml:space="preserve"> (t</w:t>
        </w:r>
      </w:ins>
      <w:ins w:id="4218" w:author="Arthur Parmentier" w:date="2020-06-06T19:19:00Z">
        <w:r w:rsidR="002869D0" w:rsidRPr="007C437A">
          <w:t xml:space="preserve">he main reason for choosing this name (default) is that it </w:t>
        </w:r>
      </w:ins>
      <w:ins w:id="4219" w:author="Arthur Parmentier" w:date="2020-06-06T19:20:00Z">
        <w:r w:rsidR="002869D0" w:rsidRPr="007C437A">
          <w:t>is the syntactic module that soundpainters use by convention and which allows to connect all modes together</w:t>
        </w:r>
      </w:ins>
      <w:ins w:id="4220" w:author="Arthur Parmentier" w:date="2020-06-06T19:21:00Z">
        <w:r w:rsidR="00B001BB" w:rsidRPr="007C437A">
          <w:t>)</w:t>
        </w:r>
      </w:ins>
      <w:ins w:id="4221" w:author="Arthur Parmentier" w:date="2020-06-06T19:20:00Z">
        <w:r w:rsidR="002869D0" w:rsidRPr="007C437A">
          <w:t>.</w:t>
        </w:r>
      </w:ins>
      <w:ins w:id="4222" w:author="Arthur Parmentier" w:date="2020-06-05T21:13:00Z">
        <w:r w:rsidRPr="007C437A">
          <w:t xml:space="preserve"> </w:t>
        </w:r>
      </w:ins>
      <w:ins w:id="4223" w:author="Arthur Parmentier" w:date="2020-06-05T21:14:00Z">
        <w:r w:rsidRPr="007C437A">
          <w:t>Outside the scan mode an</w:t>
        </w:r>
      </w:ins>
      <w:ins w:id="4224" w:author="Arthur Parmentier" w:date="2020-06-05T21:15:00Z">
        <w:r w:rsidRPr="007C437A">
          <w:t xml:space="preserve">d its variations, the </w:t>
        </w:r>
      </w:ins>
      <w:ins w:id="4225" w:author="Arthur Parmentier" w:date="2020-06-06T19:21:00Z">
        <w:r w:rsidR="00AF1433" w:rsidRPr="007C437A">
          <w:t xml:space="preserve">sign </w:t>
        </w:r>
      </w:ins>
      <w:ins w:id="4226" w:author="Arthur Parmentier" w:date="2020-06-05T21:15:00Z">
        <w:r w:rsidRPr="007C437A">
          <w:t xml:space="preserve">“scan” is practically not meaningful </w:t>
        </w:r>
      </w:ins>
      <w:ins w:id="4227" w:author="Arthur Parmentier" w:date="2020-06-06T19:21:00Z">
        <w:r w:rsidR="00AF1433" w:rsidRPr="007C437A">
          <w:t>n</w:t>
        </w:r>
      </w:ins>
      <w:ins w:id="4228" w:author="Arthur Parmentier" w:date="2020-06-05T21:15:00Z">
        <w:r w:rsidRPr="007C437A">
          <w:t>or used.</w:t>
        </w:r>
      </w:ins>
      <w:ins w:id="4229" w:author="Arthur Parmentier" w:date="2020-06-05T21:36:00Z">
        <w:r w:rsidR="006C6E21" w:rsidRPr="007C437A">
          <w:t xml:space="preserve"> Therefore, when the soundpainter uses that sign, it is clear for the performer which mode the soundpainter uses.</w:t>
        </w:r>
      </w:ins>
      <w:ins w:id="4230" w:author="Arthur Parmentier" w:date="2020-06-05T21:15:00Z">
        <w:r w:rsidRPr="007C437A">
          <w:br/>
          <w:t xml:space="preserve">However, some </w:t>
        </w:r>
      </w:ins>
      <w:ins w:id="4231" w:author="Arthur Parmentier" w:date="2020-06-05T21:32:00Z">
        <w:r w:rsidR="00907944" w:rsidRPr="007C437A">
          <w:t xml:space="preserve">signs </w:t>
        </w:r>
      </w:ins>
      <w:ins w:id="4232" w:author="Arthur Parmentier" w:date="2020-06-06T12:19:00Z">
        <w:r w:rsidR="0072567A" w:rsidRPr="007C437A">
          <w:t>are significant and can be interpreted differently</w:t>
        </w:r>
      </w:ins>
      <w:ins w:id="4233" w:author="Arthur Parmentier" w:date="2020-06-05T21:33:00Z">
        <w:r w:rsidR="00907944" w:rsidRPr="007C437A">
          <w:t xml:space="preserve"> </w:t>
        </w:r>
      </w:ins>
      <w:ins w:id="4234" w:author="Arthur Parmentier" w:date="2020-06-05T21:34:00Z">
        <w:r w:rsidR="006C6E21" w:rsidRPr="007C437A">
          <w:t xml:space="preserve">in </w:t>
        </w:r>
      </w:ins>
      <w:ins w:id="4235" w:author="Arthur Parmentier" w:date="2020-06-05T21:35:00Z">
        <w:r w:rsidR="006C6E21" w:rsidRPr="007C437A">
          <w:t xml:space="preserve">several modes, which is represented in </w:t>
        </w:r>
        <w:r w:rsidR="006C6E21" w:rsidRPr="007C437A">
          <w:rPr>
            <w:rPrChange w:id="4236" w:author="Arthur Parmentier" w:date="2020-06-07T15:27:00Z">
              <w:rPr/>
            </w:rPrChange>
          </w:rPr>
          <w:fldChar w:fldCharType="begin"/>
        </w:r>
        <w:r w:rsidR="006C6E21" w:rsidRPr="007C437A">
          <w:instrText xml:space="preserve"> REF _Ref42283886 \h </w:instrText>
        </w:r>
      </w:ins>
      <w:r w:rsidR="006C6E21" w:rsidRPr="007C437A">
        <w:rPr>
          <w:rPrChange w:id="4237" w:author="Arthur Parmentier" w:date="2020-06-07T15:27:00Z">
            <w:rPr/>
          </w:rPrChange>
        </w:rPr>
      </w:r>
      <w:ins w:id="4238" w:author="Arthur Parmentier" w:date="2020-06-05T21:35:00Z">
        <w:r w:rsidR="006C6E21" w:rsidRPr="007C437A">
          <w:rPr>
            <w:rPrChange w:id="4239" w:author="Arthur Parmentier" w:date="2020-06-07T15:27:00Z">
              <w:rPr/>
            </w:rPrChange>
          </w:rPr>
          <w:fldChar w:fldCharType="separate"/>
        </w:r>
        <w:r w:rsidR="006C6E21" w:rsidRPr="007C437A">
          <w:t xml:space="preserve">Figure </w:t>
        </w:r>
        <w:r w:rsidR="006C6E21" w:rsidRPr="007C437A">
          <w:rPr>
            <w:rPrChange w:id="4240" w:author="Arthur Parmentier" w:date="2020-06-07T15:27:00Z">
              <w:rPr>
                <w:noProof/>
              </w:rPr>
            </w:rPrChange>
          </w:rPr>
          <w:t>1</w:t>
        </w:r>
        <w:r w:rsidR="006C6E21" w:rsidRPr="007C437A">
          <w:rPr>
            <w:rPrChange w:id="4241" w:author="Arthur Parmentier" w:date="2020-06-07T15:27:00Z">
              <w:rPr/>
            </w:rPrChange>
          </w:rPr>
          <w:fldChar w:fldCharType="end"/>
        </w:r>
        <w:r w:rsidR="006C6E21" w:rsidRPr="007C437A">
          <w:t xml:space="preserve"> by the overlapping of two </w:t>
        </w:r>
      </w:ins>
      <w:ins w:id="4242" w:author="Arthur Parmentier" w:date="2020-06-06T12:19:00Z">
        <w:r w:rsidR="0072567A" w:rsidRPr="007C437A">
          <w:t>sets (ellipses)</w:t>
        </w:r>
      </w:ins>
      <w:ins w:id="4243" w:author="Arthur Parmentier" w:date="2020-06-05T21:35:00Z">
        <w:r w:rsidR="006C6E21" w:rsidRPr="007C437A">
          <w:t xml:space="preserve"> at the </w:t>
        </w:r>
      </w:ins>
      <w:ins w:id="4244" w:author="Arthur Parmentier" w:date="2020-06-06T19:22:00Z">
        <w:r w:rsidR="00E02161" w:rsidRPr="007C437A">
          <w:t>gestures</w:t>
        </w:r>
      </w:ins>
      <w:ins w:id="4245" w:author="Arthur Parmentier" w:date="2020-06-05T21:35:00Z">
        <w:r w:rsidR="006C6E21" w:rsidRPr="007C437A">
          <w:t xml:space="preserve"> level. </w:t>
        </w:r>
      </w:ins>
      <w:ins w:id="4246" w:author="Arthur Parmentier" w:date="2020-06-06T19:22:00Z">
        <w:r w:rsidR="001C10F6" w:rsidRPr="007C437A">
          <w:t>When using those signs</w:t>
        </w:r>
      </w:ins>
      <w:ins w:id="4247" w:author="Arthur Parmentier" w:date="2020-06-05T21:35:00Z">
        <w:r w:rsidR="006C6E21" w:rsidRPr="007C437A">
          <w:t xml:space="preserve">, </w:t>
        </w:r>
      </w:ins>
      <w:ins w:id="4248" w:author="Arthur Parmentier" w:date="2020-06-05T21:36:00Z">
        <w:r w:rsidR="006C6E21" w:rsidRPr="007C437A">
          <w:t xml:space="preserve">it is no longer </w:t>
        </w:r>
      </w:ins>
      <w:ins w:id="4249" w:author="Arthur Parmentier" w:date="2020-06-06T19:22:00Z">
        <w:r w:rsidR="001C10F6" w:rsidRPr="007C437A">
          <w:t>obvious</w:t>
        </w:r>
      </w:ins>
      <w:ins w:id="4250" w:author="Arthur Parmentier" w:date="2020-06-05T21:36:00Z">
        <w:r w:rsidR="006C6E21" w:rsidRPr="007C437A">
          <w:t xml:space="preserve"> what mode the soundpainter uses</w:t>
        </w:r>
      </w:ins>
      <w:ins w:id="4251" w:author="Arthur Parmentier" w:date="2020-06-06T19:22:00Z">
        <w:r w:rsidR="001C10F6" w:rsidRPr="007C437A">
          <w:t xml:space="preserve"> and how they shou</w:t>
        </w:r>
      </w:ins>
      <w:ins w:id="4252" w:author="Arthur Parmentier" w:date="2020-06-06T19:23:00Z">
        <w:r w:rsidR="001C10F6" w:rsidRPr="007C437A">
          <w:t>ld be interpreted:</w:t>
        </w:r>
      </w:ins>
      <w:ins w:id="4253" w:author="Arthur Parmentier" w:date="2020-06-06T10:34:00Z">
        <w:r w:rsidR="00EE3EF9" w:rsidRPr="007C437A">
          <w:t xml:space="preserve"> the mode is ambiguous</w:t>
        </w:r>
      </w:ins>
      <w:ins w:id="4254" w:author="Arthur Parmentier" w:date="2020-06-05T21:37:00Z">
        <w:r w:rsidR="006C6E21" w:rsidRPr="007C437A">
          <w:t xml:space="preserve">, so there </w:t>
        </w:r>
      </w:ins>
      <w:ins w:id="4255" w:author="Arthur Parmentier" w:date="2020-06-05T21:39:00Z">
        <w:r w:rsidR="00A451DF" w:rsidRPr="007C437A">
          <w:t>must</w:t>
        </w:r>
      </w:ins>
      <w:ins w:id="4256" w:author="Arthur Parmentier" w:date="2020-06-05T21:37:00Z">
        <w:r w:rsidR="006C6E21" w:rsidRPr="007C437A">
          <w:t xml:space="preserve"> be a way for the soundpainter to let the performers know what mode he is using. This is the role of what I call the “enter” and “es</w:t>
        </w:r>
      </w:ins>
      <w:ins w:id="4257" w:author="Arthur Parmentier" w:date="2020-06-05T21:38:00Z">
        <w:r w:rsidR="006C6E21" w:rsidRPr="007C437A">
          <w:t>cape”</w:t>
        </w:r>
        <w:r w:rsidR="006C6E21" w:rsidRPr="007C437A">
          <w:rPr>
            <w:rStyle w:val="Appelnotedebasdep"/>
          </w:rPr>
          <w:footnoteReference w:id="32"/>
        </w:r>
        <w:r w:rsidR="006C6E21" w:rsidRPr="007C437A">
          <w:t xml:space="preserve"> signs</w:t>
        </w:r>
      </w:ins>
      <w:ins w:id="4264" w:author="Arthur Parmentier" w:date="2020-06-06T12:28:00Z">
        <w:r w:rsidR="00595AA3" w:rsidRPr="007C437A">
          <w:t xml:space="preserve"> for each mode</w:t>
        </w:r>
      </w:ins>
      <w:ins w:id="4265" w:author="Arthur Parmentier" w:date="2020-06-06T10:44:00Z">
        <w:r w:rsidR="003A5421" w:rsidRPr="007C437A">
          <w:t>.</w:t>
        </w:r>
      </w:ins>
    </w:p>
    <w:p w:rsidR="00B437A4" w:rsidRPr="007C437A" w:rsidRDefault="00B437A4">
      <w:pPr>
        <w:pStyle w:val="Titre6"/>
        <w:rPr>
          <w:ins w:id="4266" w:author="Arthur Parmentier" w:date="2020-06-05T21:39:00Z"/>
          <w:rPrChange w:id="4267" w:author="Arthur Parmentier" w:date="2020-06-07T15:27:00Z">
            <w:rPr>
              <w:ins w:id="4268" w:author="Arthur Parmentier" w:date="2020-06-05T21:39:00Z"/>
            </w:rPr>
          </w:rPrChange>
        </w:rPr>
        <w:pPrChange w:id="4269" w:author="Arthur Parmentier" w:date="2020-06-10T16:26:00Z">
          <w:pPr/>
        </w:pPrChange>
      </w:pPr>
      <w:ins w:id="4270" w:author="Arthur Parmentier" w:date="2020-06-06T19:24:00Z">
        <w:r w:rsidRPr="007C437A">
          <w:rPr>
            <w:rPrChange w:id="4271" w:author="Arthur Parmentier" w:date="2020-06-07T15:27:00Z">
              <w:rPr/>
            </w:rPrChange>
          </w:rPr>
          <w:t>The ambiguit</w:t>
        </w:r>
      </w:ins>
      <w:ins w:id="4272" w:author="Arthur Parmentier" w:date="2020-06-06T19:25:00Z">
        <w:r w:rsidRPr="007C437A">
          <w:rPr>
            <w:rPrChange w:id="4273" w:author="Arthur Parmentier" w:date="2020-06-07T15:27:00Z">
              <w:rPr/>
            </w:rPrChange>
          </w:rPr>
          <w:t>ies</w:t>
        </w:r>
      </w:ins>
      <w:ins w:id="4274" w:author="Arthur Parmentier" w:date="2020-06-06T19:24:00Z">
        <w:r w:rsidRPr="007C437A">
          <w:rPr>
            <w:rPrChange w:id="4275" w:author="Arthur Parmentier" w:date="2020-06-07T15:27:00Z">
              <w:rPr/>
            </w:rPrChange>
          </w:rPr>
          <w:t xml:space="preserve"> between modes </w:t>
        </w:r>
      </w:ins>
      <w:ins w:id="4276" w:author="Arthur Parmentier" w:date="2020-06-06T19:25:00Z">
        <w:r w:rsidR="001303A0" w:rsidRPr="007C437A">
          <w:rPr>
            <w:rPrChange w:id="4277" w:author="Arthur Parmentier" w:date="2020-06-07T15:27:00Z">
              <w:rPr/>
            </w:rPrChange>
          </w:rPr>
          <w:t>resolved by the</w:t>
        </w:r>
      </w:ins>
      <w:ins w:id="4278" w:author="Arthur Parmentier" w:date="2020-06-06T19:24:00Z">
        <w:r w:rsidRPr="007C437A">
          <w:rPr>
            <w:rPrChange w:id="4279" w:author="Arthur Parmentier" w:date="2020-06-07T15:27:00Z">
              <w:rPr/>
            </w:rPrChange>
          </w:rPr>
          <w:t xml:space="preserve"> “enter” and “escape” signs</w:t>
        </w:r>
      </w:ins>
    </w:p>
    <w:p w:rsidR="0079757F" w:rsidRPr="007C437A" w:rsidRDefault="00A451DF">
      <w:pPr>
        <w:rPr>
          <w:ins w:id="4280" w:author="Arthur Parmentier" w:date="2020-06-06T12:51:00Z"/>
        </w:rPr>
      </w:pPr>
      <w:ins w:id="4281" w:author="Arthur Parmentier" w:date="2020-06-05T21:39:00Z">
        <w:r w:rsidRPr="007C437A">
          <w:t>The enter and escape signs allow the soundpainter to “navigate” between the different modes</w:t>
        </w:r>
        <w:r w:rsidR="00106056" w:rsidRPr="007C437A">
          <w:t xml:space="preserve">, by signing the enter sign </w:t>
        </w:r>
      </w:ins>
      <w:ins w:id="4282" w:author="Arthur Parmentier" w:date="2020-06-05T21:40:00Z">
        <w:r w:rsidR="00106056" w:rsidRPr="007C437A">
          <w:t>of</w:t>
        </w:r>
      </w:ins>
      <w:ins w:id="4283" w:author="Arthur Parmentier" w:date="2020-06-05T21:42:00Z">
        <w:r w:rsidR="00106056" w:rsidRPr="007C437A">
          <w:t xml:space="preserve"> one</w:t>
        </w:r>
      </w:ins>
      <w:ins w:id="4284" w:author="Arthur Parmentier" w:date="2020-06-05T21:40:00Z">
        <w:r w:rsidR="00106056" w:rsidRPr="007C437A">
          <w:t xml:space="preserve"> mode </w:t>
        </w:r>
      </w:ins>
      <w:ins w:id="4285" w:author="Arthur Parmentier" w:date="2020-06-05T21:42:00Z">
        <w:r w:rsidR="00106056" w:rsidRPr="007C437A">
          <w:t>to “enter</w:t>
        </w:r>
      </w:ins>
      <w:ins w:id="4286" w:author="Arthur Parmentier" w:date="2020-06-05T21:40:00Z">
        <w:r w:rsidR="00106056" w:rsidRPr="007C437A">
          <w:t xml:space="preserve"> it</w:t>
        </w:r>
      </w:ins>
      <w:ins w:id="4287" w:author="Arthur Parmentier" w:date="2020-06-05T21:42:00Z">
        <w:r w:rsidR="00106056" w:rsidRPr="007C437A">
          <w:t xml:space="preserve">” (i.e. use its </w:t>
        </w:r>
      </w:ins>
      <w:ins w:id="4288" w:author="Arthur Parmentier" w:date="2020-06-06T13:06:00Z">
        <w:r w:rsidR="00DD01C7" w:rsidRPr="007C437A">
          <w:t>syntactic</w:t>
        </w:r>
      </w:ins>
      <w:ins w:id="4289" w:author="Arthur Parmentier" w:date="2020-06-05T21:42:00Z">
        <w:r w:rsidR="00106056" w:rsidRPr="007C437A">
          <w:t xml:space="preserve"> and semantic structure)</w:t>
        </w:r>
      </w:ins>
      <w:ins w:id="4290" w:author="Arthur Parmentier" w:date="2020-06-05T21:40:00Z">
        <w:r w:rsidR="00106056" w:rsidRPr="007C437A">
          <w:t xml:space="preserve"> and signing its escape sign when escaping from that mode.</w:t>
        </w:r>
      </w:ins>
      <w:ins w:id="4291" w:author="Arthur Parmentier" w:date="2020-06-06T10:35:00Z">
        <w:r w:rsidR="00EE3EF9" w:rsidRPr="007C437A">
          <w:t xml:space="preserve"> </w:t>
        </w:r>
      </w:ins>
      <w:ins w:id="4292" w:author="Arthur Parmentier" w:date="2020-06-05T21:41:00Z">
        <w:r w:rsidR="00106056" w:rsidRPr="007C437A">
          <w:t xml:space="preserve"> </w:t>
        </w:r>
      </w:ins>
      <w:ins w:id="4293" w:author="Arthur Parmentier" w:date="2020-06-05T22:27:00Z">
        <w:r w:rsidR="00C514A9" w:rsidRPr="007C437A">
          <w:t>However, not all modes are in</w:t>
        </w:r>
      </w:ins>
      <w:ins w:id="4294" w:author="Arthur Parmentier" w:date="2020-06-05T22:28:00Z">
        <w:r w:rsidR="00C514A9" w:rsidRPr="007C437A">
          <w:t xml:space="preserve"> the graph are connected; in fact, there is a mode from which we can enter all other modes and that we return to by default when escaping a mode</w:t>
        </w:r>
      </w:ins>
      <w:ins w:id="4295" w:author="Arthur Parmentier" w:date="2020-06-05T22:29:00Z">
        <w:r w:rsidR="00C514A9" w:rsidRPr="007C437A">
          <w:t xml:space="preserve">. I call it the “default mode” (or the “core”, “central” mode of SP), from </w:t>
        </w:r>
      </w:ins>
      <w:ins w:id="4296" w:author="Arthur Parmentier" w:date="2020-06-05T22:30:00Z">
        <w:r w:rsidR="00C514A9" w:rsidRPr="007C437A">
          <w:t>which the other modes connect, just like modules in the system.</w:t>
        </w:r>
      </w:ins>
      <w:ins w:id="4297" w:author="Arthur Parmentier" w:date="2020-06-06T10:44:00Z">
        <w:r w:rsidR="003A5421" w:rsidRPr="007C437A">
          <w:t xml:space="preserve"> We can see that the “escape”</w:t>
        </w:r>
      </w:ins>
      <w:ins w:id="4298" w:author="Arthur Parmentier" w:date="2020-06-05T22:30:00Z">
        <w:r w:rsidR="00297C3F" w:rsidRPr="007C437A">
          <w:br/>
          <w:t>It would be interesting to discuss further the</w:t>
        </w:r>
      </w:ins>
      <w:ins w:id="4299" w:author="Arthur Parmentier" w:date="2020-06-06T10:30:00Z">
        <w:r w:rsidR="00CF01B3" w:rsidRPr="007C437A">
          <w:t xml:space="preserve"> motivations and</w:t>
        </w:r>
      </w:ins>
      <w:ins w:id="4300" w:author="Arthur Parmentier" w:date="2020-06-05T22:30:00Z">
        <w:r w:rsidR="00297C3F" w:rsidRPr="007C437A">
          <w:t xml:space="preserve"> consequences of this centrality of the default mode, and why it is not possible to direct</w:t>
        </w:r>
      </w:ins>
      <w:ins w:id="4301" w:author="Arthur Parmentier" w:date="2020-06-05T22:31:00Z">
        <w:r w:rsidR="00297C3F" w:rsidRPr="007C437A">
          <w:t>ly move on from one mode to the others</w:t>
        </w:r>
        <w:r w:rsidR="00DE44D3" w:rsidRPr="007C437A">
          <w:t xml:space="preserve"> by simply signing </w:t>
        </w:r>
      </w:ins>
      <w:ins w:id="4302" w:author="Arthur Parmentier" w:date="2020-06-05T22:32:00Z">
        <w:r w:rsidR="00DE44D3" w:rsidRPr="007C437A">
          <w:t>the dedicated “enter” signs for each mode.</w:t>
        </w:r>
      </w:ins>
      <w:ins w:id="4303" w:author="Arthur Parmentier" w:date="2020-06-06T10:30:00Z">
        <w:r w:rsidR="00CF01B3" w:rsidRPr="007C437A">
          <w:t xml:space="preserve"> If it was the case, I speculate that </w:t>
        </w:r>
      </w:ins>
      <w:ins w:id="4304" w:author="Arthur Parmentier" w:date="2020-06-05T22:32:00Z">
        <w:r w:rsidR="00DE44D3" w:rsidRPr="007C437A">
          <w:t xml:space="preserve">the common “tear up” sign would take the place of the enter sign for the default mode. </w:t>
        </w:r>
      </w:ins>
      <w:ins w:id="4305" w:author="Arthur Parmentier" w:date="2020-06-06T10:31:00Z">
        <w:r w:rsidR="00EE3EF9" w:rsidRPr="007C437A">
          <w:t>I leave that discuss</w:t>
        </w:r>
      </w:ins>
      <w:ins w:id="4306" w:author="Arthur Parmentier" w:date="2020-06-06T12:28:00Z">
        <w:r w:rsidR="0079757F" w:rsidRPr="007C437A">
          <w:t>ion</w:t>
        </w:r>
      </w:ins>
      <w:ins w:id="4307" w:author="Arthur Parmentier" w:date="2020-06-06T10:31:00Z">
        <w:r w:rsidR="00EE3EF9" w:rsidRPr="007C437A">
          <w:t xml:space="preserve"> to further research and debates in the </w:t>
        </w:r>
      </w:ins>
      <w:ins w:id="4308" w:author="Arthur Parmentier" w:date="2020-06-06T10:32:00Z">
        <w:r w:rsidR="00EE3EF9" w:rsidRPr="007C437A">
          <w:t>SP community.</w:t>
        </w:r>
      </w:ins>
    </w:p>
    <w:p w:rsidR="00B427B1" w:rsidRPr="007C437A" w:rsidRDefault="0016056E">
      <w:pPr>
        <w:pStyle w:val="Titre6"/>
        <w:rPr>
          <w:ins w:id="4309" w:author="Arthur Parmentier" w:date="2020-06-06T12:53:00Z"/>
        </w:rPr>
      </w:pPr>
      <w:ins w:id="4310" w:author="Arthur Parmentier" w:date="2020-06-06T19:51:00Z">
        <w:r w:rsidRPr="007C437A">
          <w:rPr>
            <w:b w:val="0"/>
          </w:rPr>
          <w:lastRenderedPageBreak/>
          <w:t>About syntactic</w:t>
        </w:r>
      </w:ins>
      <w:ins w:id="4311" w:author="Arthur Parmentier" w:date="2020-06-06T12:53:00Z">
        <w:r w:rsidR="00B427B1" w:rsidRPr="007C437A">
          <w:rPr>
            <w:b w:val="0"/>
          </w:rPr>
          <w:t xml:space="preserve"> differences</w:t>
        </w:r>
      </w:ins>
      <w:ins w:id="4312" w:author="Arthur Parmentier" w:date="2020-06-06T19:51:00Z">
        <w:r w:rsidRPr="007C437A">
          <w:rPr>
            <w:b w:val="0"/>
          </w:rPr>
          <w:t xml:space="preserve"> and semantic similarities</w:t>
        </w:r>
      </w:ins>
      <w:ins w:id="4313" w:author="Arthur Parmentier" w:date="2020-06-06T12:53:00Z">
        <w:r w:rsidR="00B427B1" w:rsidRPr="007C437A">
          <w:rPr>
            <w:b w:val="0"/>
          </w:rPr>
          <w:t xml:space="preserve"> between modes</w:t>
        </w:r>
      </w:ins>
    </w:p>
    <w:p w:rsidR="00B427B1" w:rsidRPr="007C437A" w:rsidRDefault="00B427B1">
      <w:pPr>
        <w:rPr>
          <w:ins w:id="4314" w:author="Arthur Parmentier" w:date="2020-06-06T19:26:00Z"/>
        </w:rPr>
      </w:pPr>
      <w:ins w:id="4315" w:author="Arthur Parmentier" w:date="2020-06-06T12:53:00Z">
        <w:r w:rsidRPr="007C437A">
          <w:t>Synta</w:t>
        </w:r>
      </w:ins>
      <w:ins w:id="4316" w:author="Arthur Parmentier" w:date="2020-06-06T13:06:00Z">
        <w:r w:rsidR="00DD01C7" w:rsidRPr="007C437A">
          <w:t>ct</w:t>
        </w:r>
      </w:ins>
      <w:ins w:id="4317" w:author="Arthur Parmentier" w:date="2020-06-06T12:53:00Z">
        <w:r w:rsidRPr="007C437A">
          <w:t xml:space="preserve">ic differences are the most obvious ones to observe between modes. </w:t>
        </w:r>
      </w:ins>
      <w:ins w:id="4318" w:author="Arthur Parmentier" w:date="2020-06-06T12:54:00Z">
        <w:r w:rsidRPr="007C437A">
          <w:t>Whereas some modes have a structured syntax that allow to form complex requests (such as the Who, What, How, When s</w:t>
        </w:r>
      </w:ins>
      <w:ins w:id="4319" w:author="Arthur Parmentier" w:date="2020-06-06T12:55:00Z">
        <w:r w:rsidRPr="007C437A">
          <w:t>yntax), some modes suc</w:t>
        </w:r>
      </w:ins>
      <w:ins w:id="4320" w:author="Arthur Parmentier" w:date="2020-06-06T12:56:00Z">
        <w:r w:rsidRPr="007C437A">
          <w:t>h as “</w:t>
        </w:r>
        <w:proofErr w:type="spellStart"/>
        <w:r w:rsidRPr="007C437A">
          <w:t>shapeline</w:t>
        </w:r>
        <w:proofErr w:type="spellEnd"/>
        <w:r w:rsidRPr="007C437A">
          <w:t>” have no syntax</w:t>
        </w:r>
      </w:ins>
      <w:ins w:id="4321" w:author="Arthur Parmentier" w:date="2020-06-06T12:57:00Z">
        <w:r w:rsidRPr="007C437A">
          <w:t>: the performer must interpret freely</w:t>
        </w:r>
      </w:ins>
      <w:ins w:id="4322" w:author="Arthur Parmentier" w:date="2020-06-06T12:58:00Z">
        <w:r w:rsidR="00FC110A" w:rsidRPr="007C437A">
          <w:t>, or in “abstract ways”</w:t>
        </w:r>
      </w:ins>
      <w:ins w:id="4323" w:author="Arthur Parmentier" w:date="2020-06-06T12:57:00Z">
        <w:r w:rsidRPr="007C437A">
          <w:t xml:space="preserve"> the gestures and signs of the soundpainter</w:t>
        </w:r>
      </w:ins>
      <w:ins w:id="4324" w:author="Arthur Parmentier" w:date="2020-06-06T12:58:00Z">
        <w:r w:rsidR="00FC110A" w:rsidRPr="007C437A">
          <w:t xml:space="preserve">. Everything can be signed in that mode, even signs </w:t>
        </w:r>
      </w:ins>
      <w:ins w:id="4325" w:author="Arthur Parmentier" w:date="2020-06-06T12:59:00Z">
        <w:r w:rsidR="00FC110A" w:rsidRPr="007C437A">
          <w:t xml:space="preserve">that do not exist in the SP language (or dictionary). We also have modes with other </w:t>
        </w:r>
      </w:ins>
      <w:ins w:id="4326" w:author="Arthur Parmentier" w:date="2020-06-06T13:06:00Z">
        <w:r w:rsidR="00DD01C7" w:rsidRPr="007C437A">
          <w:t>syntactic</w:t>
        </w:r>
      </w:ins>
      <w:ins w:id="4327" w:author="Arthur Parmentier" w:date="2020-06-06T12:59:00Z">
        <w:r w:rsidR="00FC110A" w:rsidRPr="007C437A">
          <w:t xml:space="preserve"> structures</w:t>
        </w:r>
      </w:ins>
      <w:ins w:id="4328" w:author="Arthur Parmentier" w:date="2020-06-06T13:00:00Z">
        <w:r w:rsidR="00FC110A" w:rsidRPr="007C437A">
          <w:t xml:space="preserve"> that the default mode, for instance “Play can’t play”.</w:t>
        </w:r>
      </w:ins>
      <w:ins w:id="4329" w:author="Arthur Parmentier" w:date="2020-06-06T18:45:00Z">
        <w:r w:rsidR="00C76B94" w:rsidRPr="007C437A">
          <w:t xml:space="preserve"> In general</w:t>
        </w:r>
      </w:ins>
      <w:ins w:id="4330" w:author="Arthur Parmentier" w:date="2020-06-06T19:25:00Z">
        <w:r w:rsidR="005F3CFB" w:rsidRPr="007C437A">
          <w:t xml:space="preserve">, </w:t>
        </w:r>
      </w:ins>
      <w:ins w:id="4331" w:author="Arthur Parmentier" w:date="2020-06-06T19:26:00Z">
        <w:r w:rsidR="005F3CFB" w:rsidRPr="007C437A">
          <w:t>we can classify the modes in two types that are relevant to the composer:</w:t>
        </w:r>
      </w:ins>
    </w:p>
    <w:p w:rsidR="005F3CFB" w:rsidRPr="007C437A" w:rsidRDefault="005F3CFB">
      <w:pPr>
        <w:pStyle w:val="Paragraphedeliste"/>
        <w:numPr>
          <w:ilvl w:val="0"/>
          <w:numId w:val="11"/>
        </w:numPr>
        <w:rPr>
          <w:ins w:id="4332" w:author="Arthur Parmentier" w:date="2020-06-06T19:27:00Z"/>
        </w:rPr>
      </w:pPr>
      <w:ins w:id="4333" w:author="Arthur Parmentier" w:date="2020-06-06T19:26:00Z">
        <w:r w:rsidRPr="007C437A">
          <w:t>Those that allow to create structured and delayed requests, in which the signs are not interpreted immediately but only</w:t>
        </w:r>
      </w:ins>
      <w:ins w:id="4334" w:author="Arthur Parmentier" w:date="2020-06-06T19:27:00Z">
        <w:r w:rsidRPr="007C437A">
          <w:t xml:space="preserve"> at the end of a sequence</w:t>
        </w:r>
      </w:ins>
    </w:p>
    <w:p w:rsidR="005F3CFB" w:rsidRPr="007C437A" w:rsidRDefault="005F3CFB">
      <w:pPr>
        <w:pStyle w:val="Paragraphedeliste"/>
        <w:numPr>
          <w:ilvl w:val="0"/>
          <w:numId w:val="11"/>
        </w:numPr>
        <w:rPr>
          <w:ins w:id="4335" w:author="Arthur Parmentier" w:date="2020-06-06T19:27:00Z"/>
        </w:rPr>
      </w:pPr>
      <w:ins w:id="4336" w:author="Arthur Parmentier" w:date="2020-06-06T19:27:00Z">
        <w:r w:rsidRPr="007C437A">
          <w:t>Those that request the performers to respond to the signs in real time</w:t>
        </w:r>
      </w:ins>
    </w:p>
    <w:p w:rsidR="003807C2" w:rsidRPr="007C437A" w:rsidRDefault="003807C2">
      <w:pPr>
        <w:rPr>
          <w:ins w:id="4337" w:author="Arthur Parmentier" w:date="2020-06-06T13:00:00Z"/>
        </w:rPr>
      </w:pPr>
      <w:ins w:id="4338" w:author="Arthur Parmentier" w:date="2020-06-06T19:28:00Z">
        <w:r w:rsidRPr="007C437A">
          <w:t xml:space="preserve">To mark this polarity between “structured request and delayed response” and “immediate response to single signs or gestures”, the </w:t>
        </w:r>
      </w:ins>
      <w:ins w:id="4339" w:author="Arthur Parmentier" w:date="2020-06-06T19:29:00Z">
        <w:r w:rsidRPr="007C437A">
          <w:t>“</w:t>
        </w:r>
      </w:ins>
      <w:ins w:id="4340" w:author="Arthur Parmentier" w:date="2020-06-06T19:28:00Z">
        <w:r w:rsidRPr="007C437A">
          <w:t>imaginary</w:t>
        </w:r>
      </w:ins>
      <w:ins w:id="4341" w:author="Arthur Parmentier" w:date="2020-06-06T19:29:00Z">
        <w:r w:rsidRPr="007C437A">
          <w:t xml:space="preserve"> box” is used. </w:t>
        </w:r>
      </w:ins>
      <w:ins w:id="4342" w:author="Arthur Parmentier" w:date="2020-06-06T19:30:00Z">
        <w:r w:rsidRPr="007C437A">
          <w:t xml:space="preserve">The imaginary box is usually introduced as an imaginary space in front of the soundpainter </w:t>
        </w:r>
      </w:ins>
      <w:ins w:id="4343" w:author="Arthur Parmentier" w:date="2020-06-06T19:31:00Z">
        <w:r w:rsidRPr="007C437A">
          <w:t xml:space="preserve">that the soundpainter enters when he wants his request to be </w:t>
        </w:r>
      </w:ins>
      <w:ins w:id="4344" w:author="Arthur Parmentier" w:date="2020-06-06T19:32:00Z">
        <w:r w:rsidRPr="007C437A">
          <w:t>executed by the performers</w:t>
        </w:r>
      </w:ins>
      <w:ins w:id="4345" w:author="Arthur Parmentier" w:date="2020-06-06T19:33:00Z">
        <w:r w:rsidRPr="007C437A">
          <w:t>, opposed to the neutral position where the soundpainter prepares the request. Howe</w:t>
        </w:r>
      </w:ins>
      <w:ins w:id="4346" w:author="Arthur Parmentier" w:date="2020-06-06T19:34:00Z">
        <w:r w:rsidRPr="007C437A">
          <w:t>ver, this description is only merely valid for the syntax of the default mode (Who, What, How, When -like)</w:t>
        </w:r>
      </w:ins>
      <w:ins w:id="4347" w:author="Arthur Parmentier" w:date="2020-06-06T19:36:00Z">
        <w:r w:rsidRPr="007C437A">
          <w:t>: t</w:t>
        </w:r>
      </w:ins>
      <w:ins w:id="4348" w:author="Arthur Parmentier" w:date="2020-06-06T19:34:00Z">
        <w:r w:rsidRPr="007C437A">
          <w:t>he imagina</w:t>
        </w:r>
      </w:ins>
      <w:ins w:id="4349" w:author="Arthur Parmentier" w:date="2020-06-06T19:35:00Z">
        <w:r w:rsidRPr="007C437A">
          <w:t xml:space="preserve">ry box is also used in other modes, including those in which there are no structured requests. </w:t>
        </w:r>
      </w:ins>
      <w:ins w:id="4350" w:author="Arthur Parmentier" w:date="2020-06-06T19:36:00Z">
        <w:r w:rsidRPr="007C437A">
          <w:t xml:space="preserve">In fact, the box is a </w:t>
        </w:r>
      </w:ins>
      <w:ins w:id="4351" w:author="Arthur Parmentier" w:date="2020-06-06T19:37:00Z">
        <w:r w:rsidRPr="007C437A">
          <w:t xml:space="preserve">sign universal to all SP modes, with a slightly different meaning than what Thompson presents: </w:t>
        </w:r>
      </w:ins>
      <w:ins w:id="4352" w:author="Arthur Parmentier" w:date="2020-06-06T19:38:00Z">
        <w:r w:rsidR="006B493F" w:rsidRPr="007C437A">
          <w:t>entering or not the box is the sign of whether the re</w:t>
        </w:r>
      </w:ins>
      <w:ins w:id="4353" w:author="Arthur Parmentier" w:date="2020-06-06T19:39:00Z">
        <w:r w:rsidR="006B493F" w:rsidRPr="007C437A">
          <w:t>quest is to be answered immediately by the performer or not; it is the indication</w:t>
        </w:r>
      </w:ins>
      <w:ins w:id="4354" w:author="Arthur Parmentier" w:date="2020-06-06T19:40:00Z">
        <w:r w:rsidR="00F35428" w:rsidRPr="007C437A">
          <w:t xml:space="preserve"> to the performers</w:t>
        </w:r>
      </w:ins>
      <w:ins w:id="4355" w:author="Arthur Parmentier" w:date="2020-06-06T19:39:00Z">
        <w:r w:rsidR="006B493F" w:rsidRPr="007C437A">
          <w:t xml:space="preserve"> of whether to expect a structure in the request </w:t>
        </w:r>
      </w:ins>
      <w:ins w:id="4356" w:author="Arthur Parmentier" w:date="2020-06-06T19:40:00Z">
        <w:r w:rsidR="006B493F" w:rsidRPr="007C437A">
          <w:t>or not.</w:t>
        </w:r>
        <w:r w:rsidR="0091268D" w:rsidRPr="007C437A">
          <w:t xml:space="preserve"> Therefore, in all modes that do not allow </w:t>
        </w:r>
      </w:ins>
      <w:ins w:id="4357" w:author="Arthur Parmentier" w:date="2020-06-06T19:41:00Z">
        <w:r w:rsidR="0091268D" w:rsidRPr="007C437A">
          <w:t>for building structured requests, the soundpainter uses his signs inside the box.</w:t>
        </w:r>
        <w:r w:rsidR="0091268D" w:rsidRPr="007C437A">
          <w:br/>
        </w:r>
      </w:ins>
      <w:ins w:id="4358" w:author="Arthur Parmentier" w:date="2020-06-06T19:42:00Z">
        <w:r w:rsidR="0091268D" w:rsidRPr="007C437A">
          <w:t>Stepping in or out this imaginary box can also act as an</w:t>
        </w:r>
      </w:ins>
      <w:ins w:id="4359" w:author="Arthur Parmentier" w:date="2020-06-06T19:43:00Z">
        <w:r w:rsidR="0091268D" w:rsidRPr="007C437A">
          <w:t xml:space="preserve"> enter/</w:t>
        </w:r>
      </w:ins>
      <w:ins w:id="4360" w:author="Arthur Parmentier" w:date="2020-06-06T19:42:00Z">
        <w:r w:rsidR="0091268D" w:rsidRPr="007C437A">
          <w:t>escape sign from</w:t>
        </w:r>
      </w:ins>
      <w:ins w:id="4361" w:author="Arthur Parmentier" w:date="2020-06-06T19:44:00Z">
        <w:r w:rsidR="00AE2B8F" w:rsidRPr="007C437A">
          <w:t xml:space="preserve"> the default mode to</w:t>
        </w:r>
      </w:ins>
      <w:ins w:id="4362" w:author="Arthur Parmentier" w:date="2020-06-06T19:42:00Z">
        <w:r w:rsidR="0091268D" w:rsidRPr="007C437A">
          <w:t xml:space="preserve"> all that only propose</w:t>
        </w:r>
      </w:ins>
      <w:ins w:id="4363" w:author="Arthur Parmentier" w:date="2020-06-06T19:43:00Z">
        <w:r w:rsidR="0091268D" w:rsidRPr="007C437A">
          <w:t xml:space="preserve"> non-structured requests</w:t>
        </w:r>
      </w:ins>
      <w:ins w:id="4364" w:author="Arthur Parmentier" w:date="2020-06-06T19:45:00Z">
        <w:r w:rsidR="00AE2B8F" w:rsidRPr="007C437A">
          <w:t xml:space="preserve"> and are unambiguous</w:t>
        </w:r>
      </w:ins>
      <w:ins w:id="4365" w:author="Arthur Parmentier" w:date="2020-06-06T19:46:00Z">
        <w:r w:rsidR="00AE2B8F" w:rsidRPr="007C437A">
          <w:t xml:space="preserve"> with respect to the default mode</w:t>
        </w:r>
      </w:ins>
      <w:ins w:id="4366" w:author="Arthur Parmentier" w:date="2020-06-06T19:44:00Z">
        <w:r w:rsidR="00AE2B8F" w:rsidRPr="007C437A">
          <w:t xml:space="preserve">. For instance, to exit the scan mode, it is </w:t>
        </w:r>
      </w:ins>
      <w:ins w:id="4367" w:author="Arthur Parmentier" w:date="2020-06-06T19:46:00Z">
        <w:r w:rsidR="00AE2B8F" w:rsidRPr="007C437A">
          <w:t>enough</w:t>
        </w:r>
      </w:ins>
      <w:ins w:id="4368" w:author="Arthur Parmentier" w:date="2020-06-06T19:45:00Z">
        <w:r w:rsidR="00AE2B8F" w:rsidRPr="007C437A">
          <w:t xml:space="preserve"> to step out of the box and use the default mode syntax again, without using an additional escape sign</w:t>
        </w:r>
      </w:ins>
      <w:ins w:id="4369" w:author="Arthur Parmentier" w:date="2020-06-06T19:46:00Z">
        <w:r w:rsidR="00AE2B8F" w:rsidRPr="007C437A">
          <w:t xml:space="preserve"> to signify </w:t>
        </w:r>
        <w:r w:rsidR="00C6459A" w:rsidRPr="007C437A">
          <w:t>the change in mode.</w:t>
        </w:r>
      </w:ins>
    </w:p>
    <w:p w:rsidR="00FC110A" w:rsidRPr="007C437A" w:rsidRDefault="00FC110A">
      <w:pPr>
        <w:rPr>
          <w:ins w:id="4370" w:author="Arthur Parmentier" w:date="2020-06-05T19:20:00Z"/>
          <w:rPrChange w:id="4371" w:author="Arthur Parmentier" w:date="2020-06-07T15:27:00Z">
            <w:rPr>
              <w:ins w:id="4372" w:author="Arthur Parmentier" w:date="2020-06-05T19:20:00Z"/>
            </w:rPr>
          </w:rPrChange>
        </w:rPr>
        <w:pPrChange w:id="4373" w:author="Arthur Parmentier" w:date="2020-06-10T16:26:00Z">
          <w:pPr>
            <w:pStyle w:val="Titre6"/>
          </w:pPr>
        </w:pPrChange>
      </w:pPr>
      <w:ins w:id="4374" w:author="Arthur Parmentier" w:date="2020-06-06T13:00:00Z">
        <w:r w:rsidRPr="007C437A">
          <w:rPr>
            <w:rPrChange w:id="4375" w:author="Arthur Parmentier" w:date="2020-06-07T15:27:00Z">
              <w:rPr>
                <w:b w:val="0"/>
              </w:rPr>
            </w:rPrChange>
          </w:rPr>
          <w:t xml:space="preserve">On the </w:t>
        </w:r>
      </w:ins>
      <w:ins w:id="4376" w:author="Arthur Parmentier" w:date="2020-06-06T19:47:00Z">
        <w:r w:rsidR="00F65BD6" w:rsidRPr="007C437A">
          <w:rPr>
            <w:rPrChange w:id="4377" w:author="Arthur Parmentier" w:date="2020-06-07T15:27:00Z">
              <w:rPr>
                <w:b w:val="0"/>
              </w:rPr>
            </w:rPrChange>
          </w:rPr>
          <w:t>semantic side</w:t>
        </w:r>
      </w:ins>
      <w:ins w:id="4378" w:author="Arthur Parmentier" w:date="2020-06-06T13:00:00Z">
        <w:r w:rsidRPr="007C437A">
          <w:rPr>
            <w:rPrChange w:id="4379" w:author="Arthur Parmentier" w:date="2020-06-07T15:27:00Z">
              <w:rPr>
                <w:b w:val="0"/>
              </w:rPr>
            </w:rPrChange>
          </w:rPr>
          <w:t xml:space="preserve">, </w:t>
        </w:r>
      </w:ins>
      <w:ins w:id="4380" w:author="Arthur Parmentier" w:date="2020-06-06T13:01:00Z">
        <w:r w:rsidRPr="007C437A">
          <w:rPr>
            <w:rPrChange w:id="4381" w:author="Arthur Parmentier" w:date="2020-06-07T15:27:00Z">
              <w:rPr>
                <w:b w:val="0"/>
              </w:rPr>
            </w:rPrChange>
          </w:rPr>
          <w:t xml:space="preserve">many signs are shared by several modes and have similar, if not equivalent meanings in all these modes. </w:t>
        </w:r>
      </w:ins>
      <w:ins w:id="4382" w:author="Arthur Parmentier" w:date="2020-06-06T13:02:00Z">
        <w:r w:rsidRPr="007C437A">
          <w:rPr>
            <w:rPrChange w:id="4383" w:author="Arthur Parmentier" w:date="2020-06-07T15:27:00Z">
              <w:rPr>
                <w:b w:val="0"/>
              </w:rPr>
            </w:rPrChange>
          </w:rPr>
          <w:t xml:space="preserve">In fact, the common semantic features of the different SP modes are what make them efficient and what allow their </w:t>
        </w:r>
      </w:ins>
      <w:ins w:id="4384" w:author="Arthur Parmentier" w:date="2020-06-06T13:03:00Z">
        <w:r w:rsidRPr="007C437A">
          <w:rPr>
            <w:rPrChange w:id="4385" w:author="Arthur Parmentier" w:date="2020-06-07T15:27:00Z">
              <w:rPr>
                <w:b w:val="0"/>
              </w:rPr>
            </w:rPrChange>
          </w:rPr>
          <w:t xml:space="preserve">quick </w:t>
        </w:r>
      </w:ins>
      <w:ins w:id="4386" w:author="Arthur Parmentier" w:date="2020-06-06T13:02:00Z">
        <w:r w:rsidRPr="007C437A">
          <w:rPr>
            <w:rPrChange w:id="4387" w:author="Arthur Parmentier" w:date="2020-06-07T15:27:00Z">
              <w:rPr>
                <w:b w:val="0"/>
              </w:rPr>
            </w:rPrChange>
          </w:rPr>
          <w:t xml:space="preserve">learning and memorization </w:t>
        </w:r>
      </w:ins>
      <w:ins w:id="4388" w:author="Arthur Parmentier" w:date="2020-06-06T13:03:00Z">
        <w:r w:rsidRPr="007C437A">
          <w:rPr>
            <w:rPrChange w:id="4389" w:author="Arthur Parmentier" w:date="2020-06-07T15:27:00Z">
              <w:rPr>
                <w:b w:val="0"/>
              </w:rPr>
            </w:rPrChange>
          </w:rPr>
          <w:t>by the performers. Indeed, if instead there were only signs proper to each mode and new signs had to be learned for each one, S</w:t>
        </w:r>
      </w:ins>
      <w:ins w:id="4390" w:author="Arthur Parmentier" w:date="2020-06-06T13:04:00Z">
        <w:r w:rsidRPr="007C437A">
          <w:rPr>
            <w:rPrChange w:id="4391" w:author="Arthur Parmentier" w:date="2020-06-07T15:27:00Z">
              <w:rPr>
                <w:b w:val="0"/>
              </w:rPr>
            </w:rPrChange>
          </w:rPr>
          <w:t xml:space="preserve">P would probably </w:t>
        </w:r>
        <w:proofErr w:type="spellStart"/>
        <w:r w:rsidRPr="007C437A">
          <w:rPr>
            <w:rPrChange w:id="4392" w:author="Arthur Parmentier" w:date="2020-06-07T15:27:00Z">
              <w:rPr>
                <w:b w:val="0"/>
              </w:rPr>
            </w:rPrChange>
          </w:rPr>
          <w:t>loose</w:t>
        </w:r>
        <w:proofErr w:type="spellEnd"/>
        <w:r w:rsidRPr="007C437A">
          <w:rPr>
            <w:rPrChange w:id="4393" w:author="Arthur Parmentier" w:date="2020-06-07T15:27:00Z">
              <w:rPr>
                <w:b w:val="0"/>
              </w:rPr>
            </w:rPrChange>
          </w:rPr>
          <w:t xml:space="preserve"> much of its performativity, which for me lies in its ability to mix several syntaxes with similar semantics.</w:t>
        </w:r>
      </w:ins>
    </w:p>
    <w:p w:rsidR="000E299B" w:rsidRDefault="00DE27EC">
      <w:pPr>
        <w:pStyle w:val="Titre6"/>
        <w:rPr>
          <w:ins w:id="4394" w:author="Arthur Parmentier" w:date="2020-06-07T22:34:00Z"/>
        </w:rPr>
        <w:pPrChange w:id="4395" w:author="Arthur Parmentier" w:date="2020-06-10T16:26:00Z">
          <w:pPr>
            <w:pStyle w:val="Titre5"/>
          </w:pPr>
        </w:pPrChange>
      </w:pPr>
      <w:ins w:id="4396" w:author="Arthur Parmentier" w:date="2020-06-06T13:08:00Z">
        <w:r w:rsidRPr="007C437A">
          <w:t>Remarks on the syntax of the “default” mode</w:t>
        </w:r>
      </w:ins>
    </w:p>
    <w:p w:rsidR="00EC06A7" w:rsidRPr="00EC06A7" w:rsidRDefault="00EC06A7">
      <w:pPr>
        <w:rPr>
          <w:ins w:id="4397" w:author="Arthur Parmentier" w:date="2020-06-06T12:48:00Z"/>
          <w:rPrChange w:id="4398" w:author="Arthur Parmentier" w:date="2020-06-07T22:34:00Z">
            <w:rPr>
              <w:ins w:id="4399" w:author="Arthur Parmentier" w:date="2020-06-06T12:48:00Z"/>
            </w:rPr>
          </w:rPrChange>
        </w:rPr>
        <w:pPrChange w:id="4400" w:author="Arthur Parmentier" w:date="2020-06-07T22:34:00Z">
          <w:pPr>
            <w:pStyle w:val="Titre6"/>
          </w:pPr>
        </w:pPrChange>
      </w:pPr>
      <w:ins w:id="4401" w:author="Arthur Parmentier" w:date="2020-06-07T22:34:00Z">
        <w:r>
          <w:t xml:space="preserve">Structures that performs functions. The structures are the assemblage of </w:t>
        </w:r>
      </w:ins>
      <w:ins w:id="4402" w:author="Arthur Parmentier" w:date="2020-06-07T22:40:00Z">
        <w:r w:rsidR="000431DD">
          <w:t xml:space="preserve">one or several </w:t>
        </w:r>
      </w:ins>
      <w:ins w:id="4403" w:author="Arthur Parmentier" w:date="2020-06-07T22:34:00Z">
        <w:r>
          <w:t>signs (phrases in linguistics), and the functions of SP are called W</w:t>
        </w:r>
      </w:ins>
      <w:ins w:id="4404" w:author="Arthur Parmentier" w:date="2020-06-07T22:35:00Z">
        <w:r>
          <w:t>ho, What, How, When.</w:t>
        </w:r>
      </w:ins>
      <w:ins w:id="4405" w:author="Arthur Parmentier" w:date="2020-06-07T22:41:00Z">
        <w:r w:rsidR="000431DD">
          <w:t xml:space="preserve"> The assemblage of the Who, What, How, When phrases is called a clause.</w:t>
        </w:r>
      </w:ins>
    </w:p>
    <w:p w:rsidR="006E03AC" w:rsidRPr="007C437A" w:rsidRDefault="00E60509" w:rsidP="00B427B1">
      <w:pPr>
        <w:rPr>
          <w:ins w:id="4406" w:author="Arthur Parmentier" w:date="2020-06-06T20:00:00Z"/>
        </w:rPr>
      </w:pPr>
      <w:ins w:id="4407" w:author="Arthur Parmentier" w:date="2020-06-06T14:04:00Z">
        <w:r w:rsidRPr="007C437A">
          <w:lastRenderedPageBreak/>
          <w:t xml:space="preserve">The “default mode” appears as a very </w:t>
        </w:r>
      </w:ins>
      <w:ins w:id="4408" w:author="Arthur Parmentier" w:date="2020-06-06T19:52:00Z">
        <w:r w:rsidR="00DA1511" w:rsidRPr="007C437A">
          <w:t>unique</w:t>
        </w:r>
      </w:ins>
      <w:ins w:id="4409" w:author="Arthur Parmentier" w:date="2020-06-06T14:04:00Z">
        <w:r w:rsidRPr="007C437A">
          <w:t xml:space="preserve"> element of the SP syntax because of its centrality in the </w:t>
        </w:r>
      </w:ins>
      <w:ins w:id="4410" w:author="Arthur Parmentier" w:date="2020-06-06T14:05:00Z">
        <w:r w:rsidRPr="007C437A">
          <w:t xml:space="preserve">network of modes </w:t>
        </w:r>
      </w:ins>
      <w:ins w:id="4411" w:author="Arthur Parmentier" w:date="2020-06-06T19:53:00Z">
        <w:r w:rsidR="006127A3" w:rsidRPr="007C437A">
          <w:t>(</w:t>
        </w:r>
        <w:r w:rsidR="006127A3" w:rsidRPr="007C437A">
          <w:rPr>
            <w:rPrChange w:id="4412" w:author="Arthur Parmentier" w:date="2020-06-07T15:27:00Z">
              <w:rPr/>
            </w:rPrChange>
          </w:rPr>
          <w:fldChar w:fldCharType="begin"/>
        </w:r>
        <w:r w:rsidR="006127A3" w:rsidRPr="007C437A">
          <w:instrText xml:space="preserve"> REF _Ref42283886 \h </w:instrText>
        </w:r>
      </w:ins>
      <w:r w:rsidR="006127A3" w:rsidRPr="007C437A">
        <w:rPr>
          <w:rPrChange w:id="4413" w:author="Arthur Parmentier" w:date="2020-06-07T15:27:00Z">
            <w:rPr/>
          </w:rPrChange>
        </w:rPr>
      </w:r>
      <w:ins w:id="4414" w:author="Arthur Parmentier" w:date="2020-06-06T19:53:00Z">
        <w:r w:rsidR="006127A3" w:rsidRPr="007C437A">
          <w:rPr>
            <w:rPrChange w:id="4415" w:author="Arthur Parmentier" w:date="2020-06-07T15:27:00Z">
              <w:rPr/>
            </w:rPrChange>
          </w:rPr>
          <w:fldChar w:fldCharType="separate"/>
        </w:r>
        <w:r w:rsidR="006127A3" w:rsidRPr="007C437A">
          <w:t xml:space="preserve">Figure </w:t>
        </w:r>
        <w:r w:rsidR="006127A3" w:rsidRPr="007C437A">
          <w:rPr>
            <w:rPrChange w:id="4416" w:author="Arthur Parmentier" w:date="2020-06-07T15:27:00Z">
              <w:rPr>
                <w:noProof/>
              </w:rPr>
            </w:rPrChange>
          </w:rPr>
          <w:t>1</w:t>
        </w:r>
        <w:r w:rsidR="006127A3" w:rsidRPr="007C437A">
          <w:rPr>
            <w:rPrChange w:id="4417" w:author="Arthur Parmentier" w:date="2020-06-07T15:27:00Z">
              <w:rPr/>
            </w:rPrChange>
          </w:rPr>
          <w:fldChar w:fldCharType="end"/>
        </w:r>
        <w:r w:rsidR="006127A3" w:rsidRPr="007C437A">
          <w:t xml:space="preserve">) </w:t>
        </w:r>
      </w:ins>
      <w:ins w:id="4418" w:author="Arthur Parmentier" w:date="2020-06-06T20:00:00Z">
        <w:r w:rsidR="006E03AC" w:rsidRPr="007C437A">
          <w:t xml:space="preserve">and </w:t>
        </w:r>
      </w:ins>
      <w:ins w:id="4419" w:author="Arthur Parmentier" w:date="2020-06-06T20:04:00Z">
        <w:r w:rsidR="006E03AC" w:rsidRPr="007C437A">
          <w:t xml:space="preserve">its use as the conventional syntax of SP, to the point that it is in those syntactic terms that </w:t>
        </w:r>
      </w:ins>
      <w:ins w:id="4420" w:author="Arthur Parmentier" w:date="2020-06-06T20:05:00Z">
        <w:r w:rsidR="006E03AC" w:rsidRPr="007C437A">
          <w:t>SP is presented, despite the number of syntaxes it covers.</w:t>
        </w:r>
      </w:ins>
    </w:p>
    <w:p w:rsidR="00C45B55" w:rsidRPr="007C437A" w:rsidRDefault="00E60509" w:rsidP="00B427B1">
      <w:pPr>
        <w:rPr>
          <w:ins w:id="4421" w:author="Arthur Parmentier" w:date="2020-06-06T20:07:00Z"/>
        </w:rPr>
      </w:pPr>
      <w:ins w:id="4422" w:author="Arthur Parmentier" w:date="2020-06-06T14:11:00Z">
        <w:r w:rsidRPr="007C437A">
          <w:t xml:space="preserve">In my observations, I found </w:t>
        </w:r>
      </w:ins>
      <w:ins w:id="4423" w:author="Arthur Parmentier" w:date="2020-06-06T19:59:00Z">
        <w:r w:rsidR="00314848" w:rsidRPr="007C437A">
          <w:t>that</w:t>
        </w:r>
      </w:ins>
      <w:ins w:id="4424" w:author="Arthur Parmentier" w:date="2020-06-06T14:11:00Z">
        <w:r w:rsidRPr="007C437A">
          <w:t xml:space="preserve"> the syntactic </w:t>
        </w:r>
      </w:ins>
      <w:ins w:id="4425" w:author="Arthur Parmentier" w:date="2020-06-06T19:59:00Z">
        <w:r w:rsidR="00314848" w:rsidRPr="007C437A">
          <w:t xml:space="preserve">and grammatical </w:t>
        </w:r>
      </w:ins>
      <w:ins w:id="4426" w:author="Arthur Parmentier" w:date="2020-06-06T20:06:00Z">
        <w:r w:rsidR="00C45B55" w:rsidRPr="007C437A">
          <w:t>rules</w:t>
        </w:r>
      </w:ins>
      <w:ins w:id="4427" w:author="Arthur Parmentier" w:date="2020-06-06T14:12:00Z">
        <w:r w:rsidRPr="007C437A">
          <w:t xml:space="preserve"> are made explicit by the soundpainter </w:t>
        </w:r>
      </w:ins>
      <w:ins w:id="4428" w:author="Arthur Parmentier" w:date="2020-06-06T20:06:00Z">
        <w:r w:rsidR="00C45B55" w:rsidRPr="007C437A">
          <w:t>(</w:t>
        </w:r>
      </w:ins>
      <w:ins w:id="4429" w:author="Arthur Parmentier" w:date="2020-06-06T14:12:00Z">
        <w:r w:rsidRPr="007C437A">
          <w:t>or teacher</w:t>
        </w:r>
      </w:ins>
      <w:ins w:id="4430" w:author="Arthur Parmentier" w:date="2020-06-06T20:06:00Z">
        <w:r w:rsidR="00C45B55" w:rsidRPr="007C437A">
          <w:t>) for each mode but the default mode</w:t>
        </w:r>
      </w:ins>
      <w:ins w:id="4431" w:author="Arthur Parmentier" w:date="2020-06-06T14:12:00Z">
        <w:r w:rsidRPr="007C437A">
          <w:t>.</w:t>
        </w:r>
      </w:ins>
      <w:ins w:id="4432" w:author="Arthur Parmentier" w:date="2020-06-06T20:07:00Z">
        <w:r w:rsidR="00C45B55" w:rsidRPr="007C437A">
          <w:t xml:space="preserve"> I suggest two explanations for this phenomenon:</w:t>
        </w:r>
      </w:ins>
    </w:p>
    <w:p w:rsidR="00C45B55" w:rsidRPr="007C437A" w:rsidRDefault="00C45B55" w:rsidP="00C45B55">
      <w:pPr>
        <w:pStyle w:val="Paragraphedeliste"/>
        <w:numPr>
          <w:ilvl w:val="0"/>
          <w:numId w:val="11"/>
        </w:numPr>
        <w:rPr>
          <w:ins w:id="4433" w:author="Arthur Parmentier" w:date="2020-06-06T20:08:00Z"/>
        </w:rPr>
      </w:pPr>
      <w:ins w:id="4434" w:author="Arthur Parmentier" w:date="2020-06-06T20:07:00Z">
        <w:r w:rsidRPr="007C437A">
          <w:t>The default mode syntax is the most compl</w:t>
        </w:r>
      </w:ins>
      <w:ins w:id="4435" w:author="Arthur Parmentier" w:date="2020-06-06T20:08:00Z">
        <w:r w:rsidRPr="007C437A">
          <w:t>ex one of all modes</w:t>
        </w:r>
      </w:ins>
    </w:p>
    <w:p w:rsidR="00C45B55" w:rsidRPr="007C437A" w:rsidRDefault="00C45B55">
      <w:pPr>
        <w:pStyle w:val="Paragraphedeliste"/>
        <w:numPr>
          <w:ilvl w:val="0"/>
          <w:numId w:val="11"/>
        </w:numPr>
        <w:rPr>
          <w:ins w:id="4436" w:author="Arthur Parmentier" w:date="2020-06-06T20:08:00Z"/>
        </w:rPr>
      </w:pPr>
      <w:ins w:id="4437" w:author="Arthur Parmentier" w:date="2020-06-06T20:08:00Z">
        <w:r w:rsidRPr="007C437A">
          <w:t>Part of its syntax is borrowed from languages that the performers are already familiar with</w:t>
        </w:r>
      </w:ins>
    </w:p>
    <w:p w:rsidR="00A5016A" w:rsidRPr="007C437A" w:rsidRDefault="00B46B57" w:rsidP="00A5016A">
      <w:pPr>
        <w:rPr>
          <w:ins w:id="4438" w:author="Arthur Parmentier" w:date="2020-06-06T20:34:00Z"/>
        </w:rPr>
      </w:pPr>
      <w:ins w:id="4439" w:author="Arthur Parmentier" w:date="2020-06-06T20:09:00Z">
        <w:r w:rsidRPr="007C437A">
          <w:t>Indeed,</w:t>
        </w:r>
        <w:r w:rsidR="00C45B55" w:rsidRPr="007C437A">
          <w:t xml:space="preserve"> a unique feature of the default mode is that is incorporates syntactic elements and rules from </w:t>
        </w:r>
        <w:r w:rsidR="00D15B2C" w:rsidRPr="007C437A">
          <w:t>Western oral and written languages.</w:t>
        </w:r>
        <w:r w:rsidR="00C45B55" w:rsidRPr="007C437A">
          <w:t xml:space="preserve"> Those elements, such as recursion, omission, prepositions (both simple and complex </w:t>
        </w:r>
        <w:proofErr w:type="spellStart"/>
        <w:r w:rsidR="00C45B55" w:rsidRPr="007C437A">
          <w:t>adpositions</w:t>
        </w:r>
        <w:proofErr w:type="spellEnd"/>
        <w:r w:rsidR="00C45B55" w:rsidRPr="007C437A">
          <w:t>), postpositions or logic operators allow for greater complexity in the reques</w:t>
        </w:r>
      </w:ins>
      <w:ins w:id="4440" w:author="Arthur Parmentier" w:date="2020-06-06T20:10:00Z">
        <w:r w:rsidR="007C5AC4" w:rsidRPr="007C437A">
          <w:t>t structure</w:t>
        </w:r>
      </w:ins>
      <w:ins w:id="4441" w:author="Arthur Parmentier" w:date="2020-06-06T20:09:00Z">
        <w:r w:rsidR="00C45B55" w:rsidRPr="007C437A">
          <w:t xml:space="preserve"> and are usually implicitly learned (i.e. they are not explicated by the teacher or soundpainter). </w:t>
        </w:r>
      </w:ins>
      <w:ins w:id="4442" w:author="Arthur Parmentier" w:date="2020-06-06T20:10:00Z">
        <w:r w:rsidR="00BC4BBB" w:rsidRPr="007C437A">
          <w:t xml:space="preserve">Examples of such elements are </w:t>
        </w:r>
      </w:ins>
      <w:ins w:id="4443" w:author="Arthur Parmentier" w:date="2020-06-06T20:09:00Z">
        <w:r w:rsidR="00C45B55" w:rsidRPr="007C437A">
          <w:t>with, within (and without), through, add, remove, go back to, move on to….</w:t>
        </w:r>
      </w:ins>
      <w:ins w:id="4444" w:author="Arthur Parmentier" w:date="2020-06-06T20:33:00Z">
        <w:r w:rsidR="00A5016A" w:rsidRPr="007C437A">
          <w:br/>
        </w:r>
      </w:ins>
      <w:ins w:id="4445" w:author="Arthur Parmentier" w:date="2020-06-06T20:34:00Z">
        <w:r w:rsidR="00A5016A" w:rsidRPr="007C437A">
          <w:t>Still in 2020, most introductions to the default mode of SP follow the “Who, What, How, When” classification and explanation of its syntax. In practice, it is often the only explicated part of grammar, while the interpretation of signs like such as prepositions, postpositions or logic operators are often left implicit to the performers already familiar with Western languages.</w:t>
        </w:r>
      </w:ins>
    </w:p>
    <w:p w:rsidR="00237DE8" w:rsidRPr="007C437A" w:rsidRDefault="00A5016A" w:rsidP="00237DE8">
      <w:pPr>
        <w:rPr>
          <w:ins w:id="4446" w:author="Arthur Parmentier" w:date="2020-06-06T17:14:00Z"/>
        </w:rPr>
      </w:pPr>
      <w:ins w:id="4447" w:author="Arthur Parmentier" w:date="2020-06-06T20:34:00Z">
        <w:r w:rsidRPr="007C437A">
          <w:t>In linguistic literature, we have observed several languages that do not possess these concepts.</w:t>
        </w:r>
        <w:r w:rsidRPr="007C437A">
          <w:rPr>
            <w:rStyle w:val="Appelnotedebasdep"/>
          </w:rPr>
          <w:footnoteReference w:id="33"/>
        </w:r>
        <w:r w:rsidRPr="007C437A">
          <w:t xml:space="preserve"> One could wonder how much presenting the syntax of the default SP mode to communities that are not familiar to Western languages would challenge the usual conceptions of the SP syntax. </w:t>
        </w:r>
      </w:ins>
      <w:ins w:id="4458" w:author="Arthur Parmentier" w:date="2020-06-06T17:52:00Z">
        <w:r w:rsidR="00A531CB" w:rsidRPr="007C437A">
          <w:t>The story of the e</w:t>
        </w:r>
      </w:ins>
      <w:ins w:id="4459" w:author="Arthur Parmentier" w:date="2020-06-06T18:06:00Z">
        <w:r w:rsidR="006A1B0D" w:rsidRPr="007C437A">
          <w:t>me</w:t>
        </w:r>
      </w:ins>
      <w:ins w:id="4460" w:author="Arthur Parmentier" w:date="2020-06-06T17:52:00Z">
        <w:r w:rsidR="00A531CB" w:rsidRPr="007C437A">
          <w:t xml:space="preserve">rgence of the Launch Mode is an </w:t>
        </w:r>
      </w:ins>
      <w:ins w:id="4461" w:author="Arthur Parmentier" w:date="2020-06-06T20:35:00Z">
        <w:r w:rsidRPr="007C437A">
          <w:t>answer to that question</w:t>
        </w:r>
      </w:ins>
      <w:ins w:id="4462" w:author="Arthur Parmentier" w:date="2020-06-06T17:53:00Z">
        <w:r w:rsidR="00A531CB" w:rsidRPr="007C437A">
          <w:t>:</w:t>
        </w:r>
      </w:ins>
    </w:p>
    <w:p w:rsidR="00237DE8" w:rsidRPr="007C437A" w:rsidRDefault="00237DE8">
      <w:pPr>
        <w:pStyle w:val="Citation"/>
        <w:rPr>
          <w:ins w:id="4463" w:author="Arthur Parmentier" w:date="2020-06-06T17:14:00Z"/>
          <w:rPrChange w:id="4464" w:author="Arthur Parmentier" w:date="2020-06-07T15:27:00Z">
            <w:rPr>
              <w:ins w:id="4465" w:author="Arthur Parmentier" w:date="2020-06-06T17:14:00Z"/>
            </w:rPr>
          </w:rPrChange>
        </w:rPr>
        <w:pPrChange w:id="4466" w:author="Arthur Parmentier" w:date="2020-06-06T17:53:00Z">
          <w:pPr>
            <w:pStyle w:val="NormalWeb"/>
          </w:pPr>
        </w:pPrChange>
      </w:pPr>
      <w:ins w:id="4467" w:author="Arthur Parmentier" w:date="2020-06-06T17:14:00Z">
        <w:r w:rsidRPr="007C437A">
          <w:rPr>
            <w:rPrChange w:id="4468" w:author="Arthur Parmentier" w:date="2020-06-07T15:27:00Z">
              <w:rPr>
                <w:i/>
                <w:iCs/>
              </w:rPr>
            </w:rPrChange>
          </w:rPr>
          <w:t>“Launch Mode means to respond to the What gesture immediately – a Go gesture is not needed. In other words, when the Soundpainter signs a Long Tone, at the moment of signing the gesture, the group responds and performs a Long Tone.</w:t>
        </w:r>
      </w:ins>
    </w:p>
    <w:p w:rsidR="00237DE8" w:rsidRPr="007C437A" w:rsidRDefault="00237DE8">
      <w:pPr>
        <w:pStyle w:val="Citation"/>
        <w:rPr>
          <w:ins w:id="4469" w:author="Arthur Parmentier" w:date="2020-06-06T17:14:00Z"/>
          <w:rPrChange w:id="4470" w:author="Arthur Parmentier" w:date="2020-06-07T15:27:00Z">
            <w:rPr>
              <w:ins w:id="4471" w:author="Arthur Parmentier" w:date="2020-06-06T17:14:00Z"/>
            </w:rPr>
          </w:rPrChange>
        </w:rPr>
        <w:pPrChange w:id="4472" w:author="Arthur Parmentier" w:date="2020-06-06T17:53:00Z">
          <w:pPr>
            <w:pStyle w:val="NormalWeb"/>
          </w:pPr>
        </w:pPrChange>
      </w:pPr>
      <w:ins w:id="4473" w:author="Arthur Parmentier" w:date="2020-06-06T17:14:00Z">
        <w:r w:rsidRPr="007C437A">
          <w:rPr>
            <w:rPrChange w:id="4474" w:author="Arthur Parmentier" w:date="2020-06-07T15:27:00Z">
              <w:rPr>
                <w:i/>
                <w:iCs/>
              </w:rPr>
            </w:rPrChange>
          </w:rPr>
          <w:t>The idea for this gesture came from my work with the learning impaired. It isn’t always possible for people with learning disabilities to comprehend a Soundpainting phrase incorporating the syntax in its entirety – Whole Group, Long Tone, Volume Fader (</w:t>
        </w:r>
        <w:proofErr w:type="spellStart"/>
        <w:r w:rsidRPr="007C437A">
          <w:rPr>
            <w:rPrChange w:id="4475" w:author="Arthur Parmentier" w:date="2020-06-07T15:27:00Z">
              <w:rPr>
                <w:i/>
                <w:iCs/>
              </w:rPr>
            </w:rPrChange>
          </w:rPr>
          <w:t>ppp</w:t>
        </w:r>
        <w:proofErr w:type="spellEnd"/>
        <w:r w:rsidRPr="007C437A">
          <w:rPr>
            <w:rPrChange w:id="4476" w:author="Arthur Parmentier" w:date="2020-06-07T15:27:00Z">
              <w:rPr>
                <w:i/>
                <w:iCs/>
              </w:rPr>
            </w:rPrChange>
          </w:rPr>
          <w:t xml:space="preserve">), Play. This type of phrase wasn’t possible to follow the first time I </w:t>
        </w:r>
        <w:proofErr w:type="spellStart"/>
        <w:r w:rsidRPr="007C437A">
          <w:rPr>
            <w:rPrChange w:id="4477" w:author="Arthur Parmentier" w:date="2020-06-07T15:27:00Z">
              <w:rPr>
                <w:i/>
                <w:iCs/>
              </w:rPr>
            </w:rPrChange>
          </w:rPr>
          <w:t>Soundpainted</w:t>
        </w:r>
        <w:proofErr w:type="spellEnd"/>
        <w:r w:rsidRPr="007C437A">
          <w:rPr>
            <w:rPrChange w:id="4478" w:author="Arthur Parmentier" w:date="2020-06-07T15:27:00Z">
              <w:rPr>
                <w:i/>
                <w:iCs/>
              </w:rPr>
            </w:rPrChange>
          </w:rPr>
          <w:t xml:space="preserve"> with a group of learning impaired people. So I ask the group to respond to the Long Tone gesture at the moment I signed them. I gave an oral example of what was expected and the group found it very easy to comprehend. I took the same approach with all the other gestures I taught the group.</w:t>
        </w:r>
      </w:ins>
    </w:p>
    <w:p w:rsidR="00237DE8" w:rsidRPr="007C437A" w:rsidRDefault="00237DE8" w:rsidP="00A531CB">
      <w:pPr>
        <w:pStyle w:val="Citation"/>
        <w:rPr>
          <w:ins w:id="4479" w:author="Arthur Parmentier" w:date="2020-06-06T17:53:00Z"/>
        </w:rPr>
      </w:pPr>
      <w:ins w:id="4480" w:author="Arthur Parmentier" w:date="2020-06-06T17:14:00Z">
        <w:r w:rsidRPr="007C437A">
          <w:lastRenderedPageBreak/>
          <w:t xml:space="preserve">Afterwards, I decided to use the immediate response to a What gesture and created Launch Mode. Nowadays, Launch Mode is a widely used gesture amongst many Soundpainters and its origin came from </w:t>
        </w:r>
      </w:ins>
      <w:ins w:id="4481" w:author="Arthur Parmentier" w:date="2020-06-06T17:53:00Z">
        <w:r w:rsidR="00D83AC5" w:rsidRPr="007C437A">
          <w:t>necessity. “</w:t>
        </w:r>
      </w:ins>
      <w:customXmlInsRangeStart w:id="4482" w:author="Arthur Parmentier" w:date="2020-06-10T19:46:00Z"/>
      <w:sdt>
        <w:sdtPr>
          <w:id w:val="1081717494"/>
          <w:citation/>
        </w:sdtPr>
        <w:sdtContent>
          <w:customXmlInsRangeEnd w:id="4482"/>
          <w:ins w:id="4483" w:author="Arthur Parmentier" w:date="2020-06-10T19:46:00Z">
            <w:r w:rsidR="005E324E">
              <w:fldChar w:fldCharType="begin"/>
            </w:r>
            <w:r w:rsidR="005E324E" w:rsidRPr="005E324E">
              <w:rPr>
                <w:rPrChange w:id="4484" w:author="Arthur Parmentier" w:date="2020-06-10T19:46:00Z">
                  <w:rPr>
                    <w:lang w:val="fr-FR"/>
                  </w:rPr>
                </w:rPrChange>
              </w:rPr>
              <w:instrText xml:space="preserve"> CITATION Hel \l 1036 </w:instrText>
            </w:r>
          </w:ins>
          <w:r w:rsidR="005E324E">
            <w:fldChar w:fldCharType="separate"/>
          </w:r>
          <w:r w:rsidR="00304C55">
            <w:rPr>
              <w:noProof/>
            </w:rPr>
            <w:t xml:space="preserve"> (Minors &amp; Thompson, s.d.)</w:t>
          </w:r>
          <w:ins w:id="4485" w:author="Arthur Parmentier" w:date="2020-06-10T19:46:00Z">
            <w:r w:rsidR="005E324E">
              <w:fldChar w:fldCharType="end"/>
            </w:r>
          </w:ins>
          <w:customXmlInsRangeStart w:id="4486" w:author="Arthur Parmentier" w:date="2020-06-10T19:46:00Z"/>
        </w:sdtContent>
      </w:sdt>
      <w:customXmlInsRangeEnd w:id="4486"/>
    </w:p>
    <w:p w:rsidR="005B7F91" w:rsidRPr="007C437A" w:rsidRDefault="00D83AC5" w:rsidP="00D83AC5">
      <w:pPr>
        <w:rPr>
          <w:ins w:id="4487" w:author="Arthur Parmentier" w:date="2020-06-06T21:59:00Z"/>
        </w:rPr>
      </w:pPr>
      <w:ins w:id="4488" w:author="Arthur Parmentier" w:date="2020-06-06T17:53:00Z">
        <w:r w:rsidRPr="007C437A">
          <w:t>In this example, we can see that t</w:t>
        </w:r>
      </w:ins>
      <w:ins w:id="4489" w:author="Arthur Parmentier" w:date="2020-06-06T17:54:00Z">
        <w:r w:rsidRPr="007C437A">
          <w:t xml:space="preserve">he default mode does have a degree of complexity that involve </w:t>
        </w:r>
      </w:ins>
      <w:ins w:id="4490" w:author="Arthur Parmentier" w:date="2020-06-06T20:35:00Z">
        <w:r w:rsidR="00421D32" w:rsidRPr="007C437A">
          <w:t>prior</w:t>
        </w:r>
      </w:ins>
      <w:ins w:id="4491" w:author="Arthur Parmentier" w:date="2020-06-06T20:36:00Z">
        <w:r w:rsidR="00421D32" w:rsidRPr="007C437A">
          <w:t xml:space="preserve"> </w:t>
        </w:r>
      </w:ins>
      <w:ins w:id="4492" w:author="Arthur Parmentier" w:date="2020-06-06T17:54:00Z">
        <w:r w:rsidRPr="007C437A">
          <w:t xml:space="preserve">knowledge in </w:t>
        </w:r>
      </w:ins>
      <w:ins w:id="4493" w:author="Arthur Parmentier" w:date="2020-06-06T20:36:00Z">
        <w:r w:rsidR="00421D32" w:rsidRPr="007C437A">
          <w:t>grammatical rules</w:t>
        </w:r>
      </w:ins>
      <w:ins w:id="4494" w:author="Arthur Parmentier" w:date="2020-06-06T17:55:00Z">
        <w:r w:rsidRPr="007C437A">
          <w:t xml:space="preserve"> </w:t>
        </w:r>
      </w:ins>
      <w:ins w:id="4495" w:author="Arthur Parmentier" w:date="2020-06-06T20:36:00Z">
        <w:r w:rsidR="00421D32" w:rsidRPr="007C437A">
          <w:t>and</w:t>
        </w:r>
      </w:ins>
      <w:ins w:id="4496" w:author="Arthur Parmentier" w:date="2020-06-06T17:55:00Z">
        <w:r w:rsidRPr="007C437A">
          <w:t xml:space="preserve"> logic. </w:t>
        </w:r>
      </w:ins>
      <w:ins w:id="4497" w:author="Arthur Parmentier" w:date="2020-06-06T21:59:00Z">
        <w:r w:rsidR="007D30A4" w:rsidRPr="007C437A">
          <w:t>Of course, all mechanisms of language are not cultural and learned, but t</w:t>
        </w:r>
      </w:ins>
      <w:ins w:id="4498" w:author="Arthur Parmentier" w:date="2020-06-06T17:57:00Z">
        <w:r w:rsidRPr="007C437A">
          <w:t>h</w:t>
        </w:r>
      </w:ins>
      <w:ins w:id="4499" w:author="Arthur Parmentier" w:date="2020-06-06T20:36:00Z">
        <w:r w:rsidR="009D182D" w:rsidRPr="007C437A">
          <w:t>ese rules</w:t>
        </w:r>
      </w:ins>
      <w:ins w:id="4500" w:author="Arthur Parmentier" w:date="2020-06-06T17:55:00Z">
        <w:r w:rsidRPr="007C437A">
          <w:t xml:space="preserve"> were not </w:t>
        </w:r>
      </w:ins>
      <w:ins w:id="4501" w:author="Arthur Parmentier" w:date="2020-06-06T17:56:00Z">
        <w:r w:rsidRPr="007C437A">
          <w:t xml:space="preserve">internalized by the learning impaired and it might </w:t>
        </w:r>
      </w:ins>
      <w:ins w:id="4502" w:author="Arthur Parmentier" w:date="2020-06-06T20:35:00Z">
        <w:r w:rsidR="00EB6FB5" w:rsidRPr="007C437A">
          <w:t xml:space="preserve">as </w:t>
        </w:r>
      </w:ins>
      <w:ins w:id="4503" w:author="Arthur Parmentier" w:date="2020-06-06T17:56:00Z">
        <w:r w:rsidRPr="007C437A">
          <w:t>well be an issue for working with p</w:t>
        </w:r>
      </w:ins>
      <w:ins w:id="4504" w:author="Arthur Parmentier" w:date="2020-06-06T20:36:00Z">
        <w:r w:rsidR="009D182D" w:rsidRPr="007C437A">
          <w:t>eople</w:t>
        </w:r>
      </w:ins>
      <w:ins w:id="4505" w:author="Arthur Parmentier" w:date="2020-06-06T17:56:00Z">
        <w:r w:rsidRPr="007C437A">
          <w:t xml:space="preserve"> whose language or culture</w:t>
        </w:r>
      </w:ins>
      <w:ins w:id="4506" w:author="Arthur Parmentier" w:date="2020-06-06T17:57:00Z">
        <w:r w:rsidRPr="007C437A">
          <w:t xml:space="preserve"> does not yield them either.</w:t>
        </w:r>
      </w:ins>
    </w:p>
    <w:p w:rsidR="00FC2614" w:rsidRDefault="005A4AA8" w:rsidP="00D83AC5">
      <w:pPr>
        <w:rPr>
          <w:ins w:id="4507" w:author="Arthur Parmentier" w:date="2020-06-09T16:27:00Z"/>
        </w:rPr>
      </w:pPr>
      <w:ins w:id="4508" w:author="Arthur Parmentier" w:date="2020-06-06T21:59:00Z">
        <w:r w:rsidRPr="007C437A">
          <w:t xml:space="preserve">I suggest </w:t>
        </w:r>
      </w:ins>
      <w:ins w:id="4509" w:author="Arthur Parmentier" w:date="2020-06-06T22:00:00Z">
        <w:r w:rsidRPr="007C437A">
          <w:t xml:space="preserve">for future research </w:t>
        </w:r>
      </w:ins>
      <w:ins w:id="4510" w:author="Arthur Parmentier" w:date="2020-06-06T21:59:00Z">
        <w:r w:rsidRPr="007C437A">
          <w:t xml:space="preserve">to push the analysis of the SP syntax </w:t>
        </w:r>
      </w:ins>
      <w:ins w:id="4511" w:author="Arthur Parmentier" w:date="2020-06-06T22:04:00Z">
        <w:r w:rsidRPr="007C437A">
          <w:t xml:space="preserve">and its formalization in linguistic terms. </w:t>
        </w:r>
      </w:ins>
      <w:ins w:id="4512" w:author="Arthur Parmentier" w:date="2020-06-06T22:05:00Z">
        <w:r w:rsidRPr="007C437A">
          <w:t>At the moment</w:t>
        </w:r>
      </w:ins>
      <w:ins w:id="4513" w:author="Arthur Parmentier" w:date="2020-06-06T22:06:00Z">
        <w:r w:rsidRPr="007C437A">
          <w:t xml:space="preserve"> I am writing </w:t>
        </w:r>
      </w:ins>
      <w:ins w:id="4514" w:author="Arthur Parmentier" w:date="2020-06-06T22:05:00Z">
        <w:r w:rsidRPr="007C437A">
          <w:t xml:space="preserve">this report, a dictionary is being built that </w:t>
        </w:r>
      </w:ins>
      <w:ins w:id="4515" w:author="Arthur Parmentier" w:date="2020-06-06T22:09:00Z">
        <w:r w:rsidR="003911EB" w:rsidRPr="007C437A">
          <w:t xml:space="preserve">already </w:t>
        </w:r>
      </w:ins>
      <w:ins w:id="4516" w:author="Arthur Parmentier" w:date="2020-06-06T22:05:00Z">
        <w:r w:rsidRPr="007C437A">
          <w:t>contain</w:t>
        </w:r>
      </w:ins>
      <w:ins w:id="4517" w:author="Arthur Parmentier" w:date="2020-06-06T22:06:00Z">
        <w:r w:rsidRPr="007C437A">
          <w:t>s</w:t>
        </w:r>
      </w:ins>
      <w:ins w:id="4518" w:author="Arthur Parmentier" w:date="2020-06-06T22:09:00Z">
        <w:r w:rsidR="003911EB" w:rsidRPr="007C437A">
          <w:t xml:space="preserve"> some</w:t>
        </w:r>
      </w:ins>
      <w:ins w:id="4519" w:author="Arthur Parmentier" w:date="2020-06-06T22:06:00Z">
        <w:r w:rsidRPr="007C437A">
          <w:t xml:space="preserve"> descriptions of signs in terms of syntax</w:t>
        </w:r>
      </w:ins>
      <w:ins w:id="4520" w:author="Arthur Parmentier" w:date="2020-06-06T22:09:00Z">
        <w:r w:rsidR="003911EB" w:rsidRPr="007C437A">
          <w:t>, such as the ones that have historically been formalized by Thompson</w:t>
        </w:r>
      </w:ins>
      <w:ins w:id="4521" w:author="Arthur Parmentier" w:date="2020-06-06T22:06:00Z">
        <w:r w:rsidRPr="007C437A">
          <w:t>. I believe that a linguistic approach</w:t>
        </w:r>
      </w:ins>
      <w:ins w:id="4522" w:author="Arthur Parmentier" w:date="2020-06-06T22:08:00Z">
        <w:r w:rsidRPr="007C437A">
          <w:t xml:space="preserve"> to SP</w:t>
        </w:r>
      </w:ins>
      <w:ins w:id="4523" w:author="Arthur Parmentier" w:date="2020-06-06T22:06:00Z">
        <w:r w:rsidRPr="007C437A">
          <w:t xml:space="preserve"> would</w:t>
        </w:r>
      </w:ins>
      <w:ins w:id="4524" w:author="Arthur Parmentier" w:date="2020-06-06T22:08:00Z">
        <w:r w:rsidRPr="007C437A">
          <w:t xml:space="preserve"> be very relevant and</w:t>
        </w:r>
      </w:ins>
      <w:ins w:id="4525" w:author="Arthur Parmentier" w:date="2020-06-06T22:06:00Z">
        <w:r w:rsidRPr="007C437A">
          <w:t xml:space="preserve"> add </w:t>
        </w:r>
      </w:ins>
      <w:ins w:id="4526" w:author="Arthur Parmentier" w:date="2020-06-06T22:09:00Z">
        <w:r w:rsidR="00111E92" w:rsidRPr="007C437A">
          <w:t xml:space="preserve">a lot of </w:t>
        </w:r>
      </w:ins>
      <w:ins w:id="4527" w:author="Arthur Parmentier" w:date="2020-06-06T22:06:00Z">
        <w:r w:rsidRPr="007C437A">
          <w:t>value to this collaborative work</w:t>
        </w:r>
      </w:ins>
      <w:ins w:id="4528" w:author="Arthur Parmentier" w:date="2020-06-06T22:09:00Z">
        <w:r w:rsidRPr="007C437A">
          <w:t>.</w:t>
        </w:r>
      </w:ins>
    </w:p>
    <w:p w:rsidR="005A4AA8" w:rsidRPr="007C437A" w:rsidRDefault="00FC2614" w:rsidP="00D83AC5">
      <w:pPr>
        <w:rPr>
          <w:ins w:id="4529" w:author="Arthur Parmentier" w:date="2020-06-06T21:58:00Z"/>
        </w:rPr>
      </w:pPr>
      <w:ins w:id="4530" w:author="Arthur Parmentier" w:date="2020-06-09T16:27:00Z">
        <w:r>
          <w:br w:type="page"/>
        </w:r>
      </w:ins>
    </w:p>
    <w:p w:rsidR="00CC430C" w:rsidRPr="007C437A" w:rsidDel="00CC430C" w:rsidRDefault="00CC430C">
      <w:pPr>
        <w:rPr>
          <w:del w:id="4531" w:author="Arthur Parmentier" w:date="2020-06-05T18:08:00Z"/>
          <w:rPrChange w:id="4532" w:author="Arthur Parmentier" w:date="2020-06-07T15:27:00Z">
            <w:rPr>
              <w:del w:id="4533" w:author="Arthur Parmentier" w:date="2020-06-05T18:08:00Z"/>
            </w:rPr>
          </w:rPrChange>
        </w:rPr>
        <w:pPrChange w:id="4534" w:author="Arthur Parmentier" w:date="2020-06-05T16:28:00Z">
          <w:pPr>
            <w:pStyle w:val="Titre2"/>
          </w:pPr>
        </w:pPrChange>
      </w:pPr>
      <w:bookmarkStart w:id="4535" w:name="_Toc42698854"/>
      <w:bookmarkStart w:id="4536" w:name="_Toc42698933"/>
      <w:bookmarkStart w:id="4537" w:name="_Toc42841949"/>
      <w:bookmarkStart w:id="4538" w:name="_Toc42842050"/>
      <w:bookmarkStart w:id="4539" w:name="_Toc42842151"/>
      <w:bookmarkEnd w:id="4535"/>
      <w:bookmarkEnd w:id="4536"/>
      <w:bookmarkEnd w:id="4537"/>
      <w:bookmarkEnd w:id="4538"/>
      <w:bookmarkEnd w:id="4539"/>
    </w:p>
    <w:p w:rsidR="00B400C3" w:rsidRPr="007C437A" w:rsidDel="00CC430C" w:rsidRDefault="00B400C3" w:rsidP="00E6654A">
      <w:pPr>
        <w:rPr>
          <w:del w:id="4540" w:author="Arthur Parmentier" w:date="2020-06-05T18:08:00Z"/>
        </w:rPr>
      </w:pPr>
      <w:del w:id="4541" w:author="Arthur Parmentier" w:date="2020-06-05T18:08:00Z">
        <w:r w:rsidRPr="007C437A" w:rsidDel="00CC430C">
          <w:delText>Those concepts are used to describe the structure of the language</w:delText>
        </w:r>
        <w:r w:rsidR="00D23577" w:rsidRPr="007C437A" w:rsidDel="00CC430C">
          <w:delText>: its grammar</w:delText>
        </w:r>
        <w:r w:rsidRPr="007C437A" w:rsidDel="00CC430C">
          <w:delText>. They are emergent from SP, in the sense that they have been formalized dozens of years after the creation of SP and refer to its</w:delText>
        </w:r>
        <w:r w:rsidR="00B11EF1" w:rsidRPr="007C437A" w:rsidDel="00CC430C">
          <w:delText xml:space="preserve"> particular</w:delText>
        </w:r>
        <w:r w:rsidRPr="007C437A" w:rsidDel="00CC430C">
          <w:delText xml:space="preserve"> </w:delText>
        </w:r>
        <w:r w:rsidR="00B11EF1" w:rsidRPr="007C437A" w:rsidDel="00CC430C">
          <w:delText>grammar</w:delText>
        </w:r>
        <w:r w:rsidRPr="007C437A" w:rsidDel="00CC430C">
          <w:delText xml:space="preserve"> rather than objects that are also found in other contexts. I would </w:delText>
        </w:r>
        <w:r w:rsidR="00BA63E4" w:rsidRPr="007C437A" w:rsidDel="00CC430C">
          <w:delText>call</w:delText>
        </w:r>
        <w:r w:rsidRPr="007C437A" w:rsidDel="00CC430C">
          <w:delText xml:space="preserve"> the latter ones “borrowed” concepts.</w:delText>
        </w:r>
        <w:bookmarkStart w:id="4542" w:name="_Toc42698855"/>
        <w:bookmarkStart w:id="4543" w:name="_Toc42698934"/>
        <w:bookmarkStart w:id="4544" w:name="_Toc42841950"/>
        <w:bookmarkStart w:id="4545" w:name="_Toc42842051"/>
        <w:bookmarkStart w:id="4546" w:name="_Toc42842152"/>
        <w:bookmarkEnd w:id="4542"/>
        <w:bookmarkEnd w:id="4543"/>
        <w:bookmarkEnd w:id="4544"/>
        <w:bookmarkEnd w:id="4545"/>
        <w:bookmarkEnd w:id="4546"/>
      </w:del>
    </w:p>
    <w:p w:rsidR="00BA63E4" w:rsidRPr="007C437A" w:rsidDel="00CC430C" w:rsidRDefault="00BA63E4" w:rsidP="00E6654A">
      <w:pPr>
        <w:rPr>
          <w:del w:id="4547" w:author="Arthur Parmentier" w:date="2020-06-05T18:08:00Z"/>
        </w:rPr>
      </w:pPr>
      <w:del w:id="4548" w:author="Arthur Parmentier" w:date="2020-06-05T18:08:00Z">
        <w:r w:rsidRPr="007C437A" w:rsidDel="00CC430C">
          <w:delText>One should really think of these concepts as an equivalent of the “noun”, “verb”, “</w:delText>
        </w:r>
        <w:r w:rsidR="00245836" w:rsidRPr="007C437A" w:rsidDel="00CC430C">
          <w:delText>adjective” …</w:delText>
        </w:r>
        <w:r w:rsidRPr="007C437A" w:rsidDel="00CC430C">
          <w:delText xml:space="preserve"> that are used to describe oral languages that modern societies are familiar with</w:delText>
        </w:r>
        <w:r w:rsidR="008C1CCA" w:rsidRPr="007C437A" w:rsidDel="00CC430C">
          <w:delText xml:space="preserve"> in their oral languages.</w:delText>
        </w:r>
        <w:bookmarkStart w:id="4549" w:name="_Toc42698856"/>
        <w:bookmarkStart w:id="4550" w:name="_Toc42698935"/>
        <w:bookmarkStart w:id="4551" w:name="_Toc42841951"/>
        <w:bookmarkStart w:id="4552" w:name="_Toc42842052"/>
        <w:bookmarkStart w:id="4553" w:name="_Toc42842153"/>
        <w:bookmarkEnd w:id="4549"/>
        <w:bookmarkEnd w:id="4550"/>
        <w:bookmarkEnd w:id="4551"/>
        <w:bookmarkEnd w:id="4552"/>
        <w:bookmarkEnd w:id="4553"/>
      </w:del>
    </w:p>
    <w:p w:rsidR="00245836" w:rsidRPr="007C437A" w:rsidDel="00CC430C" w:rsidRDefault="00245836" w:rsidP="00E6654A">
      <w:pPr>
        <w:rPr>
          <w:del w:id="4554" w:author="Arthur Parmentier" w:date="2020-06-05T18:08:00Z"/>
        </w:rPr>
      </w:pPr>
      <w:del w:id="4555" w:author="Arthur Parmentier" w:date="2020-06-05T18:08:00Z">
        <w:r w:rsidRPr="007C437A" w:rsidDel="00CC430C">
          <w:delText xml:space="preserve">It is important to note that sign languages (among which, SP) do </w:delText>
        </w:r>
        <w:r w:rsidRPr="007C437A" w:rsidDel="00CC430C">
          <w:rPr>
            <w:b/>
            <w:bCs/>
          </w:rPr>
          <w:delText>not</w:delText>
        </w:r>
        <w:r w:rsidRPr="007C437A" w:rsidDel="00CC430C">
          <w:delText xml:space="preserve"> use </w:delText>
        </w:r>
        <w:r w:rsidR="00B7667C" w:rsidRPr="007C437A" w:rsidDel="00CC430C">
          <w:delText>the same concepts as modern oral languages to describe their grammar.</w:delText>
        </w:r>
        <w:bookmarkStart w:id="4556" w:name="_Toc42698857"/>
        <w:bookmarkStart w:id="4557" w:name="_Toc42698936"/>
        <w:bookmarkStart w:id="4558" w:name="_Toc42841952"/>
        <w:bookmarkStart w:id="4559" w:name="_Toc42842053"/>
        <w:bookmarkStart w:id="4560" w:name="_Toc42842154"/>
        <w:bookmarkEnd w:id="4556"/>
        <w:bookmarkEnd w:id="4557"/>
        <w:bookmarkEnd w:id="4558"/>
        <w:bookmarkEnd w:id="4559"/>
        <w:bookmarkEnd w:id="4560"/>
      </w:del>
    </w:p>
    <w:p w:rsidR="00BE04C2" w:rsidRPr="007C437A" w:rsidDel="00486DE0" w:rsidRDefault="00BE04C2">
      <w:pPr>
        <w:pStyle w:val="Titre3"/>
        <w:rPr>
          <w:del w:id="4561" w:author="Arthur Parmentier" w:date="2020-06-06T18:07:00Z"/>
        </w:rPr>
      </w:pPr>
      <w:bookmarkStart w:id="4562" w:name="_Toc40025939"/>
      <w:del w:id="4563" w:author="Arthur Parmentier" w:date="2020-06-06T18:07:00Z">
        <w:r w:rsidRPr="007C437A" w:rsidDel="00486DE0">
          <w:delText>Identifiers</w:delText>
        </w:r>
        <w:bookmarkStart w:id="4564" w:name="_Toc42698858"/>
        <w:bookmarkStart w:id="4565" w:name="_Toc42698937"/>
        <w:bookmarkStart w:id="4566" w:name="_Toc42841953"/>
        <w:bookmarkStart w:id="4567" w:name="_Toc42842054"/>
        <w:bookmarkStart w:id="4568" w:name="_Toc42842155"/>
        <w:bookmarkEnd w:id="4562"/>
        <w:bookmarkEnd w:id="4564"/>
        <w:bookmarkEnd w:id="4565"/>
        <w:bookmarkEnd w:id="4566"/>
        <w:bookmarkEnd w:id="4567"/>
        <w:bookmarkEnd w:id="4568"/>
      </w:del>
    </w:p>
    <w:p w:rsidR="00DE3F01" w:rsidRPr="007C437A" w:rsidDel="00486DE0" w:rsidRDefault="00DE3F01">
      <w:pPr>
        <w:pStyle w:val="Titre3"/>
        <w:rPr>
          <w:del w:id="4569" w:author="Arthur Parmentier" w:date="2020-06-06T18:07:00Z"/>
        </w:rPr>
      </w:pPr>
      <w:bookmarkStart w:id="4570" w:name="_Toc40025940"/>
      <w:del w:id="4571" w:author="Arthur Parmentier" w:date="2020-06-06T18:07:00Z">
        <w:r w:rsidRPr="007C437A" w:rsidDel="00486DE0">
          <w:delText>Content</w:delText>
        </w:r>
        <w:bookmarkStart w:id="4572" w:name="_Toc42698859"/>
        <w:bookmarkStart w:id="4573" w:name="_Toc42698938"/>
        <w:bookmarkStart w:id="4574" w:name="_Toc42841954"/>
        <w:bookmarkStart w:id="4575" w:name="_Toc42842055"/>
        <w:bookmarkStart w:id="4576" w:name="_Toc42842156"/>
        <w:bookmarkEnd w:id="4570"/>
        <w:bookmarkEnd w:id="4572"/>
        <w:bookmarkEnd w:id="4573"/>
        <w:bookmarkEnd w:id="4574"/>
        <w:bookmarkEnd w:id="4575"/>
        <w:bookmarkEnd w:id="4576"/>
      </w:del>
    </w:p>
    <w:p w:rsidR="00BE04C2" w:rsidRPr="007C437A" w:rsidDel="00486DE0" w:rsidRDefault="00BE04C2">
      <w:pPr>
        <w:pStyle w:val="Titre3"/>
        <w:rPr>
          <w:del w:id="4577" w:author="Arthur Parmentier" w:date="2020-06-06T18:07:00Z"/>
        </w:rPr>
      </w:pPr>
      <w:bookmarkStart w:id="4578" w:name="_Toc40025941"/>
      <w:del w:id="4579" w:author="Arthur Parmentier" w:date="2020-06-06T18:07:00Z">
        <w:r w:rsidRPr="007C437A" w:rsidDel="00486DE0">
          <w:delText>Modifiers (content parameters)</w:delText>
        </w:r>
        <w:bookmarkStart w:id="4580" w:name="_Toc42698860"/>
        <w:bookmarkStart w:id="4581" w:name="_Toc42698939"/>
        <w:bookmarkStart w:id="4582" w:name="_Toc42841955"/>
        <w:bookmarkStart w:id="4583" w:name="_Toc42842056"/>
        <w:bookmarkStart w:id="4584" w:name="_Toc42842157"/>
        <w:bookmarkEnd w:id="4578"/>
        <w:bookmarkEnd w:id="4580"/>
        <w:bookmarkEnd w:id="4581"/>
        <w:bookmarkEnd w:id="4582"/>
        <w:bookmarkEnd w:id="4583"/>
        <w:bookmarkEnd w:id="4584"/>
      </w:del>
    </w:p>
    <w:p w:rsidR="00C16C06" w:rsidRPr="007C437A" w:rsidDel="00486DE0" w:rsidRDefault="00C16C06">
      <w:pPr>
        <w:pStyle w:val="Titre3"/>
        <w:rPr>
          <w:del w:id="4585" w:author="Arthur Parmentier" w:date="2020-06-06T18:07:00Z"/>
        </w:rPr>
      </w:pPr>
      <w:bookmarkStart w:id="4586" w:name="_Toc40025942"/>
      <w:del w:id="4587" w:author="Arthur Parmentier" w:date="2020-06-06T18:07:00Z">
        <w:r w:rsidRPr="007C437A" w:rsidDel="00486DE0">
          <w:delText>Mode</w:delText>
        </w:r>
        <w:bookmarkStart w:id="4588" w:name="_Toc42698861"/>
        <w:bookmarkStart w:id="4589" w:name="_Toc42698940"/>
        <w:bookmarkStart w:id="4590" w:name="_Toc42841956"/>
        <w:bookmarkStart w:id="4591" w:name="_Toc42842057"/>
        <w:bookmarkStart w:id="4592" w:name="_Toc42842158"/>
        <w:bookmarkEnd w:id="4586"/>
        <w:bookmarkEnd w:id="4588"/>
        <w:bookmarkEnd w:id="4589"/>
        <w:bookmarkEnd w:id="4590"/>
        <w:bookmarkEnd w:id="4591"/>
        <w:bookmarkEnd w:id="4592"/>
      </w:del>
    </w:p>
    <w:p w:rsidR="00BE04C2" w:rsidRPr="007C437A" w:rsidDel="006E2B59" w:rsidRDefault="00400535" w:rsidP="00E6654A">
      <w:pPr>
        <w:rPr>
          <w:del w:id="4593" w:author="Arthur Parmentier" w:date="2020-06-06T22:10:00Z"/>
        </w:rPr>
      </w:pPr>
      <w:del w:id="4594" w:author="Arthur Parmentier" w:date="2020-06-06T22:10:00Z">
        <w:r w:rsidRPr="007C437A" w:rsidDel="006E2B59">
          <w:delText>All these structural concepts (grammar) are not culturally dependent.</w:delText>
        </w:r>
        <w:bookmarkStart w:id="4595" w:name="_Toc42698862"/>
        <w:bookmarkStart w:id="4596" w:name="_Toc42698941"/>
        <w:bookmarkStart w:id="4597" w:name="_Toc42841957"/>
        <w:bookmarkStart w:id="4598" w:name="_Toc42842058"/>
        <w:bookmarkStart w:id="4599" w:name="_Toc42842159"/>
        <w:bookmarkEnd w:id="4595"/>
        <w:bookmarkEnd w:id="4596"/>
        <w:bookmarkEnd w:id="4597"/>
        <w:bookmarkEnd w:id="4598"/>
        <w:bookmarkEnd w:id="4599"/>
      </w:del>
    </w:p>
    <w:p w:rsidR="00E7027A" w:rsidRPr="007C437A" w:rsidDel="00FC2614" w:rsidRDefault="00E7027A" w:rsidP="00E6654A">
      <w:pPr>
        <w:rPr>
          <w:del w:id="4600" w:author="Arthur Parmentier" w:date="2020-06-09T16:27:00Z"/>
        </w:rPr>
      </w:pPr>
      <w:bookmarkStart w:id="4601" w:name="_Toc42698863"/>
      <w:bookmarkStart w:id="4602" w:name="_Toc42698942"/>
      <w:bookmarkStart w:id="4603" w:name="_Toc42841958"/>
      <w:bookmarkStart w:id="4604" w:name="_Toc42842059"/>
      <w:bookmarkStart w:id="4605" w:name="_Toc42842160"/>
      <w:bookmarkEnd w:id="4601"/>
      <w:bookmarkEnd w:id="4602"/>
      <w:bookmarkEnd w:id="4603"/>
      <w:bookmarkEnd w:id="4604"/>
      <w:bookmarkEnd w:id="4605"/>
    </w:p>
    <w:p w:rsidR="00086E5D" w:rsidRPr="007C437A" w:rsidDel="00FC2614" w:rsidRDefault="00086E5D" w:rsidP="00E6654A">
      <w:pPr>
        <w:rPr>
          <w:del w:id="4606" w:author="Arthur Parmentier" w:date="2020-06-09T16:27:00Z"/>
        </w:rPr>
      </w:pPr>
      <w:bookmarkStart w:id="4607" w:name="_Toc42698864"/>
      <w:bookmarkStart w:id="4608" w:name="_Toc42698943"/>
      <w:bookmarkStart w:id="4609" w:name="_Toc42841959"/>
      <w:bookmarkStart w:id="4610" w:name="_Toc42842060"/>
      <w:bookmarkStart w:id="4611" w:name="_Toc42842161"/>
      <w:bookmarkEnd w:id="4607"/>
      <w:bookmarkEnd w:id="4608"/>
      <w:bookmarkEnd w:id="4609"/>
      <w:bookmarkEnd w:id="4610"/>
      <w:bookmarkEnd w:id="4611"/>
    </w:p>
    <w:p w:rsidR="00086E5D" w:rsidRPr="007C437A" w:rsidDel="00FC2614" w:rsidRDefault="00086E5D" w:rsidP="00E6654A">
      <w:pPr>
        <w:rPr>
          <w:del w:id="4612" w:author="Arthur Parmentier" w:date="2020-06-09T16:27:00Z"/>
        </w:rPr>
      </w:pPr>
      <w:bookmarkStart w:id="4613" w:name="_Toc42698865"/>
      <w:bookmarkStart w:id="4614" w:name="_Toc42698944"/>
      <w:bookmarkStart w:id="4615" w:name="_Toc42841960"/>
      <w:bookmarkStart w:id="4616" w:name="_Toc42842061"/>
      <w:bookmarkStart w:id="4617" w:name="_Toc42842162"/>
      <w:bookmarkEnd w:id="4613"/>
      <w:bookmarkEnd w:id="4614"/>
      <w:bookmarkEnd w:id="4615"/>
      <w:bookmarkEnd w:id="4616"/>
      <w:bookmarkEnd w:id="4617"/>
    </w:p>
    <w:p w:rsidR="00086E5D" w:rsidRPr="007C437A" w:rsidDel="006E2B59" w:rsidRDefault="00587BD5" w:rsidP="00E6654A">
      <w:pPr>
        <w:rPr>
          <w:moveFrom w:id="4618" w:author="Arthur Parmentier" w:date="2020-06-06T22:11:00Z"/>
        </w:rPr>
      </w:pPr>
      <w:moveFromRangeStart w:id="4619" w:author="Arthur Parmentier" w:date="2020-06-06T22:11:00Z" w:name="move42373884"/>
      <w:moveFrom w:id="4620" w:author="Arthur Parmentier" w:date="2020-06-06T22:11:00Z">
        <w:r w:rsidRPr="007C437A" w:rsidDel="006E2B59">
          <w:t>DRAFT</w:t>
        </w:r>
        <w:r w:rsidR="00D72AC0" w:rsidRPr="007C437A" w:rsidDel="006E2B59">
          <w:t xml:space="preserve"> of ideas</w:t>
        </w:r>
        <w:bookmarkStart w:id="4621" w:name="_Toc42698866"/>
        <w:bookmarkStart w:id="4622" w:name="_Toc42698945"/>
        <w:bookmarkStart w:id="4623" w:name="_Toc42841961"/>
        <w:bookmarkStart w:id="4624" w:name="_Toc42842062"/>
        <w:bookmarkStart w:id="4625" w:name="_Toc42842163"/>
        <w:bookmarkEnd w:id="4621"/>
        <w:bookmarkEnd w:id="4622"/>
        <w:bookmarkEnd w:id="4623"/>
        <w:bookmarkEnd w:id="4624"/>
        <w:bookmarkEnd w:id="4625"/>
      </w:moveFrom>
    </w:p>
    <w:p w:rsidR="00103759" w:rsidRPr="007C437A" w:rsidDel="006E2B59" w:rsidRDefault="0031070A" w:rsidP="00E6654A">
      <w:pPr>
        <w:pStyle w:val="Paragraphedeliste"/>
        <w:numPr>
          <w:ilvl w:val="0"/>
          <w:numId w:val="8"/>
        </w:numPr>
        <w:rPr>
          <w:moveFrom w:id="4626" w:author="Arthur Parmentier" w:date="2020-06-06T22:11:00Z"/>
        </w:rPr>
      </w:pPr>
      <w:moveFrom w:id="4627" w:author="Arthur Parmentier" w:date="2020-06-06T22:11:00Z">
        <w:r w:rsidRPr="007C437A" w:rsidDel="006E2B59">
          <w:t>“Traditional” Soundpainting vs “</w:t>
        </w:r>
        <w:r w:rsidR="0086556A" w:rsidRPr="007C437A" w:rsidDel="006E2B59">
          <w:t>Alternative</w:t>
        </w:r>
        <w:r w:rsidRPr="007C437A" w:rsidDel="006E2B59">
          <w:t xml:space="preserve">” Soundpainting: a question a configuration </w:t>
        </w:r>
        <w:r w:rsidR="00E7027A" w:rsidRPr="007C437A" w:rsidDel="006E2B59">
          <w:t xml:space="preserve">(soundpainting as a </w:t>
        </w:r>
        <w:r w:rsidR="0086556A" w:rsidRPr="007C437A" w:rsidDel="006E2B59">
          <w:t>language</w:t>
        </w:r>
        <w:r w:rsidR="00E7027A" w:rsidRPr="007C437A" w:rsidDel="006E2B59">
          <w:t xml:space="preserve"> but not a configuration) means that it is not necessarily linked to the frontal relation between a composer (human) and an orchestra (of human performers).</w:t>
        </w:r>
        <w:r w:rsidR="0086556A" w:rsidRPr="007C437A" w:rsidDel="006E2B59">
          <w:t xml:space="preserve"> </w:t>
        </w:r>
        <w:r w:rsidR="002C276B" w:rsidRPr="007C437A" w:rsidDel="006E2B59">
          <w:t>My use of the word “t</w:t>
        </w:r>
        <w:r w:rsidR="0086556A" w:rsidRPr="007C437A" w:rsidDel="006E2B59">
          <w:t>raditional</w:t>
        </w:r>
        <w:r w:rsidR="002C276B" w:rsidRPr="007C437A" w:rsidDel="006E2B59">
          <w:t>”</w:t>
        </w:r>
        <w:r w:rsidR="0086556A" w:rsidRPr="007C437A" w:rsidDel="006E2B59">
          <w:t xml:space="preserve"> refers to the transmission </w:t>
        </w:r>
        <w:r w:rsidR="001F182F" w:rsidRPr="007C437A" w:rsidDel="006E2B59">
          <w:t xml:space="preserve">and definition of SP </w:t>
        </w:r>
        <w:r w:rsidR="0086556A" w:rsidRPr="007C437A" w:rsidDel="006E2B59">
          <w:t xml:space="preserve">by Walter, with his own use &amp; configuration of Soundpainting performances. </w:t>
        </w:r>
        <w:r w:rsidR="001450CB" w:rsidRPr="007C437A" w:rsidDel="006E2B59">
          <w:t>There is no “modern” Soundpainting but rather an expanding field of research and experimentations in how the language and its concepts can extend to very different contexts and configurations. Develop with Brasilian version of SP &amp; baila baila</w:t>
        </w:r>
        <w:r w:rsidR="002C276B" w:rsidRPr="007C437A" w:rsidDel="006E2B59">
          <w:t>.</w:t>
        </w:r>
        <w:bookmarkStart w:id="4628" w:name="_Toc42698867"/>
        <w:bookmarkStart w:id="4629" w:name="_Toc42698946"/>
        <w:bookmarkStart w:id="4630" w:name="_Toc42841962"/>
        <w:bookmarkStart w:id="4631" w:name="_Toc42842063"/>
        <w:bookmarkStart w:id="4632" w:name="_Toc42842164"/>
        <w:bookmarkEnd w:id="4628"/>
        <w:bookmarkEnd w:id="4629"/>
        <w:bookmarkEnd w:id="4630"/>
        <w:bookmarkEnd w:id="4631"/>
        <w:bookmarkEnd w:id="4632"/>
      </w:moveFrom>
    </w:p>
    <w:p w:rsidR="00B70897" w:rsidRPr="007C437A" w:rsidDel="006E2B59" w:rsidRDefault="00B70897" w:rsidP="00E6654A">
      <w:pPr>
        <w:pStyle w:val="Paragraphedeliste"/>
        <w:numPr>
          <w:ilvl w:val="1"/>
          <w:numId w:val="8"/>
        </w:numPr>
        <w:rPr>
          <w:moveFrom w:id="4633" w:author="Arthur Parmentier" w:date="2020-06-06T22:11:00Z"/>
        </w:rPr>
      </w:pPr>
      <w:moveFrom w:id="4634" w:author="Arthur Parmentier" w:date="2020-06-06T22:11:00Z">
        <w:r w:rsidRPr="007C437A" w:rsidDel="006E2B59">
          <w:t>The concepts depend on the configuration. For instance, a “note” in music is very different from the concept (or its absence!) of “note” in visual arts.</w:t>
        </w:r>
        <w:bookmarkStart w:id="4635" w:name="_Toc42698868"/>
        <w:bookmarkStart w:id="4636" w:name="_Toc42698947"/>
        <w:bookmarkStart w:id="4637" w:name="_Toc42841963"/>
        <w:bookmarkStart w:id="4638" w:name="_Toc42842064"/>
        <w:bookmarkStart w:id="4639" w:name="_Toc42842165"/>
        <w:bookmarkEnd w:id="4635"/>
        <w:bookmarkEnd w:id="4636"/>
        <w:bookmarkEnd w:id="4637"/>
        <w:bookmarkEnd w:id="4638"/>
        <w:bookmarkEnd w:id="4639"/>
      </w:moveFrom>
    </w:p>
    <w:p w:rsidR="00B70897" w:rsidRPr="007C437A" w:rsidDel="006E2B59" w:rsidRDefault="00B70897" w:rsidP="00E6654A">
      <w:pPr>
        <w:pStyle w:val="Paragraphedeliste"/>
        <w:numPr>
          <w:ilvl w:val="1"/>
          <w:numId w:val="8"/>
        </w:numPr>
        <w:rPr>
          <w:moveFrom w:id="4640" w:author="Arthur Parmentier" w:date="2020-06-06T22:11:00Z"/>
        </w:rPr>
      </w:pPr>
      <w:moveFrom w:id="4641" w:author="Arthur Parmentier" w:date="2020-06-06T22:11:00Z">
        <w:r w:rsidRPr="007C437A" w:rsidDel="006E2B59">
          <w:t>SP early concepts were built for music performances and translated later for other disciplines.</w:t>
        </w:r>
        <w:r w:rsidR="00A76EAE" w:rsidRPr="007C437A" w:rsidDel="006E2B59">
          <w:t xml:space="preserve"> (Q: why do we even use this word “discipline” in arts?)</w:t>
        </w:r>
        <w:r w:rsidR="002649BB" w:rsidRPr="007C437A" w:rsidDel="006E2B59">
          <w:br/>
          <w:t xml:space="preserve">-&gt; Concepts inside SP are “stolen” from </w:t>
        </w:r>
        <w:r w:rsidR="00A40688" w:rsidRPr="007C437A" w:rsidDel="006E2B59">
          <w:t>the configuration/context it deals with.</w:t>
        </w:r>
        <w:bookmarkStart w:id="4642" w:name="_Toc42698869"/>
        <w:bookmarkStart w:id="4643" w:name="_Toc42698948"/>
        <w:bookmarkStart w:id="4644" w:name="_Toc42841964"/>
        <w:bookmarkStart w:id="4645" w:name="_Toc42842065"/>
        <w:bookmarkStart w:id="4646" w:name="_Toc42842166"/>
        <w:bookmarkEnd w:id="4642"/>
        <w:bookmarkEnd w:id="4643"/>
        <w:bookmarkEnd w:id="4644"/>
        <w:bookmarkEnd w:id="4645"/>
        <w:bookmarkEnd w:id="4646"/>
      </w:moveFrom>
    </w:p>
    <w:p w:rsidR="00A40688" w:rsidRPr="007C437A" w:rsidDel="006E2B59" w:rsidRDefault="00A40688" w:rsidP="00E6654A">
      <w:pPr>
        <w:pStyle w:val="Paragraphedeliste"/>
        <w:numPr>
          <w:ilvl w:val="1"/>
          <w:numId w:val="8"/>
        </w:numPr>
        <w:rPr>
          <w:moveFrom w:id="4647" w:author="Arthur Parmentier" w:date="2020-06-06T22:11:00Z"/>
        </w:rPr>
      </w:pPr>
      <w:moveFrom w:id="4648" w:author="Arthur Parmentier" w:date="2020-06-06T22:11:00Z">
        <w:r w:rsidRPr="007C437A" w:rsidDel="006E2B59">
          <w:t>SP acts as a kind of translation from the concepts of different practices to signs</w:t>
        </w:r>
        <w:bookmarkStart w:id="4649" w:name="_Toc42698870"/>
        <w:bookmarkStart w:id="4650" w:name="_Toc42698949"/>
        <w:bookmarkStart w:id="4651" w:name="_Toc42841965"/>
        <w:bookmarkStart w:id="4652" w:name="_Toc42842066"/>
        <w:bookmarkStart w:id="4653" w:name="_Toc42842167"/>
        <w:bookmarkEnd w:id="4649"/>
        <w:bookmarkEnd w:id="4650"/>
        <w:bookmarkEnd w:id="4651"/>
        <w:bookmarkEnd w:id="4652"/>
        <w:bookmarkEnd w:id="4653"/>
      </w:moveFrom>
    </w:p>
    <w:p w:rsidR="00103759" w:rsidRPr="007C437A" w:rsidDel="006E2B59" w:rsidRDefault="002C276B" w:rsidP="00E6654A">
      <w:pPr>
        <w:pStyle w:val="Paragraphedeliste"/>
        <w:numPr>
          <w:ilvl w:val="1"/>
          <w:numId w:val="8"/>
        </w:numPr>
        <w:rPr>
          <w:moveFrom w:id="4654" w:author="Arthur Parmentier" w:date="2020-06-06T22:11:00Z"/>
        </w:rPr>
      </w:pPr>
      <w:moveFrom w:id="4655" w:author="Arthur Parmentier" w:date="2020-06-06T22:11:00Z">
        <w:r w:rsidRPr="007C437A" w:rsidDel="006E2B59">
          <w:t xml:space="preserve">It is therefore important to understand that </w:t>
        </w:r>
        <w:r w:rsidR="00103759" w:rsidRPr="007C437A" w:rsidDel="006E2B59">
          <w:t>to my point of view, there is not a fixed set of concepts that would be incorporated by the SP language</w:t>
        </w:r>
        <w:bookmarkStart w:id="4656" w:name="_Toc42698871"/>
        <w:bookmarkStart w:id="4657" w:name="_Toc42698950"/>
        <w:bookmarkStart w:id="4658" w:name="_Toc42841966"/>
        <w:bookmarkStart w:id="4659" w:name="_Toc42842067"/>
        <w:bookmarkStart w:id="4660" w:name="_Toc42842168"/>
        <w:bookmarkEnd w:id="4656"/>
        <w:bookmarkEnd w:id="4657"/>
        <w:bookmarkEnd w:id="4658"/>
        <w:bookmarkEnd w:id="4659"/>
        <w:bookmarkEnd w:id="4660"/>
      </w:moveFrom>
    </w:p>
    <w:p w:rsidR="0031070A" w:rsidRPr="007C437A" w:rsidDel="00FC2614" w:rsidRDefault="00103759" w:rsidP="00E6654A">
      <w:pPr>
        <w:pStyle w:val="Paragraphedeliste"/>
        <w:numPr>
          <w:ilvl w:val="1"/>
          <w:numId w:val="8"/>
        </w:numPr>
        <w:rPr>
          <w:del w:id="4661" w:author="Arthur Parmentier" w:date="2020-06-09T16:27:00Z"/>
          <w:moveFrom w:id="4662" w:author="Arthur Parmentier" w:date="2020-06-06T22:11:00Z"/>
        </w:rPr>
      </w:pPr>
      <w:moveFrom w:id="4663" w:author="Arthur Parmentier" w:date="2020-06-06T22:11:00Z">
        <w:r w:rsidRPr="007C437A" w:rsidDel="006E2B59">
          <w:t>but rather a fluid, dynamic and varying g</w:t>
        </w:r>
        <w:del w:id="4664" w:author="Arthur Parmentier" w:date="2020-06-09T16:27:00Z">
          <w:r w:rsidRPr="007C437A" w:rsidDel="00FC2614">
            <w:delText>rammar</w:delText>
          </w:r>
          <w:bookmarkStart w:id="4665" w:name="_Toc42698872"/>
          <w:bookmarkStart w:id="4666" w:name="_Toc42698951"/>
          <w:bookmarkStart w:id="4667" w:name="_Toc42841967"/>
          <w:bookmarkStart w:id="4668" w:name="_Toc42842068"/>
          <w:bookmarkStart w:id="4669" w:name="_Toc42842169"/>
          <w:bookmarkEnd w:id="4665"/>
          <w:bookmarkEnd w:id="4666"/>
          <w:bookmarkEnd w:id="4667"/>
          <w:bookmarkEnd w:id="4668"/>
          <w:bookmarkEnd w:id="4669"/>
        </w:del>
      </w:moveFrom>
    </w:p>
    <w:p w:rsidR="00400535" w:rsidRPr="007C437A" w:rsidDel="00FC2614" w:rsidRDefault="00400535" w:rsidP="00E6654A">
      <w:pPr>
        <w:rPr>
          <w:del w:id="4670" w:author="Arthur Parmentier" w:date="2020-06-09T16:27:00Z"/>
        </w:rPr>
      </w:pPr>
      <w:bookmarkStart w:id="4671" w:name="_Toc42698873"/>
      <w:bookmarkStart w:id="4672" w:name="_Toc42698952"/>
      <w:bookmarkStart w:id="4673" w:name="_Toc42841968"/>
      <w:bookmarkStart w:id="4674" w:name="_Toc42842069"/>
      <w:bookmarkStart w:id="4675" w:name="_Toc42842170"/>
      <w:bookmarkEnd w:id="4671"/>
      <w:bookmarkEnd w:id="4672"/>
      <w:bookmarkEnd w:id="4673"/>
      <w:bookmarkEnd w:id="4674"/>
      <w:bookmarkEnd w:id="4675"/>
      <w:moveFromRangeEnd w:id="4619"/>
    </w:p>
    <w:p w:rsidR="0008325B" w:rsidRPr="007C437A" w:rsidDel="00687356" w:rsidRDefault="00400535">
      <w:pPr>
        <w:pStyle w:val="Titre1"/>
        <w:rPr>
          <w:del w:id="4676" w:author="Arthur Parmentier" w:date="2020-05-14T13:28:00Z"/>
        </w:rPr>
      </w:pPr>
      <w:del w:id="4677" w:author="Arthur Parmentier" w:date="2020-05-14T13:28:00Z">
        <w:r w:rsidRPr="007C437A" w:rsidDel="00A84632">
          <w:delText xml:space="preserve">Modes and </w:delText>
        </w:r>
        <w:r w:rsidR="00F25194" w:rsidRPr="007C437A" w:rsidDel="00A84632">
          <w:delText>defaults:</w:delText>
        </w:r>
        <w:r w:rsidR="00F419AB" w:rsidRPr="007C437A" w:rsidDel="00A84632">
          <w:delText xml:space="preserve"> </w:delText>
        </w:r>
        <w:r w:rsidRPr="007C437A" w:rsidDel="00A84632">
          <w:delText>attempt to define particular grammars inside a “universal” one</w:delText>
        </w:r>
        <w:r w:rsidR="00F419AB" w:rsidRPr="007C437A" w:rsidDel="00A84632">
          <w:delText>?</w:delText>
        </w:r>
        <w:bookmarkStart w:id="4678" w:name="_Toc40355387"/>
        <w:bookmarkStart w:id="4679" w:name="_Toc40355924"/>
        <w:bookmarkStart w:id="4680" w:name="_Toc40356088"/>
        <w:bookmarkStart w:id="4681" w:name="_Toc42698874"/>
        <w:bookmarkStart w:id="4682" w:name="_Toc42698953"/>
        <w:bookmarkStart w:id="4683" w:name="_Toc42841969"/>
        <w:bookmarkStart w:id="4684" w:name="_Toc42842070"/>
        <w:bookmarkStart w:id="4685" w:name="_Toc42842171"/>
        <w:bookmarkEnd w:id="4678"/>
        <w:bookmarkEnd w:id="4679"/>
        <w:bookmarkEnd w:id="4680"/>
        <w:bookmarkEnd w:id="4681"/>
        <w:bookmarkEnd w:id="4682"/>
        <w:bookmarkEnd w:id="4683"/>
        <w:bookmarkEnd w:id="4684"/>
        <w:bookmarkEnd w:id="4685"/>
      </w:del>
    </w:p>
    <w:p w:rsidR="003F27F2" w:rsidRPr="007C437A" w:rsidRDefault="00AC7276">
      <w:pPr>
        <w:pStyle w:val="Titre2"/>
        <w:rPr>
          <w:ins w:id="4686" w:author="Arthur Parmentier" w:date="2020-06-06T23:44:00Z"/>
        </w:rPr>
        <w:pPrChange w:id="4687" w:author="Arthur Parmentier" w:date="2020-06-10T16:26:00Z">
          <w:pPr>
            <w:pStyle w:val="Titre1"/>
          </w:pPr>
        </w:pPrChange>
      </w:pPr>
      <w:bookmarkStart w:id="4688" w:name="_Toc42842172"/>
      <w:ins w:id="4689" w:author="Arthur Parmentier" w:date="2020-06-06T20:41:00Z">
        <w:r w:rsidRPr="007C437A">
          <w:t xml:space="preserve">Meta-structures of SP: </w:t>
        </w:r>
      </w:ins>
      <w:ins w:id="4690" w:author="Arthur Parmentier" w:date="2020-06-08T23:06:00Z">
        <w:r w:rsidR="00F4343F">
          <w:t xml:space="preserve">communication outside sign language, </w:t>
        </w:r>
      </w:ins>
      <w:ins w:id="4691" w:author="Arthur Parmentier" w:date="2020-06-06T20:55:00Z">
        <w:r w:rsidR="00804910" w:rsidRPr="007C437A">
          <w:t>configurations</w:t>
        </w:r>
      </w:ins>
      <w:ins w:id="4692" w:author="Arthur Parmentier" w:date="2020-06-09T16:24:00Z">
        <w:r w:rsidR="00AD58C1">
          <w:t xml:space="preserve">, </w:t>
        </w:r>
      </w:ins>
      <w:ins w:id="4693" w:author="Arthur Parmentier" w:date="2020-06-08T23:00:00Z">
        <w:r w:rsidR="00AA461F">
          <w:t>conventions</w:t>
        </w:r>
      </w:ins>
      <w:ins w:id="4694" w:author="Arthur Parmentier" w:date="2020-06-09T16:24:00Z">
        <w:r w:rsidR="00AD58C1">
          <w:t xml:space="preserve"> and</w:t>
        </w:r>
      </w:ins>
      <w:ins w:id="4695" w:author="Arthur Parmentier" w:date="2020-06-08T23:01:00Z">
        <w:r w:rsidR="00B220F4">
          <w:t xml:space="preserve"> </w:t>
        </w:r>
      </w:ins>
      <w:ins w:id="4696" w:author="Arthur Parmentier" w:date="2020-06-06T20:55:00Z">
        <w:r w:rsidR="00804910" w:rsidRPr="007C437A">
          <w:t>diffusion mechani</w:t>
        </w:r>
      </w:ins>
      <w:ins w:id="4697" w:author="Arthur Parmentier" w:date="2020-06-06T20:56:00Z">
        <w:r w:rsidR="00804910" w:rsidRPr="007C437A">
          <w:t>sms</w:t>
        </w:r>
      </w:ins>
      <w:bookmarkEnd w:id="4688"/>
      <w:ins w:id="4698" w:author="Arthur Parmentier" w:date="2020-06-12T11:47:00Z">
        <w:r w:rsidR="00FE376D">
          <w:t>, learning</w:t>
        </w:r>
      </w:ins>
    </w:p>
    <w:p w:rsidR="0057131A" w:rsidRPr="007C437A" w:rsidRDefault="0057131A">
      <w:pPr>
        <w:rPr>
          <w:ins w:id="4699" w:author="Arthur Parmentier" w:date="2020-06-06T23:44:00Z"/>
        </w:rPr>
      </w:pPr>
      <w:ins w:id="4700" w:author="Arthur Parmentier" w:date="2020-06-06T23:44:00Z">
        <w:r w:rsidRPr="007C437A">
          <w:t>In the previous sections of this report, I have discussed several mechanisms of SP</w:t>
        </w:r>
      </w:ins>
      <w:ins w:id="4701" w:author="Arthur Parmentier" w:date="2020-06-08T23:10:00Z">
        <w:r w:rsidR="00873B84">
          <w:t xml:space="preserve"> such as </w:t>
        </w:r>
      </w:ins>
      <w:ins w:id="4702" w:author="Arthur Parmentier" w:date="2020-06-06T23:44:00Z">
        <w:r w:rsidRPr="007C437A">
          <w:t xml:space="preserve">its linguistic and intrinsic structural features. </w:t>
        </w:r>
      </w:ins>
      <w:ins w:id="4703" w:author="Arthur Parmentier" w:date="2020-06-08T22:57:00Z">
        <w:r w:rsidR="003A6B59">
          <w:br/>
          <w:t xml:space="preserve">In this section, I would like to first </w:t>
        </w:r>
      </w:ins>
      <w:ins w:id="4704" w:author="Arthur Parmentier" w:date="2020-06-06T23:44:00Z">
        <w:r w:rsidRPr="007C437A">
          <w:t>point out that it cannot only be described in those terms and limited to those mechanisms</w:t>
        </w:r>
      </w:ins>
      <w:ins w:id="4705" w:author="Arthur Parmentier" w:date="2020-06-08T22:59:00Z">
        <w:r w:rsidR="003A6B59">
          <w:t xml:space="preserve">, </w:t>
        </w:r>
        <w:r w:rsidR="003A6B59" w:rsidRPr="007C437A">
          <w:t>give an overview of some extrinsic aspect of SP that play important roles in the way that it is used and understood by those who practice it</w:t>
        </w:r>
      </w:ins>
      <w:ins w:id="4706" w:author="Arthur Parmentier" w:date="2020-06-08T22:57:00Z">
        <w:r w:rsidR="003A6B59">
          <w:t xml:space="preserve"> and </w:t>
        </w:r>
      </w:ins>
      <w:ins w:id="4707" w:author="Arthur Parmentier" w:date="2020-06-08T22:59:00Z">
        <w:r w:rsidR="003A6B59">
          <w:t>finally</w:t>
        </w:r>
      </w:ins>
      <w:ins w:id="4708" w:author="Arthur Parmentier" w:date="2020-06-08T22:57:00Z">
        <w:r w:rsidR="003A6B59">
          <w:t xml:space="preserve"> </w:t>
        </w:r>
      </w:ins>
      <w:ins w:id="4709" w:author="Arthur Parmentier" w:date="2020-06-08T22:58:00Z">
        <w:r w:rsidR="003A6B59">
          <w:t>discuss the implications of the linguistic modeling</w:t>
        </w:r>
      </w:ins>
      <w:ins w:id="4710" w:author="Arthur Parmentier" w:date="2020-06-08T22:59:00Z">
        <w:r w:rsidR="003A6B59">
          <w:t xml:space="preserve"> of SP in a critique of some</w:t>
        </w:r>
      </w:ins>
      <w:ins w:id="4711" w:author="Arthur Parmentier" w:date="2020-06-08T23:11:00Z">
        <w:r w:rsidR="00AD6CB9">
          <w:t xml:space="preserve"> of the</w:t>
        </w:r>
      </w:ins>
      <w:ins w:id="4712" w:author="Arthur Parmentier" w:date="2020-06-08T22:59:00Z">
        <w:r w:rsidR="003A6B59">
          <w:t xml:space="preserve"> traditional </w:t>
        </w:r>
      </w:ins>
      <w:ins w:id="4713" w:author="Arthur Parmentier" w:date="2020-06-08T23:07:00Z">
        <w:r w:rsidR="00BC20F5">
          <w:t xml:space="preserve">definitions and </w:t>
        </w:r>
      </w:ins>
      <w:ins w:id="4714" w:author="Arthur Parmentier" w:date="2020-06-08T22:59:00Z">
        <w:r w:rsidR="003A6B59">
          <w:t>presentations of SP.</w:t>
        </w:r>
      </w:ins>
    </w:p>
    <w:p w:rsidR="00983E0A" w:rsidRDefault="00983E0A">
      <w:pPr>
        <w:pStyle w:val="Titre3"/>
        <w:rPr>
          <w:ins w:id="4715" w:author="Arthur Parmentier" w:date="2020-06-08T23:12:00Z"/>
        </w:rPr>
        <w:pPrChange w:id="4716" w:author="Arthur Parmentier" w:date="2020-06-10T16:26:00Z">
          <w:pPr/>
        </w:pPrChange>
      </w:pPr>
      <w:bookmarkStart w:id="4717" w:name="_Toc42842173"/>
      <w:ins w:id="4718" w:author="Arthur Parmentier" w:date="2020-06-08T23:12:00Z">
        <w:r>
          <w:t>Preliminary remark: what we mean when we say “SP”</w:t>
        </w:r>
        <w:bookmarkEnd w:id="4717"/>
      </w:ins>
    </w:p>
    <w:p w:rsidR="00E21AD2" w:rsidRPr="007C437A" w:rsidRDefault="00E21AD2">
      <w:pPr>
        <w:rPr>
          <w:ins w:id="4719" w:author="Arthur Parmentier" w:date="2020-06-06T23:41:00Z"/>
          <w:rPrChange w:id="4720" w:author="Arthur Parmentier" w:date="2020-06-07T15:27:00Z">
            <w:rPr>
              <w:ins w:id="4721" w:author="Arthur Parmentier" w:date="2020-06-06T23:41:00Z"/>
            </w:rPr>
          </w:rPrChange>
        </w:rPr>
        <w:pPrChange w:id="4722" w:author="Arthur Parmentier" w:date="2020-06-10T16:26:00Z">
          <w:pPr>
            <w:pStyle w:val="Titre1"/>
          </w:pPr>
        </w:pPrChange>
      </w:pPr>
      <w:ins w:id="4723" w:author="Arthur Parmentier" w:date="2020-06-07T00:28:00Z">
        <w:r w:rsidRPr="007C437A">
          <w:rPr>
            <w:rPrChange w:id="4724" w:author="Arthur Parmentier" w:date="2020-06-07T15:27:00Z">
              <w:rPr/>
            </w:rPrChange>
          </w:rPr>
          <w:t xml:space="preserve">I observe that what is usually called “SP” is not only the communication between the soundpainters and the performers with signs but also the whole context and performance configuration that surrounds it and establish a broader communication between the soundpainters, performers but also external agents such as the public. I think that it is important to clarify that </w:t>
        </w:r>
      </w:ins>
      <w:ins w:id="4725" w:author="Arthur Parmentier" w:date="2020-06-08T23:13:00Z">
        <w:r w:rsidR="00EE49AA">
          <w:t xml:space="preserve">the name </w:t>
        </w:r>
      </w:ins>
      <w:ins w:id="4726" w:author="Arthur Parmentier" w:date="2020-06-07T00:28:00Z">
        <w:r w:rsidRPr="007C437A">
          <w:rPr>
            <w:rPrChange w:id="4727" w:author="Arthur Parmentier" w:date="2020-06-07T15:27:00Z">
              <w:rPr/>
            </w:rPrChange>
          </w:rPr>
          <w:t>SP is</w:t>
        </w:r>
      </w:ins>
      <w:ins w:id="4728" w:author="Arthur Parmentier" w:date="2020-06-08T23:13:00Z">
        <w:r w:rsidR="00EE49AA">
          <w:t xml:space="preserve"> commonly used to si</w:t>
        </w:r>
      </w:ins>
      <w:ins w:id="4729" w:author="Arthur Parmentier" w:date="2020-06-08T23:14:00Z">
        <w:r w:rsidR="00EE49AA">
          <w:t>gnify</w:t>
        </w:r>
      </w:ins>
      <w:ins w:id="4730" w:author="Arthur Parmentier" w:date="2020-06-07T00:28:00Z">
        <w:r w:rsidRPr="007C437A">
          <w:rPr>
            <w:rPrChange w:id="4731" w:author="Arthur Parmentier" w:date="2020-06-07T15:27:00Z">
              <w:rPr/>
            </w:rPrChange>
          </w:rPr>
          <w:t xml:space="preserve"> not only </w:t>
        </w:r>
      </w:ins>
      <w:ins w:id="4732" w:author="Arthur Parmentier" w:date="2020-06-08T23:14:00Z">
        <w:r w:rsidR="00EE49AA">
          <w:t>a</w:t>
        </w:r>
      </w:ins>
      <w:ins w:id="4733" w:author="Arthur Parmentier" w:date="2020-06-07T00:28:00Z">
        <w:r w:rsidRPr="007C437A">
          <w:rPr>
            <w:rPrChange w:id="4734" w:author="Arthur Parmentier" w:date="2020-06-07T15:27:00Z">
              <w:rPr/>
            </w:rPrChange>
          </w:rPr>
          <w:t xml:space="preserve"> sign language but </w:t>
        </w:r>
      </w:ins>
      <w:ins w:id="4735" w:author="Arthur Parmentier" w:date="2020-06-08T23:14:00Z">
        <w:r w:rsidR="00EE49AA">
          <w:t>an</w:t>
        </w:r>
      </w:ins>
      <w:ins w:id="4736" w:author="Arthur Parmentier" w:date="2020-06-07T00:28:00Z">
        <w:r w:rsidRPr="007C437A">
          <w:rPr>
            <w:rPrChange w:id="4737" w:author="Arthur Parmentier" w:date="2020-06-07T15:27:00Z">
              <w:rPr/>
            </w:rPrChange>
          </w:rPr>
          <w:t xml:space="preserve"> artistic practice as a whole: a context, configuration, esthetic, conventions</w:t>
        </w:r>
      </w:ins>
      <w:ins w:id="4738" w:author="Arthur Parmentier" w:date="2020-06-08T23:14:00Z">
        <w:r w:rsidR="00C85902">
          <w:t xml:space="preserve"> and several types of communication</w:t>
        </w:r>
      </w:ins>
      <w:ins w:id="4739" w:author="Arthur Parmentier" w:date="2020-06-07T00:28:00Z">
        <w:r w:rsidRPr="007C437A">
          <w:rPr>
            <w:rPrChange w:id="4740" w:author="Arthur Parmentier" w:date="2020-06-07T15:27:00Z">
              <w:rPr/>
            </w:rPrChange>
          </w:rPr>
          <w:t>… While I won’t enter the process of re-defining SP, I would like to discuss in the following parts what I call the “meta-structures” of SP, which are all the structures and mechanisms above the description of SP as mere sign language</w:t>
        </w:r>
      </w:ins>
      <w:ins w:id="4741" w:author="Arthur Parmentier" w:date="2020-06-08T23:15:00Z">
        <w:r w:rsidR="009C23CD">
          <w:t xml:space="preserve"> that compose its usual definition.</w:t>
        </w:r>
      </w:ins>
    </w:p>
    <w:p w:rsidR="0057131A" w:rsidRPr="007C437A" w:rsidRDefault="004456BA">
      <w:pPr>
        <w:pStyle w:val="Titre3"/>
        <w:rPr>
          <w:ins w:id="4742" w:author="Arthur Parmentier" w:date="2020-06-06T23:46:00Z"/>
        </w:rPr>
        <w:pPrChange w:id="4743" w:author="Arthur Parmentier" w:date="2020-06-10T16:26:00Z">
          <w:pPr>
            <w:pStyle w:val="Titre2"/>
          </w:pPr>
        </w:pPrChange>
      </w:pPr>
      <w:bookmarkStart w:id="4744" w:name="_Toc42842174"/>
      <w:ins w:id="4745" w:author="Arthur Parmentier" w:date="2020-06-08T12:17:00Z">
        <w:r>
          <w:t>SP as a complex communication form</w:t>
        </w:r>
      </w:ins>
      <w:bookmarkEnd w:id="4744"/>
    </w:p>
    <w:p w:rsidR="00E2520C" w:rsidRDefault="0057131A">
      <w:pPr>
        <w:rPr>
          <w:ins w:id="4746" w:author="Arthur Parmentier" w:date="2020-06-08T12:09:00Z"/>
        </w:rPr>
      </w:pPr>
      <w:ins w:id="4747" w:author="Arthur Parmentier" w:date="2020-06-06T23:47:00Z">
        <w:r w:rsidRPr="007C437A">
          <w:t xml:space="preserve">We have seen that SP allow </w:t>
        </w:r>
      </w:ins>
      <w:ins w:id="4748" w:author="Arthur Parmentier" w:date="2020-06-08T12:07:00Z">
        <w:r w:rsidR="00E2520C">
          <w:t>for a communication</w:t>
        </w:r>
      </w:ins>
      <w:ins w:id="4749" w:author="Arthur Parmentier" w:date="2020-06-08T12:08:00Z">
        <w:r w:rsidR="00E2520C">
          <w:t xml:space="preserve"> from one or several </w:t>
        </w:r>
      </w:ins>
      <w:ins w:id="4750" w:author="Arthur Parmentier" w:date="2020-06-08T12:11:00Z">
        <w:r w:rsidR="009329D2">
          <w:t>senders</w:t>
        </w:r>
      </w:ins>
      <w:ins w:id="4751" w:author="Arthur Parmentier" w:date="2020-06-06T23:52:00Z">
        <w:r w:rsidR="00CC42BC" w:rsidRPr="007C437A">
          <w:t xml:space="preserve"> (the soundpainters) to receivers (the performers)</w:t>
        </w:r>
      </w:ins>
      <w:ins w:id="4752" w:author="Arthur Parmentier" w:date="2020-06-08T12:09:00Z">
        <w:r w:rsidR="00E2520C">
          <w:t>: s</w:t>
        </w:r>
      </w:ins>
      <w:ins w:id="4753" w:author="Arthur Parmentier" w:date="2020-06-08T12:08:00Z">
        <w:r w:rsidR="00E2520C">
          <w:t xml:space="preserve">o far, we have </w:t>
        </w:r>
      </w:ins>
      <w:ins w:id="4754" w:author="Arthur Parmentier" w:date="2020-06-08T23:16:00Z">
        <w:r w:rsidR="00751806">
          <w:t xml:space="preserve">only </w:t>
        </w:r>
      </w:ins>
      <w:ins w:id="4755" w:author="Arthur Parmentier" w:date="2020-06-08T12:08:00Z">
        <w:r w:rsidR="00E2520C">
          <w:t xml:space="preserve">discussed SP as a </w:t>
        </w:r>
      </w:ins>
      <w:ins w:id="4756" w:author="Arthur Parmentier" w:date="2020-06-08T23:16:00Z">
        <w:r w:rsidR="000D14BB">
          <w:t>linear</w:t>
        </w:r>
      </w:ins>
      <w:ins w:id="4757" w:author="Arthur Parmentier" w:date="2020-06-08T12:08:00Z">
        <w:r w:rsidR="00E2520C">
          <w:t xml:space="preserve"> communication</w:t>
        </w:r>
      </w:ins>
      <w:ins w:id="4758" w:author="Arthur Parmentier" w:date="2020-06-08T12:12:00Z">
        <w:r w:rsidR="009329D2">
          <w:t xml:space="preserve"> </w:t>
        </w:r>
      </w:ins>
      <w:ins w:id="4759" w:author="Arthur Parmentier" w:date="2020-06-08T23:17:00Z">
        <w:r w:rsidR="008C4AF3">
          <w:t xml:space="preserve">form </w:t>
        </w:r>
      </w:ins>
      <w:ins w:id="4760" w:author="Arthur Parmentier" w:date="2020-06-08T12:12:00Z">
        <w:r w:rsidR="009329D2">
          <w:t>using sign language.</w:t>
        </w:r>
      </w:ins>
      <w:ins w:id="4761" w:author="Arthur Parmentier" w:date="2020-06-08T12:11:00Z">
        <w:r w:rsidR="009329D2">
          <w:t xml:space="preserve"> </w:t>
        </w:r>
      </w:ins>
    </w:p>
    <w:p w:rsidR="004456BA" w:rsidRDefault="004456BA">
      <w:pPr>
        <w:rPr>
          <w:ins w:id="4762" w:author="Arthur Parmentier" w:date="2020-06-08T12:16:00Z"/>
        </w:rPr>
      </w:pPr>
      <w:ins w:id="4763" w:author="Arthur Parmentier" w:date="2020-06-08T12:14:00Z">
        <w:r>
          <w:t xml:space="preserve">In general, </w:t>
        </w:r>
      </w:ins>
      <w:ins w:id="4764" w:author="Arthur Parmentier" w:date="2020-06-08T23:17:00Z">
        <w:r w:rsidR="00B345C7">
          <w:t>we can identify</w:t>
        </w:r>
      </w:ins>
      <w:ins w:id="4765" w:author="Arthur Parmentier" w:date="2020-06-08T12:14:00Z">
        <w:r>
          <w:t xml:space="preserve"> multiple interaction</w:t>
        </w:r>
      </w:ins>
      <w:ins w:id="4766" w:author="Arthur Parmentier" w:date="2020-06-08T23:17:00Z">
        <w:r w:rsidR="00ED2D39">
          <w:t>s</w:t>
        </w:r>
      </w:ins>
      <w:ins w:id="4767" w:author="Arthur Parmentier" w:date="2020-06-08T12:14:00Z">
        <w:r>
          <w:t xml:space="preserve"> within </w:t>
        </w:r>
      </w:ins>
      <w:ins w:id="4768" w:author="Arthur Parmentier" w:date="2020-06-08T23:17:00Z">
        <w:r w:rsidR="00102CE8">
          <w:t>a</w:t>
        </w:r>
      </w:ins>
      <w:ins w:id="4769" w:author="Arthur Parmentier" w:date="2020-06-08T12:14:00Z">
        <w:r>
          <w:t xml:space="preserve"> </w:t>
        </w:r>
      </w:ins>
      <w:ins w:id="4770" w:author="Arthur Parmentier" w:date="2020-06-08T12:15:00Z">
        <w:r>
          <w:t>S</w:t>
        </w:r>
      </w:ins>
      <w:ins w:id="4771" w:author="Arthur Parmentier" w:date="2020-06-08T23:17:00Z">
        <w:r w:rsidR="00903E37">
          <w:t>P</w:t>
        </w:r>
      </w:ins>
      <w:ins w:id="4772" w:author="Arthur Parmentier" w:date="2020-06-08T12:15:00Z">
        <w:r>
          <w:t xml:space="preserve"> group</w:t>
        </w:r>
      </w:ins>
      <w:ins w:id="4773" w:author="Arthur Parmentier" w:date="2020-06-08T23:17:00Z">
        <w:r w:rsidR="001B667A">
          <w:t>, including feedbacks</w:t>
        </w:r>
      </w:ins>
      <w:ins w:id="4774" w:author="Arthur Parmentier" w:date="2020-06-08T23:18:00Z">
        <w:r w:rsidR="001B667A">
          <w:t xml:space="preserve"> to the </w:t>
        </w:r>
        <w:proofErr w:type="spellStart"/>
        <w:r w:rsidR="001B667A">
          <w:t>soundpainter’s</w:t>
        </w:r>
        <w:proofErr w:type="spellEnd"/>
        <w:r w:rsidR="001B667A">
          <w:t xml:space="preserve"> request</w:t>
        </w:r>
      </w:ins>
      <w:ins w:id="4775" w:author="Arthur Parmentier" w:date="2020-06-08T12:15:00Z">
        <w:r>
          <w:t xml:space="preserve">. The soundpainters </w:t>
        </w:r>
      </w:ins>
      <w:ins w:id="4776" w:author="Arthur Parmentier" w:date="2020-06-08T23:18:00Z">
        <w:r w:rsidR="004E36CD">
          <w:t xml:space="preserve">may </w:t>
        </w:r>
      </w:ins>
      <w:ins w:id="4777" w:author="Arthur Parmentier" w:date="2020-06-08T12:15:00Z">
        <w:r>
          <w:t xml:space="preserve">receive </w:t>
        </w:r>
      </w:ins>
      <w:ins w:id="4778" w:author="Arthur Parmentier" w:date="2020-06-08T23:18:00Z">
        <w:r w:rsidR="001C1ACF">
          <w:t>several</w:t>
        </w:r>
      </w:ins>
      <w:ins w:id="4779" w:author="Arthur Parmentier" w:date="2020-06-08T12:15:00Z">
        <w:r>
          <w:t xml:space="preserve"> forms of </w:t>
        </w:r>
      </w:ins>
      <w:ins w:id="4780" w:author="Arthur Parmentier" w:date="2020-06-08T12:17:00Z">
        <w:r>
          <w:t>feedback:</w:t>
        </w:r>
      </w:ins>
    </w:p>
    <w:p w:rsidR="004456BA" w:rsidRDefault="004456BA">
      <w:pPr>
        <w:pStyle w:val="Paragraphedeliste"/>
        <w:numPr>
          <w:ilvl w:val="0"/>
          <w:numId w:val="11"/>
        </w:numPr>
        <w:rPr>
          <w:ins w:id="4781" w:author="Arthur Parmentier" w:date="2020-06-08T12:16:00Z"/>
        </w:rPr>
      </w:pPr>
      <w:ins w:id="4782" w:author="Arthur Parmentier" w:date="2020-06-08T12:16:00Z">
        <w:r>
          <w:t>The artistic productions of the performers</w:t>
        </w:r>
      </w:ins>
    </w:p>
    <w:p w:rsidR="004456BA" w:rsidRDefault="004456BA">
      <w:pPr>
        <w:pStyle w:val="Paragraphedeliste"/>
        <w:numPr>
          <w:ilvl w:val="0"/>
          <w:numId w:val="11"/>
        </w:numPr>
        <w:rPr>
          <w:ins w:id="4783" w:author="Arthur Parmentier" w:date="2020-06-08T12:17:00Z"/>
        </w:rPr>
      </w:pPr>
      <w:ins w:id="4784" w:author="Arthur Parmentier" w:date="2020-06-08T12:17:00Z">
        <w:r>
          <w:t>The unintentional communications of both the performer and the public</w:t>
        </w:r>
      </w:ins>
    </w:p>
    <w:p w:rsidR="004456BA" w:rsidRDefault="004456BA">
      <w:pPr>
        <w:pStyle w:val="Paragraphedeliste"/>
        <w:numPr>
          <w:ilvl w:val="0"/>
          <w:numId w:val="11"/>
        </w:numPr>
        <w:rPr>
          <w:ins w:id="4785" w:author="Arthur Parmentier" w:date="2020-06-08T12:16:00Z"/>
        </w:rPr>
        <w:pPrChange w:id="4786" w:author="Arthur Parmentier" w:date="2020-06-10T16:26:00Z">
          <w:pPr/>
        </w:pPrChange>
      </w:pPr>
      <w:ins w:id="4787" w:author="Arthur Parmentier" w:date="2020-06-08T12:18:00Z">
        <w:r>
          <w:t>The few signs that can be used by performers as such (not as soundpainters)</w:t>
        </w:r>
      </w:ins>
    </w:p>
    <w:p w:rsidR="00373A1E" w:rsidRPr="007C437A" w:rsidRDefault="00CC42BC">
      <w:pPr>
        <w:rPr>
          <w:ins w:id="4788" w:author="Arthur Parmentier" w:date="2020-06-08T13:14:00Z"/>
        </w:rPr>
      </w:pPr>
      <w:ins w:id="4789" w:author="Arthur Parmentier" w:date="2020-06-06T23:50:00Z">
        <w:r w:rsidRPr="007C437A">
          <w:t xml:space="preserve">Although there are some </w:t>
        </w:r>
      </w:ins>
      <w:ins w:id="4790" w:author="Arthur Parmentier" w:date="2020-06-06T23:55:00Z">
        <w:r w:rsidRPr="007C437A">
          <w:t>configurations</w:t>
        </w:r>
      </w:ins>
      <w:ins w:id="4791" w:author="Arthur Parmentier" w:date="2020-06-06T23:50:00Z">
        <w:r w:rsidRPr="007C437A">
          <w:t xml:space="preserve"> in which </w:t>
        </w:r>
      </w:ins>
      <w:ins w:id="4792" w:author="Arthur Parmentier" w:date="2020-06-08T12:18:00Z">
        <w:r w:rsidR="009177A3">
          <w:t xml:space="preserve">some of these elements of communication </w:t>
        </w:r>
      </w:ins>
      <w:ins w:id="4793" w:author="Arthur Parmentier" w:date="2020-06-08T23:19:00Z">
        <w:r w:rsidR="00E321F3">
          <w:t>occur</w:t>
        </w:r>
      </w:ins>
      <w:ins w:id="4794" w:author="Arthur Parmentier" w:date="2020-06-08T12:19:00Z">
        <w:r w:rsidR="009177A3">
          <w:t xml:space="preserve">, soundpainters </w:t>
        </w:r>
      </w:ins>
      <w:ins w:id="4795" w:author="Arthur Parmentier" w:date="2020-06-06T23:50:00Z">
        <w:r w:rsidRPr="007C437A">
          <w:t xml:space="preserve">are usually able to perceive </w:t>
        </w:r>
      </w:ins>
      <w:ins w:id="4796" w:author="Arthur Parmentier" w:date="2020-06-08T12:19:00Z">
        <w:r w:rsidR="009177A3">
          <w:t>a feedback to</w:t>
        </w:r>
      </w:ins>
      <w:ins w:id="4797" w:author="Arthur Parmentier" w:date="2020-06-08T12:20:00Z">
        <w:r w:rsidR="009177A3">
          <w:t xml:space="preserve"> </w:t>
        </w:r>
      </w:ins>
      <w:ins w:id="4798" w:author="Arthur Parmentier" w:date="2020-06-08T23:19:00Z">
        <w:r w:rsidR="00C65CE6">
          <w:t xml:space="preserve">their </w:t>
        </w:r>
        <w:proofErr w:type="spellStart"/>
        <w:r w:rsidR="00C65CE6">
          <w:t>resquests</w:t>
        </w:r>
      </w:ins>
      <w:proofErr w:type="spellEnd"/>
      <w:ins w:id="4799" w:author="Arthur Parmentier" w:date="2020-06-08T12:20:00Z">
        <w:r w:rsidR="009177A3">
          <w:t>.</w:t>
        </w:r>
      </w:ins>
      <w:ins w:id="4800" w:author="Arthur Parmentier" w:date="2020-06-06T23:51:00Z">
        <w:r w:rsidRPr="007C437A">
          <w:t xml:space="preserve"> </w:t>
        </w:r>
      </w:ins>
      <w:ins w:id="4801" w:author="Arthur Parmentier" w:date="2020-06-08T13:14:00Z">
        <w:r w:rsidR="00373A1E" w:rsidRPr="007C437A">
          <w:t>One may object that the</w:t>
        </w:r>
      </w:ins>
      <w:ins w:id="4802" w:author="Arthur Parmentier" w:date="2020-06-08T23:19:00Z">
        <w:r w:rsidR="00C65CE6">
          <w:t>y can</w:t>
        </w:r>
      </w:ins>
      <w:ins w:id="4803" w:author="Arthur Parmentier" w:date="2020-06-08T13:14:00Z">
        <w:r w:rsidR="00373A1E" w:rsidRPr="007C437A">
          <w:t xml:space="preserve"> be prepared in advance and written down on some kind of score, s</w:t>
        </w:r>
      </w:ins>
      <w:ins w:id="4804" w:author="Arthur Parmentier" w:date="2020-06-08T23:20:00Z">
        <w:r w:rsidR="00030A90">
          <w:t>uch</w:t>
        </w:r>
      </w:ins>
      <w:ins w:id="4805" w:author="Arthur Parmentier" w:date="2020-06-08T13:14:00Z">
        <w:r w:rsidR="00373A1E" w:rsidRPr="007C437A">
          <w:t xml:space="preserve"> that the feedback from the performers would have no influence </w:t>
        </w:r>
      </w:ins>
      <w:ins w:id="4806" w:author="Arthur Parmentier" w:date="2020-06-08T23:20:00Z">
        <w:r w:rsidR="00CF725B">
          <w:t>on the linear communication from the soundpainter to the performers</w:t>
        </w:r>
      </w:ins>
      <w:ins w:id="4807" w:author="Arthur Parmentier" w:date="2020-06-08T13:14:00Z">
        <w:r w:rsidR="00373A1E" w:rsidRPr="007C437A">
          <w:t xml:space="preserve">. It is however not the case in general and is often reported and discussed how the requests are </w:t>
        </w:r>
      </w:ins>
      <w:ins w:id="4808" w:author="Arthur Parmentier" w:date="2020-06-08T23:20:00Z">
        <w:r w:rsidR="004C3DC9">
          <w:t xml:space="preserve">made </w:t>
        </w:r>
      </w:ins>
      <w:ins w:id="4809" w:author="Arthur Parmentier" w:date="2020-06-08T13:14:00Z">
        <w:r w:rsidR="00373A1E" w:rsidRPr="007C437A">
          <w:t>in reaction to the proposals of the performers</w:t>
        </w:r>
        <w:r w:rsidR="00373A1E">
          <w:t>: this part of what is called “real time composition” a</w:t>
        </w:r>
      </w:ins>
      <w:ins w:id="4810" w:author="Arthur Parmentier" w:date="2020-06-08T13:15:00Z">
        <w:r w:rsidR="00373A1E">
          <w:t>nd the role of the soundpainter as a composer who listens to and shapes the artistic propositions of the group.</w:t>
        </w:r>
      </w:ins>
    </w:p>
    <w:p w:rsidR="009864BB" w:rsidRDefault="009864BB">
      <w:pPr>
        <w:pStyle w:val="Titre3"/>
        <w:rPr>
          <w:ins w:id="4811" w:author="Arthur Parmentier" w:date="2020-06-08T15:31:00Z"/>
        </w:rPr>
        <w:pPrChange w:id="4812" w:author="Arthur Parmentier" w:date="2020-06-10T16:26:00Z">
          <w:pPr>
            <w:pStyle w:val="Titre2"/>
          </w:pPr>
        </w:pPrChange>
      </w:pPr>
      <w:bookmarkStart w:id="4813" w:name="_Toc42842175"/>
      <w:ins w:id="4814" w:author="Arthur Parmentier" w:date="2020-06-08T13:16:00Z">
        <w:r>
          <w:lastRenderedPageBreak/>
          <w:t>Co</w:t>
        </w:r>
      </w:ins>
      <w:ins w:id="4815" w:author="Arthur Parmentier" w:date="2020-06-08T13:17:00Z">
        <w:r>
          <w:t xml:space="preserve">nfigurations </w:t>
        </w:r>
      </w:ins>
      <w:ins w:id="4816" w:author="Arthur Parmentier" w:date="2020-06-08T18:22:00Z">
        <w:r w:rsidR="009E67E3">
          <w:t xml:space="preserve">of </w:t>
        </w:r>
      </w:ins>
      <w:ins w:id="4817" w:author="Arthur Parmentier" w:date="2020-06-08T13:17:00Z">
        <w:r w:rsidR="00850432">
          <w:t>SP</w:t>
        </w:r>
      </w:ins>
      <w:ins w:id="4818" w:author="Arthur Parmentier" w:date="2020-06-08T18:22:00Z">
        <w:r w:rsidR="00FD6204">
          <w:t xml:space="preserve"> practices and performances</w:t>
        </w:r>
      </w:ins>
      <w:bookmarkEnd w:id="4813"/>
    </w:p>
    <w:p w:rsidR="001A5CF4" w:rsidRPr="001A5CF4" w:rsidRDefault="001A5CF4">
      <w:pPr>
        <w:pStyle w:val="Titre4"/>
        <w:rPr>
          <w:ins w:id="4819" w:author="Arthur Parmentier" w:date="2020-06-08T13:17:00Z"/>
          <w:rPrChange w:id="4820" w:author="Arthur Parmentier" w:date="2020-06-08T15:31:00Z">
            <w:rPr>
              <w:ins w:id="4821" w:author="Arthur Parmentier" w:date="2020-06-08T13:17:00Z"/>
            </w:rPr>
          </w:rPrChange>
        </w:rPr>
        <w:pPrChange w:id="4822" w:author="Arthur Parmentier" w:date="2020-06-10T16:26:00Z">
          <w:pPr>
            <w:pStyle w:val="Titre2"/>
          </w:pPr>
        </w:pPrChange>
      </w:pPr>
      <w:ins w:id="4823" w:author="Arthur Parmentier" w:date="2020-06-08T15:31:00Z">
        <w:r>
          <w:t>Introduction to the notion of configuration</w:t>
        </w:r>
      </w:ins>
      <w:ins w:id="4824" w:author="Arthur Parmentier" w:date="2020-06-08T23:21:00Z">
        <w:r w:rsidR="00AB1579">
          <w:t>s</w:t>
        </w:r>
      </w:ins>
      <w:ins w:id="4825" w:author="Arthur Parmentier" w:date="2020-06-08T15:31:00Z">
        <w:r>
          <w:t xml:space="preserve"> and context</w:t>
        </w:r>
      </w:ins>
      <w:ins w:id="4826" w:author="Arthur Parmentier" w:date="2020-06-08T23:21:00Z">
        <w:r w:rsidR="00AB1579">
          <w:t xml:space="preserve">s </w:t>
        </w:r>
      </w:ins>
      <w:ins w:id="4827" w:author="Arthur Parmentier" w:date="2020-06-08T23:25:00Z">
        <w:r w:rsidR="00B11F9D">
          <w:t>of SP</w:t>
        </w:r>
      </w:ins>
      <w:ins w:id="4828" w:author="Arthur Parmentier" w:date="2020-06-08T23:10:00Z">
        <w:r w:rsidR="005169EE">
          <w:t xml:space="preserve"> performances</w:t>
        </w:r>
      </w:ins>
    </w:p>
    <w:p w:rsidR="00850432" w:rsidRDefault="00850432">
      <w:pPr>
        <w:rPr>
          <w:ins w:id="4829" w:author="Arthur Parmentier" w:date="2020-06-08T13:18:00Z"/>
        </w:rPr>
      </w:pPr>
      <w:ins w:id="4830" w:author="Arthur Parmentier" w:date="2020-06-08T13:17:00Z">
        <w:r w:rsidRPr="007C437A">
          <w:t xml:space="preserve">In this part, I would like to show </w:t>
        </w:r>
      </w:ins>
      <w:ins w:id="4831" w:author="Arthur Parmentier" w:date="2020-06-08T23:22:00Z">
        <w:r w:rsidR="008106B0">
          <w:t xml:space="preserve">some </w:t>
        </w:r>
      </w:ins>
      <w:ins w:id="4832" w:author="Arthur Parmentier" w:date="2020-06-08T13:17:00Z">
        <w:r w:rsidRPr="007C437A">
          <w:t>contextual features</w:t>
        </w:r>
      </w:ins>
      <w:ins w:id="4833" w:author="Arthur Parmentier" w:date="2020-06-09T13:36:00Z">
        <w:r w:rsidR="00797885">
          <w:t xml:space="preserve"> that</w:t>
        </w:r>
      </w:ins>
      <w:ins w:id="4834" w:author="Arthur Parmentier" w:date="2020-06-08T13:17:00Z">
        <w:r w:rsidRPr="007C437A">
          <w:t xml:space="preserve"> </w:t>
        </w:r>
      </w:ins>
      <w:ins w:id="4835" w:author="Arthur Parmentier" w:date="2020-06-08T23:22:00Z">
        <w:r w:rsidR="00E10955">
          <w:t>play an important</w:t>
        </w:r>
      </w:ins>
      <w:ins w:id="4836" w:author="Arthur Parmentier" w:date="2020-06-08T23:23:00Z">
        <w:r w:rsidR="00E10955">
          <w:t xml:space="preserve"> role in</w:t>
        </w:r>
      </w:ins>
      <w:ins w:id="4837" w:author="Arthur Parmentier" w:date="2020-06-08T13:17:00Z">
        <w:r w:rsidRPr="007C437A">
          <w:t xml:space="preserve"> SP</w:t>
        </w:r>
      </w:ins>
      <w:ins w:id="4838" w:author="Arthur Parmentier" w:date="2020-06-08T13:18:00Z">
        <w:r>
          <w:t xml:space="preserve"> and</w:t>
        </w:r>
      </w:ins>
      <w:ins w:id="4839" w:author="Arthur Parmentier" w:date="2020-06-08T13:17:00Z">
        <w:r w:rsidRPr="007C437A">
          <w:t xml:space="preserve"> point out the historical emergence of new configurations in which</w:t>
        </w:r>
      </w:ins>
      <w:ins w:id="4840" w:author="Arthur Parmentier" w:date="2020-06-09T13:47:00Z">
        <w:r w:rsidR="00A9180F">
          <w:t xml:space="preserve"> </w:t>
        </w:r>
      </w:ins>
      <w:ins w:id="4841" w:author="Arthur Parmentier" w:date="2020-06-08T13:17:00Z">
        <w:r w:rsidRPr="007C437A">
          <w:t>conventions</w:t>
        </w:r>
      </w:ins>
      <w:ins w:id="4842" w:author="Arthur Parmentier" w:date="2020-06-09T13:47:00Z">
        <w:r w:rsidR="00A9180F">
          <w:t xml:space="preserve"> that are usually presented (by Thompson for instance) as representative of SP</w:t>
        </w:r>
      </w:ins>
      <w:ins w:id="4843" w:author="Arthur Parmentier" w:date="2020-06-08T13:17:00Z">
        <w:r w:rsidRPr="007C437A">
          <w:t xml:space="preserve"> such as the traditional dichotomy between the composer and the performers (or the orchestra) disappear</w:t>
        </w:r>
      </w:ins>
      <w:ins w:id="4844" w:author="Arthur Parmentier" w:date="2020-06-09T13:47:00Z">
        <w:r w:rsidR="00A9180F">
          <w:t>.</w:t>
        </w:r>
      </w:ins>
    </w:p>
    <w:p w:rsidR="00850432" w:rsidRDefault="00850432">
      <w:pPr>
        <w:rPr>
          <w:ins w:id="4845" w:author="Arthur Parmentier" w:date="2020-06-08T13:24:00Z"/>
        </w:rPr>
      </w:pPr>
      <w:ins w:id="4846" w:author="Arthur Parmentier" w:date="2020-06-08T13:18:00Z">
        <w:r>
          <w:t>We have seen that SP is introduced</w:t>
        </w:r>
      </w:ins>
      <w:ins w:id="4847" w:author="Arthur Parmentier" w:date="2020-06-08T13:19:00Z">
        <w:r>
          <w:t xml:space="preserve"> as a sign language between a soundpainter which is the composer and an orchestra that is the set of performers. We also have seen that these roles </w:t>
        </w:r>
      </w:ins>
      <w:ins w:id="4848" w:author="Arthur Parmentier" w:date="2020-06-08T13:20:00Z">
        <w:r>
          <w:t xml:space="preserve">are </w:t>
        </w:r>
      </w:ins>
      <w:ins w:id="4849" w:author="Arthur Parmentier" w:date="2020-06-08T13:22:00Z">
        <w:r>
          <w:t>questioned</w:t>
        </w:r>
      </w:ins>
      <w:ins w:id="4850" w:author="Arthur Parmentier" w:date="2020-06-08T13:20:00Z">
        <w:r>
          <w:t xml:space="preserve"> and that SP is used in different ways </w:t>
        </w:r>
      </w:ins>
      <w:ins w:id="4851" w:author="Arthur Parmentier" w:date="2020-06-08T13:21:00Z">
        <w:r>
          <w:t>by dance duets, jazz bands and other groups</w:t>
        </w:r>
      </w:ins>
      <w:ins w:id="4852" w:author="Arthur Parmentier" w:date="2020-06-08T13:22:00Z">
        <w:r>
          <w:t xml:space="preserve"> in which performers may also </w:t>
        </w:r>
        <w:proofErr w:type="spellStart"/>
        <w:r>
          <w:t>sounpaint</w:t>
        </w:r>
        <w:proofErr w:type="spellEnd"/>
        <w:r>
          <w:t>, or soundpainters are also see</w:t>
        </w:r>
      </w:ins>
      <w:ins w:id="4853" w:author="Arthur Parmentier" w:date="2020-06-08T13:23:00Z">
        <w:r>
          <w:t>n</w:t>
        </w:r>
      </w:ins>
      <w:ins w:id="4854" w:author="Arthur Parmentier" w:date="2020-06-08T13:22:00Z">
        <w:r>
          <w:t xml:space="preserve"> as performers</w:t>
        </w:r>
      </w:ins>
      <w:ins w:id="4855" w:author="Arthur Parmentier" w:date="2020-06-08T23:24:00Z">
        <w:r w:rsidR="00C05158">
          <w:t xml:space="preserve"> themselves</w:t>
        </w:r>
      </w:ins>
      <w:ins w:id="4856" w:author="Arthur Parmentier" w:date="2020-06-08T13:23:00Z">
        <w:r>
          <w:t xml:space="preserve">, while the composition process may not be directed by a composer anymore, but may be a collective process </w:t>
        </w:r>
      </w:ins>
      <w:ins w:id="4857" w:author="Arthur Parmentier" w:date="2020-06-08T13:24:00Z">
        <w:r>
          <w:t xml:space="preserve">in which the notion of composer makes </w:t>
        </w:r>
      </w:ins>
      <w:ins w:id="4858" w:author="Arthur Parmentier" w:date="2020-06-08T23:24:00Z">
        <w:r w:rsidR="000F0A8E">
          <w:t xml:space="preserve">no or </w:t>
        </w:r>
      </w:ins>
      <w:ins w:id="4859" w:author="Arthur Parmentier" w:date="2020-06-08T13:24:00Z">
        <w:r>
          <w:t>little sense.</w:t>
        </w:r>
      </w:ins>
    </w:p>
    <w:p w:rsidR="00850432" w:rsidRDefault="00850432">
      <w:pPr>
        <w:rPr>
          <w:ins w:id="4860" w:author="Arthur Parmentier" w:date="2020-06-08T16:04:00Z"/>
        </w:rPr>
      </w:pPr>
      <w:ins w:id="4861" w:author="Arthur Parmentier" w:date="2020-06-08T13:24:00Z">
        <w:r>
          <w:t>I would like to call these</w:t>
        </w:r>
      </w:ins>
      <w:ins w:id="4862" w:author="Arthur Parmentier" w:date="2020-06-08T18:24:00Z">
        <w:r w:rsidR="00D315D5">
          <w:t xml:space="preserve"> different</w:t>
        </w:r>
      </w:ins>
      <w:ins w:id="4863" w:author="Arthur Parmentier" w:date="2020-06-08T13:24:00Z">
        <w:r>
          <w:t xml:space="preserve"> “ways” </w:t>
        </w:r>
      </w:ins>
      <w:ins w:id="4864" w:author="Arthur Parmentier" w:date="2020-06-08T13:25:00Z">
        <w:r>
          <w:t>using</w:t>
        </w:r>
      </w:ins>
      <w:ins w:id="4865" w:author="Arthur Parmentier" w:date="2020-06-08T13:24:00Z">
        <w:r>
          <w:t xml:space="preserve"> of </w:t>
        </w:r>
      </w:ins>
      <w:ins w:id="4866" w:author="Arthur Parmentier" w:date="2020-06-08T13:25:00Z">
        <w:r>
          <w:t>Soundpainting</w:t>
        </w:r>
        <w:r w:rsidR="00DE6BC9">
          <w:t xml:space="preserve"> and their context</w:t>
        </w:r>
      </w:ins>
      <w:ins w:id="4867" w:author="Arthur Parmentier" w:date="2020-06-08T23:25:00Z">
        <w:r w:rsidR="00B11F9D">
          <w:t>s</w:t>
        </w:r>
      </w:ins>
      <w:ins w:id="4868" w:author="Arthur Parmentier" w:date="2020-06-08T13:25:00Z">
        <w:r>
          <w:t>: configurations.</w:t>
        </w:r>
      </w:ins>
      <w:ins w:id="4869" w:author="Arthur Parmentier" w:date="2020-06-08T18:24:00Z">
        <w:r w:rsidR="00B27715">
          <w:t xml:space="preserve"> A configuration may embody </w:t>
        </w:r>
      </w:ins>
      <w:ins w:id="4870" w:author="Arthur Parmentier" w:date="2020-06-08T18:25:00Z">
        <w:r w:rsidR="00B27715">
          <w:t>many parameters such as the distribution of the roles in the group, what are the possible interactions with the public, spatial arrangement, cultural conventions but also particular compositional rules</w:t>
        </w:r>
      </w:ins>
      <w:ins w:id="4871" w:author="Arthur Parmentier" w:date="2020-06-08T18:26:00Z">
        <w:r w:rsidR="00B808B5">
          <w:t xml:space="preserve"> and other elements of context that are not defined using the sign language itself.</w:t>
        </w:r>
      </w:ins>
      <w:ins w:id="4872" w:author="Arthur Parmentier" w:date="2020-06-09T13:49:00Z">
        <w:r w:rsidR="00D00478">
          <w:t xml:space="preserve"> I use it to mean in general “the context of the performance and how people decide to use SP within the performance”.</w:t>
        </w:r>
      </w:ins>
    </w:p>
    <w:p w:rsidR="00C108A5" w:rsidRDefault="00C108A5">
      <w:pPr>
        <w:pStyle w:val="Titre5"/>
        <w:rPr>
          <w:ins w:id="4873" w:author="Arthur Parmentier" w:date="2020-06-08T16:04:00Z"/>
        </w:rPr>
        <w:pPrChange w:id="4874" w:author="Arthur Parmentier" w:date="2020-06-10T16:26:00Z">
          <w:pPr>
            <w:pStyle w:val="Titre3"/>
          </w:pPr>
        </w:pPrChange>
      </w:pPr>
      <w:ins w:id="4875" w:author="Arthur Parmentier" w:date="2020-06-08T16:04:00Z">
        <w:r>
          <w:t>A remark on the sign “configuration” of the SP sign language</w:t>
        </w:r>
      </w:ins>
    </w:p>
    <w:p w:rsidR="006714AF" w:rsidRDefault="006714AF">
      <w:pPr>
        <w:rPr>
          <w:ins w:id="4876" w:author="Arthur Parmentier" w:date="2020-06-08T18:06:00Z"/>
        </w:rPr>
      </w:pPr>
      <w:ins w:id="4877" w:author="Arthur Parmentier" w:date="2020-06-08T18:06:00Z">
        <w:r w:rsidRPr="007C437A">
          <w:t>There is a sign in SP called “configuration”</w:t>
        </w:r>
        <w:r>
          <w:t xml:space="preserve">, whose </w:t>
        </w:r>
      </w:ins>
      <w:ins w:id="4878" w:author="Arthur Parmentier" w:date="2020-06-08T18:07:00Z">
        <w:r w:rsidR="00895A24">
          <w:t>description</w:t>
        </w:r>
      </w:ins>
      <w:ins w:id="4879" w:author="Arthur Parmentier" w:date="2020-06-08T18:06:00Z">
        <w:r>
          <w:t xml:space="preserve"> </w:t>
        </w:r>
        <w:r w:rsidR="00224842">
          <w:t>in the WB2</w:t>
        </w:r>
        <w:r>
          <w:t xml:space="preserve"> is the following:</w:t>
        </w:r>
      </w:ins>
    </w:p>
    <w:p w:rsidR="006714AF" w:rsidRDefault="006714AF">
      <w:pPr>
        <w:rPr>
          <w:ins w:id="4880" w:author="Arthur Parmentier" w:date="2020-06-08T18:07:00Z"/>
        </w:rPr>
      </w:pPr>
      <w:ins w:id="4881" w:author="Arthur Parmentier" w:date="2020-06-08T18:06:00Z">
        <w:r>
          <w:t>“Players maintain the parameters of an assigned role, individually, or in a specified group or groups. A Configuration may comprise style and/or specific role function for the performer. Configurations are usually assigned in rehearsal. A Configuration may have a style assignment such as a performers role commonly found in most traditional jazz ensembles.”</w:t>
        </w:r>
      </w:ins>
    </w:p>
    <w:p w:rsidR="00895A24" w:rsidRDefault="00895A24">
      <w:pPr>
        <w:rPr>
          <w:ins w:id="4882" w:author="Arthur Parmentier" w:date="2020-06-08T18:06:00Z"/>
        </w:rPr>
      </w:pPr>
      <w:ins w:id="4883" w:author="Arthur Parmentier" w:date="2020-06-08T18:07:00Z">
        <w:r>
          <w:t>Such a definition does relate to notions</w:t>
        </w:r>
      </w:ins>
      <w:ins w:id="4884" w:author="Arthur Parmentier" w:date="2020-06-08T18:08:00Z">
        <w:r>
          <w:t xml:space="preserve"> </w:t>
        </w:r>
      </w:ins>
      <w:ins w:id="4885" w:author="Arthur Parmentier" w:date="2020-06-09T13:50:00Z">
        <w:r w:rsidR="00FF616F">
          <w:t xml:space="preserve">of </w:t>
        </w:r>
      </w:ins>
      <w:ins w:id="4886" w:author="Arthur Parmentier" w:date="2020-06-08T18:08:00Z">
        <w:r>
          <w:t xml:space="preserve">roles and compositional conventions. However, my own use of the word “configuration” is </w:t>
        </w:r>
      </w:ins>
      <w:ins w:id="4887" w:author="Arthur Parmentier" w:date="2020-06-08T18:26:00Z">
        <w:r w:rsidR="00754027">
          <w:t xml:space="preserve">perhaps </w:t>
        </w:r>
      </w:ins>
      <w:ins w:id="4888" w:author="Arthur Parmentier" w:date="2020-06-08T18:08:00Z">
        <w:r>
          <w:t xml:space="preserve">broader than its meaning in the SP </w:t>
        </w:r>
      </w:ins>
      <w:ins w:id="4889" w:author="Arthur Parmentier" w:date="2020-06-08T18:10:00Z">
        <w:r w:rsidR="00B07D80">
          <w:t xml:space="preserve">language </w:t>
        </w:r>
      </w:ins>
      <w:ins w:id="4890" w:author="Arthur Parmentier" w:date="2020-06-08T18:27:00Z">
        <w:r w:rsidR="00754027">
          <w:t>and does not directly refer to its use within the sign language</w:t>
        </w:r>
      </w:ins>
      <w:ins w:id="4891" w:author="Arthur Parmentier" w:date="2020-06-08T18:10:00Z">
        <w:r>
          <w:t>.</w:t>
        </w:r>
      </w:ins>
    </w:p>
    <w:p w:rsidR="001A5CF4" w:rsidRDefault="001A5CF4">
      <w:pPr>
        <w:pStyle w:val="Titre4"/>
        <w:rPr>
          <w:ins w:id="4892" w:author="Arthur Parmentier" w:date="2020-06-08T18:34:00Z"/>
        </w:rPr>
        <w:pPrChange w:id="4893" w:author="Arthur Parmentier" w:date="2020-06-10T16:26:00Z">
          <w:pPr>
            <w:pStyle w:val="Titre3"/>
          </w:pPr>
        </w:pPrChange>
      </w:pPr>
      <w:ins w:id="4894" w:author="Arthur Parmentier" w:date="2020-06-08T15:32:00Z">
        <w:r>
          <w:t xml:space="preserve">A </w:t>
        </w:r>
      </w:ins>
      <w:ins w:id="4895" w:author="Arthur Parmentier" w:date="2020-06-08T15:59:00Z">
        <w:r w:rsidR="001F466C">
          <w:t xml:space="preserve">linguistic </w:t>
        </w:r>
      </w:ins>
      <w:ins w:id="4896" w:author="Arthur Parmentier" w:date="2020-06-08T15:32:00Z">
        <w:r>
          <w:t xml:space="preserve">re-definition of SP </w:t>
        </w:r>
      </w:ins>
      <w:ins w:id="4897" w:author="Arthur Parmentier" w:date="2020-06-08T15:59:00Z">
        <w:r w:rsidR="004934C1">
          <w:t xml:space="preserve">taken away </w:t>
        </w:r>
      </w:ins>
      <w:ins w:id="4898" w:author="Arthur Parmentier" w:date="2020-06-08T18:14:00Z">
        <w:r w:rsidR="0079574E">
          <w:t>from its</w:t>
        </w:r>
      </w:ins>
      <w:ins w:id="4899" w:author="Arthur Parmentier" w:date="2020-06-08T15:59:00Z">
        <w:r w:rsidR="004934C1">
          <w:t xml:space="preserve"> traditional configurations and contexts</w:t>
        </w:r>
      </w:ins>
    </w:p>
    <w:p w:rsidR="00890A89" w:rsidRPr="00890A89" w:rsidRDefault="00890A89">
      <w:pPr>
        <w:rPr>
          <w:ins w:id="4900" w:author="Arthur Parmentier" w:date="2020-06-08T18:33:00Z"/>
          <w:rPrChange w:id="4901" w:author="Arthur Parmentier" w:date="2020-06-08T18:34:00Z">
            <w:rPr>
              <w:ins w:id="4902" w:author="Arthur Parmentier" w:date="2020-06-08T18:33:00Z"/>
            </w:rPr>
          </w:rPrChange>
        </w:rPr>
        <w:pPrChange w:id="4903" w:author="Arthur Parmentier" w:date="2020-06-10T16:26:00Z">
          <w:pPr>
            <w:pStyle w:val="Titre3"/>
          </w:pPr>
        </w:pPrChange>
      </w:pPr>
      <w:ins w:id="4904" w:author="Arthur Parmentier" w:date="2020-06-08T18:34:00Z">
        <w:r>
          <w:t xml:space="preserve">At this point, it is important to motivate the concept of configuration by stepping back from the historical introduction of SP by Walter Thompson and reflect on what </w:t>
        </w:r>
      </w:ins>
      <w:ins w:id="4905" w:author="Arthur Parmentier" w:date="2020-06-08T23:26:00Z">
        <w:r w:rsidR="00D60283">
          <w:t xml:space="preserve">SP </w:t>
        </w:r>
      </w:ins>
      <w:ins w:id="4906" w:author="Arthur Parmentier" w:date="2020-06-08T18:34:00Z">
        <w:r>
          <w:t>represents today and might represent it in the future.</w:t>
        </w:r>
      </w:ins>
    </w:p>
    <w:p w:rsidR="00890A89" w:rsidRPr="00890A89" w:rsidRDefault="00890A89">
      <w:pPr>
        <w:pStyle w:val="Titre5"/>
        <w:rPr>
          <w:ins w:id="4907" w:author="Arthur Parmentier" w:date="2020-06-08T13:25:00Z"/>
          <w:rPrChange w:id="4908" w:author="Arthur Parmentier" w:date="2020-06-08T18:33:00Z">
            <w:rPr>
              <w:ins w:id="4909" w:author="Arthur Parmentier" w:date="2020-06-08T13:25:00Z"/>
            </w:rPr>
          </w:rPrChange>
        </w:rPr>
        <w:pPrChange w:id="4910" w:author="Arthur Parmentier" w:date="2020-06-10T16:26:00Z">
          <w:pPr/>
        </w:pPrChange>
      </w:pPr>
      <w:ins w:id="4911" w:author="Arthur Parmentier" w:date="2020-06-08T18:34:00Z">
        <w:r>
          <w:t>Performativity of a language</w:t>
        </w:r>
      </w:ins>
    </w:p>
    <w:p w:rsidR="00890A89" w:rsidRDefault="003F2132">
      <w:pPr>
        <w:rPr>
          <w:ins w:id="4912" w:author="Arthur Parmentier" w:date="2020-06-08T18:34:00Z"/>
        </w:rPr>
      </w:pPr>
      <w:ins w:id="4913" w:author="Arthur Parmentier" w:date="2020-06-08T13:27:00Z">
        <w:r>
          <w:t xml:space="preserve">Let’s </w:t>
        </w:r>
      </w:ins>
      <w:ins w:id="4914" w:author="Arthur Parmentier" w:date="2020-06-08T13:28:00Z">
        <w:r>
          <w:t xml:space="preserve">forget for a moment the history of SP and assume that </w:t>
        </w:r>
      </w:ins>
      <w:ins w:id="4915" w:author="Arthur Parmentier" w:date="2020-06-08T18:28:00Z">
        <w:r w:rsidR="00060940">
          <w:t>it</w:t>
        </w:r>
      </w:ins>
      <w:ins w:id="4916" w:author="Arthur Parmentier" w:date="2020-06-08T13:28:00Z">
        <w:r>
          <w:t xml:space="preserve"> is a mere sign language, that </w:t>
        </w:r>
      </w:ins>
      <w:ins w:id="4917" w:author="Arthur Parmentier" w:date="2020-06-08T13:29:00Z">
        <w:r>
          <w:t>is only def</w:t>
        </w:r>
      </w:ins>
      <w:ins w:id="4918" w:author="Arthur Parmentier" w:date="2020-06-08T13:30:00Z">
        <w:r>
          <w:t>ined by</w:t>
        </w:r>
      </w:ins>
      <w:ins w:id="4919" w:author="Arthur Parmentier" w:date="2020-06-08T13:28:00Z">
        <w:r>
          <w:t xml:space="preserve"> </w:t>
        </w:r>
      </w:ins>
      <w:ins w:id="4920" w:author="Arthur Parmentier" w:date="2020-06-08T23:27:00Z">
        <w:r w:rsidR="00227BF5">
          <w:t xml:space="preserve">its </w:t>
        </w:r>
        <w:r w:rsidR="004930FA">
          <w:t>g</w:t>
        </w:r>
      </w:ins>
      <w:ins w:id="4921" w:author="Arthur Parmentier" w:date="2020-06-08T13:28:00Z">
        <w:r>
          <w:t>rammatical and semantic features</w:t>
        </w:r>
      </w:ins>
      <w:ins w:id="4922" w:author="Arthur Parmentier" w:date="2020-06-08T13:29:00Z">
        <w:r>
          <w:t>.</w:t>
        </w:r>
      </w:ins>
      <w:ins w:id="4923" w:author="Arthur Parmentier" w:date="2020-06-08T13:30:00Z">
        <w:r>
          <w:t xml:space="preserve"> One may use this language </w:t>
        </w:r>
      </w:ins>
      <w:ins w:id="4924" w:author="Arthur Parmentier" w:date="2020-06-08T13:31:00Z">
        <w:r>
          <w:t xml:space="preserve">for cooking, </w:t>
        </w:r>
      </w:ins>
      <w:ins w:id="4925" w:author="Arthur Parmentier" w:date="2020-06-08T13:32:00Z">
        <w:r>
          <w:t xml:space="preserve">buying </w:t>
        </w:r>
        <w:r>
          <w:lastRenderedPageBreak/>
          <w:t>clothes on the market or playing games. In all of these uses cases, SP may seem</w:t>
        </w:r>
      </w:ins>
      <w:ins w:id="4926" w:author="Arthur Parmentier" w:date="2020-06-08T13:33:00Z">
        <w:r>
          <w:t xml:space="preserve"> very inefficient </w:t>
        </w:r>
      </w:ins>
      <w:ins w:id="4927" w:author="Arthur Parmentier" w:date="2020-06-08T18:28:00Z">
        <w:r w:rsidR="00C353F5">
          <w:t xml:space="preserve">for </w:t>
        </w:r>
      </w:ins>
      <w:ins w:id="4928" w:author="Arthur Parmentier" w:date="2020-06-08T13:33:00Z">
        <w:r>
          <w:t xml:space="preserve">communicating relevant messages and meanings. </w:t>
        </w:r>
      </w:ins>
      <w:ins w:id="4929" w:author="Arthur Parmentier" w:date="2020-06-08T13:34:00Z">
        <w:r>
          <w:t>However, it might be performant in a band, in a group of dancers or between a co</w:t>
        </w:r>
      </w:ins>
      <w:ins w:id="4930" w:author="Arthur Parmentier" w:date="2020-06-09T13:52:00Z">
        <w:r w:rsidR="000D336C">
          <w:t>mposer or a conductor</w:t>
        </w:r>
      </w:ins>
      <w:ins w:id="4931" w:author="Arthur Parmentier" w:date="2020-06-08T13:34:00Z">
        <w:r>
          <w:t xml:space="preserve"> and </w:t>
        </w:r>
      </w:ins>
      <w:ins w:id="4932" w:author="Arthur Parmentier" w:date="2020-06-09T13:52:00Z">
        <w:r w:rsidR="00871E58">
          <w:t>an</w:t>
        </w:r>
      </w:ins>
      <w:ins w:id="4933" w:author="Arthur Parmentier" w:date="2020-06-08T13:34:00Z">
        <w:r>
          <w:t xml:space="preserve"> orchestra. </w:t>
        </w:r>
      </w:ins>
    </w:p>
    <w:p w:rsidR="00890A89" w:rsidRDefault="00890A89">
      <w:pPr>
        <w:pStyle w:val="Titre5"/>
        <w:rPr>
          <w:ins w:id="4934" w:author="Arthur Parmentier" w:date="2020-06-08T18:34:00Z"/>
        </w:rPr>
        <w:pPrChange w:id="4935" w:author="Arthur Parmentier" w:date="2020-06-10T16:26:00Z">
          <w:pPr/>
        </w:pPrChange>
      </w:pPr>
      <w:ins w:id="4936" w:author="Arthur Parmentier" w:date="2020-06-08T18:34:00Z">
        <w:r>
          <w:t>Configurations as external elements to languages</w:t>
        </w:r>
      </w:ins>
    </w:p>
    <w:p w:rsidR="006A47EF" w:rsidRDefault="006D0FEC">
      <w:pPr>
        <w:rPr>
          <w:ins w:id="4937" w:author="Arthur Parmentier" w:date="2020-06-08T23:30:00Z"/>
        </w:rPr>
      </w:pPr>
      <w:ins w:id="4938" w:author="Arthur Parmentier" w:date="2020-06-08T13:41:00Z">
        <w:r>
          <w:t>SP may then simply be</w:t>
        </w:r>
      </w:ins>
      <w:ins w:id="4939" w:author="Arthur Parmentier" w:date="2020-06-08T18:28:00Z">
        <w:r w:rsidR="00B32C65">
          <w:t xml:space="preserve"> understood</w:t>
        </w:r>
      </w:ins>
      <w:ins w:id="4940" w:author="Arthur Parmentier" w:date="2020-06-08T13:41:00Z">
        <w:r>
          <w:t xml:space="preserve"> </w:t>
        </w:r>
      </w:ins>
      <w:ins w:id="4941" w:author="Arthur Parmentier" w:date="2020-06-08T18:28:00Z">
        <w:r w:rsidR="00B32C65">
          <w:t xml:space="preserve">as </w:t>
        </w:r>
      </w:ins>
      <w:ins w:id="4942" w:author="Arthur Parmentier" w:date="2020-06-08T13:41:00Z">
        <w:r>
          <w:t xml:space="preserve">a language </w:t>
        </w:r>
      </w:ins>
      <w:ins w:id="4943" w:author="Arthur Parmentier" w:date="2020-06-08T18:29:00Z">
        <w:r w:rsidR="00657D0E">
          <w:t xml:space="preserve">among </w:t>
        </w:r>
      </w:ins>
      <w:ins w:id="4944" w:author="Arthur Parmentier" w:date="2020-06-08T13:41:00Z">
        <w:r>
          <w:t>other</w:t>
        </w:r>
      </w:ins>
      <w:ins w:id="4945" w:author="Arthur Parmentier" w:date="2020-06-08T18:29:00Z">
        <w:r w:rsidR="00657D0E">
          <w:t>s</w:t>
        </w:r>
      </w:ins>
      <w:ins w:id="4946" w:author="Arthur Parmentier" w:date="2020-06-08T13:41:00Z">
        <w:r>
          <w:t xml:space="preserve">, that is used in specific configurations for which it is more convenient than others, </w:t>
        </w:r>
      </w:ins>
      <w:ins w:id="4947" w:author="Arthur Parmentier" w:date="2020-06-08T13:42:00Z">
        <w:r>
          <w:t xml:space="preserve">but </w:t>
        </w:r>
      </w:ins>
      <w:ins w:id="4948" w:author="Arthur Parmentier" w:date="2020-06-08T18:29:00Z">
        <w:r w:rsidR="005D4B83">
          <w:t>that is not defined by its use in cooking,</w:t>
        </w:r>
      </w:ins>
      <w:ins w:id="4949" w:author="Arthur Parmentier" w:date="2020-06-08T18:30:00Z">
        <w:r w:rsidR="005D4B83">
          <w:t xml:space="preserve"> playing games nor </w:t>
        </w:r>
        <w:r w:rsidR="00297038">
          <w:t>betwee</w:t>
        </w:r>
      </w:ins>
      <w:ins w:id="4950" w:author="Arthur Parmentier" w:date="2020-06-08T18:31:00Z">
        <w:r w:rsidR="00297038">
          <w:t>n</w:t>
        </w:r>
      </w:ins>
      <w:ins w:id="4951" w:author="Arthur Parmentier" w:date="2020-06-08T18:30:00Z">
        <w:r w:rsidR="003150F0">
          <w:t xml:space="preserve"> a composer and an orchestra.</w:t>
        </w:r>
      </w:ins>
      <w:ins w:id="4952" w:author="Arthur Parmentier" w:date="2020-06-08T18:31:00Z">
        <w:r w:rsidR="00937E5A">
          <w:t xml:space="preserve"> The </w:t>
        </w:r>
      </w:ins>
      <w:ins w:id="4953" w:author="Arthur Parmentier" w:date="2020-06-08T23:28:00Z">
        <w:r w:rsidR="005B365D">
          <w:t>observation</w:t>
        </w:r>
        <w:r w:rsidR="00AE6E7C">
          <w:t xml:space="preserve"> that</w:t>
        </w:r>
      </w:ins>
      <w:ins w:id="4954" w:author="Arthur Parmentier" w:date="2020-06-08T18:31:00Z">
        <w:r w:rsidR="00937E5A">
          <w:t xml:space="preserve"> it is </w:t>
        </w:r>
      </w:ins>
      <w:ins w:id="4955" w:author="Arthur Parmentier" w:date="2020-06-08T23:28:00Z">
        <w:r w:rsidR="005B365D">
          <w:t>mostly</w:t>
        </w:r>
      </w:ins>
      <w:ins w:id="4956" w:author="Arthur Parmentier" w:date="2020-06-08T18:31:00Z">
        <w:r w:rsidR="00937E5A">
          <w:t xml:space="preserve"> use</w:t>
        </w:r>
      </w:ins>
      <w:ins w:id="4957" w:author="Arthur Parmentier" w:date="2020-06-08T23:28:00Z">
        <w:r w:rsidR="00E07F18">
          <w:t>d</w:t>
        </w:r>
      </w:ins>
      <w:ins w:id="4958" w:author="Arthur Parmentier" w:date="2020-06-08T18:31:00Z">
        <w:r w:rsidR="00937E5A">
          <w:t xml:space="preserve"> between composers and orchestras may simply be understood as a result of </w:t>
        </w:r>
      </w:ins>
      <w:ins w:id="4959" w:author="Arthur Parmentier" w:date="2020-06-08T23:28:00Z">
        <w:r w:rsidR="00F66855">
          <w:t>its</w:t>
        </w:r>
      </w:ins>
      <w:ins w:id="4960" w:author="Arthur Parmentier" w:date="2020-06-08T18:31:00Z">
        <w:r w:rsidR="00937E5A">
          <w:t xml:space="preserve"> history</w:t>
        </w:r>
      </w:ins>
      <w:ins w:id="4961" w:author="Arthur Parmentier" w:date="2020-06-08T23:29:00Z">
        <w:r w:rsidR="00F66855">
          <w:t xml:space="preserve">, diffusion, adoption processes </w:t>
        </w:r>
      </w:ins>
      <w:ins w:id="4962" w:author="Arthur Parmentier" w:date="2020-06-08T18:31:00Z">
        <w:r w:rsidR="00937E5A">
          <w:t xml:space="preserve">and what it has been designed for and performative </w:t>
        </w:r>
      </w:ins>
      <w:ins w:id="4963" w:author="Arthur Parmentier" w:date="2020-06-08T23:31:00Z">
        <w:r w:rsidR="00BF1915">
          <w:t>at</w:t>
        </w:r>
      </w:ins>
      <w:ins w:id="4964" w:author="Arthur Parmentier" w:date="2020-06-09T13:53:00Z">
        <w:r w:rsidR="006D7C14">
          <w:t>,</w:t>
        </w:r>
      </w:ins>
      <w:ins w:id="4965" w:author="Arthur Parmentier" w:date="2020-06-08T23:31:00Z">
        <w:r w:rsidR="00BF1915">
          <w:t xml:space="preserve"> but</w:t>
        </w:r>
      </w:ins>
      <w:ins w:id="4966" w:author="Arthur Parmentier" w:date="2020-06-08T18:32:00Z">
        <w:r w:rsidR="00937E5A">
          <w:t xml:space="preserve"> is not a </w:t>
        </w:r>
      </w:ins>
      <w:ins w:id="4967" w:author="Arthur Parmentier" w:date="2020-06-08T23:29:00Z">
        <w:r w:rsidR="00F66855">
          <w:t xml:space="preserve">constitutive </w:t>
        </w:r>
      </w:ins>
      <w:ins w:id="4968" w:author="Arthur Parmentier" w:date="2020-06-08T18:32:00Z">
        <w:r w:rsidR="00937E5A">
          <w:t>element of its definition.</w:t>
        </w:r>
      </w:ins>
      <w:ins w:id="4969" w:author="Arthur Parmentier" w:date="2020-06-08T23:50:00Z">
        <w:r w:rsidR="00487362">
          <w:br/>
          <w:t xml:space="preserve">Of course, what we usually mean by </w:t>
        </w:r>
      </w:ins>
      <w:ins w:id="4970" w:author="Arthur Parmentier" w:date="2020-06-09T13:53:00Z">
        <w:r w:rsidR="00C325A3">
          <w:t>“</w:t>
        </w:r>
      </w:ins>
      <w:ins w:id="4971" w:author="Arthur Parmentier" w:date="2020-06-08T23:50:00Z">
        <w:r w:rsidR="00487362">
          <w:t>SP</w:t>
        </w:r>
      </w:ins>
      <w:ins w:id="4972" w:author="Arthur Parmentier" w:date="2020-06-09T13:53:00Z">
        <w:r w:rsidR="00C325A3">
          <w:t>”</w:t>
        </w:r>
      </w:ins>
      <w:ins w:id="4973" w:author="Arthur Parmentier" w:date="2020-06-08T23:50:00Z">
        <w:r w:rsidR="00487362">
          <w:t xml:space="preserve"> does not ref</w:t>
        </w:r>
      </w:ins>
      <w:ins w:id="4974" w:author="Arthur Parmentier" w:date="2020-06-08T23:51:00Z">
        <w:r w:rsidR="00487362">
          <w:t xml:space="preserve">er to it as a mere language and also relates to elements of context such as the configurations it is used in; but my point here </w:t>
        </w:r>
      </w:ins>
      <w:ins w:id="4975" w:author="Arthur Parmentier" w:date="2020-06-09T13:53:00Z">
        <w:r w:rsidR="00E34CE1">
          <w:t>is</w:t>
        </w:r>
      </w:ins>
      <w:ins w:id="4976" w:author="Arthur Parmentier" w:date="2020-06-08T23:51:00Z">
        <w:r w:rsidR="00487362">
          <w:t xml:space="preserve"> to argue that </w:t>
        </w:r>
      </w:ins>
      <w:ins w:id="4977" w:author="Arthur Parmentier" w:date="2020-06-08T23:52:00Z">
        <w:r w:rsidR="00487362">
          <w:t>configurations are not constitutive elements of languages</w:t>
        </w:r>
      </w:ins>
      <w:ins w:id="4978" w:author="Arthur Parmentier" w:date="2020-06-09T13:54:00Z">
        <w:r w:rsidR="00A922A5">
          <w:t>,</w:t>
        </w:r>
      </w:ins>
      <w:ins w:id="4979" w:author="Arthur Parmentier" w:date="2020-06-08T23:52:00Z">
        <w:r w:rsidR="00487362">
          <w:t xml:space="preserve"> </w:t>
        </w:r>
      </w:ins>
      <w:ins w:id="4980" w:author="Arthur Parmentier" w:date="2020-06-09T13:54:00Z">
        <w:r w:rsidR="00A922A5">
          <w:t>while</w:t>
        </w:r>
        <w:r w:rsidR="00084009">
          <w:t xml:space="preserve"> it is true</w:t>
        </w:r>
        <w:r w:rsidR="003F5D0A">
          <w:t xml:space="preserve"> that</w:t>
        </w:r>
      </w:ins>
      <w:ins w:id="4981" w:author="Arthur Parmentier" w:date="2020-06-08T23:52:00Z">
        <w:r w:rsidR="00487362">
          <w:t xml:space="preserve"> languages are used in </w:t>
        </w:r>
      </w:ins>
      <w:ins w:id="4982" w:author="Arthur Parmentier" w:date="2020-06-09T13:54:00Z">
        <w:r w:rsidR="00B1799B">
          <w:t xml:space="preserve">specific </w:t>
        </w:r>
      </w:ins>
      <w:ins w:id="4983" w:author="Arthur Parmentier" w:date="2020-06-08T23:52:00Z">
        <w:r w:rsidR="00487362">
          <w:t>configurations.</w:t>
        </w:r>
      </w:ins>
      <w:ins w:id="4984" w:author="Arthur Parmentier" w:date="2020-06-08T23:50:00Z">
        <w:r w:rsidR="00487362">
          <w:t xml:space="preserve"> </w:t>
        </w:r>
      </w:ins>
    </w:p>
    <w:p w:rsidR="003F2132" w:rsidRDefault="006D0FEC">
      <w:pPr>
        <w:rPr>
          <w:ins w:id="4985" w:author="Arthur Parmentier" w:date="2020-06-08T18:35:00Z"/>
        </w:rPr>
      </w:pPr>
      <w:ins w:id="4986" w:author="Arthur Parmentier" w:date="2020-06-08T13:42:00Z">
        <w:r>
          <w:t>We can m</w:t>
        </w:r>
      </w:ins>
      <w:ins w:id="4987" w:author="Arthur Parmentier" w:date="2020-06-08T13:43:00Z">
        <w:r>
          <w:t xml:space="preserve">ake an analogy here with </w:t>
        </w:r>
      </w:ins>
      <w:ins w:id="4988" w:author="Arthur Parmentier" w:date="2020-06-08T23:38:00Z">
        <w:r w:rsidR="00A35815">
          <w:t>oral or written languages</w:t>
        </w:r>
      </w:ins>
      <w:ins w:id="4989" w:author="Arthur Parmentier" w:date="2020-06-08T13:43:00Z">
        <w:r>
          <w:t xml:space="preserve">, that are </w:t>
        </w:r>
      </w:ins>
      <w:ins w:id="4990" w:author="Arthur Parmentier" w:date="2020-06-08T13:44:00Z">
        <w:r>
          <w:t xml:space="preserve">convenient </w:t>
        </w:r>
      </w:ins>
      <w:ins w:id="4991" w:author="Arthur Parmentier" w:date="2020-06-08T23:39:00Z">
        <w:r w:rsidR="00A35815">
          <w:t>cooking or playing games</w:t>
        </w:r>
      </w:ins>
      <w:ins w:id="4992" w:author="Arthur Parmentier" w:date="2020-06-08T13:45:00Z">
        <w:r>
          <w:t xml:space="preserve"> </w:t>
        </w:r>
      </w:ins>
      <w:ins w:id="4993" w:author="Arthur Parmentier" w:date="2020-06-08T13:44:00Z">
        <w:r>
          <w:t xml:space="preserve">but </w:t>
        </w:r>
      </w:ins>
      <w:ins w:id="4994" w:author="Arthur Parmentier" w:date="2020-06-08T23:39:00Z">
        <w:r w:rsidR="00A35815">
          <w:t xml:space="preserve">perhaps not as good as SP for </w:t>
        </w:r>
      </w:ins>
      <w:ins w:id="4995" w:author="Arthur Parmentier" w:date="2020-06-08T15:02:00Z">
        <w:r w:rsidR="00BB465F">
          <w:t>real-time composition with a multi-disciplinary orchestra.</w:t>
        </w:r>
      </w:ins>
      <w:ins w:id="4996" w:author="Arthur Parmentier" w:date="2020-06-08T15:03:00Z">
        <w:r w:rsidR="00B32327">
          <w:t xml:space="preserve"> Yet these languages</w:t>
        </w:r>
      </w:ins>
      <w:ins w:id="4997" w:author="Arthur Parmentier" w:date="2020-06-08T23:40:00Z">
        <w:r w:rsidR="00A35815">
          <w:t>, such as English,</w:t>
        </w:r>
      </w:ins>
      <w:ins w:id="4998" w:author="Arthur Parmentier" w:date="2020-06-08T15:03:00Z">
        <w:r w:rsidR="00B32327">
          <w:t xml:space="preserve"> are used in a variety of configurations</w:t>
        </w:r>
      </w:ins>
      <w:ins w:id="4999" w:author="Arthur Parmentier" w:date="2020-06-08T23:39:00Z">
        <w:r w:rsidR="00A35815">
          <w:t>: from</w:t>
        </w:r>
      </w:ins>
      <w:ins w:id="5000" w:author="Arthur Parmentier" w:date="2020-06-08T23:40:00Z">
        <w:r w:rsidR="00A35815">
          <w:t xml:space="preserve"> </w:t>
        </w:r>
      </w:ins>
      <w:ins w:id="5001" w:author="Arthur Parmentier" w:date="2020-06-08T23:41:00Z">
        <w:r w:rsidR="00A31DED">
          <w:t xml:space="preserve">a collective </w:t>
        </w:r>
      </w:ins>
      <w:ins w:id="5002" w:author="Arthur Parmentier" w:date="2020-06-08T23:40:00Z">
        <w:r w:rsidR="00A35815">
          <w:t xml:space="preserve">communication between several family members </w:t>
        </w:r>
      </w:ins>
      <w:ins w:id="5003" w:author="Arthur Parmentier" w:date="2020-06-08T23:42:00Z">
        <w:r w:rsidR="00A31DED">
          <w:t xml:space="preserve">in their house </w:t>
        </w:r>
      </w:ins>
      <w:ins w:id="5004" w:author="Arthur Parmentier" w:date="2020-06-08T23:40:00Z">
        <w:r w:rsidR="00A35815">
          <w:t>in England where it is born</w:t>
        </w:r>
        <w:r w:rsidR="00A31DED">
          <w:t xml:space="preserve"> to </w:t>
        </w:r>
      </w:ins>
      <w:ins w:id="5005" w:author="Arthur Parmentier" w:date="2020-06-08T23:41:00Z">
        <w:r w:rsidR="00A31DED">
          <w:t>a monologue</w:t>
        </w:r>
      </w:ins>
      <w:ins w:id="5006" w:author="Arthur Parmentier" w:date="2020-06-09T13:55:00Z">
        <w:r w:rsidR="002E10B4">
          <w:t xml:space="preserve"> </w:t>
        </w:r>
        <w:r w:rsidR="00986B78" w:rsidRPr="00986B78">
          <w:t>of a foreign indigenous tribe representative</w:t>
        </w:r>
      </w:ins>
      <w:ins w:id="5007" w:author="Arthur Parmentier" w:date="2020-06-08T23:41:00Z">
        <w:r w:rsidR="00A31DED">
          <w:t xml:space="preserve"> </w:t>
        </w:r>
      </w:ins>
      <w:ins w:id="5008" w:author="Arthur Parmentier" w:date="2020-06-08T23:42:00Z">
        <w:r w:rsidR="00A31DED">
          <w:t>at ONU. English can no</w:t>
        </w:r>
      </w:ins>
      <w:ins w:id="5009" w:author="Arthur Parmentier" w:date="2020-06-08T23:43:00Z">
        <w:r w:rsidR="00A31DED">
          <w:t xml:space="preserve"> longer be defined as the language of families in England, nor as the international</w:t>
        </w:r>
      </w:ins>
      <w:ins w:id="5010" w:author="Arthur Parmentier" w:date="2020-06-08T23:44:00Z">
        <w:r w:rsidR="00A31DED">
          <w:t xml:space="preserve"> language </w:t>
        </w:r>
      </w:ins>
      <w:ins w:id="5011" w:author="Arthur Parmentier" w:date="2020-06-08T23:45:00Z">
        <w:r w:rsidR="00A31DED">
          <w:t>for ONU speeches in</w:t>
        </w:r>
      </w:ins>
      <w:ins w:id="5012" w:author="Arthur Parmentier" w:date="2020-06-08T23:44:00Z">
        <w:r w:rsidR="00A31DED">
          <w:t xml:space="preserve"> 2020; it is </w:t>
        </w:r>
      </w:ins>
      <w:ins w:id="5013" w:author="Arthur Parmentier" w:date="2020-06-09T13:55:00Z">
        <w:r w:rsidR="00986B78">
          <w:t xml:space="preserve">also </w:t>
        </w:r>
      </w:ins>
      <w:ins w:id="5014" w:author="Arthur Parmentier" w:date="2020-06-08T23:44:00Z">
        <w:r w:rsidR="00A31DED">
          <w:t>used in many</w:t>
        </w:r>
      </w:ins>
      <w:ins w:id="5015" w:author="Arthur Parmentier" w:date="2020-06-09T13:55:00Z">
        <w:r w:rsidR="00986B78">
          <w:t xml:space="preserve"> other </w:t>
        </w:r>
      </w:ins>
      <w:ins w:id="5016" w:author="Arthur Parmentier" w:date="2020-06-08T23:44:00Z">
        <w:r w:rsidR="00A31DED">
          <w:t>contexts and configuration</w:t>
        </w:r>
      </w:ins>
      <w:ins w:id="5017" w:author="Arthur Parmentier" w:date="2020-06-09T13:55:00Z">
        <w:r w:rsidR="00986B78">
          <w:t>s</w:t>
        </w:r>
      </w:ins>
      <w:ins w:id="5018" w:author="Arthur Parmentier" w:date="2020-06-08T23:46:00Z">
        <w:r w:rsidR="00A31DED">
          <w:t>.</w:t>
        </w:r>
        <w:r w:rsidR="00A31DED">
          <w:br/>
          <w:t>In fact, we know from psychology and the st</w:t>
        </w:r>
      </w:ins>
      <w:ins w:id="5019" w:author="Arthur Parmentier" w:date="2020-06-08T23:47:00Z">
        <w:r w:rsidR="00A31DED">
          <w:t xml:space="preserve">udies of concepts </w:t>
        </w:r>
      </w:ins>
      <w:ins w:id="5020" w:author="Arthur Parmentier" w:date="2020-06-08T23:46:00Z">
        <w:r w:rsidR="00A31DED">
          <w:t>that there may not be a definition of En</w:t>
        </w:r>
      </w:ins>
      <w:ins w:id="5021" w:author="Arthur Parmentier" w:date="2020-06-08T23:47:00Z">
        <w:r w:rsidR="00A31DED">
          <w:t>glish at all but only several perspective</w:t>
        </w:r>
      </w:ins>
      <w:ins w:id="5022" w:author="Arthur Parmentier" w:date="2020-06-08T23:48:00Z">
        <w:r w:rsidR="00A31DED">
          <w:t>s</w:t>
        </w:r>
      </w:ins>
      <w:ins w:id="5023" w:author="Arthur Parmentier" w:date="2020-06-08T23:47:00Z">
        <w:r w:rsidR="00A31DED">
          <w:t xml:space="preserve"> that combine into a single complex</w:t>
        </w:r>
      </w:ins>
      <w:ins w:id="5024" w:author="Arthur Parmentier" w:date="2020-06-08T23:48:00Z">
        <w:r w:rsidR="00A31DED">
          <w:t xml:space="preserve"> concept</w:t>
        </w:r>
      </w:ins>
      <w:ins w:id="5025" w:author="Arthur Parmentier" w:date="2020-06-08T23:49:00Z">
        <w:r w:rsidR="00A31DED">
          <w:t>.</w:t>
        </w:r>
      </w:ins>
    </w:p>
    <w:p w:rsidR="000D29DB" w:rsidRDefault="000D29DB">
      <w:pPr>
        <w:pStyle w:val="Titre5"/>
        <w:rPr>
          <w:ins w:id="5026" w:author="Arthur Parmentier" w:date="2020-06-08T15:06:00Z"/>
        </w:rPr>
        <w:pPrChange w:id="5027" w:author="Arthur Parmentier" w:date="2020-06-10T16:26:00Z">
          <w:pPr/>
        </w:pPrChange>
      </w:pPr>
      <w:ins w:id="5028" w:author="Arthur Parmentier" w:date="2020-06-08T18:35:00Z">
        <w:r>
          <w:t>A critique of compositional choices</w:t>
        </w:r>
        <w:r w:rsidR="008C6D3A">
          <w:t xml:space="preserve"> and configurationa</w:t>
        </w:r>
      </w:ins>
      <w:ins w:id="5029" w:author="Arthur Parmentier" w:date="2020-06-08T18:36:00Z">
        <w:r w:rsidR="008C6D3A">
          <w:t>l choices</w:t>
        </w:r>
      </w:ins>
      <w:ins w:id="5030" w:author="Arthur Parmentier" w:date="2020-06-08T18:35:00Z">
        <w:r>
          <w:t xml:space="preserve"> as </w:t>
        </w:r>
      </w:ins>
      <w:ins w:id="5031" w:author="Arthur Parmentier" w:date="2020-06-08T23:57:00Z">
        <w:r w:rsidR="00BB3699">
          <w:t xml:space="preserve">definitions and </w:t>
        </w:r>
      </w:ins>
      <w:ins w:id="5032" w:author="Arthur Parmentier" w:date="2020-06-08T18:35:00Z">
        <w:r>
          <w:t xml:space="preserve">rules </w:t>
        </w:r>
      </w:ins>
      <w:ins w:id="5033" w:author="Arthur Parmentier" w:date="2020-06-08T23:57:00Z">
        <w:r w:rsidR="00BB3699">
          <w:t>of</w:t>
        </w:r>
      </w:ins>
      <w:ins w:id="5034" w:author="Arthur Parmentier" w:date="2020-06-08T18:35:00Z">
        <w:r>
          <w:t xml:space="preserve"> SP</w:t>
        </w:r>
      </w:ins>
    </w:p>
    <w:p w:rsidR="00220B16" w:rsidRDefault="00FE312D">
      <w:pPr>
        <w:rPr>
          <w:ins w:id="5035" w:author="Arthur Parmentier" w:date="2020-06-08T15:09:00Z"/>
        </w:rPr>
      </w:pPr>
      <w:ins w:id="5036" w:author="Arthur Parmentier" w:date="2020-06-08T23:57:00Z">
        <w:r>
          <w:t>Similarly</w:t>
        </w:r>
      </w:ins>
      <w:ins w:id="5037" w:author="Arthur Parmentier" w:date="2020-06-08T23:54:00Z">
        <w:r w:rsidR="005029C5">
          <w:t xml:space="preserve"> to my previous example with the English language, </w:t>
        </w:r>
      </w:ins>
      <w:ins w:id="5038" w:author="Arthur Parmentier" w:date="2020-06-08T15:06:00Z">
        <w:r w:rsidR="00220B16">
          <w:t xml:space="preserve">I would like to push for a similar understanding of SP as </w:t>
        </w:r>
      </w:ins>
      <w:ins w:id="5039" w:author="Arthur Parmentier" w:date="2020-06-08T23:55:00Z">
        <w:r w:rsidR="002C7ED6">
          <w:t xml:space="preserve">complex concept involving </w:t>
        </w:r>
      </w:ins>
      <w:ins w:id="5040" w:author="Arthur Parmentier" w:date="2020-06-08T15:06:00Z">
        <w:r w:rsidR="00220B16">
          <w:t xml:space="preserve">a sign language and set of practices that are not defined by any configuration </w:t>
        </w:r>
      </w:ins>
      <w:ins w:id="5041" w:author="Arthur Parmentier" w:date="2020-06-08T15:07:00Z">
        <w:r w:rsidR="00220B16">
          <w:t xml:space="preserve">or context. </w:t>
        </w:r>
      </w:ins>
      <w:ins w:id="5042" w:author="Arthur Parmentier" w:date="2020-06-08T15:11:00Z">
        <w:r w:rsidR="00220B16">
          <w:t>For instance, let’s consider the following statements, that are found in Thompson’s and other presentations</w:t>
        </w:r>
      </w:ins>
      <w:ins w:id="5043" w:author="Arthur Parmentier" w:date="2020-06-09T13:58:00Z">
        <w:r w:rsidR="004D5133">
          <w:t xml:space="preserve"> and definitions</w:t>
        </w:r>
      </w:ins>
      <w:ins w:id="5044" w:author="Arthur Parmentier" w:date="2020-06-08T15:11:00Z">
        <w:r w:rsidR="00220B16">
          <w:t xml:space="preserve"> of SP:</w:t>
        </w:r>
      </w:ins>
    </w:p>
    <w:p w:rsidR="00220B16" w:rsidRDefault="00220B16">
      <w:pPr>
        <w:pStyle w:val="Paragraphedeliste"/>
        <w:numPr>
          <w:ilvl w:val="0"/>
          <w:numId w:val="11"/>
        </w:numPr>
        <w:rPr>
          <w:ins w:id="5045" w:author="Arthur Parmentier" w:date="2020-06-08T15:09:00Z"/>
        </w:rPr>
      </w:pPr>
      <w:ins w:id="5046" w:author="Arthur Parmentier" w:date="2020-06-08T15:12:00Z">
        <w:r>
          <w:t>The soundpainter is a/the composer</w:t>
        </w:r>
      </w:ins>
    </w:p>
    <w:p w:rsidR="00220B16" w:rsidRDefault="00220B16">
      <w:pPr>
        <w:pStyle w:val="Paragraphedeliste"/>
        <w:numPr>
          <w:ilvl w:val="0"/>
          <w:numId w:val="11"/>
        </w:numPr>
        <w:rPr>
          <w:ins w:id="5047" w:author="Arthur Parmentier" w:date="2020-06-08T15:14:00Z"/>
        </w:rPr>
      </w:pPr>
      <w:ins w:id="5048" w:author="Arthur Parmentier" w:date="2020-06-08T15:13:00Z">
        <w:r>
          <w:t xml:space="preserve">The gestures are signed </w:t>
        </w:r>
      </w:ins>
      <w:ins w:id="5049" w:author="Arthur Parmentier" w:date="2020-06-08T15:14:00Z">
        <w:r>
          <w:t xml:space="preserve">by the soundpainter (here, </w:t>
        </w:r>
      </w:ins>
      <w:ins w:id="5050" w:author="Arthur Parmentier" w:date="2020-06-09T13:58:00Z">
        <w:r w:rsidR="00216F41">
          <w:t xml:space="preserve">I would like to point out </w:t>
        </w:r>
      </w:ins>
      <w:ins w:id="5051" w:author="Arthur Parmentier" w:date="2020-06-08T15:14:00Z">
        <w:r>
          <w:t xml:space="preserve">the unicity </w:t>
        </w:r>
      </w:ins>
      <w:ins w:id="5052" w:author="Arthur Parmentier" w:date="2020-06-09T13:58:00Z">
        <w:r w:rsidR="002E22F0">
          <w:t>implied by</w:t>
        </w:r>
      </w:ins>
      <w:ins w:id="5053" w:author="Arthur Parmentier" w:date="2020-06-08T15:14:00Z">
        <w:r>
          <w:t xml:space="preserve"> “the”)</w:t>
        </w:r>
      </w:ins>
    </w:p>
    <w:p w:rsidR="00220B16" w:rsidRDefault="00FC3006">
      <w:pPr>
        <w:pStyle w:val="Paragraphedeliste"/>
        <w:numPr>
          <w:ilvl w:val="0"/>
          <w:numId w:val="11"/>
        </w:numPr>
        <w:rPr>
          <w:ins w:id="5054" w:author="Arthur Parmentier" w:date="2020-06-08T15:15:00Z"/>
        </w:rPr>
      </w:pPr>
      <w:ins w:id="5055" w:author="Arthur Parmentier" w:date="2020-06-08T15:15:00Z">
        <w:r>
          <w:t>“The Soundpainter, standing in front of the group (usually), signs a phrase to the group then composes with the responses.”</w:t>
        </w:r>
      </w:ins>
    </w:p>
    <w:p w:rsidR="00FC3006" w:rsidRDefault="00FC3006">
      <w:pPr>
        <w:pStyle w:val="Paragraphedeliste"/>
        <w:numPr>
          <w:ilvl w:val="0"/>
          <w:numId w:val="11"/>
        </w:numPr>
        <w:rPr>
          <w:ins w:id="5056" w:author="Arthur Parmentier" w:date="2020-06-08T15:16:00Z"/>
        </w:rPr>
      </w:pPr>
      <w:ins w:id="5057" w:author="Arthur Parmentier" w:date="2020-06-08T15:16:00Z">
        <w:r>
          <w:t>“One of the most important aspects of Soundpainting is to compose with what happens in the moment whether it is intended or not”</w:t>
        </w:r>
      </w:ins>
    </w:p>
    <w:p w:rsidR="006A3A7E" w:rsidRDefault="006A3A7E">
      <w:pPr>
        <w:pStyle w:val="Paragraphedeliste"/>
        <w:numPr>
          <w:ilvl w:val="0"/>
          <w:numId w:val="11"/>
        </w:numPr>
        <w:rPr>
          <w:ins w:id="5058" w:author="Arthur Parmentier" w:date="2020-06-08T15:17:00Z"/>
        </w:rPr>
      </w:pPr>
      <w:ins w:id="5059" w:author="Arthur Parmentier" w:date="2020-06-08T15:16:00Z">
        <w:r>
          <w:t>“A very important part of Soundpainting language is the basic rule that there is no such thing as a mistake”</w:t>
        </w:r>
      </w:ins>
    </w:p>
    <w:p w:rsidR="006A3A7E" w:rsidRDefault="006A3A7E">
      <w:pPr>
        <w:pStyle w:val="Paragraphedeliste"/>
        <w:numPr>
          <w:ilvl w:val="0"/>
          <w:numId w:val="11"/>
        </w:numPr>
        <w:rPr>
          <w:ins w:id="5060" w:author="Arthur Parmentier" w:date="2020-06-08T15:17:00Z"/>
        </w:rPr>
      </w:pPr>
      <w:ins w:id="5061" w:author="Arthur Parmentier" w:date="2020-06-08T15:17:00Z">
        <w:r>
          <w:t xml:space="preserve">“It is the </w:t>
        </w:r>
        <w:proofErr w:type="spellStart"/>
        <w:r>
          <w:t>Soundpainter’s</w:t>
        </w:r>
        <w:proofErr w:type="spellEnd"/>
        <w:r>
          <w:t xml:space="preserve"> responsibility to realize the piece”</w:t>
        </w:r>
      </w:ins>
    </w:p>
    <w:p w:rsidR="006A3A7E" w:rsidRDefault="006A3A7E">
      <w:pPr>
        <w:pStyle w:val="Paragraphedeliste"/>
        <w:numPr>
          <w:ilvl w:val="0"/>
          <w:numId w:val="11"/>
        </w:numPr>
        <w:rPr>
          <w:ins w:id="5062" w:author="Arthur Parmentier" w:date="2020-06-08T15:18:00Z"/>
        </w:rPr>
      </w:pPr>
      <w:ins w:id="5063" w:author="Arthur Parmentier" w:date="2020-06-08T15:17:00Z">
        <w:r>
          <w:lastRenderedPageBreak/>
          <w:t>“[The soundpainter is] the creator of</w:t>
        </w:r>
      </w:ins>
      <w:ins w:id="5064" w:author="Arthur Parmentier" w:date="2020-06-08T15:18:00Z">
        <w:r>
          <w:t xml:space="preserve"> the work, the director of the performance, the instigation for communication among an ensemble, the owner of the work”</w:t>
        </w:r>
      </w:ins>
    </w:p>
    <w:p w:rsidR="006A3A7E" w:rsidRDefault="00464FE8">
      <w:pPr>
        <w:pStyle w:val="Paragraphedeliste"/>
        <w:numPr>
          <w:ilvl w:val="0"/>
          <w:numId w:val="11"/>
        </w:numPr>
        <w:rPr>
          <w:ins w:id="5065" w:author="Arthur Parmentier" w:date="2020-06-08T15:47:00Z"/>
        </w:rPr>
      </w:pPr>
      <w:ins w:id="5066" w:author="Arthur Parmentier" w:date="2020-06-08T15:23:00Z">
        <w:r>
          <w:t>“All performers must keep the Soundpainter in their vision whether directly or in their periphery. This must be so in order for the Soundpainter to communicate the next phrase and be able to continue with the development of the piece.”</w:t>
        </w:r>
      </w:ins>
    </w:p>
    <w:p w:rsidR="00A319B1" w:rsidRDefault="00A319B1">
      <w:pPr>
        <w:pStyle w:val="Paragraphedeliste"/>
        <w:numPr>
          <w:ilvl w:val="0"/>
          <w:numId w:val="11"/>
        </w:numPr>
        <w:rPr>
          <w:ins w:id="5067" w:author="Arthur Parmentier" w:date="2020-06-08T15:23:00Z"/>
        </w:rPr>
      </w:pPr>
      <w:ins w:id="5068" w:author="Arthur Parmentier" w:date="2020-06-08T15:48: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DE4DC8" w:rsidRDefault="001A5CF4">
      <w:pPr>
        <w:rPr>
          <w:ins w:id="5069" w:author="Arthur Parmentier" w:date="2020-06-08T15:27:00Z"/>
        </w:rPr>
        <w:pPrChange w:id="5070" w:author="Arthur Parmentier" w:date="2020-06-10T16:26:00Z">
          <w:pPr>
            <w:pStyle w:val="Paragraphedeliste"/>
            <w:numPr>
              <w:numId w:val="45"/>
            </w:numPr>
            <w:ind w:hanging="360"/>
          </w:pPr>
        </w:pPrChange>
      </w:pPr>
      <w:ins w:id="5071" w:author="Arthur Parmentier" w:date="2020-06-08T15:28:00Z">
        <w:r>
          <w:t xml:space="preserve">I would like to </w:t>
        </w:r>
      </w:ins>
      <w:ins w:id="5072" w:author="Arthur Parmentier" w:date="2020-06-08T15:30:00Z">
        <w:r>
          <w:t xml:space="preserve">propose </w:t>
        </w:r>
      </w:ins>
      <w:ins w:id="5073" w:author="Arthur Parmentier" w:date="2020-06-08T15:29:00Z">
        <w:r>
          <w:t>that these statements are not</w:t>
        </w:r>
      </w:ins>
      <w:ins w:id="5074" w:author="Arthur Parmentier" w:date="2020-06-08T15:30:00Z">
        <w:r>
          <w:t xml:space="preserve"> </w:t>
        </w:r>
      </w:ins>
      <w:ins w:id="5075" w:author="Arthur Parmentier" w:date="2020-06-09T13:59:00Z">
        <w:r w:rsidR="0037763E">
          <w:t>cons</w:t>
        </w:r>
      </w:ins>
      <w:ins w:id="5076" w:author="Arthur Parmentier" w:date="2020-06-09T14:00:00Z">
        <w:r w:rsidR="0037763E">
          <w:t>idered</w:t>
        </w:r>
      </w:ins>
      <w:ins w:id="5077" w:author="Arthur Parmentier" w:date="2020-06-08T15:30:00Z">
        <w:r>
          <w:t xml:space="preserve"> as</w:t>
        </w:r>
      </w:ins>
      <w:ins w:id="5078" w:author="Arthur Parmentier" w:date="2020-06-08T15:29:00Z">
        <w:r>
          <w:t xml:space="preserve"> properties of SP nor elements of its definition but</w:t>
        </w:r>
      </w:ins>
      <w:ins w:id="5079" w:author="Arthur Parmentier" w:date="2020-06-08T15:25:00Z">
        <w:r w:rsidR="00DE4DC8">
          <w:t xml:space="preserve"> </w:t>
        </w:r>
      </w:ins>
      <w:ins w:id="5080" w:author="Arthur Parmentier" w:date="2020-06-09T14:00:00Z">
        <w:r w:rsidR="00B41679">
          <w:t xml:space="preserve">as </w:t>
        </w:r>
      </w:ins>
      <w:ins w:id="5081" w:author="Arthur Parmentier" w:date="2020-06-08T15:25:00Z">
        <w:r w:rsidR="00DE4DC8">
          <w:t>either</w:t>
        </w:r>
      </w:ins>
      <w:ins w:id="5082" w:author="Arthur Parmentier" w:date="2020-06-08T23:56:00Z">
        <w:r w:rsidR="00994F61">
          <w:t xml:space="preserve"> configuration or compositional choices </w:t>
        </w:r>
      </w:ins>
      <w:ins w:id="5083" w:author="Arthur Parmentier" w:date="2020-06-09T14:00:00Z">
        <w:r w:rsidR="00A129D2">
          <w:t xml:space="preserve">- </w:t>
        </w:r>
      </w:ins>
      <w:ins w:id="5084" w:author="Arthur Parmentier" w:date="2020-06-08T23:56:00Z">
        <w:r w:rsidR="00994F61">
          <w:t>that of course are important parts of SP but not constitutive of its definition.</w:t>
        </w:r>
      </w:ins>
    </w:p>
    <w:p w:rsidR="001A5CF4" w:rsidRDefault="001A5CF4">
      <w:pPr>
        <w:rPr>
          <w:ins w:id="5085" w:author="Arthur Parmentier" w:date="2020-06-08T15:42:00Z"/>
        </w:rPr>
      </w:pPr>
      <w:ins w:id="5086" w:author="Arthur Parmentier" w:date="2020-06-08T15:28:00Z">
        <w:r>
          <w:t xml:space="preserve">To </w:t>
        </w:r>
      </w:ins>
      <w:ins w:id="5087" w:author="Arthur Parmentier" w:date="2020-06-08T15:29:00Z">
        <w:r>
          <w:t>demonst</w:t>
        </w:r>
      </w:ins>
      <w:ins w:id="5088" w:author="Arthur Parmentier" w:date="2020-06-08T15:30:00Z">
        <w:r>
          <w:t>rate t</w:t>
        </w:r>
      </w:ins>
      <w:ins w:id="5089" w:author="Arthur Parmentier" w:date="2020-06-08T15:31:00Z">
        <w:r>
          <w:t xml:space="preserve">his proposition, I would </w:t>
        </w:r>
      </w:ins>
      <w:ins w:id="5090" w:author="Arthur Parmentier" w:date="2020-06-08T15:39:00Z">
        <w:r w:rsidR="001C65CC">
          <w:t xml:space="preserve">simply </w:t>
        </w:r>
      </w:ins>
      <w:ins w:id="5091" w:author="Arthur Parmentier" w:date="2020-06-08T15:40:00Z">
        <w:r w:rsidR="001C65CC">
          <w:t>draw the attention on examples in which the SP sign language is used that contradict those statements</w:t>
        </w:r>
      </w:ins>
      <w:ins w:id="5092" w:author="Arthur Parmentier" w:date="2020-06-08T15:41:00Z">
        <w:r w:rsidR="001C65CC">
          <w:t xml:space="preserve">, such as those that were presented in section </w:t>
        </w:r>
        <w:r w:rsidR="001C65CC">
          <w:fldChar w:fldCharType="begin"/>
        </w:r>
        <w:r w:rsidR="001C65CC">
          <w:instrText xml:space="preserve"> REF _Ref42523320 \r \h </w:instrText>
        </w:r>
      </w:ins>
      <w:r w:rsidR="001C65CC">
        <w:fldChar w:fldCharType="separate"/>
      </w:r>
      <w:ins w:id="5093" w:author="Arthur Parmentier" w:date="2020-06-08T15:41:00Z">
        <w:r w:rsidR="001C65CC">
          <w:t>III.B.3</w:t>
        </w:r>
        <w:r w:rsidR="001C65CC">
          <w:fldChar w:fldCharType="end"/>
        </w:r>
        <w:r w:rsidR="001C65CC">
          <w:t>.</w:t>
        </w:r>
      </w:ins>
      <w:ins w:id="5094" w:author="Arthur Parmentier" w:date="2020-06-08T23:58:00Z">
        <w:r w:rsidR="00206549">
          <w:t xml:space="preserve"> In </w:t>
        </w:r>
      </w:ins>
      <w:ins w:id="5095" w:author="Arthur Parmentier" w:date="2020-06-08T15:42:00Z">
        <w:r w:rsidR="00A319B1">
          <w:t>such “revisited” orchestras</w:t>
        </w:r>
      </w:ins>
      <w:ins w:id="5096" w:author="Arthur Parmentier" w:date="2020-06-08T23:58:00Z">
        <w:r w:rsidR="00206549">
          <w:t>, we observe that</w:t>
        </w:r>
      </w:ins>
      <w:ins w:id="5097" w:author="Arthur Parmentier" w:date="2020-06-08T15:42:00Z">
        <w:r w:rsidR="00A319B1">
          <w:t>:</w:t>
        </w:r>
      </w:ins>
    </w:p>
    <w:p w:rsidR="00A319B1" w:rsidRDefault="00A319B1">
      <w:pPr>
        <w:pStyle w:val="Paragraphedeliste"/>
        <w:numPr>
          <w:ilvl w:val="0"/>
          <w:numId w:val="11"/>
        </w:numPr>
        <w:rPr>
          <w:ins w:id="5098" w:author="Arthur Parmentier" w:date="2020-06-08T15:44:00Z"/>
        </w:rPr>
      </w:pPr>
      <w:ins w:id="5099" w:author="Arthur Parmentier" w:date="2020-06-08T15:42:00Z">
        <w:r>
          <w:t xml:space="preserve">Performers can </w:t>
        </w:r>
        <w:proofErr w:type="spellStart"/>
        <w:r>
          <w:t>soundpaint</w:t>
        </w:r>
        <w:proofErr w:type="spellEnd"/>
        <w:r>
          <w:t xml:space="preserve"> while perform</w:t>
        </w:r>
      </w:ins>
      <w:ins w:id="5100" w:author="Arthur Parmentier" w:date="2020-06-08T15:43:00Z">
        <w:r>
          <w:t xml:space="preserve">ing, hence creating a shared composition and voiding the notion of composer (and unique composer) </w:t>
        </w:r>
      </w:ins>
      <w:ins w:id="5101" w:author="Arthur Parmentier" w:date="2020-06-08T15:44:00Z">
        <w:r>
          <w:t>in the definition or as a property of SP</w:t>
        </w:r>
      </w:ins>
    </w:p>
    <w:p w:rsidR="00A319B1" w:rsidRDefault="00A319B1">
      <w:pPr>
        <w:pStyle w:val="Paragraphedeliste"/>
        <w:numPr>
          <w:ilvl w:val="0"/>
          <w:numId w:val="11"/>
        </w:numPr>
        <w:rPr>
          <w:ins w:id="5102" w:author="Arthur Parmentier" w:date="2020-06-08T15:46:00Z"/>
        </w:rPr>
      </w:pPr>
      <w:ins w:id="5103" w:author="Arthur Parmentier" w:date="2020-06-08T15:44:00Z">
        <w:r>
          <w:t xml:space="preserve">Several compositional rules </w:t>
        </w:r>
      </w:ins>
      <w:ins w:id="5104" w:author="Arthur Parmentier" w:date="2020-06-08T15:50:00Z">
        <w:r w:rsidR="009A2D98">
          <w:t xml:space="preserve">that </w:t>
        </w:r>
      </w:ins>
      <w:ins w:id="5105" w:author="Arthur Parmentier" w:date="2020-06-08T15:45:00Z">
        <w:r>
          <w:t>Thompson defines as SP rules</w:t>
        </w:r>
      </w:ins>
      <w:ins w:id="5106" w:author="Arthur Parmentier" w:date="2020-06-08T15:51:00Z">
        <w:r w:rsidR="009A2D98">
          <w:t xml:space="preserve"> </w:t>
        </w:r>
      </w:ins>
      <w:ins w:id="5107" w:author="Arthur Parmentier" w:date="2020-06-08T15:50:00Z">
        <w:r w:rsidR="009A2D98">
          <w:t xml:space="preserve">are changed </w:t>
        </w:r>
      </w:ins>
      <w:ins w:id="5108" w:author="Arthur Parmentier" w:date="2020-06-08T15:51:00Z">
        <w:r w:rsidR="009A2D98">
          <w:t>or not considered</w:t>
        </w:r>
      </w:ins>
      <w:ins w:id="5109" w:author="Arthur Parmentier" w:date="2020-06-08T23:58:00Z">
        <w:r w:rsidR="00590C07">
          <w:t xml:space="preserve"> at all</w:t>
        </w:r>
      </w:ins>
      <w:ins w:id="5110" w:author="Arthur Parmentier" w:date="2020-06-08T15:46:00Z">
        <w:r>
          <w:t>:</w:t>
        </w:r>
      </w:ins>
    </w:p>
    <w:p w:rsidR="00A319B1" w:rsidRDefault="00A319B1">
      <w:pPr>
        <w:pStyle w:val="Paragraphedeliste"/>
        <w:numPr>
          <w:ilvl w:val="1"/>
          <w:numId w:val="11"/>
        </w:numPr>
        <w:rPr>
          <w:ins w:id="5111" w:author="Arthur Parmentier" w:date="2020-06-08T15:47:00Z"/>
        </w:rPr>
      </w:pPr>
      <w:ins w:id="5112" w:author="Arthur Parmentier" w:date="2020-06-08T15:46:00Z">
        <w:r>
          <w:t>Some soundpainters do not require</w:t>
        </w:r>
      </w:ins>
      <w:ins w:id="5113" w:author="Arthur Parmentier" w:date="2020-06-08T15:45:00Z">
        <w:r>
          <w:t xml:space="preserve"> all performers</w:t>
        </w:r>
      </w:ins>
      <w:ins w:id="5114" w:author="Arthur Parmentier" w:date="2020-06-08T15:47:00Z">
        <w:r>
          <w:t xml:space="preserve"> to always keep</w:t>
        </w:r>
      </w:ins>
      <w:ins w:id="5115" w:author="Arthur Parmentier" w:date="2020-06-08T15:45:00Z">
        <w:r>
          <w:t xml:space="preserve"> </w:t>
        </w:r>
      </w:ins>
      <w:ins w:id="5116" w:author="Arthur Parmentier" w:date="2020-06-08T15:46:00Z">
        <w:r>
          <w:t>them</w:t>
        </w:r>
      </w:ins>
      <w:ins w:id="5117" w:author="Arthur Parmentier" w:date="2020-06-08T15:45:00Z">
        <w:r>
          <w:t xml:space="preserve"> in vision</w:t>
        </w:r>
      </w:ins>
      <w:ins w:id="5118" w:author="Arthur Parmentier" w:date="2020-06-09T23:27:00Z">
        <w:r w:rsidR="003A5127">
          <w:t>.</w:t>
        </w:r>
      </w:ins>
    </w:p>
    <w:p w:rsidR="00A319B1" w:rsidRDefault="00A319B1">
      <w:pPr>
        <w:pStyle w:val="Paragraphedeliste"/>
        <w:numPr>
          <w:ilvl w:val="1"/>
          <w:numId w:val="11"/>
        </w:numPr>
        <w:rPr>
          <w:ins w:id="5119" w:author="Arthur Parmentier" w:date="2020-06-08T15:49:00Z"/>
        </w:rPr>
      </w:pPr>
      <w:ins w:id="5120" w:author="Arthur Parmentier" w:date="2020-06-08T15:48:00Z">
        <w:r>
          <w:t xml:space="preserve">Some soundpainters may as well consider that it is not an error </w:t>
        </w:r>
      </w:ins>
      <w:ins w:id="5121" w:author="Arthur Parmentier" w:date="2020-06-08T15:49:00Z">
        <w:r>
          <w:t xml:space="preserve">to ask for new content or mode without </w:t>
        </w:r>
        <w:r w:rsidRPr="007C437A">
          <w:t>first indicating what to for with the materiel being performed</w:t>
        </w:r>
        <w:r>
          <w:t>, and may as well consider by default that the performers must stop their previous artistic production when it happens</w:t>
        </w:r>
      </w:ins>
    </w:p>
    <w:p w:rsidR="00B412DE" w:rsidRDefault="009A2D98">
      <w:pPr>
        <w:pStyle w:val="Paragraphedeliste"/>
        <w:numPr>
          <w:ilvl w:val="1"/>
          <w:numId w:val="11"/>
        </w:numPr>
        <w:rPr>
          <w:ins w:id="5122" w:author="Arthur Parmentier" w:date="2020-06-08T15:55:00Z"/>
        </w:rPr>
      </w:pPr>
      <w:ins w:id="5123" w:author="Arthur Parmentier" w:date="2020-06-08T15:52:00Z">
        <w:r>
          <w:t xml:space="preserve">Some groups </w:t>
        </w:r>
      </w:ins>
      <w:ins w:id="5124" w:author="Arthur Parmentier" w:date="2020-06-08T15:53:00Z">
        <w:r>
          <w:t>do not consider any responsibility of one or several soundpainter to realize the piece</w:t>
        </w:r>
      </w:ins>
      <w:ins w:id="5125" w:author="Arthur Parmentier" w:date="2020-06-08T15:54:00Z">
        <w:r>
          <w:t xml:space="preserve">, promoting more </w:t>
        </w:r>
      </w:ins>
      <w:ins w:id="5126" w:author="Arthur Parmentier" w:date="2020-06-08T15:55:00Z">
        <w:r>
          <w:t>democrati</w:t>
        </w:r>
      </w:ins>
      <w:ins w:id="5127" w:author="Arthur Parmentier" w:date="2020-06-08T23:59:00Z">
        <w:r w:rsidR="00E13592">
          <w:t>c</w:t>
        </w:r>
      </w:ins>
      <w:ins w:id="5128" w:author="Arthur Parmentier" w:date="2020-06-08T15:54:00Z">
        <w:r>
          <w:t xml:space="preserve"> structures where each has an equal authori</w:t>
        </w:r>
      </w:ins>
      <w:ins w:id="5129" w:author="Arthur Parmentier" w:date="2020-06-08T15:55:00Z">
        <w:r>
          <w:t>ty and responsibility in making compositional choices, performing and realizing the piece.</w:t>
        </w:r>
      </w:ins>
      <w:ins w:id="5130" w:author="Arthur Parmentier" w:date="2020-06-09T23:25:00Z">
        <w:r w:rsidR="003A5127">
          <w:t xml:space="preserve"> </w:t>
        </w:r>
      </w:ins>
      <w:ins w:id="5131" w:author="Arthur Parmentier" w:date="2020-06-09T23:27:00Z">
        <w:r w:rsidR="003A5127">
          <w:br/>
        </w:r>
        <w:r w:rsidR="003A5127">
          <w:br/>
        </w:r>
      </w:ins>
      <w:ins w:id="5132" w:author="Arthur Parmentier" w:date="2020-06-09T23:28:00Z">
        <w:r w:rsidR="00472D1B">
          <w:t>All</w:t>
        </w:r>
      </w:ins>
      <w:ins w:id="5133" w:author="Arthur Parmentier" w:date="2020-06-09T23:27:00Z">
        <w:r w:rsidR="003A5127">
          <w:t xml:space="preserve"> these points are also relations of power and hie</w:t>
        </w:r>
      </w:ins>
      <w:ins w:id="5134" w:author="Arthur Parmentier" w:date="2020-06-09T23:28:00Z">
        <w:r w:rsidR="003A5127">
          <w:t>rarchy between the soundpainter and the performers</w:t>
        </w:r>
        <w:r w:rsidR="00472D1B">
          <w:t>. It is important to note that</w:t>
        </w:r>
      </w:ins>
      <w:ins w:id="5135" w:author="Arthur Parmentier" w:date="2020-06-09T23:25:00Z">
        <w:r w:rsidR="003A5127">
          <w:t xml:space="preserve"> configurations also embody power and hierarchical relations, that may appear </w:t>
        </w:r>
      </w:ins>
      <w:ins w:id="5136" w:author="Arthur Parmentier" w:date="2020-06-09T23:26:00Z">
        <w:r w:rsidR="003A5127">
          <w:t xml:space="preserve">also in the form of spatial configurations (the soundpainter </w:t>
        </w:r>
        <w:proofErr w:type="spellStart"/>
        <w:r w:rsidR="003A5127">
          <w:t>sountpainting</w:t>
        </w:r>
        <w:proofErr w:type="spellEnd"/>
        <w:r w:rsidR="003A5127">
          <w:t xml:space="preserve"> in front of the orchestra). </w:t>
        </w:r>
      </w:ins>
    </w:p>
    <w:p w:rsidR="00B412DE" w:rsidRDefault="00B412DE">
      <w:pPr>
        <w:pStyle w:val="Paragraphedeliste"/>
        <w:numPr>
          <w:ilvl w:val="0"/>
          <w:numId w:val="11"/>
        </w:numPr>
        <w:rPr>
          <w:ins w:id="5137" w:author="Arthur Parmentier" w:date="2020-06-08T15:57:00Z"/>
        </w:rPr>
      </w:pPr>
      <w:ins w:id="5138" w:author="Arthur Parmentier" w:date="2020-06-08T15:55:00Z">
        <w:r>
          <w:t>SP can be used in</w:t>
        </w:r>
      </w:ins>
      <w:ins w:id="5139" w:author="Arthur Parmentier" w:date="2020-06-08T15:56:00Z">
        <w:r>
          <w:t xml:space="preserve"> configurations where it is not the only nor most important language, hence not having a great influence or an influence at all on the philosophy of the composi</w:t>
        </w:r>
      </w:ins>
      <w:ins w:id="5140" w:author="Arthur Parmentier" w:date="2020-06-08T15:57:00Z">
        <w:r>
          <w:t>tion or artistic production.</w:t>
        </w:r>
      </w:ins>
    </w:p>
    <w:p w:rsidR="009C3CB4" w:rsidRDefault="009C3CB4">
      <w:pPr>
        <w:pStyle w:val="Paragraphedeliste"/>
        <w:numPr>
          <w:ilvl w:val="0"/>
          <w:numId w:val="11"/>
        </w:numPr>
        <w:rPr>
          <w:ins w:id="5141" w:author="Arthur Parmentier" w:date="2020-06-08T15:58:00Z"/>
        </w:rPr>
      </w:pPr>
      <w:ins w:id="5142" w:author="Arthur Parmentier" w:date="2020-06-08T15:57:00Z">
        <w:r>
          <w:t>SP is used outside the artistic field, hence making notions of co</w:t>
        </w:r>
      </w:ins>
      <w:ins w:id="5143" w:author="Arthur Parmentier" w:date="2020-06-08T15:58:00Z">
        <w:r>
          <w:t>mposition, orchestra, composer, discipline, etc. void.</w:t>
        </w:r>
      </w:ins>
    </w:p>
    <w:p w:rsidR="00850432" w:rsidRDefault="00CD69D9">
      <w:pPr>
        <w:rPr>
          <w:ins w:id="5144" w:author="Arthur Parmentier" w:date="2020-06-08T18:17:00Z"/>
        </w:rPr>
      </w:pPr>
      <w:ins w:id="5145" w:author="Arthur Parmentier" w:date="2020-06-08T15:59:00Z">
        <w:r>
          <w:t>At the opposit</w:t>
        </w:r>
      </w:ins>
      <w:ins w:id="5146" w:author="Arthur Parmentier" w:date="2020-06-08T16:00:00Z">
        <w:r>
          <w:t xml:space="preserve">e of these new configurations, we can </w:t>
        </w:r>
        <w:r w:rsidR="003E6512">
          <w:t xml:space="preserve">read the vision of Thompson on SP </w:t>
        </w:r>
      </w:ins>
      <w:ins w:id="5147" w:author="Arthur Parmentier" w:date="2020-06-08T23:59:00Z">
        <w:r w:rsidR="00BE00F1">
          <w:t>in</w:t>
        </w:r>
      </w:ins>
      <w:ins w:id="5148" w:author="Arthur Parmentier" w:date="2020-06-08T18:15:00Z">
        <w:r w:rsidR="00224A9B">
          <w:t xml:space="preserve"> the </w:t>
        </w:r>
      </w:ins>
      <w:ins w:id="5149" w:author="Arthur Parmentier" w:date="2020-06-08T16:01:00Z">
        <w:r w:rsidR="003E6512">
          <w:t xml:space="preserve">compositional rules, configurations and contexts </w:t>
        </w:r>
      </w:ins>
      <w:ins w:id="5150" w:author="Arthur Parmentier" w:date="2020-06-09T00:01:00Z">
        <w:r w:rsidR="00B71D33">
          <w:t xml:space="preserve">that he defines SP with and </w:t>
        </w:r>
      </w:ins>
      <w:ins w:id="5151" w:author="Arthur Parmentier" w:date="2020-06-08T16:01:00Z">
        <w:r w:rsidR="003E6512">
          <w:t xml:space="preserve">in which </w:t>
        </w:r>
      </w:ins>
      <w:ins w:id="5152" w:author="Arthur Parmentier" w:date="2020-06-09T00:01:00Z">
        <w:r w:rsidR="00B71D33">
          <w:t>it</w:t>
        </w:r>
      </w:ins>
      <w:ins w:id="5153" w:author="Arthur Parmentier" w:date="2020-06-08T16:01:00Z">
        <w:r w:rsidR="003E6512">
          <w:t xml:space="preserve"> has </w:t>
        </w:r>
      </w:ins>
      <w:ins w:id="5154" w:author="Arthur Parmentier" w:date="2020-06-09T14:02:00Z">
        <w:r w:rsidR="00793367">
          <w:t>grown</w:t>
        </w:r>
      </w:ins>
      <w:ins w:id="5155" w:author="Arthur Parmentier" w:date="2020-06-09T00:01:00Z">
        <w:r w:rsidR="00B71D33">
          <w:t>.</w:t>
        </w:r>
      </w:ins>
      <w:ins w:id="5156" w:author="Arthur Parmentier" w:date="2020-06-08T16:01:00Z">
        <w:r w:rsidR="003E6512">
          <w:t xml:space="preserve"> </w:t>
        </w:r>
      </w:ins>
      <w:ins w:id="5157" w:author="Arthur Parmentier" w:date="2020-06-09T00:02:00Z">
        <w:r w:rsidR="00B71D33">
          <w:t>However, they</w:t>
        </w:r>
      </w:ins>
      <w:ins w:id="5158" w:author="Arthur Parmentier" w:date="2020-06-08T16:01:00Z">
        <w:r w:rsidR="003E6512">
          <w:t xml:space="preserve"> may now not </w:t>
        </w:r>
      </w:ins>
      <w:ins w:id="5159" w:author="Arthur Parmentier" w:date="2020-06-08T16:02:00Z">
        <w:r w:rsidR="003E6512">
          <w:t xml:space="preserve">be </w:t>
        </w:r>
      </w:ins>
      <w:ins w:id="5160" w:author="Arthur Parmentier" w:date="2020-06-09T00:00:00Z">
        <w:r w:rsidR="00731A7B">
          <w:t>used</w:t>
        </w:r>
      </w:ins>
      <w:ins w:id="5161" w:author="Arthur Parmentier" w:date="2020-06-08T16:02:00Z">
        <w:r w:rsidR="003E6512">
          <w:t xml:space="preserve"> anymore to describe</w:t>
        </w:r>
      </w:ins>
      <w:ins w:id="5162" w:author="Arthur Parmentier" w:date="2020-06-09T00:00:00Z">
        <w:r w:rsidR="00362366">
          <w:t xml:space="preserve"> and define</w:t>
        </w:r>
      </w:ins>
      <w:ins w:id="5163" w:author="Arthur Parmentier" w:date="2020-06-08T16:02:00Z">
        <w:r w:rsidR="003E6512">
          <w:t xml:space="preserve"> all the varieties of contexts, </w:t>
        </w:r>
        <w:r w:rsidR="003E6512">
          <w:lastRenderedPageBreak/>
          <w:t xml:space="preserve">configurations, compositional choices and </w:t>
        </w:r>
      </w:ins>
      <w:ins w:id="5164" w:author="Arthur Parmentier" w:date="2020-06-09T14:01:00Z">
        <w:r w:rsidR="0050707D">
          <w:t>“</w:t>
        </w:r>
      </w:ins>
      <w:ins w:id="5165" w:author="Arthur Parmentier" w:date="2020-06-08T16:02:00Z">
        <w:r w:rsidR="003E6512">
          <w:t>philosophies</w:t>
        </w:r>
      </w:ins>
      <w:ins w:id="5166" w:author="Arthur Parmentier" w:date="2020-06-09T14:01:00Z">
        <w:r w:rsidR="0050707D">
          <w:t>”</w:t>
        </w:r>
      </w:ins>
      <w:ins w:id="5167" w:author="Arthur Parmentier" w:date="2020-06-08T16:02:00Z">
        <w:r w:rsidR="003E6512">
          <w:t xml:space="preserve"> that surrounds </w:t>
        </w:r>
      </w:ins>
      <w:ins w:id="5168" w:author="Arthur Parmentier" w:date="2020-06-09T00:02:00Z">
        <w:r w:rsidR="00E435E0">
          <w:t>its</w:t>
        </w:r>
      </w:ins>
      <w:ins w:id="5169" w:author="Arthur Parmentier" w:date="2020-06-08T16:02:00Z">
        <w:r w:rsidR="003E6512">
          <w:t xml:space="preserve"> use as </w:t>
        </w:r>
      </w:ins>
      <w:ins w:id="5170" w:author="Arthur Parmentier" w:date="2020-06-09T00:02:00Z">
        <w:r w:rsidR="00D92D3E">
          <w:t xml:space="preserve">a mere </w:t>
        </w:r>
      </w:ins>
      <w:ins w:id="5171" w:author="Arthur Parmentier" w:date="2020-06-08T16:02:00Z">
        <w:r w:rsidR="003E6512">
          <w:t>sign language that can be described in linguistic terms</w:t>
        </w:r>
      </w:ins>
      <w:ins w:id="5172" w:author="Arthur Parmentier" w:date="2020-06-08T16:03:00Z">
        <w:r w:rsidR="003E6512">
          <w:t>, hence the common core to all these different uses of the language.</w:t>
        </w:r>
      </w:ins>
    </w:p>
    <w:p w:rsidR="00224A9B" w:rsidRDefault="00E02143">
      <w:pPr>
        <w:pStyle w:val="Titre4"/>
        <w:rPr>
          <w:ins w:id="5173" w:author="Arthur Parmentier" w:date="2020-06-08T18:37:00Z"/>
        </w:rPr>
        <w:pPrChange w:id="5174" w:author="Arthur Parmentier" w:date="2020-06-10T16:26:00Z">
          <w:pPr>
            <w:pStyle w:val="Titre3"/>
          </w:pPr>
        </w:pPrChange>
      </w:pPr>
      <w:ins w:id="5175" w:author="Arthur Parmentier" w:date="2020-06-08T18:18:00Z">
        <w:r>
          <w:t>D</w:t>
        </w:r>
      </w:ins>
      <w:ins w:id="5176" w:author="Arthur Parmentier" w:date="2020-06-08T18:17:00Z">
        <w:r w:rsidR="00224A9B" w:rsidRPr="00DC7F98">
          <w:t xml:space="preserve">efault parameters as </w:t>
        </w:r>
      </w:ins>
      <w:ins w:id="5177" w:author="Arthur Parmentier" w:date="2020-06-08T18:18:00Z">
        <w:r>
          <w:t xml:space="preserve">conventions and </w:t>
        </w:r>
      </w:ins>
      <w:ins w:id="5178" w:author="Arthur Parmentier" w:date="2020-06-08T18:17:00Z">
        <w:r w:rsidR="00224A9B">
          <w:t>configurational</w:t>
        </w:r>
        <w:r w:rsidR="00224A9B" w:rsidRPr="00DC7F98">
          <w:t xml:space="preserve"> elements of SP</w:t>
        </w:r>
      </w:ins>
    </w:p>
    <w:p w:rsidR="002A31F6" w:rsidRPr="002A31F6" w:rsidRDefault="00D25C4A">
      <w:pPr>
        <w:pStyle w:val="Titre5"/>
        <w:rPr>
          <w:ins w:id="5179" w:author="Arthur Parmentier" w:date="2020-06-08T18:17:00Z"/>
          <w:rPrChange w:id="5180" w:author="Arthur Parmentier" w:date="2020-06-08T18:37:00Z">
            <w:rPr>
              <w:ins w:id="5181" w:author="Arthur Parmentier" w:date="2020-06-08T18:17:00Z"/>
            </w:rPr>
          </w:rPrChange>
        </w:rPr>
        <w:pPrChange w:id="5182" w:author="Arthur Parmentier" w:date="2020-06-10T16:26:00Z">
          <w:pPr>
            <w:pStyle w:val="Titre3"/>
          </w:pPr>
        </w:pPrChange>
      </w:pPr>
      <w:ins w:id="5183" w:author="Arthur Parmentier" w:date="2020-06-09T14:04:00Z">
        <w:r>
          <w:t xml:space="preserve">A </w:t>
        </w:r>
      </w:ins>
      <w:ins w:id="5184" w:author="Arthur Parmentier" w:date="2020-06-09T14:05:00Z">
        <w:r>
          <w:t>confusion between default parameters, conventions about the interpretation of s</w:t>
        </w:r>
      </w:ins>
      <w:ins w:id="5185" w:author="Arthur Parmentier" w:date="2020-06-09T14:44:00Z">
        <w:r w:rsidR="007A375A">
          <w:t>entences</w:t>
        </w:r>
      </w:ins>
      <w:ins w:id="5186" w:author="Arthur Parmentier" w:date="2020-06-09T14:05:00Z">
        <w:r>
          <w:t xml:space="preserve"> and grammatical rules in Thompson’s descriptions of SP</w:t>
        </w:r>
      </w:ins>
    </w:p>
    <w:p w:rsidR="00224A9B" w:rsidRPr="00DC7F98" w:rsidRDefault="00224A9B">
      <w:pPr>
        <w:rPr>
          <w:ins w:id="5187" w:author="Arthur Parmentier" w:date="2020-06-08T18:17:00Z"/>
        </w:rPr>
      </w:pPr>
      <w:ins w:id="5188" w:author="Arthur Parmentier" w:date="2020-06-08T18:17:00Z">
        <w:r w:rsidRPr="00DC7F98">
          <w:t xml:space="preserve">In the WB2 of SP, Thompson introduces the complex concept of layer in SP with the following sentence: </w:t>
        </w:r>
      </w:ins>
    </w:p>
    <w:p w:rsidR="00224A9B" w:rsidRPr="007C437A" w:rsidRDefault="00224A9B">
      <w:pPr>
        <w:rPr>
          <w:ins w:id="5189" w:author="Arthur Parmentier" w:date="2020-06-08T18:17:00Z"/>
        </w:rPr>
      </w:pPr>
      <w:ins w:id="5190" w:author="Arthur Parmentier" w:date="2020-06-08T18:17: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224A9B" w:rsidRPr="007C437A" w:rsidRDefault="00224A9B">
      <w:pPr>
        <w:rPr>
          <w:ins w:id="5191" w:author="Arthur Parmentier" w:date="2020-06-08T18:17:00Z"/>
        </w:rPr>
      </w:pPr>
      <w:ins w:id="5192" w:author="Arthur Parmentier" w:date="2020-06-08T18:17:00Z">
        <w:r w:rsidRPr="007C437A">
          <w:t>He then explains how the concept of layer solves this problem by requesting the performers to play those modes or gestures “above” the layer of original material and to return to it when the Scanning, Point to Point or other Content gestures do not require them to perform.</w:t>
        </w:r>
      </w:ins>
    </w:p>
    <w:p w:rsidR="0046150A" w:rsidRDefault="00224A9B">
      <w:pPr>
        <w:rPr>
          <w:ins w:id="5193" w:author="Arthur Parmentier" w:date="2020-06-08T18:42:00Z"/>
        </w:rPr>
        <w:pPrChange w:id="5194" w:author="Arthur Parmentier" w:date="2020-06-10T16:26:00Z">
          <w:pPr>
            <w:pStyle w:val="Paragraphedeliste"/>
            <w:numPr>
              <w:numId w:val="11"/>
            </w:numPr>
            <w:ind w:hanging="360"/>
          </w:pPr>
        </w:pPrChange>
      </w:pPr>
      <w:ins w:id="5195" w:author="Arthur Parmentier" w:date="2020-06-08T18:17:00Z">
        <w:r w:rsidRPr="007C437A">
          <w:t>I would like to disc</w:t>
        </w:r>
      </w:ins>
      <w:ins w:id="5196" w:author="Arthur Parmentier" w:date="2020-06-08T18:42:00Z">
        <w:r w:rsidR="00763035">
          <w:t>uss Thompson’s statement</w:t>
        </w:r>
      </w:ins>
      <w:ins w:id="5197" w:author="Arthur Parmentier" w:date="2020-06-08T18:17:00Z">
        <w:r w:rsidRPr="007C437A">
          <w:t>:</w:t>
        </w:r>
      </w:ins>
    </w:p>
    <w:p w:rsidR="00923281" w:rsidRDefault="00923281">
      <w:pPr>
        <w:pStyle w:val="Paragraphedeliste"/>
        <w:numPr>
          <w:ilvl w:val="0"/>
          <w:numId w:val="11"/>
        </w:numPr>
        <w:rPr>
          <w:ins w:id="5198" w:author="Arthur Parmentier" w:date="2020-06-09T14:40:00Z"/>
        </w:rPr>
      </w:pPr>
      <w:ins w:id="5199" w:author="Arthur Parmentier" w:date="2020-06-09T14:40:00Z">
        <w:r>
          <w:t>First</w:t>
        </w:r>
      </w:ins>
      <w:ins w:id="5200" w:author="Arthur Parmentier" w:date="2020-06-09T14:42:00Z">
        <w:r>
          <w:t>, I would like to remark that in his description, the error is a grammatical error (the sentence is wrong</w:t>
        </w:r>
      </w:ins>
      <w:ins w:id="5201" w:author="Arthur Parmentier" w:date="2020-06-09T14:43:00Z">
        <w:r>
          <w:t>), hence the “general rule” is in his words a grammatical rule of SP.</w:t>
        </w:r>
      </w:ins>
    </w:p>
    <w:p w:rsidR="0052121B" w:rsidRDefault="009C730D">
      <w:pPr>
        <w:pStyle w:val="Paragraphedeliste"/>
        <w:numPr>
          <w:ilvl w:val="0"/>
          <w:numId w:val="11"/>
        </w:numPr>
        <w:rPr>
          <w:ins w:id="5202" w:author="Arthur Parmentier" w:date="2020-06-08T18:44:00Z"/>
        </w:rPr>
      </w:pPr>
      <w:ins w:id="5203" w:author="Arthur Parmentier" w:date="2020-06-09T14:43:00Z">
        <w:r>
          <w:t xml:space="preserve">Then, </w:t>
        </w:r>
      </w:ins>
      <w:ins w:id="5204" w:author="Arthur Parmentier" w:date="2020-06-08T18:43:00Z">
        <w:r w:rsidR="0046150A">
          <w:t xml:space="preserve">I would like to </w:t>
        </w:r>
      </w:ins>
      <w:ins w:id="5205" w:author="Arthur Parmentier" w:date="2020-06-09T14:18:00Z">
        <w:r w:rsidR="00E1724C">
          <w:t>point out</w:t>
        </w:r>
      </w:ins>
      <w:ins w:id="5206" w:author="Arthur Parmentier" w:date="2020-06-08T18:43:00Z">
        <w:r w:rsidR="0046150A">
          <w:t xml:space="preserve"> that </w:t>
        </w:r>
      </w:ins>
      <w:ins w:id="5207" w:author="Arthur Parmentier" w:date="2020-06-09T14:20:00Z">
        <w:r w:rsidR="00E1724C">
          <w:t xml:space="preserve">part of Thompson’s statement is inconsistent with </w:t>
        </w:r>
      </w:ins>
      <w:ins w:id="5208" w:author="Arthur Parmentier" w:date="2020-06-09T14:22:00Z">
        <w:r w:rsidR="00E1724C">
          <w:t xml:space="preserve">very common </w:t>
        </w:r>
      </w:ins>
      <w:ins w:id="5209" w:author="Arthur Parmentier" w:date="2020-06-09T14:23:00Z">
        <w:r w:rsidR="00F93BBF">
          <w:t xml:space="preserve">similar </w:t>
        </w:r>
      </w:ins>
      <w:ins w:id="5210" w:author="Arthur Parmentier" w:date="2020-06-09T14:22:00Z">
        <w:r w:rsidR="00E1724C">
          <w:t xml:space="preserve">situations in SP </w:t>
        </w:r>
      </w:ins>
      <w:ins w:id="5211" w:author="Arthur Parmentier" w:date="2020-06-09T14:23:00Z">
        <w:r w:rsidR="00E1724C">
          <w:t xml:space="preserve">that are not </w:t>
        </w:r>
      </w:ins>
      <w:ins w:id="5212" w:author="Arthur Parmentier" w:date="2020-06-09T14:46:00Z">
        <w:r w:rsidR="00BA4A28">
          <w:t xml:space="preserve">considered </w:t>
        </w:r>
      </w:ins>
      <w:ins w:id="5213" w:author="Arthur Parmentier" w:date="2020-06-09T14:23:00Z">
        <w:r w:rsidR="00E1724C">
          <w:t>as errors.</w:t>
        </w:r>
      </w:ins>
      <w:ins w:id="5214" w:author="Arthur Parmentier" w:date="2020-06-08T18:44:00Z">
        <w:r w:rsidR="0052121B">
          <w:br/>
        </w:r>
        <w:r w:rsidR="0052121B" w:rsidRPr="007C437A">
          <w:t xml:space="preserve">In his statement, Thompson </w:t>
        </w:r>
      </w:ins>
      <w:ins w:id="5215" w:author="Arthur Parmentier" w:date="2020-06-09T14:23:00Z">
        <w:r w:rsidR="00FB06DB">
          <w:t>describ</w:t>
        </w:r>
        <w:r w:rsidR="0058409F">
          <w:t>es</w:t>
        </w:r>
      </w:ins>
      <w:ins w:id="5216" w:author="Arthur Parmentier" w:date="2020-06-08T18:44:00Z">
        <w:r w:rsidR="0052121B" w:rsidRPr="007C437A">
          <w:t xml:space="preserve"> the ambiguity </w:t>
        </w:r>
      </w:ins>
      <w:ins w:id="5217" w:author="Arthur Parmentier" w:date="2020-06-09T14:46:00Z">
        <w:r w:rsidR="00FA2ADF">
          <w:t xml:space="preserve">on the side of the performer </w:t>
        </w:r>
      </w:ins>
      <w:ins w:id="5218" w:author="Arthur Parmentier" w:date="2020-06-08T18:44:00Z">
        <w:r w:rsidR="0052121B" w:rsidRPr="007C437A">
          <w:t>of being request</w:t>
        </w:r>
      </w:ins>
      <w:ins w:id="5219" w:author="Arthur Parmentier" w:date="2020-06-09T14:24:00Z">
        <w:r w:rsidR="000C7823">
          <w:t>ed</w:t>
        </w:r>
      </w:ins>
      <w:ins w:id="5220" w:author="Arthur Parmentier" w:date="2020-06-08T18:44:00Z">
        <w:r w:rsidR="0052121B" w:rsidRPr="007C437A">
          <w:t xml:space="preserve"> a new content, for instance with Content gestures without first indicating what to do with the material being performed. </w:t>
        </w:r>
      </w:ins>
      <w:ins w:id="5221" w:author="Arthur Parmentier" w:date="2020-06-08T18:45:00Z">
        <w:r w:rsidR="0052121B">
          <w:br/>
        </w:r>
      </w:ins>
      <w:ins w:id="5222" w:author="Arthur Parmentier" w:date="2020-06-08T18:44:00Z">
        <w:r w:rsidR="0052121B" w:rsidRPr="007C437A">
          <w:t>However, in practice, this situation is observed</w:t>
        </w:r>
      </w:ins>
      <w:ins w:id="5223" w:author="Arthur Parmentier" w:date="2020-06-09T14:46:00Z">
        <w:r w:rsidR="00D45F62">
          <w:t xml:space="preserve"> very commonly and even</w:t>
        </w:r>
      </w:ins>
      <w:ins w:id="5224" w:author="Arthur Parmentier" w:date="2020-06-08T18:44:00Z">
        <w:r w:rsidR="0052121B" w:rsidRPr="007C437A">
          <w:t xml:space="preserve"> in the compositions</w:t>
        </w:r>
      </w:ins>
      <w:ins w:id="5225" w:author="Arthur Parmentier" w:date="2020-06-09T14:24:00Z">
        <w:r w:rsidR="004B4449">
          <w:t xml:space="preserve"> and teachings</w:t>
        </w:r>
      </w:ins>
      <w:ins w:id="5226" w:author="Arthur Parmentier" w:date="2020-06-08T18:44:00Z">
        <w:r w:rsidR="0052121B" w:rsidRPr="007C437A">
          <w:t xml:space="preserve"> of Thompson himself. Take the following basic example: “whole group, long tone, play. Whole group, minimalism, play”. According to his statement, the second phrase is an error because the performers have not been indicated what to do with the ongoing long tone. </w:t>
        </w:r>
        <w:r w:rsidR="0052121B" w:rsidRPr="007C437A">
          <w:br/>
        </w:r>
      </w:ins>
      <w:ins w:id="5227" w:author="Arthur Parmentier" w:date="2020-06-08T18:45:00Z">
        <w:r w:rsidR="0052121B">
          <w:t>In fact</w:t>
        </w:r>
      </w:ins>
      <w:ins w:id="5228" w:author="Arthur Parmentier" w:date="2020-06-08T18:44:00Z">
        <w:r w:rsidR="0052121B" w:rsidRPr="007C437A">
          <w:t>, we learn by convention in SP that the long tone must be stopped</w:t>
        </w:r>
      </w:ins>
      <w:ins w:id="5229" w:author="Arthur Parmentier" w:date="2020-06-09T14:47:00Z">
        <w:r w:rsidR="00B62A72">
          <w:t xml:space="preserve"> by the performers</w:t>
        </w:r>
      </w:ins>
      <w:ins w:id="5230" w:author="Arthur Parmentier" w:date="2020-06-08T18:44:00Z">
        <w:r w:rsidR="0052121B" w:rsidRPr="007C437A">
          <w:t xml:space="preserve"> at the moment that the minimalism is requested by the soundpainter</w:t>
        </w:r>
      </w:ins>
      <w:ins w:id="5231" w:author="Arthur Parmentier" w:date="2020-06-09T14:48:00Z">
        <w:r w:rsidR="00172A35">
          <w:t xml:space="preserve">; I have never seen a soundpainter signing “[step out the </w:t>
        </w:r>
      </w:ins>
      <w:ins w:id="5232" w:author="Arthur Parmentier" w:date="2020-06-09T14:49:00Z">
        <w:r w:rsidR="00172A35">
          <w:t xml:space="preserve">box] </w:t>
        </w:r>
      </w:ins>
      <w:ins w:id="5233" w:author="Arthur Parmentier" w:date="2020-06-09T14:48:00Z">
        <w:r w:rsidR="00172A35">
          <w:t>whole group, off, minimalism, play [step in the box]”</w:t>
        </w:r>
      </w:ins>
      <w:ins w:id="5234" w:author="Arthur Parmentier" w:date="2020-06-09T14:49:00Z">
        <w:r w:rsidR="00172A35">
          <w:t xml:space="preserve"> to tell the performers to stop prior content before performing the minimalism.</w:t>
        </w:r>
      </w:ins>
      <w:ins w:id="5235" w:author="Arthur Parmentier" w:date="2020-06-08T18:44:00Z">
        <w:r w:rsidR="0052121B" w:rsidRPr="007C437A">
          <w:t xml:space="preserve"> </w:t>
        </w:r>
      </w:ins>
      <w:ins w:id="5236" w:author="Arthur Parmentier" w:date="2020-06-09T14:49:00Z">
        <w:r w:rsidR="00915A1A">
          <w:br/>
        </w:r>
      </w:ins>
      <w:ins w:id="5237" w:author="Arthur Parmentier" w:date="2020-06-08T18:44:00Z">
        <w:r w:rsidR="0052121B" w:rsidRPr="007C437A">
          <w:t xml:space="preserve">The fact that </w:t>
        </w:r>
      </w:ins>
      <w:ins w:id="5238" w:author="Arthur Parmentier" w:date="2020-06-08T18:46:00Z">
        <w:r w:rsidR="00F332F2">
          <w:t xml:space="preserve">a prior content </w:t>
        </w:r>
      </w:ins>
      <w:ins w:id="5239" w:author="Arthur Parmentier" w:date="2020-06-08T18:44:00Z">
        <w:r w:rsidR="0052121B" w:rsidRPr="007C437A">
          <w:t xml:space="preserve">must be stopped </w:t>
        </w:r>
      </w:ins>
      <w:ins w:id="5240" w:author="Arthur Parmentier" w:date="2020-06-08T18:46:00Z">
        <w:r w:rsidR="00F332F2">
          <w:t xml:space="preserve">when a new one is requested </w:t>
        </w:r>
      </w:ins>
      <w:ins w:id="5241" w:author="Arthur Parmentier" w:date="2020-06-08T18:44:00Z">
        <w:r w:rsidR="0052121B" w:rsidRPr="007C437A">
          <w:t xml:space="preserve">is a convention that has been formalized in SP as “default parameters”. If one decides to ask the performers to behave differently, the new parameters </w:t>
        </w:r>
      </w:ins>
      <w:ins w:id="5242" w:author="Arthur Parmentier" w:date="2020-06-09T14:25:00Z">
        <w:r w:rsidR="00640E93">
          <w:t>can</w:t>
        </w:r>
      </w:ins>
      <w:ins w:id="5243" w:author="Arthur Parmentier" w:date="2020-06-08T18:44:00Z">
        <w:r w:rsidR="0052121B" w:rsidRPr="007C437A">
          <w:t xml:space="preserve"> be conventionally defined prior to the performance </w:t>
        </w:r>
        <w:r w:rsidR="0052121B" w:rsidRPr="007C437A">
          <w:lastRenderedPageBreak/>
          <w:t>and assigned to specific signs and indexes</w:t>
        </w:r>
        <w:r w:rsidR="0052121B" w:rsidRPr="007C437A">
          <w:rPr>
            <w:rStyle w:val="Appelnotedebasdep"/>
          </w:rPr>
          <w:footnoteReference w:id="34"/>
        </w:r>
        <w:r w:rsidR="0052121B" w:rsidRPr="007C437A">
          <w:t>. In his statement, Thompson seems to forget that the situation he describes is very common but is in practice never judged as an error, because of the conventions that are learned on how to interpret such ambiguous requests.</w:t>
        </w:r>
      </w:ins>
    </w:p>
    <w:p w:rsidR="00224A9B" w:rsidRPr="007C437A" w:rsidRDefault="00B45AC7">
      <w:pPr>
        <w:pStyle w:val="Paragraphedeliste"/>
        <w:numPr>
          <w:ilvl w:val="0"/>
          <w:numId w:val="11"/>
        </w:numPr>
        <w:rPr>
          <w:ins w:id="5248" w:author="Arthur Parmentier" w:date="2020-06-08T18:17:00Z"/>
        </w:rPr>
      </w:pPr>
      <w:ins w:id="5249" w:author="Arthur Parmentier" w:date="2020-06-09T14:43:00Z">
        <w:r>
          <w:t>At this point, o</w:t>
        </w:r>
      </w:ins>
      <w:ins w:id="5250" w:author="Arthur Parmentier" w:date="2020-06-08T18:47:00Z">
        <w:r w:rsidR="00F332F2">
          <w:t xml:space="preserve">ne could still argue that </w:t>
        </w:r>
      </w:ins>
      <w:ins w:id="5251" w:author="Arthur Parmentier" w:date="2020-06-08T18:48:00Z">
        <w:r w:rsidR="00F332F2">
          <w:t xml:space="preserve">even though </w:t>
        </w:r>
      </w:ins>
      <w:ins w:id="5252" w:author="Arthur Parmentier" w:date="2020-06-08T18:47:00Z">
        <w:r w:rsidR="00F332F2">
          <w:t>the error is conventional</w:t>
        </w:r>
      </w:ins>
      <w:ins w:id="5253" w:author="Arthur Parmentier" w:date="2020-06-08T18:48:00Z">
        <w:r w:rsidR="00F332F2">
          <w:t xml:space="preserve"> and not </w:t>
        </w:r>
      </w:ins>
      <w:ins w:id="5254" w:author="Arthur Parmentier" w:date="2020-06-09T14:43:00Z">
        <w:r>
          <w:t>grammatical</w:t>
        </w:r>
      </w:ins>
      <w:ins w:id="5255" w:author="Arthur Parmentier" w:date="2020-06-08T18:48:00Z">
        <w:r w:rsidR="00F332F2">
          <w:t>, it is</w:t>
        </w:r>
      </w:ins>
      <w:ins w:id="5256" w:author="Arthur Parmentier" w:date="2020-06-08T18:47:00Z">
        <w:r w:rsidR="00F332F2">
          <w:t xml:space="preserve"> still</w:t>
        </w:r>
      </w:ins>
      <w:ins w:id="5257" w:author="Arthur Parmentier" w:date="2020-06-08T18:48:00Z">
        <w:r w:rsidR="00F332F2">
          <w:t xml:space="preserve"> a rule of SP.</w:t>
        </w:r>
      </w:ins>
      <w:ins w:id="5258" w:author="Arthur Parmentier" w:date="2020-06-08T18:43:00Z">
        <w:r w:rsidR="0046150A">
          <w:br/>
        </w:r>
      </w:ins>
      <w:ins w:id="5259" w:author="Arthur Parmentier" w:date="2020-06-08T18:42:00Z">
        <w:r w:rsidR="0046150A" w:rsidRPr="007C437A">
          <w:t>We have seen previously that in the</w:t>
        </w:r>
        <w:r w:rsidR="0046150A">
          <w:t xml:space="preserve"> conventions </w:t>
        </w:r>
        <w:r w:rsidR="0046150A" w:rsidRPr="007C437A">
          <w:t>of SP, the mistake has no place on the side of the performer</w:t>
        </w:r>
      </w:ins>
      <w:ins w:id="5260" w:author="Arthur Parmentier" w:date="2020-06-08T18:49:00Z">
        <w:r w:rsidR="00164176">
          <w:t xml:space="preserve">. </w:t>
        </w:r>
      </w:ins>
      <w:ins w:id="5261" w:author="Arthur Parmentier" w:date="2020-06-08T18:50:00Z">
        <w:r w:rsidR="00164176">
          <w:t>At the exception of grammatical errors</w:t>
        </w:r>
      </w:ins>
      <w:ins w:id="5262" w:author="Arthur Parmentier" w:date="2020-06-09T14:50:00Z">
        <w:r w:rsidR="00CC52F4">
          <w:t xml:space="preserve"> (which in this case it is not)</w:t>
        </w:r>
      </w:ins>
      <w:ins w:id="5263" w:author="Arthur Parmentier" w:date="2020-06-08T18:50:00Z">
        <w:r w:rsidR="00164176">
          <w:t xml:space="preserve">, </w:t>
        </w:r>
      </w:ins>
      <w:ins w:id="5264" w:author="Arthur Parmentier" w:date="2020-06-08T18:49:00Z">
        <w:r w:rsidR="00164176">
          <w:t>I</w:t>
        </w:r>
      </w:ins>
      <w:ins w:id="5265" w:author="Arthur Parmentier" w:date="2020-06-08T18:17:00Z">
        <w:r w:rsidR="00224A9B" w:rsidRPr="007C437A">
          <w:t xml:space="preserve"> </w:t>
        </w:r>
      </w:ins>
      <w:ins w:id="5266" w:author="Arthur Parmentier" w:date="2020-06-08T18:50:00Z">
        <w:r w:rsidR="00164176">
          <w:t xml:space="preserve">then </w:t>
        </w:r>
      </w:ins>
      <w:ins w:id="5267" w:author="Arthur Parmentier" w:date="2020-06-08T18:17:00Z">
        <w:r w:rsidR="00224A9B" w:rsidRPr="007C437A">
          <w:t>wonder why would mistakes exist on the side of the soundpainter</w:t>
        </w:r>
      </w:ins>
      <w:ins w:id="5268" w:author="Arthur Parmentier" w:date="2020-06-08T18:49:00Z">
        <w:r w:rsidR="00164176">
          <w:t xml:space="preserve">. </w:t>
        </w:r>
      </w:ins>
      <w:ins w:id="5269" w:author="Arthur Parmentier" w:date="2020-06-08T18:50:00Z">
        <w:r w:rsidR="00164176">
          <w:t xml:space="preserve">Indeed, </w:t>
        </w:r>
      </w:ins>
      <w:ins w:id="5270" w:author="Arthur Parmentier" w:date="2020-06-08T18:17:00Z">
        <w:r w:rsidR="00224A9B" w:rsidRPr="007C437A">
          <w:t xml:space="preserve">Thompson justifies the inexistence of mistakes on the performer side by the interesting propositions and situations it creates for the composition. </w:t>
        </w:r>
        <w:r w:rsidR="00224A9B" w:rsidRPr="007C437A">
          <w:br/>
          <w:t>I believe that</w:t>
        </w:r>
      </w:ins>
      <w:ins w:id="5271" w:author="Arthur Parmentier" w:date="2020-06-09T14:50:00Z">
        <w:r w:rsidR="0056155E">
          <w:t xml:space="preserve"> in general,</w:t>
        </w:r>
      </w:ins>
      <w:ins w:id="5272" w:author="Arthur Parmentier" w:date="2020-06-08T18:17:00Z">
        <w:r w:rsidR="00224A9B" w:rsidRPr="007C437A">
          <w:t xml:space="preserve"> mistakes on the side of the soundpainter could also result in interesting compositional propositions, ambiguities and unexpected behaviors. It is well known that languages develop some mistakes and that </w:t>
        </w:r>
      </w:ins>
      <w:ins w:id="5273" w:author="Arthur Parmentier" w:date="2020-06-09T14:50:00Z">
        <w:r w:rsidR="00102D2B">
          <w:t>they</w:t>
        </w:r>
      </w:ins>
      <w:ins w:id="5274" w:author="Arthur Parmentier" w:date="2020-06-08T18:17:00Z">
        <w:r w:rsidR="00224A9B" w:rsidRPr="007C437A">
          <w:t xml:space="preserve"> are most of the time the result of unconscious analogies</w:t>
        </w:r>
      </w:ins>
      <w:ins w:id="5275" w:author="Arthur Parmentier" w:date="2020-06-10T19:50:00Z">
        <w:r w:rsidR="00BB4EE1">
          <w:t xml:space="preserve"> </w:t>
        </w:r>
      </w:ins>
      <w:customXmlInsRangeStart w:id="5276" w:author="Arthur Parmentier" w:date="2020-06-10T19:51:00Z"/>
      <w:sdt>
        <w:sdtPr>
          <w:id w:val="-1963263489"/>
          <w:citation/>
        </w:sdtPr>
        <w:sdtContent>
          <w:customXmlInsRangeEnd w:id="5276"/>
          <w:ins w:id="5277" w:author="Arthur Parmentier" w:date="2020-06-10T19:51:00Z">
            <w:r w:rsidR="00BB4EE1">
              <w:fldChar w:fldCharType="begin"/>
            </w:r>
            <w:r w:rsidR="00BB4EE1" w:rsidRPr="00BB4EE1">
              <w:rPr>
                <w:rPrChange w:id="5278" w:author="Arthur Parmentier" w:date="2020-06-10T19:51:00Z">
                  <w:rPr>
                    <w:lang w:val="fr-FR"/>
                  </w:rPr>
                </w:rPrChange>
              </w:rPr>
              <w:instrText xml:space="preserve"> CITATION Dou09 \l 1036 </w:instrText>
            </w:r>
          </w:ins>
          <w:r w:rsidR="00BB4EE1">
            <w:fldChar w:fldCharType="separate"/>
          </w:r>
          <w:r w:rsidR="00304C55">
            <w:rPr>
              <w:noProof/>
            </w:rPr>
            <w:t>(Hofstadter, 2009)</w:t>
          </w:r>
          <w:ins w:id="5279" w:author="Arthur Parmentier" w:date="2020-06-10T19:51:00Z">
            <w:r w:rsidR="00BB4EE1">
              <w:fldChar w:fldCharType="end"/>
            </w:r>
          </w:ins>
          <w:customXmlInsRangeStart w:id="5280" w:author="Arthur Parmentier" w:date="2020-06-10T19:51:00Z"/>
        </w:sdtContent>
      </w:sdt>
      <w:customXmlInsRangeEnd w:id="5280"/>
      <w:ins w:id="5281" w:author="Arthur Parmentier" w:date="2020-06-10T19:50:00Z">
        <w:r w:rsidR="00BB4EE1" w:rsidRPr="007C437A">
          <w:t xml:space="preserve"> </w:t>
        </w:r>
      </w:ins>
      <w:ins w:id="5282" w:author="Arthur Parmentier" w:date="2020-06-08T18:17:00Z">
        <w:r w:rsidR="00224A9B" w:rsidRPr="007C437A">
          <w:t xml:space="preserve">(and </w:t>
        </w:r>
      </w:ins>
      <w:ins w:id="5283" w:author="Arthur Parmentier" w:date="2020-06-10T19:50:00Z">
        <w:r w:rsidR="00BB4EE1">
          <w:t xml:space="preserve">possibly </w:t>
        </w:r>
      </w:ins>
      <w:ins w:id="5284" w:author="Arthur Parmentier" w:date="2020-06-08T18:17:00Z">
        <w:r w:rsidR="00224A9B" w:rsidRPr="007C437A">
          <w:t>other mechanisms) that reveal the role</w:t>
        </w:r>
      </w:ins>
      <w:ins w:id="5285" w:author="Arthur Parmentier" w:date="2020-06-09T14:51:00Z">
        <w:r w:rsidR="006B4535">
          <w:t xml:space="preserve"> of hidden structures</w:t>
        </w:r>
      </w:ins>
      <w:ins w:id="5286" w:author="Arthur Parmentier" w:date="2020-06-08T18:17:00Z">
        <w:r w:rsidR="00224A9B" w:rsidRPr="007C437A">
          <w:t xml:space="preserve"> in the</w:t>
        </w:r>
      </w:ins>
      <w:ins w:id="5287" w:author="Arthur Parmentier" w:date="2020-06-09T14:51:00Z">
        <w:r w:rsidR="00F20247">
          <w:t xml:space="preserve"> understanding and</w:t>
        </w:r>
      </w:ins>
      <w:ins w:id="5288" w:author="Arthur Parmentier" w:date="2020-06-08T18:17:00Z">
        <w:r w:rsidR="00224A9B" w:rsidRPr="007C437A">
          <w:t xml:space="preserve"> production of language. In fact, most of the language we use for our everyday life comes from such mistakes and uncontrolled evolutions of the grammar.</w:t>
        </w:r>
      </w:ins>
    </w:p>
    <w:p w:rsidR="006626B3" w:rsidRDefault="00224A9B">
      <w:pPr>
        <w:pStyle w:val="Paragraphedeliste"/>
        <w:numPr>
          <w:ilvl w:val="0"/>
          <w:numId w:val="11"/>
        </w:numPr>
        <w:rPr>
          <w:ins w:id="5289" w:author="Arthur Parmentier" w:date="2020-06-08T19:00:00Z"/>
        </w:rPr>
        <w:pPrChange w:id="5290" w:author="Arthur Parmentier" w:date="2020-06-10T16:26:00Z">
          <w:pPr>
            <w:pStyle w:val="Paragraphedeliste"/>
            <w:numPr>
              <w:numId w:val="11"/>
            </w:numPr>
            <w:ind w:left="360" w:hanging="360"/>
          </w:pPr>
        </w:pPrChange>
      </w:pPr>
      <w:ins w:id="5291" w:author="Arthur Parmentier" w:date="2020-06-08T18:17:00Z">
        <w:r w:rsidRPr="007C437A">
          <w:t xml:space="preserve">Finally, I would like to propose an interpretation of his statement as a mark of his own conventions as a composer. This will allow us to discuss the role of the traditional composer in the structural rules of SP that are particular to </w:t>
        </w:r>
      </w:ins>
      <w:ins w:id="5292" w:author="Arthur Parmentier" w:date="2020-06-09T14:52:00Z">
        <w:r w:rsidR="003906EB">
          <w:t>configurations</w:t>
        </w:r>
      </w:ins>
      <w:ins w:id="5293" w:author="Arthur Parmentier" w:date="2020-06-08T18:17:00Z">
        <w:r w:rsidRPr="007C437A">
          <w:t xml:space="preserve"> rather than the syntax of the sign language.</w:t>
        </w:r>
        <w:r w:rsidRPr="007C437A">
          <w:br/>
          <w:t xml:space="preserve">It is obvious that most of structures and conventions in SP follow closely the visions of Thompson on composition and what he </w:t>
        </w:r>
      </w:ins>
      <w:ins w:id="5294" w:author="Arthur Parmentier" w:date="2020-06-08T18:53:00Z">
        <w:r w:rsidR="00267F35">
          <w:t>does</w:t>
        </w:r>
      </w:ins>
      <w:ins w:id="5295" w:author="Arthur Parmentier" w:date="2020-06-08T18:17:00Z">
        <w:r w:rsidRPr="007C437A">
          <w:t xml:space="preserve"> expect from the performers</w:t>
        </w:r>
      </w:ins>
      <w:ins w:id="5296" w:author="Arthur Parmentier" w:date="2020-06-08T18:52:00Z">
        <w:r w:rsidR="006A2FCD">
          <w:t xml:space="preserve"> hims</w:t>
        </w:r>
      </w:ins>
      <w:ins w:id="5297" w:author="Arthur Parmentier" w:date="2020-06-08T18:53:00Z">
        <w:r w:rsidR="006A2FCD">
          <w:t>elf</w:t>
        </w:r>
      </w:ins>
      <w:ins w:id="5298" w:author="Arthur Parmentier" w:date="2020-06-08T18:17:00Z">
        <w:r w:rsidRPr="007C437A">
          <w:t xml:space="preserve">. What he calls a “general rule” </w:t>
        </w:r>
      </w:ins>
      <w:ins w:id="5299" w:author="Arthur Parmentier" w:date="2020-06-08T18:53:00Z">
        <w:r w:rsidR="006C4D16">
          <w:t>in his statement is to my point of view</w:t>
        </w:r>
      </w:ins>
      <w:ins w:id="5300" w:author="Arthur Parmentier" w:date="2020-06-08T18:17:00Z">
        <w:r w:rsidRPr="007C437A">
          <w:t xml:space="preserve"> his own convention. </w:t>
        </w:r>
      </w:ins>
      <w:ins w:id="5301" w:author="Arthur Parmentier" w:date="2020-06-08T18:54:00Z">
        <w:r w:rsidR="006C4D16">
          <w:br/>
        </w:r>
      </w:ins>
      <w:ins w:id="5302" w:author="Arthur Parmentier" w:date="2020-06-08T18:17:00Z">
        <w:r w:rsidRPr="007C437A">
          <w:t xml:space="preserve">Indeed, a different composer could as well </w:t>
        </w:r>
      </w:ins>
      <w:ins w:id="5303" w:author="Arthur Parmentier" w:date="2020-06-08T18:54:00Z">
        <w:r w:rsidR="006C4D16">
          <w:t>propose by convention that</w:t>
        </w:r>
      </w:ins>
      <w:ins w:id="5304" w:author="Arthur Parmentier" w:date="2020-06-08T18:17:00Z">
        <w:r w:rsidRPr="007C437A">
          <w:t xml:space="preserve"> scan, point to point and all content gestures are meant as </w:t>
        </w:r>
      </w:ins>
      <w:ins w:id="5305" w:author="Arthur Parmentier" w:date="2020-06-08T18:54:00Z">
        <w:r w:rsidR="009D3389">
          <w:t xml:space="preserve">additional </w:t>
        </w:r>
      </w:ins>
      <w:ins w:id="5306" w:author="Arthur Parmentier" w:date="2020-06-08T18:17:00Z">
        <w:r w:rsidRPr="007C437A">
          <w:t>layers</w:t>
        </w:r>
      </w:ins>
      <w:ins w:id="5307" w:author="Arthur Parmentier" w:date="2020-06-08T18:54:00Z">
        <w:r w:rsidR="006626B3">
          <w:t xml:space="preserve"> on</w:t>
        </w:r>
      </w:ins>
      <w:ins w:id="5308" w:author="Arthur Parmentier" w:date="2020-06-08T18:17:00Z">
        <w:r w:rsidRPr="007C437A">
          <w:t xml:space="preserve"> the ongoing material. </w:t>
        </w:r>
      </w:ins>
      <w:ins w:id="5309" w:author="Arthur Parmentier" w:date="2020-06-08T18:55:00Z">
        <w:r w:rsidR="006626B3">
          <w:t>S</w:t>
        </w:r>
      </w:ins>
      <w:ins w:id="5310" w:author="Arthur Parmentier" w:date="2020-06-08T18:17:00Z">
        <w:r w:rsidRPr="007C437A">
          <w:t xml:space="preserve">uch conventions </w:t>
        </w:r>
      </w:ins>
      <w:ins w:id="5311" w:author="Arthur Parmentier" w:date="2020-06-08T18:55:00Z">
        <w:r w:rsidR="006626B3">
          <w:t>are what allow performers to</w:t>
        </w:r>
      </w:ins>
      <w:ins w:id="5312" w:author="Arthur Parmentier" w:date="2020-06-08T18:17:00Z">
        <w:r w:rsidRPr="007C437A">
          <w:t xml:space="preserve"> interpret ambiguous requests</w:t>
        </w:r>
      </w:ins>
      <w:ins w:id="5313" w:author="Arthur Parmentier" w:date="2020-06-08T18:56:00Z">
        <w:r w:rsidR="006626B3">
          <w:t xml:space="preserve"> in other situations</w:t>
        </w:r>
      </w:ins>
      <w:ins w:id="5314" w:author="Arthur Parmentier" w:date="2020-06-08T18:55:00Z">
        <w:r w:rsidR="006626B3">
          <w:t xml:space="preserve"> (</w:t>
        </w:r>
      </w:ins>
      <w:ins w:id="5315" w:author="Arthur Parmentier" w:date="2020-06-08T18:56:00Z">
        <w:r w:rsidR="006626B3">
          <w:t>cf. the example in the first point)</w:t>
        </w:r>
      </w:ins>
      <w:ins w:id="5316" w:author="Arthur Parmentier" w:date="2020-06-08T18:17:00Z">
        <w:r w:rsidRPr="007C437A">
          <w:t>; but it may be the case that Thompson or other soundpainters disagree on th</w:t>
        </w:r>
      </w:ins>
      <w:ins w:id="5317" w:author="Arthur Parmentier" w:date="2020-06-08T18:57:00Z">
        <w:r w:rsidR="006626B3">
          <w:t>e conventions to use when the soundpainter indicates new modes.</w:t>
        </w:r>
        <w:r w:rsidR="006626B3">
          <w:br/>
        </w:r>
      </w:ins>
      <w:ins w:id="5318" w:author="Arthur Parmentier" w:date="2020-06-08T18:59:00Z">
        <w:r w:rsidR="006626B3">
          <w:t>As a composer</w:t>
        </w:r>
      </w:ins>
      <w:ins w:id="5319" w:author="Arthur Parmentier" w:date="2020-06-08T18:17:00Z">
        <w:r w:rsidRPr="007C437A">
          <w:t xml:space="preserve"> Thompson developed and formalize</w:t>
        </w:r>
      </w:ins>
      <w:ins w:id="5320" w:author="Arthur Parmentier" w:date="2020-06-08T18:58:00Z">
        <w:r w:rsidR="006626B3">
          <w:t>d</w:t>
        </w:r>
      </w:ins>
      <w:ins w:id="5321" w:author="Arthur Parmentier" w:date="2020-06-08T18:17:00Z">
        <w:r w:rsidRPr="007C437A">
          <w:t xml:space="preserve"> an important set of conventions from his own experience (we can think of the conventions about the development rates, neutral positions, or simple conventions such as what defines a minimalism or a pointillism)</w:t>
        </w:r>
      </w:ins>
      <w:ins w:id="5322" w:author="Arthur Parmentier" w:date="2020-06-08T18:59:00Z">
        <w:r w:rsidR="006626B3">
          <w:t xml:space="preserve"> that he diffuses as a main figure and teacher of SP.</w:t>
        </w:r>
      </w:ins>
    </w:p>
    <w:p w:rsidR="00224A9B" w:rsidRDefault="00224A9B">
      <w:pPr>
        <w:rPr>
          <w:ins w:id="5323" w:author="Arthur Parmentier" w:date="2020-06-08T19:02:00Z"/>
        </w:rPr>
      </w:pPr>
      <w:ins w:id="5324" w:author="Arthur Parmentier" w:date="2020-06-08T18:17:00Z">
        <w:r w:rsidRPr="007C437A">
          <w:t xml:space="preserve">This example </w:t>
        </w:r>
      </w:ins>
      <w:ins w:id="5325" w:author="Arthur Parmentier" w:date="2020-06-09T15:56:00Z">
        <w:r w:rsidR="0015509F">
          <w:t xml:space="preserve">also </w:t>
        </w:r>
      </w:ins>
      <w:ins w:id="5326" w:author="Arthur Parmentier" w:date="2020-06-08T18:17:00Z">
        <w:r w:rsidRPr="007C437A">
          <w:t xml:space="preserve">points out </w:t>
        </w:r>
      </w:ins>
      <w:ins w:id="5327" w:author="Arthur Parmentier" w:date="2020-06-09T15:56:00Z">
        <w:r w:rsidR="0015509F">
          <w:t xml:space="preserve">the </w:t>
        </w:r>
      </w:ins>
      <w:ins w:id="5328" w:author="Arthur Parmentier" w:date="2020-06-08T18:17:00Z">
        <w:r w:rsidRPr="007C437A">
          <w:t xml:space="preserve">important role </w:t>
        </w:r>
      </w:ins>
      <w:ins w:id="5329" w:author="Arthur Parmentier" w:date="2020-06-09T15:56:00Z">
        <w:r w:rsidR="0015509F">
          <w:t>of</w:t>
        </w:r>
      </w:ins>
      <w:ins w:id="5330" w:author="Arthur Parmentier" w:date="2020-06-08T18:17:00Z">
        <w:r w:rsidRPr="007C437A">
          <w:t xml:space="preserve"> conventions and other sets of rules that are not explained from within the grammar of SP but </w:t>
        </w:r>
      </w:ins>
      <w:ins w:id="5331" w:author="Arthur Parmentier" w:date="2020-06-09T15:58:00Z">
        <w:r w:rsidR="0015509F">
          <w:t>are determined by</w:t>
        </w:r>
      </w:ins>
      <w:ins w:id="5332" w:author="Arthur Parmentier" w:date="2020-06-08T19:00:00Z">
        <w:r w:rsidR="006626B3">
          <w:t xml:space="preserve"> the configuration of the group</w:t>
        </w:r>
      </w:ins>
      <w:ins w:id="5333" w:author="Arthur Parmentier" w:date="2020-06-09T15:57:00Z">
        <w:r w:rsidR="0015509F">
          <w:t xml:space="preserve">, for instance by </w:t>
        </w:r>
      </w:ins>
      <w:ins w:id="5334" w:author="Arthur Parmentier" w:date="2020-06-09T15:58:00Z">
        <w:r w:rsidR="0015509F">
          <w:t>a</w:t>
        </w:r>
      </w:ins>
      <w:ins w:id="5335" w:author="Arthur Parmentier" w:date="2020-06-09T15:57:00Z">
        <w:r w:rsidR="0015509F">
          <w:t xml:space="preserve"> </w:t>
        </w:r>
      </w:ins>
      <w:ins w:id="5336" w:author="Arthur Parmentier" w:date="2020-06-09T15:58:00Z">
        <w:r w:rsidR="0015509F">
          <w:t>composer.</w:t>
        </w:r>
      </w:ins>
    </w:p>
    <w:p w:rsidR="00475506" w:rsidRDefault="00475506">
      <w:pPr>
        <w:pStyle w:val="Titre5"/>
        <w:rPr>
          <w:ins w:id="5337" w:author="Arthur Parmentier" w:date="2020-06-08T19:01:00Z"/>
        </w:rPr>
        <w:pPrChange w:id="5338" w:author="Arthur Parmentier" w:date="2020-06-10T16:26:00Z">
          <w:pPr/>
        </w:pPrChange>
      </w:pPr>
      <w:ins w:id="5339" w:author="Arthur Parmentier" w:date="2020-06-08T19:03:00Z">
        <w:r>
          <w:lastRenderedPageBreak/>
          <w:t>A remark on the diffusion of conventions in SP</w:t>
        </w:r>
      </w:ins>
    </w:p>
    <w:p w:rsidR="00E02592" w:rsidRDefault="00BE5C4A">
      <w:pPr>
        <w:rPr>
          <w:ins w:id="5340" w:author="Arthur Parmentier" w:date="2020-06-08T19:03:00Z"/>
        </w:rPr>
      </w:pPr>
      <w:ins w:id="5341" w:author="Arthur Parmentier" w:date="2020-06-08T19:19:00Z">
        <w:r>
          <w:t>The pr</w:t>
        </w:r>
      </w:ins>
      <w:ins w:id="5342" w:author="Arthur Parmentier" w:date="2020-06-08T19:20:00Z">
        <w:r>
          <w:t xml:space="preserve">evious example </w:t>
        </w:r>
      </w:ins>
      <w:ins w:id="5343" w:author="Arthur Parmentier" w:date="2020-06-08T19:01:00Z">
        <w:r w:rsidR="00E02592">
          <w:t xml:space="preserve">underlines the </w:t>
        </w:r>
      </w:ins>
      <w:ins w:id="5344" w:author="Arthur Parmentier" w:date="2020-06-09T15:59:00Z">
        <w:r w:rsidR="00413D55">
          <w:t xml:space="preserve">conjunction of two </w:t>
        </w:r>
      </w:ins>
      <w:ins w:id="5345" w:author="Arthur Parmentier" w:date="2020-06-08T19:01:00Z">
        <w:r w:rsidR="00E02592">
          <w:t>role</w:t>
        </w:r>
      </w:ins>
      <w:ins w:id="5346" w:author="Arthur Parmentier" w:date="2020-06-09T15:59:00Z">
        <w:r w:rsidR="00413D55">
          <w:t>s</w:t>
        </w:r>
      </w:ins>
      <w:ins w:id="5347" w:author="Arthur Parmentier" w:date="2020-06-08T19:01:00Z">
        <w:r w:rsidR="00E02592">
          <w:t xml:space="preserve"> of Thompson</w:t>
        </w:r>
      </w:ins>
      <w:ins w:id="5348" w:author="Arthur Parmentier" w:date="2020-06-09T15:59:00Z">
        <w:r w:rsidR="00413D55">
          <w:t>, first as a composer and second as</w:t>
        </w:r>
      </w:ins>
      <w:ins w:id="5349" w:author="Arthur Parmentier" w:date="2020-06-08T19:01:00Z">
        <w:r w:rsidR="00E02592">
          <w:t xml:space="preserve"> the main diffusor and authority of SP, who defined SP rules not only in terms of grammar and semantics but also in term</w:t>
        </w:r>
      </w:ins>
      <w:ins w:id="5350" w:author="Arthur Parmentier" w:date="2020-06-08T19:02:00Z">
        <w:r w:rsidR="00E02592">
          <w:t>s of conventions such as default parameters and configuration choices.</w:t>
        </w:r>
      </w:ins>
    </w:p>
    <w:p w:rsidR="00694125" w:rsidRDefault="007F1431">
      <w:pPr>
        <w:rPr>
          <w:ins w:id="5351" w:author="Arthur Parmentier" w:date="2020-06-08T19:22:00Z"/>
        </w:rPr>
      </w:pPr>
      <w:ins w:id="5352" w:author="Arthur Parmentier" w:date="2020-06-08T19:20:00Z">
        <w:r>
          <w:t xml:space="preserve">In the previous parts, </w:t>
        </w:r>
      </w:ins>
      <w:ins w:id="5353" w:author="Arthur Parmentier" w:date="2020-06-08T19:03:00Z">
        <w:r w:rsidR="009C2211" w:rsidRPr="007C437A">
          <w:t xml:space="preserve">I have tried to push for a conceptual separation between SP as a sign language and the elements of context such as conventions and configurations that come with SP performances. </w:t>
        </w:r>
      </w:ins>
      <w:ins w:id="5354" w:author="Arthur Parmentier" w:date="2020-06-08T19:21:00Z">
        <w:r>
          <w:t>T</w:t>
        </w:r>
      </w:ins>
      <w:ins w:id="5355" w:author="Arthur Parmentier" w:date="2020-06-08T19:03:00Z">
        <w:r w:rsidR="009C2211" w:rsidRPr="007C437A">
          <w:t xml:space="preserve">his separation is analogical to language and culture: the culture defines the use, conventions and configurations of a language; the language itself can be described in mere linguistic terms but cannot be understood without elements of culture, that are however not necessarily elements of language. I believe that there is an implicit confusion </w:t>
        </w:r>
      </w:ins>
      <w:ins w:id="5356" w:author="Arthur Parmentier" w:date="2020-06-08T19:21:00Z">
        <w:r>
          <w:t xml:space="preserve">in Thompson’s descriptions </w:t>
        </w:r>
      </w:ins>
      <w:ins w:id="5357" w:author="Arthur Parmentier" w:date="2020-06-08T19:03:00Z">
        <w:r w:rsidR="009C2211" w:rsidRPr="007C437A">
          <w:t xml:space="preserve">between the </w:t>
        </w:r>
      </w:ins>
      <w:ins w:id="5358" w:author="Arthur Parmentier" w:date="2020-06-09T16:01:00Z">
        <w:r w:rsidR="00AC5A44">
          <w:t xml:space="preserve">compositional </w:t>
        </w:r>
      </w:ins>
      <w:ins w:id="5359" w:author="Arthur Parmentier" w:date="2020-06-09T16:02:00Z">
        <w:r w:rsidR="00AC5A44">
          <w:t>conventions in</w:t>
        </w:r>
      </w:ins>
      <w:ins w:id="5360" w:author="Arthur Parmentier" w:date="2020-06-08T19:03:00Z">
        <w:r w:rsidR="009C2211" w:rsidRPr="007C437A">
          <w:t xml:space="preserve"> SP and </w:t>
        </w:r>
      </w:ins>
      <w:ins w:id="5361" w:author="Arthur Parmentier" w:date="2020-06-09T16:02:00Z">
        <w:r w:rsidR="00AC5A44">
          <w:t>its</w:t>
        </w:r>
      </w:ins>
      <w:ins w:id="5362" w:author="Arthur Parmentier" w:date="2020-06-08T19:03:00Z">
        <w:r w:rsidR="009C2211" w:rsidRPr="007C437A">
          <w:t xml:space="preserve"> definition of SP as a sign language.</w:t>
        </w:r>
      </w:ins>
      <w:ins w:id="5363" w:author="Arthur Parmentier" w:date="2020-06-08T19:22:00Z">
        <w:r w:rsidR="00694125">
          <w:t xml:space="preserve"> I </w:t>
        </w:r>
      </w:ins>
      <w:ins w:id="5364" w:author="Arthur Parmentier" w:date="2020-06-08T21:33:00Z">
        <w:r w:rsidR="00AE15ED">
          <w:t xml:space="preserve">explain this confusion by </w:t>
        </w:r>
      </w:ins>
      <w:ins w:id="5365" w:author="Arthur Parmentier" w:date="2020-06-08T21:34:00Z">
        <w:r w:rsidR="00AE15ED">
          <w:t>the following</w:t>
        </w:r>
      </w:ins>
      <w:ins w:id="5366" w:author="Arthur Parmentier" w:date="2020-06-08T19:22:00Z">
        <w:r w:rsidR="00694125">
          <w:t>:</w:t>
        </w:r>
      </w:ins>
    </w:p>
    <w:p w:rsidR="00694125" w:rsidRDefault="00694125">
      <w:pPr>
        <w:pStyle w:val="Paragraphedeliste"/>
        <w:numPr>
          <w:ilvl w:val="0"/>
          <w:numId w:val="11"/>
        </w:numPr>
        <w:rPr>
          <w:ins w:id="5367" w:author="Arthur Parmentier" w:date="2020-06-08T21:29:00Z"/>
        </w:rPr>
      </w:pPr>
      <w:ins w:id="5368" w:author="Arthur Parmentier" w:date="2020-06-08T19:22:00Z">
        <w:r>
          <w:t>The most obvious</w:t>
        </w:r>
      </w:ins>
      <w:ins w:id="5369" w:author="Arthur Parmentier" w:date="2020-06-08T21:34:00Z">
        <w:r w:rsidR="00AE15ED">
          <w:t xml:space="preserve"> point</w:t>
        </w:r>
      </w:ins>
      <w:ins w:id="5370" w:author="Arthur Parmentier" w:date="2020-06-08T19:22:00Z">
        <w:r>
          <w:t xml:space="preserve"> is that Thompson </w:t>
        </w:r>
      </w:ins>
      <w:ins w:id="5371" w:author="Arthur Parmentier" w:date="2020-06-08T19:23:00Z">
        <w:r>
          <w:t xml:space="preserve">is not a linguist himself and started to think about SP in linguistic terms </w:t>
        </w:r>
      </w:ins>
      <w:ins w:id="5372" w:author="Arthur Parmentier" w:date="2020-06-08T21:29:00Z">
        <w:r w:rsidR="00AE15ED">
          <w:t>dozens</w:t>
        </w:r>
      </w:ins>
      <w:ins w:id="5373" w:author="Arthur Parmentier" w:date="2020-06-08T21:28:00Z">
        <w:r w:rsidR="00AE15ED">
          <w:t xml:space="preserve"> of years after internalizing his own</w:t>
        </w:r>
      </w:ins>
      <w:ins w:id="5374" w:author="Arthur Parmentier" w:date="2020-06-08T21:29:00Z">
        <w:r w:rsidR="00AE15ED">
          <w:t xml:space="preserve"> representations of SP in artistic and compositional terms</w:t>
        </w:r>
      </w:ins>
      <w:ins w:id="5375" w:author="Arthur Parmentier" w:date="2020-06-08T21:34:00Z">
        <w:r w:rsidR="00AE15ED">
          <w:t>.</w:t>
        </w:r>
      </w:ins>
    </w:p>
    <w:p w:rsidR="00AE15ED" w:rsidRDefault="00AE15ED">
      <w:pPr>
        <w:pStyle w:val="Paragraphedeliste"/>
        <w:numPr>
          <w:ilvl w:val="0"/>
          <w:numId w:val="11"/>
        </w:numPr>
        <w:rPr>
          <w:ins w:id="5376" w:author="Arthur Parmentier" w:date="2020-06-08T21:35:00Z"/>
        </w:rPr>
      </w:pPr>
      <w:ins w:id="5377" w:author="Arthur Parmentier" w:date="2020-06-08T21:36:00Z">
        <w:r>
          <w:t>He</w:t>
        </w:r>
      </w:ins>
      <w:ins w:id="5378" w:author="Arthur Parmentier" w:date="2020-06-08T21:34:00Z">
        <w:r>
          <w:t xml:space="preserve"> is</w:t>
        </w:r>
      </w:ins>
      <w:ins w:id="5379" w:author="Arthur Parmentier" w:date="2020-06-08T21:36:00Z">
        <w:r>
          <w:t xml:space="preserve"> historically</w:t>
        </w:r>
      </w:ins>
      <w:ins w:id="5380" w:author="Arthur Parmentier" w:date="2020-06-08T21:34:00Z">
        <w:r>
          <w:t xml:space="preserve"> the </w:t>
        </w:r>
      </w:ins>
      <w:ins w:id="5381" w:author="Arthur Parmentier" w:date="2020-06-08T21:51:00Z">
        <w:r w:rsidR="00BC0976">
          <w:t xml:space="preserve">creator and </w:t>
        </w:r>
      </w:ins>
      <w:ins w:id="5382" w:author="Arthur Parmentier" w:date="2020-06-08T21:34:00Z">
        <w:r>
          <w:t>main diffuser of SP</w:t>
        </w:r>
      </w:ins>
      <w:ins w:id="5383" w:author="Arthur Parmentier" w:date="2020-06-08T21:35:00Z">
        <w:r>
          <w:t xml:space="preserve"> and</w:t>
        </w:r>
      </w:ins>
      <w:ins w:id="5384" w:author="Arthur Parmentier" w:date="2020-06-08T21:34:00Z">
        <w:r>
          <w:t xml:space="preserve"> </w:t>
        </w:r>
      </w:ins>
      <w:ins w:id="5385" w:author="Arthur Parmentier" w:date="2020-06-08T21:51:00Z">
        <w:r w:rsidR="00F703B9">
          <w:t>teach</w:t>
        </w:r>
      </w:ins>
      <w:ins w:id="5386" w:author="Arthur Parmentier" w:date="2020-06-08T21:34:00Z">
        <w:r>
          <w:t xml:space="preserve"> his compositional </w:t>
        </w:r>
      </w:ins>
      <w:ins w:id="5387" w:author="Arthur Parmentier" w:date="2020-06-08T21:35:00Z">
        <w:r>
          <w:t xml:space="preserve">conventions and propositions </w:t>
        </w:r>
      </w:ins>
      <w:ins w:id="5388" w:author="Arthur Parmentier" w:date="2020-06-08T21:52:00Z">
        <w:r w:rsidR="00E46618">
          <w:t>as part of</w:t>
        </w:r>
      </w:ins>
      <w:ins w:id="5389" w:author="Arthur Parmentier" w:date="2020-06-08T21:35:00Z">
        <w:r>
          <w:t xml:space="preserve"> the language itself; he </w:t>
        </w:r>
      </w:ins>
      <w:ins w:id="5390" w:author="Arthur Parmentier" w:date="2020-06-08T21:52:00Z">
        <w:r w:rsidR="00F26C82">
          <w:t>presents</w:t>
        </w:r>
      </w:ins>
      <w:ins w:id="5391" w:author="Arthur Parmentier" w:date="2020-06-08T21:35:00Z">
        <w:r>
          <w:t xml:space="preserve"> SP as a composition tool</w:t>
        </w:r>
      </w:ins>
      <w:ins w:id="5392" w:author="Arthur Parmentier" w:date="2020-06-08T21:50:00Z">
        <w:r w:rsidR="00AD578D">
          <w:t xml:space="preserve"> and what he designed and developed it for</w:t>
        </w:r>
      </w:ins>
      <w:ins w:id="5393" w:author="Arthur Parmentier" w:date="2020-06-08T21:35:00Z">
        <w:r>
          <w:t>, not only as a mere language.</w:t>
        </w:r>
      </w:ins>
    </w:p>
    <w:p w:rsidR="00C5218C" w:rsidRDefault="00AA3711">
      <w:pPr>
        <w:pStyle w:val="Paragraphedeliste"/>
        <w:numPr>
          <w:ilvl w:val="0"/>
          <w:numId w:val="11"/>
        </w:numPr>
        <w:rPr>
          <w:ins w:id="5394" w:author="Arthur Parmentier" w:date="2020-06-08T22:04:00Z"/>
        </w:rPr>
      </w:pPr>
      <w:ins w:id="5395" w:author="Arthur Parmentier" w:date="2020-06-08T21:36:00Z">
        <w:r>
          <w:t>SP may be</w:t>
        </w:r>
      </w:ins>
      <w:ins w:id="5396" w:author="Arthur Parmentier" w:date="2020-06-08T21:54:00Z">
        <w:r w:rsidR="00C60A78">
          <w:t xml:space="preserve"> most</w:t>
        </w:r>
      </w:ins>
      <w:ins w:id="5397" w:author="Arthur Parmentier" w:date="2020-06-08T21:36:00Z">
        <w:r>
          <w:t xml:space="preserve"> appreciated</w:t>
        </w:r>
      </w:ins>
      <w:ins w:id="5398" w:author="Arthur Parmentier" w:date="2020-06-08T21:50:00Z">
        <w:r w:rsidR="00AD578D">
          <w:t xml:space="preserve"> </w:t>
        </w:r>
      </w:ins>
      <w:ins w:id="5399" w:author="Arthur Parmentier" w:date="2020-06-08T21:57:00Z">
        <w:r w:rsidR="00520B77">
          <w:t xml:space="preserve">and adopted </w:t>
        </w:r>
      </w:ins>
      <w:ins w:id="5400" w:author="Arthur Parmentier" w:date="2020-06-08T21:55:00Z">
        <w:r w:rsidR="00C60A78">
          <w:t>for the</w:t>
        </w:r>
      </w:ins>
      <w:ins w:id="5401" w:author="Arthur Parmentier" w:date="2020-06-08T21:37:00Z">
        <w:r>
          <w:t xml:space="preserve"> set of compositional propositions and concepts from several disciplines</w:t>
        </w:r>
      </w:ins>
      <w:ins w:id="5402" w:author="Arthur Parmentier" w:date="2020-06-08T21:55:00Z">
        <w:r w:rsidR="00C60A78">
          <w:t xml:space="preserve"> that it encapsulate</w:t>
        </w:r>
      </w:ins>
      <w:ins w:id="5403" w:author="Arthur Parmentier" w:date="2020-06-08T21:56:00Z">
        <w:r w:rsidR="00C60A78">
          <w:t>s</w:t>
        </w:r>
      </w:ins>
      <w:ins w:id="5404" w:author="Arthur Parmentier" w:date="2020-06-08T21:57:00Z">
        <w:r w:rsidR="00520B77">
          <w:t xml:space="preserve"> rather than its internal mechanisms as a langue such as the creation of new signs, modes and syntactic </w:t>
        </w:r>
      </w:ins>
      <w:ins w:id="5405" w:author="Arthur Parmentier" w:date="2020-06-08T21:58:00Z">
        <w:r w:rsidR="00520B77">
          <w:t>structures</w:t>
        </w:r>
      </w:ins>
      <w:ins w:id="5406" w:author="Arthur Parmentier" w:date="2020-06-08T21:37:00Z">
        <w:r>
          <w:t>.</w:t>
        </w:r>
      </w:ins>
      <w:ins w:id="5407" w:author="Arthur Parmentier" w:date="2020-06-08T21:58:00Z">
        <w:r w:rsidR="00520B77">
          <w:t xml:space="preserve"> In other words, </w:t>
        </w:r>
      </w:ins>
      <w:ins w:id="5408" w:author="Arthur Parmentier" w:date="2020-06-08T21:59:00Z">
        <w:r w:rsidR="00520B77">
          <w:t xml:space="preserve">the adopting of SP may rely more on the exploration of </w:t>
        </w:r>
      </w:ins>
      <w:ins w:id="5409" w:author="Arthur Parmentier" w:date="2020-06-08T21:58:00Z">
        <w:r w:rsidR="00520B77">
          <w:t xml:space="preserve">its different modes, contents and “built-in” categories than </w:t>
        </w:r>
      </w:ins>
      <w:ins w:id="5410" w:author="Arthur Parmentier" w:date="2020-06-08T22:00:00Z">
        <w:r w:rsidR="00520B77">
          <w:t>the creation of new modes, contents, signs and structures.</w:t>
        </w:r>
      </w:ins>
      <w:ins w:id="5411" w:author="Arthur Parmentier" w:date="2020-06-08T21:58:00Z">
        <w:r w:rsidR="00520B77">
          <w:br/>
        </w:r>
      </w:ins>
      <w:ins w:id="5412" w:author="Arthur Parmentier" w:date="2020-06-08T21:37:00Z">
        <w:r>
          <w:t>We have seen that it</w:t>
        </w:r>
      </w:ins>
      <w:ins w:id="5413" w:author="Arthur Parmentier" w:date="2020-06-08T22:00:00Z">
        <w:r w:rsidR="00520B77">
          <w:t xml:space="preserve"> indeed</w:t>
        </w:r>
      </w:ins>
      <w:ins w:id="5414" w:author="Arthur Parmentier" w:date="2020-06-08T21:37:00Z">
        <w:r>
          <w:t xml:space="preserve"> borrows </w:t>
        </w:r>
      </w:ins>
      <w:ins w:id="5415" w:author="Arthur Parmentier" w:date="2020-06-08T22:02:00Z">
        <w:r w:rsidR="00520B77">
          <w:t xml:space="preserve">ideas and artistic concepts </w:t>
        </w:r>
      </w:ins>
      <w:ins w:id="5416" w:author="Arthur Parmentier" w:date="2020-06-08T21:37:00Z">
        <w:r>
          <w:t>from elsewhere</w:t>
        </w:r>
      </w:ins>
      <w:ins w:id="5417" w:author="Arthur Parmentier" w:date="2020-06-08T22:01:00Z">
        <w:r w:rsidR="00520B77">
          <w:t xml:space="preserve"> and provide a convenient context </w:t>
        </w:r>
      </w:ins>
      <w:ins w:id="5418" w:author="Arthur Parmentier" w:date="2020-06-08T22:02:00Z">
        <w:r w:rsidR="00520B77">
          <w:t xml:space="preserve">to explore them, which </w:t>
        </w:r>
      </w:ins>
      <w:ins w:id="5419" w:author="Arthur Parmentier" w:date="2020-06-08T22:04:00Z">
        <w:r w:rsidR="00AE26D5">
          <w:t xml:space="preserve">assembled, </w:t>
        </w:r>
      </w:ins>
      <w:ins w:id="5420" w:author="Arthur Parmentier" w:date="2020-06-08T22:02:00Z">
        <w:r w:rsidR="00520B77">
          <w:t>make</w:t>
        </w:r>
      </w:ins>
      <w:ins w:id="5421" w:author="Arthur Parmentier" w:date="2020-06-08T22:04:00Z">
        <w:r w:rsidR="00AE26D5">
          <w:t>s</w:t>
        </w:r>
      </w:ins>
      <w:ins w:id="5422" w:author="Arthur Parmentier" w:date="2020-06-08T22:02:00Z">
        <w:r w:rsidR="00520B77">
          <w:t xml:space="preserve"> it a very powerful tool to </w:t>
        </w:r>
      </w:ins>
      <w:ins w:id="5423" w:author="Arthur Parmentier" w:date="2020-06-08T22:03:00Z">
        <w:r w:rsidR="00520B77">
          <w:t>move</w:t>
        </w:r>
      </w:ins>
      <w:ins w:id="5424" w:author="Arthur Parmentier" w:date="2020-06-08T22:04:00Z">
        <w:r w:rsidR="00520B77">
          <w:t xml:space="preserve"> on</w:t>
        </w:r>
      </w:ins>
      <w:ins w:id="5425" w:author="Arthur Parmentier" w:date="2020-06-08T22:03:00Z">
        <w:r w:rsidR="00520B77">
          <w:t xml:space="preserve"> from</w:t>
        </w:r>
      </w:ins>
      <w:ins w:id="5426" w:author="Arthur Parmentier" w:date="2020-06-08T22:02:00Z">
        <w:r w:rsidR="00520B77">
          <w:t xml:space="preserve"> other </w:t>
        </w:r>
      </w:ins>
      <w:ins w:id="5427" w:author="Arthur Parmentier" w:date="2020-06-08T22:03:00Z">
        <w:r w:rsidR="00520B77">
          <w:t>configurat</w:t>
        </w:r>
      </w:ins>
      <w:ins w:id="5428" w:author="Arthur Parmentier" w:date="2020-06-08T22:04:00Z">
        <w:r w:rsidR="00520B77">
          <w:t>ions of improvisation, real-time composition or experimental music.</w:t>
        </w:r>
      </w:ins>
    </w:p>
    <w:p w:rsidR="00AE15ED" w:rsidRDefault="00C5218C">
      <w:pPr>
        <w:pStyle w:val="Paragraphedeliste"/>
        <w:numPr>
          <w:ilvl w:val="0"/>
          <w:numId w:val="11"/>
        </w:numPr>
        <w:rPr>
          <w:ins w:id="5429" w:author="Arthur Parmentier" w:date="2020-06-08T19:22:00Z"/>
        </w:rPr>
        <w:pPrChange w:id="5430" w:author="Arthur Parmentier" w:date="2020-06-10T16:26:00Z">
          <w:pPr/>
        </w:pPrChange>
      </w:pPr>
      <w:ins w:id="5431" w:author="Arthur Parmentier" w:date="2020-06-08T22:05:00Z">
        <w:r>
          <w:t>Finally, the “traditional</w:t>
        </w:r>
      </w:ins>
      <w:ins w:id="5432" w:author="Arthur Parmentier" w:date="2020-06-08T23:01:00Z">
        <w:r w:rsidR="00685FE2">
          <w:t>”</w:t>
        </w:r>
      </w:ins>
      <w:ins w:id="5433" w:author="Arthur Parmentier" w:date="2020-06-08T22:05:00Z">
        <w:r>
          <w:t xml:space="preserve"> visions</w:t>
        </w:r>
      </w:ins>
      <w:ins w:id="5434" w:author="Arthur Parmentier" w:date="2020-06-08T22:06:00Z">
        <w:r>
          <w:t xml:space="preserve"> on and conventions in</w:t>
        </w:r>
      </w:ins>
      <w:ins w:id="5435" w:author="Arthur Parmentier" w:date="2020-06-08T22:05:00Z">
        <w:r>
          <w:t xml:space="preserve"> SP might be related to </w:t>
        </w:r>
      </w:ins>
      <w:ins w:id="5436" w:author="Arthur Parmentier" w:date="2020-06-08T22:08:00Z">
        <w:r w:rsidR="00B908FA">
          <w:t>a</w:t>
        </w:r>
      </w:ins>
      <w:ins w:id="5437" w:author="Arthur Parmentier" w:date="2020-06-08T22:05:00Z">
        <w:r>
          <w:t xml:space="preserve"> </w:t>
        </w:r>
      </w:ins>
      <w:ins w:id="5438" w:author="Arthur Parmentier" w:date="2020-06-08T21:38:00Z">
        <w:r w:rsidR="00AA3711">
          <w:t>Western</w:t>
        </w:r>
      </w:ins>
      <w:ins w:id="5439" w:author="Arthur Parmentier" w:date="2020-06-08T22:08:00Z">
        <w:r w:rsidR="00B908FA">
          <w:t xml:space="preserve"> </w:t>
        </w:r>
      </w:ins>
      <w:ins w:id="5440" w:author="Arthur Parmentier" w:date="2020-06-08T21:38:00Z">
        <w:r w:rsidR="00AA3711">
          <w:t>vision on arts</w:t>
        </w:r>
      </w:ins>
      <w:ins w:id="5441" w:author="Arthur Parmentier" w:date="2020-06-08T22:08:00Z">
        <w:r w:rsidR="00B908FA">
          <w:t>, performance and their cultural conventions</w:t>
        </w:r>
      </w:ins>
      <w:ins w:id="5442" w:author="Arthur Parmentier" w:date="2020-06-08T22:06:00Z">
        <w:r>
          <w:t xml:space="preserve">. The fact that SP </w:t>
        </w:r>
      </w:ins>
      <w:ins w:id="5443" w:author="Arthur Parmentier" w:date="2020-06-08T22:07:00Z">
        <w:r>
          <w:t>developed</w:t>
        </w:r>
      </w:ins>
      <w:ins w:id="5444" w:author="Arthur Parmentier" w:date="2020-06-08T22:06:00Z">
        <w:r>
          <w:t xml:space="preserve"> a lot in Europe </w:t>
        </w:r>
      </w:ins>
      <w:ins w:id="5445" w:author="Arthur Parmentier" w:date="2020-06-08T22:07:00Z">
        <w:r>
          <w:t xml:space="preserve">may have had an </w:t>
        </w:r>
      </w:ins>
      <w:ins w:id="5446" w:author="Arthur Parmentier" w:date="2020-06-08T22:08:00Z">
        <w:r>
          <w:t xml:space="preserve">important </w:t>
        </w:r>
      </w:ins>
      <w:ins w:id="5447" w:author="Arthur Parmentier" w:date="2020-06-08T22:07:00Z">
        <w:r>
          <w:t xml:space="preserve">influence on the </w:t>
        </w:r>
      </w:ins>
      <w:ins w:id="5448" w:author="Arthur Parmentier" w:date="2020-06-08T22:08:00Z">
        <w:r>
          <w:t xml:space="preserve">culturally determined </w:t>
        </w:r>
      </w:ins>
      <w:ins w:id="5449" w:author="Arthur Parmentier" w:date="2020-06-08T22:07:00Z">
        <w:r>
          <w:t>configurations it was used in and the people who diffused it</w:t>
        </w:r>
      </w:ins>
      <w:ins w:id="5450" w:author="Arthur Parmentier" w:date="2020-06-08T22:08:00Z">
        <w:r>
          <w:t>.</w:t>
        </w:r>
      </w:ins>
    </w:p>
    <w:p w:rsidR="009C2211" w:rsidRPr="00850432" w:rsidRDefault="003F4DEE">
      <w:pPr>
        <w:rPr>
          <w:ins w:id="5451" w:author="Arthur Parmentier" w:date="2020-06-08T13:16:00Z"/>
          <w:rPrChange w:id="5452" w:author="Arthur Parmentier" w:date="2020-06-08T13:17:00Z">
            <w:rPr>
              <w:ins w:id="5453" w:author="Arthur Parmentier" w:date="2020-06-08T13:16:00Z"/>
            </w:rPr>
          </w:rPrChange>
        </w:rPr>
        <w:pPrChange w:id="5454" w:author="Arthur Parmentier" w:date="2020-06-10T16:26:00Z">
          <w:pPr>
            <w:pStyle w:val="Titre2"/>
          </w:pPr>
        </w:pPrChange>
      </w:pPr>
      <w:ins w:id="5455" w:author="Arthur Parmentier" w:date="2020-06-08T23:03:00Z">
        <w:r>
          <w:t xml:space="preserve">I interpreted those </w:t>
        </w:r>
      </w:ins>
      <w:ins w:id="5456" w:author="Arthur Parmentier" w:date="2020-06-08T23:02:00Z">
        <w:r>
          <w:t xml:space="preserve">specificities </w:t>
        </w:r>
      </w:ins>
      <w:ins w:id="5457" w:author="Arthur Parmentier" w:date="2020-06-08T23:03:00Z">
        <w:r>
          <w:t xml:space="preserve">in </w:t>
        </w:r>
      </w:ins>
      <w:ins w:id="5458" w:author="Arthur Parmentier" w:date="2020-06-08T23:02:00Z">
        <w:r>
          <w:t xml:space="preserve">the </w:t>
        </w:r>
      </w:ins>
      <w:ins w:id="5459" w:author="Arthur Parmentier" w:date="2020-06-08T23:03:00Z">
        <w:r>
          <w:t xml:space="preserve">mechanisms and contexts of </w:t>
        </w:r>
      </w:ins>
      <w:ins w:id="5460" w:author="Arthur Parmentier" w:date="2020-06-08T23:02:00Z">
        <w:r>
          <w:t xml:space="preserve">diffusion of SP </w:t>
        </w:r>
      </w:ins>
      <w:ins w:id="5461" w:author="Arthur Parmentier" w:date="2020-06-08T23:03:00Z">
        <w:r>
          <w:t xml:space="preserve">as explanations of what I would call rather </w:t>
        </w:r>
      </w:ins>
      <w:ins w:id="5462" w:author="Arthur Parmentier" w:date="2020-06-08T23:04:00Z">
        <w:r>
          <w:t>mainstream or traditional configurations of SP in contrast to marginal, recent configuration</w:t>
        </w:r>
      </w:ins>
      <w:ins w:id="5463" w:author="Arthur Parmentier" w:date="2020-06-08T23:05:00Z">
        <w:r>
          <w:t>s.</w:t>
        </w:r>
      </w:ins>
    </w:p>
    <w:p w:rsidR="00B51C3F" w:rsidRPr="007C437A" w:rsidRDefault="00980410">
      <w:pPr>
        <w:pStyle w:val="Titre4"/>
        <w:rPr>
          <w:ins w:id="5464" w:author="Arthur Parmentier" w:date="2020-06-07T14:40:00Z"/>
        </w:rPr>
        <w:pPrChange w:id="5465" w:author="Arthur Parmentier" w:date="2020-06-10T16:26:00Z">
          <w:pPr>
            <w:pStyle w:val="Titre3"/>
          </w:pPr>
        </w:pPrChange>
      </w:pPr>
      <w:ins w:id="5466" w:author="Arthur Parmentier" w:date="2020-06-08T18:19:00Z">
        <w:r>
          <w:t>A remark on</w:t>
        </w:r>
      </w:ins>
      <w:ins w:id="5467" w:author="Arthur Parmentier" w:date="2020-06-08T22:15:00Z">
        <w:r w:rsidR="003E0426">
          <w:t xml:space="preserve"> the performativity of SP,</w:t>
        </w:r>
      </w:ins>
      <w:ins w:id="5468" w:author="Arthur Parmentier" w:date="2020-06-08T18:19:00Z">
        <w:r>
          <w:t xml:space="preserve"> s</w:t>
        </w:r>
      </w:ins>
      <w:ins w:id="5469" w:author="Arthur Parmentier" w:date="2020-06-08T18:16:00Z">
        <w:r w:rsidR="00224A9B">
          <w:t>tyle</w:t>
        </w:r>
      </w:ins>
      <w:ins w:id="5470" w:author="Arthur Parmentier" w:date="2020-06-08T22:15:00Z">
        <w:r w:rsidR="00675373">
          <w:t xml:space="preserve"> </w:t>
        </w:r>
        <w:r w:rsidR="009673EB">
          <w:t>and</w:t>
        </w:r>
      </w:ins>
      <w:ins w:id="5471" w:author="Arthur Parmentier" w:date="2020-06-08T18:20:00Z">
        <w:r w:rsidR="00965F40">
          <w:t xml:space="preserve"> </w:t>
        </w:r>
      </w:ins>
      <w:ins w:id="5472" w:author="Arthur Parmentier" w:date="2020-06-07T14:59:00Z">
        <w:r w:rsidR="00770F9D" w:rsidRPr="007C437A">
          <w:t>esthetics</w:t>
        </w:r>
      </w:ins>
    </w:p>
    <w:p w:rsidR="00C738C5" w:rsidRDefault="00B51C3F">
      <w:pPr>
        <w:rPr>
          <w:ins w:id="5473" w:author="Arthur Parmentier" w:date="2020-06-08T22:15:00Z"/>
        </w:rPr>
      </w:pPr>
      <w:ins w:id="5474" w:author="Arthur Parmentier" w:date="2020-06-07T14:40:00Z">
        <w:r w:rsidRPr="007C437A">
          <w:t>Walter Thompson writes in his</w:t>
        </w:r>
      </w:ins>
      <w:ins w:id="5475" w:author="Arthur Parmentier" w:date="2020-06-07T14:41:00Z">
        <w:r w:rsidRPr="007C437A">
          <w:t xml:space="preserve"> WB2: “At this point in your studies you understand Soundpainting is not a style of music such as Classical, Jazz, Rock, Rap, Folk, etc. It i</w:t>
        </w:r>
      </w:ins>
      <w:ins w:id="5476" w:author="Arthur Parmentier" w:date="2020-06-07T14:42:00Z">
        <w:r w:rsidRPr="007C437A">
          <w:t>s</w:t>
        </w:r>
      </w:ins>
      <w:ins w:id="5477" w:author="Arthur Parmentier" w:date="2020-06-07T14:41:00Z">
        <w:r w:rsidRPr="007C437A">
          <w:t xml:space="preserve"> a sign language for composing in real time</w:t>
        </w:r>
      </w:ins>
      <w:ins w:id="5478" w:author="Arthur Parmentier" w:date="2020-06-07T14:42:00Z">
        <w:r w:rsidRPr="007C437A">
          <w:t>”.</w:t>
        </w:r>
        <w:r w:rsidR="0080662F" w:rsidRPr="007C437A">
          <w:t xml:space="preserve"> What is raised here is the fact that one can use Soundpainting for very different esthetic and stylistic results.</w:t>
        </w:r>
      </w:ins>
      <w:ins w:id="5479" w:author="Arthur Parmentier" w:date="2020-06-08T22:16:00Z">
        <w:r w:rsidR="00985095">
          <w:t xml:space="preserve"> However, I will try </w:t>
        </w:r>
      </w:ins>
      <w:ins w:id="5480" w:author="Arthur Parmentier" w:date="2020-06-08T22:17:00Z">
        <w:r w:rsidR="00985095">
          <w:t>to discuss the practical extent of the esthetics and style productions with SP, that are in practice very oriented towards certain types of music only.</w:t>
        </w:r>
      </w:ins>
    </w:p>
    <w:p w:rsidR="005D3530" w:rsidRDefault="00530085">
      <w:pPr>
        <w:rPr>
          <w:ins w:id="5481" w:author="Arthur Parmentier" w:date="2020-06-08T22:12:00Z"/>
        </w:rPr>
      </w:pPr>
      <w:ins w:id="5482" w:author="Arthur Parmentier" w:date="2020-06-07T15:18:00Z">
        <w:r w:rsidRPr="007C437A">
          <w:lastRenderedPageBreak/>
          <w:t>On one side,</w:t>
        </w:r>
      </w:ins>
      <w:ins w:id="5483" w:author="Arthur Parmentier" w:date="2020-06-07T14:44:00Z">
        <w:r w:rsidR="002B27F4" w:rsidRPr="007C437A">
          <w:t xml:space="preserve"> SP is not equally used to produce all styles and esthetic</w:t>
        </w:r>
      </w:ins>
      <w:ins w:id="5484" w:author="Arthur Parmentier" w:date="2020-06-07T14:45:00Z">
        <w:r w:rsidR="002B27F4" w:rsidRPr="007C437A">
          <w:t>s. SP is more efficient and performative at composing in certain styles that other</w:t>
        </w:r>
      </w:ins>
      <w:ins w:id="5485" w:author="Arthur Parmentier" w:date="2020-06-07T14:46:00Z">
        <w:r w:rsidR="002B27F4" w:rsidRPr="007C437A">
          <w:t>s</w:t>
        </w:r>
      </w:ins>
      <w:ins w:id="5486" w:author="Arthur Parmentier" w:date="2020-06-07T14:47:00Z">
        <w:r w:rsidR="002B27F4" w:rsidRPr="007C437A">
          <w:t xml:space="preserve">, which may explain why some artists are </w:t>
        </w:r>
        <w:r w:rsidR="00EE175E" w:rsidRPr="007C437A">
          <w:t xml:space="preserve">more </w:t>
        </w:r>
        <w:r w:rsidR="002B27F4" w:rsidRPr="007C437A">
          <w:t>interested in SP and some are less.</w:t>
        </w:r>
      </w:ins>
      <w:ins w:id="5487" w:author="Arthur Parmentier" w:date="2020-06-08T18:19:00Z">
        <w:r w:rsidR="00834C4D">
          <w:t xml:space="preserve"> This also explains why </w:t>
        </w:r>
      </w:ins>
      <w:ins w:id="5488" w:author="Arthur Parmentier" w:date="2020-06-08T18:20:00Z">
        <w:r w:rsidR="00834C4D">
          <w:t>some people say that something “sounds” or “looks” like SP</w:t>
        </w:r>
      </w:ins>
      <w:ins w:id="5489" w:author="Arthur Parmentier" w:date="2020-06-08T22:12:00Z">
        <w:r w:rsidR="0022488D">
          <w:t>, as they do construct of prototypical view of the style of SP from their experience.</w:t>
        </w:r>
      </w:ins>
    </w:p>
    <w:p w:rsidR="00224457" w:rsidRDefault="0047451C">
      <w:pPr>
        <w:rPr>
          <w:ins w:id="5490" w:author="Arthur Parmentier" w:date="2020-06-08T22:18:00Z"/>
        </w:rPr>
      </w:pPr>
      <w:ins w:id="5491" w:author="Arthur Parmentier" w:date="2020-06-07T15:05:00Z">
        <w:r w:rsidRPr="007C437A">
          <w:t xml:space="preserve">On the other side, </w:t>
        </w:r>
      </w:ins>
      <w:ins w:id="5492" w:author="Arthur Parmentier" w:date="2020-06-07T15:06:00Z">
        <w:r w:rsidRPr="007C437A">
          <w:t>the production of a certain style or esthetic, the</w:t>
        </w:r>
      </w:ins>
      <w:ins w:id="5493" w:author="Arthur Parmentier" w:date="2020-06-08T18:19:00Z">
        <w:r w:rsidR="00980410">
          <w:t xml:space="preserve"> choices of</w:t>
        </w:r>
      </w:ins>
      <w:ins w:id="5494" w:author="Arthur Parmentier" w:date="2020-06-07T15:06:00Z">
        <w:r w:rsidRPr="007C437A">
          <w:t xml:space="preserve"> conventions and configurations in SP are </w:t>
        </w:r>
      </w:ins>
      <w:ins w:id="5495" w:author="Arthur Parmentier" w:date="2020-06-08T22:13:00Z">
        <w:r w:rsidR="005D3530">
          <w:t>conditioned by</w:t>
        </w:r>
      </w:ins>
      <w:ins w:id="5496" w:author="Arthur Parmentier" w:date="2020-06-07T15:06:00Z">
        <w:r w:rsidRPr="007C437A">
          <w:t xml:space="preserve"> both particular (individual) and cultural </w:t>
        </w:r>
      </w:ins>
      <w:ins w:id="5497" w:author="Arthur Parmentier" w:date="2020-06-08T22:13:00Z">
        <w:r w:rsidR="005D3530">
          <w:t>contexts, which may also have influenced its development towards a greater performativity for certain styles and esthetics</w:t>
        </w:r>
      </w:ins>
      <w:ins w:id="5498" w:author="Arthur Parmentier" w:date="2020-06-08T22:14:00Z">
        <w:r w:rsidR="005D3530">
          <w:t>, for instance linked to the Western contemporary artistic practices.</w:t>
        </w:r>
      </w:ins>
    </w:p>
    <w:p w:rsidR="00E00D1B" w:rsidRDefault="00E00D1B">
      <w:pPr>
        <w:rPr>
          <w:ins w:id="5499" w:author="Arthur Parmentier" w:date="2020-06-09T23:08:00Z"/>
        </w:rPr>
      </w:pPr>
      <w:ins w:id="5500" w:author="Arthur Parmentier" w:date="2020-06-08T22:18:00Z">
        <w:r>
          <w:t xml:space="preserve">Because SP is now developing in many countries, cultures and is being used by an increasing number of artists, I am sure that the diversity of its use will keep increasing, from </w:t>
        </w:r>
      </w:ins>
      <w:ins w:id="5501" w:author="Arthur Parmentier" w:date="2020-06-08T22:19:00Z">
        <w:r>
          <w:t xml:space="preserve">experimental contemporary performances to </w:t>
        </w:r>
        <w:proofErr w:type="spellStart"/>
        <w:r>
          <w:t>baila</w:t>
        </w:r>
        <w:proofErr w:type="spellEnd"/>
        <w:r>
          <w:t xml:space="preserve"> </w:t>
        </w:r>
        <w:proofErr w:type="spellStart"/>
        <w:r>
          <w:t>baila</w:t>
        </w:r>
        <w:proofErr w:type="spellEnd"/>
        <w:r>
          <w:t xml:space="preserve"> parties.</w:t>
        </w:r>
        <w:r w:rsidR="006D51E1">
          <w:rPr>
            <w:rStyle w:val="Appelnotedebasdep"/>
          </w:rPr>
          <w:footnoteReference w:id="35"/>
        </w:r>
      </w:ins>
      <w:ins w:id="5505" w:author="Arthur Parmentier" w:date="2020-06-08T22:18:00Z">
        <w:r>
          <w:t xml:space="preserve"> </w:t>
        </w:r>
      </w:ins>
    </w:p>
    <w:p w:rsidR="00E03EAB" w:rsidRDefault="00205BE3">
      <w:pPr>
        <w:pStyle w:val="Titre3"/>
        <w:rPr>
          <w:ins w:id="5506" w:author="Arthur Parmentier" w:date="2020-06-09T23:08:00Z"/>
        </w:rPr>
        <w:pPrChange w:id="5507" w:author="Arthur Parmentier" w:date="2020-06-10T16:26:00Z">
          <w:pPr>
            <w:pStyle w:val="Titre2"/>
          </w:pPr>
        </w:pPrChange>
      </w:pPr>
      <w:bookmarkStart w:id="5508" w:name="_Toc42842176"/>
      <w:ins w:id="5509" w:author="Arthur Parmentier" w:date="2020-06-12T11:48:00Z">
        <w:r>
          <w:t>T</w:t>
        </w:r>
      </w:ins>
      <w:ins w:id="5510" w:author="Arthur Parmentier" w:date="2020-06-09T23:08:00Z">
        <w:r w:rsidR="00E03EAB">
          <w:t>he meaning of SP</w:t>
        </w:r>
      </w:ins>
      <w:ins w:id="5511" w:author="Arthur Parmentier" w:date="2020-06-12T11:49:00Z">
        <w:r w:rsidR="0092504F">
          <w:t>:</w:t>
        </w:r>
      </w:ins>
      <w:ins w:id="5512" w:author="Arthur Parmentier" w:date="2020-06-09T23:08:00Z">
        <w:r w:rsidR="00E03EAB">
          <w:t xml:space="preserve"> </w:t>
        </w:r>
      </w:ins>
      <w:ins w:id="5513" w:author="Arthur Parmentier" w:date="2020-06-12T11:49:00Z">
        <w:r w:rsidR="0092504F">
          <w:t xml:space="preserve">structural </w:t>
        </w:r>
      </w:ins>
      <w:ins w:id="5514" w:author="Arthur Parmentier" w:date="2020-06-12T11:50:00Z">
        <w:r w:rsidR="00B64248">
          <w:t>model</w:t>
        </w:r>
      </w:ins>
      <w:ins w:id="5515" w:author="Arthur Parmentier" w:date="2020-06-12T11:49:00Z">
        <w:r w:rsidR="0092504F">
          <w:t xml:space="preserve"> versus practical</w:t>
        </w:r>
      </w:ins>
      <w:ins w:id="5516" w:author="Arthur Parmentier" w:date="2020-06-09T23:08:00Z">
        <w:r w:rsidR="00E03EAB">
          <w:t xml:space="preserve"> use</w:t>
        </w:r>
      </w:ins>
      <w:bookmarkEnd w:id="5508"/>
      <w:ins w:id="5517" w:author="Arthur Parmentier" w:date="2020-06-12T11:49:00Z">
        <w:r w:rsidR="0092504F">
          <w:t>s</w:t>
        </w:r>
      </w:ins>
    </w:p>
    <w:p w:rsidR="00E03EAB" w:rsidRDefault="00E03EAB" w:rsidP="00E03EAB">
      <w:pPr>
        <w:rPr>
          <w:ins w:id="5518" w:author="Arthur Parmentier" w:date="2020-06-09T23:12:00Z"/>
        </w:rPr>
      </w:pPr>
      <w:ins w:id="5519" w:author="Arthur Parmentier" w:date="2020-06-09T23:09:00Z">
        <w:r>
          <w:t>In the previous parts, I have been critical about the deploying of many elements of contexts inside the common defin</w:t>
        </w:r>
      </w:ins>
      <w:ins w:id="5520" w:author="Arthur Parmentier" w:date="2020-06-09T23:10:00Z">
        <w:r>
          <w:t xml:space="preserve">itions and descriptions of SP. However, in this part, I would like to step back from this critique and reflect </w:t>
        </w:r>
      </w:ins>
      <w:ins w:id="5521" w:author="Arthur Parmentier" w:date="2020-06-09T23:11:00Z">
        <w:r>
          <w:t xml:space="preserve">on SP from </w:t>
        </w:r>
      </w:ins>
      <w:ins w:id="5522" w:author="Arthur Parmentier" w:date="2020-06-10T18:26:00Z">
        <w:r w:rsidR="00572563">
          <w:t xml:space="preserve">the </w:t>
        </w:r>
      </w:ins>
      <w:ins w:id="5523" w:author="Arthur Parmentier" w:date="2020-06-09T23:11:00Z">
        <w:r>
          <w:t>point of Wittgenstein for whom the meaning can only b</w:t>
        </w:r>
      </w:ins>
      <w:ins w:id="5524" w:author="Arthur Parmentier" w:date="2020-06-09T23:12:00Z">
        <w:r>
          <w:t>e a function and definition of how the language is used in very practical situations</w:t>
        </w:r>
      </w:ins>
      <w:ins w:id="5525" w:author="Arthur Parmentier" w:date="2020-06-12T11:51:00Z">
        <w:r w:rsidR="006779AD">
          <w:t xml:space="preserve">, as opposed to </w:t>
        </w:r>
      </w:ins>
      <w:ins w:id="5526" w:author="Arthur Parmentier" w:date="2020-06-12T11:52:00Z">
        <w:r w:rsidR="006779AD">
          <w:t>a theoretical model such a my structuralist approach.</w:t>
        </w:r>
      </w:ins>
    </w:p>
    <w:p w:rsidR="00A55569" w:rsidRDefault="00E03EAB">
      <w:pPr>
        <w:rPr>
          <w:ins w:id="5527" w:author="Arthur Parmentier" w:date="2020-06-12T11:54:00Z"/>
        </w:rPr>
      </w:pPr>
      <w:ins w:id="5528" w:author="Arthur Parmentier" w:date="2020-06-09T23:13:00Z">
        <w:r>
          <w:t>In accordance with what we have seen of the theories</w:t>
        </w:r>
      </w:ins>
      <w:ins w:id="5529" w:author="Arthur Parmentier" w:date="2020-06-12T11:50:00Z">
        <w:r w:rsidR="00440C19">
          <w:t xml:space="preserve"> of concepts</w:t>
        </w:r>
      </w:ins>
      <w:ins w:id="5530" w:author="Arthur Parmentier" w:date="2020-06-09T23:13:00Z">
        <w:r>
          <w:t>, Wittgenstein reminds us that definitions are constr</w:t>
        </w:r>
      </w:ins>
      <w:ins w:id="5531" w:author="Arthur Parmentier" w:date="2020-06-09T23:14:00Z">
        <w:r>
          <w:t>ucted from the common use of words and language</w:t>
        </w:r>
      </w:ins>
      <w:ins w:id="5532" w:author="Arthur Parmentier" w:date="2020-06-12T11:52:00Z">
        <w:r w:rsidR="00E07F5B">
          <w:t xml:space="preserve"> rather than from definitions. Whereas </w:t>
        </w:r>
      </w:ins>
      <w:ins w:id="5533" w:author="Arthur Parmentier" w:date="2020-06-12T11:53:00Z">
        <w:r w:rsidR="00E07F5B">
          <w:t>the linguistic approach formalizes SP in terms of structural definitions and characteristics,</w:t>
        </w:r>
      </w:ins>
      <w:ins w:id="5534" w:author="Arthur Parmentier" w:date="2020-06-12T11:54:00Z">
        <w:r w:rsidR="00E07F5B">
          <w:t xml:space="preserve"> </w:t>
        </w:r>
      </w:ins>
      <w:ins w:id="5535" w:author="Arthur Parmentier" w:date="2020-06-09T23:15:00Z">
        <w:r>
          <w:t xml:space="preserve">the </w:t>
        </w:r>
      </w:ins>
      <w:ins w:id="5536" w:author="Arthur Parmentier" w:date="2020-06-12T11:54:00Z">
        <w:r w:rsidR="00A55569">
          <w:t xml:space="preserve">common meaning of SP </w:t>
        </w:r>
      </w:ins>
      <w:ins w:id="5537" w:author="Arthur Parmentier" w:date="2020-06-12T11:55:00Z">
        <w:r w:rsidR="00A55569">
          <w:t xml:space="preserve">also </w:t>
        </w:r>
      </w:ins>
      <w:ins w:id="5538" w:author="Arthur Parmentier" w:date="2020-06-12T11:54:00Z">
        <w:r w:rsidR="00A55569">
          <w:t xml:space="preserve">refers to what I have previously named </w:t>
        </w:r>
      </w:ins>
      <w:ins w:id="5539" w:author="Arthur Parmentier" w:date="2020-06-09T23:15:00Z">
        <w:r>
          <w:t>elements of context</w:t>
        </w:r>
      </w:ins>
      <w:ins w:id="5540" w:author="Arthur Parmentier" w:date="2020-06-12T11:54:00Z">
        <w:r w:rsidR="00A55569">
          <w:t>.</w:t>
        </w:r>
      </w:ins>
    </w:p>
    <w:p w:rsidR="00A55569" w:rsidRDefault="00A55569">
      <w:pPr>
        <w:rPr>
          <w:ins w:id="5541" w:author="Arthur Parmentier" w:date="2020-06-12T11:54:00Z"/>
        </w:rPr>
      </w:pPr>
    </w:p>
    <w:p w:rsidR="003D2A80" w:rsidRDefault="00E03EAB">
      <w:pPr>
        <w:rPr>
          <w:ins w:id="5542" w:author="Arthur Parmentier" w:date="2020-06-10T18:24:00Z"/>
        </w:rPr>
      </w:pPr>
      <w:ins w:id="5543" w:author="Arthur Parmentier" w:date="2020-06-09T23:15:00Z">
        <w:r>
          <w:t xml:space="preserve"> </w:t>
        </w:r>
      </w:ins>
      <w:ins w:id="5544" w:author="Arthur Parmentier" w:date="2020-06-09T23:16:00Z">
        <w:r>
          <w:t>and although my attempts at identifying the divergent orig</w:t>
        </w:r>
      </w:ins>
      <w:ins w:id="5545" w:author="Arthur Parmentier" w:date="2020-06-09T23:17:00Z">
        <w:r>
          <w:t>ins of the elements constitutive of its definition (linguistic elements, configurational elements, convention…)</w:t>
        </w:r>
      </w:ins>
      <w:ins w:id="5546" w:author="Arthur Parmentier" w:date="2020-06-12T11:51:00Z">
        <w:r w:rsidR="005F4FF4">
          <w:t>,</w:t>
        </w:r>
      </w:ins>
      <w:ins w:id="5547" w:author="Arthur Parmentier" w:date="2020-06-09T23:17:00Z">
        <w:r>
          <w:t xml:space="preserve"> it is nevertheless true </w:t>
        </w:r>
      </w:ins>
      <w:ins w:id="5548" w:author="Arthur Parmentier" w:date="2020-06-09T23:18:00Z">
        <w:r w:rsidR="00AB0F11">
          <w:t>that SP cannot be understood without them, and that they constitute the meaning of SP.</w:t>
        </w:r>
      </w:ins>
      <w:ins w:id="5549" w:author="Arthur Parmentier" w:date="2020-06-10T18:24:00Z">
        <w:r w:rsidR="003D2A80">
          <w:br w:type="page"/>
        </w:r>
      </w:ins>
    </w:p>
    <w:p w:rsidR="00B22614" w:rsidRPr="007C437A" w:rsidDel="00A84632" w:rsidRDefault="00B22614" w:rsidP="00E6654A">
      <w:pPr>
        <w:rPr>
          <w:del w:id="5550" w:author="Arthur Parmentier" w:date="2020-05-14T13:28:00Z"/>
        </w:rPr>
      </w:pPr>
      <w:bookmarkStart w:id="5551" w:name="_Toc40355388"/>
      <w:bookmarkStart w:id="5552" w:name="_Toc40355925"/>
      <w:bookmarkStart w:id="5553" w:name="_Toc40356089"/>
      <w:bookmarkStart w:id="5554" w:name="_Toc40363697"/>
      <w:bookmarkStart w:id="5555" w:name="_Toc40363760"/>
      <w:bookmarkStart w:id="5556" w:name="_Toc40431469"/>
      <w:bookmarkStart w:id="5557" w:name="_Toc41067197"/>
      <w:bookmarkStart w:id="5558" w:name="_Toc42259012"/>
      <w:bookmarkStart w:id="5559" w:name="_Toc42259089"/>
      <w:bookmarkStart w:id="5560" w:name="_Toc42449768"/>
      <w:bookmarkStart w:id="5561" w:name="_Toc42449850"/>
      <w:bookmarkStart w:id="5562" w:name="_Toc42550036"/>
      <w:bookmarkStart w:id="5563" w:name="_Toc42550129"/>
      <w:bookmarkStart w:id="5564" w:name="_Toc42698880"/>
      <w:bookmarkStart w:id="5565" w:name="_Toc42698959"/>
      <w:bookmarkStart w:id="5566" w:name="_Toc42841975"/>
      <w:bookmarkStart w:id="5567" w:name="_Toc42842076"/>
      <w:bookmarkStart w:id="5568" w:name="_Toc42842177"/>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p>
    <w:p w:rsidR="00F25194" w:rsidRPr="007C437A" w:rsidRDefault="00295FEB" w:rsidP="00E6654A">
      <w:pPr>
        <w:pStyle w:val="Titre1"/>
        <w:rPr>
          <w:ins w:id="5569" w:author="Arthur Parmentier" w:date="2020-05-15T10:44:00Z"/>
        </w:rPr>
      </w:pPr>
      <w:bookmarkStart w:id="5570" w:name="_Toc42842178"/>
      <w:ins w:id="5571" w:author="Arthur Parmentier" w:date="2020-06-10T16:27:00Z">
        <w:r>
          <w:t xml:space="preserve">Practical part: </w:t>
        </w:r>
      </w:ins>
      <w:del w:id="5572" w:author="Arthur Parmentier" w:date="2020-06-10T16:27:00Z">
        <w:r w:rsidR="00F25194" w:rsidRPr="007C437A" w:rsidDel="00295FEB">
          <w:delText>S</w:delText>
        </w:r>
      </w:del>
      <w:ins w:id="5573" w:author="Arthur Parmentier" w:date="2020-06-10T18:25:00Z">
        <w:r w:rsidR="006340F0">
          <w:t>SP</w:t>
        </w:r>
      </w:ins>
      <w:del w:id="5574" w:author="Arthur Parmentier" w:date="2020-06-10T18:25:00Z">
        <w:r w:rsidR="00F25194" w:rsidRPr="007C437A" w:rsidDel="006340F0">
          <w:delText>oundpainting</w:delText>
        </w:r>
      </w:del>
      <w:r w:rsidR="00F25194" w:rsidRPr="007C437A">
        <w:t xml:space="preserve"> recognition with Max/MSP</w:t>
      </w:r>
      <w:bookmarkEnd w:id="5570"/>
    </w:p>
    <w:p w:rsidR="00D32387" w:rsidRPr="007C437A" w:rsidRDefault="00B01D9E">
      <w:pPr>
        <w:rPr>
          <w:ins w:id="5575" w:author="Arthur Parmentier" w:date="2020-05-18T17:13:00Z"/>
        </w:rPr>
      </w:pPr>
      <w:ins w:id="5576" w:author="Arthur Parmentier" w:date="2020-05-15T10:44:00Z">
        <w:r w:rsidRPr="007C437A">
          <w:t xml:space="preserve">In this section, </w:t>
        </w:r>
      </w:ins>
      <w:ins w:id="5577" w:author="Arthur Parmentier" w:date="2020-05-15T10:45:00Z">
        <w:r w:rsidRPr="007C437A">
          <w:t xml:space="preserve">I will introduce my Max/MSP </w:t>
        </w:r>
      </w:ins>
      <w:ins w:id="5578" w:author="Arthur Parmentier" w:date="2020-06-10T18:25:00Z">
        <w:r w:rsidR="005C702E">
          <w:t>S</w:t>
        </w:r>
      </w:ins>
      <w:ins w:id="5579" w:author="Arthur Parmentier" w:date="2020-05-15T10:45:00Z">
        <w:r w:rsidRPr="007C437A">
          <w:t xml:space="preserve">oundpainting recognition tool. </w:t>
        </w:r>
      </w:ins>
    </w:p>
    <w:p w:rsidR="00D32387" w:rsidRPr="007C437A" w:rsidRDefault="00D32387">
      <w:pPr>
        <w:rPr>
          <w:ins w:id="5580" w:author="Arthur Parmentier" w:date="2020-05-18T17:13:00Z"/>
        </w:rPr>
      </w:pPr>
      <w:ins w:id="5581" w:author="Arthur Parmentier" w:date="2020-05-18T17:13:00Z">
        <w:r w:rsidRPr="007C437A">
          <w:t>First, w</w:t>
        </w:r>
      </w:ins>
      <w:ins w:id="5582" w:author="Arthur Parmentier" w:date="2020-05-15T10:46:00Z">
        <w:r w:rsidR="00B01D9E" w:rsidRPr="007C437A">
          <w:t>e will motivate the creation of such a tool, capable of recognizing several SP signs but also of creating new ones, as a composer would do</w:t>
        </w:r>
      </w:ins>
      <w:ins w:id="5583" w:author="Arthur Parmentier" w:date="2020-06-11T18:58:00Z">
        <w:r w:rsidR="00651C23">
          <w:t xml:space="preserve"> and provide a sho</w:t>
        </w:r>
      </w:ins>
      <w:ins w:id="5584" w:author="Arthur Parmentier" w:date="2020-06-11T18:59:00Z">
        <w:r w:rsidR="00651C23">
          <w:t>rt overview on the previous literature on the subject.</w:t>
        </w:r>
      </w:ins>
    </w:p>
    <w:p w:rsidR="00B01D9E" w:rsidRPr="007C437A" w:rsidRDefault="00C261F8">
      <w:pPr>
        <w:rPr>
          <w:ins w:id="5585" w:author="Arthur Parmentier" w:date="2020-05-18T17:10:00Z"/>
        </w:rPr>
      </w:pPr>
      <w:ins w:id="5586" w:author="Arthur Parmentier" w:date="2020-05-15T10:46:00Z">
        <w:r w:rsidRPr="007C437A">
          <w:t>Then, we will explore</w:t>
        </w:r>
      </w:ins>
      <w:ins w:id="5587" w:author="Arthur Parmentier" w:date="2020-05-15T10:47:00Z">
        <w:r w:rsidRPr="007C437A">
          <w:t xml:space="preserve"> the structure of this tool in a top-bottom approach, in contrast with constructivist model of SP that I presented in previous s</w:t>
        </w:r>
      </w:ins>
      <w:ins w:id="5588" w:author="Arthur Parmentier" w:date="2020-05-15T10:48:00Z">
        <w:r w:rsidRPr="007C437A">
          <w:t>ections</w:t>
        </w:r>
      </w:ins>
      <w:ins w:id="5589" w:author="Arthur Parmentier" w:date="2020-05-18T17:14:00Z">
        <w:r w:rsidR="00D32387" w:rsidRPr="007C437A">
          <w:t>, by discussing the global structure of the program and then taking a deeper look into the features and key objects of each layer.</w:t>
        </w:r>
      </w:ins>
    </w:p>
    <w:p w:rsidR="00CE7ED8" w:rsidRPr="007C437A" w:rsidRDefault="00D32387">
      <w:pPr>
        <w:rPr>
          <w:ins w:id="5590" w:author="Arthur Parmentier" w:date="2020-05-18T17:16:00Z"/>
        </w:rPr>
      </w:pPr>
      <w:ins w:id="5591" w:author="Arthur Parmentier" w:date="2020-05-18T17:14:00Z">
        <w:r w:rsidRPr="007C437A">
          <w:t>Moreover,</w:t>
        </w:r>
      </w:ins>
      <w:ins w:id="5592" w:author="Arthur Parmentier" w:date="2020-05-18T17:10:00Z">
        <w:r w:rsidR="00CE7ED8" w:rsidRPr="007C437A">
          <w:t xml:space="preserve"> we will</w:t>
        </w:r>
      </w:ins>
      <w:ins w:id="5593" w:author="Arthur Parmentier" w:date="2020-05-18T17:15:00Z">
        <w:r w:rsidRPr="007C437A">
          <w:t xml:space="preserve"> </w:t>
        </w:r>
      </w:ins>
      <w:ins w:id="5594" w:author="Arthur Parmentier" w:date="2020-05-18T17:16:00Z">
        <w:r w:rsidRPr="007C437A">
          <w:t>investigate</w:t>
        </w:r>
      </w:ins>
      <w:ins w:id="5595" w:author="Arthur Parmentier" w:date="2020-05-18T17:15:00Z">
        <w:r w:rsidRPr="007C437A">
          <w:t xml:space="preserve"> basic performance </w:t>
        </w:r>
      </w:ins>
      <w:ins w:id="5596" w:author="Arthur Parmentier" w:date="2020-05-18T17:16:00Z">
        <w:r w:rsidRPr="007C437A">
          <w:t>mechanisms to optimize the speed and accuracy of the system.</w:t>
        </w:r>
      </w:ins>
    </w:p>
    <w:p w:rsidR="00D32387" w:rsidRPr="007C437A" w:rsidRDefault="00D32387">
      <w:pPr>
        <w:rPr>
          <w:rPrChange w:id="5597" w:author="Arthur Parmentier" w:date="2020-06-07T15:27:00Z">
            <w:rPr/>
          </w:rPrChange>
        </w:rPr>
        <w:pPrChange w:id="5598" w:author="Arthur Parmentier" w:date="2020-05-15T10:44:00Z">
          <w:pPr>
            <w:pStyle w:val="Titre1"/>
          </w:pPr>
        </w:pPrChange>
      </w:pPr>
      <w:ins w:id="5599" w:author="Arthur Parmentier" w:date="2020-05-18T17:16:00Z">
        <w:r w:rsidRPr="007C437A">
          <w:rPr>
            <w:rPrChange w:id="5600" w:author="Arthur Parmentier" w:date="2020-06-07T15:27:00Z">
              <w:rPr/>
            </w:rPrChange>
          </w:rPr>
          <w:t xml:space="preserve">Finally, we will discuss </w:t>
        </w:r>
      </w:ins>
      <w:ins w:id="5601" w:author="Arthur Parmentier" w:date="2020-05-18T17:17:00Z">
        <w:r w:rsidRPr="007C437A">
          <w:rPr>
            <w:rPrChange w:id="5602" w:author="Arthur Parmentier" w:date="2020-06-07T15:27:00Z">
              <w:rPr/>
            </w:rPrChange>
          </w:rPr>
          <w:t>the use of this tool for learning SP in connection with the theoretical aspects discussed in the previous parts. We will look at some implications of the tool for the</w:t>
        </w:r>
      </w:ins>
      <w:ins w:id="5603" w:author="Arthur Parmentier" w:date="2020-05-18T17:18:00Z">
        <w:r w:rsidRPr="007C437A">
          <w:rPr>
            <w:rPrChange w:id="5604" w:author="Arthur Parmentier" w:date="2020-06-07T15:27:00Z">
              <w:rPr/>
            </w:rPrChange>
          </w:rPr>
          <w:t xml:space="preserve"> formalization of SP and hopefully, the future of the language.</w:t>
        </w:r>
      </w:ins>
    </w:p>
    <w:p w:rsidR="00F25194" w:rsidRPr="007C437A" w:rsidRDefault="00F25194">
      <w:pPr>
        <w:pStyle w:val="Titre2"/>
        <w:rPr>
          <w:ins w:id="5605" w:author="Arthur Parmentier" w:date="2020-05-15T10:37:00Z"/>
        </w:rPr>
      </w:pPr>
      <w:bookmarkStart w:id="5606" w:name="_Toc42842179"/>
      <w:r w:rsidRPr="007C437A">
        <w:t>A new configuration: motivations, goals, workflow &amp; challenges</w:t>
      </w:r>
      <w:bookmarkEnd w:id="5606"/>
    </w:p>
    <w:p w:rsidR="006E7D32" w:rsidRDefault="006E7D32">
      <w:pPr>
        <w:pStyle w:val="Titre3"/>
        <w:rPr>
          <w:ins w:id="5607" w:author="Arthur Parmentier" w:date="2020-06-10T18:36:00Z"/>
        </w:rPr>
      </w:pPr>
      <w:bookmarkStart w:id="5608" w:name="_Toc42842180"/>
      <w:ins w:id="5609" w:author="Arthur Parmentier" w:date="2020-05-15T15:41:00Z">
        <w:r w:rsidRPr="007C437A">
          <w:t>Motivations</w:t>
        </w:r>
      </w:ins>
      <w:bookmarkEnd w:id="5608"/>
    </w:p>
    <w:p w:rsidR="00402BCD" w:rsidRDefault="00402BCD" w:rsidP="00402BCD">
      <w:pPr>
        <w:pStyle w:val="Titre4"/>
        <w:rPr>
          <w:ins w:id="5610" w:author="Arthur Parmentier" w:date="2020-06-10T18:37:00Z"/>
        </w:rPr>
      </w:pPr>
      <w:ins w:id="5611" w:author="Arthur Parmentier" w:date="2020-06-10T18:36:00Z">
        <w:r>
          <w:t>Computer music with SP</w:t>
        </w:r>
      </w:ins>
    </w:p>
    <w:p w:rsidR="00402BCD" w:rsidRPr="00402BCD" w:rsidRDefault="00402BCD">
      <w:pPr>
        <w:rPr>
          <w:ins w:id="5612" w:author="Arthur Parmentier" w:date="2020-06-10T18:37:00Z"/>
          <w:rPrChange w:id="5613" w:author="Arthur Parmentier" w:date="2020-06-10T18:37:00Z">
            <w:rPr>
              <w:ins w:id="5614" w:author="Arthur Parmentier" w:date="2020-06-10T18:37:00Z"/>
            </w:rPr>
          </w:rPrChange>
        </w:rPr>
        <w:pPrChange w:id="5615" w:author="Arthur Parmentier" w:date="2020-06-10T18:37:00Z">
          <w:pPr>
            <w:pStyle w:val="Titre4"/>
          </w:pPr>
        </w:pPrChange>
      </w:pPr>
      <w:ins w:id="5616" w:author="Arthur Parmentier" w:date="2020-06-10T18:37:00Z">
        <w:r>
          <w:t>Thompson rep</w:t>
        </w:r>
      </w:ins>
      <w:ins w:id="5617" w:author="Arthur Parmentier" w:date="2020-06-10T18:38:00Z">
        <w:r>
          <w:t xml:space="preserve">orts the specificities of using and controlling electronic instruments with </w:t>
        </w:r>
      </w:ins>
      <w:ins w:id="5618" w:author="Arthur Parmentier" w:date="2020-06-10T18:39:00Z">
        <w:r>
          <w:t>SP:</w:t>
        </w:r>
      </w:ins>
    </w:p>
    <w:p w:rsidR="00402BCD" w:rsidRDefault="00402BCD">
      <w:pPr>
        <w:pStyle w:val="Citation"/>
        <w:rPr>
          <w:ins w:id="5619" w:author="Arthur Parmentier" w:date="2020-06-10T18:37:00Z"/>
        </w:rPr>
        <w:pPrChange w:id="5620" w:author="Arthur Parmentier" w:date="2020-06-10T18:39:00Z">
          <w:pPr/>
        </w:pPrChange>
      </w:pPr>
      <w:ins w:id="5621" w:author="Arthur Parmentier" w:date="2020-06-10T18:37:00Z">
        <w:r>
          <w:t>“Electronic” are incorporated into your work and gestural language. What software have your laptop performers worked with in the past?</w:t>
        </w:r>
      </w:ins>
    </w:p>
    <w:p w:rsidR="00402BCD" w:rsidRDefault="00402BCD">
      <w:pPr>
        <w:pStyle w:val="Citation"/>
        <w:rPr>
          <w:ins w:id="5622" w:author="Arthur Parmentier" w:date="2020-06-10T18:37:00Z"/>
        </w:rPr>
        <w:pPrChange w:id="5623" w:author="Arthur Parmentier" w:date="2020-06-10T18:39:00Z">
          <w:pPr/>
        </w:pPrChange>
      </w:pPr>
      <w:ins w:id="5624" w:author="Arthur Parmentier" w:date="2020-06-10T18:37:00Z">
        <w:r>
          <w:t>Each laptop performer usually designs or modifies their own software in order to be able to respond to the gestures quickly.</w:t>
        </w:r>
      </w:ins>
    </w:p>
    <w:p w:rsidR="00402BCD" w:rsidRDefault="00402BCD">
      <w:pPr>
        <w:pStyle w:val="Citation"/>
        <w:rPr>
          <w:ins w:id="5625" w:author="Arthur Parmentier" w:date="2020-06-10T18:37:00Z"/>
        </w:rPr>
        <w:pPrChange w:id="5626" w:author="Arthur Parmentier" w:date="2020-06-10T18:39:00Z">
          <w:pPr/>
        </w:pPrChange>
      </w:pPr>
      <w:ins w:id="5627" w:author="Arthur Parmentier" w:date="2020-06-10T18:37:00Z">
        <w:r>
          <w:t>Have you found any limitation in the real-time nature of the response from these electronic ensemble members?</w:t>
        </w:r>
      </w:ins>
    </w:p>
    <w:p w:rsidR="00402BCD" w:rsidRDefault="00402BCD" w:rsidP="00402BCD">
      <w:pPr>
        <w:pStyle w:val="Citation"/>
        <w:rPr>
          <w:ins w:id="5628" w:author="Arthur Parmentier" w:date="2020-06-10T18:39:00Z"/>
        </w:rPr>
      </w:pPr>
      <w:ins w:id="5629" w:author="Arthur Parmentier" w:date="2020-06-10T18:37:00Z">
        <w:r>
          <w:t xml:space="preserve">There are times during a Soundpainting where I have signed a laptop player to perform a phrase and they are not ready to do so. This is common and each Soundpainter must set specific Defaults during rehearsal in order to deal with this problem. For example: If a laptop player is signed a gesture such as Pointillism, but they are not ready to perform it because of their software or any other reason, they must sign to the Soundpainter the gesture called “I Can’t Do This”. The Soundpainter will either wait and sign the same phrase a little later in the piece, when the laptop player is ready, or will discard the idea and go on to another. This is a commonly used Default when working with any discipline that may need a little extra time to </w:t>
        </w:r>
        <w:r>
          <w:lastRenderedPageBreak/>
          <w:t>prepare a response. This is the same when working with visual artists – they often need a little more time to prepare a response to certain gestures.</w:t>
        </w:r>
      </w:ins>
    </w:p>
    <w:p w:rsidR="00402BCD" w:rsidRPr="00402BCD" w:rsidRDefault="00402BCD">
      <w:pPr>
        <w:rPr>
          <w:ins w:id="5630" w:author="Arthur Parmentier" w:date="2020-06-10T18:36:00Z"/>
          <w:rPrChange w:id="5631" w:author="Arthur Parmentier" w:date="2020-06-10T18:39:00Z">
            <w:rPr>
              <w:ins w:id="5632" w:author="Arthur Parmentier" w:date="2020-06-10T18:36:00Z"/>
            </w:rPr>
          </w:rPrChange>
        </w:rPr>
        <w:pPrChange w:id="5633" w:author="Arthur Parmentier" w:date="2020-06-10T18:39:00Z">
          <w:pPr>
            <w:pStyle w:val="Titre4"/>
          </w:pPr>
        </w:pPrChange>
      </w:pPr>
    </w:p>
    <w:p w:rsidR="00402BCD" w:rsidRPr="00402BCD" w:rsidRDefault="00402BCD">
      <w:pPr>
        <w:pStyle w:val="Titre4"/>
        <w:rPr>
          <w:ins w:id="5634" w:author="Arthur Parmentier" w:date="2020-05-15T15:41:00Z"/>
          <w:rPrChange w:id="5635" w:author="Arthur Parmentier" w:date="2020-06-10T18:36:00Z">
            <w:rPr>
              <w:ins w:id="5636" w:author="Arthur Parmentier" w:date="2020-05-15T15:41:00Z"/>
            </w:rPr>
          </w:rPrChange>
        </w:rPr>
        <w:pPrChange w:id="5637" w:author="Arthur Parmentier" w:date="2020-06-10T18:36:00Z">
          <w:pPr/>
        </w:pPrChange>
      </w:pPr>
      <w:ins w:id="5638" w:author="Arthur Parmentier" w:date="2020-06-10T18:36:00Z">
        <w:r>
          <w:t>A new configuration</w:t>
        </w:r>
      </w:ins>
    </w:p>
    <w:p w:rsidR="00124705" w:rsidRPr="007C437A" w:rsidRDefault="00C261F8" w:rsidP="00B01D9E">
      <w:pPr>
        <w:rPr>
          <w:ins w:id="5639" w:author="Arthur Parmentier" w:date="2020-06-02T18:11:00Z"/>
        </w:rPr>
      </w:pPr>
      <w:ins w:id="5640" w:author="Arthur Parmentier" w:date="2020-05-15T10:51:00Z">
        <w:r w:rsidRPr="007C437A">
          <w:t xml:space="preserve">We have seen </w:t>
        </w:r>
      </w:ins>
      <w:ins w:id="5641" w:author="Arthur Parmentier" w:date="2020-05-15T11:07:00Z">
        <w:r w:rsidR="00573005" w:rsidRPr="007C437A">
          <w:t>previously</w:t>
        </w:r>
      </w:ins>
      <w:ins w:id="5642" w:author="Arthur Parmentier" w:date="2020-05-15T10:52:00Z">
        <w:r w:rsidRPr="007C437A">
          <w:t xml:space="preserve"> that SP is used in d</w:t>
        </w:r>
      </w:ins>
      <w:ins w:id="5643" w:author="Arthur Parmentier" w:date="2020-05-15T10:53:00Z">
        <w:r w:rsidRPr="007C437A">
          <w:t>ifferent configurations</w:t>
        </w:r>
      </w:ins>
      <w:ins w:id="5644" w:author="Arthur Parmentier" w:date="2020-05-15T10:54:00Z">
        <w:r w:rsidRPr="007C437A">
          <w:t xml:space="preserve"> and their </w:t>
        </w:r>
      </w:ins>
      <w:ins w:id="5645" w:author="Arthur Parmentier" w:date="2020-05-15T10:57:00Z">
        <w:r w:rsidR="00124705" w:rsidRPr="007C437A">
          <w:t>role as a super-</w:t>
        </w:r>
      </w:ins>
      <w:ins w:id="5646" w:author="Arthur Parmentier" w:date="2020-05-15T10:55:00Z">
        <w:r w:rsidRPr="007C437A">
          <w:t>structure</w:t>
        </w:r>
      </w:ins>
      <w:ins w:id="5647" w:author="Arthur Parmentier" w:date="2020-06-02T18:05:00Z">
        <w:r w:rsidR="00783AA3" w:rsidRPr="007C437A">
          <w:t>,</w:t>
        </w:r>
      </w:ins>
      <w:ins w:id="5648" w:author="Arthur Parmentier" w:date="2020-05-15T10:55:00Z">
        <w:r w:rsidRPr="007C437A">
          <w:t xml:space="preserve"> </w:t>
        </w:r>
      </w:ins>
      <w:ins w:id="5649" w:author="Arthur Parmentier" w:date="2020-06-02T18:04:00Z">
        <w:r w:rsidR="00783AA3" w:rsidRPr="007C437A">
          <w:t>defining its set of internal</w:t>
        </w:r>
      </w:ins>
      <w:ins w:id="5650" w:author="Arthur Parmentier" w:date="2020-05-15T10:58:00Z">
        <w:r w:rsidR="00124705" w:rsidRPr="007C437A">
          <w:t xml:space="preserve"> grammars </w:t>
        </w:r>
      </w:ins>
      <w:ins w:id="5651" w:author="Arthur Parmentier" w:date="2020-06-06T17:19:00Z">
        <w:r w:rsidR="00B95361" w:rsidRPr="007C437A">
          <w:t>(for instance, the modes</w:t>
        </w:r>
      </w:ins>
      <w:ins w:id="5652" w:author="Arthur Parmentier" w:date="2020-05-15T10:58:00Z">
        <w:r w:rsidR="00124705" w:rsidRPr="007C437A">
          <w:t>),</w:t>
        </w:r>
      </w:ins>
      <w:ins w:id="5653" w:author="Arthur Parmentier" w:date="2020-05-15T10:59:00Z">
        <w:r w:rsidR="00124705" w:rsidRPr="007C437A">
          <w:t xml:space="preserve"> the roles of emitter/receiver (soundpainter/performer) </w:t>
        </w:r>
      </w:ins>
      <w:ins w:id="5654" w:author="Arthur Parmentier" w:date="2020-06-02T18:06:00Z">
        <w:r w:rsidR="00E176C0" w:rsidRPr="007C437A">
          <w:t>and</w:t>
        </w:r>
      </w:ins>
      <w:ins w:id="5655" w:author="Arthur Parmentier" w:date="2020-05-15T10:59:00Z">
        <w:r w:rsidR="00124705" w:rsidRPr="007C437A">
          <w:t xml:space="preserve"> the “default parameters”</w:t>
        </w:r>
      </w:ins>
      <w:ins w:id="5656" w:author="Arthur Parmentier" w:date="2020-06-02T18:05:00Z">
        <w:r w:rsidR="00783AA3" w:rsidRPr="007C437A">
          <w:t xml:space="preserve"> as</w:t>
        </w:r>
      </w:ins>
      <w:ins w:id="5657" w:author="Arthur Parmentier" w:date="2020-05-15T11:00:00Z">
        <w:r w:rsidR="00124705" w:rsidRPr="007C437A">
          <w:t xml:space="preserve"> context-depend rules </w:t>
        </w:r>
      </w:ins>
      <w:ins w:id="5658" w:author="Arthur Parmentier" w:date="2020-06-02T18:06:00Z">
        <w:r w:rsidR="00783AA3" w:rsidRPr="007C437A">
          <w:t>for</w:t>
        </w:r>
      </w:ins>
      <w:ins w:id="5659" w:author="Arthur Parmentier" w:date="2020-05-15T11:00:00Z">
        <w:r w:rsidR="00124705" w:rsidRPr="007C437A">
          <w:t xml:space="preserve"> the performance.</w:t>
        </w:r>
      </w:ins>
    </w:p>
    <w:p w:rsidR="00E176C0" w:rsidRPr="007C437A" w:rsidRDefault="00E176C0" w:rsidP="00B01D9E">
      <w:pPr>
        <w:rPr>
          <w:ins w:id="5660" w:author="Arthur Parmentier" w:date="2020-06-02T18:34:00Z"/>
        </w:rPr>
      </w:pPr>
      <w:ins w:id="5661" w:author="Arthur Parmentier" w:date="2020-06-02T18:11:00Z">
        <w:r w:rsidRPr="007C437A">
          <w:t>By creating a SP recognition tool, I am proposing new configuration</w:t>
        </w:r>
      </w:ins>
      <w:ins w:id="5662" w:author="Arthur Parmentier" w:date="2020-06-02T18:26:00Z">
        <w:r w:rsidR="003D3E7E" w:rsidRPr="007C437A">
          <w:t>s for</w:t>
        </w:r>
      </w:ins>
      <w:ins w:id="5663" w:author="Arthur Parmentier" w:date="2020-06-02T18:12:00Z">
        <w:r w:rsidRPr="007C437A">
          <w:t xml:space="preserve"> SP</w:t>
        </w:r>
      </w:ins>
      <w:ins w:id="5664" w:author="Arthur Parmentier" w:date="2020-06-02T18:26:00Z">
        <w:r w:rsidR="003D3E7E" w:rsidRPr="007C437A">
          <w:t xml:space="preserve">, in which </w:t>
        </w:r>
      </w:ins>
      <w:ins w:id="5665" w:author="Arthur Parmentier" w:date="2020-06-02T18:27:00Z">
        <w:r w:rsidR="003D3E7E" w:rsidRPr="007C437A">
          <w:t>a computer</w:t>
        </w:r>
      </w:ins>
      <w:ins w:id="5666" w:author="Arthur Parmentier" w:date="2020-06-02T18:26:00Z">
        <w:r w:rsidR="003D3E7E" w:rsidRPr="007C437A">
          <w:t xml:space="preserve"> </w:t>
        </w:r>
      </w:ins>
      <w:ins w:id="5667" w:author="Arthur Parmentier" w:date="2020-06-02T18:27:00Z">
        <w:r w:rsidR="003D3E7E" w:rsidRPr="007C437A">
          <w:t>can</w:t>
        </w:r>
      </w:ins>
      <w:ins w:id="5668" w:author="Arthur Parmentier" w:date="2020-06-02T18:26:00Z">
        <w:r w:rsidR="003D3E7E" w:rsidRPr="007C437A">
          <w:t xml:space="preserve"> process SP signs</w:t>
        </w:r>
      </w:ins>
      <w:ins w:id="5669" w:author="Arthur Parmentier" w:date="2020-06-02T18:28:00Z">
        <w:r w:rsidR="003D3E7E" w:rsidRPr="007C437A">
          <w:t xml:space="preserve"> and </w:t>
        </w:r>
      </w:ins>
      <w:ins w:id="5670" w:author="Arthur Parmentier" w:date="2020-06-02T18:29:00Z">
        <w:r w:rsidR="003D3E7E" w:rsidRPr="007C437A">
          <w:t>take the role of one or several performers at the same time, aside other human performers or not</w:t>
        </w:r>
      </w:ins>
      <w:ins w:id="5671" w:author="Arthur Parmentier" w:date="2020-06-02T18:12:00Z">
        <w:r w:rsidRPr="007C437A">
          <w:t>.</w:t>
        </w:r>
      </w:ins>
      <w:ins w:id="5672" w:author="Arthur Parmentier" w:date="2020-06-02T18:30:00Z">
        <w:r w:rsidR="003D3E7E" w:rsidRPr="007C437A">
          <w:t xml:space="preserve"> At the difference of what is possible with human performers, the program itself can only </w:t>
        </w:r>
      </w:ins>
      <w:ins w:id="5673" w:author="Arthur Parmentier" w:date="2020-06-02T18:31:00Z">
        <w:r w:rsidR="003D3E7E" w:rsidRPr="007C437A">
          <w:t>recognize sign</w:t>
        </w:r>
      </w:ins>
      <w:ins w:id="5674" w:author="Arthur Parmentier" w:date="2020-06-02T18:37:00Z">
        <w:r w:rsidR="008A1107" w:rsidRPr="007C437A">
          <w:t>s</w:t>
        </w:r>
      </w:ins>
      <w:ins w:id="5675" w:author="Arthur Parmentier" w:date="2020-06-02T18:31:00Z">
        <w:r w:rsidR="003D3E7E" w:rsidRPr="007C437A">
          <w:t xml:space="preserve"> from one </w:t>
        </w:r>
      </w:ins>
      <w:ins w:id="5676" w:author="Arthur Parmentier" w:date="2020-06-10T18:27:00Z">
        <w:r w:rsidR="00D6045A">
          <w:t>sender</w:t>
        </w:r>
      </w:ins>
      <w:ins w:id="5677" w:author="Arthur Parmentier" w:date="2020-06-02T18:31:00Z">
        <w:r w:rsidR="003D3E7E" w:rsidRPr="007C437A">
          <w:t xml:space="preserve"> at the time</w:t>
        </w:r>
      </w:ins>
      <w:ins w:id="5678" w:author="Arthur Parmentier" w:date="2020-06-02T18:33:00Z">
        <w:r w:rsidR="008A1107" w:rsidRPr="007C437A">
          <w:t xml:space="preserve"> </w:t>
        </w:r>
      </w:ins>
      <w:ins w:id="5679" w:author="Arthur Parmentier" w:date="2020-06-02T18:36:00Z">
        <w:r w:rsidR="008A1107" w:rsidRPr="007C437A">
          <w:t xml:space="preserve">(the soundpainter) </w:t>
        </w:r>
      </w:ins>
      <w:ins w:id="5680" w:author="Arthur Parmentier" w:date="2020-06-02T18:33:00Z">
        <w:r w:rsidR="008A1107" w:rsidRPr="007C437A">
          <w:t xml:space="preserve">and cannot </w:t>
        </w:r>
      </w:ins>
      <w:ins w:id="5681" w:author="Arthur Parmentier" w:date="2020-06-10T18:27:00Z">
        <w:r w:rsidR="004641DB">
          <w:t>send</w:t>
        </w:r>
      </w:ins>
      <w:ins w:id="5682" w:author="Arthur Parmentier" w:date="2020-06-02T18:33:00Z">
        <w:r w:rsidR="008A1107" w:rsidRPr="007C437A">
          <w:t xml:space="preserve"> </w:t>
        </w:r>
      </w:ins>
      <w:ins w:id="5683" w:author="Arthur Parmentier" w:date="2020-06-10T18:27:00Z">
        <w:r w:rsidR="004641DB">
          <w:t xml:space="preserve">SP </w:t>
        </w:r>
      </w:ins>
      <w:ins w:id="5684" w:author="Arthur Parmentier" w:date="2020-06-02T18:33:00Z">
        <w:r w:rsidR="008A1107" w:rsidRPr="007C437A">
          <w:t>signs itself</w:t>
        </w:r>
      </w:ins>
      <w:ins w:id="5685" w:author="Arthur Parmentier" w:date="2020-06-10T18:27:00Z">
        <w:r w:rsidR="008054B0">
          <w:t xml:space="preserve"> (but it </w:t>
        </w:r>
      </w:ins>
      <w:ins w:id="5686" w:author="Arthur Parmentier" w:date="2020-06-10T18:28:00Z">
        <w:r w:rsidR="008054B0">
          <w:t xml:space="preserve">can of course provide other </w:t>
        </w:r>
        <w:r w:rsidR="006D40A3">
          <w:t>types</w:t>
        </w:r>
        <w:r w:rsidR="008054B0">
          <w:t xml:space="preserve"> of feedback)</w:t>
        </w:r>
      </w:ins>
      <w:ins w:id="5687" w:author="Arthur Parmentier" w:date="2020-06-02T18:33:00Z">
        <w:r w:rsidR="008A1107" w:rsidRPr="007C437A">
          <w:t xml:space="preserve">. Among </w:t>
        </w:r>
      </w:ins>
      <w:ins w:id="5688" w:author="Arthur Parmentier" w:date="2020-06-02T18:34:00Z">
        <w:r w:rsidR="008A1107" w:rsidRPr="007C437A">
          <w:t>the set of possible configurations, I would like to mention two of them that I had in mind when starting this project:</w:t>
        </w:r>
      </w:ins>
    </w:p>
    <w:p w:rsidR="008A1107" w:rsidRPr="007C437A" w:rsidRDefault="008A1107" w:rsidP="008A1107">
      <w:pPr>
        <w:pStyle w:val="Paragraphedeliste"/>
        <w:numPr>
          <w:ilvl w:val="0"/>
          <w:numId w:val="14"/>
        </w:numPr>
        <w:rPr>
          <w:ins w:id="5689" w:author="Arthur Parmentier" w:date="2020-06-02T18:39:00Z"/>
        </w:rPr>
      </w:pPr>
      <w:ins w:id="5690" w:author="Arthur Parmentier" w:date="2020-06-02T18:34:00Z">
        <w:r w:rsidRPr="007C437A">
          <w:t>In the first configuration</w:t>
        </w:r>
      </w:ins>
      <w:ins w:id="5691" w:author="Arthur Parmentier" w:date="2020-06-02T18:35:00Z">
        <w:r w:rsidRPr="007C437A">
          <w:t xml:space="preserve">, </w:t>
        </w:r>
      </w:ins>
      <w:ins w:id="5692" w:author="Arthur Parmentier" w:date="2020-06-02T18:38:00Z">
        <w:r w:rsidRPr="007C437A">
          <w:t xml:space="preserve">the orchestra is </w:t>
        </w:r>
      </w:ins>
      <w:ins w:id="5693" w:author="Arthur Parmentier" w:date="2020-06-02T18:40:00Z">
        <w:r w:rsidRPr="007C437A">
          <w:t>simulated by</w:t>
        </w:r>
      </w:ins>
      <w:ins w:id="5694" w:author="Arthur Parmentier" w:date="2020-06-02T18:38:00Z">
        <w:r w:rsidRPr="007C437A">
          <w:t xml:space="preserve"> the computer runni</w:t>
        </w:r>
      </w:ins>
      <w:ins w:id="5695" w:author="Arthur Parmentier" w:date="2020-06-02T18:39:00Z">
        <w:r w:rsidRPr="007C437A">
          <w:t xml:space="preserve">ng the SP recognition tool </w:t>
        </w:r>
      </w:ins>
      <w:ins w:id="5696" w:author="Arthur Parmentier" w:date="2020-06-02T18:40:00Z">
        <w:r w:rsidRPr="007C437A">
          <w:t>(</w:t>
        </w:r>
      </w:ins>
      <w:ins w:id="5697" w:author="Arthur Parmentier" w:date="2020-06-02T18:39:00Z">
        <w:r w:rsidRPr="007C437A">
          <w:t>and possibly other digital gear</w:t>
        </w:r>
      </w:ins>
      <w:ins w:id="5698" w:author="Arthur Parmentier" w:date="2020-06-02T18:40:00Z">
        <w:r w:rsidRPr="007C437A">
          <w:t>)</w:t>
        </w:r>
      </w:ins>
      <w:ins w:id="5699" w:author="Arthur Parmentier" w:date="2020-06-02T18:39:00Z">
        <w:r w:rsidRPr="007C437A">
          <w:t>, without other human performers.</w:t>
        </w:r>
      </w:ins>
    </w:p>
    <w:p w:rsidR="008A1107" w:rsidRPr="007C437A" w:rsidRDefault="008A1107">
      <w:pPr>
        <w:pStyle w:val="Paragraphedeliste"/>
        <w:numPr>
          <w:ilvl w:val="0"/>
          <w:numId w:val="14"/>
        </w:numPr>
        <w:rPr>
          <w:ins w:id="5700" w:author="Arthur Parmentier" w:date="2020-05-15T11:00:00Z"/>
        </w:rPr>
        <w:pPrChange w:id="5701" w:author="Arthur Parmentier" w:date="2020-06-02T18:34:00Z">
          <w:pPr/>
        </w:pPrChange>
      </w:pPr>
      <w:ins w:id="5702" w:author="Arthur Parmentier" w:date="2020-06-02T18:39:00Z">
        <w:r w:rsidRPr="007C437A">
          <w:t xml:space="preserve">In the second configuration, the computer </w:t>
        </w:r>
      </w:ins>
      <w:ins w:id="5703" w:author="Arthur Parmentier" w:date="2020-06-02T18:40:00Z">
        <w:r w:rsidRPr="007C437A">
          <w:t>takes the role of single performer inside an orchestra with other human performers.</w:t>
        </w:r>
      </w:ins>
    </w:p>
    <w:p w:rsidR="00B01D9E" w:rsidRPr="007C437A" w:rsidRDefault="00E176C0" w:rsidP="00B01D9E">
      <w:pPr>
        <w:rPr>
          <w:ins w:id="5704" w:author="Arthur Parmentier" w:date="2020-05-15T11:21:00Z"/>
        </w:rPr>
      </w:pPr>
      <w:ins w:id="5705" w:author="Arthur Parmentier" w:date="2020-06-02T18:10:00Z">
        <w:r w:rsidRPr="007C437A">
          <w:t>In general, t</w:t>
        </w:r>
      </w:ins>
      <w:ins w:id="5706" w:author="Arthur Parmentier" w:date="2020-05-15T11:17:00Z">
        <w:r w:rsidR="005E56A8" w:rsidRPr="007C437A">
          <w:t xml:space="preserve">he </w:t>
        </w:r>
      </w:ins>
      <w:ins w:id="5707" w:author="Arthur Parmentier" w:date="2020-06-02T18:11:00Z">
        <w:r w:rsidRPr="007C437A">
          <w:t>choice and use</w:t>
        </w:r>
      </w:ins>
      <w:ins w:id="5708" w:author="Arthur Parmentier" w:date="2020-05-15T11:17:00Z">
        <w:r w:rsidR="005E56A8" w:rsidRPr="007C437A">
          <w:t xml:space="preserve"> of a specific configuration is motivated by </w:t>
        </w:r>
      </w:ins>
      <w:ins w:id="5709" w:author="Arthur Parmentier" w:date="2020-06-02T18:08:00Z">
        <w:r w:rsidRPr="007C437A">
          <w:t>the</w:t>
        </w:r>
      </w:ins>
      <w:ins w:id="5710" w:author="Arthur Parmentier" w:date="2020-06-02T18:07:00Z">
        <w:r w:rsidRPr="007C437A">
          <w:t xml:space="preserve"> qualities (in term</w:t>
        </w:r>
      </w:ins>
      <w:ins w:id="5711" w:author="Arthur Parmentier" w:date="2020-06-02T18:08:00Z">
        <w:r w:rsidRPr="007C437A">
          <w:t>s</w:t>
        </w:r>
      </w:ins>
      <w:ins w:id="5712" w:author="Arthur Parmentier" w:date="2020-06-02T18:07:00Z">
        <w:r w:rsidRPr="007C437A">
          <w:t xml:space="preserve"> of creative processes, special layout, communication rules</w:t>
        </w:r>
      </w:ins>
      <w:ins w:id="5713" w:author="Arthur Parmentier" w:date="2020-06-02T18:08:00Z">
        <w:r w:rsidRPr="007C437A">
          <w:t>…) it has for achieving a certain result in the performance</w:t>
        </w:r>
      </w:ins>
      <w:ins w:id="5714" w:author="Arthur Parmentier" w:date="2020-06-02T18:11:00Z">
        <w:r w:rsidRPr="007C437A">
          <w:t>.</w:t>
        </w:r>
      </w:ins>
      <w:ins w:id="5715" w:author="Arthur Parmentier" w:date="2020-06-02T18:41:00Z">
        <w:r w:rsidR="008A1107" w:rsidRPr="007C437A">
          <w:t xml:space="preserve"> Let’s discuss the qualities </w:t>
        </w:r>
      </w:ins>
      <w:ins w:id="5716" w:author="Arthur Parmentier" w:date="2020-06-02T18:46:00Z">
        <w:r w:rsidR="00724CD5" w:rsidRPr="007C437A">
          <w:t>of these</w:t>
        </w:r>
      </w:ins>
      <w:ins w:id="5717" w:author="Arthur Parmentier" w:date="2020-06-02T18:41:00Z">
        <w:r w:rsidR="008A1107" w:rsidRPr="007C437A">
          <w:t xml:space="preserve"> two configurations:</w:t>
        </w:r>
      </w:ins>
    </w:p>
    <w:p w:rsidR="0080158F" w:rsidRPr="007C437A" w:rsidRDefault="008A1107" w:rsidP="0080158F">
      <w:pPr>
        <w:pStyle w:val="Paragraphedeliste"/>
        <w:numPr>
          <w:ilvl w:val="0"/>
          <w:numId w:val="8"/>
        </w:numPr>
        <w:rPr>
          <w:ins w:id="5718" w:author="Arthur Parmentier" w:date="2020-05-15T11:30:00Z"/>
        </w:rPr>
      </w:pPr>
      <w:ins w:id="5719" w:author="Arthur Parmentier" w:date="2020-06-02T18:41:00Z">
        <w:r w:rsidRPr="007C437A">
          <w:t xml:space="preserve">In the configuration one, </w:t>
        </w:r>
      </w:ins>
      <w:ins w:id="5720" w:author="Arthur Parmentier" w:date="2020-05-15T11:24:00Z">
        <w:r w:rsidR="0080158F" w:rsidRPr="007C437A">
          <w:t>such a tool can be used</w:t>
        </w:r>
      </w:ins>
      <w:ins w:id="5721" w:author="Arthur Parmentier" w:date="2020-05-15T11:39:00Z">
        <w:r w:rsidR="000C2232" w:rsidRPr="007C437A">
          <w:t xml:space="preserve"> </w:t>
        </w:r>
      </w:ins>
      <w:ins w:id="5722" w:author="Arthur Parmentier" w:date="2020-05-15T11:24:00Z">
        <w:r w:rsidR="0080158F" w:rsidRPr="007C437A">
          <w:t xml:space="preserve">as a learning tool for individuals </w:t>
        </w:r>
      </w:ins>
      <w:ins w:id="5723" w:author="Arthur Parmentier" w:date="2020-05-15T11:25:00Z">
        <w:r w:rsidR="0080158F" w:rsidRPr="007C437A">
          <w:t>aside the collective approaches to learning SP</w:t>
        </w:r>
      </w:ins>
      <w:ins w:id="5724" w:author="Arthur Parmentier" w:date="2020-05-15T11:26:00Z">
        <w:r w:rsidR="0080158F" w:rsidRPr="007C437A">
          <w:t xml:space="preserve">. </w:t>
        </w:r>
      </w:ins>
      <w:ins w:id="5725" w:author="Arthur Parmentier" w:date="2020-05-15T11:27:00Z">
        <w:r w:rsidR="0080158F" w:rsidRPr="007C437A">
          <w:t>As for now, the tool only covers the basic structures of SP</w:t>
        </w:r>
        <w:r w:rsidR="002C0BFC" w:rsidRPr="007C437A">
          <w:t xml:space="preserve"> and would only be interesting for beginners </w:t>
        </w:r>
      </w:ins>
      <w:ins w:id="5726" w:author="Arthur Parmentier" w:date="2020-05-15T11:28:00Z">
        <w:r w:rsidR="002C0BFC" w:rsidRPr="007C437A">
          <w:t>in SP</w:t>
        </w:r>
      </w:ins>
      <w:ins w:id="5727" w:author="Arthur Parmentier" w:date="2020-06-02T18:42:00Z">
        <w:r w:rsidRPr="007C437A">
          <w:t xml:space="preserve"> or soundpainters</w:t>
        </w:r>
      </w:ins>
      <w:ins w:id="5728" w:author="Arthur Parmentier" w:date="2020-05-15T11:28:00Z">
        <w:r w:rsidR="002C0BFC" w:rsidRPr="007C437A">
          <w:t xml:space="preserve"> who cannot rehearse with a group.</w:t>
        </w:r>
      </w:ins>
    </w:p>
    <w:p w:rsidR="002C0BFC" w:rsidRPr="007C437A" w:rsidRDefault="008A1107" w:rsidP="0080158F">
      <w:pPr>
        <w:pStyle w:val="Paragraphedeliste"/>
        <w:numPr>
          <w:ilvl w:val="0"/>
          <w:numId w:val="8"/>
        </w:numPr>
        <w:rPr>
          <w:ins w:id="5729" w:author="Arthur Parmentier" w:date="2020-05-15T11:40:00Z"/>
        </w:rPr>
      </w:pPr>
      <w:ins w:id="5730" w:author="Arthur Parmentier" w:date="2020-06-02T18:43:00Z">
        <w:r w:rsidRPr="007C437A">
          <w:t>In both configurations</w:t>
        </w:r>
      </w:ins>
      <w:ins w:id="5731" w:author="Arthur Parmentier" w:date="2020-05-15T11:31:00Z">
        <w:r w:rsidR="002C0BFC" w:rsidRPr="007C437A">
          <w:t xml:space="preserve">, </w:t>
        </w:r>
      </w:ins>
      <w:ins w:id="5732" w:author="Arthur Parmentier" w:date="2020-05-15T11:32:00Z">
        <w:r w:rsidR="002C0BFC" w:rsidRPr="007C437A">
          <w:t xml:space="preserve">such a tool is </w:t>
        </w:r>
      </w:ins>
      <w:ins w:id="5733" w:author="Arthur Parmentier" w:date="2020-06-02T18:43:00Z">
        <w:r w:rsidRPr="007C437A">
          <w:t>also</w:t>
        </w:r>
      </w:ins>
      <w:ins w:id="5734" w:author="Arthur Parmentier" w:date="2020-05-15T11:32:00Z">
        <w:r w:rsidR="002C0BFC" w:rsidRPr="007C437A">
          <w:t xml:space="preserve"> interesting</w:t>
        </w:r>
      </w:ins>
      <w:ins w:id="5735" w:author="Arthur Parmentier" w:date="2020-06-02T18:43:00Z">
        <w:r w:rsidRPr="007C437A">
          <w:t xml:space="preserve"> even for more advanced soundpainters</w:t>
        </w:r>
      </w:ins>
      <w:ins w:id="5736" w:author="Arthur Parmentier" w:date="2020-05-15T11:39:00Z">
        <w:r w:rsidR="000C2232" w:rsidRPr="007C437A">
          <w:t xml:space="preserve"> </w:t>
        </w:r>
      </w:ins>
      <w:ins w:id="5737" w:author="Arthur Parmentier" w:date="2020-05-15T11:32:00Z">
        <w:r w:rsidR="002C0BFC" w:rsidRPr="007C437A">
          <w:t xml:space="preserve">for exploring new areas </w:t>
        </w:r>
      </w:ins>
      <w:ins w:id="5738" w:author="Arthur Parmentier" w:date="2020-05-15T11:34:00Z">
        <w:r w:rsidR="002C0BFC" w:rsidRPr="007C437A">
          <w:t>of composition</w:t>
        </w:r>
      </w:ins>
      <w:ins w:id="5739" w:author="Arthur Parmentier" w:date="2020-06-02T18:45:00Z">
        <w:r w:rsidR="00724CD5" w:rsidRPr="007C437A">
          <w:t xml:space="preserve"> with</w:t>
        </w:r>
      </w:ins>
      <w:ins w:id="5740" w:author="Arthur Parmentier" w:date="2020-05-15T11:35:00Z">
        <w:r w:rsidR="002C0BFC" w:rsidRPr="007C437A">
          <w:t xml:space="preserve"> artificial intelligence, </w:t>
        </w:r>
      </w:ins>
      <w:ins w:id="5741" w:author="Arthur Parmentier" w:date="2020-05-15T11:36:00Z">
        <w:r w:rsidR="002C0BFC" w:rsidRPr="007C437A">
          <w:t>machine learning and</w:t>
        </w:r>
      </w:ins>
      <w:ins w:id="5742" w:author="Arthur Parmentier" w:date="2020-05-15T11:37:00Z">
        <w:r w:rsidR="002C0BFC" w:rsidRPr="007C437A">
          <w:t xml:space="preserve"> their complex generative processes.</w:t>
        </w:r>
      </w:ins>
    </w:p>
    <w:p w:rsidR="007D0D3B" w:rsidRPr="007C437A" w:rsidRDefault="00724CD5" w:rsidP="0080158F">
      <w:pPr>
        <w:pStyle w:val="Paragraphedeliste"/>
        <w:numPr>
          <w:ilvl w:val="0"/>
          <w:numId w:val="8"/>
        </w:numPr>
        <w:rPr>
          <w:ins w:id="5743" w:author="Arthur Parmentier" w:date="2020-06-02T18:48:00Z"/>
        </w:rPr>
      </w:pPr>
      <w:ins w:id="5744" w:author="Arthur Parmentier" w:date="2020-06-02T18:43:00Z">
        <w:r w:rsidRPr="007C437A">
          <w:t xml:space="preserve">In </w:t>
        </w:r>
      </w:ins>
      <w:ins w:id="5745" w:author="Arthur Parmentier" w:date="2020-06-02T18:46:00Z">
        <w:r w:rsidRPr="007C437A">
          <w:t xml:space="preserve">the second </w:t>
        </w:r>
      </w:ins>
      <w:ins w:id="5746" w:author="Arthur Parmentier" w:date="2020-06-02T18:43:00Z">
        <w:r w:rsidRPr="007C437A">
          <w:t>configuration,</w:t>
        </w:r>
      </w:ins>
      <w:ins w:id="5747" w:author="Arthur Parmentier" w:date="2020-06-02T18:44:00Z">
        <w:r w:rsidRPr="007C437A">
          <w:t xml:space="preserve"> </w:t>
        </w:r>
      </w:ins>
      <w:ins w:id="5748" w:author="Arthur Parmentier" w:date="2020-05-15T11:42:00Z">
        <w:r w:rsidR="007D0D3B" w:rsidRPr="007C437A">
          <w:t xml:space="preserve">the tool </w:t>
        </w:r>
      </w:ins>
      <w:ins w:id="5749" w:author="Arthur Parmentier" w:date="2020-06-02T18:47:00Z">
        <w:r w:rsidRPr="007C437A">
          <w:t>can</w:t>
        </w:r>
      </w:ins>
      <w:ins w:id="5750" w:author="Arthur Parmentier" w:date="2020-05-15T11:42:00Z">
        <w:r w:rsidR="007D0D3B" w:rsidRPr="007C437A">
          <w:t xml:space="preserve"> be used as a controller with other digital elements that are already part of the performance</w:t>
        </w:r>
      </w:ins>
      <w:ins w:id="5751" w:author="Arthur Parmentier" w:date="2020-06-02T18:47:00Z">
        <w:r w:rsidRPr="007C437A">
          <w:t xml:space="preserve"> and sometimes used by the human performers </w:t>
        </w:r>
      </w:ins>
      <w:ins w:id="5752" w:author="Arthur Parmentier" w:date="2020-06-02T18:48:00Z">
        <w:r w:rsidRPr="007C437A">
          <w:t>themselves:</w:t>
        </w:r>
      </w:ins>
      <w:ins w:id="5753" w:author="Arthur Parmentier" w:date="2020-05-15T11:42:00Z">
        <w:r w:rsidR="007D0D3B" w:rsidRPr="007C437A">
          <w:t xml:space="preserve"> effect processors, amplification mechanisms</w:t>
        </w:r>
      </w:ins>
      <w:ins w:id="5754" w:author="Arthur Parmentier" w:date="2020-05-15T11:43:00Z">
        <w:r w:rsidR="007D0D3B" w:rsidRPr="007C437A">
          <w:t>, mixing devices, recording devices and m</w:t>
        </w:r>
      </w:ins>
      <w:ins w:id="5755" w:author="Arthur Parmentier" w:date="2020-06-02T18:48:00Z">
        <w:r w:rsidRPr="007C437A">
          <w:t>uch more</w:t>
        </w:r>
      </w:ins>
      <w:ins w:id="5756" w:author="Arthur Parmentier" w:date="2020-05-15T11:43:00Z">
        <w:r w:rsidR="007D0D3B" w:rsidRPr="007C437A">
          <w:t xml:space="preserve">. It is </w:t>
        </w:r>
      </w:ins>
      <w:ins w:id="5757" w:author="Arthur Parmentier" w:date="2020-05-15T11:44:00Z">
        <w:r w:rsidR="007D0D3B" w:rsidRPr="007C437A">
          <w:t>sometimes</w:t>
        </w:r>
      </w:ins>
      <w:ins w:id="5758" w:author="Arthur Parmentier" w:date="2020-05-15T11:43:00Z">
        <w:r w:rsidR="007D0D3B" w:rsidRPr="007C437A">
          <w:t xml:space="preserve"> the case that such elements </w:t>
        </w:r>
      </w:ins>
      <w:ins w:id="5759" w:author="Arthur Parmentier" w:date="2020-05-15T12:15:00Z">
        <w:r w:rsidR="00736DF0" w:rsidRPr="007C437A">
          <w:t>cannot be controlled</w:t>
        </w:r>
      </w:ins>
      <w:ins w:id="5760" w:author="Arthur Parmentier" w:date="2020-05-15T11:43:00Z">
        <w:r w:rsidR="007D0D3B" w:rsidRPr="007C437A">
          <w:t xml:space="preserve"> real-time performance because of the complexi</w:t>
        </w:r>
      </w:ins>
      <w:ins w:id="5761" w:author="Arthur Parmentier" w:date="2020-05-15T11:44:00Z">
        <w:r w:rsidR="007D0D3B" w:rsidRPr="007C437A">
          <w:t xml:space="preserve">ty of their interface or controls, or that it requires </w:t>
        </w:r>
      </w:ins>
      <w:ins w:id="5762" w:author="Arthur Parmentier" w:date="2020-05-15T11:45:00Z">
        <w:r w:rsidR="007D0D3B" w:rsidRPr="007C437A">
          <w:t>performers to manipulate them. The interfacing possibilities offered by Max/MSP makes it an ideal choice for contro</w:t>
        </w:r>
      </w:ins>
      <w:ins w:id="5763" w:author="Arthur Parmentier" w:date="2020-05-15T11:46:00Z">
        <w:r w:rsidR="007D0D3B" w:rsidRPr="007C437A">
          <w:t>lling these devices within the SP language directly</w:t>
        </w:r>
      </w:ins>
      <w:ins w:id="5764" w:author="Arthur Parmentier" w:date="2020-05-15T12:16:00Z">
        <w:r w:rsidR="00736DF0" w:rsidRPr="007C437A">
          <w:t>.</w:t>
        </w:r>
      </w:ins>
    </w:p>
    <w:p w:rsidR="00705639" w:rsidRPr="007C437A" w:rsidRDefault="00705639" w:rsidP="00705639">
      <w:pPr>
        <w:rPr>
          <w:ins w:id="5765" w:author="Arthur Parmentier" w:date="2020-06-06T17:20:00Z"/>
        </w:rPr>
      </w:pPr>
      <w:ins w:id="5766" w:author="Arthur Parmentier" w:date="2020-06-02T18:48:00Z">
        <w:r w:rsidRPr="007C437A">
          <w:t>Of course, there are other possible config</w:t>
        </w:r>
      </w:ins>
      <w:ins w:id="5767" w:author="Arthur Parmentier" w:date="2020-06-02T18:49:00Z">
        <w:r w:rsidRPr="007C437A">
          <w:t>urations in which people would want to use the tool</w:t>
        </w:r>
      </w:ins>
      <w:ins w:id="5768" w:author="Arthur Parmentier" w:date="2020-06-02T18:51:00Z">
        <w:r w:rsidRPr="007C437A">
          <w:t xml:space="preserve">, such as remote performances over internet, where the tool </w:t>
        </w:r>
      </w:ins>
      <w:ins w:id="5769" w:author="Arthur Parmentier" w:date="2020-06-02T18:52:00Z">
        <w:r w:rsidRPr="007C437A">
          <w:t>could act as a</w:t>
        </w:r>
      </w:ins>
      <w:ins w:id="5770" w:author="Arthur Parmentier" w:date="2020-06-02T18:53:00Z">
        <w:r w:rsidRPr="007C437A">
          <w:t xml:space="preserve">n interpreter </w:t>
        </w:r>
      </w:ins>
      <w:ins w:id="5771" w:author="Arthur Parmentier" w:date="2020-06-02T18:54:00Z">
        <w:r w:rsidR="004E0B5A" w:rsidRPr="007C437A">
          <w:t xml:space="preserve">from video to words and simple parameters </w:t>
        </w:r>
      </w:ins>
      <w:ins w:id="5772" w:author="Arthur Parmentier" w:date="2020-06-02T18:53:00Z">
        <w:r w:rsidRPr="007C437A">
          <w:t>for reducing the bandwidth of the information to pass over internet</w:t>
        </w:r>
      </w:ins>
      <w:ins w:id="5773" w:author="Arthur Parmentier" w:date="2020-06-02T18:54:00Z">
        <w:r w:rsidR="004E0B5A" w:rsidRPr="007C437A">
          <w:t>.</w:t>
        </w:r>
      </w:ins>
    </w:p>
    <w:p w:rsidR="00A12510" w:rsidRPr="007C437A" w:rsidRDefault="00A12510" w:rsidP="00705639">
      <w:pPr>
        <w:rPr>
          <w:ins w:id="5774" w:author="Arthur Parmentier" w:date="2020-06-02T18:55:00Z"/>
        </w:rPr>
      </w:pPr>
    </w:p>
    <w:p w:rsidR="006D10E9" w:rsidRPr="007C437A" w:rsidRDefault="006D10E9" w:rsidP="006D10E9">
      <w:pPr>
        <w:pStyle w:val="Titre3"/>
        <w:rPr>
          <w:ins w:id="5775" w:author="Arthur Parmentier" w:date="2020-05-15T15:41:00Z"/>
        </w:rPr>
      </w:pPr>
      <w:bookmarkStart w:id="5776" w:name="_Toc42842181"/>
      <w:ins w:id="5777" w:author="Arthur Parmentier" w:date="2020-05-15T15:41:00Z">
        <w:r w:rsidRPr="007C437A">
          <w:lastRenderedPageBreak/>
          <w:t>Goals</w:t>
        </w:r>
        <w:bookmarkEnd w:id="5776"/>
      </w:ins>
    </w:p>
    <w:p w:rsidR="006054A3" w:rsidRPr="007C437A" w:rsidRDefault="006054A3" w:rsidP="006054A3">
      <w:pPr>
        <w:rPr>
          <w:ins w:id="5778" w:author="Arthur Parmentier" w:date="2020-05-15T15:43:00Z"/>
        </w:rPr>
      </w:pPr>
      <w:ins w:id="5779" w:author="Arthur Parmentier" w:date="2020-05-15T15:42:00Z">
        <w:r w:rsidRPr="007C437A">
          <w:t xml:space="preserve">In the frame of </w:t>
        </w:r>
      </w:ins>
      <w:ins w:id="5780" w:author="Arthur Parmentier" w:date="2020-06-02T19:02:00Z">
        <w:r w:rsidR="00B64BAF" w:rsidRPr="007C437A">
          <w:t>my</w:t>
        </w:r>
      </w:ins>
      <w:ins w:id="5781" w:author="Arthur Parmentier" w:date="2020-05-15T15:42:00Z">
        <w:r w:rsidRPr="007C437A">
          <w:t xml:space="preserve"> master thesis, I have chosen</w:t>
        </w:r>
      </w:ins>
      <w:ins w:id="5782" w:author="Arthur Parmentier" w:date="2020-05-15T22:16:00Z">
        <w:r w:rsidR="00D57E4A" w:rsidRPr="007C437A">
          <w:t xml:space="preserve"> to </w:t>
        </w:r>
      </w:ins>
      <w:ins w:id="5783" w:author="Arthur Parmentier" w:date="2020-05-15T22:25:00Z">
        <w:r w:rsidR="00E85217" w:rsidRPr="007C437A">
          <w:t>focus on the use case of my tool as a learning tool</w:t>
        </w:r>
      </w:ins>
      <w:ins w:id="5784" w:author="Arthur Parmentier" w:date="2020-06-02T18:58:00Z">
        <w:r w:rsidR="001C55EF" w:rsidRPr="007C437A">
          <w:t xml:space="preserve"> in the first configuration (simulation of the whole SP orchestra)</w:t>
        </w:r>
      </w:ins>
      <w:ins w:id="5785" w:author="Arthur Parmentier" w:date="2020-05-15T22:25:00Z">
        <w:r w:rsidR="00E85217" w:rsidRPr="007C437A">
          <w:t>.</w:t>
        </w:r>
      </w:ins>
    </w:p>
    <w:p w:rsidR="006054A3" w:rsidRPr="007C437A" w:rsidRDefault="00A43C46" w:rsidP="006054A3">
      <w:pPr>
        <w:rPr>
          <w:ins w:id="5786" w:author="Arthur Parmentier" w:date="2020-05-15T15:44:00Z"/>
        </w:rPr>
      </w:pPr>
      <w:ins w:id="5787" w:author="Arthur Parmentier" w:date="2020-05-15T22:02:00Z">
        <w:r w:rsidRPr="007C437A">
          <w:t xml:space="preserve">In analogy with the </w:t>
        </w:r>
      </w:ins>
      <w:ins w:id="5788" w:author="Arthur Parmentier" w:date="2020-05-15T22:03:00Z">
        <w:r w:rsidRPr="007C437A">
          <w:t>constructivist</w:t>
        </w:r>
      </w:ins>
      <w:ins w:id="5789" w:author="Arthur Parmentier" w:date="2020-05-15T22:02:00Z">
        <w:r w:rsidRPr="007C437A">
          <w:t xml:space="preserve"> mode</w:t>
        </w:r>
      </w:ins>
      <w:ins w:id="5790" w:author="Arthur Parmentier" w:date="2020-05-15T22:03:00Z">
        <w:r w:rsidRPr="007C437A">
          <w:t>l we discussed previously, we know that the</w:t>
        </w:r>
      </w:ins>
      <w:ins w:id="5791" w:author="Arthur Parmentier" w:date="2020-05-15T15:44:00Z">
        <w:r w:rsidR="006054A3" w:rsidRPr="007C437A">
          <w:t xml:space="preserve"> learning tool must have </w:t>
        </w:r>
      </w:ins>
      <w:ins w:id="5792" w:author="Arthur Parmentier" w:date="2020-05-15T22:12:00Z">
        <w:r w:rsidR="002A46D5" w:rsidRPr="007C437A">
          <w:t xml:space="preserve">at least </w:t>
        </w:r>
      </w:ins>
      <w:ins w:id="5793" w:author="Arthur Parmentier" w:date="2020-05-15T15:44:00Z">
        <w:r w:rsidR="006054A3" w:rsidRPr="007C437A">
          <w:t>the following features:</w:t>
        </w:r>
      </w:ins>
    </w:p>
    <w:p w:rsidR="002408AA" w:rsidRPr="007C437A" w:rsidRDefault="002408AA">
      <w:pPr>
        <w:pStyle w:val="Paragraphedeliste"/>
        <w:numPr>
          <w:ilvl w:val="0"/>
          <w:numId w:val="23"/>
        </w:numPr>
        <w:rPr>
          <w:ins w:id="5794" w:author="Arthur Parmentier" w:date="2020-05-15T22:02:00Z"/>
        </w:rPr>
      </w:pPr>
      <w:ins w:id="5795" w:author="Arthur Parmentier" w:date="2020-05-15T21:59:00Z">
        <w:r w:rsidRPr="007C437A">
          <w:t>A</w:t>
        </w:r>
      </w:ins>
      <w:ins w:id="5796" w:author="Arthur Parmentier" w:date="2020-05-15T22:00:00Z">
        <w:r w:rsidRPr="007C437A">
          <w:t xml:space="preserve"> mechanism of sign </w:t>
        </w:r>
      </w:ins>
      <w:ins w:id="5797" w:author="Arthur Parmentier" w:date="2020-06-02T18:59:00Z">
        <w:r w:rsidR="00964E49" w:rsidRPr="007C437A">
          <w:t xml:space="preserve">&amp; dictionary </w:t>
        </w:r>
      </w:ins>
      <w:ins w:id="5798" w:author="Arthur Parmentier" w:date="2020-05-15T22:00:00Z">
        <w:r w:rsidRPr="007C437A">
          <w:t>creation</w:t>
        </w:r>
      </w:ins>
    </w:p>
    <w:p w:rsidR="00A43C46" w:rsidRPr="007C437A" w:rsidRDefault="004C63B5" w:rsidP="006054A3">
      <w:pPr>
        <w:pStyle w:val="Paragraphedeliste"/>
        <w:numPr>
          <w:ilvl w:val="0"/>
          <w:numId w:val="23"/>
        </w:numPr>
        <w:rPr>
          <w:ins w:id="5799" w:author="Arthur Parmentier" w:date="2020-05-15T22:04:00Z"/>
        </w:rPr>
      </w:pPr>
      <w:ins w:id="5800" w:author="Arthur Parmentier" w:date="2020-05-15T22:04:00Z">
        <w:r w:rsidRPr="007C437A">
          <w:t xml:space="preserve">A </w:t>
        </w:r>
      </w:ins>
      <w:ins w:id="5801" w:author="Arthur Parmentier" w:date="2020-06-02T18:59:00Z">
        <w:r w:rsidR="00964E49" w:rsidRPr="007C437A">
          <w:t>mechanism of classification between different signs and parametrization of different positions in</w:t>
        </w:r>
      </w:ins>
      <w:ins w:id="5802" w:author="Arthur Parmentier" w:date="2020-06-02T19:00:00Z">
        <w:r w:rsidR="00964E49" w:rsidRPr="007C437A">
          <w:t xml:space="preserve"> the body space</w:t>
        </w:r>
      </w:ins>
    </w:p>
    <w:p w:rsidR="004C63B5" w:rsidRPr="007C437A" w:rsidRDefault="004C63B5" w:rsidP="006054A3">
      <w:pPr>
        <w:pStyle w:val="Paragraphedeliste"/>
        <w:numPr>
          <w:ilvl w:val="0"/>
          <w:numId w:val="23"/>
        </w:numPr>
        <w:rPr>
          <w:ins w:id="5803" w:author="Arthur Parmentier" w:date="2020-05-15T22:10:00Z"/>
        </w:rPr>
      </w:pPr>
      <w:ins w:id="5804" w:author="Arthur Parmentier" w:date="2020-05-15T22:08:00Z">
        <w:r w:rsidRPr="007C437A">
          <w:t>One or several grammatical systems</w:t>
        </w:r>
      </w:ins>
      <w:ins w:id="5805" w:author="Arthur Parmentier" w:date="2020-05-15T22:09:00Z">
        <w:r w:rsidRPr="007C437A">
          <w:t xml:space="preserve"> </w:t>
        </w:r>
      </w:ins>
      <w:ins w:id="5806" w:author="Arthur Parmentier" w:date="2020-06-02T19:01:00Z">
        <w:r w:rsidR="00964E49" w:rsidRPr="007C437A">
          <w:t>for parsing the sequence of signs and gestures (one grammar for each mode)</w:t>
        </w:r>
      </w:ins>
    </w:p>
    <w:p w:rsidR="00E30937" w:rsidRPr="007C437A" w:rsidRDefault="00E30937" w:rsidP="006054A3">
      <w:pPr>
        <w:pStyle w:val="Paragraphedeliste"/>
        <w:numPr>
          <w:ilvl w:val="0"/>
          <w:numId w:val="23"/>
        </w:numPr>
        <w:rPr>
          <w:ins w:id="5807" w:author="Arthur Parmentier" w:date="2020-05-15T22:12:00Z"/>
        </w:rPr>
      </w:pPr>
      <w:ins w:id="5808" w:author="Arthur Parmentier" w:date="2020-05-15T22:11:00Z">
        <w:r w:rsidRPr="007C437A">
          <w:t xml:space="preserve">Audio/visual feedback in response to the </w:t>
        </w:r>
        <w:proofErr w:type="spellStart"/>
        <w:r w:rsidRPr="007C437A">
          <w:t>soundpainter’s</w:t>
        </w:r>
        <w:proofErr w:type="spellEnd"/>
        <w:r w:rsidRPr="007C437A">
          <w:t xml:space="preserve"> requests</w:t>
        </w:r>
      </w:ins>
    </w:p>
    <w:p w:rsidR="00D57E4A" w:rsidRPr="007C437A" w:rsidRDefault="003D5D5B">
      <w:pPr>
        <w:rPr>
          <w:rPrChange w:id="5809" w:author="Arthur Parmentier" w:date="2020-06-07T15:27:00Z">
            <w:rPr/>
          </w:rPrChange>
        </w:rPr>
        <w:pPrChange w:id="5810" w:author="Arthur Parmentier" w:date="2020-05-15T22:12:00Z">
          <w:pPr>
            <w:pStyle w:val="Titre2"/>
          </w:pPr>
        </w:pPrChange>
      </w:pPr>
      <w:ins w:id="5811" w:author="Arthur Parmentier" w:date="2020-05-16T10:46:00Z">
        <w:r w:rsidRPr="007C437A">
          <w:rPr>
            <w:rPrChange w:id="5812" w:author="Arthur Parmentier" w:date="2020-06-07T15:27:00Z">
              <w:rPr/>
            </w:rPrChange>
          </w:rPr>
          <w:t xml:space="preserve">The goal of my </w:t>
        </w:r>
      </w:ins>
      <w:ins w:id="5813" w:author="Arthur Parmentier" w:date="2020-06-02T19:03:00Z">
        <w:r w:rsidR="004C2F74" w:rsidRPr="007C437A">
          <w:rPr>
            <w:rPrChange w:id="5814" w:author="Arthur Parmentier" w:date="2020-06-07T15:27:00Z">
              <w:rPr/>
            </w:rPrChange>
          </w:rPr>
          <w:t>project</w:t>
        </w:r>
      </w:ins>
      <w:ins w:id="5815" w:author="Arthur Parmentier" w:date="2020-05-16T10:46:00Z">
        <w:r w:rsidRPr="007C437A">
          <w:rPr>
            <w:rPrChange w:id="5816" w:author="Arthur Parmentier" w:date="2020-06-07T15:27:00Z">
              <w:rPr/>
            </w:rPrChange>
          </w:rPr>
          <w:t xml:space="preserve"> </w:t>
        </w:r>
      </w:ins>
      <w:ins w:id="5817" w:author="Arthur Parmentier" w:date="2020-06-02T19:03:00Z">
        <w:r w:rsidR="004C2F74" w:rsidRPr="007C437A">
          <w:rPr>
            <w:rPrChange w:id="5818" w:author="Arthur Parmentier" w:date="2020-06-07T15:27:00Z">
              <w:rPr/>
            </w:rPrChange>
          </w:rPr>
          <w:t>is</w:t>
        </w:r>
      </w:ins>
      <w:ins w:id="5819" w:author="Arthur Parmentier" w:date="2020-05-16T10:47:00Z">
        <w:r w:rsidRPr="007C437A">
          <w:rPr>
            <w:rPrChange w:id="5820" w:author="Arthur Parmentier" w:date="2020-06-07T15:27:00Z">
              <w:rPr/>
            </w:rPrChange>
          </w:rPr>
          <w:t xml:space="preserve"> to implement these features</w:t>
        </w:r>
      </w:ins>
      <w:ins w:id="5821" w:author="Arthur Parmentier" w:date="2020-05-16T10:50:00Z">
        <w:r w:rsidRPr="007C437A">
          <w:rPr>
            <w:rPrChange w:id="5822" w:author="Arthur Parmentier" w:date="2020-06-07T15:27:00Z">
              <w:rPr/>
            </w:rPrChange>
          </w:rPr>
          <w:t>, focusing on only one mode (the default SP mode) and implementing an audio feedback by simulating a small orchestra.</w:t>
        </w:r>
      </w:ins>
    </w:p>
    <w:p w:rsidR="00BC5383" w:rsidRDefault="00BC5383" w:rsidP="00BC5383">
      <w:pPr>
        <w:pStyle w:val="Titre3"/>
        <w:rPr>
          <w:ins w:id="5823" w:author="Arthur Parmentier" w:date="2020-06-11T19:00:00Z"/>
        </w:rPr>
      </w:pPr>
      <w:bookmarkStart w:id="5824" w:name="_Toc42842182"/>
      <w:ins w:id="5825" w:author="Arthur Parmentier" w:date="2020-06-11T18:59:00Z">
        <w:r>
          <w:t>Workflow and challenges</w:t>
        </w:r>
      </w:ins>
      <w:ins w:id="5826" w:author="Arthur Parmentier" w:date="2020-06-11T19:00:00Z">
        <w:r>
          <w:t>: a review of literature</w:t>
        </w:r>
        <w:bookmarkEnd w:id="5824"/>
      </w:ins>
    </w:p>
    <w:p w:rsidR="00BC5383" w:rsidRPr="00BC5383" w:rsidRDefault="00BC5383">
      <w:pPr>
        <w:rPr>
          <w:ins w:id="5827" w:author="Arthur Parmentier" w:date="2020-06-11T18:59:00Z"/>
          <w:rPrChange w:id="5828" w:author="Arthur Parmentier" w:date="2020-06-11T19:00:00Z">
            <w:rPr>
              <w:ins w:id="5829" w:author="Arthur Parmentier" w:date="2020-06-11T18:59:00Z"/>
            </w:rPr>
          </w:rPrChange>
        </w:rPr>
        <w:pPrChange w:id="5830" w:author="Arthur Parmentier" w:date="2020-06-11T19:00:00Z">
          <w:pPr>
            <w:pStyle w:val="Titre2"/>
          </w:pPr>
        </w:pPrChange>
      </w:pPr>
      <w:ins w:id="5831" w:author="Arthur Parmentier" w:date="2020-06-11T19:00:00Z">
        <w:r>
          <w:t>Nadine couture</w:t>
        </w:r>
      </w:ins>
    </w:p>
    <w:p w:rsidR="00F25194" w:rsidRPr="007C437A" w:rsidRDefault="00F25194">
      <w:pPr>
        <w:pStyle w:val="Titre2"/>
        <w:rPr>
          <w:ins w:id="5832" w:author="Arthur Parmentier" w:date="2020-05-22T19:13:00Z"/>
        </w:rPr>
      </w:pPr>
      <w:bookmarkStart w:id="5833" w:name="_Toc42842183"/>
      <w:r w:rsidRPr="007C437A">
        <w:t>The big picture</w:t>
      </w:r>
      <w:bookmarkEnd w:id="5833"/>
      <w:del w:id="5834" w:author="Arthur Parmentier" w:date="2020-05-22T19:13:00Z">
        <w:r w:rsidRPr="007C437A" w:rsidDel="00195BC6">
          <w:delText>: general description of the system</w:delText>
        </w:r>
      </w:del>
    </w:p>
    <w:p w:rsidR="00195BC6" w:rsidRPr="007C437A" w:rsidRDefault="00195BC6">
      <w:pPr>
        <w:pStyle w:val="Titre3"/>
        <w:rPr>
          <w:ins w:id="5835" w:author="Arthur Parmentier" w:date="2020-05-16T10:55:00Z"/>
          <w:rPrChange w:id="5836" w:author="Arthur Parmentier" w:date="2020-06-07T15:27:00Z">
            <w:rPr>
              <w:ins w:id="5837" w:author="Arthur Parmentier" w:date="2020-05-16T10:55:00Z"/>
            </w:rPr>
          </w:rPrChange>
        </w:rPr>
        <w:pPrChange w:id="5838" w:author="Arthur Parmentier" w:date="2020-05-22T19:13:00Z">
          <w:pPr>
            <w:pStyle w:val="Titre2"/>
          </w:pPr>
        </w:pPrChange>
      </w:pPr>
      <w:bookmarkStart w:id="5839" w:name="_Toc42842184"/>
      <w:ins w:id="5840" w:author="Arthur Parmentier" w:date="2020-05-22T19:13:00Z">
        <w:r w:rsidRPr="007C437A">
          <w:rPr>
            <w:rPrChange w:id="5841" w:author="Arthur Parmentier" w:date="2020-06-07T15:27:00Z">
              <w:rPr/>
            </w:rPrChange>
          </w:rPr>
          <w:t>General overview of the system</w:t>
        </w:r>
      </w:ins>
      <w:bookmarkEnd w:id="5839"/>
    </w:p>
    <w:p w:rsidR="00672C10" w:rsidRPr="007C437A" w:rsidRDefault="00FD4109" w:rsidP="00672C10">
      <w:pPr>
        <w:rPr>
          <w:ins w:id="5842" w:author="Arthur Parmentier" w:date="2020-05-18T14:35:00Z"/>
        </w:rPr>
      </w:pPr>
      <w:ins w:id="5843" w:author="Arthur Parmentier" w:date="2020-06-02T19:04:00Z">
        <w:r w:rsidRPr="007C437A">
          <w:t>These goals and</w:t>
        </w:r>
      </w:ins>
      <w:ins w:id="5844" w:author="Arthur Parmentier" w:date="2020-05-16T11:00:00Z">
        <w:r w:rsidR="00672C10" w:rsidRPr="007C437A">
          <w:t xml:space="preserve"> the construc</w:t>
        </w:r>
      </w:ins>
      <w:ins w:id="5845" w:author="Arthur Parmentier" w:date="2020-05-16T11:01:00Z">
        <w:r w:rsidR="00672C10" w:rsidRPr="007C437A">
          <w:t>tivist approach to SP</w:t>
        </w:r>
      </w:ins>
      <w:ins w:id="5846" w:author="Arthur Parmentier" w:date="2020-05-22T19:07:00Z">
        <w:r w:rsidR="00BD79EF" w:rsidRPr="007C437A">
          <w:t xml:space="preserve"> that was </w:t>
        </w:r>
      </w:ins>
      <w:ins w:id="5847" w:author="Arthur Parmentier" w:date="2020-05-22T19:08:00Z">
        <w:r w:rsidR="00BD79EF" w:rsidRPr="007C437A">
          <w:t>presented in the previous parts</w:t>
        </w:r>
      </w:ins>
      <w:ins w:id="5848" w:author="Arthur Parmentier" w:date="2020-05-16T11:01:00Z">
        <w:r w:rsidR="00672C10" w:rsidRPr="007C437A">
          <w:t xml:space="preserve"> </w:t>
        </w:r>
      </w:ins>
      <w:ins w:id="5849" w:author="Arthur Parmentier" w:date="2020-06-02T19:04:00Z">
        <w:r w:rsidRPr="007C437A">
          <w:t>are</w:t>
        </w:r>
      </w:ins>
      <w:ins w:id="5850" w:author="Arthur Parmentier" w:date="2020-05-16T11:01:00Z">
        <w:r w:rsidR="00672C10" w:rsidRPr="007C437A">
          <w:t xml:space="preserve"> direct inspiration</w:t>
        </w:r>
      </w:ins>
      <w:ins w:id="5851" w:author="Arthur Parmentier" w:date="2020-06-02T19:04:00Z">
        <w:r w:rsidRPr="007C437A">
          <w:t>s</w:t>
        </w:r>
      </w:ins>
      <w:ins w:id="5852" w:author="Arthur Parmentier" w:date="2020-05-16T11:01:00Z">
        <w:r w:rsidR="00672C10" w:rsidRPr="007C437A">
          <w:t xml:space="preserve"> for </w:t>
        </w:r>
      </w:ins>
      <w:ins w:id="5853" w:author="Arthur Parmentier" w:date="2020-06-02T19:04:00Z">
        <w:r w:rsidRPr="007C437A">
          <w:t>building the recognition</w:t>
        </w:r>
      </w:ins>
      <w:ins w:id="5854" w:author="Arthur Parmentier" w:date="2020-05-16T11:01:00Z">
        <w:r w:rsidR="00672C10" w:rsidRPr="007C437A">
          <w:t xml:space="preserve"> </w:t>
        </w:r>
      </w:ins>
      <w:ins w:id="5855" w:author="Arthur Parmentier" w:date="2020-06-02T19:04:00Z">
        <w:r w:rsidRPr="007C437A">
          <w:t>with</w:t>
        </w:r>
      </w:ins>
      <w:ins w:id="5856" w:author="Arthur Parmentier" w:date="2020-05-16T11:01:00Z">
        <w:r w:rsidR="00672C10" w:rsidRPr="007C437A">
          <w:t xml:space="preserve"> several independent layers</w:t>
        </w:r>
      </w:ins>
      <w:ins w:id="5857" w:author="Arthur Parmentier" w:date="2020-05-18T14:33:00Z">
        <w:r w:rsidR="007A0B34" w:rsidRPr="007C437A">
          <w:t xml:space="preserve">, that are represented in </w:t>
        </w:r>
      </w:ins>
      <w:ins w:id="5858" w:author="Arthur Parmentier" w:date="2020-05-18T14:34:00Z">
        <w:r w:rsidR="007A0B34" w:rsidRPr="007C437A">
          <w:rPr>
            <w:rPrChange w:id="5859" w:author="Arthur Parmentier" w:date="2020-06-07T15:27:00Z">
              <w:rPr/>
            </w:rPrChange>
          </w:rPr>
          <w:fldChar w:fldCharType="begin"/>
        </w:r>
        <w:r w:rsidR="007A0B34" w:rsidRPr="007C437A">
          <w:instrText xml:space="preserve"> REF _Ref40704902 \h </w:instrText>
        </w:r>
      </w:ins>
      <w:r w:rsidR="007A0B34" w:rsidRPr="007C437A">
        <w:rPr>
          <w:rPrChange w:id="5860" w:author="Arthur Parmentier" w:date="2020-06-07T15:27:00Z">
            <w:rPr/>
          </w:rPrChange>
        </w:rPr>
      </w:r>
      <w:r w:rsidR="007A0B34" w:rsidRPr="007C437A">
        <w:rPr>
          <w:rPrChange w:id="5861" w:author="Arthur Parmentier" w:date="2020-06-07T15:27:00Z">
            <w:rPr/>
          </w:rPrChange>
        </w:rPr>
        <w:fldChar w:fldCharType="separate"/>
      </w:r>
      <w:ins w:id="5862" w:author="Arthur Parmentier" w:date="2020-05-18T14:34:00Z">
        <w:r w:rsidR="007A0B34" w:rsidRPr="007C437A">
          <w:t xml:space="preserve">Figure </w:t>
        </w:r>
        <w:r w:rsidR="007A0B34" w:rsidRPr="007C437A">
          <w:rPr>
            <w:rPrChange w:id="5863" w:author="Arthur Parmentier" w:date="2020-06-07T15:27:00Z">
              <w:rPr>
                <w:noProof/>
              </w:rPr>
            </w:rPrChange>
          </w:rPr>
          <w:t>1</w:t>
        </w:r>
        <w:r w:rsidR="007A0B34" w:rsidRPr="007C437A">
          <w:rPr>
            <w:rPrChange w:id="5864" w:author="Arthur Parmentier" w:date="2020-06-07T15:27:00Z">
              <w:rPr/>
            </w:rPrChange>
          </w:rPr>
          <w:fldChar w:fldCharType="end"/>
        </w:r>
      </w:ins>
      <w:ins w:id="5865" w:author="Arthur Parmentier" w:date="2020-05-18T14:35:00Z">
        <w:r w:rsidR="007A0B34" w:rsidRPr="007C437A">
          <w:t>.</w:t>
        </w:r>
      </w:ins>
    </w:p>
    <w:p w:rsidR="00040E14" w:rsidRPr="007C437A" w:rsidRDefault="00E43538" w:rsidP="00672C10">
      <w:pPr>
        <w:rPr>
          <w:ins w:id="5866" w:author="Arthur Parmentier" w:date="2020-06-02T19:15:00Z"/>
        </w:rPr>
      </w:pPr>
      <w:ins w:id="5867" w:author="Arthur Parmentier" w:date="2020-05-18T14:36:00Z">
        <w:r w:rsidRPr="007C437A">
          <w:t xml:space="preserve">Each layer </w:t>
        </w:r>
      </w:ins>
      <w:ins w:id="5868" w:author="Arthur Parmentier" w:date="2020-06-02T19:05:00Z">
        <w:r w:rsidR="00040E14" w:rsidRPr="007C437A">
          <w:t xml:space="preserve">has a </w:t>
        </w:r>
      </w:ins>
      <w:ins w:id="5869" w:author="Arthur Parmentier" w:date="2020-06-02T19:06:00Z">
        <w:r w:rsidR="00040E14" w:rsidRPr="007C437A">
          <w:t>particular function</w:t>
        </w:r>
      </w:ins>
      <w:ins w:id="5870" w:author="Arthur Parmentier" w:date="2020-06-02T19:05:00Z">
        <w:r w:rsidR="00040E14" w:rsidRPr="007C437A">
          <w:t xml:space="preserve"> that </w:t>
        </w:r>
      </w:ins>
      <w:ins w:id="5871" w:author="Arthur Parmentier" w:date="2020-06-02T19:06:00Z">
        <w:r w:rsidR="00040E14" w:rsidRPr="007C437A">
          <w:t>the user should easily be able to interpret.</w:t>
        </w:r>
      </w:ins>
      <w:ins w:id="5872" w:author="Arthur Parmentier" w:date="2020-06-02T19:07:00Z">
        <w:r w:rsidR="00040E14" w:rsidRPr="007C437A">
          <w:t xml:space="preserve"> Inside each layer are different processes and objects that the user interacts </w:t>
        </w:r>
      </w:ins>
      <w:ins w:id="5873" w:author="Arthur Parmentier" w:date="2020-06-02T19:09:00Z">
        <w:r w:rsidR="00040E14" w:rsidRPr="007C437A">
          <w:t>superficially with from</w:t>
        </w:r>
      </w:ins>
      <w:ins w:id="5874" w:author="Arthur Parmentier" w:date="2020-06-02T19:08:00Z">
        <w:r w:rsidR="00040E14" w:rsidRPr="007C437A">
          <w:t xml:space="preserve"> the interface of the pro</w:t>
        </w:r>
      </w:ins>
      <w:ins w:id="5875" w:author="Arthur Parmentier" w:date="2020-06-02T19:09:00Z">
        <w:r w:rsidR="00040E14" w:rsidRPr="007C437A">
          <w:t>gram.</w:t>
        </w:r>
      </w:ins>
      <w:ins w:id="5876" w:author="Arthur Parmentier" w:date="2020-06-02T19:10:00Z">
        <w:r w:rsidR="00040E14" w:rsidRPr="007C437A">
          <w:t xml:space="preserve"> For transparency, I have put in </w:t>
        </w:r>
      </w:ins>
      <w:ins w:id="5877" w:author="Arthur Parmentier" w:date="2020-06-03T17:22:00Z">
        <w:r w:rsidR="003A23BB" w:rsidRPr="007C437A">
          <w:t>white</w:t>
        </w:r>
      </w:ins>
      <w:ins w:id="5878" w:author="Arthur Parmentier" w:date="2020-06-02T19:10:00Z">
        <w:r w:rsidR="00040E14" w:rsidRPr="007C437A">
          <w:t xml:space="preserve"> the parts that I built myself and in </w:t>
        </w:r>
      </w:ins>
      <w:ins w:id="5879" w:author="Arthur Parmentier" w:date="2020-06-03T17:22:00Z">
        <w:r w:rsidR="003A23BB" w:rsidRPr="007C437A">
          <w:t>blue</w:t>
        </w:r>
      </w:ins>
      <w:ins w:id="5880" w:author="Arthur Parmentier" w:date="2020-06-02T19:10:00Z">
        <w:r w:rsidR="00040E14" w:rsidRPr="007C437A">
          <w:t xml:space="preserve"> the parts that are either taken </w:t>
        </w:r>
      </w:ins>
      <w:ins w:id="5881" w:author="Arthur Parmentier" w:date="2020-06-02T19:11:00Z">
        <w:r w:rsidR="00040E14" w:rsidRPr="007C437A">
          <w:t>from other works</w:t>
        </w:r>
      </w:ins>
      <w:ins w:id="5882" w:author="Arthur Parmentier" w:date="2020-06-02T19:33:00Z">
        <w:r w:rsidR="00351FEC" w:rsidRPr="007C437A">
          <w:rPr>
            <w:rStyle w:val="Appelnotedebasdep"/>
          </w:rPr>
          <w:footnoteReference w:id="36"/>
        </w:r>
      </w:ins>
      <w:ins w:id="5885" w:author="Arthur Parmentier" w:date="2020-06-02T19:11:00Z">
        <w:r w:rsidR="00040E14" w:rsidRPr="007C437A">
          <w:t xml:space="preserve"> </w:t>
        </w:r>
      </w:ins>
      <w:ins w:id="5886" w:author="Arthur Parmentier" w:date="2020-06-03T17:22:00Z">
        <w:r w:rsidR="003A23BB" w:rsidRPr="007C437A">
          <w:t>or</w:t>
        </w:r>
      </w:ins>
      <w:ins w:id="5887" w:author="Arthur Parmentier" w:date="2020-06-02T19:11:00Z">
        <w:r w:rsidR="00040E14" w:rsidRPr="007C437A">
          <w:t xml:space="preserve"> only slightly modified for my project.</w:t>
        </w:r>
      </w:ins>
    </w:p>
    <w:p w:rsidR="007D7578" w:rsidRPr="007C437A" w:rsidRDefault="007D7578" w:rsidP="00672C10">
      <w:pPr>
        <w:rPr>
          <w:ins w:id="5888" w:author="Arthur Parmentier" w:date="2020-06-02T19:26:00Z"/>
        </w:rPr>
      </w:pPr>
      <w:ins w:id="5889" w:author="Arthur Parmentier" w:date="2020-06-02T19:26:00Z">
        <w:r w:rsidRPr="007C437A">
          <w:t>At the interface l</w:t>
        </w:r>
      </w:ins>
      <w:ins w:id="5890" w:author="Arthur Parmentier" w:date="2020-06-02T19:32:00Z">
        <w:r w:rsidR="00B61700" w:rsidRPr="007C437A">
          <w:t>evel</w:t>
        </w:r>
      </w:ins>
      <w:ins w:id="5891" w:author="Arthur Parmentier" w:date="2020-06-02T19:26:00Z">
        <w:r w:rsidRPr="007C437A">
          <w:t>, all</w:t>
        </w:r>
      </w:ins>
      <w:ins w:id="5892" w:author="Arthur Parmentier" w:date="2020-06-02T19:16:00Z">
        <w:r w:rsidR="00FF3359" w:rsidRPr="007C437A">
          <w:t xml:space="preserve"> layers are implemented inside </w:t>
        </w:r>
      </w:ins>
      <w:ins w:id="5893" w:author="Arthur Parmentier" w:date="2020-06-02T19:17:00Z">
        <w:r w:rsidR="00FF3359" w:rsidRPr="007C437A">
          <w:t>Max/MSP, a graphical programming environment designed by IRCAM and optimized for real-time applications.</w:t>
        </w:r>
      </w:ins>
      <w:ins w:id="5894" w:author="Arthur Parmentier" w:date="2020-06-02T19:18:00Z">
        <w:r w:rsidR="00FF3359" w:rsidRPr="007C437A">
          <w:t xml:space="preserve"> </w:t>
        </w:r>
      </w:ins>
      <w:ins w:id="5895" w:author="Arthur Parmentier" w:date="2020-06-02T22:57:00Z">
        <w:r w:rsidR="004B04FD" w:rsidRPr="007C437A">
          <w:t>T</w:t>
        </w:r>
      </w:ins>
      <w:ins w:id="5896" w:author="Arthur Parmentier" w:date="2020-06-02T22:55:00Z">
        <w:r w:rsidR="004B04FD" w:rsidRPr="007C437A">
          <w:t>he user interface has a ver</w:t>
        </w:r>
      </w:ins>
      <w:ins w:id="5897" w:author="Arthur Parmentier" w:date="2020-06-02T22:56:00Z">
        <w:r w:rsidR="004B04FD" w:rsidRPr="007C437A">
          <w:t xml:space="preserve">y basic look and design. The user can see the whole </w:t>
        </w:r>
        <w:proofErr w:type="spellStart"/>
        <w:r w:rsidR="004B04FD" w:rsidRPr="007C437A">
          <w:t>patcher</w:t>
        </w:r>
        <w:proofErr w:type="spellEnd"/>
        <w:r w:rsidR="004B04FD" w:rsidRPr="007C437A">
          <w:t xml:space="preserve"> in the main window and </w:t>
        </w:r>
      </w:ins>
      <w:ins w:id="5898" w:author="Arthur Parmentier" w:date="2020-06-02T22:57:00Z">
        <w:r w:rsidR="005C333E" w:rsidRPr="007C437A">
          <w:t xml:space="preserve">is </w:t>
        </w:r>
      </w:ins>
      <w:ins w:id="5899" w:author="Arthur Parmentier" w:date="2020-06-02T22:56:00Z">
        <w:r w:rsidR="004B04FD" w:rsidRPr="007C437A">
          <w:t xml:space="preserve">also </w:t>
        </w:r>
      </w:ins>
      <w:ins w:id="5900" w:author="Arthur Parmentier" w:date="2020-06-02T22:57:00Z">
        <w:r w:rsidR="005C333E" w:rsidRPr="007C437A">
          <w:t xml:space="preserve">able to </w:t>
        </w:r>
      </w:ins>
      <w:ins w:id="5901" w:author="Arthur Parmentier" w:date="2020-06-02T22:56:00Z">
        <w:r w:rsidR="004B04FD" w:rsidRPr="007C437A">
          <w:t>access</w:t>
        </w:r>
      </w:ins>
      <w:ins w:id="5902" w:author="Arthur Parmentier" w:date="2020-06-02T22:57:00Z">
        <w:r w:rsidR="004B04FD" w:rsidRPr="007C437A">
          <w:t xml:space="preserve"> specific </w:t>
        </w:r>
      </w:ins>
      <w:ins w:id="5903" w:author="Arthur Parmentier" w:date="2020-06-02T22:58:00Z">
        <w:r w:rsidR="005C333E" w:rsidRPr="007C437A">
          <w:t>functionalities</w:t>
        </w:r>
      </w:ins>
      <w:ins w:id="5904" w:author="Arthur Parmentier" w:date="2020-06-02T22:57:00Z">
        <w:r w:rsidR="004B04FD" w:rsidRPr="007C437A">
          <w:t xml:space="preserve"> of each layer by using tabs.</w:t>
        </w:r>
      </w:ins>
    </w:p>
    <w:p w:rsidR="00FF3359" w:rsidRPr="007C437A" w:rsidRDefault="007D7578" w:rsidP="00672C10">
      <w:pPr>
        <w:rPr>
          <w:ins w:id="5905" w:author="Arthur Parmentier" w:date="2020-06-02T19:09:00Z"/>
        </w:rPr>
      </w:pPr>
      <w:ins w:id="5906" w:author="Arthur Parmentier" w:date="2020-06-02T19:26:00Z">
        <w:r w:rsidRPr="007C437A">
          <w:t xml:space="preserve">At the processing level, </w:t>
        </w:r>
      </w:ins>
      <w:ins w:id="5907" w:author="Arthur Parmentier" w:date="2020-06-02T19:20:00Z">
        <w:r w:rsidR="00FF3359" w:rsidRPr="007C437A">
          <w:t>Max/MSP itself h</w:t>
        </w:r>
      </w:ins>
      <w:ins w:id="5908" w:author="Arthur Parmentier" w:date="2020-06-02T19:21:00Z">
        <w:r w:rsidR="00FF3359" w:rsidRPr="007C437A">
          <w:t>as three different threads that it uses for processing the data passing through its compiled objects.</w:t>
        </w:r>
      </w:ins>
      <w:ins w:id="5909" w:author="Arthur Parmentier" w:date="2020-06-02T19:23:00Z">
        <w:r w:rsidR="00FF3359" w:rsidRPr="007C437A">
          <w:t xml:space="preserve"> For these threads, Max </w:t>
        </w:r>
      </w:ins>
      <w:ins w:id="5910" w:author="Arthur Parmentier" w:date="2020-06-02T19:24:00Z">
        <w:r w:rsidR="00FF3359" w:rsidRPr="007C437A">
          <w:t>guarantees</w:t>
        </w:r>
      </w:ins>
      <w:ins w:id="5911" w:author="Arthur Parmentier" w:date="2020-06-02T19:23:00Z">
        <w:r w:rsidR="00FF3359" w:rsidRPr="007C437A">
          <w:t xml:space="preserve"> the synchroni</w:t>
        </w:r>
      </w:ins>
      <w:ins w:id="5912" w:author="Arthur Parmentier" w:date="2020-06-02T19:24:00Z">
        <w:r w:rsidR="00FF3359" w:rsidRPr="007C437A">
          <w:t>city</w:t>
        </w:r>
        <w:r w:rsidRPr="007C437A">
          <w:t xml:space="preserve">/ordering of events. </w:t>
        </w:r>
      </w:ins>
      <w:ins w:id="5913" w:author="Arthur Parmentier" w:date="2020-06-02T19:22:00Z">
        <w:r w:rsidR="00FF3359" w:rsidRPr="007C437A">
          <w:t xml:space="preserve">However, Max also interprets node.js code </w:t>
        </w:r>
      </w:ins>
      <w:ins w:id="5914" w:author="Arthur Parmentier" w:date="2020-06-02T19:24:00Z">
        <w:r w:rsidRPr="007C437A">
          <w:t>that</w:t>
        </w:r>
      </w:ins>
      <w:ins w:id="5915" w:author="Arthur Parmentier" w:date="2020-06-02T19:23:00Z">
        <w:r w:rsidR="00FF3359" w:rsidRPr="007C437A">
          <w:t xml:space="preserve"> is </w:t>
        </w:r>
      </w:ins>
      <w:ins w:id="5916" w:author="Arthur Parmentier" w:date="2020-06-02T19:24:00Z">
        <w:r w:rsidRPr="007C437A">
          <w:t>processed in external thread</w:t>
        </w:r>
      </w:ins>
      <w:ins w:id="5917" w:author="Arthur Parmentier" w:date="2020-06-02T19:25:00Z">
        <w:r w:rsidRPr="007C437A">
          <w:t xml:space="preserve">s </w:t>
        </w:r>
        <w:r w:rsidRPr="007C437A">
          <w:lastRenderedPageBreak/>
          <w:t>asynchronously to Max internal threads.</w:t>
        </w:r>
      </w:ins>
      <w:ins w:id="5918" w:author="Arthur Parmentier" w:date="2020-06-02T19:26:00Z">
        <w:r w:rsidRPr="007C437A">
          <w:t xml:space="preserve"> We wil</w:t>
        </w:r>
      </w:ins>
      <w:ins w:id="5919" w:author="Arthur Parmentier" w:date="2020-06-02T19:27:00Z">
        <w:r w:rsidRPr="007C437A">
          <w:t>l discuss the consequences and implementation choices of this remark in future sections of the report.</w:t>
        </w:r>
      </w:ins>
    </w:p>
    <w:p w:rsidR="00436197" w:rsidRPr="007C437A" w:rsidRDefault="00324E8C" w:rsidP="00672C10">
      <w:pPr>
        <w:rPr>
          <w:ins w:id="5920" w:author="Arthur Parmentier" w:date="2020-05-16T11:02:00Z"/>
        </w:rPr>
      </w:pPr>
      <w:ins w:id="5921" w:author="Arthur Parmentier" w:date="2020-05-18T14:40:00Z">
        <w:r w:rsidRPr="007C437A">
          <w:rPr>
            <w:noProof/>
            <w:rPrChange w:id="5922" w:author="Arthur Parmentier" w:date="2020-06-07T15:27:00Z">
              <w:rPr>
                <w:noProof/>
              </w:rPr>
            </w:rPrChange>
          </w:rPr>
          <w:lastRenderedPageBreak/>
          <w:drawing>
            <wp:anchor distT="0" distB="0" distL="114300" distR="114300" simplePos="0" relativeHeight="251661312" behindDoc="0" locked="0" layoutInCell="1" allowOverlap="1">
              <wp:simplePos x="0" y="0"/>
              <wp:positionH relativeFrom="margin">
                <wp:posOffset>749300</wp:posOffset>
              </wp:positionH>
              <wp:positionV relativeFrom="page">
                <wp:posOffset>838200</wp:posOffset>
              </wp:positionV>
              <wp:extent cx="4682490" cy="7985760"/>
              <wp:effectExtent l="0" t="0" r="3810" b="0"/>
              <wp:wrapTopAndBottom/>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gPicture(3).svg"/>
                      <pic:cNvPicPr/>
                    </pic:nvPicPr>
                    <pic:blipFill>
                      <a:blip r:embed="rId21">
                        <a:extLst>
                          <a:ext uri="{28A0092B-C50C-407E-A947-70E740481C1C}">
                            <a14:useLocalDpi xmlns:a14="http://schemas.microsoft.com/office/drawing/2010/main" val="0"/>
                          </a:ext>
                        </a:extLst>
                      </a:blip>
                      <a:stretch>
                        <a:fillRect/>
                      </a:stretch>
                    </pic:blipFill>
                    <pic:spPr>
                      <a:xfrm>
                        <a:off x="0" y="0"/>
                        <a:ext cx="4682490" cy="7985760"/>
                      </a:xfrm>
                      <a:prstGeom prst="rect">
                        <a:avLst/>
                      </a:prstGeom>
                    </pic:spPr>
                  </pic:pic>
                </a:graphicData>
              </a:graphic>
              <wp14:sizeRelH relativeFrom="margin">
                <wp14:pctWidth>0</wp14:pctWidth>
              </wp14:sizeRelH>
              <wp14:sizeRelV relativeFrom="margin">
                <wp14:pctHeight>0</wp14:pctHeight>
              </wp14:sizeRelV>
            </wp:anchor>
          </w:drawing>
        </w:r>
      </w:ins>
      <w:ins w:id="5923" w:author="Arthur Parmentier" w:date="2020-05-18T14:33:00Z">
        <w:r w:rsidR="007A0B34" w:rsidRPr="007C437A">
          <w:rPr>
            <w:noProof/>
            <w:rPrChange w:id="5924" w:author="Arthur Parmentier" w:date="2020-06-07T15:27:00Z">
              <w:rPr>
                <w:noProof/>
              </w:rPr>
            </w:rPrChange>
          </w:rPr>
          <mc:AlternateContent>
            <mc:Choice Requires="wps">
              <w:drawing>
                <wp:anchor distT="0" distB="0" distL="114300" distR="114300" simplePos="0" relativeHeight="251660288" behindDoc="0" locked="0" layoutInCell="1" allowOverlap="1" wp14:anchorId="1B594BE8" wp14:editId="4BC1D3C1">
                  <wp:simplePos x="0" y="0"/>
                  <wp:positionH relativeFrom="column">
                    <wp:posOffset>751205</wp:posOffset>
                  </wp:positionH>
                  <wp:positionV relativeFrom="paragraph">
                    <wp:posOffset>8365490</wp:posOffset>
                  </wp:positionV>
                  <wp:extent cx="4683125" cy="635"/>
                  <wp:effectExtent l="0" t="0" r="22225" b="37465"/>
                  <wp:wrapTopAndBottom/>
                  <wp:docPr id="3" name="Zone de texte 3"/>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B270CD" w:rsidRPr="002C3653" w:rsidRDefault="00B270CD">
                              <w:pPr>
                                <w:pStyle w:val="Lgende"/>
                                <w:rPr>
                                  <w:noProof/>
                                </w:rPr>
                                <w:pPrChange w:id="5925" w:author="Arthur Parmentier" w:date="2020-05-18T14:33:00Z">
                                  <w:pPr/>
                                </w:pPrChange>
                              </w:pPr>
                              <w:bookmarkStart w:id="5926" w:name="_Ref40704902"/>
                              <w:bookmarkStart w:id="5927" w:name="_Ref40704896"/>
                              <w:ins w:id="5928" w:author="Arthur Parmentier" w:date="2020-05-18T14:33:00Z">
                                <w:r>
                                  <w:t xml:space="preserve">Figure </w:t>
                                </w:r>
                                <w:r>
                                  <w:fldChar w:fldCharType="begin"/>
                                </w:r>
                                <w:r>
                                  <w:instrText xml:space="preserve"> SEQ Figure \* ARABIC </w:instrText>
                                </w:r>
                              </w:ins>
                              <w:r>
                                <w:fldChar w:fldCharType="separate"/>
                              </w:r>
                              <w:ins w:id="5929" w:author="Arthur Parmentier" w:date="2020-06-12T13:37:00Z">
                                <w:r w:rsidR="007A0A7C">
                                  <w:rPr>
                                    <w:noProof/>
                                  </w:rPr>
                                  <w:t>3</w:t>
                                </w:r>
                              </w:ins>
                              <w:ins w:id="5930" w:author="Arthur Parmentier" w:date="2020-05-18T14:33:00Z">
                                <w:r>
                                  <w:fldChar w:fldCharType="end"/>
                                </w:r>
                                <w:bookmarkEnd w:id="5926"/>
                                <w:r>
                                  <w:t xml:space="preserve"> Summary of the recognition program structure</w:t>
                                </w:r>
                              </w:ins>
                              <w:bookmarkEnd w:id="59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594BE8" id="_x0000_t202" coordsize="21600,21600" o:spt="202" path="m,l,21600r21600,l21600,xe">
                  <v:stroke joinstyle="miter"/>
                  <v:path gradientshapeok="t" o:connecttype="rect"/>
                </v:shapetype>
                <v:shape id="Zone de texte 3" o:spid="_x0000_s1026" type="#_x0000_t202" style="position:absolute;margin-left:59.15pt;margin-top:658.7pt;width:36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" stroked="f">
                  <v:textbox style="mso-fit-shape-to-text:t" inset="0,0,0,0">
                    <w:txbxContent>
                      <w:p w:rsidR="00B270CD" w:rsidRPr="002C3653" w:rsidRDefault="00B270CD">
                        <w:pPr>
                          <w:pStyle w:val="Lgende"/>
                          <w:rPr>
                            <w:noProof/>
                          </w:rPr>
                          <w:pPrChange w:id="5931" w:author="Arthur Parmentier" w:date="2020-05-18T14:33:00Z">
                            <w:pPr/>
                          </w:pPrChange>
                        </w:pPr>
                        <w:bookmarkStart w:id="5932" w:name="_Ref40704902"/>
                        <w:bookmarkStart w:id="5933" w:name="_Ref40704896"/>
                        <w:ins w:id="5934" w:author="Arthur Parmentier" w:date="2020-05-18T14:33:00Z">
                          <w:r>
                            <w:t xml:space="preserve">Figure </w:t>
                          </w:r>
                          <w:r>
                            <w:fldChar w:fldCharType="begin"/>
                          </w:r>
                          <w:r>
                            <w:instrText xml:space="preserve"> SEQ Figure \* ARABIC </w:instrText>
                          </w:r>
                        </w:ins>
                        <w:r>
                          <w:fldChar w:fldCharType="separate"/>
                        </w:r>
                        <w:ins w:id="5935" w:author="Arthur Parmentier" w:date="2020-06-12T13:37:00Z">
                          <w:r w:rsidR="007A0A7C">
                            <w:rPr>
                              <w:noProof/>
                            </w:rPr>
                            <w:t>3</w:t>
                          </w:r>
                        </w:ins>
                        <w:ins w:id="5936" w:author="Arthur Parmentier" w:date="2020-05-18T14:33:00Z">
                          <w:r>
                            <w:fldChar w:fldCharType="end"/>
                          </w:r>
                          <w:bookmarkEnd w:id="5932"/>
                          <w:r>
                            <w:t xml:space="preserve"> Summary of the recognition program structure</w:t>
                          </w:r>
                        </w:ins>
                        <w:bookmarkEnd w:id="5933"/>
                      </w:p>
                    </w:txbxContent>
                  </v:textbox>
                  <w10:wrap type="topAndBottom"/>
                </v:shape>
              </w:pict>
            </mc:Fallback>
          </mc:AlternateContent>
        </w:r>
      </w:ins>
    </w:p>
    <w:p w:rsidR="00705B17" w:rsidRPr="007C437A" w:rsidRDefault="00705B17">
      <w:pPr>
        <w:pStyle w:val="Titre3"/>
        <w:rPr>
          <w:ins w:id="5937" w:author="Arthur Parmentier" w:date="2020-05-22T17:09:00Z"/>
          <w:rPrChange w:id="5938" w:author="Arthur Parmentier" w:date="2020-06-07T15:27:00Z">
            <w:rPr>
              <w:ins w:id="5939" w:author="Arthur Parmentier" w:date="2020-05-22T17:09:00Z"/>
            </w:rPr>
          </w:rPrChange>
        </w:rPr>
        <w:pPrChange w:id="5940" w:author="Arthur Parmentier" w:date="2020-05-22T19:10:00Z">
          <w:pPr>
            <w:pStyle w:val="Titre2"/>
          </w:pPr>
        </w:pPrChange>
      </w:pPr>
      <w:bookmarkStart w:id="5941" w:name="_Toc42842185"/>
      <w:ins w:id="5942" w:author="Arthur Parmentier" w:date="2020-05-22T17:08:00Z">
        <w:r w:rsidRPr="007C437A">
          <w:rPr>
            <w:rPrChange w:id="5943" w:author="Arthur Parmentier" w:date="2020-06-07T15:27:00Z">
              <w:rPr/>
            </w:rPrChange>
          </w:rPr>
          <w:lastRenderedPageBreak/>
          <w:t>The choice of Max/MSP</w:t>
        </w:r>
      </w:ins>
      <w:bookmarkEnd w:id="5941"/>
    </w:p>
    <w:p w:rsidR="0085122F" w:rsidRPr="007C437A" w:rsidRDefault="0085122F" w:rsidP="0085122F">
      <w:pPr>
        <w:rPr>
          <w:ins w:id="5944" w:author="Arthur Parmentier" w:date="2020-05-22T17:14:00Z"/>
        </w:rPr>
      </w:pPr>
      <w:ins w:id="5945" w:author="Arthur Parmentier" w:date="2020-05-22T17:09:00Z">
        <w:r w:rsidRPr="007C437A">
          <w:t xml:space="preserve">Before starting a finer description of the mechanisms of the program, I would like to </w:t>
        </w:r>
      </w:ins>
      <w:ins w:id="5946" w:author="Arthur Parmentier" w:date="2020-05-22T17:13:00Z">
        <w:r w:rsidRPr="007C437A">
          <w:t>motivate the choice of Max/MSP as the main programming environment</w:t>
        </w:r>
      </w:ins>
      <w:ins w:id="5947" w:author="Arthur Parmentier" w:date="2020-05-22T19:11:00Z">
        <w:r w:rsidR="00417CFA" w:rsidRPr="007C437A">
          <w:t xml:space="preserve"> hosting the different layers and functionalities.</w:t>
        </w:r>
      </w:ins>
    </w:p>
    <w:p w:rsidR="0034163D" w:rsidRPr="007C437A" w:rsidRDefault="0085122F" w:rsidP="0085122F">
      <w:pPr>
        <w:rPr>
          <w:ins w:id="5948" w:author="Arthur Parmentier" w:date="2020-05-22T17:21:00Z"/>
        </w:rPr>
      </w:pPr>
      <w:ins w:id="5949" w:author="Arthur Parmentier" w:date="2020-05-22T17:14:00Z">
        <w:r w:rsidRPr="007C437A">
          <w:t>There are several options for building such a t</w:t>
        </w:r>
      </w:ins>
      <w:ins w:id="5950" w:author="Arthur Parmentier" w:date="2020-05-22T17:15:00Z">
        <w:r w:rsidRPr="007C437A">
          <w:t>ool</w:t>
        </w:r>
      </w:ins>
      <w:ins w:id="5951" w:author="Arthur Parmentier" w:date="2020-05-22T17:20:00Z">
        <w:r w:rsidR="0034163D" w:rsidRPr="007C437A">
          <w:t xml:space="preserve">, each with their own pros and cons. </w:t>
        </w:r>
      </w:ins>
      <w:ins w:id="5952" w:author="Arthur Parmentier" w:date="2020-05-22T17:21:00Z">
        <w:r w:rsidR="0034163D" w:rsidRPr="007C437A">
          <w:t xml:space="preserve">In my case, I have considered Unity3D and </w:t>
        </w:r>
        <w:proofErr w:type="spellStart"/>
        <w:r w:rsidR="0034163D" w:rsidRPr="007C437A">
          <w:t>PureData</w:t>
        </w:r>
        <w:proofErr w:type="spellEnd"/>
        <w:r w:rsidR="0034163D" w:rsidRPr="007C437A">
          <w:t xml:space="preserve"> as the main alternatives to Max/MSP.</w:t>
        </w:r>
      </w:ins>
    </w:p>
    <w:p w:rsidR="0034163D" w:rsidRPr="007C437A" w:rsidRDefault="0034163D" w:rsidP="0085122F">
      <w:pPr>
        <w:rPr>
          <w:ins w:id="5953" w:author="Arthur Parmentier" w:date="2020-05-22T17:23:00Z"/>
        </w:rPr>
      </w:pPr>
      <w:ins w:id="5954" w:author="Arthur Parmentier" w:date="2020-05-22T17:21:00Z">
        <w:r w:rsidRPr="007C437A">
          <w:t>The advantage of Unity3D over Max/MSP</w:t>
        </w:r>
      </w:ins>
      <w:ins w:id="5955" w:author="Arthur Parmentier" w:date="2020-05-22T17:22:00Z">
        <w:r w:rsidRPr="007C437A">
          <w:t>(/Jitter) is that it is endorsed by a much larger community, it is free and has a better potential in terms</w:t>
        </w:r>
      </w:ins>
      <w:ins w:id="5956" w:author="Arthur Parmentier" w:date="2020-05-22T17:23:00Z">
        <w:r w:rsidRPr="007C437A">
          <w:t xml:space="preserve"> of graphics.</w:t>
        </w:r>
      </w:ins>
    </w:p>
    <w:p w:rsidR="0034163D" w:rsidRPr="007C437A" w:rsidRDefault="0034163D" w:rsidP="0085122F">
      <w:pPr>
        <w:rPr>
          <w:ins w:id="5957" w:author="Arthur Parmentier" w:date="2020-05-22T17:23:00Z"/>
        </w:rPr>
      </w:pPr>
      <w:ins w:id="5958" w:author="Arthur Parmentier" w:date="2020-05-22T17:23:00Z">
        <w:r w:rsidRPr="007C437A">
          <w:t xml:space="preserve">The advantage of </w:t>
        </w:r>
        <w:proofErr w:type="spellStart"/>
        <w:r w:rsidRPr="007C437A">
          <w:t>PureData</w:t>
        </w:r>
        <w:proofErr w:type="spellEnd"/>
        <w:r w:rsidRPr="007C437A">
          <w:t xml:space="preserve"> over Max/MSP is essentially that is it free and open source.</w:t>
        </w:r>
      </w:ins>
    </w:p>
    <w:p w:rsidR="0034163D" w:rsidRPr="007C437A" w:rsidRDefault="0034163D" w:rsidP="0085122F">
      <w:pPr>
        <w:rPr>
          <w:ins w:id="5959" w:author="Arthur Parmentier" w:date="2020-05-22T17:24:00Z"/>
        </w:rPr>
      </w:pPr>
      <w:ins w:id="5960" w:author="Arthur Parmentier" w:date="2020-05-22T17:23:00Z">
        <w:r w:rsidRPr="007C437A">
          <w:t xml:space="preserve">However, I think that Max/MSP is a better </w:t>
        </w:r>
      </w:ins>
      <w:ins w:id="5961" w:author="Arthur Parmentier" w:date="2020-05-22T17:24:00Z">
        <w:r w:rsidRPr="007C437A">
          <w:t>choice than those software for the following reasons:</w:t>
        </w:r>
      </w:ins>
    </w:p>
    <w:p w:rsidR="0034163D" w:rsidRPr="007C437A" w:rsidRDefault="0034163D" w:rsidP="0034163D">
      <w:pPr>
        <w:pStyle w:val="Paragraphedeliste"/>
        <w:numPr>
          <w:ilvl w:val="0"/>
          <w:numId w:val="40"/>
        </w:numPr>
        <w:rPr>
          <w:ins w:id="5962" w:author="Arthur Parmentier" w:date="2020-05-22T17:29:00Z"/>
        </w:rPr>
      </w:pPr>
      <w:ins w:id="5963" w:author="Arthur Parmentier" w:date="2020-05-22T17:24:00Z">
        <w:r w:rsidRPr="007C437A">
          <w:t>Max/MSP is a high-level object-based programming language</w:t>
        </w:r>
      </w:ins>
      <w:ins w:id="5964" w:author="Arthur Parmentier" w:date="2020-05-22T17:25:00Z">
        <w:r w:rsidRPr="007C437A">
          <w:t xml:space="preserve"> with already</w:t>
        </w:r>
      </w:ins>
      <w:ins w:id="5965" w:author="Arthur Parmentier" w:date="2020-05-22T17:26:00Z">
        <w:r w:rsidRPr="007C437A">
          <w:t xml:space="preserve"> optimized pieces for music and real-time applications that are easy to use</w:t>
        </w:r>
      </w:ins>
      <w:ins w:id="5966" w:author="Arthur Parmentier" w:date="2020-05-22T17:30:00Z">
        <w:r w:rsidR="001E09DA" w:rsidRPr="007C437A">
          <w:t xml:space="preserve"> and assemble</w:t>
        </w:r>
      </w:ins>
      <w:ins w:id="5967" w:author="Arthur Parmentier" w:date="2020-05-22T17:26:00Z">
        <w:r w:rsidRPr="007C437A">
          <w:t xml:space="preserve">. It allows for </w:t>
        </w:r>
      </w:ins>
      <w:ins w:id="5968" w:author="Arthur Parmentier" w:date="2020-05-22T17:27:00Z">
        <w:r w:rsidRPr="007C437A">
          <w:t>scripting in JS and Node.js, which makes it a powerful host for a</w:t>
        </w:r>
      </w:ins>
      <w:ins w:id="5969" w:author="Arthur Parmentier" w:date="2020-05-22T17:28:00Z">
        <w:r w:rsidRPr="007C437A">
          <w:t xml:space="preserve"> huge number of scripts and tools developed by the web community</w:t>
        </w:r>
      </w:ins>
      <w:ins w:id="5970" w:author="Arthur Parmentier" w:date="2020-05-22T17:29:00Z">
        <w:r w:rsidR="001E09DA" w:rsidRPr="007C437A">
          <w:t xml:space="preserve"> and its graphical interface al</w:t>
        </w:r>
      </w:ins>
      <w:ins w:id="5971" w:author="Arthur Parmentier" w:date="2020-05-22T17:30:00Z">
        <w:r w:rsidR="001E09DA" w:rsidRPr="007C437A">
          <w:t>low newbies in coding to catch up easily with what is going on.</w:t>
        </w:r>
      </w:ins>
    </w:p>
    <w:p w:rsidR="0034163D" w:rsidRPr="007C437A" w:rsidRDefault="001E09DA" w:rsidP="0034163D">
      <w:pPr>
        <w:pStyle w:val="Paragraphedeliste"/>
        <w:numPr>
          <w:ilvl w:val="0"/>
          <w:numId w:val="40"/>
        </w:numPr>
        <w:rPr>
          <w:ins w:id="5972" w:author="Arthur Parmentier" w:date="2020-05-22T17:33:00Z"/>
        </w:rPr>
      </w:pPr>
      <w:ins w:id="5973" w:author="Arthur Parmentier" w:date="2020-05-22T17:31:00Z">
        <w:r w:rsidRPr="007C437A">
          <w:t>Max/MSP comes from IRCAM and is used by a community of artists and musicians</w:t>
        </w:r>
      </w:ins>
      <w:ins w:id="5974" w:author="Arthur Parmentier" w:date="2020-05-22T17:32:00Z">
        <w:r w:rsidRPr="007C437A">
          <w:t xml:space="preserve"> with </w:t>
        </w:r>
      </w:ins>
      <w:ins w:id="5975" w:author="Arthur Parmentier" w:date="2020-05-22T17:33:00Z">
        <w:r w:rsidRPr="007C437A">
          <w:t>interests very similar to my projects.</w:t>
        </w:r>
      </w:ins>
    </w:p>
    <w:p w:rsidR="001E09DA" w:rsidRPr="007C437A" w:rsidRDefault="001E09DA" w:rsidP="0034163D">
      <w:pPr>
        <w:pStyle w:val="Paragraphedeliste"/>
        <w:numPr>
          <w:ilvl w:val="0"/>
          <w:numId w:val="40"/>
        </w:numPr>
        <w:rPr>
          <w:ins w:id="5976" w:author="Arthur Parmentier" w:date="2020-05-22T17:36:00Z"/>
        </w:rPr>
      </w:pPr>
      <w:ins w:id="5977" w:author="Arthur Parmentier" w:date="2020-05-22T17:34:00Z">
        <w:r w:rsidRPr="007C437A">
          <w:t>Max/MSP has a nicer visual interface than PD, is maintained by a commercial company</w:t>
        </w:r>
      </w:ins>
      <w:ins w:id="5978" w:author="Arthur Parmentier" w:date="2020-05-22T17:35:00Z">
        <w:r w:rsidRPr="007C437A">
          <w:t xml:space="preserve"> whereas PD has not been updated for years</w:t>
        </w:r>
      </w:ins>
      <w:ins w:id="5979" w:author="Arthur Parmentier" w:date="2020-05-22T17:36:00Z">
        <w:r w:rsidRPr="007C437A">
          <w:t>.</w:t>
        </w:r>
      </w:ins>
    </w:p>
    <w:p w:rsidR="001E09DA" w:rsidRPr="007C437A" w:rsidRDefault="00EE1399" w:rsidP="0034163D">
      <w:pPr>
        <w:pStyle w:val="Paragraphedeliste"/>
        <w:numPr>
          <w:ilvl w:val="0"/>
          <w:numId w:val="40"/>
        </w:numPr>
        <w:rPr>
          <w:ins w:id="5980" w:author="Arthur Parmentier" w:date="2020-05-22T17:37:00Z"/>
        </w:rPr>
      </w:pPr>
      <w:ins w:id="5981" w:author="Arthur Parmentier" w:date="2020-05-22T17:39:00Z">
        <w:r w:rsidRPr="007C437A">
          <w:t>PD connects badly to external pieces (node.js scripts, java…) that are critical for my project.</w:t>
        </w:r>
      </w:ins>
    </w:p>
    <w:p w:rsidR="0085122F" w:rsidRPr="007C437A" w:rsidRDefault="00EE1399" w:rsidP="0085122F">
      <w:pPr>
        <w:pStyle w:val="Paragraphedeliste"/>
        <w:numPr>
          <w:ilvl w:val="0"/>
          <w:numId w:val="40"/>
        </w:numPr>
        <w:rPr>
          <w:ins w:id="5982" w:author="Arthur Parmentier" w:date="2020-05-22T17:42:00Z"/>
        </w:rPr>
      </w:pPr>
      <w:ins w:id="5983" w:author="Arthur Parmentier" w:date="2020-05-22T17:40:00Z">
        <w:r w:rsidRPr="007C437A">
          <w:t xml:space="preserve">The graphical programming interface of Max/MSP can be transformed into a user </w:t>
        </w:r>
      </w:ins>
      <w:ins w:id="5984" w:author="Arthur Parmentier" w:date="2020-05-22T17:41:00Z">
        <w:r w:rsidRPr="007C437A">
          <w:t xml:space="preserve">interface easily (for simple demos such as </w:t>
        </w:r>
      </w:ins>
      <w:ins w:id="5985" w:author="Arthur Parmentier" w:date="2020-05-22T17:42:00Z">
        <w:r w:rsidRPr="007C437A">
          <w:t>mine) …</w:t>
        </w:r>
      </w:ins>
      <w:ins w:id="5986" w:author="Arthur Parmentier" w:date="2020-05-22T17:41:00Z">
        <w:r w:rsidRPr="007C437A">
          <w:t xml:space="preserve"> or very extensively, with complex GUI objects.</w:t>
        </w:r>
      </w:ins>
    </w:p>
    <w:p w:rsidR="00EE1399" w:rsidRPr="007C437A" w:rsidRDefault="00EE1399" w:rsidP="0085122F">
      <w:pPr>
        <w:pStyle w:val="Paragraphedeliste"/>
        <w:numPr>
          <w:ilvl w:val="0"/>
          <w:numId w:val="40"/>
        </w:numPr>
        <w:rPr>
          <w:ins w:id="5987" w:author="Arthur Parmentier" w:date="2020-05-22T17:43:00Z"/>
        </w:rPr>
      </w:pPr>
      <w:ins w:id="5988" w:author="Arthur Parmentier" w:date="2020-05-22T17:42:00Z">
        <w:r w:rsidRPr="007C437A">
          <w:t>Given my programming skills and the time constraints of the project, Max/MSP was a much faster approa</w:t>
        </w:r>
      </w:ins>
      <w:ins w:id="5989" w:author="Arthur Parmentier" w:date="2020-05-22T17:43:00Z">
        <w:r w:rsidRPr="007C437A">
          <w:t>ch than Unity3D.</w:t>
        </w:r>
      </w:ins>
    </w:p>
    <w:p w:rsidR="00FF3359" w:rsidRPr="007C437A" w:rsidRDefault="00EE1399">
      <w:pPr>
        <w:rPr>
          <w:ins w:id="5990" w:author="Arthur Parmentier" w:date="2020-05-22T17:43:00Z"/>
        </w:rPr>
        <w:pPrChange w:id="5991" w:author="Arthur Parmentier" w:date="2020-05-22T17:43:00Z">
          <w:pPr>
            <w:pStyle w:val="Paragraphedeliste"/>
            <w:numPr>
              <w:numId w:val="40"/>
            </w:numPr>
            <w:ind w:hanging="360"/>
          </w:pPr>
        </w:pPrChange>
      </w:pPr>
      <w:ins w:id="5992" w:author="Arthur Parmentier" w:date="2020-05-22T17:43:00Z">
        <w:r w:rsidRPr="007C437A">
          <w:t xml:space="preserve">Although being a commercial software, </w:t>
        </w:r>
      </w:ins>
      <w:ins w:id="5993" w:author="Arthur Parmentier" w:date="2020-05-22T18:37:00Z">
        <w:r w:rsidR="00C24A48" w:rsidRPr="007C437A">
          <w:t>Max/MSP</w:t>
        </w:r>
      </w:ins>
      <w:ins w:id="5994" w:author="Arthur Parmentier" w:date="2020-05-22T17:43:00Z">
        <w:r w:rsidRPr="007C437A">
          <w:t xml:space="preserve"> patch</w:t>
        </w:r>
      </w:ins>
      <w:ins w:id="5995" w:author="Arthur Parmentier" w:date="2020-05-22T18:37:00Z">
        <w:r w:rsidR="00C24A48" w:rsidRPr="007C437A">
          <w:t>ers</w:t>
        </w:r>
      </w:ins>
      <w:ins w:id="5996" w:author="Arthur Parmentier" w:date="2020-05-22T17:43:00Z">
        <w:r w:rsidRPr="007C437A">
          <w:t xml:space="preserve"> can be compi</w:t>
        </w:r>
      </w:ins>
      <w:ins w:id="5997" w:author="Arthur Parmentier" w:date="2020-05-22T17:44:00Z">
        <w:r w:rsidRPr="007C437A">
          <w:t>led to a standalone program for Windows and Mac OS, allowing to s</w:t>
        </w:r>
      </w:ins>
      <w:ins w:id="5998" w:author="Arthur Parmentier" w:date="2020-05-22T17:45:00Z">
        <w:r w:rsidRPr="007C437A">
          <w:t>hare the program for free.</w:t>
        </w:r>
      </w:ins>
    </w:p>
    <w:p w:rsidR="00DE1036" w:rsidRPr="007C437A" w:rsidDel="00CE7ED8" w:rsidRDefault="00AD721A">
      <w:pPr>
        <w:pStyle w:val="Titre2"/>
        <w:rPr>
          <w:del w:id="5999" w:author="Arthur Parmentier" w:date="2020-05-18T13:37:00Z"/>
        </w:rPr>
      </w:pPr>
      <w:bookmarkStart w:id="6000" w:name="_Toc42842186"/>
      <w:ins w:id="6001" w:author="Arthur Parmentier" w:date="2020-06-03T22:06:00Z">
        <w:r w:rsidRPr="007C437A">
          <w:t>Description of each layer</w:t>
        </w:r>
      </w:ins>
      <w:bookmarkEnd w:id="6000"/>
    </w:p>
    <w:p w:rsidR="00CE7ED8" w:rsidRPr="007C437A" w:rsidRDefault="00CE7ED8">
      <w:pPr>
        <w:pStyle w:val="Titre2"/>
        <w:rPr>
          <w:ins w:id="6002" w:author="Arthur Parmentier" w:date="2020-05-18T17:11:00Z"/>
        </w:rPr>
      </w:pPr>
      <w:bookmarkStart w:id="6003" w:name="_Toc42842187"/>
      <w:bookmarkEnd w:id="6003"/>
    </w:p>
    <w:p w:rsidR="00F25194" w:rsidRPr="007C437A" w:rsidRDefault="00F25194">
      <w:pPr>
        <w:pStyle w:val="Titre3"/>
        <w:rPr>
          <w:ins w:id="6004" w:author="Arthur Parmentier" w:date="2020-05-18T15:01:00Z"/>
          <w:rPrChange w:id="6005" w:author="Arthur Parmentier" w:date="2020-06-07T15:27:00Z">
            <w:rPr>
              <w:ins w:id="6006" w:author="Arthur Parmentier" w:date="2020-05-18T15:01:00Z"/>
            </w:rPr>
          </w:rPrChange>
        </w:rPr>
        <w:pPrChange w:id="6007" w:author="Arthur Parmentier" w:date="2020-05-18T17:12:00Z">
          <w:pPr>
            <w:pStyle w:val="Titre2"/>
          </w:pPr>
        </w:pPrChange>
      </w:pPr>
      <w:bookmarkStart w:id="6008" w:name="_Toc42842188"/>
      <w:r w:rsidRPr="007C437A">
        <w:rPr>
          <w:rPrChange w:id="6009" w:author="Arthur Parmentier" w:date="2020-06-07T15:27:00Z">
            <w:rPr/>
          </w:rPrChange>
        </w:rPr>
        <w:t xml:space="preserve">Part 1: </w:t>
      </w:r>
      <w:del w:id="6010" w:author="Arthur Parmentier" w:date="2020-05-18T15:01:00Z">
        <w:r w:rsidRPr="007C437A" w:rsidDel="00237B5C">
          <w:rPr>
            <w:rPrChange w:id="6011" w:author="Arthur Parmentier" w:date="2020-06-07T15:27:00Z">
              <w:rPr/>
            </w:rPrChange>
          </w:rPr>
          <w:delText>Posenet &amp; gloves feature building</w:delText>
        </w:r>
      </w:del>
      <w:ins w:id="6012" w:author="Arthur Parmentier" w:date="2020-05-18T15:01:00Z">
        <w:r w:rsidR="00237B5C" w:rsidRPr="007C437A">
          <w:rPr>
            <w:rPrChange w:id="6013" w:author="Arthur Parmentier" w:date="2020-06-07T15:27:00Z">
              <w:rPr/>
            </w:rPrChange>
          </w:rPr>
          <w:t>Motion tracking inputs</w:t>
        </w:r>
        <w:bookmarkEnd w:id="6008"/>
      </w:ins>
    </w:p>
    <w:p w:rsidR="00F11A13" w:rsidRPr="007C437A" w:rsidRDefault="00F11A13" w:rsidP="0060525E">
      <w:pPr>
        <w:rPr>
          <w:ins w:id="6014" w:author="Arthur Parmentier" w:date="2020-05-22T19:19:00Z"/>
        </w:rPr>
      </w:pPr>
      <w:ins w:id="6015" w:author="Arthur Parmentier" w:date="2020-05-22T19:13:00Z">
        <w:r w:rsidRPr="007C437A">
          <w:t>As</w:t>
        </w:r>
      </w:ins>
      <w:ins w:id="6016" w:author="Arthur Parmentier" w:date="2020-05-22T19:14:00Z">
        <w:r w:rsidRPr="007C437A">
          <w:t xml:space="preserve"> humans, we are equipped with </w:t>
        </w:r>
      </w:ins>
      <w:ins w:id="6017" w:author="Arthur Parmentier" w:date="2020-05-22T19:15:00Z">
        <w:r w:rsidRPr="007C437A">
          <w:t>cognition and recognition systems that allow us</w:t>
        </w:r>
      </w:ins>
      <w:ins w:id="6018" w:author="Arthur Parmentier" w:date="2020-05-22T19:16:00Z">
        <w:r w:rsidRPr="007C437A">
          <w:t xml:space="preserve"> to discern </w:t>
        </w:r>
      </w:ins>
      <w:ins w:id="6019" w:author="Arthur Parmentier" w:date="2020-06-03T17:24:00Z">
        <w:r w:rsidR="00EF1B4B" w:rsidRPr="007C437A">
          <w:t xml:space="preserve">a wide variety of </w:t>
        </w:r>
      </w:ins>
      <w:ins w:id="6020" w:author="Arthur Parmentier" w:date="2020-05-22T19:16:00Z">
        <w:r w:rsidRPr="007C437A">
          <w:t>objects</w:t>
        </w:r>
      </w:ins>
      <w:ins w:id="6021" w:author="Arthur Parmentier" w:date="2020-06-03T17:24:00Z">
        <w:r w:rsidR="00EF1B4B" w:rsidRPr="007C437A">
          <w:t xml:space="preserve"> such as</w:t>
        </w:r>
      </w:ins>
      <w:ins w:id="6022" w:author="Arthur Parmentier" w:date="2020-05-22T19:16:00Z">
        <w:r w:rsidRPr="007C437A">
          <w:t xml:space="preserve"> bodies in space and to build features </w:t>
        </w:r>
      </w:ins>
      <w:ins w:id="6023" w:author="Arthur Parmentier" w:date="2020-05-22T19:17:00Z">
        <w:r w:rsidRPr="007C437A">
          <w:t>to identify</w:t>
        </w:r>
      </w:ins>
      <w:ins w:id="6024" w:author="Arthur Parmentier" w:date="2020-06-03T17:25:00Z">
        <w:r w:rsidR="00EF1B4B" w:rsidRPr="007C437A">
          <w:t xml:space="preserve"> (</w:t>
        </w:r>
      </w:ins>
      <w:ins w:id="6025" w:author="Arthur Parmentier" w:date="2020-05-22T19:17:00Z">
        <w:r w:rsidRPr="007C437A">
          <w:t>classify</w:t>
        </w:r>
      </w:ins>
      <w:ins w:id="6026" w:author="Arthur Parmentier" w:date="2020-06-03T17:25:00Z">
        <w:r w:rsidR="00EF1B4B" w:rsidRPr="007C437A">
          <w:t>)</w:t>
        </w:r>
      </w:ins>
      <w:ins w:id="6027" w:author="Arthur Parmentier" w:date="2020-05-22T19:17:00Z">
        <w:r w:rsidRPr="007C437A">
          <w:t xml:space="preserve"> movements and </w:t>
        </w:r>
      </w:ins>
      <w:ins w:id="6028" w:author="Arthur Parmentier" w:date="2020-06-03T17:25:00Z">
        <w:r w:rsidR="00EF1B4B" w:rsidRPr="007C437A">
          <w:t xml:space="preserve">gestural </w:t>
        </w:r>
      </w:ins>
      <w:ins w:id="6029" w:author="Arthur Parmentier" w:date="2020-05-22T19:17:00Z">
        <w:r w:rsidRPr="007C437A">
          <w:t>signs</w:t>
        </w:r>
      </w:ins>
      <w:ins w:id="6030" w:author="Arthur Parmentier" w:date="2020-06-03T17:25:00Z">
        <w:r w:rsidR="00EF1B4B" w:rsidRPr="007C437A">
          <w:t xml:space="preserve"> from those bodies</w:t>
        </w:r>
      </w:ins>
      <w:ins w:id="6031" w:author="Arthur Parmentier" w:date="2020-05-22T19:17:00Z">
        <w:r w:rsidRPr="007C437A">
          <w:t>.</w:t>
        </w:r>
      </w:ins>
      <w:ins w:id="6032" w:author="Arthur Parmentier" w:date="2020-06-03T17:25:00Z">
        <w:r w:rsidR="00EF1B4B" w:rsidRPr="007C437A">
          <w:br/>
        </w:r>
      </w:ins>
      <w:ins w:id="6033" w:author="Arthur Parmentier" w:date="2020-05-22T19:18:00Z">
        <w:r w:rsidRPr="007C437A">
          <w:t>Computers, however, are not natively equipped with such systems</w:t>
        </w:r>
      </w:ins>
      <w:ins w:id="6034" w:author="Arthur Parmentier" w:date="2020-05-22T19:19:00Z">
        <w:r w:rsidRPr="007C437A">
          <w:t>, so that it is necessary to build them in this project, according to the goals a</w:t>
        </w:r>
      </w:ins>
      <w:ins w:id="6035" w:author="Arthur Parmentier" w:date="2020-05-22T19:20:00Z">
        <w:r w:rsidRPr="007C437A">
          <w:t>nd objectives we defined previously.</w:t>
        </w:r>
      </w:ins>
    </w:p>
    <w:p w:rsidR="0060525E" w:rsidRPr="007C437A" w:rsidRDefault="0060525E" w:rsidP="0060525E">
      <w:pPr>
        <w:rPr>
          <w:ins w:id="6036" w:author="Arthur Parmentier" w:date="2020-05-18T15:06:00Z"/>
        </w:rPr>
      </w:pPr>
      <w:ins w:id="6037" w:author="Arthur Parmentier" w:date="2020-05-18T15:02:00Z">
        <w:r w:rsidRPr="007C437A">
          <w:t>The role of the motion tracking layer is to compute a set of motion features</w:t>
        </w:r>
      </w:ins>
      <w:ins w:id="6038" w:author="Arthur Parmentier" w:date="2020-05-18T15:03:00Z">
        <w:r w:rsidRPr="007C437A">
          <w:t xml:space="preserve"> from the movement of the user. There </w:t>
        </w:r>
      </w:ins>
      <w:ins w:id="6039" w:author="Arthur Parmentier" w:date="2020-06-03T17:26:00Z">
        <w:r w:rsidR="00EF1B4B" w:rsidRPr="007C437A">
          <w:t xml:space="preserve">exist several </w:t>
        </w:r>
      </w:ins>
      <w:ins w:id="6040" w:author="Arthur Parmentier" w:date="2020-05-18T15:03:00Z">
        <w:r w:rsidRPr="007C437A">
          <w:t>motion tracking systems</w:t>
        </w:r>
      </w:ins>
      <w:ins w:id="6041" w:author="Arthur Parmentier" w:date="2020-05-18T15:04:00Z">
        <w:r w:rsidRPr="007C437A">
          <w:t xml:space="preserve"> with different technologies</w:t>
        </w:r>
      </w:ins>
      <w:ins w:id="6042" w:author="Arthur Parmentier" w:date="2020-06-03T17:26:00Z">
        <w:r w:rsidR="00EF1B4B" w:rsidRPr="007C437A">
          <w:t xml:space="preserve"> that allow computers to recognize bodies and compute</w:t>
        </w:r>
      </w:ins>
      <w:ins w:id="6043" w:author="Arthur Parmentier" w:date="2020-06-03T17:27:00Z">
        <w:r w:rsidR="00EF1B4B" w:rsidRPr="007C437A">
          <w:t xml:space="preserve"> several features that can be used to identify gestural signs</w:t>
        </w:r>
      </w:ins>
      <w:ins w:id="6044" w:author="Arthur Parmentier" w:date="2020-05-18T15:04:00Z">
        <w:r w:rsidRPr="007C437A">
          <w:t>.</w:t>
        </w:r>
      </w:ins>
      <w:ins w:id="6045" w:author="Arthur Parmentier" w:date="2020-06-03T17:27:00Z">
        <w:r w:rsidR="00EF1B4B" w:rsidRPr="007C437A">
          <w:br/>
        </w:r>
      </w:ins>
      <w:ins w:id="6046" w:author="Arthur Parmentier" w:date="2020-05-18T15:04:00Z">
        <w:r w:rsidRPr="007C437A">
          <w:lastRenderedPageBreak/>
          <w:t xml:space="preserve">In SP, </w:t>
        </w:r>
      </w:ins>
      <w:ins w:id="6047" w:author="Arthur Parmentier" w:date="2020-05-18T15:05:00Z">
        <w:r w:rsidRPr="007C437A">
          <w:t>there are</w:t>
        </w:r>
      </w:ins>
      <w:ins w:id="6048" w:author="Arthur Parmentier" w:date="2020-05-18T15:07:00Z">
        <w:r w:rsidRPr="007C437A">
          <w:t xml:space="preserve"> some</w:t>
        </w:r>
      </w:ins>
      <w:ins w:id="6049" w:author="Arthur Parmentier" w:date="2020-05-18T15:05:00Z">
        <w:r w:rsidRPr="007C437A">
          <w:t xml:space="preserve"> body parts </w:t>
        </w:r>
      </w:ins>
      <w:ins w:id="6050" w:author="Arthur Parmentier" w:date="2020-05-18T15:07:00Z">
        <w:r w:rsidRPr="007C437A">
          <w:t xml:space="preserve">such as the hands </w:t>
        </w:r>
      </w:ins>
      <w:ins w:id="6051" w:author="Arthur Parmentier" w:date="2020-05-18T15:05:00Z">
        <w:r w:rsidRPr="007C437A">
          <w:t>that are much more frequently to sign than others</w:t>
        </w:r>
      </w:ins>
      <w:ins w:id="6052" w:author="Arthur Parmentier" w:date="2020-05-18T15:06:00Z">
        <w:r w:rsidRPr="007C437A">
          <w:t>, therefore they require more precise tracking than the latter to classify amongst the signs.</w:t>
        </w:r>
      </w:ins>
      <w:ins w:id="6053" w:author="Arthur Parmentier" w:date="2020-05-22T19:21:00Z">
        <w:r w:rsidR="0049456C" w:rsidRPr="007C437A">
          <w:t xml:space="preserve"> However, all </w:t>
        </w:r>
      </w:ins>
      <w:ins w:id="6054" w:author="Arthur Parmentier" w:date="2020-05-22T19:22:00Z">
        <w:r w:rsidR="0049456C" w:rsidRPr="007C437A">
          <w:t xml:space="preserve">motion tracking systems available </w:t>
        </w:r>
      </w:ins>
      <w:ins w:id="6055" w:author="Arthur Parmentier" w:date="2020-05-22T19:23:00Z">
        <w:r w:rsidR="0049456C" w:rsidRPr="007C437A">
          <w:t>have a finite range of operation, i.e. they can only track motion at a certain scale.</w:t>
        </w:r>
      </w:ins>
      <w:ins w:id="6056" w:author="Arthur Parmentier" w:date="2020-06-03T17:27:00Z">
        <w:r w:rsidR="00E84F73" w:rsidRPr="007C437A">
          <w:t xml:space="preserve"> (just l</w:t>
        </w:r>
      </w:ins>
      <w:ins w:id="6057" w:author="Arthur Parmentier" w:date="2020-06-03T17:28:00Z">
        <w:r w:rsidR="00E84F73" w:rsidRPr="007C437A">
          <w:t>ike the human cognition system).</w:t>
        </w:r>
      </w:ins>
      <w:ins w:id="6058" w:author="Arthur Parmentier" w:date="2020-05-22T19:29:00Z">
        <w:r w:rsidR="0049456C" w:rsidRPr="007C437A">
          <w:br/>
        </w:r>
      </w:ins>
      <w:ins w:id="6059" w:author="Arthur Parmentier" w:date="2020-06-03T17:27:00Z">
        <w:r w:rsidR="00EF1B4B" w:rsidRPr="007C437A">
          <w:t>W</w:t>
        </w:r>
      </w:ins>
      <w:ins w:id="6060" w:author="Arthur Parmentier" w:date="2020-05-22T19:24:00Z">
        <w:r w:rsidR="0049456C" w:rsidRPr="007C437A">
          <w:t xml:space="preserve">e can </w:t>
        </w:r>
      </w:ins>
      <w:ins w:id="6061" w:author="Arthur Parmentier" w:date="2020-05-22T19:28:00Z">
        <w:r w:rsidR="0049456C" w:rsidRPr="007C437A">
          <w:t>observe</w:t>
        </w:r>
      </w:ins>
      <w:ins w:id="6062" w:author="Arthur Parmentier" w:date="2020-05-22T19:24:00Z">
        <w:r w:rsidR="0049456C" w:rsidRPr="007C437A">
          <w:t xml:space="preserve"> two </w:t>
        </w:r>
      </w:ins>
      <w:ins w:id="6063" w:author="Arthur Parmentier" w:date="2020-05-22T19:25:00Z">
        <w:r w:rsidR="0049456C" w:rsidRPr="007C437A">
          <w:t>main scales at which signs are performed: full body and hands.</w:t>
        </w:r>
      </w:ins>
      <w:ins w:id="6064" w:author="Arthur Parmentier" w:date="2020-05-22T19:29:00Z">
        <w:r w:rsidR="0049456C" w:rsidRPr="007C437A">
          <w:t xml:space="preserve"> </w:t>
        </w:r>
      </w:ins>
      <w:ins w:id="6065" w:author="Arthur Parmentier" w:date="2020-05-22T19:31:00Z">
        <w:r w:rsidR="00640FA9" w:rsidRPr="007C437A">
          <w:t>Although the</w:t>
        </w:r>
      </w:ins>
      <w:ins w:id="6066" w:author="Arthur Parmentier" w:date="2020-05-22T19:32:00Z">
        <w:r w:rsidR="00640FA9" w:rsidRPr="007C437A">
          <w:t>re are certain costly technologies that would allow us to deal with both scale in one model, I propose</w:t>
        </w:r>
      </w:ins>
      <w:ins w:id="6067" w:author="Arthur Parmentier" w:date="2020-05-22T19:33:00Z">
        <w:r w:rsidR="00640FA9" w:rsidRPr="007C437A">
          <w:t xml:space="preserve"> and discuss</w:t>
        </w:r>
      </w:ins>
      <w:ins w:id="6068" w:author="Arthur Parmentier" w:date="2020-05-22T19:32:00Z">
        <w:r w:rsidR="00640FA9" w:rsidRPr="007C437A">
          <w:t xml:space="preserve"> two different</w:t>
        </w:r>
      </w:ins>
      <w:ins w:id="6069" w:author="Arthur Parmentier" w:date="2020-05-22T19:33:00Z">
        <w:r w:rsidR="00640FA9" w:rsidRPr="007C437A">
          <w:t xml:space="preserve"> technologies that are each adapted and efficient </w:t>
        </w:r>
      </w:ins>
      <w:ins w:id="6070" w:author="Arthur Parmentier" w:date="2020-05-22T19:44:00Z">
        <w:r w:rsidR="00D16ED0" w:rsidRPr="007C437A">
          <w:t>for each one.</w:t>
        </w:r>
      </w:ins>
    </w:p>
    <w:p w:rsidR="00240203" w:rsidRPr="007C437A" w:rsidRDefault="00240203">
      <w:pPr>
        <w:pStyle w:val="Titre4"/>
        <w:rPr>
          <w:ins w:id="6071" w:author="Arthur Parmentier" w:date="2020-05-22T19:45:00Z"/>
        </w:rPr>
      </w:pPr>
      <w:ins w:id="6072" w:author="Arthur Parmentier" w:date="2020-05-18T15:10:00Z">
        <w:r w:rsidRPr="007C437A">
          <w:t xml:space="preserve">Full body </w:t>
        </w:r>
      </w:ins>
      <w:ins w:id="6073" w:author="Arthur Parmentier" w:date="2020-05-22T19:44:00Z">
        <w:r w:rsidR="00BE6686" w:rsidRPr="007C437A">
          <w:t>scale: “skeleton” tracking</w:t>
        </w:r>
      </w:ins>
    </w:p>
    <w:p w:rsidR="00F6380F" w:rsidRPr="007C437A" w:rsidRDefault="003D69EC" w:rsidP="00F6380F">
      <w:pPr>
        <w:rPr>
          <w:ins w:id="6074" w:author="Arthur Parmentier" w:date="2020-05-22T19:51:00Z"/>
        </w:rPr>
      </w:pPr>
      <w:ins w:id="6075" w:author="Arthur Parmentier" w:date="2020-06-03T17:38:00Z">
        <w:r w:rsidRPr="007C437A">
          <w:t>To construct our features for the identification of the signs, we must drop a lot of in</w:t>
        </w:r>
      </w:ins>
      <w:ins w:id="6076" w:author="Arthur Parmentier" w:date="2020-06-03T17:39:00Z">
        <w:r w:rsidRPr="007C437A">
          <w:t>formation from the input of the system, such as the webcam or motion tracki</w:t>
        </w:r>
      </w:ins>
      <w:ins w:id="6077" w:author="Arthur Parmentier" w:date="2020-06-03T17:40:00Z">
        <w:r w:rsidRPr="007C437A">
          <w:t xml:space="preserve">ng system we are using. For instance, information such as colors, </w:t>
        </w:r>
      </w:ins>
      <w:ins w:id="6078" w:author="Arthur Parmentier" w:date="2020-06-03T17:41:00Z">
        <w:r w:rsidRPr="007C437A">
          <w:t>certain body parts such as the belly or torso</w:t>
        </w:r>
      </w:ins>
      <w:ins w:id="6079" w:author="Arthur Parmentier" w:date="2020-06-03T17:42:00Z">
        <w:r w:rsidRPr="007C437A">
          <w:t xml:space="preserve">, sound, </w:t>
        </w:r>
        <w:proofErr w:type="spellStart"/>
        <w:r w:rsidRPr="007C437A">
          <w:t>etc</w:t>
        </w:r>
        <w:proofErr w:type="spellEnd"/>
        <w:r w:rsidRPr="007C437A">
          <w:t xml:space="preserve">, are not crucial for the identification of SP signs. There may be cases in which there are, but they will not be covered </w:t>
        </w:r>
      </w:ins>
      <w:ins w:id="6080" w:author="Arthur Parmentier" w:date="2020-06-03T17:43:00Z">
        <w:r w:rsidRPr="007C437A">
          <w:t xml:space="preserve">by this project. </w:t>
        </w:r>
      </w:ins>
      <w:ins w:id="6081" w:author="Arthur Parmentier" w:date="2020-06-03T17:44:00Z">
        <w:r w:rsidRPr="007C437A">
          <w:br/>
        </w:r>
      </w:ins>
      <w:ins w:id="6082" w:author="Arthur Parmentier" w:date="2020-06-03T17:43:00Z">
        <w:r w:rsidRPr="007C437A">
          <w:t>Typically, the “skeleton” representation of the position of each broad body part of the soundpainter (hands, shoulders, head, hips, knees,</w:t>
        </w:r>
      </w:ins>
      <w:ins w:id="6083" w:author="Arthur Parmentier" w:date="2020-06-03T17:44:00Z">
        <w:r w:rsidRPr="007C437A">
          <w:t xml:space="preserve"> feet…) </w:t>
        </w:r>
      </w:ins>
      <w:ins w:id="6084" w:author="Arthur Parmentier" w:date="2020-06-03T17:45:00Z">
        <w:r w:rsidRPr="007C437A">
          <w:t xml:space="preserve">would allow the computer to recognized most basic signs at the full body scale. Because of the structure of the body (articulations, </w:t>
        </w:r>
      </w:ins>
      <w:ins w:id="6085" w:author="Arthur Parmentier" w:date="2020-06-03T17:46:00Z">
        <w:r w:rsidRPr="007C437A">
          <w:t>rigid body parts…), only several key points are needed to model its skeleton. Then, t</w:t>
        </w:r>
      </w:ins>
      <w:ins w:id="6086" w:author="Arthur Parmentier" w:date="2020-05-22T19:45:00Z">
        <w:r w:rsidR="00F6380F" w:rsidRPr="007C437A">
          <w:t xml:space="preserve">he </w:t>
        </w:r>
      </w:ins>
      <w:ins w:id="6087" w:author="Arthur Parmentier" w:date="2020-05-22T19:46:00Z">
        <w:r w:rsidR="00F6380F" w:rsidRPr="007C437A">
          <w:t>features that would allow us to classify different signs must typically</w:t>
        </w:r>
      </w:ins>
      <w:ins w:id="6088" w:author="Arthur Parmentier" w:date="2020-05-22T19:47:00Z">
        <w:r w:rsidR="00F6380F" w:rsidRPr="007C437A">
          <w:t xml:space="preserve"> reach a precision of the order of magnitude below the</w:t>
        </w:r>
      </w:ins>
      <w:ins w:id="6089" w:author="Arthur Parmentier" w:date="2020-06-03T17:28:00Z">
        <w:r w:rsidR="00E84F73" w:rsidRPr="007C437A">
          <w:t xml:space="preserve"> </w:t>
        </w:r>
      </w:ins>
      <w:ins w:id="6090" w:author="Arthur Parmentier" w:date="2020-06-03T17:46:00Z">
        <w:r w:rsidRPr="007C437A">
          <w:t>distance between t</w:t>
        </w:r>
      </w:ins>
      <w:ins w:id="6091" w:author="Arthur Parmentier" w:date="2020-06-03T17:47:00Z">
        <w:r w:rsidRPr="007C437A">
          <w:t xml:space="preserve">wo </w:t>
        </w:r>
        <w:proofErr w:type="spellStart"/>
        <w:r w:rsidRPr="007C437A">
          <w:t>keypoints</w:t>
        </w:r>
        <w:proofErr w:type="spellEnd"/>
        <w:r w:rsidRPr="007C437A">
          <w:t>.</w:t>
        </w:r>
      </w:ins>
      <w:ins w:id="6092" w:author="Arthur Parmentier" w:date="2020-06-03T17:31:00Z">
        <w:r w:rsidR="00E84F73" w:rsidRPr="007C437A">
          <w:t xml:space="preserve"> </w:t>
        </w:r>
      </w:ins>
      <w:ins w:id="6093" w:author="Arthur Parmentier" w:date="2020-06-03T17:47:00Z">
        <w:r w:rsidRPr="007C437A">
          <w:t>Assuming</w:t>
        </w:r>
      </w:ins>
      <w:ins w:id="6094" w:author="Arthur Parmentier" w:date="2020-05-22T19:47:00Z">
        <w:r w:rsidR="00F6380F" w:rsidRPr="007C437A">
          <w:t xml:space="preserve"> </w:t>
        </w:r>
      </w:ins>
      <w:ins w:id="6095" w:author="Arthur Parmentier" w:date="2020-05-22T19:48:00Z">
        <w:r w:rsidR="00F6380F" w:rsidRPr="007C437A">
          <w:t xml:space="preserve">that most body parts are separated by a distance of </w:t>
        </w:r>
      </w:ins>
      <w:ins w:id="6096" w:author="Arthur Parmentier" w:date="2020-05-22T19:49:00Z">
        <w:r w:rsidR="00F6380F" w:rsidRPr="007C437A">
          <w:t xml:space="preserve">the </w:t>
        </w:r>
      </w:ins>
      <w:ins w:id="6097" w:author="Arthur Parmentier" w:date="2020-05-22T19:48:00Z">
        <w:r w:rsidR="00F6380F" w:rsidRPr="007C437A">
          <w:t xml:space="preserve">order of 10cm, </w:t>
        </w:r>
      </w:ins>
      <w:ins w:id="6098" w:author="Arthur Parmentier" w:date="2020-05-22T19:49:00Z">
        <w:r w:rsidR="00F6380F" w:rsidRPr="007C437A">
          <w:t xml:space="preserve">we know </w:t>
        </w:r>
        <w:r w:rsidR="00F6380F" w:rsidRPr="007C437A">
          <w:rPr>
            <w:i/>
            <w:iCs/>
          </w:rPr>
          <w:t>a priori</w:t>
        </w:r>
        <w:r w:rsidR="00F6380F" w:rsidRPr="007C437A">
          <w:t xml:space="preserve"> that our motion tracking model at this scale must reach </w:t>
        </w:r>
      </w:ins>
      <w:ins w:id="6099" w:author="Arthur Parmentier" w:date="2020-05-22T19:50:00Z">
        <w:r w:rsidR="00F6380F" w:rsidRPr="007C437A">
          <w:t>a precision of the order of the centimeter.</w:t>
        </w:r>
      </w:ins>
    </w:p>
    <w:p w:rsidR="0004080C" w:rsidRPr="007C437A" w:rsidRDefault="0004080C">
      <w:pPr>
        <w:rPr>
          <w:ins w:id="6100" w:author="Arthur Parmentier" w:date="2020-05-18T15:10:00Z"/>
          <w:rPrChange w:id="6101" w:author="Arthur Parmentier" w:date="2020-06-07T15:27:00Z">
            <w:rPr>
              <w:ins w:id="6102" w:author="Arthur Parmentier" w:date="2020-05-18T15:10:00Z"/>
            </w:rPr>
          </w:rPrChange>
        </w:rPr>
        <w:pPrChange w:id="6103" w:author="Arthur Parmentier" w:date="2020-05-22T19:45:00Z">
          <w:pPr>
            <w:pStyle w:val="Titre3"/>
          </w:pPr>
        </w:pPrChange>
      </w:pPr>
      <w:ins w:id="6104" w:author="Arthur Parmentier" w:date="2020-05-22T19:51:00Z">
        <w:r w:rsidRPr="007C437A">
          <w:rPr>
            <w:rPrChange w:id="6105" w:author="Arthur Parmentier" w:date="2020-06-07T15:27:00Z">
              <w:rPr/>
            </w:rPrChange>
          </w:rPr>
          <w:t xml:space="preserve">In the following part, I will </w:t>
        </w:r>
      </w:ins>
      <w:ins w:id="6106" w:author="Arthur Parmentier" w:date="2020-05-22T19:52:00Z">
        <w:r w:rsidRPr="007C437A">
          <w:rPr>
            <w:rPrChange w:id="6107" w:author="Arthur Parmentier" w:date="2020-06-07T15:27:00Z">
              <w:rPr/>
            </w:rPrChange>
          </w:rPr>
          <w:t xml:space="preserve">introduce and motivate the choice of </w:t>
        </w:r>
        <w:proofErr w:type="spellStart"/>
        <w:r w:rsidRPr="007C437A">
          <w:rPr>
            <w:rPrChange w:id="6108" w:author="Arthur Parmentier" w:date="2020-06-07T15:27:00Z">
              <w:rPr/>
            </w:rPrChange>
          </w:rPr>
          <w:t>PoseNet</w:t>
        </w:r>
        <w:proofErr w:type="spellEnd"/>
        <w:r w:rsidRPr="007C437A">
          <w:rPr>
            <w:rPrChange w:id="6109" w:author="Arthur Parmentier" w:date="2020-06-07T15:27:00Z">
              <w:rPr/>
            </w:rPrChange>
          </w:rPr>
          <w:t xml:space="preserve"> as the main motion tracking model at the full body scale.</w:t>
        </w:r>
      </w:ins>
    </w:p>
    <w:p w:rsidR="005F48A0" w:rsidRPr="007C437A" w:rsidRDefault="005F48A0">
      <w:pPr>
        <w:pStyle w:val="Titre5"/>
        <w:rPr>
          <w:ins w:id="6110" w:author="Arthur Parmentier" w:date="2020-05-19T15:54:00Z"/>
          <w:rPrChange w:id="6111" w:author="Arthur Parmentier" w:date="2020-06-07T15:27:00Z">
            <w:rPr>
              <w:ins w:id="6112" w:author="Arthur Parmentier" w:date="2020-05-19T15:54:00Z"/>
            </w:rPr>
          </w:rPrChange>
        </w:rPr>
        <w:pPrChange w:id="6113" w:author="Arthur Parmentier" w:date="2020-05-19T15:54:00Z">
          <w:pPr/>
        </w:pPrChange>
      </w:pPr>
      <w:ins w:id="6114" w:author="Arthur Parmentier" w:date="2020-05-19T15:54:00Z">
        <w:r w:rsidRPr="007C437A">
          <w:rPr>
            <w:rPrChange w:id="6115" w:author="Arthur Parmentier" w:date="2020-06-07T15:27:00Z">
              <w:rPr/>
            </w:rPrChange>
          </w:rPr>
          <w:t xml:space="preserve">Introduction to </w:t>
        </w:r>
        <w:proofErr w:type="spellStart"/>
        <w:r w:rsidRPr="007C437A">
          <w:rPr>
            <w:rPrChange w:id="6116" w:author="Arthur Parmentier" w:date="2020-06-07T15:27:00Z">
              <w:rPr/>
            </w:rPrChange>
          </w:rPr>
          <w:t>PoseNet</w:t>
        </w:r>
        <w:proofErr w:type="spellEnd"/>
      </w:ins>
    </w:p>
    <w:p w:rsidR="00240203" w:rsidRPr="007C437A" w:rsidRDefault="00116732" w:rsidP="00240203">
      <w:pPr>
        <w:rPr>
          <w:ins w:id="6117" w:author="Arthur Parmentier" w:date="2020-05-22T19:57:00Z"/>
        </w:rPr>
      </w:pPr>
      <w:proofErr w:type="spellStart"/>
      <w:ins w:id="6118" w:author="Arthur Parmentier" w:date="2020-05-18T15:17:00Z">
        <w:r w:rsidRPr="007C437A">
          <w:rPr>
            <w:rStyle w:val="Accentuation"/>
            <w:i w:val="0"/>
            <w:iCs w:val="0"/>
            <w:rPrChange w:id="6119" w:author="Arthur Parmentier" w:date="2020-06-07T15:27:00Z">
              <w:rPr>
                <w:rStyle w:val="Accentuation"/>
              </w:rPr>
            </w:rPrChange>
          </w:rPr>
          <w:t>PoseNet</w:t>
        </w:r>
      </w:ins>
      <w:proofErr w:type="spellEnd"/>
      <w:ins w:id="6120" w:author="Arthur Parmentier" w:date="2020-05-18T15:19:00Z">
        <w:r w:rsidRPr="007C437A">
          <w:rPr>
            <w:rStyle w:val="Appelnotedebasdep"/>
          </w:rPr>
          <w:footnoteReference w:id="37"/>
        </w:r>
      </w:ins>
      <w:ins w:id="6126" w:author="Arthur Parmentier" w:date="2020-05-22T19:54:00Z">
        <w:r w:rsidR="00BA66EC" w:rsidRPr="007C437A">
          <w:t xml:space="preserve"> is</w:t>
        </w:r>
      </w:ins>
      <w:ins w:id="6127" w:author="Arthur Parmentier" w:date="2020-05-18T15:17:00Z">
        <w:r w:rsidRPr="007C437A">
          <w:t xml:space="preserve"> a </w:t>
        </w:r>
      </w:ins>
      <w:ins w:id="6128" w:author="Arthur Parmentier" w:date="2020-05-22T19:20:00Z">
        <w:r w:rsidR="00BD73B3" w:rsidRPr="007C437A">
          <w:t>computer-</w:t>
        </w:r>
      </w:ins>
      <w:ins w:id="6129" w:author="Arthur Parmentier" w:date="2020-05-18T15:17:00Z">
        <w:r w:rsidRPr="007C437A">
          <w:t>vision model that can be used to estimate the pose of a person in an image or video by estimating where key body joints are</w:t>
        </w:r>
      </w:ins>
      <w:ins w:id="6130" w:author="Arthur Parmentier" w:date="2020-05-19T15:27:00Z">
        <w:r w:rsidR="00DC1119" w:rsidRPr="007C437A">
          <w:t xml:space="preserve"> in 2D space</w:t>
        </w:r>
      </w:ins>
      <w:ins w:id="6131" w:author="Arthur Parmentier" w:date="2020-05-18T15:17:00Z">
        <w:r w:rsidRPr="007C437A">
          <w:t>.</w:t>
        </w:r>
      </w:ins>
      <w:ins w:id="6132" w:author="Arthur Parmentier" w:date="2020-05-18T15:24:00Z">
        <w:r w:rsidR="00CE53C0" w:rsidRPr="007C437A">
          <w:t xml:space="preserve"> </w:t>
        </w:r>
      </w:ins>
      <w:ins w:id="6133" w:author="Arthur Parmentier" w:date="2020-05-22T19:55:00Z">
        <w:r w:rsidR="005E0A3C" w:rsidRPr="007C437A">
          <w:t>Its performances on modern CPUs and GPUs allow it to run in real-time using a webcam or alternative low-latency vide</w:t>
        </w:r>
      </w:ins>
      <w:ins w:id="6134" w:author="Arthur Parmentier" w:date="2020-05-22T19:56:00Z">
        <w:r w:rsidR="005E0A3C" w:rsidRPr="007C437A">
          <w:t>o input devices.</w:t>
        </w:r>
      </w:ins>
    </w:p>
    <w:p w:rsidR="00D86CC2" w:rsidRPr="007C437A" w:rsidRDefault="00D86CC2" w:rsidP="00240203">
      <w:pPr>
        <w:rPr>
          <w:ins w:id="6135" w:author="Arthur Parmentier" w:date="2020-05-22T20:07:00Z"/>
        </w:rPr>
      </w:pPr>
      <w:ins w:id="6136" w:author="Arthur Parmentier" w:date="2020-05-22T19:57:00Z">
        <w:r w:rsidRPr="007C437A">
          <w:t>In Max/MSP</w:t>
        </w:r>
      </w:ins>
      <w:ins w:id="6137" w:author="Arthur Parmentier" w:date="2020-05-22T19:58:00Z">
        <w:r w:rsidRPr="007C437A">
          <w:t>, I could adapt</w:t>
        </w:r>
      </w:ins>
      <w:ins w:id="6138" w:author="Arthur Parmentier" w:date="2020-05-22T19:59:00Z">
        <w:r w:rsidRPr="007C437A">
          <w:t xml:space="preserve"> and upgrade</w:t>
        </w:r>
      </w:ins>
      <w:ins w:id="6139" w:author="Arthur Parmentier" w:date="2020-05-22T19:58:00Z">
        <w:r w:rsidRPr="007C437A">
          <w:t xml:space="preserve"> two demonstration projects </w:t>
        </w:r>
      </w:ins>
      <w:ins w:id="6140" w:author="Arthur Parmentier" w:date="2020-05-22T19:59:00Z">
        <w:r w:rsidRPr="007C437A">
          <w:t>showing</w:t>
        </w:r>
      </w:ins>
      <w:ins w:id="6141" w:author="Arthur Parmentier" w:date="2020-05-22T19:58:00Z">
        <w:r w:rsidRPr="007C437A">
          <w:t xml:space="preserve"> how </w:t>
        </w:r>
      </w:ins>
      <w:ins w:id="6142" w:author="Arthur Parmentier" w:date="2020-05-22T19:59:00Z">
        <w:r w:rsidRPr="007C437A">
          <w:t xml:space="preserve">to port </w:t>
        </w:r>
        <w:proofErr w:type="spellStart"/>
        <w:r w:rsidRPr="007C437A">
          <w:t>PoseNet</w:t>
        </w:r>
        <w:proofErr w:type="spellEnd"/>
        <w:r w:rsidRPr="007C437A">
          <w:t xml:space="preserve"> into Max with Node.js</w:t>
        </w:r>
      </w:ins>
      <w:ins w:id="6143" w:author="Arthur Parmentier" w:date="2020-05-22T19:58:00Z">
        <w:r w:rsidRPr="007C437A">
          <w:rPr>
            <w:rStyle w:val="Appelnotedebasdep"/>
          </w:rPr>
          <w:footnoteReference w:id="38"/>
        </w:r>
      </w:ins>
      <w:ins w:id="6150" w:author="Arthur Parmentier" w:date="2020-05-22T19:59:00Z">
        <w:r w:rsidRPr="007C437A">
          <w:t xml:space="preserve"> to build </w:t>
        </w:r>
      </w:ins>
      <w:ins w:id="6151" w:author="Arthur Parmentier" w:date="2020-05-22T20:00:00Z">
        <w:r w:rsidR="00B44867" w:rsidRPr="007C437A">
          <w:t xml:space="preserve">a simple user interface </w:t>
        </w:r>
      </w:ins>
      <w:ins w:id="6152" w:author="Arthur Parmentier" w:date="2020-05-22T20:06:00Z">
        <w:r w:rsidR="00D0268F" w:rsidRPr="007C437A">
          <w:t xml:space="preserve">(1.2.) </w:t>
        </w:r>
      </w:ins>
      <w:ins w:id="6153" w:author="Arthur Parmentier" w:date="2020-05-22T20:00:00Z">
        <w:r w:rsidR="00B44867" w:rsidRPr="007C437A">
          <w:t xml:space="preserve">allowing the user to start </w:t>
        </w:r>
        <w:proofErr w:type="spellStart"/>
        <w:r w:rsidR="00B44867" w:rsidRPr="007C437A">
          <w:t>PoseNet</w:t>
        </w:r>
        <w:proofErr w:type="spellEnd"/>
        <w:r w:rsidR="00B44867" w:rsidRPr="007C437A">
          <w:t xml:space="preserve"> either in a separate window, within an Electron process or directly </w:t>
        </w:r>
      </w:ins>
      <w:ins w:id="6154" w:author="Arthur Parmentier" w:date="2020-05-22T20:01:00Z">
        <w:r w:rsidR="00B44867" w:rsidRPr="007C437A">
          <w:t xml:space="preserve">inside a </w:t>
        </w:r>
        <w:proofErr w:type="spellStart"/>
        <w:r w:rsidR="00B44867" w:rsidRPr="007C437A">
          <w:t>Jweb</w:t>
        </w:r>
        <w:proofErr w:type="spellEnd"/>
        <w:r w:rsidR="00B44867" w:rsidRPr="007C437A">
          <w:t xml:space="preserve"> object on the </w:t>
        </w:r>
        <w:proofErr w:type="spellStart"/>
        <w:r w:rsidR="00B44867" w:rsidRPr="007C437A">
          <w:t>patcher</w:t>
        </w:r>
        <w:proofErr w:type="spellEnd"/>
        <w:r w:rsidR="00B44867" w:rsidRPr="007C437A">
          <w:t xml:space="preserve">. </w:t>
        </w:r>
      </w:ins>
      <w:ins w:id="6155" w:author="Arthur Parmentier" w:date="2020-06-03T21:42:00Z">
        <w:r w:rsidR="0083784D" w:rsidRPr="007C437A">
          <w:t xml:space="preserve">A demo of the process can be found in my </w:t>
        </w:r>
      </w:ins>
      <w:ins w:id="6156" w:author="Arthur Parmentier" w:date="2020-06-03T21:44:00Z">
        <w:r w:rsidR="0083784D" w:rsidRPr="007C437A">
          <w:rPr>
            <w:rPrChange w:id="6157" w:author="Arthur Parmentier" w:date="2020-06-07T15:27:00Z">
              <w:rPr/>
            </w:rPrChange>
          </w:rPr>
          <w:fldChar w:fldCharType="begin"/>
        </w:r>
        <w:r w:rsidR="0083784D" w:rsidRPr="007C437A">
          <w:instrText xml:space="preserve"> HYPERLINK "https://www.youtube.com/watch?v=jW6bo6XkhFo" </w:instrText>
        </w:r>
        <w:r w:rsidR="0083784D" w:rsidRPr="007C437A">
          <w:rPr>
            <w:rPrChange w:id="6158" w:author="Arthur Parmentier" w:date="2020-06-07T15:27:00Z">
              <w:rPr/>
            </w:rPrChange>
          </w:rPr>
          <w:fldChar w:fldCharType="separate"/>
        </w:r>
        <w:r w:rsidR="0083784D" w:rsidRPr="007C437A">
          <w:rPr>
            <w:rStyle w:val="Lienhypertexte"/>
          </w:rPr>
          <w:t>second</w:t>
        </w:r>
        <w:r w:rsidR="0083784D" w:rsidRPr="007C437A">
          <w:rPr>
            <w:rPrChange w:id="6159" w:author="Arthur Parmentier" w:date="2020-06-07T15:27:00Z">
              <w:rPr/>
            </w:rPrChange>
          </w:rPr>
          <w:fldChar w:fldCharType="end"/>
        </w:r>
      </w:ins>
      <w:ins w:id="6160" w:author="Arthur Parmentier" w:date="2020-06-03T21:43:00Z">
        <w:r w:rsidR="0083784D" w:rsidRPr="007C437A">
          <w:t xml:space="preserve"> and </w:t>
        </w:r>
      </w:ins>
      <w:ins w:id="6161" w:author="Arthur Parmentier" w:date="2020-06-03T21:44:00Z">
        <w:r w:rsidR="0083784D" w:rsidRPr="007C437A">
          <w:rPr>
            <w:rPrChange w:id="6162" w:author="Arthur Parmentier" w:date="2020-06-07T15:27:00Z">
              <w:rPr/>
            </w:rPrChange>
          </w:rPr>
          <w:fldChar w:fldCharType="begin"/>
        </w:r>
        <w:r w:rsidR="0083784D" w:rsidRPr="007C437A">
          <w:instrText xml:space="preserve"> HYPERLINK "https://www.youtube.com/watch?v=OmPFMT9mgOs" </w:instrText>
        </w:r>
        <w:r w:rsidR="0083784D" w:rsidRPr="007C437A">
          <w:rPr>
            <w:rPrChange w:id="6163" w:author="Arthur Parmentier" w:date="2020-06-07T15:27:00Z">
              <w:rPr/>
            </w:rPrChange>
          </w:rPr>
          <w:fldChar w:fldCharType="separate"/>
        </w:r>
        <w:r w:rsidR="0083784D" w:rsidRPr="007C437A">
          <w:rPr>
            <w:rStyle w:val="Lienhypertexte"/>
          </w:rPr>
          <w:t>third</w:t>
        </w:r>
        <w:r w:rsidR="0083784D" w:rsidRPr="007C437A">
          <w:rPr>
            <w:rPrChange w:id="6164" w:author="Arthur Parmentier" w:date="2020-06-07T15:27:00Z">
              <w:rPr/>
            </w:rPrChange>
          </w:rPr>
          <w:fldChar w:fldCharType="end"/>
        </w:r>
      </w:ins>
      <w:ins w:id="6165" w:author="Arthur Parmentier" w:date="2020-06-03T21:43:00Z">
        <w:r w:rsidR="0083784D" w:rsidRPr="007C437A">
          <w:t xml:space="preserve"> demo video of the tool. </w:t>
        </w:r>
      </w:ins>
      <w:ins w:id="6166" w:author="Arthur Parmentier" w:date="2020-05-22T20:01:00Z">
        <w:r w:rsidR="00B44867" w:rsidRPr="007C437A">
          <w:t xml:space="preserve">I have observed </w:t>
        </w:r>
      </w:ins>
      <w:ins w:id="6167" w:author="Arthur Parmentier" w:date="2020-05-22T20:02:00Z">
        <w:r w:rsidR="00B44867" w:rsidRPr="007C437A">
          <w:t>a</w:t>
        </w:r>
      </w:ins>
      <w:ins w:id="6168" w:author="Arthur Parmentier" w:date="2020-05-22T20:01:00Z">
        <w:r w:rsidR="00B44867" w:rsidRPr="007C437A">
          <w:t xml:space="preserve"> </w:t>
        </w:r>
      </w:ins>
      <w:ins w:id="6169" w:author="Arthur Parmentier" w:date="2020-06-03T17:49:00Z">
        <w:r w:rsidR="00EB3650" w:rsidRPr="007C437A">
          <w:t xml:space="preserve">slightly </w:t>
        </w:r>
      </w:ins>
      <w:ins w:id="6170" w:author="Arthur Parmentier" w:date="2020-06-03T17:48:00Z">
        <w:r w:rsidR="00DD75CE" w:rsidRPr="007C437A">
          <w:t xml:space="preserve">lower </w:t>
        </w:r>
      </w:ins>
      <w:ins w:id="6171" w:author="Arthur Parmentier" w:date="2020-05-22T20:01:00Z">
        <w:r w:rsidR="00B44867" w:rsidRPr="007C437A">
          <w:t>performance</w:t>
        </w:r>
      </w:ins>
      <w:ins w:id="6172" w:author="Arthur Parmentier" w:date="2020-05-22T20:02:00Z">
        <w:r w:rsidR="00B44867" w:rsidRPr="007C437A">
          <w:t xml:space="preserve"> with the </w:t>
        </w:r>
        <w:proofErr w:type="spellStart"/>
        <w:r w:rsidR="00B44867" w:rsidRPr="007C437A">
          <w:t>Jweb</w:t>
        </w:r>
        <w:proofErr w:type="spellEnd"/>
        <w:r w:rsidR="00B44867" w:rsidRPr="007C437A">
          <w:t xml:space="preserve"> object than the Electron process on my computer</w:t>
        </w:r>
      </w:ins>
      <w:ins w:id="6173" w:author="Arthur Parmentier" w:date="2020-05-22T20:03:00Z">
        <w:r w:rsidR="00B44867" w:rsidRPr="007C437A">
          <w:t xml:space="preserve"> </w:t>
        </w:r>
      </w:ins>
      <w:ins w:id="6174" w:author="Arthur Parmentier" w:date="2020-05-23T19:47:00Z">
        <w:r w:rsidR="00BF1ECB" w:rsidRPr="007C437A">
          <w:t>and</w:t>
        </w:r>
      </w:ins>
      <w:ins w:id="6175" w:author="Arthur Parmentier" w:date="2020-05-22T20:03:00Z">
        <w:r w:rsidR="00B44867" w:rsidRPr="007C437A">
          <w:t xml:space="preserve"> the Electron process has the advantage of having its dedicated window, allowing the user to move it</w:t>
        </w:r>
      </w:ins>
      <w:ins w:id="6176" w:author="Arthur Parmentier" w:date="2020-05-22T20:05:00Z">
        <w:r w:rsidR="00DB3548" w:rsidRPr="007C437A">
          <w:t>, resize it</w:t>
        </w:r>
      </w:ins>
      <w:ins w:id="6177" w:author="Arthur Parmentier" w:date="2020-05-22T20:03:00Z">
        <w:r w:rsidR="00B44867" w:rsidRPr="007C437A">
          <w:t xml:space="preserve"> and </w:t>
        </w:r>
        <w:r w:rsidR="00B44867" w:rsidRPr="007C437A">
          <w:lastRenderedPageBreak/>
          <w:t xml:space="preserve">most important, to keep it visible while the model is running, otherwise </w:t>
        </w:r>
      </w:ins>
      <w:proofErr w:type="spellStart"/>
      <w:ins w:id="6178" w:author="Arthur Parmentier" w:date="2020-05-22T20:04:00Z">
        <w:r w:rsidR="00DB3548" w:rsidRPr="007C437A">
          <w:t>PoseNet</w:t>
        </w:r>
        <w:proofErr w:type="spellEnd"/>
        <w:r w:rsidR="00DB3548" w:rsidRPr="007C437A">
          <w:t xml:space="preserve"> performance drops critically. Both </w:t>
        </w:r>
      </w:ins>
      <w:ins w:id="6179" w:author="Arthur Parmentier" w:date="2020-05-23T19:47:00Z">
        <w:r w:rsidR="00E336D0" w:rsidRPr="007C437A">
          <w:t>hosts (</w:t>
        </w:r>
        <w:proofErr w:type="spellStart"/>
        <w:r w:rsidR="00E336D0" w:rsidRPr="007C437A">
          <w:t>Jweb</w:t>
        </w:r>
        <w:proofErr w:type="spellEnd"/>
        <w:r w:rsidR="00E336D0" w:rsidRPr="007C437A">
          <w:t xml:space="preserve"> and Electron) </w:t>
        </w:r>
      </w:ins>
      <w:ins w:id="6180" w:author="Arthur Parmentier" w:date="2020-05-22T20:04:00Z">
        <w:r w:rsidR="00DB3548" w:rsidRPr="007C437A">
          <w:t>are perfectly in</w:t>
        </w:r>
      </w:ins>
      <w:ins w:id="6181" w:author="Arthur Parmentier" w:date="2020-05-22T20:05:00Z">
        <w:r w:rsidR="00DB3548" w:rsidRPr="007C437A">
          <w:t>ter-</w:t>
        </w:r>
      </w:ins>
      <w:ins w:id="6182" w:author="Arthur Parmentier" w:date="2020-05-22T20:07:00Z">
        <w:r w:rsidR="005B6936" w:rsidRPr="007C437A">
          <w:t>changeable</w:t>
        </w:r>
      </w:ins>
      <w:ins w:id="6183" w:author="Arthur Parmentier" w:date="2020-05-22T20:06:00Z">
        <w:r w:rsidR="00DB3548" w:rsidRPr="007C437A">
          <w:t xml:space="preserve"> in less than a minute (for loading the model).</w:t>
        </w:r>
      </w:ins>
    </w:p>
    <w:p w:rsidR="005B6936" w:rsidRPr="007C437A" w:rsidRDefault="005B6936">
      <w:pPr>
        <w:keepNext/>
        <w:rPr>
          <w:ins w:id="6184" w:author="Arthur Parmentier" w:date="2020-05-22T20:11:00Z"/>
        </w:rPr>
        <w:pPrChange w:id="6185" w:author="Arthur Parmentier" w:date="2020-05-22T20:11:00Z">
          <w:pPr/>
        </w:pPrChange>
      </w:pPr>
      <w:ins w:id="6186" w:author="Arthur Parmentier" w:date="2020-05-22T20:11:00Z">
        <w:r w:rsidRPr="007C437A">
          <w:rPr>
            <w:noProof/>
            <w:rPrChange w:id="6187" w:author="Arthur Parmentier" w:date="2020-06-07T15:27:00Z">
              <w:rPr>
                <w:noProof/>
              </w:rPr>
            </w:rPrChange>
          </w:rPr>
          <w:drawing>
            <wp:inline distT="0" distB="0" distL="0" distR="0">
              <wp:extent cx="6188710" cy="3935095"/>
              <wp:effectExtent l="0" t="0" r="254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enet.PNG"/>
                      <pic:cNvPicPr/>
                    </pic:nvPicPr>
                    <pic:blipFill>
                      <a:blip r:embed="rId22">
                        <a:extLst>
                          <a:ext uri="{28A0092B-C50C-407E-A947-70E740481C1C}">
                            <a14:useLocalDpi xmlns:a14="http://schemas.microsoft.com/office/drawing/2010/main" val="0"/>
                          </a:ext>
                        </a:extLst>
                      </a:blip>
                      <a:stretch>
                        <a:fillRect/>
                      </a:stretch>
                    </pic:blipFill>
                    <pic:spPr>
                      <a:xfrm>
                        <a:off x="0" y="0"/>
                        <a:ext cx="6188710" cy="3935095"/>
                      </a:xfrm>
                      <a:prstGeom prst="rect">
                        <a:avLst/>
                      </a:prstGeom>
                    </pic:spPr>
                  </pic:pic>
                </a:graphicData>
              </a:graphic>
            </wp:inline>
          </w:drawing>
        </w:r>
      </w:ins>
    </w:p>
    <w:p w:rsidR="005B6936" w:rsidRPr="007C437A" w:rsidRDefault="005B6936">
      <w:pPr>
        <w:pStyle w:val="Lgende"/>
        <w:rPr>
          <w:ins w:id="6188" w:author="Arthur Parmentier" w:date="2020-05-19T15:04:00Z"/>
          <w:rPrChange w:id="6189" w:author="Arthur Parmentier" w:date="2020-06-07T15:27:00Z">
            <w:rPr>
              <w:ins w:id="6190" w:author="Arthur Parmentier" w:date="2020-05-19T15:04:00Z"/>
            </w:rPr>
          </w:rPrChange>
        </w:rPr>
        <w:pPrChange w:id="6191" w:author="Arthur Parmentier" w:date="2020-05-22T20:11:00Z">
          <w:pPr/>
        </w:pPrChange>
      </w:pPr>
      <w:ins w:id="6192" w:author="Arthur Parmentier" w:date="2020-05-22T20:11:00Z">
        <w:r w:rsidRPr="007C437A">
          <w:rPr>
            <w:rPrChange w:id="6193" w:author="Arthur Parmentier" w:date="2020-06-07T15:27:00Z">
              <w:rPr>
                <w:i/>
                <w:iCs/>
              </w:rPr>
            </w:rPrChange>
          </w:rPr>
          <w:t xml:space="preserve">Figure </w:t>
        </w:r>
        <w:r w:rsidRPr="007C437A">
          <w:rPr>
            <w:rPrChange w:id="6194" w:author="Arthur Parmentier" w:date="2020-06-07T15:27:00Z">
              <w:rPr>
                <w:i/>
                <w:iCs/>
              </w:rPr>
            </w:rPrChange>
          </w:rPr>
          <w:fldChar w:fldCharType="begin"/>
        </w:r>
        <w:r w:rsidRPr="007C437A">
          <w:rPr>
            <w:rPrChange w:id="6195" w:author="Arthur Parmentier" w:date="2020-06-07T15:27:00Z">
              <w:rPr>
                <w:i/>
                <w:iCs/>
              </w:rPr>
            </w:rPrChange>
          </w:rPr>
          <w:instrText xml:space="preserve"> SEQ Figure \* ARABIC </w:instrText>
        </w:r>
      </w:ins>
      <w:r w:rsidRPr="007C437A">
        <w:rPr>
          <w:rPrChange w:id="6196" w:author="Arthur Parmentier" w:date="2020-06-07T15:27:00Z">
            <w:rPr>
              <w:i/>
              <w:iCs/>
            </w:rPr>
          </w:rPrChange>
        </w:rPr>
        <w:fldChar w:fldCharType="separate"/>
      </w:r>
      <w:ins w:id="6197" w:author="Arthur Parmentier" w:date="2020-06-12T13:37:00Z">
        <w:r w:rsidR="007A0A7C">
          <w:rPr>
            <w:noProof/>
          </w:rPr>
          <w:t>4</w:t>
        </w:r>
      </w:ins>
      <w:ins w:id="6198" w:author="Arthur Parmentier" w:date="2020-05-22T20:11:00Z">
        <w:r w:rsidRPr="007C437A">
          <w:rPr>
            <w:rPrChange w:id="6199" w:author="Arthur Parmentier" w:date="2020-06-07T15:27:00Z">
              <w:rPr>
                <w:i/>
                <w:iCs/>
              </w:rPr>
            </w:rPrChange>
          </w:rPr>
          <w:fldChar w:fldCharType="end"/>
        </w:r>
        <w:r w:rsidRPr="007C437A">
          <w:rPr>
            <w:rPrChange w:id="6200" w:author="Arthur Parmentier" w:date="2020-06-07T15:27:00Z">
              <w:rPr>
                <w:i/>
                <w:iCs/>
              </w:rPr>
            </w:rPrChange>
          </w:rPr>
          <w:t xml:space="preserve"> View of </w:t>
        </w:r>
        <w:proofErr w:type="spellStart"/>
        <w:r w:rsidRPr="007C437A">
          <w:rPr>
            <w:rPrChange w:id="6201" w:author="Arthur Parmentier" w:date="2020-06-07T15:27:00Z">
              <w:rPr>
                <w:i/>
                <w:iCs/>
              </w:rPr>
            </w:rPrChange>
          </w:rPr>
          <w:t>PoseNet</w:t>
        </w:r>
        <w:proofErr w:type="spellEnd"/>
        <w:r w:rsidRPr="007C437A">
          <w:rPr>
            <w:rPrChange w:id="6202" w:author="Arthur Parmentier" w:date="2020-06-07T15:27:00Z">
              <w:rPr>
                <w:i/>
                <w:iCs/>
              </w:rPr>
            </w:rPrChange>
          </w:rPr>
          <w:t xml:space="preserve"> inside Max/MSP</w:t>
        </w:r>
      </w:ins>
    </w:p>
    <w:p w:rsidR="00863218" w:rsidRPr="007C437A" w:rsidRDefault="009F79AA" w:rsidP="00240203">
      <w:pPr>
        <w:rPr>
          <w:ins w:id="6203" w:author="Arthur Parmentier" w:date="2020-05-18T15:21:00Z"/>
        </w:rPr>
      </w:pPr>
      <w:ins w:id="6204" w:author="Arthur Parmentier" w:date="2020-05-19T15:15:00Z">
        <w:r w:rsidRPr="007C437A">
          <w:rPr>
            <w:noProof/>
            <w:rPrChange w:id="6205" w:author="Arthur Parmentier" w:date="2020-06-07T15:27:00Z">
              <w:rPr>
                <w:noProof/>
              </w:rPr>
            </w:rPrChange>
          </w:rPr>
          <w:lastRenderedPageBreak/>
          <mc:AlternateContent>
            <mc:Choice Requires="wps">
              <w:drawing>
                <wp:anchor distT="0" distB="0" distL="114300" distR="114300" simplePos="0" relativeHeight="251664384" behindDoc="0" locked="0" layoutInCell="1" allowOverlap="1" wp14:anchorId="65E018EF" wp14:editId="61297039">
                  <wp:simplePos x="0" y="0"/>
                  <wp:positionH relativeFrom="column">
                    <wp:posOffset>1148715</wp:posOffset>
                  </wp:positionH>
                  <wp:positionV relativeFrom="paragraph">
                    <wp:posOffset>3571875</wp:posOffset>
                  </wp:positionV>
                  <wp:extent cx="3891280" cy="635"/>
                  <wp:effectExtent l="0" t="0" r="13970" b="37465"/>
                  <wp:wrapTopAndBottom/>
                  <wp:docPr id="2" name="Zone de texte 2"/>
                  <wp:cNvGraphicFramePr/>
                  <a:graphic xmlns:a="http://schemas.openxmlformats.org/drawingml/2006/main">
                    <a:graphicData uri="http://schemas.microsoft.com/office/word/2010/wordprocessingShape">
                      <wps:wsp>
                        <wps:cNvSpPr txBox="1"/>
                        <wps:spPr>
                          <a:xfrm>
                            <a:off x="0" y="0"/>
                            <a:ext cx="3891280" cy="635"/>
                          </a:xfrm>
                          <a:prstGeom prst="rect">
                            <a:avLst/>
                          </a:prstGeom>
                          <a:solidFill>
                            <a:prstClr val="white"/>
                          </a:solidFill>
                          <a:ln>
                            <a:noFill/>
                          </a:ln>
                        </wps:spPr>
                        <wps:txbx>
                          <w:txbxContent>
                            <w:p w:rsidR="00B270CD" w:rsidRPr="00821FC2" w:rsidRDefault="00B270CD">
                              <w:pPr>
                                <w:pStyle w:val="Lgende"/>
                                <w:rPr>
                                  <w:noProof/>
                                </w:rPr>
                                <w:pPrChange w:id="6206" w:author="Arthur Parmentier" w:date="2020-05-19T15:15:00Z">
                                  <w:pPr/>
                                </w:pPrChange>
                              </w:pPr>
                              <w:ins w:id="6207" w:author="Arthur Parmentier" w:date="2020-05-19T15:15:00Z">
                                <w:r>
                                  <w:t xml:space="preserve">Figure </w:t>
                                </w:r>
                                <w:r>
                                  <w:fldChar w:fldCharType="begin"/>
                                </w:r>
                                <w:r>
                                  <w:instrText xml:space="preserve"> SEQ Figure \* ARABIC </w:instrText>
                                </w:r>
                              </w:ins>
                              <w:r>
                                <w:fldChar w:fldCharType="separate"/>
                              </w:r>
                              <w:ins w:id="6208" w:author="Arthur Parmentier" w:date="2020-06-12T13:37:00Z">
                                <w:r w:rsidR="007A0A7C">
                                  <w:rPr>
                                    <w:noProof/>
                                  </w:rPr>
                                  <w:t>5</w:t>
                                </w:r>
                              </w:ins>
                              <w:ins w:id="6209" w:author="Arthur Parmentier" w:date="2020-05-19T15:15:00Z">
                                <w:r>
                                  <w:fldChar w:fldCharType="end"/>
                                </w:r>
                                <w:r>
                                  <w:t xml:space="preserve"> </w:t>
                                </w:r>
                                <w:proofErr w:type="spellStart"/>
                                <w:r>
                                  <w:t>Posenet</w:t>
                                </w:r>
                                <w:proofErr w:type="spellEnd"/>
                                <w:r>
                                  <w:t xml:space="preserve"> skeleton tracking for "rest of the group"</w:t>
                                </w:r>
                              </w:ins>
                              <w:ins w:id="6210" w:author="Arthur Parmentier" w:date="2020-05-22T20:12:00Z">
                                <w:r>
                                  <w:t>, from the Electron external window</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018EF" id="Zone de texte 2" o:spid="_x0000_s1027" type="#_x0000_t202" style="position:absolute;margin-left:90.45pt;margin-top:281.25pt;width:30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" stroked="f">
                  <v:textbox style="mso-fit-shape-to-text:t" inset="0,0,0,0">
                    <w:txbxContent>
                      <w:p w:rsidR="00B270CD" w:rsidRPr="00821FC2" w:rsidRDefault="00B270CD">
                        <w:pPr>
                          <w:pStyle w:val="Lgende"/>
                          <w:rPr>
                            <w:noProof/>
                          </w:rPr>
                          <w:pPrChange w:id="6211" w:author="Arthur Parmentier" w:date="2020-05-19T15:15:00Z">
                            <w:pPr/>
                          </w:pPrChange>
                        </w:pPr>
                        <w:ins w:id="6212" w:author="Arthur Parmentier" w:date="2020-05-19T15:15:00Z">
                          <w:r>
                            <w:t xml:space="preserve">Figure </w:t>
                          </w:r>
                          <w:r>
                            <w:fldChar w:fldCharType="begin"/>
                          </w:r>
                          <w:r>
                            <w:instrText xml:space="preserve"> SEQ Figure \* ARABIC </w:instrText>
                          </w:r>
                        </w:ins>
                        <w:r>
                          <w:fldChar w:fldCharType="separate"/>
                        </w:r>
                        <w:ins w:id="6213" w:author="Arthur Parmentier" w:date="2020-06-12T13:37:00Z">
                          <w:r w:rsidR="007A0A7C">
                            <w:rPr>
                              <w:noProof/>
                            </w:rPr>
                            <w:t>5</w:t>
                          </w:r>
                        </w:ins>
                        <w:ins w:id="6214" w:author="Arthur Parmentier" w:date="2020-05-19T15:15:00Z">
                          <w:r>
                            <w:fldChar w:fldCharType="end"/>
                          </w:r>
                          <w:r>
                            <w:t xml:space="preserve"> </w:t>
                          </w:r>
                          <w:proofErr w:type="spellStart"/>
                          <w:r>
                            <w:t>Posenet</w:t>
                          </w:r>
                          <w:proofErr w:type="spellEnd"/>
                          <w:r>
                            <w:t xml:space="preserve"> skeleton tracking for "rest of the group"</w:t>
                          </w:r>
                        </w:ins>
                        <w:ins w:id="6215" w:author="Arthur Parmentier" w:date="2020-05-22T20:12:00Z">
                          <w:r>
                            <w:t>, from the Electron external window</w:t>
                          </w:r>
                        </w:ins>
                      </w:p>
                    </w:txbxContent>
                  </v:textbox>
                  <w10:wrap type="topAndBottom"/>
                </v:shape>
              </w:pict>
            </mc:Fallback>
          </mc:AlternateContent>
        </w:r>
      </w:ins>
      <w:ins w:id="6216" w:author="Arthur Parmentier" w:date="2020-05-19T15:14:00Z">
        <w:r w:rsidR="00863218" w:rsidRPr="007C437A">
          <w:rPr>
            <w:noProof/>
            <w:rPrChange w:id="6217" w:author="Arthur Parmentier" w:date="2020-06-07T15:27:00Z">
              <w:rPr>
                <w:noProof/>
              </w:rPr>
            </w:rPrChange>
          </w:rPr>
          <w:drawing>
            <wp:anchor distT="0" distB="0" distL="114300" distR="114300" simplePos="0" relativeHeight="251662336" behindDoc="0" locked="0" layoutInCell="1" allowOverlap="1">
              <wp:simplePos x="0" y="0"/>
              <wp:positionH relativeFrom="page">
                <wp:align>center</wp:align>
              </wp:positionH>
              <wp:positionV relativeFrom="paragraph">
                <wp:posOffset>1549</wp:posOffset>
              </wp:positionV>
              <wp:extent cx="3891600" cy="35136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senet_demo.PNG"/>
                      <pic:cNvPicPr/>
                    </pic:nvPicPr>
                    <pic:blipFill>
                      <a:blip r:embed="rId23">
                        <a:extLst>
                          <a:ext uri="{28A0092B-C50C-407E-A947-70E740481C1C}">
                            <a14:useLocalDpi xmlns:a14="http://schemas.microsoft.com/office/drawing/2010/main" val="0"/>
                          </a:ext>
                        </a:extLst>
                      </a:blip>
                      <a:stretch>
                        <a:fillRect/>
                      </a:stretch>
                    </pic:blipFill>
                    <pic:spPr>
                      <a:xfrm>
                        <a:off x="0" y="0"/>
                        <a:ext cx="3891600" cy="3513600"/>
                      </a:xfrm>
                      <a:prstGeom prst="rect">
                        <a:avLst/>
                      </a:prstGeom>
                    </pic:spPr>
                  </pic:pic>
                </a:graphicData>
              </a:graphic>
              <wp14:sizeRelH relativeFrom="margin">
                <wp14:pctWidth>0</wp14:pctWidth>
              </wp14:sizeRelH>
              <wp14:sizeRelV relativeFrom="margin">
                <wp14:pctHeight>0</wp14:pctHeight>
              </wp14:sizeRelV>
            </wp:anchor>
          </w:drawing>
        </w:r>
      </w:ins>
    </w:p>
    <w:p w:rsidR="00E713ED" w:rsidRPr="007C437A" w:rsidRDefault="00E713ED" w:rsidP="00240203">
      <w:pPr>
        <w:rPr>
          <w:ins w:id="6218" w:author="Arthur Parmentier" w:date="2020-05-18T15:23:00Z"/>
        </w:rPr>
      </w:pPr>
      <w:proofErr w:type="spellStart"/>
      <w:ins w:id="6219" w:author="Arthur Parmentier" w:date="2020-05-18T15:21:00Z">
        <w:r w:rsidRPr="007C437A">
          <w:t>PoseNet</w:t>
        </w:r>
        <w:proofErr w:type="spellEnd"/>
        <w:r w:rsidRPr="007C437A">
          <w:t xml:space="preserve"> allows the user</w:t>
        </w:r>
      </w:ins>
      <w:ins w:id="6220" w:author="Arthur Parmentier" w:date="2020-05-18T15:22:00Z">
        <w:r w:rsidR="006F7BD1" w:rsidRPr="007C437A">
          <w:t xml:space="preserve"> to choose different models and </w:t>
        </w:r>
      </w:ins>
      <w:ins w:id="6221" w:author="Arthur Parmentier" w:date="2020-05-18T15:23:00Z">
        <w:r w:rsidR="006F7BD1" w:rsidRPr="007C437A">
          <w:t>internal parameters that will affect its performance</w:t>
        </w:r>
        <w:r w:rsidR="00CE53C0" w:rsidRPr="007C437A">
          <w:t>:</w:t>
        </w:r>
      </w:ins>
    </w:p>
    <w:p w:rsidR="00CE53C0" w:rsidRPr="007C437A" w:rsidRDefault="00CE53C0" w:rsidP="00CE53C0">
      <w:pPr>
        <w:pStyle w:val="Paragraphedeliste"/>
        <w:numPr>
          <w:ilvl w:val="0"/>
          <w:numId w:val="24"/>
        </w:numPr>
        <w:rPr>
          <w:ins w:id="6222" w:author="Arthur Parmentier" w:date="2020-05-18T15:24:00Z"/>
        </w:rPr>
      </w:pPr>
      <w:ins w:id="6223" w:author="Arthur Parmentier" w:date="2020-05-18T15:23:00Z">
        <w:r w:rsidRPr="007C437A">
          <w:t>The architecture of the mo</w:t>
        </w:r>
      </w:ins>
      <w:ins w:id="6224" w:author="Arthur Parmentier" w:date="2020-05-18T15:24:00Z">
        <w:r w:rsidRPr="007C437A">
          <w:t>del (</w:t>
        </w:r>
        <w:proofErr w:type="spellStart"/>
        <w:r w:rsidRPr="007C437A">
          <w:t>MobileNet</w:t>
        </w:r>
        <w:proofErr w:type="spellEnd"/>
        <w:r w:rsidRPr="007C437A">
          <w:t xml:space="preserve"> or </w:t>
        </w:r>
        <w:proofErr w:type="spellStart"/>
        <w:r w:rsidRPr="007C437A">
          <w:t>ResNet</w:t>
        </w:r>
        <w:proofErr w:type="spellEnd"/>
        <w:r w:rsidRPr="007C437A">
          <w:t>)</w:t>
        </w:r>
      </w:ins>
    </w:p>
    <w:p w:rsidR="00CE53C0" w:rsidRPr="007C437A" w:rsidRDefault="00CE53C0" w:rsidP="00CE53C0">
      <w:pPr>
        <w:pStyle w:val="Paragraphedeliste"/>
        <w:numPr>
          <w:ilvl w:val="0"/>
          <w:numId w:val="24"/>
        </w:numPr>
        <w:rPr>
          <w:ins w:id="6225" w:author="Arthur Parmentier" w:date="2020-05-18T15:27:00Z"/>
        </w:rPr>
      </w:pPr>
      <w:ins w:id="6226" w:author="Arthur Parmentier" w:date="2020-05-18T15:24:00Z">
        <w:r w:rsidRPr="007C437A">
          <w:t xml:space="preserve">The input resolution of the </w:t>
        </w:r>
      </w:ins>
      <w:ins w:id="6227" w:author="Arthur Parmentier" w:date="2020-05-18T15:25:00Z">
        <w:r w:rsidR="00266B08" w:rsidRPr="007C437A">
          <w:t>video input</w:t>
        </w:r>
      </w:ins>
    </w:p>
    <w:p w:rsidR="00266B08" w:rsidRPr="007C437A" w:rsidRDefault="00266B08" w:rsidP="00CE53C0">
      <w:pPr>
        <w:pStyle w:val="Paragraphedeliste"/>
        <w:numPr>
          <w:ilvl w:val="0"/>
          <w:numId w:val="24"/>
        </w:numPr>
        <w:rPr>
          <w:ins w:id="6228" w:author="Arthur Parmentier" w:date="2020-05-18T15:27:00Z"/>
        </w:rPr>
      </w:pPr>
      <w:ins w:id="6229" w:author="Arthur Parmentier" w:date="2020-05-18T15:27:00Z">
        <w:r w:rsidRPr="007C437A">
          <w:t>The output stride of the model</w:t>
        </w:r>
      </w:ins>
    </w:p>
    <w:p w:rsidR="00266B08" w:rsidRPr="007C437A" w:rsidRDefault="00266B08" w:rsidP="00CE53C0">
      <w:pPr>
        <w:pStyle w:val="Paragraphedeliste"/>
        <w:numPr>
          <w:ilvl w:val="0"/>
          <w:numId w:val="24"/>
        </w:numPr>
        <w:rPr>
          <w:ins w:id="6230" w:author="Arthur Parmentier" w:date="2020-05-18T15:28:00Z"/>
        </w:rPr>
      </w:pPr>
      <w:ins w:id="6231" w:author="Arthur Parmentier" w:date="2020-05-18T15:28:00Z">
        <w:r w:rsidRPr="007C437A">
          <w:t xml:space="preserve">The depths of the convolution operations (for </w:t>
        </w:r>
        <w:proofErr w:type="spellStart"/>
        <w:r w:rsidRPr="007C437A">
          <w:t>MobileNet</w:t>
        </w:r>
        <w:proofErr w:type="spellEnd"/>
        <w:r w:rsidRPr="007C437A">
          <w:t xml:space="preserve"> only)</w:t>
        </w:r>
      </w:ins>
    </w:p>
    <w:p w:rsidR="00266B08" w:rsidRPr="007C437A" w:rsidRDefault="00266B08" w:rsidP="00CE53C0">
      <w:pPr>
        <w:pStyle w:val="Paragraphedeliste"/>
        <w:numPr>
          <w:ilvl w:val="0"/>
          <w:numId w:val="24"/>
        </w:numPr>
        <w:rPr>
          <w:ins w:id="6232" w:author="Arthur Parmentier" w:date="2020-05-18T15:29:00Z"/>
        </w:rPr>
      </w:pPr>
      <w:ins w:id="6233" w:author="Arthur Parmentier" w:date="2020-05-18T15:29:00Z">
        <w:r w:rsidRPr="007C437A">
          <w:t>The size of the model (</w:t>
        </w:r>
        <w:proofErr w:type="spellStart"/>
        <w:r w:rsidRPr="007C437A">
          <w:t>ResNet</w:t>
        </w:r>
        <w:proofErr w:type="spellEnd"/>
        <w:r w:rsidRPr="007C437A">
          <w:t xml:space="preserve"> only</w:t>
        </w:r>
        <w:r w:rsidR="005C78CB" w:rsidRPr="007C437A">
          <w:t>, only affects loading time</w:t>
        </w:r>
        <w:r w:rsidRPr="007C437A">
          <w:t>)</w:t>
        </w:r>
      </w:ins>
    </w:p>
    <w:p w:rsidR="00DA3D9A" w:rsidRPr="007C437A" w:rsidRDefault="00CE7ED8">
      <w:pPr>
        <w:rPr>
          <w:ins w:id="6234" w:author="Arthur Parmentier" w:date="2020-05-22T20:13:00Z"/>
        </w:rPr>
      </w:pPr>
      <w:ins w:id="6235" w:author="Arthur Parmentier" w:date="2020-05-18T17:10:00Z">
        <w:r w:rsidRPr="007C437A">
          <w:t xml:space="preserve">With these settings, the user can adapt the model to its </w:t>
        </w:r>
      </w:ins>
      <w:ins w:id="6236" w:author="Arthur Parmentier" w:date="2020-05-18T17:13:00Z">
        <w:r w:rsidR="000C5075" w:rsidRPr="007C437A">
          <w:t>hardware</w:t>
        </w:r>
      </w:ins>
      <w:ins w:id="6237" w:author="Arthur Parmentier" w:date="2020-05-18T17:10:00Z">
        <w:r w:rsidRPr="007C437A">
          <w:t xml:space="preserve"> </w:t>
        </w:r>
      </w:ins>
      <w:ins w:id="6238" w:author="Arthur Parmentier" w:date="2020-05-19T10:00:00Z">
        <w:r w:rsidR="00674C10" w:rsidRPr="007C437A">
          <w:t>to get the best performance.</w:t>
        </w:r>
      </w:ins>
    </w:p>
    <w:p w:rsidR="00FF0413" w:rsidRPr="007C437A" w:rsidRDefault="00F66CEC">
      <w:pPr>
        <w:rPr>
          <w:ins w:id="6239" w:author="Arthur Parmentier" w:date="2020-05-19T10:00:00Z"/>
        </w:rPr>
      </w:pPr>
      <w:ins w:id="6240" w:author="Arthur Parmentier" w:date="2020-05-23T09:45:00Z">
        <w:r w:rsidRPr="007C437A">
          <w:t>We will discuss the optimal performance settings in a next section.</w:t>
        </w:r>
      </w:ins>
    </w:p>
    <w:p w:rsidR="005B0B86" w:rsidRPr="007C437A" w:rsidRDefault="005B0B86">
      <w:pPr>
        <w:pStyle w:val="Titre5"/>
        <w:rPr>
          <w:ins w:id="6241" w:author="Arthur Parmentier" w:date="2020-05-19T15:54:00Z"/>
          <w:rPrChange w:id="6242" w:author="Arthur Parmentier" w:date="2020-06-07T15:27:00Z">
            <w:rPr>
              <w:ins w:id="6243" w:author="Arthur Parmentier" w:date="2020-05-19T15:54:00Z"/>
            </w:rPr>
          </w:rPrChange>
        </w:rPr>
        <w:pPrChange w:id="6244" w:author="Arthur Parmentier" w:date="2020-05-19T15:54:00Z">
          <w:pPr/>
        </w:pPrChange>
      </w:pPr>
      <w:proofErr w:type="spellStart"/>
      <w:ins w:id="6245" w:author="Arthur Parmentier" w:date="2020-05-19T15:54:00Z">
        <w:r w:rsidRPr="007C437A">
          <w:rPr>
            <w:rPrChange w:id="6246" w:author="Arthur Parmentier" w:date="2020-06-07T15:27:00Z">
              <w:rPr/>
            </w:rPrChange>
          </w:rPr>
          <w:t>PoseNet</w:t>
        </w:r>
        <w:proofErr w:type="spellEnd"/>
        <w:r w:rsidRPr="007C437A">
          <w:rPr>
            <w:rPrChange w:id="6247" w:author="Arthur Parmentier" w:date="2020-06-07T15:27:00Z">
              <w:rPr/>
            </w:rPrChange>
          </w:rPr>
          <w:t xml:space="preserve"> advantages</w:t>
        </w:r>
      </w:ins>
    </w:p>
    <w:p w:rsidR="00674C10" w:rsidRPr="007C437A" w:rsidRDefault="00674C10">
      <w:pPr>
        <w:rPr>
          <w:ins w:id="6248" w:author="Arthur Parmentier" w:date="2020-05-19T10:01:00Z"/>
        </w:rPr>
      </w:pPr>
      <w:proofErr w:type="spellStart"/>
      <w:ins w:id="6249" w:author="Arthur Parmentier" w:date="2020-05-19T10:01:00Z">
        <w:r w:rsidRPr="007C437A">
          <w:t>PoseNet</w:t>
        </w:r>
        <w:proofErr w:type="spellEnd"/>
        <w:r w:rsidRPr="007C437A">
          <w:t xml:space="preserve"> has several advantages to its concurrent </w:t>
        </w:r>
      </w:ins>
      <w:ins w:id="6250" w:author="Arthur Parmentier" w:date="2020-05-23T09:50:00Z">
        <w:r w:rsidR="00C52DE9" w:rsidRPr="007C437A">
          <w:t>technologies:</w:t>
        </w:r>
      </w:ins>
    </w:p>
    <w:p w:rsidR="00674C10" w:rsidRPr="007C437A" w:rsidRDefault="00674C10" w:rsidP="00674C10">
      <w:pPr>
        <w:pStyle w:val="Paragraphedeliste"/>
        <w:numPr>
          <w:ilvl w:val="0"/>
          <w:numId w:val="25"/>
        </w:numPr>
        <w:rPr>
          <w:ins w:id="6251" w:author="Arthur Parmentier" w:date="2020-05-19T10:08:00Z"/>
        </w:rPr>
      </w:pPr>
      <w:ins w:id="6252" w:author="Arthur Parmentier" w:date="2020-05-19T10:01:00Z">
        <w:r w:rsidRPr="007C437A">
          <w:t>It takes it input from a webcam or any video input that can be recognize</w:t>
        </w:r>
      </w:ins>
      <w:ins w:id="6253" w:author="Arthur Parmentier" w:date="2020-05-19T10:02:00Z">
        <w:r w:rsidRPr="007C437A">
          <w:t>d by the computer,</w:t>
        </w:r>
      </w:ins>
      <w:ins w:id="6254" w:author="Arthur Parmentier" w:date="2020-05-19T10:08:00Z">
        <w:r w:rsidRPr="007C437A">
          <w:t xml:space="preserve"> so that</w:t>
        </w:r>
      </w:ins>
    </w:p>
    <w:p w:rsidR="00674C10" w:rsidRPr="007C437A" w:rsidRDefault="00674C10" w:rsidP="00674C10">
      <w:pPr>
        <w:pStyle w:val="Paragraphedeliste"/>
        <w:numPr>
          <w:ilvl w:val="1"/>
          <w:numId w:val="25"/>
        </w:numPr>
        <w:rPr>
          <w:ins w:id="6255" w:author="Arthur Parmentier" w:date="2020-05-19T10:09:00Z"/>
        </w:rPr>
      </w:pPr>
      <w:ins w:id="6256" w:author="Arthur Parmentier" w:date="2020-05-19T10:09:00Z">
        <w:r w:rsidRPr="007C437A">
          <w:t>For many laptops with integrated webcam, there is no need of external hardware</w:t>
        </w:r>
      </w:ins>
    </w:p>
    <w:p w:rsidR="00674C10" w:rsidRPr="007C437A" w:rsidRDefault="006A67AC">
      <w:pPr>
        <w:pStyle w:val="Paragraphedeliste"/>
        <w:numPr>
          <w:ilvl w:val="1"/>
          <w:numId w:val="25"/>
        </w:numPr>
        <w:rPr>
          <w:ins w:id="6257" w:author="Arthur Parmentier" w:date="2020-05-19T10:03:00Z"/>
        </w:rPr>
        <w:pPrChange w:id="6258" w:author="Arthur Parmentier" w:date="2020-05-19T10:08:00Z">
          <w:pPr>
            <w:pStyle w:val="Paragraphedeliste"/>
            <w:numPr>
              <w:numId w:val="25"/>
            </w:numPr>
            <w:ind w:hanging="360"/>
          </w:pPr>
        </w:pPrChange>
      </w:pPr>
      <w:ins w:id="6259" w:author="Arthur Parmentier" w:date="2020-05-19T10:09:00Z">
        <w:r w:rsidRPr="007C437A">
          <w:t>It can be used with very common</w:t>
        </w:r>
      </w:ins>
      <w:ins w:id="6260" w:author="Arthur Parmentier" w:date="2020-05-19T10:10:00Z">
        <w:r w:rsidRPr="007C437A">
          <w:t xml:space="preserve"> and cheap</w:t>
        </w:r>
      </w:ins>
      <w:ins w:id="6261" w:author="Arthur Parmentier" w:date="2020-05-19T10:09:00Z">
        <w:r w:rsidRPr="007C437A">
          <w:t xml:space="preserve"> ha</w:t>
        </w:r>
      </w:ins>
      <w:ins w:id="6262" w:author="Arthur Parmentier" w:date="2020-05-19T10:10:00Z">
        <w:r w:rsidRPr="007C437A">
          <w:t>rdware in case the computer does not have its own webcam, making the costs typically very low</w:t>
        </w:r>
      </w:ins>
    </w:p>
    <w:p w:rsidR="00674C10" w:rsidRPr="007C437A" w:rsidRDefault="00674C10" w:rsidP="00674C10">
      <w:pPr>
        <w:pStyle w:val="Paragraphedeliste"/>
        <w:numPr>
          <w:ilvl w:val="0"/>
          <w:numId w:val="25"/>
        </w:numPr>
        <w:rPr>
          <w:ins w:id="6263" w:author="Arthur Parmentier" w:date="2020-05-19T10:06:00Z"/>
        </w:rPr>
      </w:pPr>
      <w:ins w:id="6264" w:author="Arthur Parmentier" w:date="2020-05-19T10:05:00Z">
        <w:r w:rsidRPr="007C437A">
          <w:lastRenderedPageBreak/>
          <w:t xml:space="preserve">It provides a direct feedback of its accuracy to the user by overlapping the skeleton joints with the video, allowing users to change </w:t>
        </w:r>
      </w:ins>
      <w:ins w:id="6265" w:author="Arthur Parmentier" w:date="2020-05-19T10:06:00Z">
        <w:r w:rsidRPr="007C437A">
          <w:t>settings according to how good they see the model performing</w:t>
        </w:r>
      </w:ins>
    </w:p>
    <w:p w:rsidR="00674C10" w:rsidRPr="007C437A" w:rsidRDefault="00B1735D" w:rsidP="00674C10">
      <w:pPr>
        <w:pStyle w:val="Paragraphedeliste"/>
        <w:numPr>
          <w:ilvl w:val="0"/>
          <w:numId w:val="25"/>
        </w:numPr>
        <w:rPr>
          <w:ins w:id="6266" w:author="Arthur Parmentier" w:date="2020-05-19T10:19:00Z"/>
        </w:rPr>
      </w:pPr>
      <w:ins w:id="6267" w:author="Arthur Parmentier" w:date="2020-05-19T10:11:00Z">
        <w:r w:rsidRPr="007C437A">
          <w:t>It</w:t>
        </w:r>
      </w:ins>
      <w:ins w:id="6268" w:author="Arthur Parmentier" w:date="2020-05-19T10:13:00Z">
        <w:r w:rsidRPr="007C437A">
          <w:t xml:space="preserve"> is </w:t>
        </w:r>
      </w:ins>
      <w:ins w:id="6269" w:author="Arthur Parmentier" w:date="2020-05-19T10:15:00Z">
        <w:r w:rsidRPr="007C437A">
          <w:t xml:space="preserve">an </w:t>
        </w:r>
      </w:ins>
      <w:ins w:id="6270" w:author="Arthur Parmentier" w:date="2020-05-19T10:13:00Z">
        <w:r w:rsidRPr="007C437A">
          <w:t>open</w:t>
        </w:r>
      </w:ins>
      <w:ins w:id="6271" w:author="Arthur Parmentier" w:date="2020-05-19T10:15:00Z">
        <w:r w:rsidRPr="007C437A">
          <w:t>-</w:t>
        </w:r>
      </w:ins>
      <w:ins w:id="6272" w:author="Arthur Parmentier" w:date="2020-05-19T10:13:00Z">
        <w:r w:rsidRPr="007C437A">
          <w:t>source</w:t>
        </w:r>
      </w:ins>
      <w:ins w:id="6273" w:author="Arthur Parmentier" w:date="2020-05-19T10:15:00Z">
        <w:r w:rsidRPr="007C437A">
          <w:t xml:space="preserve"> project</w:t>
        </w:r>
      </w:ins>
      <w:ins w:id="6274" w:author="Arthur Parmentier" w:date="2020-05-19T10:17:00Z">
        <w:r w:rsidRPr="007C437A">
          <w:t>, led by giants (Google…)</w:t>
        </w:r>
      </w:ins>
      <w:ins w:id="6275" w:author="Arthur Parmentier" w:date="2020-05-19T10:19:00Z">
        <w:r w:rsidRPr="007C437A">
          <w:t xml:space="preserve"> and</w:t>
        </w:r>
      </w:ins>
      <w:ins w:id="6276" w:author="Arthur Parmentier" w:date="2020-05-19T10:17:00Z">
        <w:r w:rsidRPr="007C437A">
          <w:t xml:space="preserve"> supported by a </w:t>
        </w:r>
      </w:ins>
      <w:ins w:id="6277" w:author="Arthur Parmentier" w:date="2020-05-19T10:18:00Z">
        <w:r w:rsidRPr="007C437A">
          <w:t xml:space="preserve">vast </w:t>
        </w:r>
      </w:ins>
      <w:ins w:id="6278" w:author="Arthur Parmentier" w:date="2020-05-19T10:17:00Z">
        <w:r w:rsidRPr="007C437A">
          <w:t>community</w:t>
        </w:r>
      </w:ins>
    </w:p>
    <w:p w:rsidR="000D15D8" w:rsidRPr="007C437A" w:rsidRDefault="008E45E0" w:rsidP="00674C10">
      <w:pPr>
        <w:pStyle w:val="Paragraphedeliste"/>
        <w:numPr>
          <w:ilvl w:val="0"/>
          <w:numId w:val="25"/>
        </w:numPr>
        <w:rPr>
          <w:ins w:id="6279" w:author="Arthur Parmentier" w:date="2020-05-19T10:23:00Z"/>
        </w:rPr>
      </w:pPr>
      <w:ins w:id="6280" w:author="Arthur Parmentier" w:date="2020-05-19T10:20:00Z">
        <w:r w:rsidRPr="007C437A">
          <w:t>It is still un</w:t>
        </w:r>
      </w:ins>
      <w:ins w:id="6281" w:author="Arthur Parmentier" w:date="2020-05-19T10:21:00Z">
        <w:r w:rsidRPr="007C437A">
          <w:t xml:space="preserve">der development and will probably continue to be improved over the years, </w:t>
        </w:r>
      </w:ins>
      <w:ins w:id="6282" w:author="Arthur Parmentier" w:date="2020-05-19T10:22:00Z">
        <w:r w:rsidRPr="007C437A">
          <w:t>so it has a much greater potential than hardware-dependent solutions that are getting obsolete very fast</w:t>
        </w:r>
      </w:ins>
    </w:p>
    <w:p w:rsidR="003C7CC5" w:rsidRPr="007C437A" w:rsidRDefault="003C7CC5" w:rsidP="00674C10">
      <w:pPr>
        <w:pStyle w:val="Paragraphedeliste"/>
        <w:numPr>
          <w:ilvl w:val="0"/>
          <w:numId w:val="25"/>
        </w:numPr>
        <w:rPr>
          <w:ins w:id="6283" w:author="Arthur Parmentier" w:date="2020-05-19T11:12:00Z"/>
        </w:rPr>
      </w:pPr>
      <w:ins w:id="6284" w:author="Arthur Parmentier" w:date="2020-05-19T10:24:00Z">
        <w:r w:rsidRPr="007C437A">
          <w:t xml:space="preserve">It </w:t>
        </w:r>
      </w:ins>
      <w:ins w:id="6285" w:author="Arthur Parmentier" w:date="2020-05-19T11:12:00Z">
        <w:r w:rsidR="00A43D2B" w:rsidRPr="007C437A">
          <w:t>integrates</w:t>
        </w:r>
      </w:ins>
      <w:ins w:id="6286" w:author="Arthur Parmentier" w:date="2020-05-19T11:11:00Z">
        <w:r w:rsidR="00A43D2B" w:rsidRPr="007C437A">
          <w:t xml:space="preserve"> with Max (and other systems) </w:t>
        </w:r>
      </w:ins>
      <w:ins w:id="6287" w:author="Arthur Parmentier" w:date="2020-05-19T11:12:00Z">
        <w:r w:rsidR="00A43D2B" w:rsidRPr="007C437A">
          <w:t>very easily</w:t>
        </w:r>
        <w:r w:rsidR="001E1856" w:rsidRPr="007C437A">
          <w:t xml:space="preserve"> as it can be run in a little</w:t>
        </w:r>
      </w:ins>
      <w:ins w:id="6288" w:author="Arthur Parmentier" w:date="2020-05-23T09:49:00Z">
        <w:r w:rsidR="009D2FFA" w:rsidRPr="007C437A">
          <w:t xml:space="preserve"> node.js</w:t>
        </w:r>
      </w:ins>
      <w:ins w:id="6289" w:author="Arthur Parmentier" w:date="2020-05-19T11:12:00Z">
        <w:r w:rsidR="001E1856" w:rsidRPr="007C437A">
          <w:t xml:space="preserve"> server</w:t>
        </w:r>
      </w:ins>
    </w:p>
    <w:p w:rsidR="00091253" w:rsidRPr="007C437A" w:rsidRDefault="00091253">
      <w:pPr>
        <w:pStyle w:val="Titre5"/>
        <w:rPr>
          <w:ins w:id="6290" w:author="Arthur Parmentier" w:date="2020-05-19T15:54:00Z"/>
          <w:rPrChange w:id="6291" w:author="Arthur Parmentier" w:date="2020-06-07T15:27:00Z">
            <w:rPr>
              <w:ins w:id="6292" w:author="Arthur Parmentier" w:date="2020-05-19T15:54:00Z"/>
            </w:rPr>
          </w:rPrChange>
        </w:rPr>
        <w:pPrChange w:id="6293" w:author="Arthur Parmentier" w:date="2020-05-19T15:54:00Z">
          <w:pPr/>
        </w:pPrChange>
      </w:pPr>
      <w:ins w:id="6294" w:author="Arthur Parmentier" w:date="2020-05-19T15:55:00Z">
        <w:r w:rsidRPr="007C437A">
          <w:rPr>
            <w:rPrChange w:id="6295" w:author="Arthur Parmentier" w:date="2020-06-07T15:27:00Z">
              <w:rPr/>
            </w:rPrChange>
          </w:rPr>
          <w:t xml:space="preserve">The main shortcoming of </w:t>
        </w:r>
        <w:proofErr w:type="spellStart"/>
        <w:r w:rsidRPr="007C437A">
          <w:rPr>
            <w:rPrChange w:id="6296" w:author="Arthur Parmentier" w:date="2020-06-07T15:27:00Z">
              <w:rPr/>
            </w:rPrChange>
          </w:rPr>
          <w:t>PoseNet</w:t>
        </w:r>
        <w:proofErr w:type="spellEnd"/>
        <w:r w:rsidRPr="007C437A">
          <w:rPr>
            <w:rPrChange w:id="6297" w:author="Arthur Parmentier" w:date="2020-06-07T15:27:00Z">
              <w:rPr/>
            </w:rPrChange>
          </w:rPr>
          <w:t>: depth</w:t>
        </w:r>
      </w:ins>
    </w:p>
    <w:p w:rsidR="008F3623" w:rsidRPr="007C437A" w:rsidRDefault="00792D87" w:rsidP="008F3623">
      <w:pPr>
        <w:rPr>
          <w:ins w:id="6298" w:author="Arthur Parmentier" w:date="2020-05-19T15:29:00Z"/>
        </w:rPr>
      </w:pPr>
      <w:ins w:id="6299" w:author="Arthur Parmentier" w:date="2020-05-19T15:27:00Z">
        <w:r w:rsidRPr="007C437A">
          <w:t>The only ma</w:t>
        </w:r>
      </w:ins>
      <w:ins w:id="6300" w:author="Arthur Parmentier" w:date="2020-05-19T15:28:00Z">
        <w:r w:rsidRPr="007C437A">
          <w:t>j</w:t>
        </w:r>
      </w:ins>
      <w:ins w:id="6301" w:author="Arthur Parmentier" w:date="2020-05-19T15:27:00Z">
        <w:r w:rsidRPr="007C437A">
          <w:t xml:space="preserve">or shortcoming of </w:t>
        </w:r>
        <w:proofErr w:type="spellStart"/>
        <w:r w:rsidRPr="007C437A">
          <w:t>PoseNet</w:t>
        </w:r>
        <w:proofErr w:type="spellEnd"/>
        <w:r w:rsidRPr="007C437A">
          <w:t xml:space="preserve"> </w:t>
        </w:r>
      </w:ins>
      <w:ins w:id="6302" w:author="Arthur Parmentier" w:date="2020-05-19T15:28:00Z">
        <w:r w:rsidRPr="007C437A">
          <w:t>with respect to other motion tracki</w:t>
        </w:r>
      </w:ins>
      <w:ins w:id="6303" w:author="Arthur Parmentier" w:date="2020-05-19T15:29:00Z">
        <w:r w:rsidRPr="007C437A">
          <w:t>ng systems is that it only operates in 2D and does not</w:t>
        </w:r>
      </w:ins>
      <w:ins w:id="6304" w:author="Arthur Parmentier" w:date="2020-06-03T17:49:00Z">
        <w:r w:rsidR="001F5AEC" w:rsidRPr="007C437A">
          <w:t xml:space="preserve"> </w:t>
        </w:r>
      </w:ins>
      <w:ins w:id="6305" w:author="Arthur Parmentier" w:date="2020-06-03T17:50:00Z">
        <w:r w:rsidR="001F5AEC" w:rsidRPr="007C437A">
          <w:t>model</w:t>
        </w:r>
      </w:ins>
      <w:ins w:id="6306" w:author="Arthur Parmentier" w:date="2020-05-19T15:29:00Z">
        <w:r w:rsidRPr="007C437A">
          <w:t xml:space="preserve"> the depth of each</w:t>
        </w:r>
      </w:ins>
      <w:ins w:id="6307" w:author="Arthur Parmentier" w:date="2020-06-03T17:50:00Z">
        <w:r w:rsidR="001F5AEC" w:rsidRPr="007C437A">
          <w:t xml:space="preserve"> body</w:t>
        </w:r>
      </w:ins>
      <w:ins w:id="6308" w:author="Arthur Parmentier" w:date="2020-05-19T15:29:00Z">
        <w:r w:rsidRPr="007C437A">
          <w:t xml:space="preserve"> joint.</w:t>
        </w:r>
      </w:ins>
    </w:p>
    <w:p w:rsidR="00792D87" w:rsidRPr="007C437A" w:rsidRDefault="00792D87" w:rsidP="008F3623">
      <w:pPr>
        <w:rPr>
          <w:ins w:id="6309" w:author="Arthur Parmentier" w:date="2020-05-19T15:55:00Z"/>
        </w:rPr>
      </w:pPr>
      <w:ins w:id="6310" w:author="Arthur Parmentier" w:date="2020-05-19T15:29:00Z">
        <w:r w:rsidRPr="007C437A">
          <w:t>As a workaround</w:t>
        </w:r>
      </w:ins>
      <w:ins w:id="6311" w:author="Arthur Parmentier" w:date="2020-05-19T15:30:00Z">
        <w:r w:rsidRPr="007C437A">
          <w:t xml:space="preserve">, I first built a simple calibration process </w:t>
        </w:r>
      </w:ins>
      <w:ins w:id="6312" w:author="Arthur Parmentier" w:date="2020-06-03T17:50:00Z">
        <w:r w:rsidR="00AF2EC4" w:rsidRPr="007C437A">
          <w:t>that</w:t>
        </w:r>
      </w:ins>
      <w:ins w:id="6313" w:author="Arthur Parmentier" w:date="2020-05-19T15:30:00Z">
        <w:r w:rsidRPr="007C437A">
          <w:t xml:space="preserve"> allow</w:t>
        </w:r>
      </w:ins>
      <w:ins w:id="6314" w:author="Arthur Parmentier" w:date="2020-06-03T17:50:00Z">
        <w:r w:rsidR="00AF2EC4" w:rsidRPr="007C437A">
          <w:t>ed</w:t>
        </w:r>
      </w:ins>
      <w:ins w:id="6315" w:author="Arthur Parmentier" w:date="2020-05-19T15:30:00Z">
        <w:r w:rsidRPr="007C437A">
          <w:t xml:space="preserve"> to compute the depth of the </w:t>
        </w:r>
      </w:ins>
      <w:ins w:id="6316" w:author="Arthur Parmentier" w:date="2020-05-19T15:31:00Z">
        <w:r w:rsidRPr="007C437A">
          <w:t>torso of the user as well as its angle to the camera</w:t>
        </w:r>
      </w:ins>
      <w:ins w:id="6317" w:author="Arthur Parmentier" w:date="2020-06-03T17:50:00Z">
        <w:r w:rsidR="00904AF3" w:rsidRPr="007C437A">
          <w:t>.</w:t>
        </w:r>
      </w:ins>
      <w:ins w:id="6318" w:author="Arthur Parmentier" w:date="2020-05-19T15:31:00Z">
        <w:r w:rsidRPr="007C437A">
          <w:t xml:space="preserve"> </w:t>
        </w:r>
      </w:ins>
      <w:ins w:id="6319" w:author="Arthur Parmentier" w:date="2020-06-03T17:50:00Z">
        <w:r w:rsidR="00904AF3" w:rsidRPr="007C437A">
          <w:t>After some testing,</w:t>
        </w:r>
      </w:ins>
      <w:ins w:id="6320" w:author="Arthur Parmentier" w:date="2020-05-19T15:31:00Z">
        <w:r w:rsidRPr="007C437A">
          <w:t xml:space="preserve"> I realized that it was useless </w:t>
        </w:r>
      </w:ins>
      <w:ins w:id="6321" w:author="Arthur Parmentier" w:date="2020-05-19T15:32:00Z">
        <w:r w:rsidRPr="007C437A">
          <w:t>in my use case</w:t>
        </w:r>
      </w:ins>
      <w:ins w:id="6322" w:author="Arthur Parmentier" w:date="2020-06-03T17:50:00Z">
        <w:r w:rsidR="00904AF3" w:rsidRPr="007C437A">
          <w:t xml:space="preserve">, did not allow any better classification </w:t>
        </w:r>
      </w:ins>
      <w:ins w:id="6323" w:author="Arthur Parmentier" w:date="2020-05-19T15:32:00Z">
        <w:r w:rsidRPr="007C437A">
          <w:t>and would only bring noise in the data.</w:t>
        </w:r>
      </w:ins>
    </w:p>
    <w:p w:rsidR="00F35BC0" w:rsidRPr="007C437A" w:rsidRDefault="00F35BC0">
      <w:pPr>
        <w:pStyle w:val="Titre6"/>
        <w:rPr>
          <w:ins w:id="6324" w:author="Arthur Parmentier" w:date="2020-06-03T17:51:00Z"/>
        </w:rPr>
      </w:pPr>
      <w:ins w:id="6325" w:author="Arthur Parmentier" w:date="2020-05-19T15:55:00Z">
        <w:r w:rsidRPr="007C437A">
          <w:t>Depth in SP</w:t>
        </w:r>
      </w:ins>
    </w:p>
    <w:p w:rsidR="00704B21" w:rsidRPr="007C437A" w:rsidRDefault="00704B21">
      <w:pPr>
        <w:rPr>
          <w:ins w:id="6326" w:author="Arthur Parmentier" w:date="2020-05-19T15:32:00Z"/>
        </w:rPr>
      </w:pPr>
      <w:ins w:id="6327" w:author="Arthur Parmentier" w:date="2020-06-03T17:51:00Z">
        <w:r w:rsidRPr="007C437A">
          <w:t xml:space="preserve">In fact, there are also some </w:t>
        </w:r>
      </w:ins>
      <w:ins w:id="6328" w:author="Arthur Parmentier" w:date="2020-06-03T17:52:00Z">
        <w:r w:rsidRPr="007C437A">
          <w:t xml:space="preserve">specificities that allow us to recognize SP signs without any depth information in </w:t>
        </w:r>
        <w:proofErr w:type="spellStart"/>
        <w:r w:rsidRPr="007C437A">
          <w:t>PoseNet</w:t>
        </w:r>
        <w:proofErr w:type="spellEnd"/>
        <w:r w:rsidRPr="007C437A">
          <w:t>.</w:t>
        </w:r>
      </w:ins>
    </w:p>
    <w:p w:rsidR="009D75C8" w:rsidRPr="007C437A" w:rsidRDefault="00E715BE" w:rsidP="008F3623">
      <w:pPr>
        <w:rPr>
          <w:ins w:id="6329" w:author="Arthur Parmentier" w:date="2020-05-19T15:42:00Z"/>
        </w:rPr>
      </w:pPr>
      <w:ins w:id="6330" w:author="Arthur Parmentier" w:date="2020-05-19T15:35:00Z">
        <w:r w:rsidRPr="007C437A">
          <w:t xml:space="preserve">My observation </w:t>
        </w:r>
      </w:ins>
      <w:ins w:id="6331" w:author="Arthur Parmentier" w:date="2020-05-19T15:38:00Z">
        <w:r w:rsidR="00FE10BB" w:rsidRPr="007C437A">
          <w:t>is that depth</w:t>
        </w:r>
      </w:ins>
      <w:ins w:id="6332" w:author="Arthur Parmentier" w:date="2020-05-19T15:40:00Z">
        <w:r w:rsidR="009D75C8" w:rsidRPr="007C437A">
          <w:t xml:space="preserve"> (z axis)</w:t>
        </w:r>
      </w:ins>
      <w:ins w:id="6333" w:author="Arthur Parmentier" w:date="2020-05-19T15:38:00Z">
        <w:r w:rsidR="00FE10BB" w:rsidRPr="007C437A">
          <w:t xml:space="preserve"> </w:t>
        </w:r>
      </w:ins>
      <w:ins w:id="6334" w:author="Arthur Parmentier" w:date="2020-05-19T15:35:00Z">
        <w:r w:rsidRPr="007C437A">
          <w:t>is often not the most informative axi</w:t>
        </w:r>
      </w:ins>
      <w:ins w:id="6335" w:author="Arthur Parmentier" w:date="2020-05-19T15:36:00Z">
        <w:r w:rsidRPr="007C437A">
          <w:t>s for recognizing SP gestures and even signs like “play” which</w:t>
        </w:r>
      </w:ins>
      <w:ins w:id="6336" w:author="Arthur Parmentier" w:date="2020-05-19T15:37:00Z">
        <w:r w:rsidR="00FE10BB" w:rsidRPr="007C437A">
          <w:t xml:space="preserve"> uses the </w:t>
        </w:r>
      </w:ins>
      <w:ins w:id="6337" w:author="Arthur Parmentier" w:date="2020-05-19T15:40:00Z">
        <w:r w:rsidR="009D75C8" w:rsidRPr="007C437A">
          <w:t>z</w:t>
        </w:r>
      </w:ins>
      <w:ins w:id="6338" w:author="Arthur Parmentier" w:date="2020-05-19T15:41:00Z">
        <w:r w:rsidR="009D75C8" w:rsidRPr="007C437A">
          <w:t xml:space="preserve"> </w:t>
        </w:r>
      </w:ins>
      <w:ins w:id="6339" w:author="Arthur Parmentier" w:date="2020-05-19T15:37:00Z">
        <w:r w:rsidR="00FE10BB" w:rsidRPr="007C437A">
          <w:t>dimension extensively can be recognized only by the movement of the body in 2D, from the p</w:t>
        </w:r>
      </w:ins>
      <w:ins w:id="6340" w:author="Arthur Parmentier" w:date="2020-05-19T15:38:00Z">
        <w:r w:rsidR="00FE10BB" w:rsidRPr="007C437A">
          <w:t>oint of view of the camera in front of the soundpainter</w:t>
        </w:r>
      </w:ins>
      <w:ins w:id="6341" w:author="Arthur Parmentier" w:date="2020-06-03T17:52:00Z">
        <w:r w:rsidR="00B11BF7" w:rsidRPr="007C437A">
          <w:t>, because t</w:t>
        </w:r>
      </w:ins>
      <w:ins w:id="6342" w:author="Arthur Parmentier" w:date="2020-06-03T17:53:00Z">
        <w:r w:rsidR="00B11BF7" w:rsidRPr="007C437A">
          <w:t>here is little ambiguity with other signs.</w:t>
        </w:r>
        <w:r w:rsidR="00DA4920" w:rsidRPr="007C437A">
          <w:t xml:space="preserve"> Depth would only be impor</w:t>
        </w:r>
      </w:ins>
      <w:ins w:id="6343" w:author="Arthur Parmentier" w:date="2020-06-03T17:54:00Z">
        <w:r w:rsidR="00DA4920" w:rsidRPr="007C437A">
          <w:t>tant in cases where two signs would be similar in 2D space and depth would be the only information allowing to classify them</w:t>
        </w:r>
        <w:r w:rsidR="0069767F" w:rsidRPr="007C437A">
          <w:t>; which is rare in my experience of SP.</w:t>
        </w:r>
      </w:ins>
    </w:p>
    <w:p w:rsidR="00E715BE" w:rsidRPr="007C437A" w:rsidRDefault="009D75C8" w:rsidP="008F3623">
      <w:pPr>
        <w:rPr>
          <w:ins w:id="6344" w:author="Arthur Parmentier" w:date="2020-06-03T17:56:00Z"/>
        </w:rPr>
      </w:pPr>
      <w:ins w:id="6345" w:author="Arthur Parmentier" w:date="2020-05-19T15:42:00Z">
        <w:r w:rsidRPr="007C437A">
          <w:t>However, capturing dept</w:t>
        </w:r>
      </w:ins>
      <w:ins w:id="6346" w:author="Arthur Parmentier" w:date="2020-05-19T15:43:00Z">
        <w:r w:rsidRPr="007C437A">
          <w:t>h is important for one special sign in SP, which is often called “entering the box”</w:t>
        </w:r>
      </w:ins>
      <w:ins w:id="6347" w:author="Arthur Parmentier" w:date="2020-06-03T17:55:00Z">
        <w:r w:rsidR="007145B0" w:rsidRPr="007C437A">
          <w:t xml:space="preserve"> and </w:t>
        </w:r>
      </w:ins>
      <w:ins w:id="6348" w:author="Arthur Parmentier" w:date="2020-06-03T17:56:00Z">
        <w:r w:rsidR="007145B0" w:rsidRPr="007C437A">
          <w:t xml:space="preserve">almost </w:t>
        </w:r>
      </w:ins>
      <w:ins w:id="6349" w:author="Arthur Parmentier" w:date="2020-06-03T17:55:00Z">
        <w:r w:rsidR="007145B0" w:rsidRPr="007C437A">
          <w:t xml:space="preserve">only takes place in the depth </w:t>
        </w:r>
      </w:ins>
      <w:ins w:id="6350" w:author="Arthur Parmentier" w:date="2020-06-03T17:56:00Z">
        <w:r w:rsidR="007145B0" w:rsidRPr="007C437A">
          <w:t>dimension</w:t>
        </w:r>
      </w:ins>
      <w:ins w:id="6351" w:author="Arthur Parmentier" w:date="2020-05-19T15:43:00Z">
        <w:r w:rsidRPr="007C437A">
          <w:t xml:space="preserve">. Its specialty is that </w:t>
        </w:r>
      </w:ins>
      <w:ins w:id="6352" w:author="Arthur Parmentier" w:date="2020-05-19T15:44:00Z">
        <w:r w:rsidRPr="007C437A">
          <w:t>this sign</w:t>
        </w:r>
      </w:ins>
      <w:ins w:id="6353" w:author="Arthur Parmentier" w:date="2020-05-19T15:45:00Z">
        <w:r w:rsidRPr="007C437A">
          <w:t xml:space="preserve">, consisting in putting one foot in an abstract </w:t>
        </w:r>
      </w:ins>
      <w:ins w:id="6354" w:author="Arthur Parmentier" w:date="2020-05-19T15:46:00Z">
        <w:r w:rsidRPr="007C437A">
          <w:t>“</w:t>
        </w:r>
      </w:ins>
      <w:ins w:id="6355" w:author="Arthur Parmentier" w:date="2020-05-19T15:45:00Z">
        <w:r w:rsidRPr="007C437A">
          <w:t>box</w:t>
        </w:r>
      </w:ins>
      <w:ins w:id="6356" w:author="Arthur Parmentier" w:date="2020-05-19T15:46:00Z">
        <w:r w:rsidRPr="007C437A">
          <w:t>”</w:t>
        </w:r>
      </w:ins>
      <w:ins w:id="6357" w:author="Arthur Parmentier" w:date="2020-05-19T15:45:00Z">
        <w:r w:rsidRPr="007C437A">
          <w:t xml:space="preserve"> in front of the soundpainter,</w:t>
        </w:r>
      </w:ins>
      <w:ins w:id="6358" w:author="Arthur Parmentier" w:date="2020-05-19T15:44:00Z">
        <w:r w:rsidRPr="007C437A">
          <w:t xml:space="preserve"> is used </w:t>
        </w:r>
      </w:ins>
      <w:ins w:id="6359" w:author="Arthur Parmentier" w:date="2020-05-19T15:47:00Z">
        <w:r w:rsidR="00395172" w:rsidRPr="007C437A">
          <w:t xml:space="preserve">in many SP modes </w:t>
        </w:r>
      </w:ins>
      <w:ins w:id="6360" w:author="Arthur Parmentier" w:date="2020-05-19T15:44:00Z">
        <w:r w:rsidRPr="007C437A">
          <w:t>to significate “execute the request now”</w:t>
        </w:r>
      </w:ins>
      <w:ins w:id="6361" w:author="Arthur Parmentier" w:date="2020-05-19T15:47:00Z">
        <w:r w:rsidR="00395172" w:rsidRPr="007C437A">
          <w:t>; whether the request has been defined previously (default mode) or is being signed while the soundpainter has “ent</w:t>
        </w:r>
      </w:ins>
      <w:ins w:id="6362" w:author="Arthur Parmentier" w:date="2020-05-19T15:48:00Z">
        <w:r w:rsidR="00395172" w:rsidRPr="007C437A">
          <w:t>ered the box”.</w:t>
        </w:r>
      </w:ins>
      <w:ins w:id="6363" w:author="Arthur Parmentier" w:date="2020-05-19T15:49:00Z">
        <w:r w:rsidR="007D4E17" w:rsidRPr="007C437A">
          <w:t xml:space="preserve"> </w:t>
        </w:r>
      </w:ins>
      <w:ins w:id="6364" w:author="Arthur Parmentier" w:date="2020-05-19T21:41:00Z">
        <w:r w:rsidR="009D3597" w:rsidRPr="007C437A">
          <w:t xml:space="preserve">It is </w:t>
        </w:r>
      </w:ins>
      <w:ins w:id="6365" w:author="Arthur Parmentier" w:date="2020-05-19T21:47:00Z">
        <w:r w:rsidR="00214331" w:rsidRPr="007C437A">
          <w:t>only meaningful when</w:t>
        </w:r>
      </w:ins>
      <w:ins w:id="6366" w:author="Arthur Parmentier" w:date="2020-05-19T21:41:00Z">
        <w:r w:rsidR="009D3597" w:rsidRPr="007C437A">
          <w:t xml:space="preserve"> executed simultaneously to other signs, </w:t>
        </w:r>
      </w:ins>
      <w:ins w:id="6367" w:author="Arthur Parmentier" w:date="2020-05-19T21:42:00Z">
        <w:r w:rsidR="009D3597" w:rsidRPr="007C437A">
          <w:t>for instance</w:t>
        </w:r>
      </w:ins>
      <w:ins w:id="6368" w:author="Arthur Parmentier" w:date="2020-05-19T21:41:00Z">
        <w:r w:rsidR="009D3597" w:rsidRPr="007C437A">
          <w:t xml:space="preserve"> “go gestures” in default mode</w:t>
        </w:r>
      </w:ins>
      <w:ins w:id="6369" w:author="Arthur Parmentier" w:date="2020-05-19T21:42:00Z">
        <w:r w:rsidR="009D3597" w:rsidRPr="007C437A">
          <w:t xml:space="preserve"> or </w:t>
        </w:r>
      </w:ins>
      <w:ins w:id="6370" w:author="Arthur Parmentier" w:date="2020-05-19T21:41:00Z">
        <w:r w:rsidR="009D3597" w:rsidRPr="007C437A">
          <w:t>contents</w:t>
        </w:r>
      </w:ins>
      <w:ins w:id="6371" w:author="Arthur Parmentier" w:date="2020-05-19T21:42:00Z">
        <w:r w:rsidR="009D3597" w:rsidRPr="007C437A">
          <w:t xml:space="preserve"> in launch mode.</w:t>
        </w:r>
      </w:ins>
      <w:ins w:id="6372" w:author="Arthur Parmentier" w:date="2020-05-19T21:46:00Z">
        <w:r w:rsidR="00393470" w:rsidRPr="007C437A">
          <w:t xml:space="preserve"> </w:t>
        </w:r>
      </w:ins>
      <w:ins w:id="6373" w:author="Arthur Parmentier" w:date="2020-05-19T15:49:00Z">
        <w:r w:rsidR="007D4E17" w:rsidRPr="007C437A">
          <w:t xml:space="preserve">The </w:t>
        </w:r>
      </w:ins>
      <w:ins w:id="6374" w:author="Arthur Parmentier" w:date="2020-05-19T15:50:00Z">
        <w:r w:rsidR="005A7B09" w:rsidRPr="007C437A">
          <w:t>opposite</w:t>
        </w:r>
      </w:ins>
      <w:ins w:id="6375" w:author="Arthur Parmentier" w:date="2020-05-19T15:49:00Z">
        <w:r w:rsidR="007D4E17" w:rsidRPr="007C437A">
          <w:t xml:space="preserve"> sign “exiting the box” also has the very specific meaning of “g</w:t>
        </w:r>
      </w:ins>
      <w:ins w:id="6376" w:author="Arthur Parmentier" w:date="2020-05-19T15:50:00Z">
        <w:r w:rsidR="007D4E17" w:rsidRPr="007C437A">
          <w:t>etting back to default mode”.</w:t>
        </w:r>
      </w:ins>
    </w:p>
    <w:p w:rsidR="007145B0" w:rsidRPr="007C437A" w:rsidRDefault="007145B0" w:rsidP="008F3623">
      <w:pPr>
        <w:rPr>
          <w:ins w:id="6377" w:author="Arthur Parmentier" w:date="2020-05-19T16:00:00Z"/>
        </w:rPr>
      </w:pPr>
      <w:ins w:id="6378" w:author="Arthur Parmentier" w:date="2020-06-03T17:56:00Z">
        <w:r w:rsidRPr="007C437A">
          <w:t>How can we manage to</w:t>
        </w:r>
      </w:ins>
      <w:ins w:id="6379" w:author="Arthur Parmentier" w:date="2020-06-03T17:57:00Z">
        <w:r w:rsidRPr="007C437A">
          <w:t xml:space="preserve"> get past that specific issue?</w:t>
        </w:r>
      </w:ins>
    </w:p>
    <w:p w:rsidR="009C261B" w:rsidRPr="007C437A" w:rsidRDefault="009C261B" w:rsidP="009C261B">
      <w:pPr>
        <w:pStyle w:val="Titre6"/>
        <w:rPr>
          <w:ins w:id="6380" w:author="Arthur Parmentier" w:date="2020-05-19T16:01:00Z"/>
        </w:rPr>
      </w:pPr>
      <w:ins w:id="6381" w:author="Arthur Parmentier" w:date="2020-05-19T16:00:00Z">
        <w:r w:rsidRPr="007C437A">
          <w:t>Reco</w:t>
        </w:r>
      </w:ins>
      <w:ins w:id="6382" w:author="Arthur Parmentier" w:date="2020-05-19T16:01:00Z">
        <w:r w:rsidRPr="007C437A">
          <w:t xml:space="preserve">gnition without depth: compromises </w:t>
        </w:r>
      </w:ins>
      <w:ins w:id="6383" w:author="Arthur Parmentier" w:date="2020-05-20T11:39:00Z">
        <w:r w:rsidR="000506E4" w:rsidRPr="007C437A">
          <w:t>and simplifications of SP grammar</w:t>
        </w:r>
      </w:ins>
    </w:p>
    <w:p w:rsidR="009C261B" w:rsidRPr="007C437A" w:rsidRDefault="00A00963" w:rsidP="009C261B">
      <w:pPr>
        <w:rPr>
          <w:ins w:id="6384" w:author="Arthur Parmentier" w:date="2020-05-19T16:04:00Z"/>
        </w:rPr>
      </w:pPr>
      <w:ins w:id="6385" w:author="Arthur Parmentier" w:date="2020-05-19T16:03:00Z">
        <w:r w:rsidRPr="007C437A">
          <w:t xml:space="preserve">Ideally, one would want to capture depth and abandon </w:t>
        </w:r>
        <w:proofErr w:type="spellStart"/>
        <w:r w:rsidRPr="007C437A">
          <w:t>PoseNet</w:t>
        </w:r>
        <w:proofErr w:type="spellEnd"/>
        <w:r w:rsidRPr="007C437A">
          <w:t xml:space="preserve"> for a better tracking method</w:t>
        </w:r>
      </w:ins>
      <w:ins w:id="6386" w:author="Arthur Parmentier" w:date="2020-05-19T20:01:00Z">
        <w:r w:rsidR="00D6200D" w:rsidRPr="007C437A">
          <w:t>:</w:t>
        </w:r>
      </w:ins>
    </w:p>
    <w:p w:rsidR="00A00963" w:rsidRPr="007C437A" w:rsidRDefault="00A00963" w:rsidP="00A00963">
      <w:pPr>
        <w:pStyle w:val="Paragraphedeliste"/>
        <w:numPr>
          <w:ilvl w:val="0"/>
          <w:numId w:val="26"/>
        </w:numPr>
        <w:rPr>
          <w:ins w:id="6387" w:author="Arthur Parmentier" w:date="2020-05-19T16:06:00Z"/>
        </w:rPr>
      </w:pPr>
      <w:ins w:id="6388" w:author="Arthur Parmentier" w:date="2020-05-19T16:04:00Z">
        <w:r w:rsidRPr="007C437A">
          <w:t>Kinect</w:t>
        </w:r>
      </w:ins>
      <w:ins w:id="6389" w:author="Arthur Parmentier" w:date="2020-05-19T16:05:00Z">
        <w:r w:rsidR="005E2970" w:rsidRPr="007C437A">
          <w:t xml:space="preserve"> systems</w:t>
        </w:r>
      </w:ins>
      <w:ins w:id="6390" w:author="Arthur Parmentier" w:date="2020-05-19T16:04:00Z">
        <w:r w:rsidRPr="007C437A">
          <w:t xml:space="preserve"> can capture depth</w:t>
        </w:r>
        <w:r w:rsidR="005E2970" w:rsidRPr="007C437A">
          <w:t xml:space="preserve"> </w:t>
        </w:r>
      </w:ins>
      <w:ins w:id="6391" w:author="Arthur Parmentier" w:date="2020-05-19T16:05:00Z">
        <w:r w:rsidR="005E2970" w:rsidRPr="007C437A">
          <w:t>but have many other shortcomings in terms of performance, user experience and portability</w:t>
        </w:r>
      </w:ins>
    </w:p>
    <w:p w:rsidR="005E2970" w:rsidRPr="007C437A" w:rsidRDefault="005E2970" w:rsidP="00A00963">
      <w:pPr>
        <w:pStyle w:val="Paragraphedeliste"/>
        <w:numPr>
          <w:ilvl w:val="0"/>
          <w:numId w:val="26"/>
        </w:numPr>
        <w:rPr>
          <w:ins w:id="6392" w:author="Arthur Parmentier" w:date="2020-05-19T16:09:00Z"/>
        </w:rPr>
      </w:pPr>
      <w:ins w:id="6393" w:author="Arthur Parmentier" w:date="2020-05-19T16:07:00Z">
        <w:r w:rsidRPr="007C437A">
          <w:lastRenderedPageBreak/>
          <w:t xml:space="preserve">Motion capture suits </w:t>
        </w:r>
      </w:ins>
      <w:ins w:id="6394" w:author="Arthur Parmentier" w:date="2020-05-23T09:50:00Z">
        <w:r w:rsidR="00C52DE9" w:rsidRPr="007C437A">
          <w:t xml:space="preserve">(for instance, IR </w:t>
        </w:r>
      </w:ins>
      <w:ins w:id="6395" w:author="Arthur Parmentier" w:date="2020-06-03T17:57:00Z">
        <w:r w:rsidR="004020A1" w:rsidRPr="007C437A">
          <w:t>marker-based</w:t>
        </w:r>
      </w:ins>
      <w:ins w:id="6396" w:author="Arthur Parmentier" w:date="2020-05-23T09:50:00Z">
        <w:r w:rsidR="00C52DE9" w:rsidRPr="007C437A">
          <w:t xml:space="preserve"> suits) </w:t>
        </w:r>
      </w:ins>
      <w:ins w:id="6397" w:author="Arthur Parmentier" w:date="2020-05-19T16:07:00Z">
        <w:r w:rsidRPr="007C437A">
          <w:t xml:space="preserve">are usually the most accurate and performant devices but their costs and </w:t>
        </w:r>
      </w:ins>
      <w:proofErr w:type="spellStart"/>
      <w:ins w:id="6398" w:author="Arthur Parmentier" w:date="2020-05-19T16:08:00Z">
        <w:r w:rsidRPr="007C437A">
          <w:t>and</w:t>
        </w:r>
        <w:proofErr w:type="spellEnd"/>
        <w:r w:rsidRPr="007C437A">
          <w:t xml:space="preserve"> specificities make them unattractive for sharing the tool to the SP community</w:t>
        </w:r>
      </w:ins>
    </w:p>
    <w:p w:rsidR="005E2970" w:rsidRPr="007C437A" w:rsidRDefault="005E2970" w:rsidP="00A00963">
      <w:pPr>
        <w:pStyle w:val="Paragraphedeliste"/>
        <w:numPr>
          <w:ilvl w:val="0"/>
          <w:numId w:val="26"/>
        </w:numPr>
        <w:rPr>
          <w:ins w:id="6399" w:author="Arthur Parmentier" w:date="2020-05-19T19:58:00Z"/>
        </w:rPr>
      </w:pPr>
      <w:proofErr w:type="spellStart"/>
      <w:ins w:id="6400" w:author="Arthur Parmentier" w:date="2020-05-19T16:10:00Z">
        <w:r w:rsidRPr="007C437A">
          <w:t>OpenPose</w:t>
        </w:r>
        <w:proofErr w:type="spellEnd"/>
        <w:r w:rsidRPr="007C437A">
          <w:rPr>
            <w:rStyle w:val="Appelnotedebasdep"/>
          </w:rPr>
          <w:footnoteReference w:id="39"/>
        </w:r>
      </w:ins>
      <w:ins w:id="6402" w:author="Arthur Parmentier" w:date="2020-05-19T16:14:00Z">
        <w:r w:rsidR="00A516F0" w:rsidRPr="007C437A">
          <w:t xml:space="preserve"> </w:t>
        </w:r>
      </w:ins>
      <w:ins w:id="6403" w:author="Arthur Parmentier" w:date="2020-05-19T16:15:00Z">
        <w:r w:rsidR="00A516F0" w:rsidRPr="007C437A">
          <w:t xml:space="preserve">is the main realistic alternative to </w:t>
        </w:r>
        <w:proofErr w:type="spellStart"/>
        <w:r w:rsidR="00A516F0" w:rsidRPr="007C437A">
          <w:t>Po</w:t>
        </w:r>
      </w:ins>
      <w:ins w:id="6404" w:author="Arthur Parmentier" w:date="2020-05-19T16:16:00Z">
        <w:r w:rsidR="00A516F0" w:rsidRPr="007C437A">
          <w:t>seNet</w:t>
        </w:r>
        <w:proofErr w:type="spellEnd"/>
        <w:r w:rsidR="00A516F0" w:rsidRPr="007C437A">
          <w:t xml:space="preserve"> at this moment</w:t>
        </w:r>
      </w:ins>
      <w:ins w:id="6405" w:author="Arthur Parmentier" w:date="2020-05-19T19:48:00Z">
        <w:r w:rsidR="009A7725" w:rsidRPr="007C437A">
          <w:t xml:space="preserve">; it supports 3D triangulation from multiple view (like two cameras orthogonal to the soundpainter) </w:t>
        </w:r>
      </w:ins>
      <w:ins w:id="6406" w:author="Arthur Parmentier" w:date="2020-05-19T16:16:00Z">
        <w:r w:rsidR="00A516F0" w:rsidRPr="007C437A">
          <w:t>but could not be ported to Max without much hassle</w:t>
        </w:r>
        <w:r w:rsidR="00A516F0" w:rsidRPr="007C437A">
          <w:rPr>
            <w:rStyle w:val="Appelnotedebasdep"/>
          </w:rPr>
          <w:footnoteReference w:id="40"/>
        </w:r>
      </w:ins>
    </w:p>
    <w:p w:rsidR="009A7725" w:rsidRPr="007C437A" w:rsidRDefault="009A7725">
      <w:pPr>
        <w:pStyle w:val="Paragraphedeliste"/>
        <w:numPr>
          <w:ilvl w:val="0"/>
          <w:numId w:val="26"/>
        </w:numPr>
        <w:rPr>
          <w:ins w:id="6436" w:author="Arthur Parmentier" w:date="2020-05-19T15:50:00Z"/>
        </w:rPr>
        <w:pPrChange w:id="6437" w:author="Arthur Parmentier" w:date="2020-05-19T16:04:00Z">
          <w:pPr/>
        </w:pPrChange>
      </w:pPr>
      <w:ins w:id="6438" w:author="Arthur Parmentier" w:date="2020-05-19T19:58:00Z">
        <w:r w:rsidRPr="007C437A">
          <w:t xml:space="preserve">Some </w:t>
        </w:r>
      </w:ins>
      <w:ins w:id="6439" w:author="Arthur Parmentier" w:date="2020-05-19T19:59:00Z">
        <w:r w:rsidRPr="007C437A">
          <w:t xml:space="preserve">learnable triangulation </w:t>
        </w:r>
        <w:r w:rsidR="00F707EB" w:rsidRPr="007C437A">
          <w:t>methods are being developed recently</w:t>
        </w:r>
        <w:r w:rsidR="00F707EB" w:rsidRPr="007C437A">
          <w:rPr>
            <w:rStyle w:val="Appelnotedebasdep"/>
          </w:rPr>
          <w:footnoteReference w:id="41"/>
        </w:r>
        <w:r w:rsidR="00F707EB" w:rsidRPr="007C437A">
          <w:t xml:space="preserve"> </w:t>
        </w:r>
      </w:ins>
      <w:ins w:id="6443" w:author="Arthur Parmentier" w:date="2020-05-19T20:02:00Z">
        <w:r w:rsidR="00D6200D" w:rsidRPr="007C437A">
          <w:t>yet</w:t>
        </w:r>
      </w:ins>
      <w:ins w:id="6444" w:author="Arthur Parmentier" w:date="2020-05-19T19:59:00Z">
        <w:r w:rsidR="00F707EB" w:rsidRPr="007C437A">
          <w:t xml:space="preserve"> far from portable to my project</w:t>
        </w:r>
      </w:ins>
    </w:p>
    <w:p w:rsidR="00D6200D" w:rsidRPr="007C437A" w:rsidRDefault="00D6200D" w:rsidP="00D6200D">
      <w:pPr>
        <w:rPr>
          <w:ins w:id="6445" w:author="Arthur Parmentier" w:date="2020-05-19T22:45:00Z"/>
        </w:rPr>
      </w:pPr>
      <w:proofErr w:type="spellStart"/>
      <w:ins w:id="6446" w:author="Arthur Parmentier" w:date="2020-05-19T20:01:00Z">
        <w:r w:rsidRPr="007C437A">
          <w:t>PoseNet</w:t>
        </w:r>
        <w:proofErr w:type="spellEnd"/>
        <w:r w:rsidRPr="007C437A">
          <w:t xml:space="preserve"> appears like the best compromise</w:t>
        </w:r>
      </w:ins>
      <w:ins w:id="6447" w:author="Arthur Parmentier" w:date="2020-05-19T20:03:00Z">
        <w:r w:rsidRPr="007C437A">
          <w:t xml:space="preserve"> for th</w:t>
        </w:r>
      </w:ins>
      <w:ins w:id="6448" w:author="Arthur Parmentier" w:date="2020-05-19T22:49:00Z">
        <w:r w:rsidR="008706E0" w:rsidRPr="007C437A">
          <w:t>is particular</w:t>
        </w:r>
      </w:ins>
      <w:ins w:id="6449" w:author="Arthur Parmentier" w:date="2020-05-19T20:03:00Z">
        <w:r w:rsidRPr="007C437A">
          <w:t xml:space="preserve"> use case</w:t>
        </w:r>
      </w:ins>
      <w:ins w:id="6450" w:author="Arthur Parmentier" w:date="2020-05-19T22:50:00Z">
        <w:r w:rsidR="008706E0" w:rsidRPr="007C437A">
          <w:t>, its goals and under the constraints</w:t>
        </w:r>
      </w:ins>
      <w:ins w:id="6451" w:author="Arthur Parmentier" w:date="2020-05-19T20:03:00Z">
        <w:r w:rsidRPr="007C437A">
          <w:t xml:space="preserve"> of this project.</w:t>
        </w:r>
      </w:ins>
      <w:ins w:id="6452" w:author="Arthur Parmentier" w:date="2020-05-19T21:52:00Z">
        <w:r w:rsidR="00F45509" w:rsidRPr="007C437A">
          <w:br/>
        </w:r>
      </w:ins>
      <w:ins w:id="6453" w:author="Arthur Parmentier" w:date="2020-05-19T20:04:00Z">
        <w:r w:rsidRPr="007C437A">
          <w:t xml:space="preserve">In </w:t>
        </w:r>
      </w:ins>
      <w:ins w:id="6454" w:author="Arthur Parmentier" w:date="2020-05-19T21:53:00Z">
        <w:r w:rsidR="00F45509" w:rsidRPr="007C437A">
          <w:t>theory</w:t>
        </w:r>
      </w:ins>
      <w:ins w:id="6455" w:author="Arthur Parmentier" w:date="2020-05-19T20:04:00Z">
        <w:r w:rsidRPr="007C437A">
          <w:t>, it would be sufficient to add a simple external hardware of software mechanism to know whether the soundpainter has “</w:t>
        </w:r>
      </w:ins>
      <w:ins w:id="6456" w:author="Arthur Parmentier" w:date="2020-05-19T20:05:00Z">
        <w:r w:rsidRPr="007C437A">
          <w:t>entered the box” or not to remove the greatest part of the problem</w:t>
        </w:r>
      </w:ins>
      <w:ins w:id="6457" w:author="Arthur Parmentier" w:date="2020-05-19T22:47:00Z">
        <w:r w:rsidR="00B832E8" w:rsidRPr="007C437A">
          <w:t>. One could for instance t</w:t>
        </w:r>
      </w:ins>
      <w:ins w:id="6458" w:author="Arthur Parmentier" w:date="2020-05-19T22:48:00Z">
        <w:r w:rsidR="00B832E8" w:rsidRPr="007C437A">
          <w:t xml:space="preserve">hink of using a numeric carpet of a simple tracker of relative feet </w:t>
        </w:r>
        <w:r w:rsidR="007B3735" w:rsidRPr="007C437A">
          <w:t>d</w:t>
        </w:r>
      </w:ins>
      <w:ins w:id="6459" w:author="Arthur Parmentier" w:date="2020-05-19T22:49:00Z">
        <w:r w:rsidR="007B3735" w:rsidRPr="007C437A">
          <w:t>istance on the z axis</w:t>
        </w:r>
      </w:ins>
      <w:ins w:id="6460" w:author="Arthur Parmentier" w:date="2020-05-19T22:48:00Z">
        <w:r w:rsidR="00B832E8" w:rsidRPr="007C437A">
          <w:t xml:space="preserve"> to achieve this.</w:t>
        </w:r>
      </w:ins>
      <w:ins w:id="6461" w:author="Arthur Parmentier" w:date="2020-05-19T21:52:00Z">
        <w:r w:rsidR="00F45509" w:rsidRPr="007C437A">
          <w:br/>
        </w:r>
      </w:ins>
      <w:ins w:id="6462" w:author="Arthur Parmentier" w:date="2020-05-19T21:53:00Z">
        <w:r w:rsidR="00F45509" w:rsidRPr="007C437A">
          <w:t xml:space="preserve">In fact, </w:t>
        </w:r>
      </w:ins>
      <w:ins w:id="6463" w:author="Arthur Parmentier" w:date="2020-05-19T21:54:00Z">
        <w:r w:rsidR="00F45509" w:rsidRPr="007C437A">
          <w:t xml:space="preserve">I chose to work primarily on the default mode as my use case. In this mode, </w:t>
        </w:r>
      </w:ins>
      <w:ins w:id="6464" w:author="Arthur Parmentier" w:date="2020-05-19T21:56:00Z">
        <w:r w:rsidR="00F45509" w:rsidRPr="007C437A">
          <w:t>the</w:t>
        </w:r>
      </w:ins>
      <w:ins w:id="6465" w:author="Arthur Parmentier" w:date="2020-05-19T21:57:00Z">
        <w:r w:rsidR="00F45509" w:rsidRPr="007C437A">
          <w:t xml:space="preserve"> practical</w:t>
        </w:r>
      </w:ins>
      <w:ins w:id="6466" w:author="Arthur Parmentier" w:date="2020-05-19T21:56:00Z">
        <w:r w:rsidR="00F45509" w:rsidRPr="007C437A">
          <w:t xml:space="preserve"> use of the “go gesture</w:t>
        </w:r>
      </w:ins>
      <w:ins w:id="6467" w:author="Arthur Parmentier" w:date="2020-05-19T21:57:00Z">
        <w:r w:rsidR="00F45509" w:rsidRPr="007C437A">
          <w:t>”</w:t>
        </w:r>
      </w:ins>
      <w:ins w:id="6468" w:author="Arthur Parmentier" w:date="2020-05-19T22:20:00Z">
        <w:r w:rsidR="000B345C" w:rsidRPr="007C437A">
          <w:t xml:space="preserve"> “play”</w:t>
        </w:r>
      </w:ins>
      <w:ins w:id="6469" w:author="Arthur Parmentier" w:date="2020-05-19T21:57:00Z">
        <w:r w:rsidR="00F45509" w:rsidRPr="007C437A">
          <w:t xml:space="preserve"> is always associated with “entering the box”</w:t>
        </w:r>
      </w:ins>
      <w:ins w:id="6470" w:author="Arthur Parmentier" w:date="2020-06-10T19:54:00Z">
        <w:r w:rsidR="00BE235B" w:rsidRPr="007C437A">
          <w:t xml:space="preserve"> </w:t>
        </w:r>
      </w:ins>
      <w:ins w:id="6471" w:author="Arthur Parmentier" w:date="2020-05-19T22:20:00Z">
        <w:r w:rsidR="00FE27EB" w:rsidRPr="007C437A">
          <w:t>while even if the use of other “go gestures” such as “</w:t>
        </w:r>
      </w:ins>
      <w:ins w:id="6472" w:author="Arthur Parmentier" w:date="2020-05-19T22:22:00Z">
        <w:r w:rsidR="00FE27EB" w:rsidRPr="007C437A">
          <w:t>S</w:t>
        </w:r>
      </w:ins>
      <w:ins w:id="6473" w:author="Arthur Parmentier" w:date="2020-05-19T22:20:00Z">
        <w:r w:rsidR="00FE27EB" w:rsidRPr="007C437A">
          <w:t>lowly enter” is not</w:t>
        </w:r>
      </w:ins>
      <w:ins w:id="6474" w:author="Arthur Parmentier" w:date="2020-05-19T22:21:00Z">
        <w:r w:rsidR="00FE27EB" w:rsidRPr="007C437A">
          <w:t xml:space="preserve"> always </w:t>
        </w:r>
      </w:ins>
      <w:ins w:id="6475" w:author="Arthur Parmentier" w:date="2020-05-19T22:20:00Z">
        <w:r w:rsidR="00FE27EB" w:rsidRPr="007C437A">
          <w:t>with “entering the box”</w:t>
        </w:r>
      </w:ins>
      <w:ins w:id="6476" w:author="Arthur Parmentier" w:date="2020-05-19T22:21:00Z">
        <w:r w:rsidR="00FE27EB" w:rsidRPr="007C437A">
          <w:t xml:space="preserve">, a simplified version of the grammar can </w:t>
        </w:r>
      </w:ins>
      <w:ins w:id="6477" w:author="Arthur Parmentier" w:date="2020-05-19T22:22:00Z">
        <w:r w:rsidR="00FE27EB" w:rsidRPr="007C437A">
          <w:t>easily assume that “entering the box” is always performed with “go gestures”</w:t>
        </w:r>
        <w:r w:rsidR="000459FB" w:rsidRPr="007C437A">
          <w:t xml:space="preserve">, without </w:t>
        </w:r>
      </w:ins>
      <w:ins w:id="6478" w:author="Arthur Parmentier" w:date="2020-05-19T22:23:00Z">
        <w:r w:rsidR="000459FB" w:rsidRPr="007C437A">
          <w:t>removing much of the SP performativity</w:t>
        </w:r>
        <w:r w:rsidR="0015034E" w:rsidRPr="007C437A">
          <w:t xml:space="preserve"> in </w:t>
        </w:r>
        <w:r w:rsidR="007C1D12" w:rsidRPr="007C437A">
          <w:t>this</w:t>
        </w:r>
        <w:r w:rsidR="0015034E" w:rsidRPr="007C437A">
          <w:t xml:space="preserve"> mode.</w:t>
        </w:r>
      </w:ins>
    </w:p>
    <w:p w:rsidR="00337510" w:rsidRPr="007C437A" w:rsidRDefault="00B832E8">
      <w:pPr>
        <w:rPr>
          <w:ins w:id="6479" w:author="Arthur Parmentier" w:date="2020-05-20T11:27:00Z"/>
        </w:rPr>
      </w:pPr>
      <w:ins w:id="6480" w:author="Arthur Parmentier" w:date="2020-05-19T22:45:00Z">
        <w:r w:rsidRPr="007C437A">
          <w:t>With this</w:t>
        </w:r>
      </w:ins>
      <w:ins w:id="6481" w:author="Arthur Parmentier" w:date="2020-05-19T22:46:00Z">
        <w:r w:rsidRPr="007C437A">
          <w:t xml:space="preserve"> </w:t>
        </w:r>
      </w:ins>
      <w:ins w:id="6482" w:author="Arthur Parmentier" w:date="2020-05-19T22:45:00Z">
        <w:r w:rsidRPr="007C437A">
          <w:t>simplification in m</w:t>
        </w:r>
      </w:ins>
      <w:ins w:id="6483" w:author="Arthur Parmentier" w:date="2020-05-19T22:46:00Z">
        <w:r w:rsidRPr="007C437A">
          <w:t xml:space="preserve">ind, a 2D tracking </w:t>
        </w:r>
      </w:ins>
      <w:ins w:id="6484" w:author="Arthur Parmentier" w:date="2020-05-19T22:47:00Z">
        <w:r w:rsidRPr="007C437A">
          <w:t xml:space="preserve">of the full body </w:t>
        </w:r>
      </w:ins>
      <w:ins w:id="6485" w:author="Arthur Parmentier" w:date="2020-05-19T22:46:00Z">
        <w:r w:rsidRPr="007C437A">
          <w:t xml:space="preserve">is </w:t>
        </w:r>
      </w:ins>
      <w:ins w:id="6486" w:author="Arthur Parmentier" w:date="2020-05-19T22:53:00Z">
        <w:r w:rsidR="00BF2076" w:rsidRPr="007C437A">
          <w:t>enough</w:t>
        </w:r>
      </w:ins>
      <w:ins w:id="6487" w:author="Arthur Parmentier" w:date="2020-05-19T22:47:00Z">
        <w:r w:rsidRPr="007C437A">
          <w:t xml:space="preserve"> </w:t>
        </w:r>
      </w:ins>
      <w:ins w:id="6488" w:author="Arthur Parmentier" w:date="2020-05-19T22:53:00Z">
        <w:r w:rsidR="00BF2076" w:rsidRPr="007C437A">
          <w:t xml:space="preserve">to cover the </w:t>
        </w:r>
      </w:ins>
      <w:ins w:id="6489" w:author="Arthur Parmentier" w:date="2020-05-19T22:54:00Z">
        <w:r w:rsidR="00BF2076" w:rsidRPr="007C437A">
          <w:t>default mode.</w:t>
        </w:r>
      </w:ins>
      <w:ins w:id="6490" w:author="Arthur Parmentier" w:date="2020-05-19T22:57:00Z">
        <w:r w:rsidR="00BF2076" w:rsidRPr="007C437A">
          <w:t xml:space="preserve"> But what about</w:t>
        </w:r>
      </w:ins>
      <w:ins w:id="6491" w:author="Arthur Parmentier" w:date="2020-05-19T22:58:00Z">
        <w:r w:rsidR="00BF2076" w:rsidRPr="007C437A">
          <w:t xml:space="preserve"> over modes, that also make use of the “box” in a different way?</w:t>
        </w:r>
        <w:r w:rsidR="00BF2076" w:rsidRPr="007C437A">
          <w:br/>
        </w:r>
      </w:ins>
      <w:ins w:id="6492" w:author="Arthur Parmentier" w:date="2020-05-19T22:59:00Z">
        <w:r w:rsidR="00BF2076" w:rsidRPr="007C437A">
          <w:t>Interestingly, most other SP modes that I am aware of</w:t>
        </w:r>
      </w:ins>
      <w:ins w:id="6493" w:author="Arthur Parmentier" w:date="2020-05-19T23:01:00Z">
        <w:r w:rsidR="00BF2076" w:rsidRPr="007C437A">
          <w:t xml:space="preserve"> are using immediate requests rather than structured requests</w:t>
        </w:r>
      </w:ins>
      <w:ins w:id="6494" w:author="Arthur Parmentier" w:date="2020-05-20T11:19:00Z">
        <w:r w:rsidR="00C907A8" w:rsidRPr="007C437A">
          <w:t>, and the soundpainter is always standing in the “box”</w:t>
        </w:r>
      </w:ins>
      <w:ins w:id="6495" w:author="Arthur Parmentier" w:date="2020-05-20T11:20:00Z">
        <w:r w:rsidR="00C907A8" w:rsidRPr="007C437A">
          <w:t xml:space="preserve"> when using these modes</w:t>
        </w:r>
      </w:ins>
      <w:ins w:id="6496" w:author="Arthur Parmentier" w:date="2020-05-19T23:02:00Z">
        <w:r w:rsidR="00BF2076" w:rsidRPr="007C437A">
          <w:t>.</w:t>
        </w:r>
        <w:r w:rsidR="00F24850" w:rsidRPr="007C437A">
          <w:t xml:space="preserve"> In other words, </w:t>
        </w:r>
      </w:ins>
      <w:ins w:id="6497" w:author="Arthur Parmentier" w:date="2020-05-19T23:03:00Z">
        <w:r w:rsidR="00F24850" w:rsidRPr="007C437A">
          <w:t>signing “outside the box”</w:t>
        </w:r>
      </w:ins>
      <w:ins w:id="6498" w:author="Arthur Parmentier" w:date="2020-05-20T11:21:00Z">
        <w:r w:rsidR="00C907A8" w:rsidRPr="007C437A">
          <w:t>, not in real-time</w:t>
        </w:r>
      </w:ins>
      <w:ins w:id="6499" w:author="Arthur Parmentier" w:date="2020-05-20T11:22:00Z">
        <w:r w:rsidR="00C907A8" w:rsidRPr="007C437A">
          <w:t>, to make</w:t>
        </w:r>
      </w:ins>
      <w:ins w:id="6500" w:author="Arthur Parmentier" w:date="2020-05-19T23:03:00Z">
        <w:r w:rsidR="00F24850" w:rsidRPr="007C437A">
          <w:t xml:space="preserve"> </w:t>
        </w:r>
      </w:ins>
      <w:ins w:id="6501" w:author="Arthur Parmentier" w:date="2020-05-20T11:22:00Z">
        <w:r w:rsidR="00C907A8" w:rsidRPr="007C437A">
          <w:t xml:space="preserve">structured requests </w:t>
        </w:r>
      </w:ins>
      <w:ins w:id="6502" w:author="Arthur Parmentier" w:date="2020-05-20T11:23:00Z">
        <w:r w:rsidR="00C907A8" w:rsidRPr="007C437A">
          <w:t>is particular to the default mode</w:t>
        </w:r>
      </w:ins>
      <w:ins w:id="6503" w:author="Arthur Parmentier" w:date="2020-05-19T23:03:00Z">
        <w:r w:rsidR="00F24850" w:rsidRPr="007C437A">
          <w:t>.</w:t>
        </w:r>
      </w:ins>
      <w:ins w:id="6504" w:author="Arthur Parmentier" w:date="2020-05-19T23:04:00Z">
        <w:r w:rsidR="00F24850" w:rsidRPr="007C437A">
          <w:rPr>
            <w:rStyle w:val="Appelnotedebasdep"/>
          </w:rPr>
          <w:footnoteReference w:id="42"/>
        </w:r>
      </w:ins>
      <w:ins w:id="6521" w:author="Arthur Parmentier" w:date="2020-05-19T23:08:00Z">
        <w:r w:rsidR="00833F14" w:rsidRPr="007C437A">
          <w:t xml:space="preserve"> By entering</w:t>
        </w:r>
      </w:ins>
      <w:ins w:id="6522" w:author="Arthur Parmentier" w:date="2020-05-19T23:09:00Z">
        <w:r w:rsidR="00833F14" w:rsidRPr="007C437A">
          <w:t xml:space="preserve"> or exiting</w:t>
        </w:r>
      </w:ins>
      <w:ins w:id="6523" w:author="Arthur Parmentier" w:date="2020-05-19T23:08:00Z">
        <w:r w:rsidR="00833F14" w:rsidRPr="007C437A">
          <w:t xml:space="preserve"> </w:t>
        </w:r>
      </w:ins>
      <w:ins w:id="6524" w:author="Arthur Parmentier" w:date="2020-05-19T23:09:00Z">
        <w:r w:rsidR="00833F14" w:rsidRPr="007C437A">
          <w:t>other</w:t>
        </w:r>
      </w:ins>
      <w:ins w:id="6525" w:author="Arthur Parmentier" w:date="2020-05-19T23:08:00Z">
        <w:r w:rsidR="00833F14" w:rsidRPr="007C437A">
          <w:t xml:space="preserve"> mode</w:t>
        </w:r>
      </w:ins>
      <w:ins w:id="6526" w:author="Arthur Parmentier" w:date="2020-05-19T23:09:00Z">
        <w:r w:rsidR="00833F14" w:rsidRPr="007C437A">
          <w:t>s</w:t>
        </w:r>
      </w:ins>
      <w:ins w:id="6527" w:author="Arthur Parmentier" w:date="2020-05-19T23:08:00Z">
        <w:r w:rsidR="00833F14" w:rsidRPr="007C437A">
          <w:t xml:space="preserve"> (marked with </w:t>
        </w:r>
      </w:ins>
      <w:ins w:id="6528" w:author="Arthur Parmentier" w:date="2020-05-19T23:09:00Z">
        <w:r w:rsidR="00833F14" w:rsidRPr="007C437A">
          <w:t>their</w:t>
        </w:r>
      </w:ins>
      <w:ins w:id="6529" w:author="Arthur Parmentier" w:date="2020-05-19T23:08:00Z">
        <w:r w:rsidR="00833F14" w:rsidRPr="007C437A">
          <w:t xml:space="preserve"> “enter</w:t>
        </w:r>
      </w:ins>
      <w:ins w:id="6530" w:author="Arthur Parmentier" w:date="2020-05-19T23:09:00Z">
        <w:r w:rsidR="00833F14" w:rsidRPr="007C437A">
          <w:t xml:space="preserve">” and “exit” signs), the program should be able </w:t>
        </w:r>
      </w:ins>
      <w:ins w:id="6531" w:author="Arthur Parmentier" w:date="2020-05-19T23:10:00Z">
        <w:r w:rsidR="00833F14" w:rsidRPr="007C437A">
          <w:t>to know whether requests must be considered immediate requests</w:t>
        </w:r>
      </w:ins>
      <w:ins w:id="6532" w:author="Arthur Parmentier" w:date="2020-05-19T23:11:00Z">
        <w:r w:rsidR="00833F14" w:rsidRPr="007C437A">
          <w:t xml:space="preserve"> </w:t>
        </w:r>
      </w:ins>
      <w:ins w:id="6533" w:author="Arthur Parmentier" w:date="2020-05-19T23:10:00Z">
        <w:r w:rsidR="00833F14" w:rsidRPr="007C437A">
          <w:t>or structured, delayed ones</w:t>
        </w:r>
      </w:ins>
      <w:ins w:id="6534" w:author="Arthur Parmentier" w:date="2020-05-19T23:11:00Z">
        <w:r w:rsidR="00833F14" w:rsidRPr="007C437A">
          <w:rPr>
            <w:rStyle w:val="Appelnotedebasdep"/>
          </w:rPr>
          <w:footnoteReference w:id="43"/>
        </w:r>
      </w:ins>
      <w:ins w:id="6549" w:author="Arthur Parmentier" w:date="2020-05-20T11:25:00Z">
        <w:r w:rsidR="00337510" w:rsidRPr="007C437A">
          <w:t>.</w:t>
        </w:r>
      </w:ins>
    </w:p>
    <w:p w:rsidR="00337510" w:rsidRPr="007C437A" w:rsidRDefault="00337510">
      <w:pPr>
        <w:rPr>
          <w:ins w:id="6550" w:author="Arthur Parmentier" w:date="2020-05-20T11:39:00Z"/>
        </w:rPr>
      </w:pPr>
      <w:ins w:id="6551" w:author="Arthur Parmentier" w:date="2020-05-20T11:27:00Z">
        <w:r w:rsidRPr="007C437A">
          <w:lastRenderedPageBreak/>
          <w:t xml:space="preserve">In conclusion, </w:t>
        </w:r>
      </w:ins>
      <w:ins w:id="6552" w:author="Arthur Parmentier" w:date="2020-05-20T11:40:00Z">
        <w:r w:rsidR="00B307BE" w:rsidRPr="007C437A">
          <w:t xml:space="preserve">although more expensive or complex systems would allow for full 3D tracking of the body, </w:t>
        </w:r>
      </w:ins>
      <w:proofErr w:type="spellStart"/>
      <w:ins w:id="6553" w:author="Arthur Parmentier" w:date="2020-05-20T11:27:00Z">
        <w:r w:rsidRPr="007C437A">
          <w:t>PoseNet</w:t>
        </w:r>
      </w:ins>
      <w:proofErr w:type="spellEnd"/>
      <w:ins w:id="6554" w:author="Arthur Parmentier" w:date="2020-05-20T11:29:00Z">
        <w:r w:rsidR="000506E4" w:rsidRPr="007C437A">
          <w:t xml:space="preserve"> </w:t>
        </w:r>
      </w:ins>
      <w:ins w:id="6555" w:author="Arthur Parmentier" w:date="2020-05-20T11:30:00Z">
        <w:r w:rsidR="000506E4" w:rsidRPr="007C437A">
          <w:t xml:space="preserve">is suitable for </w:t>
        </w:r>
      </w:ins>
      <w:ins w:id="6556" w:author="Arthur Parmentier" w:date="2020-05-20T11:31:00Z">
        <w:r w:rsidR="000506E4" w:rsidRPr="007C437A">
          <w:t xml:space="preserve">building most features at the </w:t>
        </w:r>
      </w:ins>
      <w:ins w:id="6557" w:author="Arthur Parmentier" w:date="2020-05-23T09:56:00Z">
        <w:r w:rsidR="00AB2243" w:rsidRPr="007C437A">
          <w:t xml:space="preserve">full </w:t>
        </w:r>
      </w:ins>
      <w:ins w:id="6558" w:author="Arthur Parmentier" w:date="2020-05-20T11:31:00Z">
        <w:r w:rsidR="000506E4" w:rsidRPr="007C437A">
          <w:t>body scale relevant to SP</w:t>
        </w:r>
      </w:ins>
      <w:ins w:id="6559" w:author="Arthur Parmentier" w:date="2020-05-20T11:40:00Z">
        <w:r w:rsidR="00B21279" w:rsidRPr="007C437A">
          <w:t xml:space="preserve"> and is the most adapted technology in the frame of this project</w:t>
        </w:r>
      </w:ins>
      <w:ins w:id="6560" w:author="Arthur Parmentier" w:date="2020-05-20T11:31:00Z">
        <w:r w:rsidR="000506E4" w:rsidRPr="007C437A">
          <w:t>.</w:t>
        </w:r>
      </w:ins>
      <w:ins w:id="6561" w:author="Arthur Parmentier" w:date="2020-05-20T11:41:00Z">
        <w:r w:rsidR="00B21279" w:rsidRPr="007C437A">
          <w:br/>
        </w:r>
      </w:ins>
      <w:ins w:id="6562" w:author="Arthur Parmentier" w:date="2020-05-20T11:33:00Z">
        <w:r w:rsidR="000506E4" w:rsidRPr="007C437A">
          <w:t>From the observation of correlations between missing depth features and known signs/features, we are able</w:t>
        </w:r>
      </w:ins>
      <w:ins w:id="6563" w:author="Arthur Parmentier" w:date="2020-05-20T11:34:00Z">
        <w:r w:rsidR="000506E4" w:rsidRPr="007C437A">
          <w:t xml:space="preserve"> to make a small simplification of the SP grammar by assuming that </w:t>
        </w:r>
      </w:ins>
      <w:ins w:id="6564" w:author="Arthur Parmentier" w:date="2020-05-20T11:35:00Z">
        <w:r w:rsidR="000506E4" w:rsidRPr="007C437A">
          <w:t xml:space="preserve">the requests must </w:t>
        </w:r>
      </w:ins>
      <w:ins w:id="6565" w:author="Arthur Parmentier" w:date="2020-05-20T11:36:00Z">
        <w:r w:rsidR="000506E4" w:rsidRPr="007C437A">
          <w:t>be executed immediately when “go gestures” are used, and that in every mode but the default one, the requests are immediate.</w:t>
        </w:r>
      </w:ins>
      <w:ins w:id="6566" w:author="Arthur Parmentier" w:date="2020-05-20T11:37:00Z">
        <w:r w:rsidR="000506E4" w:rsidRPr="007C437A">
          <w:t xml:space="preserve"> Under these assumptions, </w:t>
        </w:r>
        <w:proofErr w:type="spellStart"/>
        <w:r w:rsidR="000506E4" w:rsidRPr="007C437A">
          <w:t>PoseNet</w:t>
        </w:r>
        <w:proofErr w:type="spellEnd"/>
        <w:r w:rsidR="000506E4" w:rsidRPr="007C437A">
          <w:t xml:space="preserve"> is sufficient to build all necessary features to </w:t>
        </w:r>
      </w:ins>
      <w:ins w:id="6567" w:author="Arthur Parmentier" w:date="2020-05-20T11:38:00Z">
        <w:r w:rsidR="000506E4" w:rsidRPr="007C437A">
          <w:t>recognize</w:t>
        </w:r>
      </w:ins>
      <w:ins w:id="6568" w:author="Arthur Parmentier" w:date="2020-05-20T11:37:00Z">
        <w:r w:rsidR="000506E4" w:rsidRPr="007C437A">
          <w:t xml:space="preserve"> SP signs at the body scale.</w:t>
        </w:r>
      </w:ins>
    </w:p>
    <w:p w:rsidR="00774F33" w:rsidRPr="007C437A" w:rsidRDefault="000340B7" w:rsidP="000340B7">
      <w:pPr>
        <w:pStyle w:val="Titre5"/>
        <w:rPr>
          <w:ins w:id="6569" w:author="Arthur Parmentier" w:date="2020-05-20T11:41:00Z"/>
        </w:rPr>
      </w:pPr>
      <w:ins w:id="6570" w:author="Arthur Parmentier" w:date="2020-05-20T11:41:00Z">
        <w:r w:rsidRPr="007C437A">
          <w:t>Building features</w:t>
        </w:r>
      </w:ins>
    </w:p>
    <w:p w:rsidR="003D367C" w:rsidRPr="007C437A" w:rsidRDefault="00F71238" w:rsidP="003D367C">
      <w:pPr>
        <w:rPr>
          <w:ins w:id="6571" w:author="Arthur Parmentier" w:date="2020-05-20T15:19:00Z"/>
        </w:rPr>
      </w:pPr>
      <w:ins w:id="6572" w:author="Arthur Parmentier" w:date="2020-05-20T15:19:00Z">
        <w:r w:rsidRPr="007C437A">
          <w:t>Meaningful features to feed the classifier with need to satisfy the following properties:</w:t>
        </w:r>
      </w:ins>
    </w:p>
    <w:p w:rsidR="00F71238" w:rsidRPr="007C437A" w:rsidRDefault="00D2561F" w:rsidP="00F71238">
      <w:pPr>
        <w:pStyle w:val="Paragraphedeliste"/>
        <w:numPr>
          <w:ilvl w:val="0"/>
          <w:numId w:val="30"/>
        </w:numPr>
        <w:rPr>
          <w:ins w:id="6573" w:author="Arthur Parmentier" w:date="2020-05-20T15:24:00Z"/>
        </w:rPr>
      </w:pPr>
      <w:ins w:id="6574" w:author="Arthur Parmentier" w:date="2020-05-20T15:30:00Z">
        <w:r w:rsidRPr="007C437A">
          <w:t>The set of features shou</w:t>
        </w:r>
      </w:ins>
      <w:ins w:id="6575" w:author="Arthur Parmentier" w:date="2020-05-20T15:31:00Z">
        <w:r w:rsidRPr="007C437A">
          <w:t xml:space="preserve">ld </w:t>
        </w:r>
      </w:ins>
      <w:ins w:id="6576" w:author="Arthur Parmentier" w:date="2020-05-20T19:02:00Z">
        <w:r w:rsidR="00830C1A" w:rsidRPr="007C437A">
          <w:t>reduce to the</w:t>
        </w:r>
      </w:ins>
      <w:ins w:id="6577" w:author="Arthur Parmentier" w:date="2020-05-20T15:31:00Z">
        <w:r w:rsidRPr="007C437A">
          <w:t xml:space="preserve"> lowest number of dimensions, while still being meaningful, </w:t>
        </w:r>
      </w:ins>
      <w:ins w:id="6578" w:author="Arthur Parmentier" w:date="2020-05-20T19:02:00Z">
        <w:r w:rsidR="00830C1A" w:rsidRPr="007C437A">
          <w:t xml:space="preserve">in order </w:t>
        </w:r>
      </w:ins>
      <w:ins w:id="6579" w:author="Arthur Parmentier" w:date="2020-05-20T15:31:00Z">
        <w:r w:rsidRPr="007C437A">
          <w:t xml:space="preserve">to avoid the </w:t>
        </w:r>
      </w:ins>
      <w:ins w:id="6580" w:author="Arthur Parmentier" w:date="2020-05-20T19:03:00Z">
        <w:r w:rsidR="00FE52CB" w:rsidRPr="007C437A">
          <w:t>so-called “</w:t>
        </w:r>
      </w:ins>
      <w:ins w:id="6581" w:author="Arthur Parmentier" w:date="2020-05-20T15:31:00Z">
        <w:r w:rsidRPr="007C437A">
          <w:t>curse of dimensionality</w:t>
        </w:r>
      </w:ins>
      <w:ins w:id="6582" w:author="Arthur Parmentier" w:date="2020-05-20T19:03:00Z">
        <w:r w:rsidR="00FE52CB" w:rsidRPr="007C437A">
          <w:t>” problem</w:t>
        </w:r>
      </w:ins>
      <w:ins w:id="6583" w:author="Arthur Parmentier" w:date="2020-05-20T15:31:00Z">
        <w:r w:rsidRPr="007C437A">
          <w:t xml:space="preserve">. </w:t>
        </w:r>
      </w:ins>
      <w:ins w:id="6584" w:author="Arthur Parmentier" w:date="2020-05-20T19:03:00Z">
        <w:r w:rsidR="003D04EE" w:rsidRPr="007C437A">
          <w:t>It</w:t>
        </w:r>
      </w:ins>
      <w:ins w:id="6585" w:author="Arthur Parmentier" w:date="2020-05-20T15:31:00Z">
        <w:r w:rsidRPr="007C437A">
          <w:t xml:space="preserve"> can for instance be solved with a principal</w:t>
        </w:r>
      </w:ins>
      <w:ins w:id="6586" w:author="Arthur Parmentier" w:date="2020-05-20T15:32:00Z">
        <w:r w:rsidRPr="007C437A">
          <w:t xml:space="preserve"> component </w:t>
        </w:r>
      </w:ins>
      <w:ins w:id="6587" w:author="Arthur Parmentier" w:date="2020-05-20T19:03:00Z">
        <w:r w:rsidR="0080466C" w:rsidRPr="007C437A">
          <w:t>analysis which in general provides the best set of features</w:t>
        </w:r>
      </w:ins>
      <w:ins w:id="6588" w:author="Arthur Parmentier" w:date="2020-05-20T19:04:00Z">
        <w:r w:rsidR="0080466C" w:rsidRPr="007C437A">
          <w:t xml:space="preserve"> to a given classification problem</w:t>
        </w:r>
      </w:ins>
      <w:ins w:id="6589" w:author="Arthur Parmentier" w:date="2020-05-20T19:03:00Z">
        <w:r w:rsidR="0080466C" w:rsidRPr="007C437A">
          <w:t>; h</w:t>
        </w:r>
      </w:ins>
      <w:ins w:id="6590" w:author="Arthur Parmentier" w:date="2020-05-20T15:33:00Z">
        <w:r w:rsidRPr="007C437A">
          <w:t>owever, in our case, we want the features to always remain interpretable to the user, so that we cannot afford such a transformation.</w:t>
        </w:r>
      </w:ins>
      <w:ins w:id="6591" w:author="Arthur Parmentier" w:date="2020-05-20T15:34:00Z">
        <w:r w:rsidRPr="007C437A">
          <w:t xml:space="preserve"> Instead, we should only keep the most significant joints in </w:t>
        </w:r>
        <w:proofErr w:type="spellStart"/>
        <w:r w:rsidRPr="007C437A">
          <w:t>PoseNet</w:t>
        </w:r>
        <w:proofErr w:type="spellEnd"/>
        <w:r w:rsidRPr="007C437A">
          <w:t xml:space="preserve"> outpu</w:t>
        </w:r>
      </w:ins>
      <w:ins w:id="6592" w:author="Arthur Parmentier" w:date="2020-05-20T15:35:00Z">
        <w:r w:rsidRPr="007C437A">
          <w:t xml:space="preserve">t such as the wrists or elbows positions, discarding less significant ones </w:t>
        </w:r>
      </w:ins>
      <w:ins w:id="6593" w:author="Arthur Parmentier" w:date="2020-05-20T15:36:00Z">
        <w:r w:rsidRPr="007C437A">
          <w:t xml:space="preserve">(for SP) </w:t>
        </w:r>
      </w:ins>
      <w:ins w:id="6594" w:author="Arthur Parmentier" w:date="2020-05-20T15:35:00Z">
        <w:r w:rsidRPr="007C437A">
          <w:t xml:space="preserve">such as the nose or hips. However, if the user wants to build its own set of signs that </w:t>
        </w:r>
      </w:ins>
      <w:ins w:id="6595" w:author="Arthur Parmentier" w:date="2020-05-20T15:36:00Z">
        <w:r w:rsidRPr="007C437A">
          <w:t xml:space="preserve">rely heavily on these body parts, he would have to use such features. </w:t>
        </w:r>
      </w:ins>
    </w:p>
    <w:p w:rsidR="00264F0D" w:rsidRPr="007C437A" w:rsidRDefault="005B458C" w:rsidP="00264F0D">
      <w:pPr>
        <w:pStyle w:val="Paragraphedeliste"/>
        <w:numPr>
          <w:ilvl w:val="0"/>
          <w:numId w:val="30"/>
        </w:numPr>
        <w:rPr>
          <w:ins w:id="6596" w:author="Arthur Parmentier" w:date="2020-05-20T19:10:00Z"/>
        </w:rPr>
      </w:pPr>
      <w:ins w:id="6597" w:author="Arthur Parmentier" w:date="2020-05-20T15:27:00Z">
        <w:r w:rsidRPr="007C437A">
          <w:t xml:space="preserve">The </w:t>
        </w:r>
      </w:ins>
      <w:ins w:id="6598" w:author="Arthur Parmentier" w:date="2020-05-20T15:38:00Z">
        <w:r w:rsidR="00D2561F" w:rsidRPr="007C437A">
          <w:t xml:space="preserve">features must be invariant to transformations that are not meaningful and do not correspond </w:t>
        </w:r>
      </w:ins>
      <w:ins w:id="6599" w:author="Arthur Parmentier" w:date="2020-05-20T15:39:00Z">
        <w:r w:rsidR="00D2561F" w:rsidRPr="007C437A">
          <w:t>to any sign. In particular, the features must be translation</w:t>
        </w:r>
        <w:r w:rsidR="001014E8" w:rsidRPr="007C437A">
          <w:t>-</w:t>
        </w:r>
      </w:ins>
      <w:ins w:id="6600" w:author="Arthur Parmentier" w:date="2020-05-20T15:40:00Z">
        <w:r w:rsidR="001014E8" w:rsidRPr="007C437A">
          <w:t xml:space="preserve"> &amp;</w:t>
        </w:r>
      </w:ins>
      <w:ins w:id="6601" w:author="Arthur Parmentier" w:date="2020-05-20T15:39:00Z">
        <w:r w:rsidR="00D2561F" w:rsidRPr="007C437A">
          <w:t xml:space="preserve"> rotation</w:t>
        </w:r>
      </w:ins>
      <w:ins w:id="6602" w:author="Arthur Parmentier" w:date="2020-05-20T15:40:00Z">
        <w:r w:rsidR="001014E8" w:rsidRPr="007C437A">
          <w:t>-invariants</w:t>
        </w:r>
      </w:ins>
      <w:ins w:id="6603" w:author="Arthur Parmentier" w:date="2020-05-20T19:07:00Z">
        <w:r w:rsidR="007012CB" w:rsidRPr="007C437A">
          <w:t xml:space="preserve"> and</w:t>
        </w:r>
      </w:ins>
      <w:ins w:id="6604" w:author="Arthur Parmentier" w:date="2020-05-20T15:40:00Z">
        <w:r w:rsidR="001014E8" w:rsidRPr="007C437A">
          <w:t xml:space="preserve"> independent of the dimensions of the body of the soundpainter.</w:t>
        </w:r>
        <w:r w:rsidR="001014E8" w:rsidRPr="007C437A">
          <w:br/>
          <w:t xml:space="preserve">In practice, this is achieved with </w:t>
        </w:r>
      </w:ins>
      <w:proofErr w:type="spellStart"/>
      <w:ins w:id="6605" w:author="Arthur Parmentier" w:date="2020-05-20T15:41:00Z">
        <w:r w:rsidR="001014E8" w:rsidRPr="007C437A">
          <w:t>PoseNet</w:t>
        </w:r>
        <w:proofErr w:type="spellEnd"/>
        <w:r w:rsidR="001014E8" w:rsidRPr="007C437A">
          <w:t xml:space="preserve"> by taking the </w:t>
        </w:r>
      </w:ins>
      <w:ins w:id="6606" w:author="Arthur Parmentier" w:date="2020-05-20T15:42:00Z">
        <w:r w:rsidR="001014E8" w:rsidRPr="007C437A">
          <w:t xml:space="preserve">X &amp; Y </w:t>
        </w:r>
      </w:ins>
      <w:ins w:id="6607" w:author="Arthur Parmentier" w:date="2020-05-20T15:41:00Z">
        <w:r w:rsidR="001014E8" w:rsidRPr="007C437A">
          <w:t xml:space="preserve">distance between </w:t>
        </w:r>
      </w:ins>
      <w:ins w:id="6608" w:author="Arthur Parmentier" w:date="2020-05-20T15:42:00Z">
        <w:r w:rsidR="001014E8" w:rsidRPr="007C437A">
          <w:t>each joint and the nose, which is considered a fixed point and then normalizing the X dimension with respect to the inter-shoulders dis</w:t>
        </w:r>
      </w:ins>
      <w:ins w:id="6609" w:author="Arthur Parmentier" w:date="2020-05-20T15:43:00Z">
        <w:r w:rsidR="001014E8" w:rsidRPr="007C437A">
          <w:t>tance and the Y dimension with respect to the distance between the middle of the hips and the nose.</w:t>
        </w:r>
      </w:ins>
      <w:ins w:id="6610" w:author="Arthur Parmentier" w:date="2020-05-20T18:55:00Z">
        <w:r w:rsidR="009A5E99" w:rsidRPr="007C437A">
          <w:br/>
        </w:r>
      </w:ins>
      <w:ins w:id="6611" w:author="Arthur Parmentier" w:date="2020-05-20T19:08:00Z">
        <w:r w:rsidR="00264F0D" w:rsidRPr="007C437A">
          <w:t>The feature invariance will allow a sign to be</w:t>
        </w:r>
      </w:ins>
      <w:ins w:id="6612" w:author="Arthur Parmentier" w:date="2020-05-20T19:09:00Z">
        <w:r w:rsidR="00264F0D" w:rsidRPr="007C437A">
          <w:t xml:space="preserve"> recognized</w:t>
        </w:r>
      </w:ins>
      <w:ins w:id="6613" w:author="Arthur Parmentier" w:date="2020-05-20T19:08:00Z">
        <w:r w:rsidR="00264F0D" w:rsidRPr="007C437A">
          <w:t xml:space="preserve"> </w:t>
        </w:r>
      </w:ins>
      <w:ins w:id="6614" w:author="Arthur Parmentier" w:date="2020-05-20T19:09:00Z">
        <w:r w:rsidR="00264F0D" w:rsidRPr="007C437A">
          <w:t xml:space="preserve">independently of the </w:t>
        </w:r>
        <w:proofErr w:type="spellStart"/>
        <w:r w:rsidR="00264F0D" w:rsidRPr="007C437A">
          <w:t>soundpainter’s</w:t>
        </w:r>
        <w:proofErr w:type="spellEnd"/>
        <w:r w:rsidR="00264F0D" w:rsidRPr="007C437A">
          <w:t xml:space="preserve"> </w:t>
        </w:r>
      </w:ins>
    </w:p>
    <w:p w:rsidR="005B458C" w:rsidRPr="007C437A" w:rsidRDefault="00264F0D" w:rsidP="00264F0D">
      <w:pPr>
        <w:pStyle w:val="Paragraphedeliste"/>
        <w:numPr>
          <w:ilvl w:val="1"/>
          <w:numId w:val="30"/>
        </w:numPr>
        <w:rPr>
          <w:ins w:id="6615" w:author="Arthur Parmentier" w:date="2020-05-20T19:10:00Z"/>
        </w:rPr>
      </w:pPr>
      <w:ins w:id="6616" w:author="Arthur Parmentier" w:date="2020-05-20T19:09:00Z">
        <w:r w:rsidRPr="007C437A">
          <w:t>location and orientation</w:t>
        </w:r>
      </w:ins>
      <w:ins w:id="6617" w:author="Arthur Parmentier" w:date="2020-05-20T18:56:00Z">
        <w:r w:rsidR="009A5E99" w:rsidRPr="007C437A">
          <w:t xml:space="preserve"> </w:t>
        </w:r>
      </w:ins>
      <w:ins w:id="6618" w:author="Arthur Parmentier" w:date="2020-05-20T19:10:00Z">
        <w:r w:rsidRPr="007C437A">
          <w:t>(</w:t>
        </w:r>
      </w:ins>
      <w:ins w:id="6619" w:author="Arthur Parmentier" w:date="2020-05-20T18:56:00Z">
        <w:r w:rsidR="009A5E99" w:rsidRPr="007C437A">
          <w:t xml:space="preserve">as long as the soundpainter </w:t>
        </w:r>
      </w:ins>
      <w:ins w:id="6620" w:author="Arthur Parmentier" w:date="2020-05-20T19:00:00Z">
        <w:r w:rsidR="001D766B" w:rsidRPr="007C437A">
          <w:t xml:space="preserve">faces the camera </w:t>
        </w:r>
      </w:ins>
      <w:ins w:id="6621" w:author="Arthur Parmentier" w:date="2020-05-20T19:01:00Z">
        <w:r w:rsidR="001D766B" w:rsidRPr="007C437A">
          <w:t xml:space="preserve">with a relatively small angle </w:t>
        </w:r>
      </w:ins>
      <w:ins w:id="6622" w:author="Arthur Parmentier" w:date="2020-05-20T19:00:00Z">
        <w:r w:rsidR="001D766B" w:rsidRPr="007C437A">
          <w:t>and does</w:t>
        </w:r>
      </w:ins>
      <w:ins w:id="6623" w:author="Arthur Parmentier" w:date="2020-05-20T18:57:00Z">
        <w:r w:rsidR="009A5E99" w:rsidRPr="007C437A">
          <w:t xml:space="preserve"> not</w:t>
        </w:r>
      </w:ins>
      <w:ins w:id="6624" w:author="Arthur Parmentier" w:date="2020-05-20T19:00:00Z">
        <w:r w:rsidR="001D766B" w:rsidRPr="007C437A">
          <w:t xml:space="preserve"> </w:t>
        </w:r>
      </w:ins>
      <w:ins w:id="6625" w:author="Arthur Parmentier" w:date="2020-05-20T18:57:00Z">
        <w:r w:rsidR="009A5E99" w:rsidRPr="007C437A">
          <w:t>get outside</w:t>
        </w:r>
      </w:ins>
      <w:ins w:id="6626" w:author="Arthur Parmentier" w:date="2020-05-20T19:00:00Z">
        <w:r w:rsidR="001D766B" w:rsidRPr="007C437A">
          <w:t xml:space="preserve"> its</w:t>
        </w:r>
      </w:ins>
      <w:ins w:id="6627" w:author="Arthur Parmentier" w:date="2020-05-20T18:57:00Z">
        <w:r w:rsidR="009A5E99" w:rsidRPr="007C437A">
          <w:t xml:space="preserve"> field of view</w:t>
        </w:r>
      </w:ins>
      <w:ins w:id="6628" w:author="Arthur Parmentier" w:date="2020-05-20T19:10:00Z">
        <w:r w:rsidRPr="007C437A">
          <w:t>)</w:t>
        </w:r>
      </w:ins>
    </w:p>
    <w:p w:rsidR="00264F0D" w:rsidRPr="007C437A" w:rsidRDefault="00264F0D" w:rsidP="00264F0D">
      <w:pPr>
        <w:pStyle w:val="Paragraphedeliste"/>
        <w:numPr>
          <w:ilvl w:val="1"/>
          <w:numId w:val="30"/>
        </w:numPr>
        <w:rPr>
          <w:ins w:id="6629" w:author="Arthur Parmentier" w:date="2020-05-20T19:35:00Z"/>
        </w:rPr>
      </w:pPr>
      <w:ins w:id="6630" w:author="Arthur Parmentier" w:date="2020-05-20T19:10:00Z">
        <w:r w:rsidRPr="007C437A">
          <w:t>body dimensions (assuming that the general proportions of the human b</w:t>
        </w:r>
      </w:ins>
      <w:ins w:id="6631" w:author="Arthur Parmentier" w:date="2020-05-20T19:11:00Z">
        <w:r w:rsidRPr="007C437A">
          <w:t xml:space="preserve">ody </w:t>
        </w:r>
      </w:ins>
      <w:ins w:id="6632" w:author="Arthur Parmentier" w:date="2020-05-20T19:34:00Z">
        <w:r w:rsidR="0005532E" w:rsidRPr="007C437A">
          <w:t>remain</w:t>
        </w:r>
      </w:ins>
      <w:ins w:id="6633" w:author="Arthur Parmentier" w:date="2020-05-20T19:11:00Z">
        <w:r w:rsidRPr="007C437A">
          <w:t xml:space="preserve"> constant)</w:t>
        </w:r>
      </w:ins>
    </w:p>
    <w:p w:rsidR="0005532E" w:rsidRPr="007C437A" w:rsidRDefault="0005532E" w:rsidP="0005532E">
      <w:pPr>
        <w:rPr>
          <w:ins w:id="6634" w:author="Arthur Parmentier" w:date="2020-05-20T19:37:00Z"/>
        </w:rPr>
      </w:pPr>
      <w:ins w:id="6635" w:author="Arthur Parmentier" w:date="2020-05-20T19:35:00Z">
        <w:r w:rsidRPr="007C437A">
          <w:t>With these constraints in mind</w:t>
        </w:r>
      </w:ins>
      <w:ins w:id="6636" w:author="Arthur Parmentier" w:date="2020-05-20T19:40:00Z">
        <w:r w:rsidRPr="007C437A">
          <w:t xml:space="preserve"> and </w:t>
        </w:r>
      </w:ins>
      <w:ins w:id="6637" w:author="Arthur Parmentier" w:date="2020-05-20T19:42:00Z">
        <w:r w:rsidR="00C2080C" w:rsidRPr="007C437A">
          <w:t xml:space="preserve">from </w:t>
        </w:r>
      </w:ins>
      <w:ins w:id="6638" w:author="Arthur Parmentier" w:date="2020-05-20T19:40:00Z">
        <w:r w:rsidRPr="007C437A">
          <w:t>my previous knowledge of SP signs</w:t>
        </w:r>
      </w:ins>
      <w:ins w:id="6639" w:author="Arthur Parmentier" w:date="2020-05-20T19:36:00Z">
        <w:r w:rsidRPr="007C437A">
          <w:t xml:space="preserve">, </w:t>
        </w:r>
      </w:ins>
      <w:ins w:id="6640" w:author="Arthur Parmentier" w:date="2020-05-20T19:40:00Z">
        <w:r w:rsidR="00C2080C" w:rsidRPr="007C437A">
          <w:t>I</w:t>
        </w:r>
      </w:ins>
      <w:ins w:id="6641" w:author="Arthur Parmentier" w:date="2020-05-20T19:36:00Z">
        <w:r w:rsidRPr="007C437A">
          <w:t xml:space="preserve"> c</w:t>
        </w:r>
      </w:ins>
      <w:ins w:id="6642" w:author="Arthur Parmentier" w:date="2020-05-20T19:42:00Z">
        <w:r w:rsidR="00C2080C" w:rsidRPr="007C437A">
          <w:t>ould first</w:t>
        </w:r>
      </w:ins>
      <w:ins w:id="6643" w:author="Arthur Parmentier" w:date="2020-05-20T19:36:00Z">
        <w:r w:rsidRPr="007C437A">
          <w:t xml:space="preserve"> order the body joints in </w:t>
        </w:r>
        <w:proofErr w:type="spellStart"/>
        <w:r w:rsidRPr="007C437A">
          <w:t>PoseNet</w:t>
        </w:r>
        <w:proofErr w:type="spellEnd"/>
        <w:r w:rsidRPr="007C437A">
          <w:t xml:space="preserve"> by their importance for SP signs recognition for </w:t>
        </w:r>
      </w:ins>
      <w:ins w:id="6644" w:author="Arthur Parmentier" w:date="2020-05-20T19:37:00Z">
        <w:r w:rsidRPr="007C437A">
          <w:t>basic signs in default mode:</w:t>
        </w:r>
      </w:ins>
    </w:p>
    <w:p w:rsidR="0005532E" w:rsidRPr="007C437A" w:rsidRDefault="0005532E" w:rsidP="0005532E">
      <w:pPr>
        <w:pStyle w:val="Paragraphedeliste"/>
        <w:numPr>
          <w:ilvl w:val="0"/>
          <w:numId w:val="31"/>
        </w:numPr>
        <w:rPr>
          <w:ins w:id="6645" w:author="Arthur Parmentier" w:date="2020-05-20T19:40:00Z"/>
        </w:rPr>
      </w:pPr>
      <w:ins w:id="6646" w:author="Arthur Parmentier" w:date="2020-05-20T19:37:00Z">
        <w:r w:rsidRPr="007C437A">
          <w:t>wrists</w:t>
        </w:r>
      </w:ins>
    </w:p>
    <w:p w:rsidR="0005532E" w:rsidRPr="007C437A" w:rsidRDefault="0005532E">
      <w:pPr>
        <w:pStyle w:val="Paragraphedeliste"/>
        <w:numPr>
          <w:ilvl w:val="0"/>
          <w:numId w:val="31"/>
        </w:numPr>
        <w:rPr>
          <w:ins w:id="6647" w:author="Arthur Parmentier" w:date="2020-05-20T19:37:00Z"/>
        </w:rPr>
      </w:pPr>
      <w:ins w:id="6648" w:author="Arthur Parmentier" w:date="2020-05-20T19:40:00Z">
        <w:r w:rsidRPr="007C437A">
          <w:t>elbows</w:t>
        </w:r>
      </w:ins>
    </w:p>
    <w:p w:rsidR="00C2080C" w:rsidRPr="007C437A" w:rsidRDefault="00C2080C" w:rsidP="00C2080C">
      <w:pPr>
        <w:pStyle w:val="Paragraphedeliste"/>
        <w:numPr>
          <w:ilvl w:val="0"/>
          <w:numId w:val="31"/>
        </w:numPr>
        <w:rPr>
          <w:ins w:id="6649" w:author="Arthur Parmentier" w:date="2020-05-20T19:41:00Z"/>
        </w:rPr>
      </w:pPr>
      <w:ins w:id="6650" w:author="Arthur Parmentier" w:date="2020-05-20T19:41:00Z">
        <w:r w:rsidRPr="007C437A">
          <w:t>shoulders</w:t>
        </w:r>
      </w:ins>
    </w:p>
    <w:p w:rsidR="00C2080C" w:rsidRPr="007C437A" w:rsidRDefault="00C2080C" w:rsidP="00C2080C">
      <w:pPr>
        <w:pStyle w:val="Paragraphedeliste"/>
        <w:numPr>
          <w:ilvl w:val="0"/>
          <w:numId w:val="31"/>
        </w:numPr>
        <w:rPr>
          <w:ins w:id="6651" w:author="Arthur Parmentier" w:date="2020-05-20T19:41:00Z"/>
        </w:rPr>
      </w:pPr>
      <w:ins w:id="6652" w:author="Arthur Parmentier" w:date="2020-05-20T19:41:00Z">
        <w:r w:rsidRPr="007C437A">
          <w:t>all other joints</w:t>
        </w:r>
      </w:ins>
    </w:p>
    <w:p w:rsidR="00ED2134" w:rsidRPr="007C437A" w:rsidRDefault="00C2080C">
      <w:pPr>
        <w:rPr>
          <w:ins w:id="6653" w:author="Arthur Parmentier" w:date="2020-05-20T20:02:00Z"/>
        </w:rPr>
      </w:pPr>
      <w:ins w:id="6654" w:author="Arthur Parmentier" w:date="2020-05-20T19:41:00Z">
        <w:r w:rsidRPr="007C437A">
          <w:lastRenderedPageBreak/>
          <w:t>I</w:t>
        </w:r>
      </w:ins>
      <w:ins w:id="6655" w:author="Arthur Parmentier" w:date="2020-05-20T19:42:00Z">
        <w:r w:rsidRPr="007C437A">
          <w:t xml:space="preserve">n fact, </w:t>
        </w:r>
      </w:ins>
      <w:ins w:id="6656" w:author="Arthur Parmentier" w:date="2020-05-20T19:43:00Z">
        <w:r w:rsidRPr="007C437A">
          <w:t>I decided to only use wrists and elbows positions</w:t>
        </w:r>
      </w:ins>
      <w:ins w:id="6657" w:author="Arthur Parmentier" w:date="2020-05-20T19:44:00Z">
        <w:r w:rsidRPr="007C437A">
          <w:t>, which gave the best performance in my initial tests</w:t>
        </w:r>
      </w:ins>
      <w:ins w:id="6658" w:author="Arthur Parmentier" w:date="2020-05-20T19:47:00Z">
        <w:r w:rsidR="00545764" w:rsidRPr="007C437A">
          <w:t>, reducing the feature space dimension to 8</w:t>
        </w:r>
        <w:r w:rsidR="00567C86" w:rsidRPr="007C437A">
          <w:t xml:space="preserve"> instead of 34 (all </w:t>
        </w:r>
        <w:r w:rsidR="00667A8E" w:rsidRPr="007C437A">
          <w:t xml:space="preserve">17 </w:t>
        </w:r>
        <w:r w:rsidR="00567C86" w:rsidRPr="007C437A">
          <w:t>body joints X and Y values)</w:t>
        </w:r>
        <w:r w:rsidR="005550CB" w:rsidRPr="007C437A">
          <w:t>.</w:t>
        </w:r>
      </w:ins>
      <w:ins w:id="6659" w:author="Arthur Parmentier" w:date="2020-05-20T19:43:00Z">
        <w:r w:rsidRPr="007C437A">
          <w:rPr>
            <w:rStyle w:val="Appelnotedebasdep"/>
          </w:rPr>
          <w:footnoteReference w:id="44"/>
        </w:r>
      </w:ins>
    </w:p>
    <w:p w:rsidR="00C46A73" w:rsidRPr="007C437A" w:rsidRDefault="00F304EE">
      <w:pPr>
        <w:pStyle w:val="Titre4"/>
        <w:rPr>
          <w:ins w:id="6680" w:author="Arthur Parmentier" w:date="2020-05-21T15:08:00Z"/>
          <w:rPrChange w:id="6681" w:author="Arthur Parmentier" w:date="2020-06-07T15:27:00Z">
            <w:rPr>
              <w:ins w:id="6682" w:author="Arthur Parmentier" w:date="2020-05-21T15:08:00Z"/>
            </w:rPr>
          </w:rPrChange>
        </w:rPr>
        <w:pPrChange w:id="6683" w:author="Arthur Parmentier" w:date="2020-05-21T15:08:00Z">
          <w:pPr/>
        </w:pPrChange>
      </w:pPr>
      <w:ins w:id="6684" w:author="Arthur Parmentier" w:date="2020-05-20T20:02:00Z">
        <w:r w:rsidRPr="007C437A">
          <w:rPr>
            <w:rPrChange w:id="6685" w:author="Arthur Parmentier" w:date="2020-06-07T15:27:00Z">
              <w:rPr/>
            </w:rPrChange>
          </w:rPr>
          <w:t>Hands tracking</w:t>
        </w:r>
      </w:ins>
    </w:p>
    <w:p w:rsidR="00C46A73" w:rsidRPr="007C437A" w:rsidRDefault="004020A1" w:rsidP="00F304EE">
      <w:pPr>
        <w:rPr>
          <w:ins w:id="6686" w:author="Arthur Parmentier" w:date="2020-06-03T17:58:00Z"/>
        </w:rPr>
      </w:pPr>
      <w:ins w:id="6687" w:author="Arthur Parmentier" w:date="2020-06-03T18:00:00Z">
        <w:r w:rsidRPr="007C437A">
          <w:t>Similarly</w:t>
        </w:r>
      </w:ins>
      <w:ins w:id="6688" w:author="Arthur Parmentier" w:date="2020-06-03T17:58:00Z">
        <w:r w:rsidRPr="007C437A">
          <w:t xml:space="preserve"> </w:t>
        </w:r>
      </w:ins>
      <w:ins w:id="6689" w:author="Arthur Parmentier" w:date="2020-06-03T17:57:00Z">
        <w:r w:rsidRPr="007C437A">
          <w:t>to the ful</w:t>
        </w:r>
      </w:ins>
      <w:ins w:id="6690" w:author="Arthur Parmentier" w:date="2020-06-03T17:58:00Z">
        <w:r w:rsidRPr="007C437A">
          <w:t>l body model, hands can be represented as a skeleton in which our features are built from the position of the han</w:t>
        </w:r>
      </w:ins>
      <w:ins w:id="6691" w:author="Arthur Parmentier" w:date="2020-06-03T17:59:00Z">
        <w:r w:rsidRPr="007C437A">
          <w:t>ds in space.</w:t>
        </w:r>
      </w:ins>
      <w:ins w:id="6692" w:author="Arthur Parmentier" w:date="2020-06-03T18:00:00Z">
        <w:r w:rsidRPr="007C437A">
          <w:t xml:space="preserve"> This time, a 3D model is necessary as several signs are ambiguous in 2D space and can only be classified by looking</w:t>
        </w:r>
      </w:ins>
      <w:ins w:id="6693" w:author="Arthur Parmentier" w:date="2020-06-03T18:01:00Z">
        <w:r w:rsidRPr="007C437A">
          <w:t xml:space="preserve"> at whether the palm is facing the soundpainter or the opposite direction. It is for instance the case with the signs “two” and “volume”.</w:t>
        </w:r>
      </w:ins>
    </w:p>
    <w:p w:rsidR="004020A1" w:rsidRPr="007C437A" w:rsidRDefault="00890740" w:rsidP="00890740">
      <w:pPr>
        <w:pStyle w:val="Titre5"/>
        <w:rPr>
          <w:ins w:id="6694" w:author="Arthur Parmentier" w:date="2020-06-03T18:06:00Z"/>
        </w:rPr>
      </w:pPr>
      <w:ins w:id="6695" w:author="Arthur Parmentier" w:date="2020-06-03T18:06:00Z">
        <w:r w:rsidRPr="007C437A">
          <w:t>Hi5 Gloves</w:t>
        </w:r>
      </w:ins>
    </w:p>
    <w:p w:rsidR="00890740" w:rsidRPr="007C437A" w:rsidRDefault="00890740">
      <w:pPr>
        <w:rPr>
          <w:ins w:id="6696" w:author="Arthur Parmentier" w:date="2020-06-03T17:58:00Z"/>
        </w:rPr>
      </w:pPr>
      <w:ins w:id="6697" w:author="Arthur Parmentier" w:date="2020-06-03T18:06:00Z">
        <w:r w:rsidRPr="007C437A">
          <w:t>Just like for the full body model, I initi</w:t>
        </w:r>
      </w:ins>
      <w:ins w:id="6698" w:author="Arthur Parmentier" w:date="2020-06-03T18:07:00Z">
        <w:r w:rsidRPr="007C437A">
          <w:t xml:space="preserve">ally looked at several existing technologies to model 3D positions of the hands. At the time of </w:t>
        </w:r>
      </w:ins>
      <w:ins w:id="6699" w:author="Arthur Parmentier" w:date="2020-06-03T18:08:00Z">
        <w:r w:rsidRPr="007C437A">
          <w:t xml:space="preserve">my research (before early March 2020), there was no equivalent </w:t>
        </w:r>
      </w:ins>
      <w:ins w:id="6700" w:author="Arthur Parmentier" w:date="2020-06-03T18:57:00Z">
        <w:r w:rsidR="00221FBD" w:rsidRPr="007C437A">
          <w:t xml:space="preserve">computer-vision </w:t>
        </w:r>
      </w:ins>
      <w:ins w:id="6701" w:author="Arthur Parmentier" w:date="2020-06-03T18:08:00Z">
        <w:r w:rsidRPr="007C437A">
          <w:t xml:space="preserve">model </w:t>
        </w:r>
      </w:ins>
      <w:ins w:id="6702" w:author="Arthur Parmentier" w:date="2020-06-03T18:57:00Z">
        <w:r w:rsidR="00221FBD" w:rsidRPr="007C437A">
          <w:t>similar to</w:t>
        </w:r>
      </w:ins>
      <w:ins w:id="6703" w:author="Arthur Parmentier" w:date="2020-06-03T18:08:00Z">
        <w:r w:rsidRPr="007C437A">
          <w:t xml:space="preserve"> </w:t>
        </w:r>
        <w:proofErr w:type="spellStart"/>
        <w:r w:rsidRPr="007C437A">
          <w:t>PoseNet</w:t>
        </w:r>
        <w:proofErr w:type="spellEnd"/>
        <w:r w:rsidRPr="007C437A">
          <w:t xml:space="preserve"> </w:t>
        </w:r>
      </w:ins>
      <w:ins w:id="6704" w:author="Arthur Parmentier" w:date="2020-06-03T18:57:00Z">
        <w:r w:rsidR="00221FBD" w:rsidRPr="007C437A">
          <w:t>for the hands</w:t>
        </w:r>
      </w:ins>
      <w:ins w:id="6705" w:author="Arthur Parmentier" w:date="2020-06-03T18:58:00Z">
        <w:r w:rsidR="00221FBD" w:rsidRPr="007C437A">
          <w:t xml:space="preserve"> </w:t>
        </w:r>
      </w:ins>
      <w:ins w:id="6706" w:author="Arthur Parmentier" w:date="2020-06-03T18:08:00Z">
        <w:r w:rsidRPr="007C437A">
          <w:t>that I could integrate into Ma</w:t>
        </w:r>
      </w:ins>
      <w:ins w:id="6707" w:author="Arthur Parmentier" w:date="2020-06-03T18:57:00Z">
        <w:r w:rsidR="00221FBD" w:rsidRPr="007C437A">
          <w:t>x</w:t>
        </w:r>
      </w:ins>
      <w:ins w:id="6708" w:author="Arthur Parmentier" w:date="2020-06-03T19:00:00Z">
        <w:r w:rsidR="00221FBD" w:rsidRPr="007C437A">
          <w:t>.</w:t>
        </w:r>
        <w:r w:rsidR="00221FBD" w:rsidRPr="007C437A">
          <w:rPr>
            <w:rStyle w:val="Appelnotedebasdep"/>
          </w:rPr>
          <w:footnoteReference w:id="45"/>
        </w:r>
      </w:ins>
    </w:p>
    <w:p w:rsidR="004020A1" w:rsidRPr="007C437A" w:rsidRDefault="00221FBD" w:rsidP="00F304EE">
      <w:pPr>
        <w:rPr>
          <w:ins w:id="6718" w:author="Arthur Parmentier" w:date="2020-06-03T19:04:00Z"/>
        </w:rPr>
      </w:pPr>
      <w:ins w:id="6719" w:author="Arthur Parmentier" w:date="2020-06-03T19:02:00Z">
        <w:r w:rsidRPr="007C437A">
          <w:t>Instead, a variety of dedicated hardware wa</w:t>
        </w:r>
      </w:ins>
      <w:ins w:id="6720" w:author="Arthur Parmentier" w:date="2020-06-03T19:03:00Z">
        <w:r w:rsidRPr="007C437A">
          <w:t xml:space="preserve">s already available on the market with three major </w:t>
        </w:r>
      </w:ins>
      <w:ins w:id="6721" w:author="Arthur Parmentier" w:date="2020-06-03T19:04:00Z">
        <w:r w:rsidRPr="007C437A">
          <w:t>technologies:</w:t>
        </w:r>
      </w:ins>
    </w:p>
    <w:p w:rsidR="00221FBD" w:rsidRPr="007C437A" w:rsidRDefault="00221FBD" w:rsidP="00221FBD">
      <w:pPr>
        <w:pStyle w:val="Paragraphedeliste"/>
        <w:numPr>
          <w:ilvl w:val="0"/>
          <w:numId w:val="40"/>
        </w:numPr>
        <w:rPr>
          <w:ins w:id="6722" w:author="Arthur Parmentier" w:date="2020-06-03T19:04:00Z"/>
        </w:rPr>
      </w:pPr>
      <w:ins w:id="6723" w:author="Arthur Parmentier" w:date="2020-06-03T19:04:00Z">
        <w:r w:rsidRPr="007C437A">
          <w:t>Marker based gloves</w:t>
        </w:r>
      </w:ins>
    </w:p>
    <w:p w:rsidR="00221FBD" w:rsidRPr="007C437A" w:rsidRDefault="00221FBD" w:rsidP="00221FBD">
      <w:pPr>
        <w:pStyle w:val="Paragraphedeliste"/>
        <w:numPr>
          <w:ilvl w:val="0"/>
          <w:numId w:val="40"/>
        </w:numPr>
        <w:rPr>
          <w:ins w:id="6724" w:author="Arthur Parmentier" w:date="2020-06-03T19:04:00Z"/>
        </w:rPr>
      </w:pPr>
      <w:ins w:id="6725" w:author="Arthur Parmentier" w:date="2020-06-03T19:04:00Z">
        <w:r w:rsidRPr="007C437A">
          <w:t>Flex sensors</w:t>
        </w:r>
      </w:ins>
    </w:p>
    <w:p w:rsidR="00221FBD" w:rsidRPr="007C437A" w:rsidRDefault="00221FBD" w:rsidP="00221FBD">
      <w:pPr>
        <w:pStyle w:val="Paragraphedeliste"/>
        <w:numPr>
          <w:ilvl w:val="0"/>
          <w:numId w:val="40"/>
        </w:numPr>
        <w:rPr>
          <w:ins w:id="6726" w:author="Arthur Parmentier" w:date="2020-06-03T19:05:00Z"/>
        </w:rPr>
      </w:pPr>
      <w:ins w:id="6727" w:author="Arthur Parmentier" w:date="2020-06-03T19:04:00Z">
        <w:r w:rsidRPr="007C437A">
          <w:t>Inertial measurement units</w:t>
        </w:r>
      </w:ins>
      <w:ins w:id="6728" w:author="Arthur Parmentier" w:date="2020-06-03T19:05:00Z">
        <w:r w:rsidRPr="007C437A">
          <w:t>, typically using small magnetometers</w:t>
        </w:r>
      </w:ins>
    </w:p>
    <w:p w:rsidR="00E20C85" w:rsidRPr="007C437A" w:rsidRDefault="00221FBD" w:rsidP="00221FBD">
      <w:pPr>
        <w:rPr>
          <w:ins w:id="6729" w:author="Arthur Parmentier" w:date="2020-06-03T19:08:00Z"/>
        </w:rPr>
      </w:pPr>
      <w:ins w:id="6730" w:author="Arthur Parmentier" w:date="2020-06-03T19:05:00Z">
        <w:r w:rsidRPr="007C437A">
          <w:t xml:space="preserve">The prices of this equipment is quite expensive on the market, from 1000 </w:t>
        </w:r>
        <w:proofErr w:type="spellStart"/>
        <w:r w:rsidRPr="007C437A">
          <w:t>chf</w:t>
        </w:r>
        <w:proofErr w:type="spellEnd"/>
        <w:r w:rsidRPr="007C437A">
          <w:t xml:space="preserve"> to 5000+ </w:t>
        </w:r>
        <w:proofErr w:type="spellStart"/>
        <w:r w:rsidRPr="007C437A">
          <w:t>chf</w:t>
        </w:r>
      </w:ins>
      <w:proofErr w:type="spellEnd"/>
      <w:ins w:id="6731" w:author="Arthur Parmentier" w:date="2020-06-03T19:06:00Z">
        <w:r w:rsidRPr="007C437A">
          <w:t xml:space="preserve"> for most expensive models. </w:t>
        </w:r>
      </w:ins>
      <w:ins w:id="6732" w:author="Arthur Parmentier" w:date="2020-06-03T19:08:00Z">
        <w:r w:rsidR="00E20C85" w:rsidRPr="007C437A">
          <w:t xml:space="preserve">The cheapest models suffer from important </w:t>
        </w:r>
      </w:ins>
      <w:ins w:id="6733" w:author="Arthur Parmentier" w:date="2020-06-03T19:32:00Z">
        <w:r w:rsidR="00B34D15" w:rsidRPr="007C437A">
          <w:t>shortcomings</w:t>
        </w:r>
      </w:ins>
      <w:ins w:id="6734" w:author="Arthur Parmentier" w:date="2020-06-03T19:08:00Z">
        <w:r w:rsidR="00E20C85" w:rsidRPr="007C437A">
          <w:t>:</w:t>
        </w:r>
      </w:ins>
    </w:p>
    <w:p w:rsidR="00221FBD" w:rsidRPr="007C437A" w:rsidRDefault="00221FBD" w:rsidP="00E20C85">
      <w:pPr>
        <w:pStyle w:val="Paragraphedeliste"/>
        <w:numPr>
          <w:ilvl w:val="0"/>
          <w:numId w:val="40"/>
        </w:numPr>
        <w:rPr>
          <w:ins w:id="6735" w:author="Arthur Parmentier" w:date="2020-06-03T19:08:00Z"/>
        </w:rPr>
      </w:pPr>
      <w:ins w:id="6736" w:author="Arthur Parmentier" w:date="2020-06-03T19:06:00Z">
        <w:r w:rsidRPr="007C437A">
          <w:t xml:space="preserve">IMUs are reported to drift when magnetic fields are present </w:t>
        </w:r>
      </w:ins>
      <w:ins w:id="6737" w:author="Arthur Parmentier" w:date="2020-06-03T19:07:00Z">
        <w:r w:rsidRPr="007C437A">
          <w:t>around the gloves, preventing a close use of computers, cellphones</w:t>
        </w:r>
        <w:r w:rsidR="00E20C85" w:rsidRPr="007C437A">
          <w:t xml:space="preserve"> and other electronic devices</w:t>
        </w:r>
        <w:r w:rsidRPr="007C437A">
          <w:t xml:space="preserve"> nearby.</w:t>
        </w:r>
      </w:ins>
    </w:p>
    <w:p w:rsidR="00E20C85" w:rsidRPr="007C437A" w:rsidRDefault="00E20C85" w:rsidP="00E20C85">
      <w:pPr>
        <w:pStyle w:val="Paragraphedeliste"/>
        <w:numPr>
          <w:ilvl w:val="0"/>
          <w:numId w:val="40"/>
        </w:numPr>
        <w:rPr>
          <w:ins w:id="6738" w:author="Arthur Parmentier" w:date="2020-06-03T19:33:00Z"/>
        </w:rPr>
      </w:pPr>
      <w:ins w:id="6739" w:author="Arthur Parmentier" w:date="2020-06-03T19:08:00Z">
        <w:r w:rsidRPr="007C437A">
          <w:t>Flex sensors are only one dimensional</w:t>
        </w:r>
      </w:ins>
      <w:ins w:id="6740" w:author="Arthur Parmentier" w:date="2020-06-03T19:09:00Z">
        <w:r w:rsidRPr="007C437A">
          <w:t>. In the cheap</w:t>
        </w:r>
      </w:ins>
      <w:ins w:id="6741" w:author="Arthur Parmentier" w:date="2020-06-03T19:10:00Z">
        <w:r w:rsidRPr="007C437A">
          <w:t xml:space="preserve">est gloves, many important dimensions of the </w:t>
        </w:r>
      </w:ins>
      <w:ins w:id="6742" w:author="Arthur Parmentier" w:date="2020-06-03T19:33:00Z">
        <w:r w:rsidR="00277174" w:rsidRPr="007C437A">
          <w:t>fingers’</w:t>
        </w:r>
      </w:ins>
      <w:ins w:id="6743" w:author="Arthur Parmentier" w:date="2020-06-03T19:10:00Z">
        <w:r w:rsidRPr="007C437A">
          <w:t xml:space="preserve"> movements such as the </w:t>
        </w:r>
      </w:ins>
      <w:ins w:id="6744" w:author="Arthur Parmentier" w:date="2020-06-03T19:11:00Z">
        <w:r w:rsidRPr="007C437A">
          <w:t>phalangeal joint angles</w:t>
        </w:r>
      </w:ins>
      <w:ins w:id="6745" w:author="Arthur Parmentier" w:date="2020-06-03T19:12:00Z">
        <w:r w:rsidRPr="007C437A">
          <w:t xml:space="preserve"> or angles between two fingers are therefore not captured, whereas they are</w:t>
        </w:r>
      </w:ins>
      <w:ins w:id="6746" w:author="Arthur Parmentier" w:date="2020-06-03T19:13:00Z">
        <w:r w:rsidRPr="007C437A">
          <w:t xml:space="preserve"> often used in SP and other sign languages.</w:t>
        </w:r>
      </w:ins>
    </w:p>
    <w:p w:rsidR="00277174" w:rsidRPr="007C437A" w:rsidRDefault="00277174" w:rsidP="00E20C85">
      <w:pPr>
        <w:pStyle w:val="Paragraphedeliste"/>
        <w:numPr>
          <w:ilvl w:val="0"/>
          <w:numId w:val="40"/>
        </w:numPr>
        <w:rPr>
          <w:ins w:id="6747" w:author="Arthur Parmentier" w:date="2020-06-03T19:32:00Z"/>
        </w:rPr>
      </w:pPr>
      <w:ins w:id="6748" w:author="Arthur Parmentier" w:date="2020-06-03T19:33:00Z">
        <w:r w:rsidRPr="007C437A">
          <w:t xml:space="preserve">Some gloves are designed for specific </w:t>
        </w:r>
      </w:ins>
      <w:ins w:id="6749" w:author="Arthur Parmentier" w:date="2020-06-03T19:34:00Z">
        <w:r w:rsidRPr="007C437A">
          <w:t>software</w:t>
        </w:r>
      </w:ins>
      <w:ins w:id="6750" w:author="Arthur Parmentier" w:date="2020-06-03T19:33:00Z">
        <w:r w:rsidRPr="007C437A">
          <w:t xml:space="preserve"> such as U</w:t>
        </w:r>
      </w:ins>
      <w:ins w:id="6751" w:author="Arthur Parmentier" w:date="2020-06-03T19:34:00Z">
        <w:r w:rsidRPr="007C437A">
          <w:t>nity and may not integrate with Max easily.</w:t>
        </w:r>
      </w:ins>
    </w:p>
    <w:p w:rsidR="00277174" w:rsidRPr="007C437A" w:rsidRDefault="00277174" w:rsidP="00277174">
      <w:pPr>
        <w:rPr>
          <w:ins w:id="6752" w:author="Arthur Parmentier" w:date="2020-06-03T19:37:00Z"/>
        </w:rPr>
      </w:pPr>
      <w:ins w:id="6753" w:author="Arthur Parmentier" w:date="2020-06-03T19:34:00Z">
        <w:r w:rsidRPr="007C437A">
          <w:t xml:space="preserve">While most expensive gloves </w:t>
        </w:r>
      </w:ins>
      <w:ins w:id="6754" w:author="Arthur Parmentier" w:date="2020-06-03T19:35:00Z">
        <w:r w:rsidRPr="007C437A">
          <w:t xml:space="preserve">often provide solutions to these problems, I decided to start with the IMU based Hi5 gloves from </w:t>
        </w:r>
        <w:proofErr w:type="spellStart"/>
        <w:r w:rsidRPr="007C437A">
          <w:t>Noitom</w:t>
        </w:r>
        <w:proofErr w:type="spellEnd"/>
        <w:r w:rsidRPr="007C437A">
          <w:t xml:space="preserve">, which is one of the cheapest one available on the market </w:t>
        </w:r>
      </w:ins>
      <w:ins w:id="6755" w:author="Arthur Parmentier" w:date="2020-06-03T19:36:00Z">
        <w:r w:rsidRPr="007C437A">
          <w:t xml:space="preserve">(1000 </w:t>
        </w:r>
        <w:proofErr w:type="spellStart"/>
        <w:r w:rsidRPr="007C437A">
          <w:t>chf</w:t>
        </w:r>
        <w:proofErr w:type="spellEnd"/>
        <w:r w:rsidRPr="007C437A">
          <w:t xml:space="preserve"> approx.) </w:t>
        </w:r>
      </w:ins>
      <w:ins w:id="6756" w:author="Arthur Parmentier" w:date="2020-06-03T19:35:00Z">
        <w:r w:rsidRPr="007C437A">
          <w:t>which</w:t>
        </w:r>
      </w:ins>
      <w:ins w:id="6757" w:author="Arthur Parmentier" w:date="2020-06-03T19:36:00Z">
        <w:r w:rsidRPr="007C437A">
          <w:t xml:space="preserve"> provides a Unity and C++ SDK. </w:t>
        </w:r>
      </w:ins>
    </w:p>
    <w:p w:rsidR="00277174" w:rsidRPr="007C437A" w:rsidRDefault="00277174" w:rsidP="00277174">
      <w:pPr>
        <w:rPr>
          <w:ins w:id="6758" w:author="Arthur Parmentier" w:date="2020-06-03T19:39:00Z"/>
        </w:rPr>
      </w:pPr>
      <w:ins w:id="6759" w:author="Arthur Parmentier" w:date="2020-06-03T19:38:00Z">
        <w:r w:rsidRPr="007C437A">
          <w:lastRenderedPageBreak/>
          <w:t xml:space="preserve">However, at the time of this report (early June), I have still been unable to test the gloves with Max. </w:t>
        </w:r>
      </w:ins>
      <w:ins w:id="6760" w:author="Arthur Parmentier" w:date="2020-06-03T19:39:00Z">
        <w:r w:rsidRPr="007C437A">
          <w:t xml:space="preserve">I have made </w:t>
        </w:r>
      </w:ins>
      <w:ins w:id="6761" w:author="Arthur Parmentier" w:date="2020-06-03T19:58:00Z">
        <w:r w:rsidR="004B4499" w:rsidRPr="007C437A">
          <w:t>two</w:t>
        </w:r>
      </w:ins>
      <w:ins w:id="6762" w:author="Arthur Parmentier" w:date="2020-06-03T19:39:00Z">
        <w:r w:rsidRPr="007C437A">
          <w:t xml:space="preserve"> mistakes during the conducting of the project:</w:t>
        </w:r>
      </w:ins>
    </w:p>
    <w:p w:rsidR="00277174" w:rsidRPr="007C437A" w:rsidRDefault="004B4499" w:rsidP="00277174">
      <w:pPr>
        <w:pStyle w:val="Paragraphedeliste"/>
        <w:numPr>
          <w:ilvl w:val="0"/>
          <w:numId w:val="40"/>
        </w:numPr>
        <w:rPr>
          <w:ins w:id="6763" w:author="Arthur Parmentier" w:date="2020-06-03T19:52:00Z"/>
        </w:rPr>
      </w:pPr>
      <w:ins w:id="6764" w:author="Arthur Parmentier" w:date="2020-06-03T19:56:00Z">
        <w:r w:rsidRPr="007C437A">
          <w:t>Before buying the gloves, I</w:t>
        </w:r>
      </w:ins>
      <w:ins w:id="6765" w:author="Arthur Parmentier" w:date="2020-06-03T19:43:00Z">
        <w:r w:rsidR="00882698" w:rsidRPr="007C437A">
          <w:t xml:space="preserve"> had not realized that the gloves</w:t>
        </w:r>
      </w:ins>
      <w:ins w:id="6766" w:author="Arthur Parmentier" w:date="2020-06-03T19:45:00Z">
        <w:r w:rsidR="00882698" w:rsidRPr="007C437A">
          <w:t xml:space="preserve"> connection with the </w:t>
        </w:r>
        <w:proofErr w:type="spellStart"/>
        <w:r w:rsidR="00882698" w:rsidRPr="007C437A">
          <w:t>Vive</w:t>
        </w:r>
        <w:proofErr w:type="spellEnd"/>
        <w:r w:rsidR="00882698" w:rsidRPr="007C437A">
          <w:t xml:space="preserve"> trackers was</w:t>
        </w:r>
      </w:ins>
      <w:ins w:id="6767" w:author="Arthur Parmentier" w:date="2020-06-03T19:46:00Z">
        <w:r w:rsidR="00882698" w:rsidRPr="007C437A">
          <w:t xml:space="preserve"> not only a feature as they are marketed on their website and documentation but that the </w:t>
        </w:r>
        <w:proofErr w:type="spellStart"/>
        <w:r w:rsidR="00882698" w:rsidRPr="007C437A">
          <w:t>Vive</w:t>
        </w:r>
        <w:proofErr w:type="spellEnd"/>
        <w:r w:rsidR="00882698" w:rsidRPr="007C437A">
          <w:t xml:space="preserve"> trackers were also necessary for using the gloves directly with the provided Unity plugin.</w:t>
        </w:r>
      </w:ins>
      <w:ins w:id="6768" w:author="Arthur Parmentier" w:date="2020-06-03T19:48:00Z">
        <w:r w:rsidR="00882698" w:rsidRPr="007C437A">
          <w:t xml:space="preserve"> In fact, the connection </w:t>
        </w:r>
      </w:ins>
      <w:ins w:id="6769" w:author="Arthur Parmentier" w:date="2020-06-03T19:49:00Z">
        <w:r w:rsidR="00882698" w:rsidRPr="007C437A">
          <w:t xml:space="preserve">with </w:t>
        </w:r>
      </w:ins>
      <w:ins w:id="6770" w:author="Arthur Parmentier" w:date="2020-06-03T19:48:00Z">
        <w:r w:rsidR="00882698" w:rsidRPr="007C437A">
          <w:t xml:space="preserve">positional tracking </w:t>
        </w:r>
      </w:ins>
      <w:ins w:id="6771" w:author="Arthur Parmentier" w:date="2020-06-03T19:49:00Z">
        <w:r w:rsidR="00882698" w:rsidRPr="007C437A">
          <w:t xml:space="preserve">devices </w:t>
        </w:r>
      </w:ins>
      <w:ins w:id="6772" w:author="Arthur Parmentier" w:date="2020-06-03T19:48:00Z">
        <w:r w:rsidR="00882698" w:rsidRPr="007C437A">
          <w:t xml:space="preserve">was not </w:t>
        </w:r>
      </w:ins>
      <w:ins w:id="6773" w:author="Arthur Parmentier" w:date="2020-06-03T19:49:00Z">
        <w:r w:rsidR="00882698" w:rsidRPr="007C437A">
          <w:t>explicitly documented as a requirement for the Unity Plugin in their documentation</w:t>
        </w:r>
      </w:ins>
      <w:ins w:id="6774" w:author="Arthur Parmentier" w:date="2020-06-03T19:50:00Z">
        <w:r w:rsidR="00882698" w:rsidRPr="007C437A">
          <w:t xml:space="preserve">. We </w:t>
        </w:r>
      </w:ins>
      <w:ins w:id="6775" w:author="Arthur Parmentier" w:date="2020-06-03T19:51:00Z">
        <w:r w:rsidR="00882698" w:rsidRPr="007C437A">
          <w:t xml:space="preserve">could therefore not use the gloves on the fly with the provided scene and </w:t>
        </w:r>
      </w:ins>
      <w:ins w:id="6776" w:author="Arthur Parmentier" w:date="2020-06-03T19:52:00Z">
        <w:r w:rsidR="00882698" w:rsidRPr="007C437A">
          <w:t>needed</w:t>
        </w:r>
      </w:ins>
      <w:ins w:id="6777" w:author="Arthur Parmentier" w:date="2020-06-03T19:51:00Z">
        <w:r w:rsidR="00882698" w:rsidRPr="007C437A">
          <w:t xml:space="preserve"> additional scripting using the SDK.</w:t>
        </w:r>
      </w:ins>
      <w:ins w:id="6778" w:author="Arthur Parmentier" w:date="2020-06-03T19:44:00Z">
        <w:r w:rsidR="00882698" w:rsidRPr="007C437A">
          <w:t xml:space="preserve"> </w:t>
        </w:r>
      </w:ins>
    </w:p>
    <w:p w:rsidR="003F7478" w:rsidRPr="007C437A" w:rsidRDefault="004B4499" w:rsidP="00277174">
      <w:pPr>
        <w:pStyle w:val="Paragraphedeliste"/>
        <w:numPr>
          <w:ilvl w:val="0"/>
          <w:numId w:val="40"/>
        </w:numPr>
        <w:rPr>
          <w:ins w:id="6779" w:author="Arthur Parmentier" w:date="2020-06-03T19:58:00Z"/>
        </w:rPr>
      </w:pPr>
      <w:ins w:id="6780" w:author="Arthur Parmentier" w:date="2020-06-03T19:56:00Z">
        <w:r w:rsidRPr="007C437A">
          <w:t xml:space="preserve">I had been late on testing the gloves and identifying that issue. Although it made sense to me </w:t>
        </w:r>
      </w:ins>
      <w:ins w:id="6781" w:author="Arthur Parmentier" w:date="2020-06-03T19:57:00Z">
        <w:r w:rsidRPr="007C437A">
          <w:t>to start by building all the core mechanisms of the tool and pipeline before integrating the gloves, it was a mistake not to test them ea</w:t>
        </w:r>
      </w:ins>
      <w:ins w:id="6782" w:author="Arthur Parmentier" w:date="2020-06-03T19:58:00Z">
        <w:r w:rsidRPr="007C437A">
          <w:t>rlier, so that I could have figured out this issue at early stages.</w:t>
        </w:r>
      </w:ins>
    </w:p>
    <w:p w:rsidR="004B4499" w:rsidRPr="007C437A" w:rsidRDefault="004B4499" w:rsidP="004B4499">
      <w:pPr>
        <w:rPr>
          <w:ins w:id="6783" w:author="Arthur Parmentier" w:date="2020-06-03T20:03:00Z"/>
        </w:rPr>
      </w:pPr>
      <w:ins w:id="6784" w:author="Arthur Parmentier" w:date="2020-06-03T19:59:00Z">
        <w:r w:rsidRPr="007C437A">
          <w:t>The EM+ lab offer</w:t>
        </w:r>
      </w:ins>
      <w:ins w:id="6785" w:author="Arthur Parmentier" w:date="2020-06-03T20:00:00Z">
        <w:r w:rsidRPr="007C437A">
          <w:t xml:space="preserve">ed me support to </w:t>
        </w:r>
      </w:ins>
      <w:ins w:id="6786" w:author="Arthur Parmentier" w:date="2020-06-03T20:03:00Z">
        <w:r w:rsidRPr="007C437A">
          <w:t>build</w:t>
        </w:r>
      </w:ins>
      <w:ins w:id="6787" w:author="Arthur Parmentier" w:date="2020-06-03T20:00:00Z">
        <w:r w:rsidRPr="007C437A">
          <w:t xml:space="preserve"> a dedicated object in Max </w:t>
        </w:r>
      </w:ins>
      <w:ins w:id="6788" w:author="Arthur Parmentier" w:date="2020-06-03T20:03:00Z">
        <w:r w:rsidRPr="007C437A">
          <w:t xml:space="preserve">for </w:t>
        </w:r>
      </w:ins>
      <w:ins w:id="6789" w:author="Arthur Parmentier" w:date="2020-06-03T20:00:00Z">
        <w:r w:rsidRPr="007C437A">
          <w:t>receiv</w:t>
        </w:r>
      </w:ins>
      <w:ins w:id="6790" w:author="Arthur Parmentier" w:date="2020-06-03T20:03:00Z">
        <w:r w:rsidRPr="007C437A">
          <w:t>ing</w:t>
        </w:r>
      </w:ins>
      <w:ins w:id="6791" w:author="Arthur Parmentier" w:date="2020-06-03T20:00:00Z">
        <w:r w:rsidRPr="007C437A">
          <w:t xml:space="preserve"> the gloves data. The first experiments with the C++ SDK were good but unfortunately</w:t>
        </w:r>
      </w:ins>
      <w:ins w:id="6792" w:author="Arthur Parmentier" w:date="2020-06-03T20:01:00Z">
        <w:r w:rsidRPr="007C437A">
          <w:t xml:space="preserve">, </w:t>
        </w:r>
      </w:ins>
      <w:ins w:id="6793" w:author="Arthur Parmentier" w:date="2020-06-03T20:02:00Z">
        <w:r w:rsidRPr="007C437A">
          <w:t>the difficult schedule of that semester did not yet allow us to go further.</w:t>
        </w:r>
      </w:ins>
    </w:p>
    <w:p w:rsidR="004B4499" w:rsidRPr="007C437A" w:rsidRDefault="004B4499">
      <w:pPr>
        <w:pStyle w:val="Titre5"/>
        <w:rPr>
          <w:ins w:id="6794" w:author="Arthur Parmentier" w:date="2020-05-21T15:08:00Z"/>
          <w:rPrChange w:id="6795" w:author="Arthur Parmentier" w:date="2020-06-07T15:27:00Z">
            <w:rPr>
              <w:ins w:id="6796" w:author="Arthur Parmentier" w:date="2020-05-21T15:08:00Z"/>
            </w:rPr>
          </w:rPrChange>
        </w:rPr>
        <w:pPrChange w:id="6797" w:author="Arthur Parmentier" w:date="2020-06-03T20:03:00Z">
          <w:pPr/>
        </w:pPrChange>
      </w:pPr>
      <w:proofErr w:type="spellStart"/>
      <w:ins w:id="6798" w:author="Arthur Parmentier" w:date="2020-06-03T20:03:00Z">
        <w:r w:rsidRPr="007C437A">
          <w:rPr>
            <w:rPrChange w:id="6799" w:author="Arthur Parmentier" w:date="2020-06-07T15:27:00Z">
              <w:rPr/>
            </w:rPrChange>
          </w:rPr>
          <w:t>HandPose</w:t>
        </w:r>
      </w:ins>
      <w:proofErr w:type="spellEnd"/>
    </w:p>
    <w:p w:rsidR="00C46A73" w:rsidRPr="007C437A" w:rsidRDefault="00F64405" w:rsidP="00F304EE">
      <w:pPr>
        <w:rPr>
          <w:ins w:id="6800" w:author="Arthur Parmentier" w:date="2020-06-03T20:17:00Z"/>
        </w:rPr>
      </w:pPr>
      <w:ins w:id="6801" w:author="Arthur Parmentier" w:date="2020-06-03T20:19:00Z">
        <w:r w:rsidRPr="007C437A">
          <w:t>A</w:t>
        </w:r>
      </w:ins>
      <w:ins w:id="6802" w:author="Arthur Parmentier" w:date="2020-06-03T20:05:00Z">
        <w:r w:rsidR="002E54F7" w:rsidRPr="007C437A">
          <w:t>round</w:t>
        </w:r>
      </w:ins>
      <w:ins w:id="6803" w:author="Arthur Parmentier" w:date="2020-06-03T20:03:00Z">
        <w:r w:rsidR="004B4499" w:rsidRPr="007C437A">
          <w:t xml:space="preserve"> mid-</w:t>
        </w:r>
      </w:ins>
      <w:ins w:id="6804" w:author="Arthur Parmentier" w:date="2020-06-03T20:07:00Z">
        <w:r w:rsidR="009C5B97" w:rsidRPr="007C437A">
          <w:t>M</w:t>
        </w:r>
      </w:ins>
      <w:ins w:id="6805" w:author="Arthur Parmentier" w:date="2020-06-03T20:03:00Z">
        <w:r w:rsidR="004B4499" w:rsidRPr="007C437A">
          <w:t xml:space="preserve">arch, </w:t>
        </w:r>
        <w:proofErr w:type="spellStart"/>
        <w:r w:rsidR="004B4499" w:rsidRPr="007C437A">
          <w:t>Tensorflow</w:t>
        </w:r>
        <w:proofErr w:type="spellEnd"/>
        <w:r w:rsidR="004B4499" w:rsidRPr="007C437A">
          <w:t xml:space="preserve"> released the new </w:t>
        </w:r>
        <w:proofErr w:type="spellStart"/>
        <w:r w:rsidR="004B4499" w:rsidRPr="007C437A">
          <w:t>HandPose</w:t>
        </w:r>
        <w:proofErr w:type="spellEnd"/>
        <w:r w:rsidR="004B4499" w:rsidRPr="007C437A">
          <w:t xml:space="preserve"> model</w:t>
        </w:r>
      </w:ins>
      <w:ins w:id="6806" w:author="Arthur Parmentier" w:date="2020-06-03T20:04:00Z">
        <w:r w:rsidR="004B4499" w:rsidRPr="007C437A">
          <w:rPr>
            <w:rStyle w:val="Appelnotedebasdep"/>
          </w:rPr>
          <w:footnoteReference w:id="46"/>
        </w:r>
      </w:ins>
      <w:ins w:id="6811" w:author="Arthur Parmentier" w:date="2020-06-03T20:03:00Z">
        <w:r w:rsidR="004B4499" w:rsidRPr="007C437A">
          <w:t>.</w:t>
        </w:r>
      </w:ins>
      <w:ins w:id="6812" w:author="Arthur Parmentier" w:date="2020-06-03T20:05:00Z">
        <w:r w:rsidR="009C5B97" w:rsidRPr="007C437A">
          <w:t xml:space="preserve"> I first heard about it from within the Max community</w:t>
        </w:r>
      </w:ins>
      <w:ins w:id="6813" w:author="Arthur Parmentier" w:date="2020-06-03T20:06:00Z">
        <w:r w:rsidR="009C5B97" w:rsidRPr="007C437A">
          <w:t xml:space="preserve">, when a first wrap of </w:t>
        </w:r>
        <w:proofErr w:type="spellStart"/>
        <w:r w:rsidR="009C5B97" w:rsidRPr="007C437A">
          <w:t>HandPose</w:t>
        </w:r>
        <w:proofErr w:type="spellEnd"/>
        <w:r w:rsidR="009C5B97" w:rsidRPr="007C437A">
          <w:t xml:space="preserve"> into an Electron se</w:t>
        </w:r>
      </w:ins>
      <w:ins w:id="6814" w:author="Arthur Parmentier" w:date="2020-06-03T20:08:00Z">
        <w:r w:rsidR="003D6C76" w:rsidRPr="007C437A">
          <w:t>r</w:t>
        </w:r>
      </w:ins>
      <w:ins w:id="6815" w:author="Arthur Parmentier" w:date="2020-06-03T20:06:00Z">
        <w:r w:rsidR="009C5B97" w:rsidRPr="007C437A">
          <w:t xml:space="preserve">ver (just like </w:t>
        </w:r>
        <w:proofErr w:type="spellStart"/>
        <w:r w:rsidR="009C5B97" w:rsidRPr="007C437A">
          <w:t>PoseNet</w:t>
        </w:r>
        <w:proofErr w:type="spellEnd"/>
        <w:r w:rsidR="009C5B97" w:rsidRPr="007C437A">
          <w:t xml:space="preserve">) was shared on </w:t>
        </w:r>
      </w:ins>
      <w:proofErr w:type="spellStart"/>
      <w:ins w:id="6816" w:author="Arthur Parmentier" w:date="2020-06-03T20:07:00Z">
        <w:r w:rsidR="009C5B97" w:rsidRPr="007C437A">
          <w:t>github</w:t>
        </w:r>
        <w:proofErr w:type="spellEnd"/>
        <w:r w:rsidR="009C5B97" w:rsidRPr="007C437A">
          <w:t xml:space="preserve"> </w:t>
        </w:r>
      </w:ins>
      <w:ins w:id="6817" w:author="Arthur Parmentier" w:date="2020-06-03T20:09:00Z">
        <w:r w:rsidR="003D6C76" w:rsidRPr="007C437A">
          <w:t xml:space="preserve">late </w:t>
        </w:r>
      </w:ins>
      <w:ins w:id="6818" w:author="Arthur Parmentier" w:date="2020-06-03T20:07:00Z">
        <w:r w:rsidR="009C5B97" w:rsidRPr="007C437A">
          <w:t>May</w:t>
        </w:r>
      </w:ins>
      <w:ins w:id="6819" w:author="Arthur Parmentier" w:date="2020-06-03T20:08:00Z">
        <w:r w:rsidR="003D6C76" w:rsidRPr="007C437A">
          <w:rPr>
            <w:rStyle w:val="Appelnotedebasdep"/>
          </w:rPr>
          <w:footnoteReference w:id="47"/>
        </w:r>
      </w:ins>
      <w:ins w:id="6822" w:author="Arthur Parmentier" w:date="2020-06-03T20:07:00Z">
        <w:r w:rsidR="009C5B97" w:rsidRPr="007C437A">
          <w:t>.</w:t>
        </w:r>
        <w:r w:rsidR="003D6C76" w:rsidRPr="007C437A">
          <w:t xml:space="preserve"> In the following days, I contributed to designing an interface within Max that made the out</w:t>
        </w:r>
      </w:ins>
      <w:ins w:id="6823" w:author="Arthur Parmentier" w:date="2020-06-03T20:08:00Z">
        <w:r w:rsidR="003D6C76" w:rsidRPr="007C437A">
          <w:t>put of the model accessible to the user</w:t>
        </w:r>
      </w:ins>
      <w:ins w:id="6824" w:author="Arthur Parmentier" w:date="2020-06-03T20:14:00Z">
        <w:r w:rsidR="00373B55" w:rsidRPr="007C437A">
          <w:t xml:space="preserve"> (</w:t>
        </w:r>
        <w:r w:rsidR="00373B55" w:rsidRPr="007C437A">
          <w:rPr>
            <w:rPrChange w:id="6825" w:author="Arthur Parmentier" w:date="2020-06-07T15:27:00Z">
              <w:rPr/>
            </w:rPrChange>
          </w:rPr>
          <w:fldChar w:fldCharType="begin"/>
        </w:r>
        <w:r w:rsidR="00373B55" w:rsidRPr="007C437A">
          <w:instrText xml:space="preserve"> REF _Ref42107678 \h </w:instrText>
        </w:r>
      </w:ins>
      <w:r w:rsidR="00373B55" w:rsidRPr="007C437A">
        <w:rPr>
          <w:rPrChange w:id="6826" w:author="Arthur Parmentier" w:date="2020-06-07T15:27:00Z">
            <w:rPr/>
          </w:rPrChange>
        </w:rPr>
      </w:r>
      <w:r w:rsidR="00373B55" w:rsidRPr="007C437A">
        <w:rPr>
          <w:rPrChange w:id="6827" w:author="Arthur Parmentier" w:date="2020-06-07T15:27:00Z">
            <w:rPr/>
          </w:rPrChange>
        </w:rPr>
        <w:fldChar w:fldCharType="separate"/>
      </w:r>
      <w:ins w:id="6828" w:author="Arthur Parmentier" w:date="2020-06-03T20:14:00Z">
        <w:r w:rsidR="00373B55" w:rsidRPr="007C437A">
          <w:t xml:space="preserve">Figure </w:t>
        </w:r>
        <w:r w:rsidR="00373B55" w:rsidRPr="007C437A">
          <w:rPr>
            <w:rPrChange w:id="6829" w:author="Arthur Parmentier" w:date="2020-06-07T15:27:00Z">
              <w:rPr>
                <w:noProof/>
              </w:rPr>
            </w:rPrChange>
          </w:rPr>
          <w:t>4</w:t>
        </w:r>
        <w:r w:rsidR="00373B55" w:rsidRPr="007C437A">
          <w:rPr>
            <w:rPrChange w:id="6830" w:author="Arthur Parmentier" w:date="2020-06-07T15:27:00Z">
              <w:rPr/>
            </w:rPrChange>
          </w:rPr>
          <w:fldChar w:fldCharType="end"/>
        </w:r>
        <w:r w:rsidR="00373B55" w:rsidRPr="007C437A">
          <w:t>).</w:t>
        </w:r>
      </w:ins>
    </w:p>
    <w:p w:rsidR="00254700" w:rsidRPr="007C437A" w:rsidRDefault="00F64405" w:rsidP="00F304EE">
      <w:pPr>
        <w:rPr>
          <w:ins w:id="6831" w:author="Arthur Parmentier" w:date="2020-06-03T20:18:00Z"/>
        </w:rPr>
      </w:pPr>
      <w:ins w:id="6832" w:author="Arthur Parmentier" w:date="2020-06-03T20:19:00Z">
        <w:r w:rsidRPr="007C437A">
          <w:t>While</w:t>
        </w:r>
      </w:ins>
      <w:ins w:id="6833" w:author="Arthur Parmentier" w:date="2020-06-03T20:17:00Z">
        <w:r w:rsidRPr="007C437A">
          <w:t xml:space="preserve"> I was stuck with the Hi5 gloves, </w:t>
        </w:r>
        <w:proofErr w:type="spellStart"/>
        <w:r w:rsidRPr="007C437A">
          <w:t>HandPose</w:t>
        </w:r>
        <w:proofErr w:type="spellEnd"/>
        <w:r w:rsidRPr="007C437A">
          <w:t xml:space="preserve"> provided me an easy and light way to </w:t>
        </w:r>
      </w:ins>
      <w:ins w:id="6834" w:author="Arthur Parmentier" w:date="2020-06-03T20:18:00Z">
        <w:r w:rsidRPr="007C437A">
          <w:t>test the multi-input pipeline and the combination of the two scales or recognition inside Max.</w:t>
        </w:r>
      </w:ins>
      <w:ins w:id="6835" w:author="Arthur Parmentier" w:date="2020-06-03T21:35:00Z">
        <w:r w:rsidR="00F91D42" w:rsidRPr="007C437A">
          <w:t xml:space="preserve"> An introduction to </w:t>
        </w:r>
        <w:proofErr w:type="spellStart"/>
        <w:r w:rsidR="00F91D42" w:rsidRPr="007C437A">
          <w:t>HandPose</w:t>
        </w:r>
        <w:proofErr w:type="spellEnd"/>
        <w:r w:rsidR="00F91D42" w:rsidRPr="007C437A">
          <w:t xml:space="preserve"> inside my recognition tool is shown in my </w:t>
        </w:r>
      </w:ins>
      <w:ins w:id="6836" w:author="Arthur Parmentier" w:date="2020-06-03T21:36:00Z">
        <w:r w:rsidR="00F91D42" w:rsidRPr="007C437A">
          <w:rPr>
            <w:rPrChange w:id="6837" w:author="Arthur Parmentier" w:date="2020-06-07T15:27:00Z">
              <w:rPr/>
            </w:rPrChange>
          </w:rPr>
          <w:fldChar w:fldCharType="begin"/>
        </w:r>
        <w:r w:rsidR="00F91D42" w:rsidRPr="007C437A">
          <w:instrText xml:space="preserve"> HYPERLINK "https://www.youtube.com/watch?v=rKD5BMaHmI8" </w:instrText>
        </w:r>
        <w:r w:rsidR="00F91D42" w:rsidRPr="007C437A">
          <w:rPr>
            <w:rPrChange w:id="6838" w:author="Arthur Parmentier" w:date="2020-06-07T15:27:00Z">
              <w:rPr/>
            </w:rPrChange>
          </w:rPr>
          <w:fldChar w:fldCharType="separate"/>
        </w:r>
        <w:r w:rsidR="00F91D42" w:rsidRPr="007C437A">
          <w:rPr>
            <w:rStyle w:val="Lienhypertexte"/>
          </w:rPr>
          <w:t>fourth demo video</w:t>
        </w:r>
        <w:r w:rsidR="00F91D42" w:rsidRPr="007C437A">
          <w:rPr>
            <w:rPrChange w:id="6839" w:author="Arthur Parmentier" w:date="2020-06-07T15:27:00Z">
              <w:rPr/>
            </w:rPrChange>
          </w:rPr>
          <w:fldChar w:fldCharType="end"/>
        </w:r>
      </w:ins>
      <w:ins w:id="6840" w:author="Arthur Parmentier" w:date="2020-06-03T21:35:00Z">
        <w:r w:rsidR="00F91D42" w:rsidRPr="007C437A">
          <w:t>.</w:t>
        </w:r>
      </w:ins>
    </w:p>
    <w:p w:rsidR="00F64405" w:rsidRPr="007C437A" w:rsidRDefault="00DB2BB8" w:rsidP="00F304EE">
      <w:pPr>
        <w:rPr>
          <w:ins w:id="6841" w:author="Arthur Parmentier" w:date="2020-06-03T20:20:00Z"/>
        </w:rPr>
      </w:pPr>
      <w:proofErr w:type="spellStart"/>
      <w:ins w:id="6842" w:author="Arthur Parmentier" w:date="2020-06-03T20:19:00Z">
        <w:r w:rsidRPr="007C437A">
          <w:t>HandPose</w:t>
        </w:r>
        <w:proofErr w:type="spellEnd"/>
        <w:r w:rsidRPr="007C437A">
          <w:t xml:space="preserve"> properties are very similar to </w:t>
        </w:r>
        <w:proofErr w:type="spellStart"/>
        <w:r w:rsidRPr="007C437A">
          <w:t>PoseNet</w:t>
        </w:r>
        <w:proofErr w:type="spellEnd"/>
        <w:r w:rsidRPr="007C437A">
          <w:t xml:space="preserve">, hence it runs in a similar </w:t>
        </w:r>
      </w:ins>
      <w:ins w:id="6843" w:author="Arthur Parmentier" w:date="2020-06-03T20:20:00Z">
        <w:r w:rsidRPr="007C437A">
          <w:t>Electron node.js server, also has several performance settings and joints that can be selected by the user as features for the classification model.</w:t>
        </w:r>
      </w:ins>
    </w:p>
    <w:p w:rsidR="00DB2BB8" w:rsidRPr="007C437A" w:rsidRDefault="00DB2BB8" w:rsidP="00F304EE">
      <w:pPr>
        <w:rPr>
          <w:ins w:id="6844" w:author="Arthur Parmentier" w:date="2020-06-03T20:09:00Z"/>
        </w:rPr>
      </w:pPr>
      <w:ins w:id="6845" w:author="Arthur Parmentier" w:date="2020-06-03T20:20:00Z">
        <w:r w:rsidRPr="007C437A">
          <w:t xml:space="preserve">Contrary </w:t>
        </w:r>
      </w:ins>
      <w:ins w:id="6846" w:author="Arthur Parmentier" w:date="2020-06-03T20:21:00Z">
        <w:r w:rsidRPr="007C437A">
          <w:t xml:space="preserve">to </w:t>
        </w:r>
        <w:proofErr w:type="spellStart"/>
        <w:r w:rsidRPr="007C437A">
          <w:t>PoseNet</w:t>
        </w:r>
        <w:proofErr w:type="spellEnd"/>
        <w:r w:rsidRPr="007C437A">
          <w:t xml:space="preserve">, </w:t>
        </w:r>
        <w:proofErr w:type="spellStart"/>
        <w:r w:rsidRPr="007C437A">
          <w:t>HandPose</w:t>
        </w:r>
        <w:proofErr w:type="spellEnd"/>
        <w:r w:rsidRPr="007C437A">
          <w:t xml:space="preserve"> models the hand in 3D. However, it cannot yet recognize two hands at the same time, although there are good reasons to believe that this will be implemented </w:t>
        </w:r>
      </w:ins>
      <w:ins w:id="6847" w:author="Arthur Parmentier" w:date="2020-06-03T20:23:00Z">
        <w:r w:rsidR="005634B9" w:rsidRPr="007C437A">
          <w:t>soon</w:t>
        </w:r>
      </w:ins>
      <w:ins w:id="6848" w:author="Arthur Parmentier" w:date="2020-06-03T20:21:00Z">
        <w:r w:rsidRPr="007C437A">
          <w:t>.</w:t>
        </w:r>
      </w:ins>
      <w:ins w:id="6849" w:author="Arthur Parmentier" w:date="2020-06-03T20:22:00Z">
        <w:r w:rsidRPr="007C437A">
          <w:rPr>
            <w:rStyle w:val="Appelnotedebasdep"/>
          </w:rPr>
          <w:footnoteReference w:id="48"/>
        </w:r>
      </w:ins>
    </w:p>
    <w:p w:rsidR="00373B55" w:rsidRPr="007C437A" w:rsidRDefault="00373B55">
      <w:pPr>
        <w:keepNext/>
        <w:rPr>
          <w:ins w:id="6854" w:author="Arthur Parmentier" w:date="2020-06-03T20:13:00Z"/>
        </w:rPr>
        <w:pPrChange w:id="6855" w:author="Arthur Parmentier" w:date="2020-06-03T20:13:00Z">
          <w:pPr/>
        </w:pPrChange>
      </w:pPr>
      <w:ins w:id="6856" w:author="Arthur Parmentier" w:date="2020-06-03T20:12:00Z">
        <w:r w:rsidRPr="007C437A">
          <w:rPr>
            <w:noProof/>
            <w:rPrChange w:id="6857" w:author="Arthur Parmentier" w:date="2020-06-07T15:27:00Z">
              <w:rPr>
                <w:noProof/>
              </w:rPr>
            </w:rPrChange>
          </w:rPr>
          <w:lastRenderedPageBreak/>
          <w:drawing>
            <wp:inline distT="0" distB="0" distL="0" distR="0">
              <wp:extent cx="6188710" cy="713359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ndpose_input.PNG"/>
                      <pic:cNvPicPr/>
                    </pic:nvPicPr>
                    <pic:blipFill>
                      <a:blip r:embed="rId24">
                        <a:extLst>
                          <a:ext uri="{28A0092B-C50C-407E-A947-70E740481C1C}">
                            <a14:useLocalDpi xmlns:a14="http://schemas.microsoft.com/office/drawing/2010/main" val="0"/>
                          </a:ext>
                        </a:extLst>
                      </a:blip>
                      <a:stretch>
                        <a:fillRect/>
                      </a:stretch>
                    </pic:blipFill>
                    <pic:spPr>
                      <a:xfrm>
                        <a:off x="0" y="0"/>
                        <a:ext cx="6188710" cy="7133590"/>
                      </a:xfrm>
                      <a:prstGeom prst="rect">
                        <a:avLst/>
                      </a:prstGeom>
                    </pic:spPr>
                  </pic:pic>
                </a:graphicData>
              </a:graphic>
            </wp:inline>
          </w:drawing>
        </w:r>
      </w:ins>
    </w:p>
    <w:p w:rsidR="00373B55" w:rsidRPr="007C437A" w:rsidRDefault="00373B55">
      <w:pPr>
        <w:pStyle w:val="Lgende"/>
        <w:rPr>
          <w:ins w:id="6858" w:author="Arthur Parmentier" w:date="2020-05-20T20:03:00Z"/>
          <w:rPrChange w:id="6859" w:author="Arthur Parmentier" w:date="2020-06-07T15:27:00Z">
            <w:rPr>
              <w:ins w:id="6860" w:author="Arthur Parmentier" w:date="2020-05-20T20:03:00Z"/>
            </w:rPr>
          </w:rPrChange>
        </w:rPr>
        <w:pPrChange w:id="6861" w:author="Arthur Parmentier" w:date="2020-06-03T20:13:00Z">
          <w:pPr/>
        </w:pPrChange>
      </w:pPr>
      <w:bookmarkStart w:id="6862" w:name="_Ref42107678"/>
      <w:bookmarkStart w:id="6863" w:name="_Ref42107663"/>
      <w:ins w:id="6864" w:author="Arthur Parmentier" w:date="2020-06-03T20:13:00Z">
        <w:r w:rsidRPr="007C437A">
          <w:rPr>
            <w:rPrChange w:id="6865" w:author="Arthur Parmentier" w:date="2020-06-07T15:27:00Z">
              <w:rPr>
                <w:i/>
                <w:iCs/>
              </w:rPr>
            </w:rPrChange>
          </w:rPr>
          <w:t xml:space="preserve">Figure </w:t>
        </w:r>
        <w:r w:rsidRPr="007C437A">
          <w:rPr>
            <w:rPrChange w:id="6866" w:author="Arthur Parmentier" w:date="2020-06-07T15:27:00Z">
              <w:rPr>
                <w:i/>
                <w:iCs/>
              </w:rPr>
            </w:rPrChange>
          </w:rPr>
          <w:fldChar w:fldCharType="begin"/>
        </w:r>
        <w:r w:rsidRPr="007C437A">
          <w:rPr>
            <w:rPrChange w:id="6867" w:author="Arthur Parmentier" w:date="2020-06-07T15:27:00Z">
              <w:rPr>
                <w:i/>
                <w:iCs/>
              </w:rPr>
            </w:rPrChange>
          </w:rPr>
          <w:instrText xml:space="preserve"> SEQ Figure \* ARABIC </w:instrText>
        </w:r>
      </w:ins>
      <w:r w:rsidRPr="007C437A">
        <w:rPr>
          <w:rPrChange w:id="6868" w:author="Arthur Parmentier" w:date="2020-06-07T15:27:00Z">
            <w:rPr>
              <w:i/>
              <w:iCs/>
            </w:rPr>
          </w:rPrChange>
        </w:rPr>
        <w:fldChar w:fldCharType="separate"/>
      </w:r>
      <w:ins w:id="6869" w:author="Arthur Parmentier" w:date="2020-06-12T13:37:00Z">
        <w:r w:rsidR="007A0A7C">
          <w:rPr>
            <w:noProof/>
          </w:rPr>
          <w:t>6</w:t>
        </w:r>
      </w:ins>
      <w:ins w:id="6870" w:author="Arthur Parmentier" w:date="2020-06-03T20:13:00Z">
        <w:r w:rsidRPr="007C437A">
          <w:rPr>
            <w:rPrChange w:id="6871" w:author="Arthur Parmentier" w:date="2020-06-07T15:27:00Z">
              <w:rPr>
                <w:i/>
                <w:iCs/>
              </w:rPr>
            </w:rPrChange>
          </w:rPr>
          <w:fldChar w:fldCharType="end"/>
        </w:r>
        <w:bookmarkEnd w:id="6862"/>
        <w:r w:rsidRPr="007C437A">
          <w:rPr>
            <w:rPrChange w:id="6872" w:author="Arthur Parmentier" w:date="2020-06-07T15:27:00Z">
              <w:rPr>
                <w:i/>
                <w:iCs/>
              </w:rPr>
            </w:rPrChange>
          </w:rPr>
          <w:t xml:space="preserve"> My re-worked </w:t>
        </w:r>
        <w:proofErr w:type="spellStart"/>
        <w:r w:rsidRPr="007C437A">
          <w:rPr>
            <w:rPrChange w:id="6873" w:author="Arthur Parmentier" w:date="2020-06-07T15:27:00Z">
              <w:rPr>
                <w:i/>
                <w:iCs/>
              </w:rPr>
            </w:rPrChange>
          </w:rPr>
          <w:t>HandPose</w:t>
        </w:r>
        <w:proofErr w:type="spellEnd"/>
        <w:r w:rsidRPr="007C437A">
          <w:rPr>
            <w:rPrChange w:id="6874" w:author="Arthur Parmentier" w:date="2020-06-07T15:27:00Z">
              <w:rPr>
                <w:i/>
                <w:iCs/>
              </w:rPr>
            </w:rPrChange>
          </w:rPr>
          <w:t xml:space="preserve"> port to max</w:t>
        </w:r>
      </w:ins>
      <w:bookmarkEnd w:id="6863"/>
    </w:p>
    <w:p w:rsidR="008362F0" w:rsidRPr="007C437A" w:rsidRDefault="008362F0" w:rsidP="008362F0">
      <w:pPr>
        <w:rPr>
          <w:ins w:id="6875" w:author="Arthur Parmentier" w:date="2020-06-03T21:25:00Z"/>
        </w:rPr>
      </w:pPr>
      <w:ins w:id="6876" w:author="Arthur Parmentier" w:date="2020-06-03T20:51:00Z">
        <w:r w:rsidRPr="007C437A">
          <w:t>In SP, signs that</w:t>
        </w:r>
      </w:ins>
      <w:ins w:id="6877" w:author="Arthur Parmentier" w:date="2020-06-03T20:52:00Z">
        <w:r w:rsidRPr="007C437A">
          <w:t xml:space="preserve"> are made of hand poses in can have two versions</w:t>
        </w:r>
      </w:ins>
      <w:ins w:id="6878" w:author="Arthur Parmentier" w:date="2020-06-03T20:53:00Z">
        <w:r w:rsidRPr="007C437A">
          <w:t xml:space="preserve">: two-handed and one-handed versions. </w:t>
        </w:r>
      </w:ins>
      <w:ins w:id="6879" w:author="Arthur Parmentier" w:date="2020-06-03T21:11:00Z">
        <w:r w:rsidR="005B413B" w:rsidRPr="007C437A">
          <w:t xml:space="preserve">While </w:t>
        </w:r>
        <w:proofErr w:type="spellStart"/>
        <w:r w:rsidR="005B413B" w:rsidRPr="007C437A">
          <w:t>HandPose</w:t>
        </w:r>
        <w:proofErr w:type="spellEnd"/>
        <w:r w:rsidR="005B413B" w:rsidRPr="007C437A">
          <w:t xml:space="preserve"> only allows for using one hand at the same time, the soundpainter can therefore use o</w:t>
        </w:r>
      </w:ins>
      <w:ins w:id="6880" w:author="Arthur Parmentier" w:date="2020-06-03T21:12:00Z">
        <w:r w:rsidR="005B413B" w:rsidRPr="007C437A">
          <w:t xml:space="preserve">nly one-handed signs with the recognition tool. Another possibility would be to the split the video input from the camera for the left and right side </w:t>
        </w:r>
      </w:ins>
      <w:ins w:id="6881" w:author="Arthur Parmentier" w:date="2020-06-03T21:13:00Z">
        <w:r w:rsidR="005B413B" w:rsidRPr="007C437A">
          <w:t xml:space="preserve">of the body (only one hand in each side) and </w:t>
        </w:r>
        <w:r w:rsidR="005B413B" w:rsidRPr="007C437A">
          <w:lastRenderedPageBreak/>
          <w:t>running the model on both sides. This has not been tested by myself by would theoretically work without problem</w:t>
        </w:r>
      </w:ins>
      <w:ins w:id="6882" w:author="Arthur Parmentier" w:date="2020-06-03T21:14:00Z">
        <w:r w:rsidR="005B413B" w:rsidRPr="007C437A">
          <w:t xml:space="preserve"> if the user is able to do so.</w:t>
        </w:r>
      </w:ins>
    </w:p>
    <w:p w:rsidR="00EE5351" w:rsidRPr="007C437A" w:rsidRDefault="00F91D42">
      <w:pPr>
        <w:rPr>
          <w:ins w:id="6883" w:author="Arthur Parmentier" w:date="2020-06-03T20:49:00Z"/>
          <w:rPrChange w:id="6884" w:author="Arthur Parmentier" w:date="2020-06-07T15:27:00Z">
            <w:rPr>
              <w:ins w:id="6885" w:author="Arthur Parmentier" w:date="2020-06-03T20:49:00Z"/>
            </w:rPr>
          </w:rPrChange>
        </w:rPr>
        <w:pPrChange w:id="6886" w:author="Arthur Parmentier" w:date="2020-06-03T20:50:00Z">
          <w:pPr>
            <w:pStyle w:val="Titre4"/>
          </w:pPr>
        </w:pPrChange>
      </w:pPr>
      <w:ins w:id="6887" w:author="Arthur Parmentier" w:date="2020-06-03T21:34:00Z">
        <w:r w:rsidRPr="007C437A">
          <w:rPr>
            <w:rPrChange w:id="6888" w:author="Arthur Parmentier" w:date="2020-06-07T15:27:00Z">
              <w:rPr/>
            </w:rPrChange>
          </w:rPr>
          <w:t>Another</w:t>
        </w:r>
      </w:ins>
      <w:ins w:id="6889" w:author="Arthur Parmentier" w:date="2020-06-03T21:25:00Z">
        <w:r w:rsidR="00EE5351" w:rsidRPr="007C437A">
          <w:rPr>
            <w:rPrChange w:id="6890" w:author="Arthur Parmentier" w:date="2020-06-07T15:27:00Z">
              <w:rPr/>
            </w:rPrChange>
          </w:rPr>
          <w:t xml:space="preserve"> important constraint when using </w:t>
        </w:r>
        <w:proofErr w:type="spellStart"/>
        <w:r w:rsidR="00EE5351" w:rsidRPr="007C437A">
          <w:rPr>
            <w:rPrChange w:id="6891" w:author="Arthur Parmentier" w:date="2020-06-07T15:27:00Z">
              <w:rPr/>
            </w:rPrChange>
          </w:rPr>
          <w:t>HandPose</w:t>
        </w:r>
        <w:proofErr w:type="spellEnd"/>
        <w:r w:rsidR="00EE5351" w:rsidRPr="007C437A">
          <w:rPr>
            <w:rPrChange w:id="6892" w:author="Arthur Parmentier" w:date="2020-06-07T15:27:00Z">
              <w:rPr/>
            </w:rPrChange>
          </w:rPr>
          <w:t xml:space="preserve"> is that the model only </w:t>
        </w:r>
      </w:ins>
      <w:ins w:id="6893" w:author="Arthur Parmentier" w:date="2020-06-03T21:26:00Z">
        <w:r w:rsidR="00EE5351" w:rsidRPr="007C437A">
          <w:rPr>
            <w:rPrChange w:id="6894" w:author="Arthur Parmentier" w:date="2020-06-07T15:27:00Z">
              <w:rPr/>
            </w:rPrChange>
          </w:rPr>
          <w:t>works as long as the hand is sufficiently close to the camera</w:t>
        </w:r>
      </w:ins>
      <w:ins w:id="6895" w:author="Arthur Parmentier" w:date="2020-06-03T21:27:00Z">
        <w:r w:rsidR="00EE5351" w:rsidRPr="007C437A">
          <w:rPr>
            <w:rPrChange w:id="6896" w:author="Arthur Parmentier" w:date="2020-06-07T15:27:00Z">
              <w:rPr/>
            </w:rPrChange>
          </w:rPr>
          <w:t xml:space="preserve">, typically within 2 meters from the camera. This greatly limits the ability of the soundpainter to use </w:t>
        </w:r>
        <w:proofErr w:type="spellStart"/>
        <w:r w:rsidR="00EE5351" w:rsidRPr="007C437A">
          <w:rPr>
            <w:rPrChange w:id="6897" w:author="Arthur Parmentier" w:date="2020-06-07T15:27:00Z">
              <w:rPr/>
            </w:rPrChange>
          </w:rPr>
          <w:t>PoseNet</w:t>
        </w:r>
        <w:proofErr w:type="spellEnd"/>
        <w:r w:rsidR="00EE5351" w:rsidRPr="007C437A">
          <w:rPr>
            <w:rPrChange w:id="6898" w:author="Arthur Parmentier" w:date="2020-06-07T15:27:00Z">
              <w:rPr/>
            </w:rPrChange>
          </w:rPr>
          <w:t xml:space="preserve"> and </w:t>
        </w:r>
        <w:proofErr w:type="spellStart"/>
        <w:r w:rsidR="00EE5351" w:rsidRPr="007C437A">
          <w:rPr>
            <w:rPrChange w:id="6899" w:author="Arthur Parmentier" w:date="2020-06-07T15:27:00Z">
              <w:rPr/>
            </w:rPrChange>
          </w:rPr>
          <w:t>HandPos</w:t>
        </w:r>
      </w:ins>
      <w:ins w:id="6900" w:author="Arthur Parmentier" w:date="2020-06-03T21:28:00Z">
        <w:r w:rsidR="00EE5351" w:rsidRPr="007C437A">
          <w:rPr>
            <w:rPrChange w:id="6901" w:author="Arthur Parmentier" w:date="2020-06-07T15:27:00Z">
              <w:rPr/>
            </w:rPrChange>
          </w:rPr>
          <w:t>e</w:t>
        </w:r>
        <w:proofErr w:type="spellEnd"/>
        <w:r w:rsidR="00EE5351" w:rsidRPr="007C437A">
          <w:rPr>
            <w:rPrChange w:id="6902" w:author="Arthur Parmentier" w:date="2020-06-07T15:27:00Z">
              <w:rPr/>
            </w:rPrChange>
          </w:rPr>
          <w:t xml:space="preserve"> models on the same video source. While </w:t>
        </w:r>
        <w:proofErr w:type="spellStart"/>
        <w:r w:rsidR="00EE5351" w:rsidRPr="007C437A">
          <w:rPr>
            <w:rPrChange w:id="6903" w:author="Arthur Parmentier" w:date="2020-06-07T15:27:00Z">
              <w:rPr/>
            </w:rPrChange>
          </w:rPr>
          <w:t>PoseNet</w:t>
        </w:r>
        <w:proofErr w:type="spellEnd"/>
        <w:r w:rsidR="00EE5351" w:rsidRPr="007C437A">
          <w:rPr>
            <w:rPrChange w:id="6904" w:author="Arthur Parmentier" w:date="2020-06-07T15:27:00Z">
              <w:rPr/>
            </w:rPrChange>
          </w:rPr>
          <w:t xml:space="preserve"> has a greater accuracy when the full body is visible (not only arms), </w:t>
        </w:r>
        <w:proofErr w:type="spellStart"/>
        <w:r w:rsidR="00EE5351" w:rsidRPr="007C437A">
          <w:rPr>
            <w:rPrChange w:id="6905" w:author="Arthur Parmentier" w:date="2020-06-07T15:27:00Z">
              <w:rPr/>
            </w:rPrChange>
          </w:rPr>
          <w:t>HandPose</w:t>
        </w:r>
        <w:proofErr w:type="spellEnd"/>
        <w:r w:rsidR="00EE5351" w:rsidRPr="007C437A">
          <w:rPr>
            <w:rPrChange w:id="6906" w:author="Arthur Parmentier" w:date="2020-06-07T15:27:00Z">
              <w:rPr/>
            </w:rPrChange>
          </w:rPr>
          <w:t xml:space="preserve"> requires the user to typically get closer to the camera than the distance at which the </w:t>
        </w:r>
      </w:ins>
      <w:ins w:id="6907" w:author="Arthur Parmentier" w:date="2020-06-03T21:29:00Z">
        <w:r w:rsidR="00EE5351" w:rsidRPr="007C437A">
          <w:rPr>
            <w:rPrChange w:id="6908" w:author="Arthur Parmentier" w:date="2020-06-07T15:27:00Z">
              <w:rPr/>
            </w:rPrChange>
          </w:rPr>
          <w:t xml:space="preserve">whole body fits inside the camera’s view. I suggest </w:t>
        </w:r>
      </w:ins>
      <w:ins w:id="6909" w:author="Arthur Parmentier" w:date="2020-06-03T21:30:00Z">
        <w:r w:rsidR="00EE5351" w:rsidRPr="007C437A">
          <w:rPr>
            <w:rPrChange w:id="6910" w:author="Arthur Parmentier" w:date="2020-06-07T15:27:00Z">
              <w:rPr/>
            </w:rPrChange>
          </w:rPr>
          <w:t>using</w:t>
        </w:r>
      </w:ins>
      <w:ins w:id="6911" w:author="Arthur Parmentier" w:date="2020-06-03T21:29:00Z">
        <w:r w:rsidR="00EE5351" w:rsidRPr="007C437A">
          <w:rPr>
            <w:rPrChange w:id="6912" w:author="Arthur Parmentier" w:date="2020-06-07T15:27:00Z">
              <w:rPr/>
            </w:rPrChange>
          </w:rPr>
          <w:t xml:space="preserve"> separate camera for each model, one that would be close to the soundpaint</w:t>
        </w:r>
      </w:ins>
      <w:ins w:id="6913" w:author="Arthur Parmentier" w:date="2020-06-03T21:30:00Z">
        <w:r w:rsidR="00EE5351" w:rsidRPr="007C437A">
          <w:rPr>
            <w:rPrChange w:id="6914" w:author="Arthur Parmentier" w:date="2020-06-07T15:27:00Z">
              <w:rPr/>
            </w:rPrChange>
          </w:rPr>
          <w:t xml:space="preserve">er for </w:t>
        </w:r>
        <w:proofErr w:type="spellStart"/>
        <w:r w:rsidR="00EE5351" w:rsidRPr="007C437A">
          <w:rPr>
            <w:rPrChange w:id="6915" w:author="Arthur Parmentier" w:date="2020-06-07T15:27:00Z">
              <w:rPr/>
            </w:rPrChange>
          </w:rPr>
          <w:t>HandPose</w:t>
        </w:r>
        <w:proofErr w:type="spellEnd"/>
        <w:r w:rsidR="00EE5351" w:rsidRPr="007C437A">
          <w:rPr>
            <w:rPrChange w:id="6916" w:author="Arthur Parmentier" w:date="2020-06-07T15:27:00Z">
              <w:rPr/>
            </w:rPrChange>
          </w:rPr>
          <w:t xml:space="preserve"> and one further for </w:t>
        </w:r>
        <w:proofErr w:type="spellStart"/>
        <w:r w:rsidR="00EE5351" w:rsidRPr="007C437A">
          <w:rPr>
            <w:rPrChange w:id="6917" w:author="Arthur Parmentier" w:date="2020-06-07T15:27:00Z">
              <w:rPr/>
            </w:rPrChange>
          </w:rPr>
          <w:t>PoseNet</w:t>
        </w:r>
        <w:proofErr w:type="spellEnd"/>
        <w:r w:rsidR="00EE5351" w:rsidRPr="007C437A">
          <w:rPr>
            <w:rPrChange w:id="6918" w:author="Arthur Parmentier" w:date="2020-06-07T15:27:00Z">
              <w:rPr/>
            </w:rPrChange>
          </w:rPr>
          <w:t>.</w:t>
        </w:r>
      </w:ins>
      <w:ins w:id="6919" w:author="Arthur Parmentier" w:date="2020-06-03T21:25:00Z">
        <w:r w:rsidR="00EE5351" w:rsidRPr="007C437A">
          <w:rPr>
            <w:rPrChange w:id="6920" w:author="Arthur Parmentier" w:date="2020-06-07T15:27:00Z">
              <w:rPr/>
            </w:rPrChange>
          </w:rPr>
          <w:t xml:space="preserve"> </w:t>
        </w:r>
      </w:ins>
      <w:ins w:id="6921" w:author="Arthur Parmentier" w:date="2020-06-03T21:31:00Z">
        <w:r w:rsidR="00EE5351" w:rsidRPr="007C437A">
          <w:rPr>
            <w:rPrChange w:id="6922" w:author="Arthur Parmentier" w:date="2020-06-07T15:27:00Z">
              <w:rPr/>
            </w:rPrChange>
          </w:rPr>
          <w:t>I have not been however to test this configuration yet. If it is not possible, then I suggest making sure that the arms</w:t>
        </w:r>
      </w:ins>
      <w:ins w:id="6923" w:author="Arthur Parmentier" w:date="2020-06-03T21:32:00Z">
        <w:r w:rsidR="00EE5351" w:rsidRPr="007C437A">
          <w:rPr>
            <w:rPrChange w:id="6924" w:author="Arthur Parmentier" w:date="2020-06-07T15:27:00Z">
              <w:rPr/>
            </w:rPrChange>
          </w:rPr>
          <w:t xml:space="preserve">, torso and head are well visible for </w:t>
        </w:r>
        <w:proofErr w:type="spellStart"/>
        <w:r w:rsidR="00EE5351" w:rsidRPr="007C437A">
          <w:rPr>
            <w:rPrChange w:id="6925" w:author="Arthur Parmentier" w:date="2020-06-07T15:27:00Z">
              <w:rPr/>
            </w:rPrChange>
          </w:rPr>
          <w:t>PoseNet</w:t>
        </w:r>
        <w:proofErr w:type="spellEnd"/>
        <w:r w:rsidR="00EE5351" w:rsidRPr="007C437A">
          <w:rPr>
            <w:rPrChange w:id="6926" w:author="Arthur Parmentier" w:date="2020-06-07T15:27:00Z">
              <w:rPr/>
            </w:rPrChange>
          </w:rPr>
          <w:t>, while leaving hips, knees and feet under the field of view of the camera</w:t>
        </w:r>
      </w:ins>
      <w:ins w:id="6927" w:author="Arthur Parmentier" w:date="2020-06-03T21:33:00Z">
        <w:r w:rsidR="00EE5351" w:rsidRPr="007C437A">
          <w:rPr>
            <w:rPrChange w:id="6928" w:author="Arthur Parmentier" w:date="2020-06-07T15:27:00Z">
              <w:rPr/>
            </w:rPrChange>
          </w:rPr>
          <w:t xml:space="preserve"> and making sure that hands are put as close as possible to the camera when signing with hand poses.</w:t>
        </w:r>
      </w:ins>
    </w:p>
    <w:p w:rsidR="00F304EE" w:rsidRPr="007C437A" w:rsidRDefault="00F304EE" w:rsidP="00F304EE">
      <w:pPr>
        <w:pStyle w:val="Titre4"/>
        <w:rPr>
          <w:ins w:id="6929" w:author="Arthur Parmentier" w:date="2020-05-23T10:02:00Z"/>
        </w:rPr>
      </w:pPr>
      <w:ins w:id="6930" w:author="Arthur Parmentier" w:date="2020-05-20T20:03:00Z">
        <w:r w:rsidRPr="007C437A">
          <w:t>Input manager</w:t>
        </w:r>
      </w:ins>
    </w:p>
    <w:p w:rsidR="00F304EE" w:rsidRPr="007C437A" w:rsidRDefault="00AF3FE7" w:rsidP="00F304EE">
      <w:pPr>
        <w:rPr>
          <w:ins w:id="6931" w:author="Arthur Parmentier" w:date="2020-06-03T22:07:00Z"/>
        </w:rPr>
      </w:pPr>
      <w:ins w:id="6932" w:author="Arthur Parmentier" w:date="2020-05-20T20:22:00Z">
        <w:r w:rsidRPr="007C437A">
          <w:t xml:space="preserve">I initially created the ‘input manager’ </w:t>
        </w:r>
      </w:ins>
      <w:ins w:id="6933" w:author="Arthur Parmentier" w:date="2020-05-20T20:23:00Z">
        <w:r w:rsidRPr="007C437A">
          <w:t>to allow the user to select in the list of all possible inputs (</w:t>
        </w:r>
        <w:proofErr w:type="spellStart"/>
        <w:r w:rsidRPr="007C437A">
          <w:t>PoseNet</w:t>
        </w:r>
        <w:proofErr w:type="spellEnd"/>
        <w:r w:rsidRPr="007C437A">
          <w:t xml:space="preserve">, Kinect, gloves…) those </w:t>
        </w:r>
      </w:ins>
      <w:ins w:id="6934" w:author="Arthur Parmentier" w:date="2020-06-03T22:07:00Z">
        <w:r w:rsidR="005C26EA" w:rsidRPr="007C437A">
          <w:t>that he wanted to use and that the program should listen to</w:t>
        </w:r>
      </w:ins>
      <w:ins w:id="6935" w:author="Arthur Parmentier" w:date="2020-05-20T20:23:00Z">
        <w:r w:rsidRPr="007C437A">
          <w:t>.</w:t>
        </w:r>
      </w:ins>
      <w:ins w:id="6936" w:author="Arthur Parmentier" w:date="2020-05-20T20:24:00Z">
        <w:r w:rsidRPr="007C437A">
          <w:t xml:space="preserve"> This way, </w:t>
        </w:r>
      </w:ins>
      <w:ins w:id="6937" w:author="Arthur Parmentier" w:date="2020-05-23T10:29:00Z">
        <w:r w:rsidR="001A4444" w:rsidRPr="007C437A">
          <w:t>each part of the</w:t>
        </w:r>
      </w:ins>
      <w:ins w:id="6938" w:author="Arthur Parmentier" w:date="2020-05-20T20:24:00Z">
        <w:r w:rsidRPr="007C437A">
          <w:t xml:space="preserve"> system would know how many features to expect and how to route the data flow correctly.</w:t>
        </w:r>
      </w:ins>
    </w:p>
    <w:p w:rsidR="005C26EA" w:rsidRPr="007C437A" w:rsidRDefault="005C26EA" w:rsidP="00F304EE">
      <w:pPr>
        <w:rPr>
          <w:ins w:id="6939" w:author="Arthur Parmentier" w:date="2020-05-20T20:24:00Z"/>
        </w:rPr>
      </w:pPr>
      <w:ins w:id="6940" w:author="Arthur Parmentier" w:date="2020-06-03T22:08:00Z">
        <w:r w:rsidRPr="007C437A">
          <w:t xml:space="preserve">Until late stages of the project, when I started working with both </w:t>
        </w:r>
        <w:proofErr w:type="spellStart"/>
        <w:r w:rsidRPr="007C437A">
          <w:t>PoseNet</w:t>
        </w:r>
        <w:proofErr w:type="spellEnd"/>
        <w:r w:rsidRPr="007C437A">
          <w:t xml:space="preserve"> and </w:t>
        </w:r>
        <w:proofErr w:type="spellStart"/>
        <w:r w:rsidRPr="007C437A">
          <w:t>HandPose</w:t>
        </w:r>
        <w:proofErr w:type="spellEnd"/>
        <w:r w:rsidRPr="007C437A">
          <w:t xml:space="preserve">, it was unclear for me whether a single DTW </w:t>
        </w:r>
      </w:ins>
      <w:ins w:id="6941" w:author="Arthur Parmentier" w:date="2020-06-03T22:09:00Z">
        <w:r w:rsidRPr="007C437A">
          <w:t xml:space="preserve">model would be able to classify all signs from a sign input combining all the selected features from both </w:t>
        </w:r>
        <w:proofErr w:type="spellStart"/>
        <w:r w:rsidRPr="007C437A">
          <w:t>HandPose</w:t>
        </w:r>
        <w:proofErr w:type="spellEnd"/>
        <w:r w:rsidRPr="007C437A">
          <w:t xml:space="preserve"> and </w:t>
        </w:r>
        <w:proofErr w:type="spellStart"/>
        <w:r w:rsidRPr="007C437A">
          <w:t>Posenet</w:t>
        </w:r>
        <w:proofErr w:type="spellEnd"/>
        <w:r w:rsidRPr="007C437A">
          <w:t>, or if I should instead use several models</w:t>
        </w:r>
      </w:ins>
      <w:ins w:id="6942" w:author="Arthur Parmentier" w:date="2020-06-03T22:10:00Z">
        <w:r w:rsidRPr="007C437A">
          <w:t xml:space="preserve"> depending of the type of signs that the program should recognize (movement with the full body, hand poses, faders…).</w:t>
        </w:r>
      </w:ins>
      <w:ins w:id="6943" w:author="Arthur Parmentier" w:date="2020-06-03T22:12:00Z">
        <w:r w:rsidR="00C26758" w:rsidRPr="007C437A">
          <w:t xml:space="preserve"> There was also no built-in way to make a generic input to model routing in Max</w:t>
        </w:r>
      </w:ins>
      <w:ins w:id="6944" w:author="Arthur Parmentier" w:date="2020-06-03T22:13:00Z">
        <w:r w:rsidR="00C26758" w:rsidRPr="007C437A">
          <w:t>, so that I was hesitating between building a fixed routing that would work for my use case but would not allow any flexibility to change the inputs to each model</w:t>
        </w:r>
      </w:ins>
      <w:ins w:id="6945" w:author="Arthur Parmentier" w:date="2020-06-03T22:14:00Z">
        <w:r w:rsidR="00C26758" w:rsidRPr="007C437A">
          <w:t>, or building the desired input manager routing matrix myself. I chose the second option which allowed me to build a very modu</w:t>
        </w:r>
      </w:ins>
      <w:ins w:id="6946" w:author="Arthur Parmentier" w:date="2020-06-03T22:15:00Z">
        <w:r w:rsidR="00C26758" w:rsidRPr="007C437A">
          <w:t>lar tool, in which I could add or remove models and inputs in the future following my needs and the constraints of the several SP modes.</w:t>
        </w:r>
      </w:ins>
    </w:p>
    <w:p w:rsidR="00AF3FE7" w:rsidRPr="007C437A" w:rsidRDefault="00C26758">
      <w:pPr>
        <w:rPr>
          <w:ins w:id="6947" w:author="Arthur Parmentier" w:date="2020-05-20T22:45:00Z"/>
        </w:rPr>
        <w:pPrChange w:id="6948" w:author="Arthur Parmentier" w:date="2020-06-03T22:25:00Z">
          <w:pPr>
            <w:pStyle w:val="Paragraphedeliste"/>
            <w:numPr>
              <w:numId w:val="34"/>
            </w:numPr>
            <w:ind w:hanging="360"/>
          </w:pPr>
        </w:pPrChange>
      </w:pPr>
      <w:ins w:id="6949" w:author="Arthur Parmentier" w:date="2020-06-03T22:16:00Z">
        <w:r w:rsidRPr="007C437A">
          <w:t>The present input manager allows</w:t>
        </w:r>
      </w:ins>
      <w:ins w:id="6950" w:author="Arthur Parmentier" w:date="2020-05-23T10:30:00Z">
        <w:r w:rsidR="00EA3401" w:rsidRPr="007C437A">
          <w:t xml:space="preserve"> the user</w:t>
        </w:r>
      </w:ins>
      <w:ins w:id="6951" w:author="Arthur Parmentier" w:date="2020-05-20T20:25:00Z">
        <w:r w:rsidR="00AF3FE7" w:rsidRPr="007C437A">
          <w:t xml:space="preserve"> to add his own input to the system automatically, without manually creating additional routings all over the program</w:t>
        </w:r>
      </w:ins>
      <w:ins w:id="6952" w:author="Arthur Parmentier" w:date="2020-06-03T22:17:00Z">
        <w:r w:rsidR="00E3655F" w:rsidRPr="007C437A">
          <w:t xml:space="preserve">, by following </w:t>
        </w:r>
      </w:ins>
      <w:ins w:id="6953" w:author="Arthur Parmentier" w:date="2020-06-03T22:24:00Z">
        <w:r w:rsidR="00E3655F" w:rsidRPr="007C437A">
          <w:t>only a few conventions</w:t>
        </w:r>
      </w:ins>
      <w:ins w:id="6954" w:author="Arthur Parmentier" w:date="2020-05-20T20:26:00Z">
        <w:r w:rsidR="00AF3FE7" w:rsidRPr="007C437A">
          <w:t xml:space="preserve"> </w:t>
        </w:r>
      </w:ins>
    </w:p>
    <w:p w:rsidR="00937092" w:rsidRPr="007C437A" w:rsidRDefault="00E3655F" w:rsidP="00937092">
      <w:pPr>
        <w:pStyle w:val="Paragraphedeliste"/>
        <w:numPr>
          <w:ilvl w:val="0"/>
          <w:numId w:val="34"/>
        </w:numPr>
        <w:rPr>
          <w:ins w:id="6955" w:author="Arthur Parmentier" w:date="2020-05-20T22:45:00Z"/>
        </w:rPr>
      </w:pPr>
      <w:ins w:id="6956" w:author="Arthur Parmentier" w:date="2020-06-03T22:24:00Z">
        <w:r w:rsidRPr="007C437A">
          <w:t xml:space="preserve">each input must send its data </w:t>
        </w:r>
      </w:ins>
      <w:ins w:id="6957" w:author="Arthur Parmentier" w:date="2020-05-20T22:56:00Z">
        <w:r w:rsidR="00985386" w:rsidRPr="007C437A">
          <w:t>through</w:t>
        </w:r>
      </w:ins>
      <w:ins w:id="6958" w:author="Arthur Parmentier" w:date="2020-05-20T22:45:00Z">
        <w:r w:rsidR="00937092" w:rsidRPr="007C437A">
          <w:t xml:space="preserve"> a “send &lt;</w:t>
        </w:r>
        <w:proofErr w:type="spellStart"/>
        <w:r w:rsidR="00937092" w:rsidRPr="007C437A">
          <w:t>input_name</w:t>
        </w:r>
        <w:proofErr w:type="spellEnd"/>
        <w:r w:rsidR="00937092" w:rsidRPr="007C437A">
          <w:t>&gt;” object</w:t>
        </w:r>
      </w:ins>
    </w:p>
    <w:p w:rsidR="00D0466E" w:rsidRPr="007C437A" w:rsidRDefault="00E3655F" w:rsidP="00E3655F">
      <w:pPr>
        <w:pStyle w:val="Paragraphedeliste"/>
        <w:numPr>
          <w:ilvl w:val="0"/>
          <w:numId w:val="34"/>
        </w:numPr>
        <w:rPr>
          <w:ins w:id="6959" w:author="Arthur Parmentier" w:date="2020-06-03T22:26:00Z"/>
        </w:rPr>
      </w:pPr>
      <w:ins w:id="6960" w:author="Arthur Parmentier" w:date="2020-06-03T22:25:00Z">
        <w:r w:rsidRPr="007C437A">
          <w:t>each input must also forward its “</w:t>
        </w:r>
      </w:ins>
      <w:ins w:id="6961" w:author="Arthur Parmentier" w:date="2020-05-20T22:48:00Z">
        <w:r w:rsidR="00937092" w:rsidRPr="007C437A">
          <w:t>size” (</w:t>
        </w:r>
      </w:ins>
      <w:ins w:id="6962" w:author="Arthur Parmentier" w:date="2020-05-20T22:46:00Z">
        <w:r w:rsidR="00937092" w:rsidRPr="007C437A">
          <w:t>number of dimensions of the input</w:t>
        </w:r>
      </w:ins>
      <w:ins w:id="6963" w:author="Arthur Parmentier" w:date="2020-05-20T22:48:00Z">
        <w:r w:rsidR="00937092" w:rsidRPr="007C437A">
          <w:t>)</w:t>
        </w:r>
      </w:ins>
      <w:ins w:id="6964" w:author="Arthur Parmentier" w:date="2020-05-20T22:47:00Z">
        <w:r w:rsidR="00937092" w:rsidRPr="007C437A">
          <w:t xml:space="preserve"> </w:t>
        </w:r>
      </w:ins>
      <w:ins w:id="6965" w:author="Arthur Parmentier" w:date="2020-05-20T22:52:00Z">
        <w:r w:rsidR="008D00B2" w:rsidRPr="007C437A">
          <w:t>before the recording is launched</w:t>
        </w:r>
      </w:ins>
      <w:ins w:id="6966" w:author="Arthur Parmentier" w:date="2020-05-20T22:47:00Z">
        <w:r w:rsidR="00937092" w:rsidRPr="007C437A">
          <w:rPr>
            <w:rStyle w:val="Appelnotedebasdep"/>
          </w:rPr>
          <w:footnoteReference w:id="49"/>
        </w:r>
      </w:ins>
      <w:ins w:id="6996" w:author="Arthur Parmentier" w:date="2020-05-20T22:54:00Z">
        <w:r w:rsidR="00ED06F1" w:rsidRPr="007C437A">
          <w:t xml:space="preserve"> through a “sen</w:t>
        </w:r>
      </w:ins>
      <w:ins w:id="6997" w:author="Arthur Parmentier" w:date="2020-05-20T22:57:00Z">
        <w:r w:rsidR="00985386" w:rsidRPr="007C437A">
          <w:t>d</w:t>
        </w:r>
      </w:ins>
      <w:ins w:id="6998" w:author="Arthur Parmentier" w:date="2020-05-20T22:54:00Z">
        <w:r w:rsidR="00ED06F1" w:rsidRPr="007C437A">
          <w:t xml:space="preserve"> </w:t>
        </w:r>
      </w:ins>
      <w:ins w:id="6999" w:author="Arthur Parmentier" w:date="2020-05-20T22:55:00Z">
        <w:r w:rsidR="00A62CFE" w:rsidRPr="007C437A">
          <w:t>&lt;</w:t>
        </w:r>
        <w:proofErr w:type="spellStart"/>
        <w:r w:rsidR="00A62CFE" w:rsidRPr="007C437A">
          <w:t>input_name</w:t>
        </w:r>
        <w:proofErr w:type="spellEnd"/>
        <w:r w:rsidR="00A62CFE" w:rsidRPr="007C437A">
          <w:t>&gt;_size” object</w:t>
        </w:r>
      </w:ins>
    </w:p>
    <w:p w:rsidR="00E3655F" w:rsidRPr="007C437A" w:rsidRDefault="00E3655F" w:rsidP="00E3655F">
      <w:pPr>
        <w:rPr>
          <w:ins w:id="7000" w:author="Arthur Parmentier" w:date="2020-06-03T22:31:00Z"/>
        </w:rPr>
      </w:pPr>
      <w:ins w:id="7001" w:author="Arthur Parmentier" w:date="2020-06-03T22:26:00Z">
        <w:r w:rsidRPr="007C437A">
          <w:t xml:space="preserve">Then, on the input manager panel, the user can select what input should be used by each model. </w:t>
        </w:r>
      </w:ins>
      <w:ins w:id="7002" w:author="Arthur Parmentier" w:date="2020-06-03T22:27:00Z">
        <w:r w:rsidRPr="007C437A">
          <w:t>Because inputs have different data rates and dimensions, it is</w:t>
        </w:r>
      </w:ins>
      <w:ins w:id="7003" w:author="Arthur Parmentier" w:date="2020-06-03T22:30:00Z">
        <w:r w:rsidR="009304A6" w:rsidRPr="007C437A">
          <w:t xml:space="preserve"> in general</w:t>
        </w:r>
      </w:ins>
      <w:ins w:id="7004" w:author="Arthur Parmentier" w:date="2020-06-03T22:27:00Z">
        <w:r w:rsidRPr="007C437A">
          <w:t xml:space="preserve"> not possible to </w:t>
        </w:r>
        <w:r w:rsidR="009304A6" w:rsidRPr="007C437A">
          <w:t xml:space="preserve">route more </w:t>
        </w:r>
        <w:r w:rsidR="009304A6" w:rsidRPr="007C437A">
          <w:lastRenderedPageBreak/>
          <w:t xml:space="preserve">than one input to a single model. If two inputs </w:t>
        </w:r>
      </w:ins>
      <w:ins w:id="7005" w:author="Arthur Parmentier" w:date="2020-06-03T22:29:00Z">
        <w:r w:rsidR="009304A6" w:rsidRPr="007C437A">
          <w:t>are compatible (typically with similar data rates)</w:t>
        </w:r>
      </w:ins>
      <w:ins w:id="7006" w:author="Arthur Parmentier" w:date="2020-06-03T22:27:00Z">
        <w:r w:rsidR="009304A6" w:rsidRPr="007C437A">
          <w:t xml:space="preserve"> the user simply can create a new input </w:t>
        </w:r>
      </w:ins>
      <w:ins w:id="7007" w:author="Arthur Parmentier" w:date="2020-06-03T22:28:00Z">
        <w:r w:rsidR="009304A6" w:rsidRPr="007C437A">
          <w:t>and merge the two original ones in a single one</w:t>
        </w:r>
      </w:ins>
      <w:ins w:id="7008" w:author="Arthur Parmentier" w:date="2020-06-03T22:29:00Z">
        <w:r w:rsidR="009304A6" w:rsidRPr="007C437A">
          <w:t xml:space="preserve"> the way he wants to</w:t>
        </w:r>
      </w:ins>
      <w:ins w:id="7009" w:author="Arthur Parmentier" w:date="2020-06-03T22:30:00Z">
        <w:r w:rsidR="009304A6" w:rsidRPr="007C437A">
          <w:t xml:space="preserve"> if he would like to route this new combination to a single model.</w:t>
        </w:r>
      </w:ins>
    </w:p>
    <w:p w:rsidR="004C7B1A" w:rsidRPr="007C437A" w:rsidRDefault="004C7B1A">
      <w:pPr>
        <w:keepNext/>
        <w:rPr>
          <w:ins w:id="7010" w:author="Arthur Parmentier" w:date="2020-06-03T22:41:00Z"/>
        </w:rPr>
        <w:pPrChange w:id="7011" w:author="Arthur Parmentier" w:date="2020-06-03T22:41:00Z">
          <w:pPr/>
        </w:pPrChange>
      </w:pPr>
      <w:ins w:id="7012" w:author="Arthur Parmentier" w:date="2020-06-03T22:40:00Z">
        <w:r w:rsidRPr="007C437A">
          <w:rPr>
            <w:noProof/>
            <w:rPrChange w:id="7013" w:author="Arthur Parmentier" w:date="2020-06-07T15:27:00Z">
              <w:rPr>
                <w:noProof/>
              </w:rPr>
            </w:rPrChange>
          </w:rPr>
          <w:drawing>
            <wp:inline distT="0" distB="0" distL="0" distR="0">
              <wp:extent cx="5125165" cy="4058216"/>
              <wp:effectExtent l="0" t="0" r="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put_routing.PNG"/>
                      <pic:cNvPicPr/>
                    </pic:nvPicPr>
                    <pic:blipFill>
                      <a:blip r:embed="rId25">
                        <a:extLst>
                          <a:ext uri="{28A0092B-C50C-407E-A947-70E740481C1C}">
                            <a14:useLocalDpi xmlns:a14="http://schemas.microsoft.com/office/drawing/2010/main" val="0"/>
                          </a:ext>
                        </a:extLst>
                      </a:blip>
                      <a:stretch>
                        <a:fillRect/>
                      </a:stretch>
                    </pic:blipFill>
                    <pic:spPr>
                      <a:xfrm>
                        <a:off x="0" y="0"/>
                        <a:ext cx="5125165" cy="4058216"/>
                      </a:xfrm>
                      <a:prstGeom prst="rect">
                        <a:avLst/>
                      </a:prstGeom>
                    </pic:spPr>
                  </pic:pic>
                </a:graphicData>
              </a:graphic>
            </wp:inline>
          </w:drawing>
        </w:r>
      </w:ins>
    </w:p>
    <w:p w:rsidR="004C7B1A" w:rsidRPr="007C437A" w:rsidRDefault="004C7B1A">
      <w:pPr>
        <w:pStyle w:val="Lgende"/>
        <w:rPr>
          <w:ins w:id="7014" w:author="Arthur Parmentier" w:date="2020-05-20T19:38:00Z"/>
          <w:rPrChange w:id="7015" w:author="Arthur Parmentier" w:date="2020-06-07T15:27:00Z">
            <w:rPr>
              <w:ins w:id="7016" w:author="Arthur Parmentier" w:date="2020-05-20T19:38:00Z"/>
            </w:rPr>
          </w:rPrChange>
        </w:rPr>
        <w:pPrChange w:id="7017" w:author="Arthur Parmentier" w:date="2020-06-03T22:41:00Z">
          <w:pPr>
            <w:pStyle w:val="Paragraphedeliste"/>
            <w:numPr>
              <w:numId w:val="31"/>
            </w:numPr>
            <w:ind w:hanging="360"/>
          </w:pPr>
        </w:pPrChange>
      </w:pPr>
      <w:ins w:id="7018" w:author="Arthur Parmentier" w:date="2020-06-03T22:41:00Z">
        <w:r w:rsidRPr="007C437A">
          <w:rPr>
            <w:rPrChange w:id="7019" w:author="Arthur Parmentier" w:date="2020-06-07T15:27:00Z">
              <w:rPr>
                <w:i/>
                <w:iCs/>
              </w:rPr>
            </w:rPrChange>
          </w:rPr>
          <w:t xml:space="preserve">Figure </w:t>
        </w:r>
        <w:r w:rsidRPr="007C437A">
          <w:rPr>
            <w:rPrChange w:id="7020" w:author="Arthur Parmentier" w:date="2020-06-07T15:27:00Z">
              <w:rPr>
                <w:i/>
                <w:iCs/>
              </w:rPr>
            </w:rPrChange>
          </w:rPr>
          <w:fldChar w:fldCharType="begin"/>
        </w:r>
        <w:r w:rsidRPr="007C437A">
          <w:rPr>
            <w:rPrChange w:id="7021" w:author="Arthur Parmentier" w:date="2020-06-07T15:27:00Z">
              <w:rPr>
                <w:i/>
                <w:iCs/>
              </w:rPr>
            </w:rPrChange>
          </w:rPr>
          <w:instrText xml:space="preserve"> SEQ Figure \* ARABIC </w:instrText>
        </w:r>
      </w:ins>
      <w:r w:rsidRPr="007C437A">
        <w:rPr>
          <w:rPrChange w:id="7022" w:author="Arthur Parmentier" w:date="2020-06-07T15:27:00Z">
            <w:rPr>
              <w:i/>
              <w:iCs/>
            </w:rPr>
          </w:rPrChange>
        </w:rPr>
        <w:fldChar w:fldCharType="separate"/>
      </w:r>
      <w:ins w:id="7023" w:author="Arthur Parmentier" w:date="2020-06-12T13:37:00Z">
        <w:r w:rsidR="007A0A7C">
          <w:rPr>
            <w:noProof/>
          </w:rPr>
          <w:t>7</w:t>
        </w:r>
      </w:ins>
      <w:ins w:id="7024" w:author="Arthur Parmentier" w:date="2020-06-03T22:41:00Z">
        <w:r w:rsidRPr="007C437A">
          <w:rPr>
            <w:rPrChange w:id="7025" w:author="Arthur Parmentier" w:date="2020-06-07T15:27:00Z">
              <w:rPr>
                <w:i/>
                <w:iCs/>
              </w:rPr>
            </w:rPrChange>
          </w:rPr>
          <w:fldChar w:fldCharType="end"/>
        </w:r>
        <w:r w:rsidRPr="007C437A">
          <w:rPr>
            <w:rPrChange w:id="7026" w:author="Arthur Parmentier" w:date="2020-06-07T15:27:00Z">
              <w:rPr>
                <w:i/>
                <w:iCs/>
              </w:rPr>
            </w:rPrChange>
          </w:rPr>
          <w:t xml:space="preserve"> Input to model routing interface</w:t>
        </w:r>
        <w:r w:rsidR="00835835" w:rsidRPr="007C437A">
          <w:rPr>
            <w:rPrChange w:id="7027" w:author="Arthur Parmentier" w:date="2020-06-07T15:27:00Z">
              <w:rPr>
                <w:i/>
                <w:iCs/>
              </w:rPr>
            </w:rPrChange>
          </w:rPr>
          <w:t>. The routing matrix is automatically updated from the list of inputs and models that the user defines</w:t>
        </w:r>
      </w:ins>
      <w:ins w:id="7028" w:author="Arthur Parmentier" w:date="2020-06-03T22:42:00Z">
        <w:r w:rsidR="00835835" w:rsidRPr="007C437A">
          <w:rPr>
            <w:rPrChange w:id="7029" w:author="Arthur Parmentier" w:date="2020-06-07T15:27:00Z">
              <w:rPr>
                <w:i/>
                <w:iCs/>
              </w:rPr>
            </w:rPrChange>
          </w:rPr>
          <w:t>, allowing the user to add his own inputs or models in little time.</w:t>
        </w:r>
      </w:ins>
    </w:p>
    <w:p w:rsidR="002E315F" w:rsidRPr="007C437A" w:rsidDel="00F02080" w:rsidRDefault="002E315F">
      <w:pPr>
        <w:rPr>
          <w:del w:id="7030" w:author="Arthur Parmentier" w:date="2020-05-20T19:53:00Z"/>
          <w:rPrChange w:id="7031" w:author="Arthur Parmentier" w:date="2020-06-07T15:27:00Z">
            <w:rPr>
              <w:del w:id="7032" w:author="Arthur Parmentier" w:date="2020-05-20T19:53:00Z"/>
            </w:rPr>
          </w:rPrChange>
        </w:rPr>
        <w:pPrChange w:id="7033" w:author="Arthur Parmentier" w:date="2020-05-20T19:38:00Z">
          <w:pPr>
            <w:pStyle w:val="Titre2"/>
          </w:pPr>
        </w:pPrChange>
      </w:pPr>
      <w:bookmarkStart w:id="7034" w:name="_Toc41067207"/>
      <w:bookmarkStart w:id="7035" w:name="_Toc42259023"/>
      <w:bookmarkStart w:id="7036" w:name="_Toc42259100"/>
      <w:bookmarkStart w:id="7037" w:name="_Toc42449779"/>
      <w:bookmarkStart w:id="7038" w:name="_Toc42449861"/>
      <w:bookmarkStart w:id="7039" w:name="_Toc42550047"/>
      <w:bookmarkStart w:id="7040" w:name="_Toc42550140"/>
      <w:bookmarkStart w:id="7041" w:name="_Toc42698891"/>
      <w:bookmarkStart w:id="7042" w:name="_Toc42698970"/>
      <w:bookmarkStart w:id="7043" w:name="_Toc42841987"/>
      <w:bookmarkStart w:id="7044" w:name="_Toc42842088"/>
      <w:bookmarkStart w:id="7045" w:name="_Toc42842189"/>
      <w:bookmarkEnd w:id="7034"/>
      <w:bookmarkEnd w:id="7035"/>
      <w:bookmarkEnd w:id="7036"/>
      <w:bookmarkEnd w:id="7037"/>
      <w:bookmarkEnd w:id="7038"/>
      <w:bookmarkEnd w:id="7039"/>
      <w:bookmarkEnd w:id="7040"/>
      <w:bookmarkEnd w:id="7041"/>
      <w:bookmarkEnd w:id="7042"/>
      <w:bookmarkEnd w:id="7043"/>
      <w:bookmarkEnd w:id="7044"/>
      <w:bookmarkEnd w:id="7045"/>
    </w:p>
    <w:p w:rsidR="00F25194" w:rsidRPr="007C437A" w:rsidRDefault="00F25194">
      <w:pPr>
        <w:pStyle w:val="Titre3"/>
        <w:rPr>
          <w:ins w:id="7046" w:author="Arthur Parmentier" w:date="2020-05-20T19:53:00Z"/>
        </w:rPr>
      </w:pPr>
      <w:bookmarkStart w:id="7047" w:name="_Toc42842190"/>
      <w:r w:rsidRPr="007C437A">
        <w:t xml:space="preserve">Part 2: </w:t>
      </w:r>
      <w:del w:id="7048" w:author="Arthur Parmentier" w:date="2020-05-20T19:57:00Z">
        <w:r w:rsidRPr="007C437A" w:rsidDel="000C6A61">
          <w:delText>Training &amp; data management</w:delText>
        </w:r>
      </w:del>
      <w:ins w:id="7049" w:author="Arthur Parmentier" w:date="2020-05-20T19:57:00Z">
        <w:r w:rsidR="000C6A61" w:rsidRPr="007C437A">
          <w:t>Signs &amp; dictionary management</w:t>
        </w:r>
      </w:ins>
      <w:bookmarkEnd w:id="7047"/>
    </w:p>
    <w:p w:rsidR="00635850" w:rsidRPr="007C437A" w:rsidRDefault="00635850" w:rsidP="00070661">
      <w:pPr>
        <w:rPr>
          <w:ins w:id="7050" w:author="Arthur Parmentier" w:date="2020-06-03T22:46:00Z"/>
        </w:rPr>
      </w:pPr>
      <w:ins w:id="7051" w:author="Arthur Parmentier" w:date="2020-06-03T22:46:00Z">
        <w:r w:rsidRPr="007C437A">
          <w:t>Once the inputs and models are defined in the program, the user can start recording signs and building its sign dictionaries for each model.</w:t>
        </w:r>
      </w:ins>
    </w:p>
    <w:p w:rsidR="0051412E" w:rsidRPr="007C437A" w:rsidRDefault="0051412E">
      <w:pPr>
        <w:pStyle w:val="Titre4"/>
        <w:rPr>
          <w:ins w:id="7052" w:author="Arthur Parmentier" w:date="2020-06-03T23:38:00Z"/>
          <w:rPrChange w:id="7053" w:author="Arthur Parmentier" w:date="2020-06-07T15:27:00Z">
            <w:rPr>
              <w:ins w:id="7054" w:author="Arthur Parmentier" w:date="2020-06-03T23:38:00Z"/>
            </w:rPr>
          </w:rPrChange>
        </w:rPr>
        <w:pPrChange w:id="7055" w:author="Arthur Parmentier" w:date="2020-06-03T23:38:00Z">
          <w:pPr/>
        </w:pPrChange>
      </w:pPr>
      <w:ins w:id="7056" w:author="Arthur Parmentier" w:date="2020-06-03T23:38:00Z">
        <w:r w:rsidRPr="007C437A">
          <w:rPr>
            <w:rPrChange w:id="7057" w:author="Arthur Parmentier" w:date="2020-06-07T15:27:00Z">
              <w:rPr/>
            </w:rPrChange>
          </w:rPr>
          <w:t>Sign creation</w:t>
        </w:r>
      </w:ins>
    </w:p>
    <w:p w:rsidR="00635850" w:rsidRPr="007C437A" w:rsidRDefault="000C6A61" w:rsidP="00070661">
      <w:pPr>
        <w:rPr>
          <w:ins w:id="7058" w:author="Arthur Parmentier" w:date="2020-06-03T22:47:00Z"/>
        </w:rPr>
      </w:pPr>
      <w:ins w:id="7059" w:author="Arthur Parmentier" w:date="2020-05-20T19:57:00Z">
        <w:r w:rsidRPr="007C437A">
          <w:t xml:space="preserve">We have seen that creating new signs is </w:t>
        </w:r>
      </w:ins>
      <w:ins w:id="7060" w:author="Arthur Parmentier" w:date="2020-06-03T22:47:00Z">
        <w:r w:rsidR="00635850" w:rsidRPr="007C437A">
          <w:t>one of the</w:t>
        </w:r>
      </w:ins>
      <w:ins w:id="7061" w:author="Arthur Parmentier" w:date="2020-05-20T19:58:00Z">
        <w:r w:rsidRPr="007C437A">
          <w:t xml:space="preserve"> core mechanism</w:t>
        </w:r>
      </w:ins>
      <w:ins w:id="7062" w:author="Arthur Parmentier" w:date="2020-06-03T22:47:00Z">
        <w:r w:rsidR="00635850" w:rsidRPr="007C437A">
          <w:t>s</w:t>
        </w:r>
      </w:ins>
      <w:ins w:id="7063" w:author="Arthur Parmentier" w:date="2020-05-20T19:58:00Z">
        <w:r w:rsidRPr="007C437A">
          <w:t xml:space="preserve"> of SP. </w:t>
        </w:r>
      </w:ins>
      <w:ins w:id="7064" w:author="Arthur Parmentier" w:date="2020-06-03T22:47:00Z">
        <w:r w:rsidR="00635850" w:rsidRPr="007C437A">
          <w:t xml:space="preserve">It is also </w:t>
        </w:r>
      </w:ins>
      <w:ins w:id="7065" w:author="Arthur Parmentier" w:date="2020-06-03T22:48:00Z">
        <w:r w:rsidR="00635850" w:rsidRPr="007C437A">
          <w:t>one important feature of</w:t>
        </w:r>
      </w:ins>
      <w:ins w:id="7066" w:author="Arthur Parmentier" w:date="2020-06-03T22:47:00Z">
        <w:r w:rsidR="00635850" w:rsidRPr="007C437A">
          <w:t xml:space="preserve"> my program</w:t>
        </w:r>
      </w:ins>
      <w:ins w:id="7067" w:author="Arthur Parmentier" w:date="2020-06-03T22:48:00Z">
        <w:r w:rsidR="00635850" w:rsidRPr="007C437A">
          <w:t xml:space="preserve"> in which</w:t>
        </w:r>
      </w:ins>
      <w:ins w:id="7068" w:author="Arthur Parmentier" w:date="2020-06-03T22:47:00Z">
        <w:r w:rsidR="00635850" w:rsidRPr="007C437A">
          <w:t xml:space="preserve"> the user can either create his own signs or use pre-recorded </w:t>
        </w:r>
      </w:ins>
      <w:ins w:id="7069" w:author="Arthur Parmentier" w:date="2020-06-03T22:48:00Z">
        <w:r w:rsidR="00635850" w:rsidRPr="007C437A">
          <w:t>signs, for instance that would have been created or recorded by other users.</w:t>
        </w:r>
      </w:ins>
    </w:p>
    <w:p w:rsidR="00F304EE" w:rsidRPr="007C437A" w:rsidRDefault="00070661" w:rsidP="00070661">
      <w:pPr>
        <w:rPr>
          <w:ins w:id="7070" w:author="Arthur Parmentier" w:date="2020-05-20T21:38:00Z"/>
        </w:rPr>
      </w:pPr>
      <w:ins w:id="7071" w:author="Arthur Parmentier" w:date="2020-05-20T21:38:00Z">
        <w:r w:rsidRPr="007C437A">
          <w:t xml:space="preserve">In my program, a sign is defined </w:t>
        </w:r>
      </w:ins>
      <w:ins w:id="7072" w:author="Arthur Parmentier" w:date="2020-05-20T21:45:00Z">
        <w:r w:rsidR="002D466E" w:rsidRPr="007C437A">
          <w:t>t</w:t>
        </w:r>
      </w:ins>
      <w:ins w:id="7073" w:author="Arthur Parmentier" w:date="2020-06-03T22:52:00Z">
        <w:r w:rsidR="00BD52CD" w:rsidRPr="007C437A">
          <w:t>wo</w:t>
        </w:r>
      </w:ins>
      <w:ins w:id="7074" w:author="Arthur Parmentier" w:date="2020-05-20T21:38:00Z">
        <w:r w:rsidRPr="007C437A">
          <w:t xml:space="preserve"> properties:</w:t>
        </w:r>
      </w:ins>
    </w:p>
    <w:p w:rsidR="00070661" w:rsidRPr="007C437A" w:rsidRDefault="00070661">
      <w:pPr>
        <w:pStyle w:val="Paragraphedeliste"/>
        <w:numPr>
          <w:ilvl w:val="0"/>
          <w:numId w:val="33"/>
        </w:numPr>
        <w:rPr>
          <w:ins w:id="7075" w:author="Arthur Parmentier" w:date="2020-05-20T20:02:00Z"/>
        </w:rPr>
        <w:pPrChange w:id="7076" w:author="Arthur Parmentier" w:date="2020-05-20T21:38:00Z">
          <w:pPr>
            <w:pStyle w:val="Paragraphedeliste"/>
            <w:numPr>
              <w:numId w:val="32"/>
            </w:numPr>
            <w:ind w:hanging="360"/>
          </w:pPr>
        </w:pPrChange>
      </w:pPr>
      <w:ins w:id="7077" w:author="Arthur Parmentier" w:date="2020-05-20T21:38:00Z">
        <w:r w:rsidRPr="007C437A">
          <w:t>Its name</w:t>
        </w:r>
      </w:ins>
    </w:p>
    <w:p w:rsidR="00F304EE" w:rsidRPr="007C437A" w:rsidRDefault="00070661" w:rsidP="00F304EE">
      <w:pPr>
        <w:pStyle w:val="Paragraphedeliste"/>
        <w:numPr>
          <w:ilvl w:val="0"/>
          <w:numId w:val="32"/>
        </w:numPr>
        <w:rPr>
          <w:ins w:id="7078" w:author="Arthur Parmentier" w:date="2020-06-03T22:50:00Z"/>
        </w:rPr>
      </w:pPr>
      <w:ins w:id="7079" w:author="Arthur Parmentier" w:date="2020-05-20T21:39:00Z">
        <w:r w:rsidRPr="007C437A">
          <w:lastRenderedPageBreak/>
          <w:t>Its category</w:t>
        </w:r>
      </w:ins>
      <w:ins w:id="7080" w:author="Arthur Parmentier" w:date="2020-05-20T21:28:00Z">
        <w:r w:rsidR="007D4B4B" w:rsidRPr="007C437A">
          <w:t>, in ana</w:t>
        </w:r>
      </w:ins>
      <w:ins w:id="7081" w:author="Arthur Parmentier" w:date="2020-05-20T21:29:00Z">
        <w:r w:rsidR="007D4B4B" w:rsidRPr="007C437A">
          <w:t xml:space="preserve">logy with the </w:t>
        </w:r>
      </w:ins>
      <w:ins w:id="7082" w:author="Arthur Parmentier" w:date="2020-06-05T19:22:00Z">
        <w:r w:rsidR="000E299B" w:rsidRPr="007C437A">
          <w:t>syntactic</w:t>
        </w:r>
      </w:ins>
      <w:ins w:id="7083" w:author="Arthur Parmentier" w:date="2020-05-20T21:29:00Z">
        <w:r w:rsidR="007D4B4B" w:rsidRPr="007C437A">
          <w:t xml:space="preserve"> model </w:t>
        </w:r>
      </w:ins>
      <w:ins w:id="7084" w:author="Arthur Parmentier" w:date="2020-06-03T22:49:00Z">
        <w:r w:rsidR="00D20FA9" w:rsidRPr="007C437A">
          <w:t>of</w:t>
        </w:r>
      </w:ins>
      <w:ins w:id="7085" w:author="Arthur Parmentier" w:date="2020-05-20T21:30:00Z">
        <w:r w:rsidR="007D4B4B" w:rsidRPr="007C437A">
          <w:t xml:space="preserve"> SP</w:t>
        </w:r>
      </w:ins>
      <w:ins w:id="7086" w:author="Arthur Parmentier" w:date="2020-06-03T22:49:00Z">
        <w:r w:rsidR="00D20FA9" w:rsidRPr="007C437A">
          <w:t xml:space="preserve"> </w:t>
        </w:r>
      </w:ins>
      <w:ins w:id="7087" w:author="Arthur Parmentier" w:date="2020-05-20T21:30:00Z">
        <w:r w:rsidR="007D4B4B" w:rsidRPr="007C437A">
          <w:t>: WHO, WHAT, HOW, WHEN, OFF,</w:t>
        </w:r>
      </w:ins>
      <w:ins w:id="7088" w:author="Arthur Parmentier" w:date="2020-05-20T21:31:00Z">
        <w:r w:rsidR="007D4B4B" w:rsidRPr="007C437A">
          <w:t xml:space="preserve"> NEUTRAL</w:t>
        </w:r>
      </w:ins>
      <w:ins w:id="7089" w:author="Arthur Parmentier" w:date="2020-06-03T22:49:00Z">
        <w:r w:rsidR="00D20FA9" w:rsidRPr="007C437A">
          <w:t xml:space="preserve"> &amp;</w:t>
        </w:r>
      </w:ins>
      <w:ins w:id="7090" w:author="Arthur Parmentier" w:date="2020-05-20T21:32:00Z">
        <w:r w:rsidR="007D4B4B" w:rsidRPr="007C437A">
          <w:t xml:space="preserve"> LOGIC</w:t>
        </w:r>
      </w:ins>
      <w:ins w:id="7091" w:author="Arthur Parmentier" w:date="2020-06-03T22:50:00Z">
        <w:r w:rsidR="00D20FA9" w:rsidRPr="007C437A">
          <w:t xml:space="preserve"> </w:t>
        </w:r>
        <w:r w:rsidR="00D20FA9" w:rsidRPr="007C437A">
          <w:rPr>
            <w:rStyle w:val="Appelnotedebasdep"/>
          </w:rPr>
          <w:footnoteReference w:id="50"/>
        </w:r>
      </w:ins>
    </w:p>
    <w:p w:rsidR="0012023C" w:rsidRPr="007C437A" w:rsidRDefault="001653F3" w:rsidP="001653F3">
      <w:pPr>
        <w:rPr>
          <w:ins w:id="7093" w:author="Arthur Parmentier" w:date="2020-05-22T09:21:00Z"/>
        </w:rPr>
      </w:pPr>
      <w:ins w:id="7094" w:author="Arthur Parmentier" w:date="2020-05-20T21:50:00Z">
        <w:r w:rsidRPr="007C437A">
          <w:t>The</w:t>
        </w:r>
      </w:ins>
      <w:ins w:id="7095" w:author="Arthur Parmentier" w:date="2020-06-03T22:52:00Z">
        <w:r w:rsidR="00BD52CD" w:rsidRPr="007C437A">
          <w:t xml:space="preserve">se </w:t>
        </w:r>
      </w:ins>
      <w:ins w:id="7096" w:author="Arthur Parmentier" w:date="2020-05-20T21:50:00Z">
        <w:r w:rsidRPr="007C437A">
          <w:t>properties are sufficient to allow t</w:t>
        </w:r>
      </w:ins>
      <w:ins w:id="7097" w:author="Arthur Parmentier" w:date="2020-05-20T21:51:00Z">
        <w:r w:rsidRPr="007C437A">
          <w:t>he program to parse the sign</w:t>
        </w:r>
      </w:ins>
      <w:ins w:id="7098" w:author="Arthur Parmentier" w:date="2020-05-20T22:05:00Z">
        <w:r w:rsidR="0012023C" w:rsidRPr="007C437A">
          <w:t>, i.e. to construct a meaningful request from the temporal flow of signs</w:t>
        </w:r>
      </w:ins>
      <w:ins w:id="7099" w:author="Arthur Parmentier" w:date="2020-06-03T22:52:00Z">
        <w:r w:rsidR="00BD52CD" w:rsidRPr="007C437A">
          <w:t>.</w:t>
        </w:r>
      </w:ins>
      <w:ins w:id="7100" w:author="Arthur Parmentier" w:date="2020-06-03T22:51:00Z">
        <w:r w:rsidR="00BD52CD" w:rsidRPr="007C437A">
          <w:t xml:space="preserve"> </w:t>
        </w:r>
      </w:ins>
    </w:p>
    <w:p w:rsidR="00A87845" w:rsidRPr="007C437A" w:rsidRDefault="00BD52CD" w:rsidP="001653F3">
      <w:pPr>
        <w:rPr>
          <w:ins w:id="7101" w:author="Arthur Parmentier" w:date="2020-05-20T22:05:00Z"/>
        </w:rPr>
      </w:pPr>
      <w:ins w:id="7102" w:author="Arthur Parmentier" w:date="2020-05-20T22:08:00Z">
        <w:r w:rsidRPr="007C437A">
          <w:rPr>
            <w:noProof/>
            <w:rPrChange w:id="7103" w:author="Arthur Parmentier" w:date="2020-06-07T15:27:00Z">
              <w:rPr>
                <w:noProof/>
              </w:rPr>
            </w:rPrChange>
          </w:rPr>
          <mc:AlternateContent>
            <mc:Choice Requires="wps">
              <w:drawing>
                <wp:anchor distT="0" distB="0" distL="114300" distR="114300" simplePos="0" relativeHeight="251667456" behindDoc="0" locked="0" layoutInCell="1" allowOverlap="1" wp14:anchorId="7684A32A" wp14:editId="597466A9">
                  <wp:simplePos x="0" y="0"/>
                  <wp:positionH relativeFrom="margin">
                    <wp:align>center</wp:align>
                  </wp:positionH>
                  <wp:positionV relativeFrom="paragraph">
                    <wp:posOffset>2797175</wp:posOffset>
                  </wp:positionV>
                  <wp:extent cx="3171190" cy="635"/>
                  <wp:effectExtent l="0" t="0" r="10160" b="23495"/>
                  <wp:wrapTopAndBottom/>
                  <wp:docPr id="6" name="Zone de texte 6"/>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rsidR="00B270CD" w:rsidRPr="00311097" w:rsidRDefault="00B270CD">
                              <w:pPr>
                                <w:pStyle w:val="Lgende"/>
                                <w:rPr>
                                  <w:noProof/>
                                </w:rPr>
                                <w:pPrChange w:id="7104" w:author="Arthur Parmentier" w:date="2020-05-20T22:08:00Z">
                                  <w:pPr/>
                                </w:pPrChange>
                              </w:pPr>
                              <w:bookmarkStart w:id="7105" w:name="_Ref41031792"/>
                              <w:bookmarkStart w:id="7106" w:name="_Ref41031785"/>
                              <w:ins w:id="7107" w:author="Arthur Parmentier" w:date="2020-05-20T22:08:00Z">
                                <w:r>
                                  <w:t xml:space="preserve">Figure </w:t>
                                </w:r>
                                <w:r>
                                  <w:fldChar w:fldCharType="begin"/>
                                </w:r>
                                <w:r>
                                  <w:instrText xml:space="preserve"> SEQ Figure \* ARABIC </w:instrText>
                                </w:r>
                              </w:ins>
                              <w:r>
                                <w:fldChar w:fldCharType="separate"/>
                              </w:r>
                              <w:ins w:id="7108" w:author="Arthur Parmentier" w:date="2020-06-12T13:37:00Z">
                                <w:r w:rsidR="007A0A7C">
                                  <w:rPr>
                                    <w:noProof/>
                                  </w:rPr>
                                  <w:t>8</w:t>
                                </w:r>
                              </w:ins>
                              <w:ins w:id="7109" w:author="Arthur Parmentier" w:date="2020-05-20T22:08:00Z">
                                <w:r>
                                  <w:fldChar w:fldCharType="end"/>
                                </w:r>
                                <w:bookmarkEnd w:id="7105"/>
                                <w:r>
                                  <w:t xml:space="preserve"> User interface for defining new signs</w:t>
                                </w:r>
                              </w:ins>
                              <w:bookmarkEnd w:id="7106"/>
                              <w:ins w:id="7110" w:author="Arthur Parmentier" w:date="2020-06-03T22:56:00Z">
                                <w:r>
                                  <w:t xml:space="preserve"> and recording them to the buffers of a model. </w:t>
                                </w:r>
                              </w:ins>
                              <w:ins w:id="7111" w:author="Arthur Parmentier" w:date="2020-06-03T22:57:00Z">
                                <w:r>
                                  <w:t>First, the user can select which model he wants to use to recognize the sign</w:t>
                                </w:r>
                              </w:ins>
                              <w:ins w:id="7112" w:author="Arthur Parmentier" w:date="2020-06-03T22:58:00Z">
                                <w:r>
                                  <w:t xml:space="preserve">s he wants to add. </w:t>
                                </w:r>
                              </w:ins>
                              <w:ins w:id="7113" w:author="Arthur Parmentier" w:date="2020-06-03T22:57:00Z">
                                <w:r>
                                  <w:t>Then</w:t>
                                </w:r>
                              </w:ins>
                              <w:ins w:id="7114" w:author="Arthur Parmentier" w:date="2020-06-03T22:56:00Z">
                                <w:r>
                                  <w:t xml:space="preserve">, </w:t>
                                </w:r>
                              </w:ins>
                              <w:ins w:id="7115" w:author="Arthur Parmentier" w:date="2020-06-03T22:57:00Z">
                                <w:r>
                                  <w:t>he</w:t>
                                </w:r>
                              </w:ins>
                              <w:ins w:id="7116" w:author="Arthur Parmentier" w:date="2020-06-03T22:56:00Z">
                                <w:r>
                                  <w:t xml:space="preserve"> must enter the signs and their corresponding category</w:t>
                                </w:r>
                              </w:ins>
                              <w:ins w:id="7117" w:author="Arthur Parmentier" w:date="2020-06-03T22:57:00Z">
                                <w:r>
                                  <w:t xml:space="preserve"> that he would like to record. </w:t>
                                </w:r>
                              </w:ins>
                              <w:ins w:id="7118" w:author="Arthur Parmentier" w:date="2020-06-03T22:58:00Z">
                                <w:r>
                                  <w:t>Finally, he can set a few parameters before launching the automated recording session.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4A32A" id="Zone de texte 6" o:spid="_x0000_s1028" type="#_x0000_t202" style="position:absolute;margin-left:0;margin-top:220.25pt;width:249.7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" stroked="f">
                  <v:textbox style="mso-fit-shape-to-text:t" inset="0,0,0,0">
                    <w:txbxContent>
                      <w:p w:rsidR="00B270CD" w:rsidRPr="00311097" w:rsidRDefault="00B270CD">
                        <w:pPr>
                          <w:pStyle w:val="Lgende"/>
                          <w:rPr>
                            <w:noProof/>
                          </w:rPr>
                          <w:pPrChange w:id="7119" w:author="Arthur Parmentier" w:date="2020-05-20T22:08:00Z">
                            <w:pPr/>
                          </w:pPrChange>
                        </w:pPr>
                        <w:bookmarkStart w:id="7120" w:name="_Ref41031792"/>
                        <w:bookmarkStart w:id="7121" w:name="_Ref41031785"/>
                        <w:ins w:id="7122" w:author="Arthur Parmentier" w:date="2020-05-20T22:08:00Z">
                          <w:r>
                            <w:t xml:space="preserve">Figure </w:t>
                          </w:r>
                          <w:r>
                            <w:fldChar w:fldCharType="begin"/>
                          </w:r>
                          <w:r>
                            <w:instrText xml:space="preserve"> SEQ Figure \* ARABIC </w:instrText>
                          </w:r>
                        </w:ins>
                        <w:r>
                          <w:fldChar w:fldCharType="separate"/>
                        </w:r>
                        <w:ins w:id="7123" w:author="Arthur Parmentier" w:date="2020-06-12T13:37:00Z">
                          <w:r w:rsidR="007A0A7C">
                            <w:rPr>
                              <w:noProof/>
                            </w:rPr>
                            <w:t>8</w:t>
                          </w:r>
                        </w:ins>
                        <w:ins w:id="7124" w:author="Arthur Parmentier" w:date="2020-05-20T22:08:00Z">
                          <w:r>
                            <w:fldChar w:fldCharType="end"/>
                          </w:r>
                          <w:bookmarkEnd w:id="7120"/>
                          <w:r>
                            <w:t xml:space="preserve"> User interface for defining new signs</w:t>
                          </w:r>
                        </w:ins>
                        <w:bookmarkEnd w:id="7121"/>
                        <w:ins w:id="7125" w:author="Arthur Parmentier" w:date="2020-06-03T22:56:00Z">
                          <w:r>
                            <w:t xml:space="preserve"> and recording them to the buffers of a model. </w:t>
                          </w:r>
                        </w:ins>
                        <w:ins w:id="7126" w:author="Arthur Parmentier" w:date="2020-06-03T22:57:00Z">
                          <w:r>
                            <w:t>First, the user can select which model he wants to use to recognize the sign</w:t>
                          </w:r>
                        </w:ins>
                        <w:ins w:id="7127" w:author="Arthur Parmentier" w:date="2020-06-03T22:58:00Z">
                          <w:r>
                            <w:t xml:space="preserve">s he wants to add. </w:t>
                          </w:r>
                        </w:ins>
                        <w:ins w:id="7128" w:author="Arthur Parmentier" w:date="2020-06-03T22:57:00Z">
                          <w:r>
                            <w:t>Then</w:t>
                          </w:r>
                        </w:ins>
                        <w:ins w:id="7129" w:author="Arthur Parmentier" w:date="2020-06-03T22:56:00Z">
                          <w:r>
                            <w:t xml:space="preserve">, </w:t>
                          </w:r>
                        </w:ins>
                        <w:ins w:id="7130" w:author="Arthur Parmentier" w:date="2020-06-03T22:57:00Z">
                          <w:r>
                            <w:t>he</w:t>
                          </w:r>
                        </w:ins>
                        <w:ins w:id="7131" w:author="Arthur Parmentier" w:date="2020-06-03T22:56:00Z">
                          <w:r>
                            <w:t xml:space="preserve"> must enter the signs and their corresponding category</w:t>
                          </w:r>
                        </w:ins>
                        <w:ins w:id="7132" w:author="Arthur Parmentier" w:date="2020-06-03T22:57:00Z">
                          <w:r>
                            <w:t xml:space="preserve"> that he would like to record. </w:t>
                          </w:r>
                        </w:ins>
                        <w:ins w:id="7133" w:author="Arthur Parmentier" w:date="2020-06-03T22:58:00Z">
                          <w:r>
                            <w:t>Finally, he can set a few parameters before launching the automated recording session.</w:t>
                          </w:r>
                        </w:ins>
                      </w:p>
                    </w:txbxContent>
                  </v:textbox>
                  <w10:wrap type="topAndBottom" anchorx="margin"/>
                </v:shape>
              </w:pict>
            </mc:Fallback>
          </mc:AlternateContent>
        </w:r>
      </w:ins>
      <w:ins w:id="7134" w:author="Arthur Parmentier" w:date="2020-05-20T22:06:00Z">
        <w:r w:rsidRPr="007C437A">
          <w:rPr>
            <w:noProof/>
            <w:rPrChange w:id="7135" w:author="Arthur Parmentier" w:date="2020-06-07T15:27:00Z">
              <w:rPr>
                <w:noProof/>
              </w:rPr>
            </w:rPrChange>
          </w:rPr>
          <w:drawing>
            <wp:anchor distT="0" distB="0" distL="114300" distR="114300" simplePos="0" relativeHeight="251665408" behindDoc="1" locked="0" layoutInCell="1" allowOverlap="1">
              <wp:simplePos x="0" y="0"/>
              <wp:positionH relativeFrom="margin">
                <wp:align>center</wp:align>
              </wp:positionH>
              <wp:positionV relativeFrom="line">
                <wp:posOffset>306705</wp:posOffset>
              </wp:positionV>
              <wp:extent cx="4746625" cy="23622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ing.PNG"/>
                      <pic:cNvPicPr/>
                    </pic:nvPicPr>
                    <pic:blipFill>
                      <a:blip r:embed="rId26">
                        <a:extLst>
                          <a:ext uri="{28A0092B-C50C-407E-A947-70E740481C1C}">
                            <a14:useLocalDpi xmlns:a14="http://schemas.microsoft.com/office/drawing/2010/main" val="0"/>
                          </a:ext>
                        </a:extLst>
                      </a:blip>
                      <a:stretch>
                        <a:fillRect/>
                      </a:stretch>
                    </pic:blipFill>
                    <pic:spPr>
                      <a:xfrm>
                        <a:off x="0" y="0"/>
                        <a:ext cx="4746625" cy="2362200"/>
                      </a:xfrm>
                      <a:prstGeom prst="rect">
                        <a:avLst/>
                      </a:prstGeom>
                    </pic:spPr>
                  </pic:pic>
                </a:graphicData>
              </a:graphic>
              <wp14:sizeRelH relativeFrom="margin">
                <wp14:pctWidth>0</wp14:pctWidth>
              </wp14:sizeRelH>
              <wp14:sizeRelV relativeFrom="margin">
                <wp14:pctHeight>0</wp14:pctHeight>
              </wp14:sizeRelV>
            </wp:anchor>
          </w:drawing>
        </w:r>
      </w:ins>
      <w:ins w:id="7136" w:author="Arthur Parmentier" w:date="2020-06-03T23:07:00Z">
        <w:r w:rsidR="00FB2824" w:rsidRPr="007C437A">
          <w:t>The procedure for defining a new sign is shown</w:t>
        </w:r>
      </w:ins>
      <w:ins w:id="7137" w:author="Arthur Parmentier" w:date="2020-05-22T09:22:00Z">
        <w:r w:rsidR="00A87845" w:rsidRPr="007C437A">
          <w:t xml:space="preserve"> in 2.1. (</w:t>
        </w:r>
      </w:ins>
      <w:ins w:id="7138" w:author="Arthur Parmentier" w:date="2020-06-03T22:56:00Z">
        <w:r w:rsidRPr="007C437A">
          <w:rPr>
            <w:rPrChange w:id="7139" w:author="Arthur Parmentier" w:date="2020-06-07T15:27:00Z">
              <w:rPr/>
            </w:rPrChange>
          </w:rPr>
          <w:fldChar w:fldCharType="begin"/>
        </w:r>
        <w:r w:rsidRPr="007C437A">
          <w:instrText xml:space="preserve"> REF _Ref41031792 \h </w:instrText>
        </w:r>
      </w:ins>
      <w:r w:rsidRPr="007C437A">
        <w:rPr>
          <w:rPrChange w:id="7140" w:author="Arthur Parmentier" w:date="2020-06-07T15:27:00Z">
            <w:rPr/>
          </w:rPrChange>
        </w:rPr>
      </w:r>
      <w:r w:rsidRPr="007C437A">
        <w:rPr>
          <w:rPrChange w:id="7141" w:author="Arthur Parmentier" w:date="2020-06-07T15:27:00Z">
            <w:rPr/>
          </w:rPrChange>
        </w:rPr>
        <w:fldChar w:fldCharType="separate"/>
      </w:r>
      <w:ins w:id="7142" w:author="Arthur Parmentier" w:date="2020-06-03T22:56:00Z">
        <w:r w:rsidRPr="007C437A">
          <w:t xml:space="preserve">Figure </w:t>
        </w:r>
        <w:r w:rsidRPr="007C437A">
          <w:rPr>
            <w:rPrChange w:id="7143" w:author="Arthur Parmentier" w:date="2020-06-07T15:27:00Z">
              <w:rPr>
                <w:noProof/>
              </w:rPr>
            </w:rPrChange>
          </w:rPr>
          <w:t>6</w:t>
        </w:r>
        <w:r w:rsidRPr="007C437A">
          <w:rPr>
            <w:rPrChange w:id="7144" w:author="Arthur Parmentier" w:date="2020-06-07T15:27:00Z">
              <w:rPr/>
            </w:rPrChange>
          </w:rPr>
          <w:fldChar w:fldCharType="end"/>
        </w:r>
      </w:ins>
      <w:ins w:id="7145" w:author="Arthur Parmentier" w:date="2020-05-22T09:23:00Z">
        <w:r w:rsidR="00A87845" w:rsidRPr="007C437A">
          <w:t>).</w:t>
        </w:r>
      </w:ins>
    </w:p>
    <w:p w:rsidR="001653F3" w:rsidRPr="007C437A" w:rsidRDefault="00991C57" w:rsidP="001653F3">
      <w:pPr>
        <w:rPr>
          <w:ins w:id="7146" w:author="Arthur Parmentier" w:date="2020-05-20T21:52:00Z"/>
        </w:rPr>
      </w:pPr>
      <w:ins w:id="7147" w:author="Arthur Parmentier" w:date="2020-06-03T23:08:00Z">
        <w:r w:rsidRPr="007C437A">
          <w:t>For the sign to effectively by identify,</w:t>
        </w:r>
      </w:ins>
      <w:ins w:id="7148" w:author="Arthur Parmentier" w:date="2020-05-20T21:52:00Z">
        <w:r w:rsidR="001653F3" w:rsidRPr="007C437A">
          <w:t xml:space="preserve"> two steps</w:t>
        </w:r>
      </w:ins>
      <w:ins w:id="7149" w:author="Arthur Parmentier" w:date="2020-06-03T23:08:00Z">
        <w:r w:rsidRPr="007C437A">
          <w:t xml:space="preserve"> are required after the sign has been defined</w:t>
        </w:r>
      </w:ins>
      <w:ins w:id="7150" w:author="Arthur Parmentier" w:date="2020-05-20T21:54:00Z">
        <w:r w:rsidR="00D17256" w:rsidRPr="007C437A">
          <w:t>:</w:t>
        </w:r>
      </w:ins>
    </w:p>
    <w:p w:rsidR="002D466E" w:rsidRPr="007C437A" w:rsidRDefault="00A0616F" w:rsidP="001653F3">
      <w:pPr>
        <w:pStyle w:val="Paragraphedeliste"/>
        <w:numPr>
          <w:ilvl w:val="0"/>
          <w:numId w:val="32"/>
        </w:numPr>
        <w:rPr>
          <w:ins w:id="7151" w:author="Arthur Parmentier" w:date="2020-05-20T21:52:00Z"/>
        </w:rPr>
      </w:pPr>
      <w:ins w:id="7152" w:author="Arthur Parmentier" w:date="2020-05-20T21:53:00Z">
        <w:r w:rsidRPr="007C437A">
          <w:t>Record</w:t>
        </w:r>
      </w:ins>
      <w:ins w:id="7153" w:author="Arthur Parmentier" w:date="2020-05-20T21:52:00Z">
        <w:r w:rsidR="001653F3" w:rsidRPr="007C437A">
          <w:t xml:space="preserve"> </w:t>
        </w:r>
      </w:ins>
      <w:ins w:id="7154" w:author="Arthur Parmentier" w:date="2020-05-20T21:45:00Z">
        <w:r w:rsidR="002D466E" w:rsidRPr="007C437A">
          <w:t>training examples</w:t>
        </w:r>
      </w:ins>
    </w:p>
    <w:p w:rsidR="001653F3" w:rsidRPr="007C437A" w:rsidRDefault="001653F3" w:rsidP="001653F3">
      <w:pPr>
        <w:pStyle w:val="Paragraphedeliste"/>
        <w:numPr>
          <w:ilvl w:val="0"/>
          <w:numId w:val="32"/>
        </w:numPr>
        <w:rPr>
          <w:ins w:id="7155" w:author="Arthur Parmentier" w:date="2020-06-03T23:09:00Z"/>
        </w:rPr>
      </w:pPr>
      <w:ins w:id="7156" w:author="Arthur Parmentier" w:date="2020-05-20T21:53:00Z">
        <w:r w:rsidRPr="007C437A">
          <w:t>Program the virtual instrument itself</w:t>
        </w:r>
      </w:ins>
      <w:ins w:id="7157" w:author="Arthur Parmentier" w:date="2020-06-03T23:09:00Z">
        <w:r w:rsidR="00991C57" w:rsidRPr="007C437A">
          <w:t xml:space="preserve"> to interpret the sign</w:t>
        </w:r>
      </w:ins>
    </w:p>
    <w:p w:rsidR="00991C57" w:rsidRPr="007C437A" w:rsidRDefault="00991C57">
      <w:pPr>
        <w:rPr>
          <w:ins w:id="7158" w:author="Arthur Parmentier" w:date="2020-05-20T21:54:00Z"/>
        </w:rPr>
        <w:pPrChange w:id="7159" w:author="Arthur Parmentier" w:date="2020-06-03T23:09:00Z">
          <w:pPr>
            <w:pStyle w:val="Paragraphedeliste"/>
            <w:numPr>
              <w:numId w:val="32"/>
            </w:numPr>
            <w:ind w:hanging="360"/>
          </w:pPr>
        </w:pPrChange>
      </w:pPr>
      <w:ins w:id="7160" w:author="Arthur Parmentier" w:date="2020-06-03T23:09:00Z">
        <w:r w:rsidRPr="007C437A">
          <w:t>While the recording of training examples is an auto</w:t>
        </w:r>
      </w:ins>
      <w:ins w:id="7161" w:author="Arthur Parmentier" w:date="2020-06-03T23:10:00Z">
        <w:r w:rsidRPr="007C437A">
          <w:t xml:space="preserve">mated process that simply involves pushing one button, the programming of the virtual instrument or device that the sign should control is outside the scope of the program. </w:t>
        </w:r>
      </w:ins>
      <w:ins w:id="7162" w:author="Arthur Parmentier" w:date="2020-06-03T23:11:00Z">
        <w:r w:rsidRPr="007C437A">
          <w:t xml:space="preserve">For demo purposes, I have implemented myself the interpretation of some signs by Ableton Live and a simulation of an orchestra with the Bach Project, but </w:t>
        </w:r>
      </w:ins>
      <w:ins w:id="7163" w:author="Arthur Parmentier" w:date="2020-06-03T23:25:00Z">
        <w:r w:rsidR="006C424F" w:rsidRPr="007C437A">
          <w:t>the connection with other devices must be implemen</w:t>
        </w:r>
      </w:ins>
      <w:ins w:id="7164" w:author="Arthur Parmentier" w:date="2020-06-03T23:26:00Z">
        <w:r w:rsidR="006C424F" w:rsidRPr="007C437A">
          <w:t>ted later by the user himself.</w:t>
        </w:r>
      </w:ins>
      <w:ins w:id="7165" w:author="Arthur Parmentier" w:date="2020-06-03T23:11:00Z">
        <w:r w:rsidRPr="007C437A">
          <w:t xml:space="preserve"> </w:t>
        </w:r>
      </w:ins>
    </w:p>
    <w:p w:rsidR="0051412E" w:rsidRPr="007C437A" w:rsidRDefault="0051412E">
      <w:pPr>
        <w:pStyle w:val="Titre4"/>
        <w:rPr>
          <w:ins w:id="7166" w:author="Arthur Parmentier" w:date="2020-06-03T23:39:00Z"/>
          <w:rPrChange w:id="7167" w:author="Arthur Parmentier" w:date="2020-06-07T15:27:00Z">
            <w:rPr>
              <w:ins w:id="7168" w:author="Arthur Parmentier" w:date="2020-06-03T23:39:00Z"/>
            </w:rPr>
          </w:rPrChange>
        </w:rPr>
        <w:pPrChange w:id="7169" w:author="Arthur Parmentier" w:date="2020-06-03T23:39:00Z">
          <w:pPr/>
        </w:pPrChange>
      </w:pPr>
      <w:ins w:id="7170" w:author="Arthur Parmentier" w:date="2020-06-03T23:39:00Z">
        <w:r w:rsidRPr="007C437A">
          <w:rPr>
            <w:rPrChange w:id="7171" w:author="Arthur Parmentier" w:date="2020-06-07T15:27:00Z">
              <w:rPr/>
            </w:rPrChange>
          </w:rPr>
          <w:t>Sign recording</w:t>
        </w:r>
      </w:ins>
    </w:p>
    <w:p w:rsidR="001222FB" w:rsidRPr="007C437A" w:rsidRDefault="00145F52" w:rsidP="00D17256">
      <w:pPr>
        <w:rPr>
          <w:ins w:id="7172" w:author="Arthur Parmentier" w:date="2020-05-20T22:23:00Z"/>
        </w:rPr>
      </w:pPr>
      <w:ins w:id="7173" w:author="Arthur Parmentier" w:date="2020-05-20T22:14:00Z">
        <w:r w:rsidRPr="007C437A">
          <w:t xml:space="preserve">The user can choose to either define one sign at the time and </w:t>
        </w:r>
      </w:ins>
      <w:ins w:id="7174" w:author="Arthur Parmentier" w:date="2020-05-20T22:15:00Z">
        <w:r w:rsidRPr="007C437A">
          <w:t>record one or several training examples for</w:t>
        </w:r>
      </w:ins>
      <w:ins w:id="7175" w:author="Arthur Parmentier" w:date="2020-05-20T22:14:00Z">
        <w:r w:rsidRPr="007C437A">
          <w:t xml:space="preserve"> it, then saving the training </w:t>
        </w:r>
      </w:ins>
      <w:ins w:id="7176" w:author="Arthur Parmentier" w:date="2020-05-20T22:15:00Z">
        <w:r w:rsidRPr="007C437A">
          <w:t xml:space="preserve">data and adding another sign… or directly define a list </w:t>
        </w:r>
      </w:ins>
      <w:ins w:id="7177" w:author="Arthur Parmentier" w:date="2020-05-20T22:16:00Z">
        <w:r w:rsidRPr="007C437A">
          <w:t>of signs and recording all of them in the same session.</w:t>
        </w:r>
      </w:ins>
    </w:p>
    <w:p w:rsidR="00A83578" w:rsidRPr="007C437A" w:rsidRDefault="00A83578" w:rsidP="00D17256">
      <w:pPr>
        <w:rPr>
          <w:ins w:id="7178" w:author="Arthur Parmentier" w:date="2020-05-20T22:26:00Z"/>
        </w:rPr>
      </w:pPr>
      <w:ins w:id="7179" w:author="Arthur Parmentier" w:date="2020-05-20T22:23:00Z">
        <w:r w:rsidRPr="007C437A">
          <w:lastRenderedPageBreak/>
          <w:t xml:space="preserve">The </w:t>
        </w:r>
      </w:ins>
      <w:ins w:id="7180" w:author="Arthur Parmentier" w:date="2020-05-20T22:25:00Z">
        <w:r w:rsidRPr="007C437A">
          <w:t>recording session has the following form:</w:t>
        </w:r>
      </w:ins>
    </w:p>
    <w:p w:rsidR="00A83578" w:rsidRPr="007C437A" w:rsidRDefault="00A83578" w:rsidP="00A83578">
      <w:pPr>
        <w:pStyle w:val="Paragraphedeliste"/>
        <w:numPr>
          <w:ilvl w:val="1"/>
          <w:numId w:val="11"/>
        </w:numPr>
        <w:rPr>
          <w:ins w:id="7181" w:author="Arthur Parmentier" w:date="2020-05-20T22:26:00Z"/>
        </w:rPr>
      </w:pPr>
      <w:ins w:id="7182" w:author="Arthur Parmentier" w:date="2020-05-20T22:26:00Z">
        <w:r w:rsidRPr="007C437A">
          <w:t>Initial preparation time</w:t>
        </w:r>
      </w:ins>
      <w:ins w:id="7183" w:author="Arthur Parmentier" w:date="2020-05-20T22:30:00Z">
        <w:r w:rsidRPr="007C437A">
          <w:t xml:space="preserve"> of </w:t>
        </w:r>
      </w:ins>
      <w:ins w:id="7184" w:author="Arthur Parmentier" w:date="2020-05-20T22:31:00Z">
        <w:r w:rsidRPr="007C437A">
          <w:rPr>
            <w:i/>
            <w:iCs/>
          </w:rPr>
          <w:t>I</w:t>
        </w:r>
      </w:ins>
      <w:ins w:id="7185" w:author="Arthur Parmentier" w:date="2020-05-20T22:30:00Z">
        <w:r w:rsidRPr="007C437A">
          <w:t xml:space="preserve"> seconds</w:t>
        </w:r>
      </w:ins>
    </w:p>
    <w:p w:rsidR="00A83578" w:rsidRPr="007C437A" w:rsidRDefault="00A83578" w:rsidP="00A83578">
      <w:pPr>
        <w:pStyle w:val="Paragraphedeliste"/>
        <w:numPr>
          <w:ilvl w:val="1"/>
          <w:numId w:val="11"/>
        </w:numPr>
        <w:rPr>
          <w:ins w:id="7186" w:author="Arthur Parmentier" w:date="2020-05-20T22:28:00Z"/>
        </w:rPr>
      </w:pPr>
      <w:ins w:id="7187" w:author="Arthur Parmentier" w:date="2020-05-20T22:27:00Z">
        <w:r w:rsidRPr="007C437A">
          <w:t xml:space="preserve">Each sign is recorded </w:t>
        </w:r>
        <w:r w:rsidRPr="007C437A">
          <w:rPr>
            <w:i/>
            <w:iCs/>
            <w:rPrChange w:id="7188" w:author="Arthur Parmentier" w:date="2020-06-07T15:27:00Z">
              <w:rPr/>
            </w:rPrChange>
          </w:rPr>
          <w:t>N</w:t>
        </w:r>
        <w:r w:rsidRPr="007C437A">
          <w:t xml:space="preserve"> </w:t>
        </w:r>
      </w:ins>
      <w:ins w:id="7189" w:author="Arthur Parmentier" w:date="2020-05-20T22:28:00Z">
        <w:r w:rsidRPr="007C437A">
          <w:t>times</w:t>
        </w:r>
      </w:ins>
      <w:ins w:id="7190" w:author="Arthur Parmentier" w:date="2020-05-20T22:29:00Z">
        <w:r w:rsidRPr="007C437A">
          <w:t>, in the following loop:</w:t>
        </w:r>
      </w:ins>
    </w:p>
    <w:p w:rsidR="00A83578" w:rsidRPr="007C437A" w:rsidRDefault="00A83578" w:rsidP="00A83578">
      <w:pPr>
        <w:pStyle w:val="Paragraphedeliste"/>
        <w:numPr>
          <w:ilvl w:val="2"/>
          <w:numId w:val="11"/>
        </w:numPr>
        <w:rPr>
          <w:ins w:id="7191" w:author="Arthur Parmentier" w:date="2020-05-20T22:28:00Z"/>
        </w:rPr>
      </w:pPr>
      <w:ins w:id="7192" w:author="Arthur Parmentier" w:date="2020-05-20T22:29:00Z">
        <w:r w:rsidRPr="007C437A">
          <w:t>The</w:t>
        </w:r>
      </w:ins>
      <w:ins w:id="7193" w:author="Arthur Parmentier" w:date="2020-05-20T22:28:00Z">
        <w:r w:rsidRPr="007C437A">
          <w:t xml:space="preserve"> recording is launch</w:t>
        </w:r>
      </w:ins>
      <w:ins w:id="7194" w:author="Arthur Parmentier" w:date="2020-05-20T22:32:00Z">
        <w:r w:rsidRPr="007C437A">
          <w:t>ed</w:t>
        </w:r>
      </w:ins>
      <w:ins w:id="7195" w:author="Arthur Parmentier" w:date="2020-05-20T22:28:00Z">
        <w:r w:rsidRPr="007C437A">
          <w:t xml:space="preserve"> for </w:t>
        </w:r>
      </w:ins>
      <w:ins w:id="7196" w:author="Arthur Parmentier" w:date="2020-05-20T22:29:00Z">
        <w:r w:rsidRPr="007C437A">
          <w:rPr>
            <w:i/>
            <w:iCs/>
            <w:rPrChange w:id="7197" w:author="Arthur Parmentier" w:date="2020-06-07T15:27:00Z">
              <w:rPr/>
            </w:rPrChange>
          </w:rPr>
          <w:t>R</w:t>
        </w:r>
      </w:ins>
      <w:ins w:id="7198" w:author="Arthur Parmentier" w:date="2020-05-20T22:28:00Z">
        <w:r w:rsidRPr="007C437A">
          <w:t xml:space="preserve"> seconds</w:t>
        </w:r>
      </w:ins>
    </w:p>
    <w:p w:rsidR="00A83578" w:rsidRPr="007C437A" w:rsidRDefault="0088440D" w:rsidP="00A83578">
      <w:pPr>
        <w:pStyle w:val="Paragraphedeliste"/>
        <w:numPr>
          <w:ilvl w:val="2"/>
          <w:numId w:val="11"/>
        </w:numPr>
        <w:rPr>
          <w:ins w:id="7199" w:author="Arthur Parmentier" w:date="2020-05-20T22:30:00Z"/>
        </w:rPr>
      </w:pPr>
      <w:ins w:id="7200" w:author="Arthur Parmentier" w:date="2020-05-21T09:49:00Z">
        <w:r w:rsidRPr="007C437A">
          <w:t>Break (preparation time for next recording) of</w:t>
        </w:r>
      </w:ins>
      <w:ins w:id="7201" w:author="Arthur Parmentier" w:date="2020-05-20T22:29:00Z">
        <w:r w:rsidR="00A83578" w:rsidRPr="007C437A">
          <w:t xml:space="preserve"> </w:t>
        </w:r>
        <w:r w:rsidR="00A83578" w:rsidRPr="007C437A">
          <w:rPr>
            <w:i/>
            <w:iCs/>
            <w:rPrChange w:id="7202" w:author="Arthur Parmentier" w:date="2020-06-07T15:27:00Z">
              <w:rPr/>
            </w:rPrChange>
          </w:rPr>
          <w:t>P</w:t>
        </w:r>
        <w:r w:rsidR="00A83578" w:rsidRPr="007C437A">
          <w:t xml:space="preserve"> seconds</w:t>
        </w:r>
      </w:ins>
    </w:p>
    <w:p w:rsidR="00A83578" w:rsidRPr="007C437A" w:rsidRDefault="00A83578" w:rsidP="00A83578">
      <w:pPr>
        <w:rPr>
          <w:ins w:id="7203" w:author="Arthur Parmentier" w:date="2020-05-20T22:43:00Z"/>
        </w:rPr>
      </w:pPr>
      <w:ins w:id="7204" w:author="Arthur Parmentier" w:date="2020-05-20T22:31:00Z">
        <w:r w:rsidRPr="007C437A">
          <w:t xml:space="preserve">The user can change the values of </w:t>
        </w:r>
      </w:ins>
      <w:ins w:id="7205" w:author="Arthur Parmentier" w:date="2020-05-20T22:32:00Z">
        <w:r w:rsidRPr="007C437A">
          <w:rPr>
            <w:i/>
            <w:iCs/>
          </w:rPr>
          <w:t>0&lt;</w:t>
        </w:r>
      </w:ins>
      <w:ins w:id="7206" w:author="Arthur Parmentier" w:date="2020-05-20T22:31:00Z">
        <w:r w:rsidRPr="007C437A">
          <w:rPr>
            <w:i/>
            <w:iCs/>
          </w:rPr>
          <w:t xml:space="preserve">I, </w:t>
        </w:r>
      </w:ins>
      <w:ins w:id="7207" w:author="Arthur Parmentier" w:date="2020-05-20T22:32:00Z">
        <w:r w:rsidRPr="007C437A">
          <w:rPr>
            <w:i/>
            <w:iCs/>
          </w:rPr>
          <w:t>0&lt;</w:t>
        </w:r>
      </w:ins>
      <w:ins w:id="7208" w:author="Arthur Parmentier" w:date="2020-05-20T22:31:00Z">
        <w:r w:rsidRPr="007C437A">
          <w:rPr>
            <w:i/>
            <w:iCs/>
          </w:rPr>
          <w:t xml:space="preserve">N, </w:t>
        </w:r>
      </w:ins>
      <w:ins w:id="7209" w:author="Arthur Parmentier" w:date="2020-05-20T22:32:00Z">
        <w:r w:rsidRPr="007C437A">
          <w:rPr>
            <w:i/>
            <w:iCs/>
          </w:rPr>
          <w:t>0&lt;</w:t>
        </w:r>
      </w:ins>
      <w:ins w:id="7210" w:author="Arthur Parmentier" w:date="2020-05-20T22:31:00Z">
        <w:r w:rsidRPr="007C437A">
          <w:rPr>
            <w:i/>
            <w:iCs/>
          </w:rPr>
          <w:t>R</w:t>
        </w:r>
      </w:ins>
      <w:ins w:id="7211" w:author="Arthur Parmentier" w:date="2020-05-20T22:32:00Z">
        <w:r w:rsidRPr="007C437A">
          <w:rPr>
            <w:i/>
            <w:iCs/>
          </w:rPr>
          <w:t>&lt;5</w:t>
        </w:r>
      </w:ins>
      <w:ins w:id="7212" w:author="Arthur Parmentier" w:date="2020-05-20T22:33:00Z">
        <w:r w:rsidR="005325E0" w:rsidRPr="007C437A">
          <w:rPr>
            <w:rStyle w:val="Appelnotedebasdep"/>
            <w:i/>
            <w:iCs/>
          </w:rPr>
          <w:footnoteReference w:id="51"/>
        </w:r>
      </w:ins>
      <w:ins w:id="7231" w:author="Arthur Parmentier" w:date="2020-05-20T22:31:00Z">
        <w:r w:rsidRPr="007C437A">
          <w:rPr>
            <w:i/>
            <w:iCs/>
          </w:rPr>
          <w:t xml:space="preserve"> </w:t>
        </w:r>
        <w:r w:rsidRPr="007C437A">
          <w:t xml:space="preserve">and </w:t>
        </w:r>
      </w:ins>
      <w:ins w:id="7232" w:author="Arthur Parmentier" w:date="2020-05-20T22:32:00Z">
        <w:r w:rsidRPr="007C437A">
          <w:t>0&lt;</w:t>
        </w:r>
      </w:ins>
      <w:ins w:id="7233" w:author="Arthur Parmentier" w:date="2020-05-20T22:31:00Z">
        <w:r w:rsidRPr="007C437A">
          <w:rPr>
            <w:i/>
            <w:iCs/>
          </w:rPr>
          <w:t>P</w:t>
        </w:r>
        <w:r w:rsidRPr="007C437A">
          <w:t xml:space="preserve"> according to his needs.</w:t>
        </w:r>
      </w:ins>
    </w:p>
    <w:p w:rsidR="00937092" w:rsidRPr="007C437A" w:rsidRDefault="004256FE">
      <w:pPr>
        <w:rPr>
          <w:ins w:id="7234" w:author="Arthur Parmentier" w:date="2020-05-21T09:56:00Z"/>
        </w:rPr>
      </w:pPr>
      <w:ins w:id="7235" w:author="Arthur Parmentier" w:date="2020-05-21T09:53:00Z">
        <w:r w:rsidRPr="007C437A">
          <w:t>Each record</w:t>
        </w:r>
      </w:ins>
      <w:ins w:id="7236" w:author="Arthur Parmentier" w:date="2020-05-22T09:23:00Z">
        <w:r w:rsidR="00A87845" w:rsidRPr="007C437A">
          <w:t>ing</w:t>
        </w:r>
      </w:ins>
      <w:ins w:id="7237" w:author="Arthur Parmentier" w:date="2020-05-21T09:53:00Z">
        <w:r w:rsidRPr="007C437A">
          <w:t xml:space="preserve"> </w:t>
        </w:r>
      </w:ins>
      <w:ins w:id="7238" w:author="Arthur Parmentier" w:date="2020-05-22T09:24:00Z">
        <w:r w:rsidR="00A728E6" w:rsidRPr="007C437A">
          <w:t>takes place in</w:t>
        </w:r>
      </w:ins>
      <w:ins w:id="7239" w:author="Arthur Parmentier" w:date="2020-05-21T09:54:00Z">
        <w:r w:rsidRPr="007C437A">
          <w:t xml:space="preserve"> a different buffer of the Multiple Buffer (</w:t>
        </w:r>
        <w:proofErr w:type="spellStart"/>
        <w:r w:rsidRPr="007C437A">
          <w:t>MuBu</w:t>
        </w:r>
        <w:proofErr w:type="spellEnd"/>
        <w:r w:rsidRPr="007C437A">
          <w:t>) object</w:t>
        </w:r>
      </w:ins>
      <w:ins w:id="7240" w:author="Arthur Parmentier" w:date="2020-06-03T23:27:00Z">
        <w:r w:rsidR="001B372B" w:rsidRPr="007C437A">
          <w:t xml:space="preserve">s (one </w:t>
        </w:r>
        <w:proofErr w:type="spellStart"/>
        <w:r w:rsidR="001B372B" w:rsidRPr="007C437A">
          <w:t>Mubu</w:t>
        </w:r>
        <w:proofErr w:type="spellEnd"/>
        <w:r w:rsidR="001B372B" w:rsidRPr="007C437A">
          <w:t xml:space="preserve"> object per model</w:t>
        </w:r>
        <w:r w:rsidR="001B372B" w:rsidRPr="007C437A">
          <w:rPr>
            <w:rStyle w:val="Appelnotedebasdep"/>
          </w:rPr>
          <w:footnoteReference w:id="52"/>
        </w:r>
        <w:r w:rsidR="001B372B" w:rsidRPr="007C437A">
          <w:t>)</w:t>
        </w:r>
      </w:ins>
      <w:ins w:id="7252" w:author="Arthur Parmentier" w:date="2020-05-21T09:54:00Z">
        <w:r w:rsidRPr="007C437A">
          <w:t xml:space="preserve"> and </w:t>
        </w:r>
      </w:ins>
      <w:ins w:id="7253" w:author="Arthur Parmentier" w:date="2020-05-21T09:51:00Z">
        <w:r w:rsidRPr="007C437A">
          <w:t>ea</w:t>
        </w:r>
      </w:ins>
      <w:ins w:id="7254" w:author="Arthur Parmentier" w:date="2020-05-21T09:52:00Z">
        <w:r w:rsidRPr="007C437A">
          <w:t>ch active input data</w:t>
        </w:r>
      </w:ins>
      <w:ins w:id="7255" w:author="Arthur Parmentier" w:date="2020-05-21T09:51:00Z">
        <w:r w:rsidRPr="007C437A">
          <w:t xml:space="preserve"> </w:t>
        </w:r>
      </w:ins>
      <w:ins w:id="7256" w:author="Arthur Parmentier" w:date="2020-05-21T09:52:00Z">
        <w:r w:rsidRPr="007C437A">
          <w:t>is</w:t>
        </w:r>
      </w:ins>
      <w:ins w:id="7257" w:author="Arthur Parmentier" w:date="2020-05-21T09:51:00Z">
        <w:r w:rsidRPr="007C437A">
          <w:t xml:space="preserve"> saved into</w:t>
        </w:r>
      </w:ins>
      <w:ins w:id="7258" w:author="Arthur Parmentier" w:date="2020-05-21T09:52:00Z">
        <w:r w:rsidRPr="007C437A">
          <w:t xml:space="preserve"> a different </w:t>
        </w:r>
      </w:ins>
      <w:ins w:id="7259" w:author="Arthur Parmentier" w:date="2020-05-21T09:54:00Z">
        <w:r w:rsidRPr="007C437A">
          <w:t xml:space="preserve">track. The user can </w:t>
        </w:r>
      </w:ins>
      <w:ins w:id="7260" w:author="Arthur Parmentier" w:date="2020-05-21T09:55:00Z">
        <w:r w:rsidRPr="007C437A">
          <w:t>na</w:t>
        </w:r>
      </w:ins>
      <w:ins w:id="7261" w:author="Arthur Parmentier" w:date="2020-05-21T09:56:00Z">
        <w:r w:rsidRPr="007C437A">
          <w:t>vigate</w:t>
        </w:r>
      </w:ins>
      <w:ins w:id="7262" w:author="Arthur Parmentier" w:date="2020-05-21T09:55:00Z">
        <w:r w:rsidRPr="007C437A">
          <w:t xml:space="preserve"> the recorded data in each buffer and track using the Multiple Buffer Interface (</w:t>
        </w:r>
        <w:proofErr w:type="spellStart"/>
        <w:r w:rsidRPr="007C437A">
          <w:t>Imubu</w:t>
        </w:r>
        <w:proofErr w:type="spellEnd"/>
        <w:r w:rsidRPr="007C437A">
          <w:t xml:space="preserve"> object)</w:t>
        </w:r>
      </w:ins>
      <w:ins w:id="7263" w:author="Arthur Parmentier" w:date="2020-05-21T09:56:00Z">
        <w:r w:rsidRPr="007C437A">
          <w:t>.</w:t>
        </w:r>
      </w:ins>
    </w:p>
    <w:p w:rsidR="0051412E" w:rsidRPr="007C437A" w:rsidRDefault="00EA7F1C">
      <w:pPr>
        <w:keepNext/>
        <w:rPr>
          <w:ins w:id="7264" w:author="Arthur Parmentier" w:date="2020-06-03T23:37:00Z"/>
        </w:rPr>
        <w:pPrChange w:id="7265" w:author="Arthur Parmentier" w:date="2020-06-03T23:37:00Z">
          <w:pPr/>
        </w:pPrChange>
      </w:pPr>
      <w:ins w:id="7266" w:author="Arthur Parmentier" w:date="2020-06-03T23:36:00Z">
        <w:r w:rsidRPr="007C437A">
          <w:rPr>
            <w:noProof/>
            <w:rPrChange w:id="7267" w:author="Arthur Parmentier" w:date="2020-06-07T15:27:00Z">
              <w:rPr>
                <w:noProof/>
              </w:rPr>
            </w:rPrChange>
          </w:rPr>
          <w:drawing>
            <wp:inline distT="0" distB="0" distL="0" distR="0">
              <wp:extent cx="6188710" cy="3032760"/>
              <wp:effectExtent l="0" t="0" r="2540" b="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bu.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3032760"/>
                      </a:xfrm>
                      <a:prstGeom prst="rect">
                        <a:avLst/>
                      </a:prstGeom>
                    </pic:spPr>
                  </pic:pic>
                </a:graphicData>
              </a:graphic>
            </wp:inline>
          </w:drawing>
        </w:r>
      </w:ins>
    </w:p>
    <w:p w:rsidR="00EA7F1C" w:rsidRPr="007C437A" w:rsidRDefault="0051412E">
      <w:pPr>
        <w:pStyle w:val="Lgende"/>
        <w:rPr>
          <w:ins w:id="7268" w:author="Arthur Parmentier" w:date="2020-06-03T23:36:00Z"/>
          <w:rPrChange w:id="7269" w:author="Arthur Parmentier" w:date="2020-06-07T15:27:00Z">
            <w:rPr>
              <w:ins w:id="7270" w:author="Arthur Parmentier" w:date="2020-06-03T23:36:00Z"/>
            </w:rPr>
          </w:rPrChange>
        </w:rPr>
        <w:pPrChange w:id="7271" w:author="Arthur Parmentier" w:date="2020-06-03T23:37:00Z">
          <w:pPr/>
        </w:pPrChange>
      </w:pPr>
      <w:ins w:id="7272" w:author="Arthur Parmentier" w:date="2020-06-03T23:37:00Z">
        <w:r w:rsidRPr="007C437A">
          <w:rPr>
            <w:rPrChange w:id="7273" w:author="Arthur Parmentier" w:date="2020-06-07T15:27:00Z">
              <w:rPr>
                <w:i/>
                <w:iCs/>
              </w:rPr>
            </w:rPrChange>
          </w:rPr>
          <w:t xml:space="preserve">Figure </w:t>
        </w:r>
        <w:r w:rsidRPr="007C437A">
          <w:rPr>
            <w:rPrChange w:id="7274" w:author="Arthur Parmentier" w:date="2020-06-07T15:27:00Z">
              <w:rPr>
                <w:i/>
                <w:iCs/>
              </w:rPr>
            </w:rPrChange>
          </w:rPr>
          <w:fldChar w:fldCharType="begin"/>
        </w:r>
        <w:r w:rsidRPr="007C437A">
          <w:rPr>
            <w:rPrChange w:id="7275" w:author="Arthur Parmentier" w:date="2020-06-07T15:27:00Z">
              <w:rPr>
                <w:i/>
                <w:iCs/>
              </w:rPr>
            </w:rPrChange>
          </w:rPr>
          <w:instrText xml:space="preserve"> SEQ Figure \* ARABIC </w:instrText>
        </w:r>
      </w:ins>
      <w:r w:rsidRPr="007C437A">
        <w:rPr>
          <w:rPrChange w:id="7276" w:author="Arthur Parmentier" w:date="2020-06-07T15:27:00Z">
            <w:rPr>
              <w:i/>
              <w:iCs/>
            </w:rPr>
          </w:rPrChange>
        </w:rPr>
        <w:fldChar w:fldCharType="separate"/>
      </w:r>
      <w:ins w:id="7277" w:author="Arthur Parmentier" w:date="2020-06-12T13:37:00Z">
        <w:r w:rsidR="007A0A7C">
          <w:rPr>
            <w:noProof/>
          </w:rPr>
          <w:t>9</w:t>
        </w:r>
      </w:ins>
      <w:ins w:id="7278" w:author="Arthur Parmentier" w:date="2020-06-03T23:37:00Z">
        <w:r w:rsidRPr="007C437A">
          <w:rPr>
            <w:rPrChange w:id="7279" w:author="Arthur Parmentier" w:date="2020-06-07T15:27:00Z">
              <w:rPr>
                <w:i/>
                <w:iCs/>
              </w:rPr>
            </w:rPrChange>
          </w:rPr>
          <w:fldChar w:fldCharType="end"/>
        </w:r>
        <w:r w:rsidRPr="007C437A">
          <w:rPr>
            <w:rPrChange w:id="7280" w:author="Arthur Parmentier" w:date="2020-06-07T15:27:00Z">
              <w:rPr>
                <w:i/>
                <w:iCs/>
              </w:rPr>
            </w:rPrChange>
          </w:rPr>
          <w:t xml:space="preserve"> </w:t>
        </w:r>
        <w:proofErr w:type="spellStart"/>
        <w:r w:rsidRPr="007C437A">
          <w:rPr>
            <w:rPrChange w:id="7281" w:author="Arthur Parmentier" w:date="2020-06-07T15:27:00Z">
              <w:rPr>
                <w:i/>
                <w:iCs/>
              </w:rPr>
            </w:rPrChange>
          </w:rPr>
          <w:t>Imubu</w:t>
        </w:r>
        <w:proofErr w:type="spellEnd"/>
        <w:r w:rsidRPr="007C437A">
          <w:rPr>
            <w:rPrChange w:id="7282" w:author="Arthur Parmentier" w:date="2020-06-07T15:27:00Z">
              <w:rPr>
                <w:i/>
                <w:iCs/>
              </w:rPr>
            </w:rPrChange>
          </w:rPr>
          <w:t xml:space="preserve"> controls and interface.</w:t>
        </w:r>
      </w:ins>
    </w:p>
    <w:p w:rsidR="00D17256" w:rsidRPr="007C437A" w:rsidRDefault="004256FE">
      <w:pPr>
        <w:rPr>
          <w:ins w:id="7283" w:author="Arthur Parmentier" w:date="2020-05-21T10:01:00Z"/>
        </w:rPr>
      </w:pPr>
      <w:ins w:id="7284" w:author="Arthur Parmentier" w:date="2020-05-21T09:57:00Z">
        <w:r w:rsidRPr="007C437A">
          <w:t>After the recording session, the data contained in a given track of a gi</w:t>
        </w:r>
      </w:ins>
      <w:ins w:id="7285" w:author="Arthur Parmentier" w:date="2020-05-21T09:58:00Z">
        <w:r w:rsidRPr="007C437A">
          <w:t xml:space="preserve">ven buffer corresponds to </w:t>
        </w:r>
      </w:ins>
      <w:ins w:id="7286" w:author="Arthur Parmentier" w:date="2020-05-20T21:54:00Z">
        <w:r w:rsidR="00D17256" w:rsidRPr="007C437A">
          <w:t xml:space="preserve">a </w:t>
        </w:r>
      </w:ins>
      <w:ins w:id="7287" w:author="Arthur Parmentier" w:date="2020-05-21T09:58:00Z">
        <w:r w:rsidRPr="007C437A">
          <w:t>(</w:t>
        </w:r>
      </w:ins>
      <w:ins w:id="7288" w:author="Arthur Parmentier" w:date="2020-05-20T21:54:00Z">
        <w:r w:rsidR="00D17256" w:rsidRPr="007C437A">
          <w:t>N</w:t>
        </w:r>
      </w:ins>
      <w:ins w:id="7289" w:author="Arthur Parmentier" w:date="2020-05-21T09:58:00Z">
        <w:r w:rsidRPr="007C437A">
          <w:t>+1)</w:t>
        </w:r>
      </w:ins>
      <w:ins w:id="7290" w:author="Arthur Parmentier" w:date="2020-05-21T10:13:00Z">
        <w:r w:rsidR="0008549C" w:rsidRPr="007C437A">
          <w:t xml:space="preserve"> </w:t>
        </w:r>
      </w:ins>
      <w:ins w:id="7291" w:author="Arthur Parmentier" w:date="2020-05-20T21:54:00Z">
        <w:r w:rsidR="00D17256" w:rsidRPr="007C437A">
          <w:t>x</w:t>
        </w:r>
      </w:ins>
      <w:ins w:id="7292" w:author="Arthur Parmentier" w:date="2020-05-21T10:13:00Z">
        <w:r w:rsidR="0008549C" w:rsidRPr="007C437A">
          <w:t xml:space="preserve"> </w:t>
        </w:r>
      </w:ins>
      <w:ins w:id="7293" w:author="Arthur Parmentier" w:date="2020-05-20T21:54:00Z">
        <w:r w:rsidR="00D17256" w:rsidRPr="007C437A">
          <w:t xml:space="preserve">L matrix with N being the number of dimensions of </w:t>
        </w:r>
      </w:ins>
      <w:ins w:id="7294" w:author="Arthur Parmentier" w:date="2020-05-21T09:58:00Z">
        <w:r w:rsidRPr="007C437A">
          <w:t>the corresponding</w:t>
        </w:r>
      </w:ins>
      <w:ins w:id="7295" w:author="Arthur Parmentier" w:date="2020-05-20T21:54:00Z">
        <w:r w:rsidR="00D17256" w:rsidRPr="007C437A">
          <w:t xml:space="preserve"> input and L being the number of steps in the recording sequence (sampling rate x duration of the sequence)</w:t>
        </w:r>
      </w:ins>
      <w:ins w:id="7296" w:author="Arthur Parmentier" w:date="2020-05-21T09:58:00Z">
        <w:r w:rsidRPr="007C437A">
          <w:t>. T</w:t>
        </w:r>
      </w:ins>
      <w:ins w:id="7297" w:author="Arthur Parmentier" w:date="2020-05-21T09:59:00Z">
        <w:r w:rsidRPr="007C437A">
          <w:t xml:space="preserve">he additional dimension corresponds to the time-tagging of the data. </w:t>
        </w:r>
      </w:ins>
      <w:ins w:id="7298" w:author="Arthur Parmentier" w:date="2020-05-21T10:01:00Z">
        <w:r w:rsidR="005C1896" w:rsidRPr="007C437A">
          <w:t>There are two main reasons for time-tagging the data:</w:t>
        </w:r>
      </w:ins>
    </w:p>
    <w:p w:rsidR="005C1896" w:rsidRPr="007C437A" w:rsidRDefault="005C1896" w:rsidP="005C1896">
      <w:pPr>
        <w:pStyle w:val="Paragraphedeliste"/>
        <w:numPr>
          <w:ilvl w:val="0"/>
          <w:numId w:val="35"/>
        </w:numPr>
        <w:rPr>
          <w:ins w:id="7299" w:author="Arthur Parmentier" w:date="2020-05-21T10:02:00Z"/>
        </w:rPr>
      </w:pPr>
      <w:ins w:id="7300" w:author="Arthur Parmentier" w:date="2020-05-21T10:01:00Z">
        <w:r w:rsidRPr="007C437A">
          <w:t xml:space="preserve">When several inputs are recorded at the same time, each has its own </w:t>
        </w:r>
      </w:ins>
      <w:ins w:id="7301" w:author="Arthur Parmentier" w:date="2020-05-21T10:02:00Z">
        <w:r w:rsidRPr="007C437A">
          <w:t>output rate</w:t>
        </w:r>
      </w:ins>
      <w:ins w:id="7302" w:author="Arthur Parmentier" w:date="2020-05-21T10:03:00Z">
        <w:r w:rsidRPr="007C437A">
          <w:t xml:space="preserve">; </w:t>
        </w:r>
      </w:ins>
      <w:ins w:id="7303" w:author="Arthur Parmentier" w:date="2020-05-21T10:04:00Z">
        <w:r w:rsidRPr="007C437A">
          <w:t>time-tagging the data in each track guarantees that during playback, the rate of each track is preserved</w:t>
        </w:r>
      </w:ins>
    </w:p>
    <w:p w:rsidR="005C1896" w:rsidRPr="007C437A" w:rsidRDefault="005C1896" w:rsidP="005C1896">
      <w:pPr>
        <w:pStyle w:val="Paragraphedeliste"/>
        <w:numPr>
          <w:ilvl w:val="0"/>
          <w:numId w:val="35"/>
        </w:numPr>
        <w:rPr>
          <w:ins w:id="7304" w:author="Arthur Parmentier" w:date="2020-05-21T10:11:00Z"/>
        </w:rPr>
      </w:pPr>
      <w:ins w:id="7305" w:author="Arthur Parmentier" w:date="2020-05-21T10:02:00Z">
        <w:r w:rsidRPr="007C437A">
          <w:lastRenderedPageBreak/>
          <w:t xml:space="preserve">Individual inputs can have varying output rates over time, for instance </w:t>
        </w:r>
        <w:proofErr w:type="spellStart"/>
        <w:r w:rsidRPr="007C437A">
          <w:t>Pose</w:t>
        </w:r>
      </w:ins>
      <w:ins w:id="7306" w:author="Arthur Parmentier" w:date="2020-06-03T23:37:00Z">
        <w:r w:rsidR="0051412E" w:rsidRPr="007C437A">
          <w:t>N</w:t>
        </w:r>
      </w:ins>
      <w:ins w:id="7307" w:author="Arthur Parmentier" w:date="2020-05-21T10:02:00Z">
        <w:r w:rsidRPr="007C437A">
          <w:t>et</w:t>
        </w:r>
      </w:ins>
      <w:proofErr w:type="spellEnd"/>
      <w:ins w:id="7308" w:author="Arthur Parmentier" w:date="2020-06-03T23:37:00Z">
        <w:r w:rsidR="0051412E" w:rsidRPr="007C437A">
          <w:t xml:space="preserve"> and </w:t>
        </w:r>
        <w:proofErr w:type="spellStart"/>
        <w:r w:rsidR="0051412E" w:rsidRPr="007C437A">
          <w:t>HandPose</w:t>
        </w:r>
        <w:proofErr w:type="spellEnd"/>
        <w:r w:rsidR="0051412E" w:rsidRPr="007C437A">
          <w:t xml:space="preserve"> that run on GPU</w:t>
        </w:r>
      </w:ins>
      <w:ins w:id="7309" w:author="Arthur Parmentier" w:date="2020-05-21T10:08:00Z">
        <w:r w:rsidRPr="007C437A">
          <w:t>. Although we will see that the Dynamic Time Warping classification does “warp” the seq</w:t>
        </w:r>
      </w:ins>
      <w:ins w:id="7310" w:author="Arthur Parmentier" w:date="2020-05-21T10:09:00Z">
        <w:r w:rsidRPr="007C437A">
          <w:t xml:space="preserve">uence in time and is therefore not sensitive to </w:t>
        </w:r>
        <w:r w:rsidR="00D9796F" w:rsidRPr="007C437A">
          <w:t xml:space="preserve">small variations of data rate, it </w:t>
        </w:r>
      </w:ins>
      <w:ins w:id="7311" w:author="Arthur Parmentier" w:date="2020-05-21T10:10:00Z">
        <w:r w:rsidR="00D9796F" w:rsidRPr="007C437A">
          <w:t xml:space="preserve">is safe to assume that keeping the data timing in place </w:t>
        </w:r>
      </w:ins>
      <w:ins w:id="7312" w:author="Arthur Parmentier" w:date="2020-05-21T10:11:00Z">
        <w:r w:rsidR="00D9796F" w:rsidRPr="007C437A">
          <w:t>always would better represent the original movements of the soundpainter</w:t>
        </w:r>
      </w:ins>
    </w:p>
    <w:p w:rsidR="00B92220" w:rsidRPr="007C437A" w:rsidRDefault="00995831" w:rsidP="00B92220">
      <w:pPr>
        <w:rPr>
          <w:ins w:id="7313" w:author="Arthur Parmentier" w:date="2020-05-21T14:39:00Z"/>
        </w:rPr>
      </w:pPr>
      <w:ins w:id="7314" w:author="Arthur Parmentier" w:date="2020-05-21T10:16:00Z">
        <w:r w:rsidRPr="007C437A">
          <w:t>Wrapping up, i</w:t>
        </w:r>
      </w:ins>
      <w:ins w:id="7315" w:author="Arthur Parmentier" w:date="2020-05-21T10:15:00Z">
        <w:r w:rsidRPr="007C437A">
          <w:t xml:space="preserve">nside the </w:t>
        </w:r>
        <w:proofErr w:type="spellStart"/>
        <w:r w:rsidRPr="007C437A">
          <w:t>MuBu</w:t>
        </w:r>
        <w:proofErr w:type="spellEnd"/>
        <w:r w:rsidRPr="007C437A">
          <w:t xml:space="preserve"> object, </w:t>
        </w:r>
      </w:ins>
      <w:ins w:id="7316" w:author="Arthur Parmentier" w:date="2020-05-21T10:16:00Z">
        <w:r w:rsidRPr="007C437A">
          <w:t>a sign is represented by</w:t>
        </w:r>
      </w:ins>
      <w:ins w:id="7317" w:author="Arthur Parmentier" w:date="2020-05-21T14:37:00Z">
        <w:r w:rsidR="00B92220" w:rsidRPr="007C437A">
          <w:t xml:space="preserve"> labeled</w:t>
        </w:r>
      </w:ins>
      <w:ins w:id="7318" w:author="Arthur Parmentier" w:date="2020-05-21T14:34:00Z">
        <w:r w:rsidR="00B92220" w:rsidRPr="007C437A">
          <w:t xml:space="preserve"> multi-dimensional buffers</w:t>
        </w:r>
      </w:ins>
      <w:ins w:id="7319" w:author="Arthur Parmentier" w:date="2020-05-21T14:38:00Z">
        <w:r w:rsidR="00B92220" w:rsidRPr="007C437A">
          <w:t xml:space="preserve"> that contain the motion tracking data corresponding to each </w:t>
        </w:r>
      </w:ins>
      <w:ins w:id="7320" w:author="Arthur Parmentier" w:date="2020-05-21T14:39:00Z">
        <w:r w:rsidR="00B92220" w:rsidRPr="007C437A">
          <w:t>recorded example of the sign.</w:t>
        </w:r>
      </w:ins>
    </w:p>
    <w:p w:rsidR="00B92220" w:rsidRPr="007C437A" w:rsidRDefault="00B92220">
      <w:pPr>
        <w:rPr>
          <w:ins w:id="7321" w:author="Arthur Parmentier" w:date="2020-05-22T09:05:00Z"/>
        </w:rPr>
      </w:pPr>
      <w:ins w:id="7322" w:author="Arthur Parmentier" w:date="2020-05-21T14:39:00Z">
        <w:r w:rsidRPr="007C437A">
          <w:t xml:space="preserve">Once the data has been recorded, the user is able to save the </w:t>
        </w:r>
      </w:ins>
      <w:ins w:id="7323" w:author="Arthur Parmentier" w:date="2020-05-21T14:40:00Z">
        <w:r w:rsidRPr="007C437A">
          <w:t>recorded buffers to files in the ./data folder</w:t>
        </w:r>
      </w:ins>
      <w:ins w:id="7324" w:author="Arthur Parmentier" w:date="2020-05-22T09:24:00Z">
        <w:r w:rsidR="00AE73D8" w:rsidRPr="007C437A">
          <w:t xml:space="preserve">, by using the dedicated button </w:t>
        </w:r>
      </w:ins>
      <w:ins w:id="7325" w:author="Arthur Parmentier" w:date="2020-06-03T23:38:00Z">
        <w:r w:rsidR="0051412E" w:rsidRPr="007C437A">
          <w:t>“Save buffers to file”</w:t>
        </w:r>
      </w:ins>
      <w:ins w:id="7326" w:author="Arthur Parmentier" w:date="2020-05-22T09:24:00Z">
        <w:r w:rsidR="00AE73D8" w:rsidRPr="007C437A">
          <w:t>.</w:t>
        </w:r>
      </w:ins>
    </w:p>
    <w:p w:rsidR="0051412E" w:rsidRPr="007C437A" w:rsidRDefault="0051412E">
      <w:pPr>
        <w:pStyle w:val="Titre4"/>
        <w:rPr>
          <w:ins w:id="7327" w:author="Arthur Parmentier" w:date="2020-06-03T23:38:00Z"/>
          <w:rPrChange w:id="7328" w:author="Arthur Parmentier" w:date="2020-06-07T15:27:00Z">
            <w:rPr>
              <w:ins w:id="7329" w:author="Arthur Parmentier" w:date="2020-06-03T23:38:00Z"/>
            </w:rPr>
          </w:rPrChange>
        </w:rPr>
        <w:pPrChange w:id="7330" w:author="Arthur Parmentier" w:date="2020-06-03T23:38:00Z">
          <w:pPr/>
        </w:pPrChange>
      </w:pPr>
      <w:ins w:id="7331" w:author="Arthur Parmentier" w:date="2020-06-03T23:39:00Z">
        <w:r w:rsidRPr="007C437A">
          <w:rPr>
            <w:rPrChange w:id="7332" w:author="Arthur Parmentier" w:date="2020-06-07T15:27:00Z">
              <w:rPr/>
            </w:rPrChange>
          </w:rPr>
          <w:t>Saving recordings to file: building a dictionary</w:t>
        </w:r>
      </w:ins>
    </w:p>
    <w:p w:rsidR="00023308" w:rsidRPr="007C437A" w:rsidRDefault="00023308" w:rsidP="00023308">
      <w:pPr>
        <w:rPr>
          <w:ins w:id="7333" w:author="Arthur Parmentier" w:date="2020-05-22T08:10:00Z"/>
        </w:rPr>
      </w:pPr>
      <w:ins w:id="7334" w:author="Arthur Parmentier" w:date="2020-05-22T08:10:00Z">
        <w:r w:rsidRPr="007C437A">
          <w:t>What would be ideal would be to store the data in the following fashion:</w:t>
        </w:r>
      </w:ins>
    </w:p>
    <w:p w:rsidR="00023308" w:rsidRPr="007C437A" w:rsidRDefault="00023308" w:rsidP="00023308">
      <w:pPr>
        <w:rPr>
          <w:ins w:id="7335" w:author="Arthur Parmentier" w:date="2020-05-22T08:27:00Z"/>
        </w:rPr>
      </w:pPr>
      <w:ins w:id="7336" w:author="Arthur Parmentier" w:date="2020-05-22T08:10:00Z">
        <w:r w:rsidRPr="007C437A">
          <w:t>./data</w:t>
        </w:r>
        <w:r w:rsidRPr="007C437A">
          <w:br/>
        </w:r>
        <w:r w:rsidRPr="007C437A">
          <w:tab/>
          <w:t>/</w:t>
        </w:r>
        <w:proofErr w:type="spellStart"/>
        <w:r w:rsidRPr="007C437A">
          <w:t>track_name</w:t>
        </w:r>
        <w:proofErr w:type="spellEnd"/>
        <w:r w:rsidRPr="007C437A">
          <w:t xml:space="preserve"> (corresponds to the input name)</w:t>
        </w:r>
        <w:r w:rsidRPr="007C437A">
          <w:br/>
        </w:r>
        <w:r w:rsidRPr="007C437A">
          <w:tab/>
        </w:r>
        <w:r w:rsidRPr="007C437A">
          <w:tab/>
          <w:t>/</w:t>
        </w:r>
      </w:ins>
      <w:proofErr w:type="spellStart"/>
      <w:ins w:id="7337" w:author="Arthur Parmentier" w:date="2020-05-22T08:11:00Z">
        <w:r w:rsidRPr="007C437A">
          <w:t>sign_label</w:t>
        </w:r>
      </w:ins>
      <w:proofErr w:type="spellEnd"/>
      <w:ins w:id="7338" w:author="Arthur Parmentier" w:date="2020-05-22T08:10:00Z">
        <w:r w:rsidRPr="007C437A">
          <w:t xml:space="preserve"> + </w:t>
        </w:r>
        <w:proofErr w:type="spellStart"/>
        <w:r w:rsidRPr="007C437A">
          <w:t>unique_id</w:t>
        </w:r>
        <w:proofErr w:type="spellEnd"/>
        <w:r w:rsidRPr="007C437A">
          <w:t xml:space="preserve"> (.</w:t>
        </w:r>
        <w:proofErr w:type="spellStart"/>
        <w:r w:rsidRPr="007C437A">
          <w:t>mubu</w:t>
        </w:r>
        <w:proofErr w:type="spellEnd"/>
        <w:r w:rsidRPr="007C437A">
          <w:t xml:space="preserve"> or .txt)</w:t>
        </w:r>
      </w:ins>
    </w:p>
    <w:p w:rsidR="003943E3" w:rsidRPr="007C437A" w:rsidRDefault="003943E3" w:rsidP="00023308">
      <w:pPr>
        <w:rPr>
          <w:ins w:id="7339" w:author="Arthur Parmentier" w:date="2020-05-22T08:10:00Z"/>
        </w:rPr>
      </w:pPr>
      <w:ins w:id="7340" w:author="Arthur Parmentier" w:date="2020-05-22T08:27:00Z">
        <w:r w:rsidRPr="007C437A">
          <w:t xml:space="preserve">The motivation for using this file and folder structure is that it best represents the data structure of the </w:t>
        </w:r>
        <w:proofErr w:type="spellStart"/>
        <w:r w:rsidRPr="007C437A">
          <w:t>MuBu</w:t>
        </w:r>
        <w:proofErr w:type="spellEnd"/>
        <w:r w:rsidRPr="007C437A">
          <w:t xml:space="preserve"> object itself</w:t>
        </w:r>
      </w:ins>
      <w:ins w:id="7341" w:author="Arthur Parmentier" w:date="2020-05-22T08:28:00Z">
        <w:r w:rsidRPr="007C437A">
          <w:t xml:space="preserve"> and </w:t>
        </w:r>
      </w:ins>
      <w:ins w:id="7342" w:author="Arthur Parmentier" w:date="2020-05-22T08:29:00Z">
        <w:r w:rsidRPr="007C437A">
          <w:t xml:space="preserve">allows the user to clearly identify what the file corresponds to without looking at its metadata. The user would then be allowed to mix data from </w:t>
        </w:r>
      </w:ins>
      <w:ins w:id="7343" w:author="Arthur Parmentier" w:date="2020-05-22T08:30:00Z">
        <w:r w:rsidRPr="007C437A">
          <w:t xml:space="preserve">recording sessions that are inhomogeneous, i.e. with a different number of </w:t>
        </w:r>
        <w:r w:rsidR="00CA7DF5" w:rsidRPr="007C437A">
          <w:t>recorded inputs</w:t>
        </w:r>
      </w:ins>
      <w:ins w:id="7344" w:author="Arthur Parmentier" w:date="2020-05-22T08:31:00Z">
        <w:r w:rsidR="00CA7DF5" w:rsidRPr="007C437A">
          <w:t>, by loading all the files that corresponds to the inputs he uses, even though they might come from very different sessions.</w:t>
        </w:r>
      </w:ins>
    </w:p>
    <w:p w:rsidR="00023308" w:rsidRPr="007C437A" w:rsidRDefault="00023308">
      <w:pPr>
        <w:rPr>
          <w:ins w:id="7345" w:author="Arthur Parmentier" w:date="2020-05-22T08:21:00Z"/>
        </w:rPr>
      </w:pPr>
      <w:ins w:id="7346" w:author="Arthur Parmentier" w:date="2020-05-22T08:11:00Z">
        <w:r w:rsidRPr="007C437A">
          <w:t xml:space="preserve">However, the </w:t>
        </w:r>
        <w:proofErr w:type="spellStart"/>
        <w:r w:rsidRPr="007C437A">
          <w:t>MuBu</w:t>
        </w:r>
        <w:proofErr w:type="spellEnd"/>
        <w:r w:rsidRPr="007C437A">
          <w:t xml:space="preserve"> object write and read mechanisms suffers </w:t>
        </w:r>
      </w:ins>
      <w:ins w:id="7347" w:author="Arthur Parmentier" w:date="2020-05-22T08:13:00Z">
        <w:r w:rsidRPr="007C437A">
          <w:t>from bugs</w:t>
        </w:r>
        <w:r w:rsidRPr="007C437A">
          <w:rPr>
            <w:rStyle w:val="Appelnotedebasdep"/>
          </w:rPr>
          <w:footnoteReference w:id="53"/>
        </w:r>
      </w:ins>
      <w:ins w:id="7349" w:author="Arthur Parmentier" w:date="2020-05-22T08:21:00Z">
        <w:r w:rsidR="008A6401" w:rsidRPr="007C437A">
          <w:t xml:space="preserve"> that should be fixed by the </w:t>
        </w:r>
      </w:ins>
      <w:ins w:id="7350" w:author="Arthur Parmentier" w:date="2020-05-22T08:22:00Z">
        <w:r w:rsidR="008A6401" w:rsidRPr="007C437A">
          <w:t>developers</w:t>
        </w:r>
      </w:ins>
      <w:ins w:id="7351" w:author="Arthur Parmentier" w:date="2020-05-22T08:21:00Z">
        <w:r w:rsidR="008A6401" w:rsidRPr="007C437A">
          <w:t xml:space="preserve"> in the </w:t>
        </w:r>
      </w:ins>
      <w:ins w:id="7352" w:author="Arthur Parmentier" w:date="2020-05-22T08:22:00Z">
        <w:r w:rsidR="008A6401" w:rsidRPr="007C437A">
          <w:t>near future (as of May 2020)</w:t>
        </w:r>
      </w:ins>
      <w:ins w:id="7353" w:author="Arthur Parmentier" w:date="2020-05-22T08:12:00Z">
        <w:r w:rsidRPr="007C437A">
          <w:t xml:space="preserve"> </w:t>
        </w:r>
      </w:ins>
      <w:ins w:id="7354" w:author="Arthur Parmentier" w:date="2020-05-22T08:13:00Z">
        <w:r w:rsidRPr="007C437A">
          <w:t>and I had to implement a workaround before it gets fixed</w:t>
        </w:r>
      </w:ins>
      <w:ins w:id="7355" w:author="Arthur Parmentier" w:date="2020-05-22T08:20:00Z">
        <w:r w:rsidR="008A6401" w:rsidRPr="007C437A">
          <w:t xml:space="preserve">, by saving </w:t>
        </w:r>
      </w:ins>
      <w:ins w:id="7356" w:author="Arthur Parmentier" w:date="2020-05-22T08:21:00Z">
        <w:r w:rsidR="008A6401" w:rsidRPr="007C437A">
          <w:t>each</w:t>
        </w:r>
      </w:ins>
      <w:ins w:id="7357" w:author="Arthur Parmentier" w:date="2020-05-22T08:20:00Z">
        <w:r w:rsidR="008A6401" w:rsidRPr="007C437A">
          <w:t xml:space="preserve"> buffer with all </w:t>
        </w:r>
      </w:ins>
      <w:ins w:id="7358" w:author="Arthur Parmentier" w:date="2020-05-22T08:21:00Z">
        <w:r w:rsidR="008A6401" w:rsidRPr="007C437A">
          <w:t>its</w:t>
        </w:r>
      </w:ins>
      <w:ins w:id="7359" w:author="Arthur Parmentier" w:date="2020-05-22T08:20:00Z">
        <w:r w:rsidR="008A6401" w:rsidRPr="007C437A">
          <w:t xml:space="preserve"> tracks in</w:t>
        </w:r>
      </w:ins>
      <w:ins w:id="7360" w:author="Arthur Parmentier" w:date="2020-05-22T08:21:00Z">
        <w:r w:rsidR="008A6401" w:rsidRPr="007C437A">
          <w:t xml:space="preserve"> a single file:</w:t>
        </w:r>
      </w:ins>
    </w:p>
    <w:p w:rsidR="008A6401" w:rsidRPr="007C437A" w:rsidRDefault="008A6401" w:rsidP="008A6401">
      <w:pPr>
        <w:rPr>
          <w:ins w:id="7361" w:author="Arthur Parmentier" w:date="2020-05-22T08:21:00Z"/>
        </w:rPr>
      </w:pPr>
      <w:ins w:id="7362" w:author="Arthur Parmentier" w:date="2020-05-22T08:21:00Z">
        <w:r w:rsidRPr="007C437A">
          <w:t>./data</w:t>
        </w:r>
        <w:r w:rsidRPr="007C437A">
          <w:br/>
        </w:r>
        <w:r w:rsidRPr="007C437A">
          <w:tab/>
          <w:t>/configuration_#track_name_1_#track_name_2…</w:t>
        </w:r>
        <w:r w:rsidRPr="007C437A">
          <w:br/>
        </w:r>
        <w:r w:rsidRPr="007C437A">
          <w:tab/>
        </w:r>
        <w:r w:rsidRPr="007C437A">
          <w:tab/>
          <w:t>/</w:t>
        </w:r>
        <w:proofErr w:type="spellStart"/>
        <w:r w:rsidRPr="007C437A">
          <w:t>buffer_name</w:t>
        </w:r>
        <w:proofErr w:type="spellEnd"/>
        <w:r w:rsidRPr="007C437A">
          <w:t xml:space="preserve"> + </w:t>
        </w:r>
        <w:proofErr w:type="spellStart"/>
        <w:r w:rsidRPr="007C437A">
          <w:t>unique_id</w:t>
        </w:r>
        <w:proofErr w:type="spellEnd"/>
        <w:r w:rsidRPr="007C437A">
          <w:t xml:space="preserve"> (.</w:t>
        </w:r>
        <w:proofErr w:type="spellStart"/>
        <w:r w:rsidRPr="007C437A">
          <w:t>mubu</w:t>
        </w:r>
        <w:proofErr w:type="spellEnd"/>
        <w:r w:rsidRPr="007C437A">
          <w:t>, .txt)</w:t>
        </w:r>
      </w:ins>
    </w:p>
    <w:p w:rsidR="008A6401" w:rsidRPr="007C437A" w:rsidRDefault="008A6401">
      <w:pPr>
        <w:rPr>
          <w:ins w:id="7363" w:author="Arthur Parmentier" w:date="2020-06-03T23:40:00Z"/>
        </w:rPr>
      </w:pPr>
      <w:ins w:id="7364" w:author="Arthur Parmentier" w:date="2020-05-22T08:22:00Z">
        <w:r w:rsidRPr="007C437A">
          <w:t>This way, the buffer names are saved correctly</w:t>
        </w:r>
      </w:ins>
      <w:ins w:id="7365" w:author="Arthur Parmentier" w:date="2020-05-22T08:31:00Z">
        <w:r w:rsidR="00DD65AA" w:rsidRPr="007C437A">
          <w:t>, but the user is no longer able to mix data</w:t>
        </w:r>
      </w:ins>
      <w:ins w:id="7366" w:author="Arthur Parmentier" w:date="2020-05-22T08:32:00Z">
        <w:r w:rsidR="00DD65AA" w:rsidRPr="007C437A">
          <w:t xml:space="preserve"> from different sets of inputs.</w:t>
        </w:r>
      </w:ins>
    </w:p>
    <w:p w:rsidR="00F05472" w:rsidRPr="007C437A" w:rsidRDefault="00F05472">
      <w:pPr>
        <w:pStyle w:val="Titre4"/>
        <w:rPr>
          <w:ins w:id="7367" w:author="Arthur Parmentier" w:date="2020-05-22T08:23:00Z"/>
          <w:rPrChange w:id="7368" w:author="Arthur Parmentier" w:date="2020-06-07T15:27:00Z">
            <w:rPr>
              <w:ins w:id="7369" w:author="Arthur Parmentier" w:date="2020-05-22T08:23:00Z"/>
            </w:rPr>
          </w:rPrChange>
        </w:rPr>
        <w:pPrChange w:id="7370" w:author="Arthur Parmentier" w:date="2020-06-03T23:40:00Z">
          <w:pPr/>
        </w:pPrChange>
      </w:pPr>
      <w:ins w:id="7371" w:author="Arthur Parmentier" w:date="2020-06-03T23:40:00Z">
        <w:r w:rsidRPr="007C437A">
          <w:rPr>
            <w:rPrChange w:id="7372" w:author="Arthur Parmentier" w:date="2020-06-07T15:27:00Z">
              <w:rPr/>
            </w:rPrChange>
          </w:rPr>
          <w:t>Loading pre-recorded signs</w:t>
        </w:r>
      </w:ins>
    </w:p>
    <w:p w:rsidR="008A6401" w:rsidRPr="007C437A" w:rsidRDefault="008A6401">
      <w:pPr>
        <w:rPr>
          <w:ins w:id="7373" w:author="Arthur Parmentier" w:date="2020-06-03T23:42:00Z"/>
        </w:rPr>
      </w:pPr>
      <w:ins w:id="7374" w:author="Arthur Parmentier" w:date="2020-05-22T08:24:00Z">
        <w:r w:rsidRPr="007C437A">
          <w:t xml:space="preserve">Loading </w:t>
        </w:r>
      </w:ins>
      <w:ins w:id="7375" w:author="Arthur Parmentier" w:date="2020-05-22T09:14:00Z">
        <w:r w:rsidR="00A87845" w:rsidRPr="007C437A">
          <w:t xml:space="preserve">buffer data from files </w:t>
        </w:r>
      </w:ins>
      <w:ins w:id="7376" w:author="Arthur Parmentier" w:date="2020-05-22T08:24:00Z">
        <w:r w:rsidRPr="007C437A">
          <w:t>is much simpler and can be achieved</w:t>
        </w:r>
      </w:ins>
      <w:ins w:id="7377" w:author="Arthur Parmentier" w:date="2020-05-22T09:25:00Z">
        <w:r w:rsidR="00C83F83" w:rsidRPr="007C437A">
          <w:t xml:space="preserve"> in 2.3.</w:t>
        </w:r>
      </w:ins>
      <w:ins w:id="7378" w:author="Arthur Parmentier" w:date="2020-05-22T08:24:00Z">
        <w:r w:rsidRPr="007C437A">
          <w:t xml:space="preserve"> by a simple drag and drop of one or several data files </w:t>
        </w:r>
      </w:ins>
      <w:ins w:id="7379" w:author="Arthur Parmentier" w:date="2020-05-22T08:25:00Z">
        <w:r w:rsidRPr="007C437A">
          <w:t xml:space="preserve">in the dedicated zone </w:t>
        </w:r>
      </w:ins>
      <w:ins w:id="7380" w:author="Arthur Parmentier" w:date="2020-06-03T23:40:00Z">
        <w:r w:rsidR="00F05472" w:rsidRPr="007C437A">
          <w:t xml:space="preserve">(see </w:t>
        </w:r>
        <w:r w:rsidR="00F05472" w:rsidRPr="007C437A">
          <w:rPr>
            <w:rPrChange w:id="7381" w:author="Arthur Parmentier" w:date="2020-06-07T15:27:00Z">
              <w:rPr/>
            </w:rPrChange>
          </w:rPr>
          <w:fldChar w:fldCharType="begin"/>
        </w:r>
        <w:r w:rsidR="00F05472" w:rsidRPr="007C437A">
          <w:instrText xml:space="preserve"> REF _Ref41031792 \h </w:instrText>
        </w:r>
      </w:ins>
      <w:r w:rsidR="00F05472" w:rsidRPr="007C437A">
        <w:rPr>
          <w:rPrChange w:id="7382" w:author="Arthur Parmentier" w:date="2020-06-07T15:27:00Z">
            <w:rPr/>
          </w:rPrChange>
        </w:rPr>
      </w:r>
      <w:r w:rsidR="00F05472" w:rsidRPr="007C437A">
        <w:rPr>
          <w:rPrChange w:id="7383" w:author="Arthur Parmentier" w:date="2020-06-07T15:27:00Z">
            <w:rPr/>
          </w:rPrChange>
        </w:rPr>
        <w:fldChar w:fldCharType="separate"/>
      </w:r>
      <w:ins w:id="7384" w:author="Arthur Parmentier" w:date="2020-06-03T23:40:00Z">
        <w:r w:rsidR="00F05472" w:rsidRPr="007C437A">
          <w:t xml:space="preserve">Figure </w:t>
        </w:r>
        <w:r w:rsidR="00F05472" w:rsidRPr="007C437A">
          <w:rPr>
            <w:rPrChange w:id="7385" w:author="Arthur Parmentier" w:date="2020-06-07T15:27:00Z">
              <w:rPr>
                <w:noProof/>
              </w:rPr>
            </w:rPrChange>
          </w:rPr>
          <w:t>6</w:t>
        </w:r>
        <w:r w:rsidR="00F05472" w:rsidRPr="007C437A">
          <w:rPr>
            <w:rPrChange w:id="7386" w:author="Arthur Parmentier" w:date="2020-06-07T15:27:00Z">
              <w:rPr/>
            </w:rPrChange>
          </w:rPr>
          <w:fldChar w:fldCharType="end"/>
        </w:r>
        <w:r w:rsidR="00F05472" w:rsidRPr="007C437A">
          <w:t>)</w:t>
        </w:r>
      </w:ins>
      <w:ins w:id="7387" w:author="Arthur Parmentier" w:date="2020-05-22T08:25:00Z">
        <w:r w:rsidRPr="007C437A">
          <w:t>.</w:t>
        </w:r>
      </w:ins>
    </w:p>
    <w:p w:rsidR="00F05472" w:rsidRPr="007C437A" w:rsidRDefault="00F05472">
      <w:pPr>
        <w:pStyle w:val="Titre4"/>
        <w:rPr>
          <w:ins w:id="7388" w:author="Arthur Parmentier" w:date="2020-05-22T09:04:00Z"/>
          <w:rPrChange w:id="7389" w:author="Arthur Parmentier" w:date="2020-06-07T15:27:00Z">
            <w:rPr>
              <w:ins w:id="7390" w:author="Arthur Parmentier" w:date="2020-05-22T09:04:00Z"/>
            </w:rPr>
          </w:rPrChange>
        </w:rPr>
        <w:pPrChange w:id="7391" w:author="Arthur Parmentier" w:date="2020-06-03T23:42:00Z">
          <w:pPr/>
        </w:pPrChange>
      </w:pPr>
      <w:ins w:id="7392" w:author="Arthur Parmentier" w:date="2020-06-03T23:42:00Z">
        <w:r w:rsidRPr="007C437A">
          <w:rPr>
            <w:rPrChange w:id="7393" w:author="Arthur Parmentier" w:date="2020-06-07T15:27:00Z">
              <w:rPr/>
            </w:rPrChange>
          </w:rPr>
          <w:t>Summary</w:t>
        </w:r>
      </w:ins>
    </w:p>
    <w:p w:rsidR="00A87845" w:rsidRPr="007C437A" w:rsidRDefault="00A87845">
      <w:pPr>
        <w:rPr>
          <w:ins w:id="7394" w:author="Arthur Parmentier" w:date="2020-05-22T09:16:00Z"/>
        </w:rPr>
      </w:pPr>
      <w:ins w:id="7395" w:author="Arthur Parmentier" w:date="2020-05-22T09:15:00Z">
        <w:r w:rsidRPr="007C437A">
          <w:t>Wrapping up, the user flow of the sign &amp; dictionary management layer is the fol</w:t>
        </w:r>
      </w:ins>
      <w:ins w:id="7396" w:author="Arthur Parmentier" w:date="2020-05-22T09:16:00Z">
        <w:r w:rsidRPr="007C437A">
          <w:t>lowing:</w:t>
        </w:r>
      </w:ins>
    </w:p>
    <w:p w:rsidR="00A87845" w:rsidRPr="007C437A" w:rsidRDefault="00A87845" w:rsidP="00A87845">
      <w:pPr>
        <w:pStyle w:val="Paragraphedeliste"/>
        <w:numPr>
          <w:ilvl w:val="0"/>
          <w:numId w:val="38"/>
        </w:numPr>
        <w:rPr>
          <w:ins w:id="7397" w:author="Arthur Parmentier" w:date="2020-05-22T09:25:00Z"/>
        </w:rPr>
      </w:pPr>
      <w:ins w:id="7398" w:author="Arthur Parmentier" w:date="2020-05-22T09:16:00Z">
        <w:r w:rsidRPr="007C437A">
          <w:lastRenderedPageBreak/>
          <w:t xml:space="preserve">If the user wants to record new signs, i.e. either record examples of a </w:t>
        </w:r>
      </w:ins>
      <w:ins w:id="7399" w:author="Arthur Parmentier" w:date="2020-05-22T09:17:00Z">
        <w:r w:rsidRPr="007C437A">
          <w:t>sign that was not recorded and saved previously or record more examples of a sign that was already saved into files, he</w:t>
        </w:r>
      </w:ins>
      <w:ins w:id="7400" w:author="Arthur Parmentier" w:date="2020-05-22T09:18:00Z">
        <w:r w:rsidRPr="007C437A">
          <w:t xml:space="preserve"> must first define which signs he wants to record  and then launch the recording session</w:t>
        </w:r>
      </w:ins>
      <w:ins w:id="7401" w:author="Arthur Parmentier" w:date="2020-06-03T23:41:00Z">
        <w:r w:rsidR="00F05472" w:rsidRPr="007C437A">
          <w:t>.</w:t>
        </w:r>
      </w:ins>
      <w:ins w:id="7402" w:author="Arthur Parmentier" w:date="2020-05-22T09:18:00Z">
        <w:r w:rsidRPr="007C437A">
          <w:br/>
          <w:t>Once the si</w:t>
        </w:r>
      </w:ins>
      <w:ins w:id="7403" w:author="Arthur Parmentier" w:date="2020-05-22T09:19:00Z">
        <w:r w:rsidRPr="007C437A">
          <w:t xml:space="preserve">gns are recorded in the buffer, he </w:t>
        </w:r>
      </w:ins>
      <w:ins w:id="7404" w:author="Arthur Parmentier" w:date="2020-06-03T23:41:00Z">
        <w:r w:rsidR="00F05472" w:rsidRPr="007C437A">
          <w:t xml:space="preserve">can </w:t>
        </w:r>
      </w:ins>
      <w:ins w:id="7405" w:author="Arthur Parmentier" w:date="2020-05-22T09:19:00Z">
        <w:r w:rsidRPr="007C437A">
          <w:t>save them</w:t>
        </w:r>
      </w:ins>
      <w:ins w:id="7406" w:author="Arthur Parmentier" w:date="2020-06-03T23:41:00Z">
        <w:r w:rsidR="00F05472" w:rsidRPr="007C437A">
          <w:t xml:space="preserve"> to files</w:t>
        </w:r>
      </w:ins>
      <w:ins w:id="7407" w:author="Arthur Parmentier" w:date="2020-05-22T09:19:00Z">
        <w:r w:rsidRPr="007C437A">
          <w:t xml:space="preserve"> by hitting the </w:t>
        </w:r>
      </w:ins>
      <w:ins w:id="7408" w:author="Arthur Parmentier" w:date="2020-06-03T23:41:00Z">
        <w:r w:rsidR="00F05472" w:rsidRPr="007C437A">
          <w:t>corresponding</w:t>
        </w:r>
      </w:ins>
      <w:ins w:id="7409" w:author="Arthur Parmentier" w:date="2020-05-22T09:19:00Z">
        <w:r w:rsidRPr="007C437A">
          <w:t xml:space="preserve"> button if he is satisfied by the recordings.</w:t>
        </w:r>
        <w:r w:rsidRPr="007C437A">
          <w:br/>
        </w:r>
      </w:ins>
      <w:ins w:id="7410" w:author="Arthur Parmentier" w:date="2020-05-22T09:20:00Z">
        <w:r w:rsidRPr="007C437A">
          <w:t xml:space="preserve">If the user adds new signs </w:t>
        </w:r>
      </w:ins>
      <w:ins w:id="7411" w:author="Arthur Parmentier" w:date="2020-06-03T23:42:00Z">
        <w:r w:rsidR="00F05472" w:rsidRPr="007C437A">
          <w:t xml:space="preserve">again </w:t>
        </w:r>
      </w:ins>
      <w:ins w:id="7412" w:author="Arthur Parmentier" w:date="2020-05-22T09:20:00Z">
        <w:r w:rsidRPr="007C437A">
          <w:t xml:space="preserve">without saving the buffers </w:t>
        </w:r>
      </w:ins>
      <w:ins w:id="7413" w:author="Arthur Parmentier" w:date="2020-06-03T23:42:00Z">
        <w:r w:rsidR="00F05472" w:rsidRPr="007C437A">
          <w:t>first</w:t>
        </w:r>
      </w:ins>
      <w:ins w:id="7414" w:author="Arthur Parmentier" w:date="2020-05-22T09:20:00Z">
        <w:r w:rsidRPr="007C437A">
          <w:t xml:space="preserve">, the data that was contained in the </w:t>
        </w:r>
        <w:proofErr w:type="spellStart"/>
        <w:r w:rsidRPr="007C437A">
          <w:t>Mu</w:t>
        </w:r>
      </w:ins>
      <w:ins w:id="7415" w:author="Arthur Parmentier" w:date="2020-05-22T09:21:00Z">
        <w:r w:rsidRPr="007C437A">
          <w:t>Bu</w:t>
        </w:r>
        <w:proofErr w:type="spellEnd"/>
        <w:r w:rsidRPr="007C437A">
          <w:t xml:space="preserve"> object is lost.</w:t>
        </w:r>
      </w:ins>
    </w:p>
    <w:p w:rsidR="006D0BF0" w:rsidRPr="007C437A" w:rsidRDefault="006D0BF0">
      <w:pPr>
        <w:pStyle w:val="Paragraphedeliste"/>
        <w:numPr>
          <w:ilvl w:val="0"/>
          <w:numId w:val="38"/>
        </w:numPr>
        <w:rPr>
          <w:ins w:id="7416" w:author="Arthur Parmentier" w:date="2020-05-22T08:19:00Z"/>
        </w:rPr>
        <w:pPrChange w:id="7417" w:author="Arthur Parmentier" w:date="2020-05-22T09:30:00Z">
          <w:pPr/>
        </w:pPrChange>
      </w:pPr>
      <w:ins w:id="7418" w:author="Arthur Parmentier" w:date="2020-05-22T09:26:00Z">
        <w:r w:rsidRPr="007C437A">
          <w:t>Once the recording</w:t>
        </w:r>
      </w:ins>
      <w:ins w:id="7419" w:author="Arthur Parmentier" w:date="2020-05-22T09:27:00Z">
        <w:r w:rsidRPr="007C437A">
          <w:t xml:space="preserve">s of new signs </w:t>
        </w:r>
      </w:ins>
      <w:ins w:id="7420" w:author="Arthur Parmentier" w:date="2020-05-22T09:29:00Z">
        <w:r w:rsidRPr="007C437A">
          <w:t>are</w:t>
        </w:r>
      </w:ins>
      <w:ins w:id="7421" w:author="Arthur Parmentier" w:date="2020-05-22T09:27:00Z">
        <w:r w:rsidRPr="007C437A">
          <w:t xml:space="preserve"> finished, the user should load </w:t>
        </w:r>
      </w:ins>
      <w:ins w:id="7422" w:author="Arthur Parmentier" w:date="2020-05-22T09:28:00Z">
        <w:r w:rsidRPr="007C437A">
          <w:t xml:space="preserve">into the </w:t>
        </w:r>
        <w:proofErr w:type="spellStart"/>
        <w:r w:rsidRPr="007C437A">
          <w:t>MuBu</w:t>
        </w:r>
        <w:proofErr w:type="spellEnd"/>
        <w:r w:rsidRPr="007C437A">
          <w:t xml:space="preserve"> object </w:t>
        </w:r>
      </w:ins>
      <w:ins w:id="7423" w:author="Arthur Parmentier" w:date="2020-05-22T09:27:00Z">
        <w:r w:rsidRPr="007C437A">
          <w:t>the data files of all signs that he wants to recognize and classify</w:t>
        </w:r>
      </w:ins>
      <w:ins w:id="7424" w:author="Arthur Parmentier" w:date="2020-05-22T09:28:00Z">
        <w:r w:rsidRPr="007C437A">
          <w:t>, for all inputs that he would be using. This is done in by dragging and dropping the corresponding files from the data f</w:t>
        </w:r>
      </w:ins>
      <w:ins w:id="7425" w:author="Arthur Parmentier" w:date="2020-05-22T09:29:00Z">
        <w:r w:rsidRPr="007C437A">
          <w:t>older</w:t>
        </w:r>
      </w:ins>
      <w:ins w:id="7426" w:author="Arthur Parmentier" w:date="2020-06-03T23:42:00Z">
        <w:r w:rsidR="00F05472" w:rsidRPr="007C437A">
          <w:t xml:space="preserve"> into the dedicated zone.</w:t>
        </w:r>
      </w:ins>
    </w:p>
    <w:p w:rsidR="00023308" w:rsidRPr="007C437A" w:rsidDel="008A6401" w:rsidRDefault="00023308">
      <w:pPr>
        <w:rPr>
          <w:del w:id="7427" w:author="Arthur Parmentier" w:date="2020-05-22T08:20:00Z"/>
          <w:rPrChange w:id="7428" w:author="Arthur Parmentier" w:date="2020-06-07T15:27:00Z">
            <w:rPr>
              <w:del w:id="7429" w:author="Arthur Parmentier" w:date="2020-05-22T08:20:00Z"/>
            </w:rPr>
          </w:rPrChange>
        </w:rPr>
        <w:pPrChange w:id="7430" w:author="Arthur Parmentier" w:date="2020-05-21T14:34:00Z">
          <w:pPr>
            <w:pStyle w:val="Titre2"/>
          </w:pPr>
        </w:pPrChange>
      </w:pPr>
      <w:bookmarkStart w:id="7431" w:name="_Toc41067209"/>
      <w:bookmarkStart w:id="7432" w:name="_Toc42259025"/>
      <w:bookmarkStart w:id="7433" w:name="_Toc42259102"/>
      <w:bookmarkStart w:id="7434" w:name="_Toc42449781"/>
      <w:bookmarkStart w:id="7435" w:name="_Toc42449863"/>
      <w:bookmarkStart w:id="7436" w:name="_Toc42550049"/>
      <w:bookmarkStart w:id="7437" w:name="_Toc42550142"/>
      <w:bookmarkStart w:id="7438" w:name="_Toc42698893"/>
      <w:bookmarkStart w:id="7439" w:name="_Toc42698972"/>
      <w:bookmarkStart w:id="7440" w:name="_Toc42841989"/>
      <w:bookmarkStart w:id="7441" w:name="_Toc42842090"/>
      <w:bookmarkStart w:id="7442" w:name="_Toc42842191"/>
      <w:bookmarkEnd w:id="7431"/>
      <w:bookmarkEnd w:id="7432"/>
      <w:bookmarkEnd w:id="7433"/>
      <w:bookmarkEnd w:id="7434"/>
      <w:bookmarkEnd w:id="7435"/>
      <w:bookmarkEnd w:id="7436"/>
      <w:bookmarkEnd w:id="7437"/>
      <w:bookmarkEnd w:id="7438"/>
      <w:bookmarkEnd w:id="7439"/>
      <w:bookmarkEnd w:id="7440"/>
      <w:bookmarkEnd w:id="7441"/>
      <w:bookmarkEnd w:id="7442"/>
    </w:p>
    <w:p w:rsidR="00F25194" w:rsidRPr="007C437A" w:rsidRDefault="00F25194">
      <w:pPr>
        <w:pStyle w:val="Titre3"/>
        <w:rPr>
          <w:ins w:id="7443" w:author="Arthur Parmentier" w:date="2020-06-04T10:50:00Z"/>
        </w:rPr>
      </w:pPr>
      <w:bookmarkStart w:id="7444" w:name="_Toc42842192"/>
      <w:r w:rsidRPr="007C437A">
        <w:t xml:space="preserve">Part 3: </w:t>
      </w:r>
      <w:del w:id="7445" w:author="Arthur Parmentier" w:date="2020-05-22T09:59:00Z">
        <w:r w:rsidRPr="007C437A" w:rsidDel="009B5ADF">
          <w:delText>Classification</w:delText>
        </w:r>
      </w:del>
      <w:ins w:id="7446" w:author="Arthur Parmentier" w:date="2020-05-22T09:59:00Z">
        <w:r w:rsidR="009B5ADF" w:rsidRPr="007C437A">
          <w:t>Real-time classifier</w:t>
        </w:r>
      </w:ins>
      <w:ins w:id="7447" w:author="Arthur Parmentier" w:date="2020-06-03T23:51:00Z">
        <w:r w:rsidR="00284E1B" w:rsidRPr="007C437A">
          <w:t>s</w:t>
        </w:r>
      </w:ins>
      <w:ins w:id="7448" w:author="Arthur Parmentier" w:date="2020-06-03T23:52:00Z">
        <w:r w:rsidR="00284E1B" w:rsidRPr="007C437A">
          <w:t>, regression or DTW models</w:t>
        </w:r>
      </w:ins>
      <w:bookmarkEnd w:id="7444"/>
    </w:p>
    <w:p w:rsidR="007111F3" w:rsidRPr="007C437A" w:rsidRDefault="007111F3" w:rsidP="007111F3">
      <w:pPr>
        <w:rPr>
          <w:ins w:id="7449" w:author="Arthur Parmentier" w:date="2020-06-04T10:52:00Z"/>
        </w:rPr>
      </w:pPr>
      <w:ins w:id="7450" w:author="Arthur Parmentier" w:date="2020-06-04T10:50:00Z">
        <w:r w:rsidRPr="007C437A">
          <w:t xml:space="preserve">Now that </w:t>
        </w:r>
      </w:ins>
      <w:ins w:id="7451" w:author="Arthur Parmentier" w:date="2020-06-04T10:51:00Z">
        <w:r w:rsidRPr="007C437A">
          <w:t xml:space="preserve">the user has been able to connect his motion tracking inputs and record a few signs, we will see how the </w:t>
        </w:r>
      </w:ins>
      <w:ins w:id="7452" w:author="Arthur Parmentier" w:date="2020-06-04T10:52:00Z">
        <w:r w:rsidRPr="007C437A">
          <w:t>system is able to “recognize” the signs in real time with one or several machine learning model.</w:t>
        </w:r>
      </w:ins>
    </w:p>
    <w:p w:rsidR="007111F3" w:rsidRPr="007C437A" w:rsidRDefault="007111F3">
      <w:pPr>
        <w:pStyle w:val="Titre4"/>
        <w:rPr>
          <w:ins w:id="7453" w:author="Arthur Parmentier" w:date="2020-05-22T09:43:00Z"/>
          <w:rPrChange w:id="7454" w:author="Arthur Parmentier" w:date="2020-06-07T15:27:00Z">
            <w:rPr>
              <w:ins w:id="7455" w:author="Arthur Parmentier" w:date="2020-05-22T09:43:00Z"/>
            </w:rPr>
          </w:rPrChange>
        </w:rPr>
        <w:pPrChange w:id="7456" w:author="Arthur Parmentier" w:date="2020-06-04T10:53:00Z">
          <w:pPr>
            <w:pStyle w:val="Titre3"/>
          </w:pPr>
        </w:pPrChange>
      </w:pPr>
      <w:ins w:id="7457" w:author="Arthur Parmentier" w:date="2020-06-04T10:53:00Z">
        <w:r w:rsidRPr="007C437A">
          <w:rPr>
            <w:rPrChange w:id="7458" w:author="Arthur Parmentier" w:date="2020-06-07T15:27:00Z">
              <w:rPr/>
            </w:rPrChange>
          </w:rPr>
          <w:t>A short introduction to cognition and machine learning models</w:t>
        </w:r>
      </w:ins>
    </w:p>
    <w:p w:rsidR="00834EA5" w:rsidRPr="007C437A" w:rsidRDefault="00834EA5" w:rsidP="00834EA5">
      <w:pPr>
        <w:rPr>
          <w:ins w:id="7459" w:author="Arthur Parmentier" w:date="2020-05-22T09:58:00Z"/>
        </w:rPr>
      </w:pPr>
      <w:ins w:id="7460" w:author="Arthur Parmentier" w:date="2020-05-22T09:46:00Z">
        <w:r w:rsidRPr="007C437A">
          <w:t xml:space="preserve">The word “cognition” </w:t>
        </w:r>
      </w:ins>
      <w:ins w:id="7461" w:author="Arthur Parmentier" w:date="2020-05-22T09:47:00Z">
        <w:r w:rsidRPr="007C437A">
          <w:t>dates back to the 15th century, where it meant "thinking and awareness."</w:t>
        </w:r>
      </w:ins>
      <w:ins w:id="7462" w:author="Arthur Parmentier" w:date="2020-06-10T20:00:00Z">
        <w:r w:rsidR="00652A8E">
          <w:t xml:space="preserve"> </w:t>
        </w:r>
      </w:ins>
      <w:customXmlInsRangeStart w:id="7463" w:author="Arthur Parmentier" w:date="2020-06-10T20:00:00Z"/>
      <w:sdt>
        <w:sdtPr>
          <w:id w:val="1548497108"/>
          <w:citation/>
        </w:sdtPr>
        <w:sdtContent>
          <w:customXmlInsRangeEnd w:id="7463"/>
          <w:ins w:id="7464" w:author="Arthur Parmentier" w:date="2020-06-10T20:00:00Z">
            <w:r w:rsidR="00652A8E">
              <w:fldChar w:fldCharType="begin"/>
            </w:r>
            <w:r w:rsidR="00652A8E" w:rsidRPr="008C0EC1">
              <w:rPr>
                <w:rPrChange w:id="7465" w:author="Arthur Parmentier" w:date="2020-06-11T11:42:00Z">
                  <w:rPr>
                    <w:lang w:val="fr-FR"/>
                  </w:rPr>
                </w:rPrChange>
              </w:rPr>
              <w:instrText xml:space="preserve"> CITATION Rev \l 1036 </w:instrText>
            </w:r>
          </w:ins>
          <w:r w:rsidR="00652A8E">
            <w:fldChar w:fldCharType="separate"/>
          </w:r>
          <w:r w:rsidR="00304C55" w:rsidRPr="008C0EC1">
            <w:rPr>
              <w:noProof/>
              <w:rPrChange w:id="7466" w:author="Arthur Parmentier" w:date="2020-06-11T11:42:00Z">
                <w:rPr>
                  <w:noProof/>
                  <w:lang w:val="fr-FR"/>
                </w:rPr>
              </w:rPrChange>
            </w:rPr>
            <w:t>(Revlin)</w:t>
          </w:r>
          <w:ins w:id="7467" w:author="Arthur Parmentier" w:date="2020-06-10T20:00:00Z">
            <w:r w:rsidR="00652A8E">
              <w:fldChar w:fldCharType="end"/>
            </w:r>
          </w:ins>
          <w:customXmlInsRangeStart w:id="7468" w:author="Arthur Parmentier" w:date="2020-06-10T20:00:00Z"/>
        </w:sdtContent>
      </w:sdt>
      <w:customXmlInsRangeEnd w:id="7468"/>
      <w:ins w:id="7469" w:author="Arthur Parmentier" w:date="2020-06-10T20:00:00Z">
        <w:r w:rsidR="00652A8E">
          <w:t>.</w:t>
        </w:r>
      </w:ins>
      <w:ins w:id="7470" w:author="Arthur Parmentier" w:date="2020-05-22T09:47:00Z">
        <w:r w:rsidRPr="007C437A">
          <w:t xml:space="preserve"> The term comes from the Latin noun </w:t>
        </w:r>
        <w:proofErr w:type="spellStart"/>
        <w:r w:rsidRPr="007C437A">
          <w:rPr>
            <w:i/>
            <w:iCs/>
            <w:rPrChange w:id="7471" w:author="Arthur Parmentier" w:date="2020-06-07T15:27:00Z">
              <w:rPr/>
            </w:rPrChange>
          </w:rPr>
          <w:t>cognitio</w:t>
        </w:r>
        <w:proofErr w:type="spellEnd"/>
        <w:r w:rsidRPr="007C437A">
          <w:t xml:space="preserve"> ('examination,' 'learning,' or 'knowledge'), derived from the verb </w:t>
        </w:r>
        <w:proofErr w:type="spellStart"/>
        <w:r w:rsidRPr="007C437A">
          <w:rPr>
            <w:i/>
            <w:iCs/>
            <w:rPrChange w:id="7472" w:author="Arthur Parmentier" w:date="2020-06-07T15:27:00Z">
              <w:rPr/>
            </w:rPrChange>
          </w:rPr>
          <w:t>cognosco</w:t>
        </w:r>
        <w:proofErr w:type="spellEnd"/>
        <w:r w:rsidRPr="007C437A">
          <w:t xml:space="preserve">, a compound of con ('with') and </w:t>
        </w:r>
        <w:proofErr w:type="spellStart"/>
        <w:r w:rsidRPr="007C437A">
          <w:t>gnōscō</w:t>
        </w:r>
        <w:proofErr w:type="spellEnd"/>
        <w:r w:rsidRPr="007C437A">
          <w:t xml:space="preserve"> ('know'). The latter half, </w:t>
        </w:r>
        <w:proofErr w:type="spellStart"/>
        <w:r w:rsidRPr="007C437A">
          <w:t>gnōscō</w:t>
        </w:r>
        <w:proofErr w:type="spellEnd"/>
        <w:r w:rsidRPr="007C437A">
          <w:t xml:space="preserve">, itself is a cognate of a Greek verb, </w:t>
        </w:r>
        <w:proofErr w:type="spellStart"/>
        <w:r w:rsidRPr="007C437A">
          <w:t>gi</w:t>
        </w:r>
        <w:proofErr w:type="spellEnd"/>
        <w:r w:rsidRPr="007C437A">
          <w:t>(g)</w:t>
        </w:r>
        <w:proofErr w:type="spellStart"/>
        <w:r w:rsidRPr="007C437A">
          <w:t>n</w:t>
        </w:r>
        <w:r w:rsidRPr="007C437A">
          <w:rPr>
            <w:rFonts w:ascii="Cambria" w:hAnsi="Cambria" w:cs="Cambria"/>
          </w:rPr>
          <w:t>ό</w:t>
        </w:r>
        <w:r w:rsidRPr="007C437A">
          <w:t>sko</w:t>
        </w:r>
        <w:proofErr w:type="spellEnd"/>
        <w:r w:rsidRPr="007C437A">
          <w:t xml:space="preserve"> (</w:t>
        </w:r>
        <w:proofErr w:type="spellStart"/>
        <w:r w:rsidRPr="007C437A">
          <w:rPr>
            <w:rFonts w:ascii="Cambria" w:hAnsi="Cambria" w:cs="Cambria"/>
          </w:rPr>
          <w:t>γι</w:t>
        </w:r>
        <w:proofErr w:type="spellEnd"/>
        <w:r w:rsidRPr="007C437A">
          <w:t>(</w:t>
        </w:r>
        <w:r w:rsidRPr="007C437A">
          <w:rPr>
            <w:rFonts w:ascii="Cambria" w:hAnsi="Cambria" w:cs="Cambria"/>
          </w:rPr>
          <w:t>γ</w:t>
        </w:r>
        <w:r w:rsidRPr="007C437A">
          <w:t>)</w:t>
        </w:r>
        <w:proofErr w:type="spellStart"/>
        <w:r w:rsidRPr="007C437A">
          <w:rPr>
            <w:rFonts w:ascii="Cambria" w:hAnsi="Cambria" w:cs="Cambria"/>
          </w:rPr>
          <w:t>νώσκω</w:t>
        </w:r>
        <w:proofErr w:type="spellEnd"/>
        <w:r w:rsidRPr="007C437A">
          <w:t>, 'I know,' or 'perceive')</w:t>
        </w:r>
      </w:ins>
      <w:ins w:id="7473" w:author="Arthur Parmentier" w:date="2020-06-10T20:00:00Z">
        <w:r w:rsidR="00652A8E">
          <w:t xml:space="preserve"> </w:t>
        </w:r>
      </w:ins>
      <w:customXmlInsRangeStart w:id="7474" w:author="Arthur Parmentier" w:date="2020-06-10T20:02:00Z"/>
      <w:sdt>
        <w:sdtPr>
          <w:id w:val="-437443446"/>
          <w:citation/>
        </w:sdtPr>
        <w:sdtContent>
          <w:customXmlInsRangeEnd w:id="7474"/>
          <w:ins w:id="7475" w:author="Arthur Parmentier" w:date="2020-06-10T20:02:00Z">
            <w:r w:rsidR="00652A8E">
              <w:fldChar w:fldCharType="begin"/>
            </w:r>
            <w:r w:rsidR="00652A8E" w:rsidRPr="00652A8E">
              <w:rPr>
                <w:rPrChange w:id="7476" w:author="Arthur Parmentier" w:date="2020-06-10T20:02:00Z">
                  <w:rPr>
                    <w:lang w:val="fr-FR"/>
                  </w:rPr>
                </w:rPrChange>
              </w:rPr>
              <w:instrText xml:space="preserve"> CITATION Lid \l 1036 </w:instrText>
            </w:r>
          </w:ins>
          <w:r w:rsidR="00652A8E">
            <w:fldChar w:fldCharType="separate"/>
          </w:r>
          <w:r w:rsidR="00304C55">
            <w:rPr>
              <w:noProof/>
            </w:rPr>
            <w:t>(Liddell, Henry, &amp; R.)</w:t>
          </w:r>
          <w:ins w:id="7477" w:author="Arthur Parmentier" w:date="2020-06-10T20:02:00Z">
            <w:r w:rsidR="00652A8E">
              <w:fldChar w:fldCharType="end"/>
            </w:r>
          </w:ins>
          <w:customXmlInsRangeStart w:id="7478" w:author="Arthur Parmentier" w:date="2020-06-10T20:02:00Z"/>
        </w:sdtContent>
      </w:sdt>
      <w:customXmlInsRangeEnd w:id="7478"/>
      <w:ins w:id="7479" w:author="Arthur Parmentier" w:date="2020-06-10T20:02:00Z">
        <w:r w:rsidR="00652A8E">
          <w:t>.</w:t>
        </w:r>
      </w:ins>
      <w:ins w:id="7480" w:author="Arthur Parmentier" w:date="2020-06-10T20:00:00Z">
        <w:r w:rsidR="00652A8E" w:rsidRPr="007C437A">
          <w:t xml:space="preserve"> </w:t>
        </w:r>
      </w:ins>
      <w:ins w:id="7481" w:author="Arthur Parmentier" w:date="2020-05-22T09:53:00Z">
        <w:r w:rsidRPr="007C437A">
          <w:br/>
        </w:r>
      </w:ins>
      <w:ins w:id="7482" w:author="Arthur Parmentier" w:date="2020-05-22T09:54:00Z">
        <w:r w:rsidR="009B5ADF" w:rsidRPr="007C437A">
          <w:t xml:space="preserve">Re-cognition </w:t>
        </w:r>
      </w:ins>
      <w:ins w:id="7483" w:author="Arthur Parmentier" w:date="2020-05-22T09:55:00Z">
        <w:r w:rsidR="009B5ADF" w:rsidRPr="007C437A">
          <w:t xml:space="preserve">can therefore be understood as </w:t>
        </w:r>
      </w:ins>
      <w:ins w:id="7484" w:author="Arthur Parmentier" w:date="2020-05-22T09:54:00Z">
        <w:r w:rsidR="009B5ADF" w:rsidRPr="007C437A">
          <w:t>the process</w:t>
        </w:r>
      </w:ins>
      <w:ins w:id="7485" w:author="Arthur Parmentier" w:date="2020-05-22T09:55:00Z">
        <w:r w:rsidR="009B5ADF" w:rsidRPr="007C437A">
          <w:t xml:space="preserve"> of “another” cognition, that allows</w:t>
        </w:r>
      </w:ins>
      <w:ins w:id="7486" w:author="Arthur Parmentier" w:date="2020-05-22T09:56:00Z">
        <w:r w:rsidR="009B5ADF" w:rsidRPr="007C437A">
          <w:t xml:space="preserve"> the identification of something already knew</w:t>
        </w:r>
      </w:ins>
      <w:ins w:id="7487" w:author="Arthur Parmentier" w:date="2020-05-22T09:57:00Z">
        <w:r w:rsidR="009B5ADF" w:rsidRPr="007C437A">
          <w:t xml:space="preserve"> or already perceived.</w:t>
        </w:r>
      </w:ins>
    </w:p>
    <w:p w:rsidR="009B5ADF" w:rsidRPr="007C437A" w:rsidRDefault="009B5ADF" w:rsidP="00834EA5">
      <w:pPr>
        <w:rPr>
          <w:ins w:id="7488" w:author="Arthur Parmentier" w:date="2020-05-22T10:12:00Z"/>
        </w:rPr>
      </w:pPr>
      <w:ins w:id="7489" w:author="Arthur Parmentier" w:date="2020-05-22T09:58:00Z">
        <w:r w:rsidRPr="007C437A">
          <w:t xml:space="preserve">One can wonder what </w:t>
        </w:r>
      </w:ins>
      <w:ins w:id="7490" w:author="Arthur Parmentier" w:date="2020-05-22T09:59:00Z">
        <w:r w:rsidRPr="007C437A">
          <w:t>the core processes of recognition are</w:t>
        </w:r>
      </w:ins>
      <w:ins w:id="7491" w:author="Arthur Parmentier" w:date="2020-05-22T10:00:00Z">
        <w:r w:rsidRPr="007C437A">
          <w:t xml:space="preserve"> and try to reproduce them on a computer.</w:t>
        </w:r>
      </w:ins>
      <w:ins w:id="7492" w:author="Arthur Parmentier" w:date="2020-05-22T10:04:00Z">
        <w:r w:rsidR="00E908AB" w:rsidRPr="007C437A">
          <w:t xml:space="preserve"> Very common examples</w:t>
        </w:r>
      </w:ins>
      <w:ins w:id="7493" w:author="Arthur Parmentier" w:date="2020-05-22T10:05:00Z">
        <w:r w:rsidR="00E908AB" w:rsidRPr="007C437A">
          <w:t xml:space="preserve"> of computer-recognition come from the so-called computer vision field</w:t>
        </w:r>
      </w:ins>
      <w:ins w:id="7494" w:author="Arthur Parmentier" w:date="2020-05-22T10:08:00Z">
        <w:r w:rsidR="00E908AB" w:rsidRPr="007C437A">
          <w:t xml:space="preserve"> such as</w:t>
        </w:r>
      </w:ins>
      <w:ins w:id="7495" w:author="Arthur Parmentier" w:date="2020-05-22T10:07:00Z">
        <w:r w:rsidR="00E908AB" w:rsidRPr="007C437A">
          <w:t xml:space="preserve"> object recognition</w:t>
        </w:r>
      </w:ins>
      <w:ins w:id="7496" w:author="Arthur Parmentier" w:date="2020-05-22T10:18:00Z">
        <w:r w:rsidR="00BB3B34" w:rsidRPr="007C437A">
          <w:t xml:space="preserve"> (classification</w:t>
        </w:r>
      </w:ins>
      <w:ins w:id="7497" w:author="Arthur Parmentier" w:date="2020-05-22T10:19:00Z">
        <w:r w:rsidR="00BB3B34" w:rsidRPr="007C437A">
          <w:t>)</w:t>
        </w:r>
      </w:ins>
      <w:ins w:id="7498" w:author="Arthur Parmentier" w:date="2020-05-22T10:08:00Z">
        <w:r w:rsidR="00E908AB" w:rsidRPr="007C437A">
          <w:t xml:space="preserve"> or</w:t>
        </w:r>
      </w:ins>
      <w:ins w:id="7499" w:author="Arthur Parmentier" w:date="2020-05-22T10:07:00Z">
        <w:r w:rsidR="00E908AB" w:rsidRPr="007C437A">
          <w:t xml:space="preserve"> detection</w:t>
        </w:r>
      </w:ins>
      <w:ins w:id="7500" w:author="Arthur Parmentier" w:date="2020-05-22T10:08:00Z">
        <w:r w:rsidR="00E908AB" w:rsidRPr="007C437A">
          <w:t xml:space="preserve"> </w:t>
        </w:r>
      </w:ins>
      <w:ins w:id="7501" w:author="Arthur Parmentier" w:date="2020-05-22T10:09:00Z">
        <w:r w:rsidR="00E908AB" w:rsidRPr="007C437A">
          <w:t xml:space="preserve">convolutional neural networks </w:t>
        </w:r>
      </w:ins>
      <w:ins w:id="7502" w:author="Arthur Parmentier" w:date="2020-05-22T10:10:00Z">
        <w:r w:rsidR="00E908AB" w:rsidRPr="007C437A">
          <w:t xml:space="preserve">(CNNs) </w:t>
        </w:r>
      </w:ins>
      <w:ins w:id="7503" w:author="Arthur Parmentier" w:date="2020-05-22T10:09:00Z">
        <w:r w:rsidR="00E908AB" w:rsidRPr="007C437A">
          <w:t xml:space="preserve">whose performances are now close </w:t>
        </w:r>
      </w:ins>
      <w:ins w:id="7504" w:author="Arthur Parmentier" w:date="2020-05-22T10:10:00Z">
        <w:r w:rsidR="00E908AB" w:rsidRPr="007C437A">
          <w:t>to that of humans. However, CNNs are trained on huge amount of data</w:t>
        </w:r>
      </w:ins>
      <w:ins w:id="7505" w:author="Arthur Parmentier" w:date="2020-05-22T10:11:00Z">
        <w:r w:rsidR="00E908AB" w:rsidRPr="007C437A">
          <w:t xml:space="preserve"> and are (in general) not models that can be interpreted by humans.</w:t>
        </w:r>
      </w:ins>
    </w:p>
    <w:p w:rsidR="00D60A1F" w:rsidRPr="007C437A" w:rsidRDefault="00E908AB" w:rsidP="00834EA5">
      <w:pPr>
        <w:rPr>
          <w:ins w:id="7506" w:author="Arthur Parmentier" w:date="2020-06-04T11:50:00Z"/>
        </w:rPr>
      </w:pPr>
      <w:ins w:id="7507" w:author="Arthur Parmentier" w:date="2020-05-22T10:12:00Z">
        <w:r w:rsidRPr="007C437A">
          <w:t>In the context of this master project</w:t>
        </w:r>
      </w:ins>
      <w:ins w:id="7508" w:author="Arthur Parmentier" w:date="2020-05-22T10:15:00Z">
        <w:r w:rsidR="00BB3B34" w:rsidRPr="007C437A">
          <w:t xml:space="preserve"> and to offer the ability of creating new signs </w:t>
        </w:r>
      </w:ins>
      <w:ins w:id="7509" w:author="Arthur Parmentier" w:date="2020-05-22T10:16:00Z">
        <w:r w:rsidR="00BB3B34" w:rsidRPr="007C437A">
          <w:t xml:space="preserve">to the user, we </w:t>
        </w:r>
      </w:ins>
      <w:ins w:id="7510" w:author="Arthur Parmentier" w:date="2020-05-22T10:24:00Z">
        <w:r w:rsidR="00D60A1F" w:rsidRPr="007C437A">
          <w:t>must</w:t>
        </w:r>
      </w:ins>
      <w:ins w:id="7511" w:author="Arthur Parmentier" w:date="2020-05-22T10:16:00Z">
        <w:r w:rsidR="00BB3B34" w:rsidRPr="007C437A">
          <w:t xml:space="preserve"> work with </w:t>
        </w:r>
      </w:ins>
      <w:ins w:id="7512" w:author="Arthur Parmentier" w:date="2020-05-22T10:17:00Z">
        <w:r w:rsidR="00BB3B34" w:rsidRPr="007C437A">
          <w:t>lightweight</w:t>
        </w:r>
      </w:ins>
      <w:ins w:id="7513" w:author="Arthur Parmentier" w:date="2020-05-22T10:16:00Z">
        <w:r w:rsidR="00BB3B34" w:rsidRPr="007C437A">
          <w:t>, interpretable models that can</w:t>
        </w:r>
      </w:ins>
      <w:ins w:id="7514" w:author="Arthur Parmentier" w:date="2020-05-22T10:17:00Z">
        <w:r w:rsidR="00BB3B34" w:rsidRPr="007C437A">
          <w:t xml:space="preserve"> be trained fast and</w:t>
        </w:r>
      </w:ins>
      <w:ins w:id="7515" w:author="Arthur Parmentier" w:date="2020-05-22T10:16:00Z">
        <w:r w:rsidR="00BB3B34" w:rsidRPr="007C437A">
          <w:t xml:space="preserve"> </w:t>
        </w:r>
      </w:ins>
      <w:ins w:id="7516" w:author="Arthur Parmentier" w:date="2020-05-22T10:17:00Z">
        <w:r w:rsidR="00BB3B34" w:rsidRPr="007C437A">
          <w:t>identify the signs that are performed in real time</w:t>
        </w:r>
      </w:ins>
      <w:ins w:id="7517" w:author="Arthur Parmentier" w:date="2020-05-22T10:19:00Z">
        <w:r w:rsidR="00BB3B34" w:rsidRPr="007C437A">
          <w:t>. In our case, the identification process is a simple classification process, in which we ask the classifier to predict the</w:t>
        </w:r>
      </w:ins>
      <w:ins w:id="7518" w:author="Arthur Parmentier" w:date="2020-05-22T10:20:00Z">
        <w:r w:rsidR="00BB3B34" w:rsidRPr="007C437A">
          <w:t xml:space="preserve"> “class” of the motion sequence performed by the performer among a set of classes that </w:t>
        </w:r>
      </w:ins>
      <w:ins w:id="7519" w:author="Arthur Parmentier" w:date="2020-05-22T10:21:00Z">
        <w:r w:rsidR="00BB3B34" w:rsidRPr="007C437A">
          <w:t>have been previously learned by the model: SP signs.</w:t>
        </w:r>
      </w:ins>
    </w:p>
    <w:p w:rsidR="00983F9B" w:rsidRPr="007C437A" w:rsidRDefault="00983F9B" w:rsidP="00834EA5">
      <w:pPr>
        <w:rPr>
          <w:ins w:id="7520" w:author="Arthur Parmentier" w:date="2020-05-22T10:36:00Z"/>
        </w:rPr>
      </w:pPr>
      <w:ins w:id="7521" w:author="Arthur Parmentier" w:date="2020-06-04T11:51:00Z">
        <w:r w:rsidRPr="007C437A">
          <w:t>We have seen that in SP, there are very different types of signs (movements, poses</w:t>
        </w:r>
      </w:ins>
      <w:ins w:id="7522" w:author="Arthur Parmentier" w:date="2020-06-04T11:52:00Z">
        <w:r w:rsidRPr="007C437A">
          <w:t xml:space="preserve"> – at several scales). </w:t>
        </w:r>
      </w:ins>
      <w:ins w:id="7523" w:author="Arthur Parmentier" w:date="2020-06-04T11:56:00Z">
        <w:r w:rsidRPr="007C437A">
          <w:t>At</w:t>
        </w:r>
        <w:r w:rsidR="005A331F" w:rsidRPr="007C437A">
          <w:t xml:space="preserve"> the beginning of my project, I thought about recognizing all signs with </w:t>
        </w:r>
      </w:ins>
      <w:ins w:id="7524" w:author="Arthur Parmentier" w:date="2020-06-04T11:57:00Z">
        <w:r w:rsidR="005A331F" w:rsidRPr="007C437A">
          <w:t>a single Dynamic Time Warping model.</w:t>
        </w:r>
      </w:ins>
    </w:p>
    <w:p w:rsidR="00DF645F" w:rsidRPr="007C437A" w:rsidRDefault="005A331F">
      <w:pPr>
        <w:rPr>
          <w:ins w:id="7525" w:author="Arthur Parmentier" w:date="2020-06-04T11:57:00Z"/>
        </w:rPr>
      </w:pPr>
      <w:ins w:id="7526" w:author="Arthur Parmentier" w:date="2020-06-04T11:57:00Z">
        <w:r w:rsidRPr="007C437A">
          <w:t>Indeed,</w:t>
        </w:r>
      </w:ins>
      <w:ins w:id="7527" w:author="Arthur Parmentier" w:date="2020-05-22T10:39:00Z">
        <w:r w:rsidR="00DF645F" w:rsidRPr="007C437A">
          <w:t xml:space="preserve"> two light-weight models are generally presented in the literature to classify time-sequences:</w:t>
        </w:r>
      </w:ins>
      <w:ins w:id="7528" w:author="Arthur Parmentier" w:date="2020-05-22T10:40:00Z">
        <w:r w:rsidR="00DF645F" w:rsidRPr="007C437A">
          <w:t xml:space="preserve"> Dynamic Time Warping </w:t>
        </w:r>
      </w:ins>
      <w:ins w:id="7529" w:author="Arthur Parmentier" w:date="2020-05-22T10:41:00Z">
        <w:r w:rsidR="00D50F7A" w:rsidRPr="007C437A">
          <w:t xml:space="preserve">(DTW) </w:t>
        </w:r>
      </w:ins>
      <w:ins w:id="7530" w:author="Arthur Parmentier" w:date="2020-05-22T10:40:00Z">
        <w:r w:rsidR="00DF645F" w:rsidRPr="007C437A">
          <w:t>and Hidden Markov Models</w:t>
        </w:r>
      </w:ins>
      <w:ins w:id="7531" w:author="Arthur Parmentier" w:date="2020-05-22T10:41:00Z">
        <w:r w:rsidR="00D50F7A" w:rsidRPr="007C437A">
          <w:t xml:space="preserve"> (HMM</w:t>
        </w:r>
      </w:ins>
      <w:ins w:id="7532" w:author="Arthur Parmentier" w:date="2020-05-22T10:42:00Z">
        <w:r w:rsidR="00D50F7A" w:rsidRPr="007C437A">
          <w:t>)</w:t>
        </w:r>
      </w:ins>
      <w:ins w:id="7533" w:author="Arthur Parmentier" w:date="2020-05-22T12:58:00Z">
        <w:r w:rsidR="00B734D3" w:rsidRPr="007C437A">
          <w:t>.</w:t>
        </w:r>
      </w:ins>
      <w:ins w:id="7534" w:author="Arthur Parmentier" w:date="2020-05-22T10:40:00Z">
        <w:r w:rsidR="00DF645F" w:rsidRPr="007C437A">
          <w:t xml:space="preserve"> In general</w:t>
        </w:r>
      </w:ins>
      <w:ins w:id="7535" w:author="Arthur Parmentier" w:date="2020-05-22T10:41:00Z">
        <w:r w:rsidR="00D50F7A" w:rsidRPr="007C437A">
          <w:t xml:space="preserve">, DTW is observed to be </w:t>
        </w:r>
        <w:r w:rsidR="00D50F7A" w:rsidRPr="007C437A">
          <w:lastRenderedPageBreak/>
          <w:t xml:space="preserve">faster and more accurate </w:t>
        </w:r>
      </w:ins>
      <w:ins w:id="7536" w:author="Arthur Parmentier" w:date="2020-06-10T20:04:00Z">
        <w:r w:rsidR="003E46DE" w:rsidRPr="007C437A">
          <w:t>than</w:t>
        </w:r>
      </w:ins>
      <w:ins w:id="7537" w:author="Arthur Parmentier" w:date="2020-05-22T10:41:00Z">
        <w:r w:rsidR="00D50F7A" w:rsidRPr="007C437A">
          <w:t xml:space="preserve"> </w:t>
        </w:r>
      </w:ins>
      <w:ins w:id="7538" w:author="Arthur Parmentier" w:date="2020-05-22T10:42:00Z">
        <w:r w:rsidR="00D50F7A" w:rsidRPr="007C437A">
          <w:t>HMMs</w:t>
        </w:r>
      </w:ins>
      <w:ins w:id="7539" w:author="Arthur Parmentier" w:date="2020-06-10T20:04:00Z">
        <w:r w:rsidR="003E46DE">
          <w:t xml:space="preserve"> </w:t>
        </w:r>
      </w:ins>
      <w:customXmlInsRangeStart w:id="7540" w:author="Arthur Parmentier" w:date="2020-06-10T20:04:00Z"/>
      <w:sdt>
        <w:sdtPr>
          <w:id w:val="-1933508910"/>
          <w:citation/>
        </w:sdtPr>
        <w:sdtContent>
          <w:customXmlInsRangeEnd w:id="7540"/>
          <w:ins w:id="7541" w:author="Arthur Parmentier" w:date="2020-06-10T20:04:00Z">
            <w:r w:rsidR="003E46DE">
              <w:fldChar w:fldCharType="begin"/>
            </w:r>
            <w:r w:rsidR="003E46DE" w:rsidRPr="003E46DE">
              <w:rPr>
                <w:rPrChange w:id="7542" w:author="Arthur Parmentier" w:date="2020-06-10T20:04:00Z">
                  <w:rPr>
                    <w:lang w:val="fr-FR"/>
                  </w:rPr>
                </w:rPrChange>
              </w:rPr>
              <w:instrText xml:space="preserve"> CITATION Rah15 \l 1036 </w:instrText>
            </w:r>
          </w:ins>
          <w:r w:rsidR="003E46DE">
            <w:fldChar w:fldCharType="separate"/>
          </w:r>
          <w:r w:rsidR="00304C55">
            <w:rPr>
              <w:noProof/>
            </w:rPr>
            <w:t>(Raheja, 2015)</w:t>
          </w:r>
          <w:ins w:id="7543" w:author="Arthur Parmentier" w:date="2020-06-10T20:04:00Z">
            <w:r w:rsidR="003E46DE">
              <w:fldChar w:fldCharType="end"/>
            </w:r>
          </w:ins>
          <w:customXmlInsRangeStart w:id="7544" w:author="Arthur Parmentier" w:date="2020-06-10T20:04:00Z"/>
        </w:sdtContent>
      </w:sdt>
      <w:customXmlInsRangeEnd w:id="7544"/>
      <w:ins w:id="7545" w:author="Arthur Parmentier" w:date="2020-06-10T20:05:00Z">
        <w:r w:rsidR="003E46DE">
          <w:t xml:space="preserve"> </w:t>
        </w:r>
      </w:ins>
      <w:customXmlInsRangeStart w:id="7546" w:author="Arthur Parmentier" w:date="2020-06-10T20:06:00Z"/>
      <w:sdt>
        <w:sdtPr>
          <w:id w:val="-1880317308"/>
          <w:citation/>
        </w:sdtPr>
        <w:sdtContent>
          <w:customXmlInsRangeEnd w:id="7546"/>
          <w:ins w:id="7547" w:author="Arthur Parmentier" w:date="2020-06-10T20:06:00Z">
            <w:r w:rsidR="003E46DE">
              <w:fldChar w:fldCharType="begin"/>
            </w:r>
            <w:r w:rsidR="003E46DE" w:rsidRPr="003E46DE">
              <w:rPr>
                <w:rPrChange w:id="7548" w:author="Arthur Parmentier" w:date="2020-06-10T20:06:00Z">
                  <w:rPr>
                    <w:lang w:val="fr-FR"/>
                  </w:rPr>
                </w:rPrChange>
              </w:rPr>
              <w:instrText xml:space="preserve"> CITATION Car12 \l 1036 </w:instrText>
            </w:r>
          </w:ins>
          <w:r w:rsidR="003E46DE">
            <w:fldChar w:fldCharType="separate"/>
          </w:r>
          <w:r w:rsidR="00304C55">
            <w:rPr>
              <w:noProof/>
            </w:rPr>
            <w:t>(Carmona J.M., 2012)</w:t>
          </w:r>
          <w:ins w:id="7549" w:author="Arthur Parmentier" w:date="2020-06-10T20:06:00Z">
            <w:r w:rsidR="003E46DE">
              <w:fldChar w:fldCharType="end"/>
            </w:r>
          </w:ins>
          <w:customXmlInsRangeStart w:id="7550" w:author="Arthur Parmentier" w:date="2020-06-10T20:06:00Z"/>
        </w:sdtContent>
      </w:sdt>
      <w:customXmlInsRangeEnd w:id="7550"/>
      <w:ins w:id="7551" w:author="Arthur Parmentier" w:date="2020-05-22T10:42:00Z">
        <w:r w:rsidR="00D50F7A" w:rsidRPr="007C437A">
          <w:t>.</w:t>
        </w:r>
      </w:ins>
      <w:ins w:id="7552" w:author="Arthur Parmentier" w:date="2020-05-22T12:58:00Z">
        <w:r w:rsidR="00B734D3" w:rsidRPr="007C437A">
          <w:t xml:space="preserve"> </w:t>
        </w:r>
      </w:ins>
      <w:ins w:id="7553" w:author="Arthur Parmentier" w:date="2020-06-04T11:12:00Z">
        <w:r w:rsidR="00C4278F" w:rsidRPr="007C437A">
          <w:t>Some works also propose combinations of HMM and DTW or modified DTW algorithms for gesture recognition</w:t>
        </w:r>
      </w:ins>
      <w:ins w:id="7554" w:author="Arthur Parmentier" w:date="2020-06-10T20:49:00Z">
        <w:r w:rsidR="00304C55">
          <w:t xml:space="preserve"> </w:t>
        </w:r>
      </w:ins>
      <w:customXmlInsRangeStart w:id="7555" w:author="Arthur Parmentier" w:date="2020-06-10T20:49:00Z"/>
      <w:sdt>
        <w:sdtPr>
          <w:id w:val="1881120738"/>
          <w:citation/>
        </w:sdtPr>
        <w:sdtContent>
          <w:customXmlInsRangeEnd w:id="7555"/>
          <w:ins w:id="7556" w:author="Arthur Parmentier" w:date="2020-06-10T20:49:00Z">
            <w:r w:rsidR="00304C55">
              <w:fldChar w:fldCharType="begin"/>
            </w:r>
            <w:r w:rsidR="00304C55" w:rsidRPr="00304C55">
              <w:rPr>
                <w:rPrChange w:id="7557" w:author="Arthur Parmentier" w:date="2020-06-10T20:49:00Z">
                  <w:rPr>
                    <w:lang w:val="fr-FR"/>
                  </w:rPr>
                </w:rPrChange>
              </w:rPr>
              <w:instrText xml:space="preserve"> CITATION Hiy16 \l 1036 </w:instrText>
            </w:r>
          </w:ins>
          <w:r w:rsidR="00304C55">
            <w:fldChar w:fldCharType="separate"/>
          </w:r>
          <w:r w:rsidR="00304C55">
            <w:rPr>
              <w:noProof/>
            </w:rPr>
            <w:t>(Hiyadi, 2016)</w:t>
          </w:r>
          <w:ins w:id="7558" w:author="Arthur Parmentier" w:date="2020-06-10T20:49:00Z">
            <w:r w:rsidR="00304C55">
              <w:fldChar w:fldCharType="end"/>
            </w:r>
          </w:ins>
          <w:customXmlInsRangeStart w:id="7559" w:author="Arthur Parmentier" w:date="2020-06-10T20:49:00Z"/>
        </w:sdtContent>
      </w:sdt>
      <w:customXmlInsRangeEnd w:id="7559"/>
      <w:ins w:id="7560" w:author="Arthur Parmentier" w:date="2020-06-10T20:49:00Z">
        <w:r w:rsidR="00304C55">
          <w:t xml:space="preserve"> </w:t>
        </w:r>
      </w:ins>
      <w:customXmlInsRangeStart w:id="7561" w:author="Arthur Parmentier" w:date="2020-06-10T20:50:00Z"/>
      <w:sdt>
        <w:sdtPr>
          <w:id w:val="-1475052818"/>
          <w:citation/>
        </w:sdtPr>
        <w:sdtContent>
          <w:customXmlInsRangeEnd w:id="7561"/>
          <w:ins w:id="7562" w:author="Arthur Parmentier" w:date="2020-06-10T20:50:00Z">
            <w:r w:rsidR="00304C55">
              <w:fldChar w:fldCharType="begin"/>
            </w:r>
            <w:r w:rsidR="00304C55" w:rsidRPr="00304C55">
              <w:rPr>
                <w:rPrChange w:id="7563" w:author="Arthur Parmentier" w:date="2020-06-10T20:50:00Z">
                  <w:rPr>
                    <w:lang w:val="fr-FR"/>
                  </w:rPr>
                </w:rPrChange>
              </w:rPr>
              <w:instrText xml:space="preserve"> CITATION Cho17 \l 1036 </w:instrText>
            </w:r>
          </w:ins>
          <w:r w:rsidR="00304C55">
            <w:fldChar w:fldCharType="separate"/>
          </w:r>
          <w:r w:rsidR="00304C55">
            <w:rPr>
              <w:noProof/>
            </w:rPr>
            <w:t>(Choi, 2017)</w:t>
          </w:r>
          <w:ins w:id="7564" w:author="Arthur Parmentier" w:date="2020-06-10T20:50:00Z">
            <w:r w:rsidR="00304C55">
              <w:fldChar w:fldCharType="end"/>
            </w:r>
          </w:ins>
          <w:customXmlInsRangeStart w:id="7565" w:author="Arthur Parmentier" w:date="2020-06-10T20:50:00Z"/>
        </w:sdtContent>
      </w:sdt>
      <w:customXmlInsRangeEnd w:id="7565"/>
      <w:ins w:id="7566" w:author="Arthur Parmentier" w:date="2020-06-04T11:12:00Z">
        <w:r w:rsidR="00C4278F" w:rsidRPr="007C437A">
          <w:t>.</w:t>
        </w:r>
      </w:ins>
    </w:p>
    <w:p w:rsidR="005A331F" w:rsidRPr="007C437A" w:rsidRDefault="005A331F">
      <w:pPr>
        <w:rPr>
          <w:ins w:id="7567" w:author="Arthur Parmentier" w:date="2020-06-04T12:07:00Z"/>
        </w:rPr>
      </w:pPr>
      <w:ins w:id="7568" w:author="Arthur Parmentier" w:date="2020-06-04T11:57:00Z">
        <w:r w:rsidRPr="007C437A">
          <w:t xml:space="preserve">My initial design was to </w:t>
        </w:r>
      </w:ins>
      <w:ins w:id="7569" w:author="Arthur Parmentier" w:date="2020-06-04T11:58:00Z">
        <w:r w:rsidRPr="007C437A">
          <w:t>sum up all the features that I would use (full body skeleton, hands skeleton…) into a single feature vector that I could feed to DTW.</w:t>
        </w:r>
      </w:ins>
      <w:ins w:id="7570" w:author="Arthur Parmentier" w:date="2020-06-04T11:59:00Z">
        <w:r w:rsidRPr="007C437A">
          <w:t xml:space="preserve"> </w:t>
        </w:r>
      </w:ins>
      <w:ins w:id="7571" w:author="Arthur Parmentier" w:date="2020-06-04T12:05:00Z">
        <w:r w:rsidRPr="007C437A">
          <w:br/>
        </w:r>
      </w:ins>
      <w:ins w:id="7572" w:author="Arthur Parmentier" w:date="2020-06-04T11:59:00Z">
        <w:r w:rsidRPr="007C437A">
          <w:t xml:space="preserve">The first obstacle to this initial design was that all inputs would not have similar data rates, so that </w:t>
        </w:r>
      </w:ins>
      <w:ins w:id="7573" w:author="Arthur Parmentier" w:date="2020-06-04T12:00:00Z">
        <w:r w:rsidRPr="007C437A">
          <w:t>the combination of inputs would either result in a data rate</w:t>
        </w:r>
      </w:ins>
      <w:ins w:id="7574" w:author="Arthur Parmentier" w:date="2020-06-04T12:01:00Z">
        <w:r w:rsidRPr="007C437A">
          <w:t xml:space="preserve"> equal to the slowest input or </w:t>
        </w:r>
      </w:ins>
      <w:ins w:id="7575" w:author="Arthur Parmentier" w:date="2020-06-04T12:03:00Z">
        <w:r w:rsidRPr="007C437A">
          <w:t xml:space="preserve">a very high data rate, equal to the sum of each input data rate, but with common values between two consecutive feature </w:t>
        </w:r>
      </w:ins>
      <w:ins w:id="7576" w:author="Arthur Parmentier" w:date="2020-06-04T12:04:00Z">
        <w:r w:rsidRPr="007C437A">
          <w:t>vectors. This situation would not be ideal as it would require more processing and would not repre</w:t>
        </w:r>
      </w:ins>
      <w:ins w:id="7577" w:author="Arthur Parmentier" w:date="2020-06-04T12:05:00Z">
        <w:r w:rsidRPr="007C437A">
          <w:t>sent accurately the movement.</w:t>
        </w:r>
        <w:r w:rsidRPr="007C437A">
          <w:br/>
          <w:t xml:space="preserve">The second obstacle was that although DTW can recognize poses, it performs much slower than </w:t>
        </w:r>
      </w:ins>
      <w:ins w:id="7578" w:author="Arthur Parmentier" w:date="2020-06-04T12:06:00Z">
        <w:r w:rsidRPr="007C437A">
          <w:t>pose classifiers that are not time</w:t>
        </w:r>
        <w:r w:rsidR="00175441" w:rsidRPr="007C437A">
          <w:t>-dependent</w:t>
        </w:r>
        <w:r w:rsidRPr="007C437A">
          <w:t>, such as SVM</w:t>
        </w:r>
        <w:r w:rsidR="00175441" w:rsidRPr="007C437A">
          <w:t xml:space="preserve"> or decision trees. </w:t>
        </w:r>
      </w:ins>
      <w:ins w:id="7579" w:author="Arthur Parmentier" w:date="2020-06-04T12:07:00Z">
        <w:r w:rsidR="00175441" w:rsidRPr="007C437A">
          <w:t>Ideally, one would want to construct one model per type of sign to be recognize.</w:t>
        </w:r>
      </w:ins>
    </w:p>
    <w:p w:rsidR="00175441" w:rsidRPr="007C437A" w:rsidRDefault="00175441">
      <w:pPr>
        <w:rPr>
          <w:ins w:id="7580" w:author="Arthur Parmentier" w:date="2020-05-22T09:32:00Z"/>
          <w:rPrChange w:id="7581" w:author="Arthur Parmentier" w:date="2020-06-07T15:27:00Z">
            <w:rPr>
              <w:ins w:id="7582" w:author="Arthur Parmentier" w:date="2020-05-22T09:32:00Z"/>
            </w:rPr>
          </w:rPrChange>
        </w:rPr>
        <w:pPrChange w:id="7583" w:author="Arthur Parmentier" w:date="2020-05-22T09:43:00Z">
          <w:pPr>
            <w:pStyle w:val="Titre3"/>
          </w:pPr>
        </w:pPrChange>
      </w:pPr>
      <w:ins w:id="7584" w:author="Arthur Parmentier" w:date="2020-06-04T12:09:00Z">
        <w:r w:rsidRPr="007C437A">
          <w:rPr>
            <w:rPrChange w:id="7585" w:author="Arthur Parmentier" w:date="2020-06-07T15:27:00Z">
              <w:rPr/>
            </w:rPrChange>
          </w:rPr>
          <w:t xml:space="preserve">I have chosen to implement two models for my final prototype: one for the full body with DTW and one </w:t>
        </w:r>
      </w:ins>
      <w:ins w:id="7586" w:author="Arthur Parmentier" w:date="2020-06-04T12:10:00Z">
        <w:r w:rsidRPr="007C437A">
          <w:rPr>
            <w:rPrChange w:id="7587" w:author="Arthur Parmentier" w:date="2020-06-07T15:27:00Z">
              <w:rPr/>
            </w:rPrChange>
          </w:rPr>
          <w:t xml:space="preserve">for the hands with </w:t>
        </w:r>
        <w:proofErr w:type="spellStart"/>
        <w:r w:rsidRPr="007C437A">
          <w:rPr>
            <w:rPrChange w:id="7588" w:author="Arthur Parmentier" w:date="2020-06-07T15:27:00Z">
              <w:rPr/>
            </w:rPrChange>
          </w:rPr>
          <w:t>Adaboost</w:t>
        </w:r>
        <w:proofErr w:type="spellEnd"/>
        <w:r w:rsidRPr="007C437A">
          <w:rPr>
            <w:rPrChange w:id="7589" w:author="Arthur Parmentier" w:date="2020-06-07T15:27:00Z">
              <w:rPr/>
            </w:rPrChange>
          </w:rPr>
          <w:t xml:space="preserve"> decision trees.</w:t>
        </w:r>
      </w:ins>
    </w:p>
    <w:p w:rsidR="006D0BF0" w:rsidRPr="007C437A" w:rsidRDefault="00175441" w:rsidP="006D0BF0">
      <w:pPr>
        <w:pStyle w:val="Titre4"/>
        <w:rPr>
          <w:ins w:id="7590" w:author="Arthur Parmentier" w:date="2020-05-22T09:32:00Z"/>
        </w:rPr>
      </w:pPr>
      <w:ins w:id="7591" w:author="Arthur Parmentier" w:date="2020-06-04T12:10:00Z">
        <w:r w:rsidRPr="007C437A">
          <w:t>Full</w:t>
        </w:r>
      </w:ins>
      <w:ins w:id="7592" w:author="Arthur Parmentier" w:date="2020-06-04T12:12:00Z">
        <w:r w:rsidR="00F73660" w:rsidRPr="007C437A">
          <w:t xml:space="preserve"> </w:t>
        </w:r>
      </w:ins>
      <w:ins w:id="7593" w:author="Arthur Parmentier" w:date="2020-06-04T12:10:00Z">
        <w:r w:rsidRPr="007C437A">
          <w:t xml:space="preserve">body </w:t>
        </w:r>
      </w:ins>
      <w:proofErr w:type="spellStart"/>
      <w:ins w:id="7594" w:author="Arthur Parmentier" w:date="2020-05-22T12:18:00Z">
        <w:r w:rsidR="00E9747D" w:rsidRPr="007C437A">
          <w:t>Wekinator</w:t>
        </w:r>
      </w:ins>
      <w:proofErr w:type="spellEnd"/>
      <w:ins w:id="7595" w:author="Arthur Parmentier" w:date="2020-05-22T09:32:00Z">
        <w:r w:rsidR="006D0BF0" w:rsidRPr="007C437A">
          <w:t xml:space="preserve"> DTW</w:t>
        </w:r>
      </w:ins>
    </w:p>
    <w:p w:rsidR="004116C1" w:rsidRPr="007C437A" w:rsidRDefault="00D50F7A" w:rsidP="006D0BF0">
      <w:pPr>
        <w:rPr>
          <w:ins w:id="7596" w:author="Arthur Parmentier" w:date="2020-05-22T11:38:00Z"/>
        </w:rPr>
      </w:pPr>
      <w:ins w:id="7597" w:author="Arthur Parmentier" w:date="2020-05-22T10:43:00Z">
        <w:r w:rsidRPr="007C437A">
          <w:t xml:space="preserve">Unfortunately, at the time of the project, I could not </w:t>
        </w:r>
      </w:ins>
      <w:ins w:id="7598" w:author="Arthur Parmentier" w:date="2020-05-22T10:44:00Z">
        <w:r w:rsidRPr="007C437A">
          <w:t>find any real-time implementation of DTW in Max/MSP.</w:t>
        </w:r>
        <w:r w:rsidRPr="007C437A">
          <w:rPr>
            <w:rStyle w:val="Appelnotedebasdep"/>
          </w:rPr>
          <w:footnoteReference w:id="54"/>
        </w:r>
      </w:ins>
    </w:p>
    <w:p w:rsidR="00983F9B" w:rsidRPr="007C437A" w:rsidRDefault="00BA3283" w:rsidP="006D0BF0">
      <w:pPr>
        <w:rPr>
          <w:ins w:id="7657" w:author="Arthur Parmentier" w:date="2020-06-04T11:45:00Z"/>
        </w:rPr>
      </w:pPr>
      <w:ins w:id="7658" w:author="Arthur Parmentier" w:date="2020-05-22T11:38:00Z">
        <w:r w:rsidRPr="007C437A">
          <w:t xml:space="preserve">However, </w:t>
        </w:r>
      </w:ins>
      <w:ins w:id="7659" w:author="Arthur Parmentier" w:date="2020-05-22T11:52:00Z">
        <w:r w:rsidR="000430B4" w:rsidRPr="007C437A">
          <w:t xml:space="preserve">the external software </w:t>
        </w:r>
      </w:ins>
      <w:proofErr w:type="spellStart"/>
      <w:ins w:id="7660" w:author="Arthur Parmentier" w:date="2020-05-22T12:18:00Z">
        <w:r w:rsidR="00E9747D" w:rsidRPr="007C437A">
          <w:t>Wekinator</w:t>
        </w:r>
      </w:ins>
      <w:proofErr w:type="spellEnd"/>
      <w:ins w:id="7661" w:author="Arthur Parmentier" w:date="2020-05-22T11:38:00Z">
        <w:r w:rsidRPr="007C437A">
          <w:rPr>
            <w:rStyle w:val="Appelnotedebasdep"/>
          </w:rPr>
          <w:footnoteReference w:id="55"/>
        </w:r>
      </w:ins>
      <w:ins w:id="7666" w:author="Arthur Parmentier" w:date="2020-05-22T11:39:00Z">
        <w:r w:rsidR="00965FAA" w:rsidRPr="007C437A">
          <w:t xml:space="preserve"> offers a very efficient DTW implementation based on the </w:t>
        </w:r>
        <w:proofErr w:type="spellStart"/>
        <w:r w:rsidR="00965FAA" w:rsidRPr="007C437A">
          <w:t>FastDTW</w:t>
        </w:r>
        <w:proofErr w:type="spellEnd"/>
        <w:r w:rsidR="00965FAA" w:rsidRPr="007C437A">
          <w:t xml:space="preserve"> library</w:t>
        </w:r>
      </w:ins>
      <w:ins w:id="7667" w:author="Arthur Parmentier" w:date="2020-06-10T20:50:00Z">
        <w:r w:rsidR="00304C55">
          <w:t xml:space="preserve"> </w:t>
        </w:r>
      </w:ins>
      <w:customXmlInsRangeStart w:id="7668" w:author="Arthur Parmentier" w:date="2020-06-10T20:51:00Z"/>
      <w:sdt>
        <w:sdtPr>
          <w:id w:val="188883977"/>
          <w:citation/>
        </w:sdtPr>
        <w:sdtContent>
          <w:customXmlInsRangeEnd w:id="7668"/>
          <w:ins w:id="7669" w:author="Arthur Parmentier" w:date="2020-06-10T20:51:00Z">
            <w:r w:rsidR="00304C55">
              <w:fldChar w:fldCharType="begin"/>
            </w:r>
            <w:r w:rsidR="00304C55" w:rsidRPr="00304C55">
              <w:rPr>
                <w:rPrChange w:id="7670" w:author="Arthur Parmentier" w:date="2020-06-10T20:51:00Z">
                  <w:rPr>
                    <w:lang w:val="fr-FR"/>
                  </w:rPr>
                </w:rPrChange>
              </w:rPr>
              <w:instrText xml:space="preserve"> CITATION Sta04 \l 1036 </w:instrText>
            </w:r>
          </w:ins>
          <w:r w:rsidR="00304C55">
            <w:fldChar w:fldCharType="separate"/>
          </w:r>
          <w:r w:rsidR="00304C55">
            <w:rPr>
              <w:noProof/>
            </w:rPr>
            <w:t>(Salvador, 2004)</w:t>
          </w:r>
          <w:ins w:id="7671" w:author="Arthur Parmentier" w:date="2020-06-10T20:51:00Z">
            <w:r w:rsidR="00304C55">
              <w:fldChar w:fldCharType="end"/>
            </w:r>
          </w:ins>
          <w:customXmlInsRangeStart w:id="7672" w:author="Arthur Parmentier" w:date="2020-06-10T20:51:00Z"/>
        </w:sdtContent>
      </w:sdt>
      <w:customXmlInsRangeEnd w:id="7672"/>
      <w:ins w:id="7673" w:author="Arthur Parmentier" w:date="2020-05-22T11:43:00Z">
        <w:r w:rsidR="00B827FE" w:rsidRPr="007C437A">
          <w:t xml:space="preserve"> with additional improvements for real-time performance</w:t>
        </w:r>
      </w:ins>
      <w:ins w:id="7674" w:author="Arthur Parmentier" w:date="2020-06-04T11:45:00Z">
        <w:r w:rsidR="00983F9B" w:rsidRPr="007C437A">
          <w:t xml:space="preserve"> and several internal parameters for its DTW model.</w:t>
        </w:r>
      </w:ins>
    </w:p>
    <w:p w:rsidR="00B827FE" w:rsidRPr="007C437A" w:rsidRDefault="00B827FE" w:rsidP="006D0BF0">
      <w:pPr>
        <w:rPr>
          <w:ins w:id="7675" w:author="Arthur Parmentier" w:date="2020-05-22T11:37:00Z"/>
        </w:rPr>
      </w:pPr>
      <w:ins w:id="7676" w:author="Arthur Parmentier" w:date="2020-05-22T11:45:00Z">
        <w:r w:rsidRPr="007C437A">
          <w:t xml:space="preserve">Max </w:t>
        </w:r>
      </w:ins>
      <w:ins w:id="7677" w:author="Arthur Parmentier" w:date="2020-06-04T11:46:00Z">
        <w:r w:rsidR="00983F9B" w:rsidRPr="007C437A">
          <w:t xml:space="preserve">and </w:t>
        </w:r>
        <w:proofErr w:type="spellStart"/>
        <w:r w:rsidR="00983F9B" w:rsidRPr="007C437A">
          <w:t>Wekinator</w:t>
        </w:r>
        <w:proofErr w:type="spellEnd"/>
        <w:r w:rsidR="00983F9B" w:rsidRPr="007C437A">
          <w:t xml:space="preserve"> communicate </w:t>
        </w:r>
      </w:ins>
      <w:ins w:id="7678" w:author="Arthur Parmentier" w:date="2020-06-04T11:44:00Z">
        <w:r w:rsidR="00983F9B" w:rsidRPr="007C437A">
          <w:t>in</w:t>
        </w:r>
      </w:ins>
      <w:ins w:id="7679" w:author="Arthur Parmentier" w:date="2020-05-22T11:45:00Z">
        <w:r w:rsidRPr="007C437A">
          <w:t xml:space="preserve"> </w:t>
        </w:r>
      </w:ins>
      <w:ins w:id="7680" w:author="Arthur Parmentier" w:date="2020-05-22T11:44:00Z">
        <w:r w:rsidRPr="007C437A">
          <w:t>O</w:t>
        </w:r>
      </w:ins>
      <w:ins w:id="7681" w:author="Arthur Parmentier" w:date="2020-05-22T11:45:00Z">
        <w:r w:rsidRPr="007C437A">
          <w:t>pen Sound Control (OSC</w:t>
        </w:r>
      </w:ins>
      <w:ins w:id="7682" w:author="Arthur Parmentier" w:date="2020-06-04T11:49:00Z">
        <w:r w:rsidR="00983F9B" w:rsidRPr="007C437A">
          <w:t>)</w:t>
        </w:r>
      </w:ins>
      <w:ins w:id="7683" w:author="Arthur Parmentier" w:date="2020-06-04T11:46:00Z">
        <w:r w:rsidR="00983F9B" w:rsidRPr="007C437A">
          <w:t>. A</w:t>
        </w:r>
      </w:ins>
      <w:ins w:id="7684" w:author="Arthur Parmentier" w:date="2020-05-22T11:46:00Z">
        <w:r w:rsidRPr="007C437A">
          <w:t xml:space="preserve">lthough the user must launch </w:t>
        </w:r>
      </w:ins>
      <w:proofErr w:type="spellStart"/>
      <w:ins w:id="7685" w:author="Arthur Parmentier" w:date="2020-05-22T12:18:00Z">
        <w:r w:rsidR="00E9747D" w:rsidRPr="007C437A">
          <w:t>Wekinator</w:t>
        </w:r>
      </w:ins>
      <w:proofErr w:type="spellEnd"/>
      <w:ins w:id="7686" w:author="Arthur Parmentier" w:date="2020-05-22T11:46:00Z">
        <w:r w:rsidRPr="007C437A">
          <w:t xml:space="preserve"> separately and perform basic op</w:t>
        </w:r>
      </w:ins>
      <w:ins w:id="7687" w:author="Arthur Parmentier" w:date="2020-05-22T11:47:00Z">
        <w:r w:rsidRPr="007C437A">
          <w:t xml:space="preserve">erations </w:t>
        </w:r>
      </w:ins>
      <w:ins w:id="7688" w:author="Arthur Parmentier" w:date="2020-06-04T11:49:00Z">
        <w:r w:rsidR="00983F9B" w:rsidRPr="007C437A">
          <w:t>on</w:t>
        </w:r>
      </w:ins>
      <w:ins w:id="7689" w:author="Arthur Parmentier" w:date="2020-05-22T11:47:00Z">
        <w:r w:rsidRPr="007C437A">
          <w:t xml:space="preserve"> its </w:t>
        </w:r>
      </w:ins>
      <w:ins w:id="7690" w:author="Arthur Parmentier" w:date="2020-06-04T11:49:00Z">
        <w:r w:rsidR="00983F9B" w:rsidRPr="007C437A">
          <w:t>GUI</w:t>
        </w:r>
      </w:ins>
      <w:ins w:id="7691" w:author="Arthur Parmentier" w:date="2020-05-22T11:47:00Z">
        <w:r w:rsidRPr="007C437A">
          <w:t xml:space="preserve">, </w:t>
        </w:r>
      </w:ins>
      <w:ins w:id="7692" w:author="Arthur Parmentier" w:date="2020-06-04T11:49:00Z">
        <w:r w:rsidR="00983F9B" w:rsidRPr="007C437A">
          <w:t>most important parts</w:t>
        </w:r>
      </w:ins>
      <w:ins w:id="7693" w:author="Arthur Parmentier" w:date="2020-05-22T11:47:00Z">
        <w:r w:rsidRPr="007C437A">
          <w:t xml:space="preserve"> of </w:t>
        </w:r>
      </w:ins>
      <w:proofErr w:type="spellStart"/>
      <w:ins w:id="7694" w:author="Arthur Parmentier" w:date="2020-05-22T12:18:00Z">
        <w:r w:rsidR="00E9747D" w:rsidRPr="007C437A">
          <w:t>Wekinator</w:t>
        </w:r>
      </w:ins>
      <w:proofErr w:type="spellEnd"/>
      <w:ins w:id="7695" w:author="Arthur Parmentier" w:date="2020-05-22T11:47:00Z">
        <w:r w:rsidRPr="007C437A">
          <w:t xml:space="preserve"> can be controlled remotely via OSC, allowing Max </w:t>
        </w:r>
      </w:ins>
      <w:ins w:id="7696" w:author="Arthur Parmentier" w:date="2020-05-22T11:50:00Z">
        <w:r w:rsidR="000430B4" w:rsidRPr="007C437A">
          <w:t xml:space="preserve">to automatize certain operations, such </w:t>
        </w:r>
      </w:ins>
      <w:ins w:id="7697" w:author="Arthur Parmentier" w:date="2020-06-04T11:49:00Z">
        <w:r w:rsidR="00983F9B" w:rsidRPr="007C437A">
          <w:t>its</w:t>
        </w:r>
      </w:ins>
      <w:ins w:id="7698" w:author="Arthur Parmentier" w:date="2020-05-22T11:50:00Z">
        <w:r w:rsidR="000430B4" w:rsidRPr="007C437A">
          <w:t xml:space="preserve"> training process.</w:t>
        </w:r>
      </w:ins>
    </w:p>
    <w:p w:rsidR="004116C1" w:rsidRPr="007C437A" w:rsidRDefault="00D454BF" w:rsidP="006D0BF0">
      <w:pPr>
        <w:rPr>
          <w:ins w:id="7699" w:author="Arthur Parmentier" w:date="2020-05-22T11:53:00Z"/>
        </w:rPr>
      </w:pPr>
      <w:ins w:id="7700" w:author="Arthur Parmentier" w:date="2020-05-22T11:53:00Z">
        <w:r w:rsidRPr="007C437A">
          <w:t xml:space="preserve">The “user guide” for using </w:t>
        </w:r>
      </w:ins>
      <w:proofErr w:type="spellStart"/>
      <w:ins w:id="7701" w:author="Arthur Parmentier" w:date="2020-05-22T12:18:00Z">
        <w:r w:rsidR="00E9747D" w:rsidRPr="007C437A">
          <w:t>Wekinator</w:t>
        </w:r>
      </w:ins>
      <w:proofErr w:type="spellEnd"/>
      <w:ins w:id="7702" w:author="Arthur Parmentier" w:date="2020-05-22T11:53:00Z">
        <w:r w:rsidRPr="007C437A">
          <w:t xml:space="preserve"> with the project is the following:</w:t>
        </w:r>
      </w:ins>
    </w:p>
    <w:p w:rsidR="00D454BF" w:rsidRPr="007C437A" w:rsidRDefault="00D454BF">
      <w:pPr>
        <w:ind w:left="720"/>
        <w:rPr>
          <w:ins w:id="7703" w:author="Arthur Parmentier" w:date="2020-05-22T11:53:00Z"/>
        </w:rPr>
        <w:pPrChange w:id="7704" w:author="Arthur Parmentier" w:date="2020-05-22T11:53:00Z">
          <w:pPr/>
        </w:pPrChange>
      </w:pPr>
      <w:ins w:id="7705" w:author="Arthur Parmentier" w:date="2020-05-22T11:53:00Z">
        <w:r w:rsidRPr="007C437A">
          <w:lastRenderedPageBreak/>
          <w:t xml:space="preserve">1) Start </w:t>
        </w:r>
      </w:ins>
      <w:proofErr w:type="spellStart"/>
      <w:ins w:id="7706" w:author="Arthur Parmentier" w:date="2020-05-22T12:18:00Z">
        <w:r w:rsidR="00E9747D" w:rsidRPr="007C437A">
          <w:t>Wekinator</w:t>
        </w:r>
      </w:ins>
      <w:proofErr w:type="spellEnd"/>
      <w:ins w:id="7707" w:author="Arthur Parmentier" w:date="2020-05-22T11:53:00Z">
        <w:r w:rsidRPr="007C437A">
          <w:t>.</w:t>
        </w:r>
      </w:ins>
    </w:p>
    <w:p w:rsidR="00D454BF" w:rsidRPr="007C437A" w:rsidRDefault="00D454BF">
      <w:pPr>
        <w:ind w:left="720"/>
        <w:rPr>
          <w:ins w:id="7708" w:author="Arthur Parmentier" w:date="2020-05-22T11:53:00Z"/>
        </w:rPr>
        <w:pPrChange w:id="7709" w:author="Arthur Parmentier" w:date="2020-05-22T11:53:00Z">
          <w:pPr/>
        </w:pPrChange>
      </w:pPr>
      <w:ins w:id="7710" w:author="Arthur Parmentier" w:date="2020-05-22T11:53:00Z">
        <w:r w:rsidRPr="007C437A">
          <w:t xml:space="preserve">2) Set the listening port to </w:t>
        </w:r>
      </w:ins>
      <w:ins w:id="7711" w:author="Arthur Parmentier" w:date="2020-06-04T11:49:00Z">
        <w:r w:rsidR="00983F9B" w:rsidRPr="007C437A">
          <w:t xml:space="preserve">match </w:t>
        </w:r>
      </w:ins>
      <w:ins w:id="7712" w:author="Arthur Parmentier" w:date="2020-06-04T11:50:00Z">
        <w:r w:rsidR="00983F9B" w:rsidRPr="007C437A">
          <w:t xml:space="preserve">Max settings </w:t>
        </w:r>
      </w:ins>
      <w:ins w:id="7713" w:author="Arthur Parmentier" w:date="2020-05-22T11:53:00Z">
        <w:r w:rsidRPr="007C437A">
          <w:t>and click "start listening"</w:t>
        </w:r>
      </w:ins>
    </w:p>
    <w:p w:rsidR="00D454BF" w:rsidRPr="007C437A" w:rsidRDefault="00D454BF">
      <w:pPr>
        <w:ind w:left="720"/>
        <w:rPr>
          <w:ins w:id="7714" w:author="Arthur Parmentier" w:date="2020-05-22T11:53:00Z"/>
        </w:rPr>
        <w:pPrChange w:id="7715" w:author="Arthur Parmentier" w:date="2020-05-22T11:53:00Z">
          <w:pPr/>
        </w:pPrChange>
      </w:pPr>
      <w:ins w:id="7716" w:author="Arthur Parmentier" w:date="2020-05-22T11:53:00Z">
        <w:r w:rsidRPr="007C437A">
          <w:t>3) Set the OSC input address to /</w:t>
        </w:r>
        <w:proofErr w:type="spellStart"/>
        <w:r w:rsidRPr="007C437A">
          <w:t>wek</w:t>
        </w:r>
        <w:proofErr w:type="spellEnd"/>
        <w:r w:rsidRPr="007C437A">
          <w:t>/inputs (default)</w:t>
        </w:r>
      </w:ins>
    </w:p>
    <w:p w:rsidR="00D454BF" w:rsidRPr="007C437A" w:rsidRDefault="00D454BF">
      <w:pPr>
        <w:ind w:left="720"/>
        <w:rPr>
          <w:ins w:id="7717" w:author="Arthur Parmentier" w:date="2020-05-22T11:53:00Z"/>
        </w:rPr>
        <w:pPrChange w:id="7718" w:author="Arthur Parmentier" w:date="2020-05-22T11:53:00Z">
          <w:pPr/>
        </w:pPrChange>
      </w:pPr>
      <w:ins w:id="7719" w:author="Arthur Parmentier" w:date="2020-05-22T11:53:00Z">
        <w:r w:rsidRPr="007C437A">
          <w:t xml:space="preserve">4) Change the number of inputs (#inputs) to match the size of your input in this </w:t>
        </w:r>
        <w:proofErr w:type="spellStart"/>
        <w:r w:rsidRPr="007C437A">
          <w:t>patch</w:t>
        </w:r>
      </w:ins>
      <w:ins w:id="7720" w:author="Arthur Parmentier" w:date="2020-05-22T18:38:00Z">
        <w:r w:rsidR="00C24A48" w:rsidRPr="007C437A">
          <w:t>er</w:t>
        </w:r>
      </w:ins>
      <w:proofErr w:type="spellEnd"/>
      <w:ins w:id="7721" w:author="Arthur Parmentier" w:date="2020-05-22T11:53:00Z">
        <w:r w:rsidRPr="007C437A">
          <w:t xml:space="preserve">, as defined in the first layer. For instance, with </w:t>
        </w:r>
      </w:ins>
      <w:proofErr w:type="spellStart"/>
      <w:ins w:id="7722" w:author="Arthur Parmentier" w:date="2020-05-22T11:54:00Z">
        <w:r w:rsidRPr="007C437A">
          <w:t>P</w:t>
        </w:r>
      </w:ins>
      <w:ins w:id="7723" w:author="Arthur Parmentier" w:date="2020-05-22T11:53:00Z">
        <w:r w:rsidRPr="007C437A">
          <w:t>ose</w:t>
        </w:r>
      </w:ins>
      <w:ins w:id="7724" w:author="Arthur Parmentier" w:date="2020-05-22T11:54:00Z">
        <w:r w:rsidRPr="007C437A">
          <w:t>N</w:t>
        </w:r>
      </w:ins>
      <w:ins w:id="7725" w:author="Arthur Parmentier" w:date="2020-05-22T11:53:00Z">
        <w:r w:rsidRPr="007C437A">
          <w:t>et</w:t>
        </w:r>
        <w:proofErr w:type="spellEnd"/>
        <w:r w:rsidRPr="007C437A">
          <w:t>, there are two features per joint (X and Y coordinates) so #inputs = #joints*2</w:t>
        </w:r>
      </w:ins>
    </w:p>
    <w:p w:rsidR="00D454BF" w:rsidRPr="007C437A" w:rsidRDefault="00D454BF">
      <w:pPr>
        <w:ind w:left="720"/>
        <w:rPr>
          <w:ins w:id="7726" w:author="Arthur Parmentier" w:date="2020-05-22T11:53:00Z"/>
        </w:rPr>
        <w:pPrChange w:id="7727" w:author="Arthur Parmentier" w:date="2020-05-22T11:53:00Z">
          <w:pPr/>
        </w:pPrChange>
      </w:pPr>
      <w:ins w:id="7728" w:author="Arthur Parmentier" w:date="2020-05-22T11:53:00Z">
        <w:r w:rsidRPr="007C437A">
          <w:t xml:space="preserve">5) Change the </w:t>
        </w:r>
      </w:ins>
      <w:proofErr w:type="spellStart"/>
      <w:ins w:id="7729" w:author="Arthur Parmentier" w:date="2020-05-22T12:18:00Z">
        <w:r w:rsidR="00E9747D" w:rsidRPr="007C437A">
          <w:t>Wekinator</w:t>
        </w:r>
      </w:ins>
      <w:proofErr w:type="spellEnd"/>
      <w:ins w:id="7730" w:author="Arthur Parmentier" w:date="2020-05-22T11:53:00Z">
        <w:r w:rsidRPr="007C437A">
          <w:t xml:space="preserve"> output type to "All Dynamic Time Warping" with N</w:t>
        </w:r>
      </w:ins>
      <w:ins w:id="7731" w:author="Arthur Parmentier" w:date="2020-06-04T12:14:00Z">
        <w:r w:rsidR="006217E4" w:rsidRPr="007C437A">
          <w:t xml:space="preserve"> gestures types, N</w:t>
        </w:r>
      </w:ins>
      <w:ins w:id="7732" w:author="Arthur Parmentier" w:date="2020-05-22T11:56:00Z">
        <w:r w:rsidR="00FD00B9" w:rsidRPr="007C437A">
          <w:t xml:space="preserve"> </w:t>
        </w:r>
      </w:ins>
      <w:ins w:id="7733" w:author="Arthur Parmentier" w:date="2020-06-04T12:13:00Z">
        <w:r w:rsidR="006217E4" w:rsidRPr="007C437A">
          <w:t>equal o</w:t>
        </w:r>
      </w:ins>
      <w:ins w:id="7734" w:author="Arthur Parmentier" w:date="2020-06-04T12:14:00Z">
        <w:r w:rsidR="006217E4" w:rsidRPr="007C437A">
          <w:t xml:space="preserve">r </w:t>
        </w:r>
      </w:ins>
      <w:ins w:id="7735" w:author="Arthur Parmentier" w:date="2020-06-04T12:13:00Z">
        <w:r w:rsidR="006217E4" w:rsidRPr="007C437A">
          <w:t>greater than</w:t>
        </w:r>
      </w:ins>
      <w:ins w:id="7736" w:author="Arthur Parmentier" w:date="2020-05-22T11:56:00Z">
        <w:r w:rsidR="00FD00B9" w:rsidRPr="007C437A">
          <w:t xml:space="preserve"> </w:t>
        </w:r>
      </w:ins>
      <w:ins w:id="7737" w:author="Arthur Parmentier" w:date="2020-05-22T11:53:00Z">
        <w:r w:rsidRPr="007C437A">
          <w:t xml:space="preserve">the size of your dictionary of signs. It probably does not matter if you </w:t>
        </w:r>
      </w:ins>
      <w:ins w:id="7738" w:author="Arthur Parmentier" w:date="2020-05-22T11:56:00Z">
        <w:r w:rsidR="00FD00B9" w:rsidRPr="007C437A">
          <w:t>specify</w:t>
        </w:r>
      </w:ins>
      <w:ins w:id="7739" w:author="Arthur Parmentier" w:date="2020-05-22T11:53:00Z">
        <w:r w:rsidRPr="007C437A">
          <w:t xml:space="preserve"> a greater amount of types, so you can also use any sufficiently large N if you do not know how many signs it should recognize</w:t>
        </w:r>
      </w:ins>
      <w:ins w:id="7740" w:author="Arthur Parmentier" w:date="2020-05-22T11:56:00Z">
        <w:r w:rsidR="00936A60" w:rsidRPr="007C437A">
          <w:t xml:space="preserve">; </w:t>
        </w:r>
      </w:ins>
      <w:ins w:id="7741" w:author="Arthur Parmentier" w:date="2020-05-22T11:57:00Z">
        <w:r w:rsidR="00936A60" w:rsidRPr="007C437A">
          <w:t xml:space="preserve">ultimately, </w:t>
        </w:r>
      </w:ins>
      <w:proofErr w:type="spellStart"/>
      <w:ins w:id="7742" w:author="Arthur Parmentier" w:date="2020-05-22T12:18:00Z">
        <w:r w:rsidR="00E9747D" w:rsidRPr="007C437A">
          <w:t>Wekinator</w:t>
        </w:r>
      </w:ins>
      <w:proofErr w:type="spellEnd"/>
      <w:ins w:id="7743" w:author="Arthur Parmentier" w:date="2020-05-22T11:57:00Z">
        <w:r w:rsidR="00936A60" w:rsidRPr="007C437A">
          <w:t xml:space="preserve"> will simply never match the signs to those classes.</w:t>
        </w:r>
      </w:ins>
    </w:p>
    <w:p w:rsidR="00D454BF" w:rsidRPr="007C437A" w:rsidRDefault="00D454BF">
      <w:pPr>
        <w:ind w:left="720"/>
        <w:rPr>
          <w:ins w:id="7744" w:author="Arthur Parmentier" w:date="2020-05-22T11:53:00Z"/>
        </w:rPr>
        <w:pPrChange w:id="7745" w:author="Arthur Parmentier" w:date="2020-05-22T11:53:00Z">
          <w:pPr/>
        </w:pPrChange>
      </w:pPr>
      <w:ins w:id="7746" w:author="Arthur Parmentier" w:date="2020-05-22T11:53:00Z">
        <w:r w:rsidRPr="007C437A">
          <w:t xml:space="preserve">6) Set the </w:t>
        </w:r>
        <w:proofErr w:type="spellStart"/>
        <w:r w:rsidRPr="007C437A">
          <w:t>ouput</w:t>
        </w:r>
        <w:proofErr w:type="spellEnd"/>
        <w:r w:rsidRPr="007C437A">
          <w:t xml:space="preserve"> port to </w:t>
        </w:r>
      </w:ins>
      <w:ins w:id="7747" w:author="Arthur Parmentier" w:date="2020-06-04T12:14:00Z">
        <w:r w:rsidR="00AA2510" w:rsidRPr="007C437A">
          <w:t>match Max/MSP settings</w:t>
        </w:r>
      </w:ins>
      <w:ins w:id="7748" w:author="Arthur Parmentier" w:date="2020-05-22T11:53:00Z">
        <w:r w:rsidRPr="007C437A">
          <w:t xml:space="preserve"> and click next.</w:t>
        </w:r>
      </w:ins>
    </w:p>
    <w:p w:rsidR="00D454BF" w:rsidRPr="007C437A" w:rsidRDefault="00D454BF">
      <w:pPr>
        <w:ind w:left="720"/>
        <w:rPr>
          <w:ins w:id="7749" w:author="Arthur Parmentier" w:date="2020-05-22T11:53:00Z"/>
        </w:rPr>
        <w:pPrChange w:id="7750" w:author="Arthur Parmentier" w:date="2020-05-22T11:53:00Z">
          <w:pPr/>
        </w:pPrChange>
      </w:pPr>
      <w:ins w:id="7751" w:author="Arthur Parmentier" w:date="2020-05-22T11:53:00Z">
        <w:r w:rsidRPr="007C437A">
          <w:t xml:space="preserve">7) If any input is running, make sure that the </w:t>
        </w:r>
      </w:ins>
      <w:ins w:id="7752" w:author="Arthur Parmentier" w:date="2020-05-22T11:54:00Z">
        <w:r w:rsidR="008E3834" w:rsidRPr="007C437A">
          <w:t>“</w:t>
        </w:r>
      </w:ins>
      <w:ins w:id="7753" w:author="Arthur Parmentier" w:date="2020-05-22T11:53:00Z">
        <w:r w:rsidRPr="007C437A">
          <w:t>OSC In</w:t>
        </w:r>
      </w:ins>
      <w:ins w:id="7754" w:author="Arthur Parmentier" w:date="2020-05-22T11:54:00Z">
        <w:r w:rsidR="008E3834" w:rsidRPr="007C437A">
          <w:t>”</w:t>
        </w:r>
      </w:ins>
      <w:ins w:id="7755" w:author="Arthur Parmentier" w:date="2020-05-22T11:53:00Z">
        <w:r w:rsidRPr="007C437A">
          <w:t xml:space="preserve"> indicator of </w:t>
        </w:r>
      </w:ins>
      <w:proofErr w:type="spellStart"/>
      <w:ins w:id="7756" w:author="Arthur Parmentier" w:date="2020-05-22T12:18:00Z">
        <w:r w:rsidR="00E9747D" w:rsidRPr="007C437A">
          <w:t>Wekinator</w:t>
        </w:r>
      </w:ins>
      <w:proofErr w:type="spellEnd"/>
      <w:ins w:id="7757" w:author="Arthur Parmentier" w:date="2020-05-22T11:53:00Z">
        <w:r w:rsidRPr="007C437A">
          <w:t xml:space="preserve"> is green. If it is yellow</w:t>
        </w:r>
      </w:ins>
      <w:ins w:id="7758" w:author="Arthur Parmentier" w:date="2020-05-22T11:54:00Z">
        <w:r w:rsidR="008E3834" w:rsidRPr="007C437A">
          <w:t xml:space="preserve"> instead</w:t>
        </w:r>
      </w:ins>
      <w:ins w:id="7759" w:author="Arthur Parmentier" w:date="2020-05-22T11:53:00Z">
        <w:r w:rsidRPr="007C437A">
          <w:t xml:space="preserve">, </w:t>
        </w:r>
      </w:ins>
      <w:ins w:id="7760" w:author="Arthur Parmentier" w:date="2020-06-04T12:14:00Z">
        <w:r w:rsidR="00D02205" w:rsidRPr="007C437A">
          <w:t>make sure you have some inpu</w:t>
        </w:r>
      </w:ins>
      <w:ins w:id="7761" w:author="Arthur Parmentier" w:date="2020-06-04T12:15:00Z">
        <w:r w:rsidR="00D02205" w:rsidRPr="007C437A">
          <w:t xml:space="preserve">t running and try </w:t>
        </w:r>
      </w:ins>
      <w:ins w:id="7762" w:author="Arthur Parmentier" w:date="2020-05-22T11:53:00Z">
        <w:r w:rsidRPr="007C437A">
          <w:t xml:space="preserve">to open the view/OSC input status window and restart listening to the OSC. If it is red, check that the size of your input in Max matches the #input parameter of </w:t>
        </w:r>
      </w:ins>
      <w:proofErr w:type="spellStart"/>
      <w:ins w:id="7763" w:author="Arthur Parmentier" w:date="2020-05-22T12:18:00Z">
        <w:r w:rsidR="00E9747D" w:rsidRPr="007C437A">
          <w:t>Wekinator</w:t>
        </w:r>
      </w:ins>
      <w:proofErr w:type="spellEnd"/>
      <w:ins w:id="7764" w:author="Arthur Parmentier" w:date="2020-05-22T11:53:00Z">
        <w:r w:rsidRPr="007C437A">
          <w:t>.</w:t>
        </w:r>
      </w:ins>
    </w:p>
    <w:p w:rsidR="00D454BF" w:rsidRPr="007C437A" w:rsidRDefault="00D454BF">
      <w:pPr>
        <w:ind w:left="720"/>
        <w:rPr>
          <w:ins w:id="7765" w:author="Arthur Parmentier" w:date="2020-05-22T11:53:00Z"/>
        </w:rPr>
        <w:pPrChange w:id="7766" w:author="Arthur Parmentier" w:date="2020-05-22T11:53:00Z">
          <w:pPr/>
        </w:pPrChange>
      </w:pPr>
      <w:ins w:id="7767" w:author="Arthur Parmentier" w:date="2020-05-22T11:53:00Z">
        <w:r w:rsidRPr="007C437A">
          <w:t xml:space="preserve">8) You can now push the </w:t>
        </w:r>
      </w:ins>
      <w:ins w:id="7768" w:author="Arthur Parmentier" w:date="2020-06-04T12:15:00Z">
        <w:r w:rsidR="00B35E64" w:rsidRPr="007C437A">
          <w:t>train</w:t>
        </w:r>
      </w:ins>
      <w:ins w:id="7769" w:author="Arthur Parmentier" w:date="2020-05-22T11:53:00Z">
        <w:r w:rsidRPr="007C437A">
          <w:t xml:space="preserve"> button</w:t>
        </w:r>
      </w:ins>
      <w:ins w:id="7770" w:author="Arthur Parmentier" w:date="2020-06-04T12:15:00Z">
        <w:r w:rsidR="00B35E64" w:rsidRPr="007C437A">
          <w:t xml:space="preserve"> aside the </w:t>
        </w:r>
        <w:proofErr w:type="spellStart"/>
        <w:r w:rsidR="00B35E64" w:rsidRPr="007C437A">
          <w:t>Mubu</w:t>
        </w:r>
        <w:proofErr w:type="spellEnd"/>
        <w:r w:rsidR="00B35E64" w:rsidRPr="007C437A">
          <w:t xml:space="preserve"> object for the full body DTW model</w:t>
        </w:r>
      </w:ins>
      <w:ins w:id="7771" w:author="Arthur Parmentier" w:date="2020-05-22T11:53:00Z">
        <w:r w:rsidRPr="007C437A">
          <w:t xml:space="preserve">. The number of examples for each sign should </w:t>
        </w:r>
      </w:ins>
      <w:ins w:id="7772" w:author="Arthur Parmentier" w:date="2020-06-04T12:15:00Z">
        <w:r w:rsidR="009A73CA" w:rsidRPr="007C437A">
          <w:t>show up</w:t>
        </w:r>
      </w:ins>
      <w:ins w:id="7773" w:author="Arthur Parmentier" w:date="2020-05-22T11:53:00Z">
        <w:r w:rsidRPr="007C437A">
          <w:t xml:space="preserve"> in </w:t>
        </w:r>
      </w:ins>
      <w:proofErr w:type="spellStart"/>
      <w:ins w:id="7774" w:author="Arthur Parmentier" w:date="2020-05-22T12:18:00Z">
        <w:r w:rsidR="00E9747D" w:rsidRPr="007C437A">
          <w:t>Wekinator</w:t>
        </w:r>
      </w:ins>
      <w:proofErr w:type="spellEnd"/>
      <w:ins w:id="7775" w:author="Arthur Parmentier" w:date="2020-05-22T11:53:00Z">
        <w:r w:rsidRPr="007C437A">
          <w:t>.</w:t>
        </w:r>
      </w:ins>
    </w:p>
    <w:p w:rsidR="00D454BF" w:rsidRPr="007C437A" w:rsidRDefault="00D454BF">
      <w:pPr>
        <w:ind w:left="720"/>
        <w:rPr>
          <w:ins w:id="7776" w:author="Arthur Parmentier" w:date="2020-05-22T11:37:00Z"/>
        </w:rPr>
        <w:pPrChange w:id="7777" w:author="Arthur Parmentier" w:date="2020-05-22T11:53:00Z">
          <w:pPr/>
        </w:pPrChange>
      </w:pPr>
      <w:ins w:id="7778" w:author="Arthur Parmentier" w:date="2020-05-22T11:53:00Z">
        <w:r w:rsidRPr="007C437A">
          <w:t xml:space="preserve">9) Once the training is done after a few seconds, you can press the "run" button in </w:t>
        </w:r>
      </w:ins>
      <w:proofErr w:type="spellStart"/>
      <w:ins w:id="7779" w:author="Arthur Parmentier" w:date="2020-05-22T12:18:00Z">
        <w:r w:rsidR="00E9747D" w:rsidRPr="007C437A">
          <w:t>Wekinator</w:t>
        </w:r>
      </w:ins>
      <w:proofErr w:type="spellEnd"/>
      <w:ins w:id="7780" w:author="Arthur Parmentier" w:date="2020-05-22T11:53:00Z">
        <w:r w:rsidRPr="007C437A">
          <w:t xml:space="preserve"> to start classifying your live input.</w:t>
        </w:r>
      </w:ins>
    </w:p>
    <w:p w:rsidR="004116C1" w:rsidRPr="007C437A" w:rsidRDefault="00CD5F56" w:rsidP="006D0BF0">
      <w:pPr>
        <w:rPr>
          <w:ins w:id="7781" w:author="Arthur Parmentier" w:date="2020-06-04T12:28:00Z"/>
        </w:rPr>
      </w:pPr>
      <w:ins w:id="7782" w:author="Arthur Parmentier" w:date="2020-05-22T11:57:00Z">
        <w:r w:rsidRPr="007C437A">
          <w:t>These operations ma</w:t>
        </w:r>
      </w:ins>
      <w:ins w:id="7783" w:author="Arthur Parmentier" w:date="2020-05-22T12:20:00Z">
        <w:r w:rsidR="00E9747D" w:rsidRPr="007C437A">
          <w:t>y</w:t>
        </w:r>
      </w:ins>
      <w:ins w:id="7784" w:author="Arthur Parmentier" w:date="2020-05-22T11:57:00Z">
        <w:r w:rsidRPr="007C437A">
          <w:t xml:space="preserve"> take 3 minutes at the fi</w:t>
        </w:r>
      </w:ins>
      <w:ins w:id="7785" w:author="Arthur Parmentier" w:date="2020-05-22T11:58:00Z">
        <w:r w:rsidRPr="007C437A">
          <w:t>rst time use and less than 1 minute once the user would get acquainted to the process. Automatizing these steps</w:t>
        </w:r>
      </w:ins>
      <w:ins w:id="7786" w:author="Arthur Parmentier" w:date="2020-05-22T11:59:00Z">
        <w:r w:rsidRPr="007C437A">
          <w:t xml:space="preserve"> would be very difficult from Max directly, as </w:t>
        </w:r>
      </w:ins>
      <w:proofErr w:type="spellStart"/>
      <w:ins w:id="7787" w:author="Arthur Parmentier" w:date="2020-05-22T12:18:00Z">
        <w:r w:rsidR="00E9747D" w:rsidRPr="007C437A">
          <w:t>Wekinator</w:t>
        </w:r>
      </w:ins>
      <w:proofErr w:type="spellEnd"/>
      <w:ins w:id="7788" w:author="Arthur Parmentier" w:date="2020-05-22T11:59:00Z">
        <w:r w:rsidRPr="007C437A">
          <w:t xml:space="preserve"> builds its own file structures </w:t>
        </w:r>
      </w:ins>
      <w:ins w:id="7789" w:author="Arthur Parmentier" w:date="2020-05-22T12:00:00Z">
        <w:r w:rsidRPr="007C437A">
          <w:t xml:space="preserve">and </w:t>
        </w:r>
      </w:ins>
      <w:ins w:id="7790" w:author="Arthur Parmentier" w:date="2020-06-04T12:16:00Z">
        <w:r w:rsidR="00AF7CAA" w:rsidRPr="007C437A">
          <w:t>I could not find a way</w:t>
        </w:r>
      </w:ins>
      <w:ins w:id="7791" w:author="Arthur Parmentier" w:date="2020-05-22T12:01:00Z">
        <w:r w:rsidRPr="007C437A">
          <w:t xml:space="preserve"> to load a project in </w:t>
        </w:r>
      </w:ins>
      <w:proofErr w:type="spellStart"/>
      <w:ins w:id="7792" w:author="Arthur Parmentier" w:date="2020-05-22T12:18:00Z">
        <w:r w:rsidR="00E9747D" w:rsidRPr="007C437A">
          <w:t>Wekinator</w:t>
        </w:r>
      </w:ins>
      <w:proofErr w:type="spellEnd"/>
      <w:ins w:id="7793" w:author="Arthur Parmentier" w:date="2020-05-22T12:01:00Z">
        <w:r w:rsidRPr="007C437A">
          <w:t xml:space="preserve"> from</w:t>
        </w:r>
      </w:ins>
      <w:ins w:id="7794" w:author="Arthur Parmentier" w:date="2020-05-22T11:58:00Z">
        <w:r w:rsidRPr="007C437A">
          <w:t xml:space="preserve"> </w:t>
        </w:r>
      </w:ins>
      <w:ins w:id="7795" w:author="Arthur Parmentier" w:date="2020-05-22T12:02:00Z">
        <w:r w:rsidRPr="007C437A">
          <w:t>a command line</w:t>
        </w:r>
      </w:ins>
      <w:ins w:id="7796" w:author="Arthur Parmentier" w:date="2020-05-22T12:18:00Z">
        <w:r w:rsidR="00E9747D" w:rsidRPr="007C437A">
          <w:t xml:space="preserve"> directly.</w:t>
        </w:r>
      </w:ins>
      <w:ins w:id="7797" w:author="Arthur Parmentier" w:date="2020-06-04T12:16:00Z">
        <w:r w:rsidR="00805C6B" w:rsidRPr="007C437A">
          <w:t xml:space="preserve"> In the future, it is possible that the </w:t>
        </w:r>
        <w:proofErr w:type="spellStart"/>
        <w:r w:rsidR="00805C6B" w:rsidRPr="007C437A">
          <w:t>InteractML</w:t>
        </w:r>
        <w:proofErr w:type="spellEnd"/>
        <w:r w:rsidR="00805C6B" w:rsidRPr="007C437A">
          <w:t xml:space="preserve"> or </w:t>
        </w:r>
        <w:proofErr w:type="spellStart"/>
        <w:r w:rsidR="00805C6B" w:rsidRPr="007C437A">
          <w:t>Ra</w:t>
        </w:r>
      </w:ins>
      <w:ins w:id="7798" w:author="Arthur Parmentier" w:date="2020-06-04T12:17:00Z">
        <w:r w:rsidR="00805C6B" w:rsidRPr="007C437A">
          <w:t>pidMax</w:t>
        </w:r>
        <w:proofErr w:type="spellEnd"/>
        <w:r w:rsidR="00805C6B" w:rsidRPr="007C437A">
          <w:t xml:space="preserve"> project will make th</w:t>
        </w:r>
      </w:ins>
      <w:ins w:id="7799" w:author="Arthur Parmentier" w:date="2020-06-04T12:28:00Z">
        <w:r w:rsidR="008F7240" w:rsidRPr="007C437A">
          <w:t>e process</w:t>
        </w:r>
      </w:ins>
      <w:ins w:id="7800" w:author="Arthur Parmentier" w:date="2020-06-04T12:17:00Z">
        <w:r w:rsidR="00805C6B" w:rsidRPr="007C437A">
          <w:t xml:space="preserve"> fully automated.</w:t>
        </w:r>
      </w:ins>
    </w:p>
    <w:p w:rsidR="00620051" w:rsidRPr="007C437A" w:rsidRDefault="00620051" w:rsidP="006D0BF0">
      <w:pPr>
        <w:rPr>
          <w:ins w:id="7801" w:author="Arthur Parmentier" w:date="2020-06-04T12:45:00Z"/>
        </w:rPr>
      </w:pPr>
      <w:ins w:id="7802" w:author="Arthur Parmentier" w:date="2020-06-04T12:28:00Z">
        <w:r w:rsidRPr="007C437A">
          <w:t xml:space="preserve">Once the model is running, Max receives in real time the set of DTW distances </w:t>
        </w:r>
      </w:ins>
      <w:ins w:id="7803" w:author="Arthur Parmentier" w:date="2020-06-04T12:29:00Z">
        <w:r w:rsidRPr="007C437A">
          <w:t>from the real time sequence to</w:t>
        </w:r>
      </w:ins>
      <w:ins w:id="7804" w:author="Arthur Parmentier" w:date="2020-06-04T12:28:00Z">
        <w:r w:rsidRPr="007C437A">
          <w:t xml:space="preserve"> each</w:t>
        </w:r>
      </w:ins>
      <w:ins w:id="7805" w:author="Arthur Parmentier" w:date="2020-06-04T12:29:00Z">
        <w:r w:rsidRPr="007C437A">
          <w:t xml:space="preserve"> recorded</w:t>
        </w:r>
      </w:ins>
      <w:ins w:id="7806" w:author="Arthur Parmentier" w:date="2020-06-04T12:28:00Z">
        <w:r w:rsidRPr="007C437A">
          <w:t xml:space="preserve"> </w:t>
        </w:r>
      </w:ins>
      <w:ins w:id="7807" w:author="Arthur Parmentier" w:date="2020-06-04T12:29:00Z">
        <w:r w:rsidRPr="007C437A">
          <w:t xml:space="preserve">sign sequence. By finding the minimal value in that set and </w:t>
        </w:r>
      </w:ins>
      <w:ins w:id="7808" w:author="Arthur Parmentier" w:date="2020-06-04T12:30:00Z">
        <w:r w:rsidRPr="007C437A">
          <w:t xml:space="preserve">comparing this value to a confidence threshold, we </w:t>
        </w:r>
      </w:ins>
      <w:ins w:id="7809" w:author="Arthur Parmentier" w:date="2020-06-04T12:31:00Z">
        <w:r w:rsidRPr="007C437A">
          <w:t>can find when a sign is being performed in real time.</w:t>
        </w:r>
      </w:ins>
    </w:p>
    <w:p w:rsidR="00DD39AE" w:rsidRPr="007C437A" w:rsidRDefault="00DD39AE">
      <w:pPr>
        <w:keepNext/>
        <w:rPr>
          <w:ins w:id="7810" w:author="Arthur Parmentier" w:date="2020-06-04T12:46:00Z"/>
        </w:rPr>
        <w:pPrChange w:id="7811" w:author="Arthur Parmentier" w:date="2020-06-04T12:46:00Z">
          <w:pPr/>
        </w:pPrChange>
      </w:pPr>
      <w:ins w:id="7812" w:author="Arthur Parmentier" w:date="2020-06-04T12:45:00Z">
        <w:r w:rsidRPr="007C437A">
          <w:rPr>
            <w:noProof/>
            <w:rPrChange w:id="7813" w:author="Arthur Parmentier" w:date="2020-06-07T15:27:00Z">
              <w:rPr>
                <w:noProof/>
              </w:rPr>
            </w:rPrChange>
          </w:rPr>
          <w:lastRenderedPageBreak/>
          <w:drawing>
            <wp:inline distT="0" distB="0" distL="0" distR="0">
              <wp:extent cx="6188710" cy="3691890"/>
              <wp:effectExtent l="0" t="0" r="254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TW.PNG"/>
                      <pic:cNvPicPr/>
                    </pic:nvPicPr>
                    <pic:blipFill>
                      <a:blip r:embed="rId28">
                        <a:extLst>
                          <a:ext uri="{28A0092B-C50C-407E-A947-70E740481C1C}">
                            <a14:useLocalDpi xmlns:a14="http://schemas.microsoft.com/office/drawing/2010/main" val="0"/>
                          </a:ext>
                        </a:extLst>
                      </a:blip>
                      <a:stretch>
                        <a:fillRect/>
                      </a:stretch>
                    </pic:blipFill>
                    <pic:spPr>
                      <a:xfrm>
                        <a:off x="0" y="0"/>
                        <a:ext cx="6188710" cy="3691890"/>
                      </a:xfrm>
                      <a:prstGeom prst="rect">
                        <a:avLst/>
                      </a:prstGeom>
                    </pic:spPr>
                  </pic:pic>
                </a:graphicData>
              </a:graphic>
            </wp:inline>
          </w:drawing>
        </w:r>
      </w:ins>
    </w:p>
    <w:p w:rsidR="00DD39AE" w:rsidRPr="007C437A" w:rsidRDefault="00DD39AE">
      <w:pPr>
        <w:pStyle w:val="Lgende"/>
        <w:rPr>
          <w:ins w:id="7814" w:author="Arthur Parmentier" w:date="2020-06-04T12:31:00Z"/>
          <w:rPrChange w:id="7815" w:author="Arthur Parmentier" w:date="2020-06-07T15:27:00Z">
            <w:rPr>
              <w:ins w:id="7816" w:author="Arthur Parmentier" w:date="2020-06-04T12:31:00Z"/>
            </w:rPr>
          </w:rPrChange>
        </w:rPr>
        <w:pPrChange w:id="7817" w:author="Arthur Parmentier" w:date="2020-06-04T12:46:00Z">
          <w:pPr/>
        </w:pPrChange>
      </w:pPr>
      <w:ins w:id="7818" w:author="Arthur Parmentier" w:date="2020-06-04T12:46:00Z">
        <w:r w:rsidRPr="007C437A">
          <w:rPr>
            <w:rPrChange w:id="7819" w:author="Arthur Parmentier" w:date="2020-06-07T15:27:00Z">
              <w:rPr>
                <w:i/>
                <w:iCs/>
              </w:rPr>
            </w:rPrChange>
          </w:rPr>
          <w:t xml:space="preserve">Figure </w:t>
        </w:r>
        <w:r w:rsidRPr="007C437A">
          <w:rPr>
            <w:rPrChange w:id="7820" w:author="Arthur Parmentier" w:date="2020-06-07T15:27:00Z">
              <w:rPr>
                <w:i/>
                <w:iCs/>
              </w:rPr>
            </w:rPrChange>
          </w:rPr>
          <w:fldChar w:fldCharType="begin"/>
        </w:r>
        <w:r w:rsidRPr="007C437A">
          <w:rPr>
            <w:rPrChange w:id="7821" w:author="Arthur Parmentier" w:date="2020-06-07T15:27:00Z">
              <w:rPr>
                <w:i/>
                <w:iCs/>
              </w:rPr>
            </w:rPrChange>
          </w:rPr>
          <w:instrText xml:space="preserve"> SEQ Figure \* ARABIC </w:instrText>
        </w:r>
      </w:ins>
      <w:r w:rsidRPr="007C437A">
        <w:rPr>
          <w:rPrChange w:id="7822" w:author="Arthur Parmentier" w:date="2020-06-07T15:27:00Z">
            <w:rPr>
              <w:i/>
              <w:iCs/>
            </w:rPr>
          </w:rPrChange>
        </w:rPr>
        <w:fldChar w:fldCharType="separate"/>
      </w:r>
      <w:ins w:id="7823" w:author="Arthur Parmentier" w:date="2020-06-12T13:37:00Z">
        <w:r w:rsidR="007A0A7C">
          <w:rPr>
            <w:noProof/>
          </w:rPr>
          <w:t>10</w:t>
        </w:r>
      </w:ins>
      <w:ins w:id="7824" w:author="Arthur Parmentier" w:date="2020-06-04T12:46:00Z">
        <w:r w:rsidRPr="007C437A">
          <w:rPr>
            <w:rPrChange w:id="7825" w:author="Arthur Parmentier" w:date="2020-06-07T15:27:00Z">
              <w:rPr>
                <w:i/>
                <w:iCs/>
              </w:rPr>
            </w:rPrChange>
          </w:rPr>
          <w:fldChar w:fldCharType="end"/>
        </w:r>
        <w:r w:rsidRPr="007C437A">
          <w:rPr>
            <w:rPrChange w:id="7826" w:author="Arthur Parmentier" w:date="2020-06-07T15:27:00Z">
              <w:rPr>
                <w:i/>
                <w:iCs/>
              </w:rPr>
            </w:rPrChange>
          </w:rPr>
          <w:t xml:space="preserve"> DTW output GUI in Max. The middle black box are slides that show the confidence level of each sign in real time. Recognized signs are shown at the bottom.</w:t>
        </w:r>
      </w:ins>
    </w:p>
    <w:p w:rsidR="00620051" w:rsidRPr="007C437A" w:rsidRDefault="00620051" w:rsidP="006D0BF0">
      <w:pPr>
        <w:rPr>
          <w:ins w:id="7827" w:author="Arthur Parmentier" w:date="2020-05-22T11:37:00Z"/>
        </w:rPr>
      </w:pPr>
      <w:ins w:id="7828" w:author="Arthur Parmentier" w:date="2020-06-04T12:34:00Z">
        <w:r w:rsidRPr="007C437A">
          <w:t>We will address performance</w:t>
        </w:r>
      </w:ins>
      <w:ins w:id="7829" w:author="Arthur Parmentier" w:date="2020-06-04T12:35:00Z">
        <w:r w:rsidRPr="007C437A">
          <w:t xml:space="preserve"> and accuracy aspects in a further section.</w:t>
        </w:r>
      </w:ins>
    </w:p>
    <w:p w:rsidR="004116C1" w:rsidRPr="007C437A" w:rsidRDefault="00620051" w:rsidP="00620051">
      <w:pPr>
        <w:pStyle w:val="Titre4"/>
        <w:rPr>
          <w:ins w:id="7830" w:author="Arthur Parmentier" w:date="2020-06-04T12:35:00Z"/>
        </w:rPr>
      </w:pPr>
      <w:ins w:id="7831" w:author="Arthur Parmentier" w:date="2020-06-04T12:35:00Z">
        <w:r w:rsidRPr="007C437A">
          <w:t xml:space="preserve">Hands </w:t>
        </w:r>
        <w:proofErr w:type="spellStart"/>
        <w:r w:rsidRPr="007C437A">
          <w:t>Adaboost</w:t>
        </w:r>
        <w:proofErr w:type="spellEnd"/>
        <w:r w:rsidRPr="007C437A">
          <w:t xml:space="preserve"> </w:t>
        </w:r>
      </w:ins>
      <w:ins w:id="7832" w:author="Arthur Parmentier" w:date="2020-06-04T12:42:00Z">
        <w:r w:rsidR="00BD61A6" w:rsidRPr="007C437A">
          <w:t xml:space="preserve">for </w:t>
        </w:r>
      </w:ins>
      <w:ins w:id="7833" w:author="Arthur Parmentier" w:date="2020-06-04T12:35:00Z">
        <w:r w:rsidRPr="007C437A">
          <w:t>decision tree</w:t>
        </w:r>
      </w:ins>
    </w:p>
    <w:p w:rsidR="00620051" w:rsidRPr="007C437A" w:rsidRDefault="00620051" w:rsidP="00620051">
      <w:pPr>
        <w:rPr>
          <w:ins w:id="7834" w:author="Arthur Parmentier" w:date="2020-06-04T12:39:00Z"/>
        </w:rPr>
      </w:pPr>
      <w:ins w:id="7835" w:author="Arthur Parmentier" w:date="2020-06-04T12:35:00Z">
        <w:r w:rsidRPr="007C437A">
          <w:t>To recognize hand poses that are used in s</w:t>
        </w:r>
      </w:ins>
      <w:ins w:id="7836" w:author="Arthur Parmentier" w:date="2020-06-04T12:36:00Z">
        <w:r w:rsidRPr="007C437A">
          <w:t xml:space="preserve">igns like “tempo” or “volume”, I chose to work with </w:t>
        </w:r>
      </w:ins>
      <w:ins w:id="7837" w:author="Arthur Parmentier" w:date="2020-06-04T12:37:00Z">
        <w:r w:rsidRPr="007C437A">
          <w:t xml:space="preserve">an </w:t>
        </w:r>
        <w:proofErr w:type="spellStart"/>
        <w:r w:rsidRPr="007C437A">
          <w:t>Adaboost</w:t>
        </w:r>
        <w:proofErr w:type="spellEnd"/>
        <w:r w:rsidRPr="007C437A">
          <w:t xml:space="preserve"> </w:t>
        </w:r>
      </w:ins>
      <w:ins w:id="7838" w:author="Arthur Parmentier" w:date="2020-06-04T12:42:00Z">
        <w:r w:rsidR="00BD61A6" w:rsidRPr="007C437A">
          <w:t xml:space="preserve">for </w:t>
        </w:r>
      </w:ins>
      <w:ins w:id="7839" w:author="Arthur Parmentier" w:date="2020-06-04T12:37:00Z">
        <w:r w:rsidRPr="007C437A">
          <w:t xml:space="preserve">decision tree classifier model in </w:t>
        </w:r>
        <w:proofErr w:type="spellStart"/>
        <w:r w:rsidRPr="007C437A">
          <w:t>Wekinator</w:t>
        </w:r>
        <w:proofErr w:type="spellEnd"/>
        <w:r w:rsidRPr="007C437A">
          <w:t xml:space="preserve">. The configuration process in </w:t>
        </w:r>
        <w:proofErr w:type="spellStart"/>
        <w:r w:rsidRPr="007C437A">
          <w:t>Wekinator</w:t>
        </w:r>
        <w:proofErr w:type="spellEnd"/>
        <w:r w:rsidRPr="007C437A">
          <w:t xml:space="preserve"> is </w:t>
        </w:r>
      </w:ins>
      <w:ins w:id="7840" w:author="Arthur Parmentier" w:date="2020-06-04T12:38:00Z">
        <w:r w:rsidRPr="007C437A">
          <w:t xml:space="preserve">only </w:t>
        </w:r>
      </w:ins>
      <w:ins w:id="7841" w:author="Arthur Parmentier" w:date="2020-06-04T12:37:00Z">
        <w:r w:rsidRPr="007C437A">
          <w:t>slight</w:t>
        </w:r>
      </w:ins>
      <w:ins w:id="7842" w:author="Arthur Parmentier" w:date="2020-06-04T12:38:00Z">
        <w:r w:rsidRPr="007C437A">
          <w:t xml:space="preserve">ly different </w:t>
        </w:r>
      </w:ins>
      <w:ins w:id="7843" w:author="Arthur Parmentier" w:date="2020-06-04T12:39:00Z">
        <w:r w:rsidR="00103255" w:rsidRPr="007C437A">
          <w:t xml:space="preserve">and is fully detailed in my </w:t>
        </w:r>
        <w:r w:rsidR="00103255" w:rsidRPr="007C437A">
          <w:rPr>
            <w:rPrChange w:id="7844" w:author="Arthur Parmentier" w:date="2020-06-07T15:27:00Z">
              <w:rPr/>
            </w:rPrChange>
          </w:rPr>
          <w:fldChar w:fldCharType="begin"/>
        </w:r>
        <w:r w:rsidR="00103255" w:rsidRPr="007C437A">
          <w:instrText xml:space="preserve"> HYPERLINK "https://www.youtube.com/watch?v=rKD5BMaHmI8" </w:instrText>
        </w:r>
        <w:r w:rsidR="00103255" w:rsidRPr="007C437A">
          <w:rPr>
            <w:rPrChange w:id="7845" w:author="Arthur Parmentier" w:date="2020-06-07T15:27:00Z">
              <w:rPr/>
            </w:rPrChange>
          </w:rPr>
          <w:fldChar w:fldCharType="separate"/>
        </w:r>
        <w:r w:rsidR="00103255" w:rsidRPr="007C437A">
          <w:rPr>
            <w:rStyle w:val="Lienhypertexte"/>
          </w:rPr>
          <w:t>fourth demo video</w:t>
        </w:r>
        <w:r w:rsidR="00103255" w:rsidRPr="007C437A">
          <w:rPr>
            <w:rPrChange w:id="7846" w:author="Arthur Parmentier" w:date="2020-06-07T15:27:00Z">
              <w:rPr/>
            </w:rPrChange>
          </w:rPr>
          <w:fldChar w:fldCharType="end"/>
        </w:r>
        <w:r w:rsidR="00103255" w:rsidRPr="007C437A">
          <w:t>.</w:t>
        </w:r>
      </w:ins>
    </w:p>
    <w:p w:rsidR="00054963" w:rsidRPr="007C437A" w:rsidRDefault="00054963">
      <w:pPr>
        <w:rPr>
          <w:ins w:id="7847" w:author="Arthur Parmentier" w:date="2020-05-22T09:13:00Z"/>
          <w:rPrChange w:id="7848" w:author="Arthur Parmentier" w:date="2020-06-07T15:27:00Z">
            <w:rPr>
              <w:ins w:id="7849" w:author="Arthur Parmentier" w:date="2020-05-22T09:13:00Z"/>
            </w:rPr>
          </w:rPrChange>
        </w:rPr>
        <w:pPrChange w:id="7850" w:author="Arthur Parmentier" w:date="2020-06-04T12:35:00Z">
          <w:pPr>
            <w:pStyle w:val="Titre3"/>
          </w:pPr>
        </w:pPrChange>
      </w:pPr>
      <w:ins w:id="7851" w:author="Arthur Parmentier" w:date="2020-06-04T12:40:00Z">
        <w:r w:rsidRPr="007C437A">
          <w:rPr>
            <w:rPrChange w:id="7852" w:author="Arthur Parmentier" w:date="2020-06-07T15:27:00Z">
              <w:rPr/>
            </w:rPrChange>
          </w:rPr>
          <w:t>At the output of the model, Max receives the index of the most likely sign</w:t>
        </w:r>
      </w:ins>
      <w:ins w:id="7853" w:author="Arthur Parmentier" w:date="2020-06-04T12:41:00Z">
        <w:r w:rsidRPr="007C437A">
          <w:rPr>
            <w:rPrChange w:id="7854" w:author="Arthur Parmentier" w:date="2020-06-07T15:27:00Z">
              <w:rPr/>
            </w:rPrChange>
          </w:rPr>
          <w:t xml:space="preserve"> and can eventually threshold on the confidence of the classification to avoid </w:t>
        </w:r>
      </w:ins>
      <w:ins w:id="7855" w:author="Arthur Parmentier" w:date="2020-06-04T12:42:00Z">
        <w:r w:rsidR="00D26A17" w:rsidRPr="007C437A">
          <w:rPr>
            <w:rPrChange w:id="7856" w:author="Arthur Parmentier" w:date="2020-06-07T15:27:00Z">
              <w:rPr/>
            </w:rPrChange>
          </w:rPr>
          <w:t>false positives</w:t>
        </w:r>
      </w:ins>
      <w:ins w:id="7857" w:author="Arthur Parmentier" w:date="2020-06-04T12:41:00Z">
        <w:r w:rsidRPr="007C437A">
          <w:rPr>
            <w:rPrChange w:id="7858" w:author="Arthur Parmentier" w:date="2020-06-07T15:27:00Z">
              <w:rPr/>
            </w:rPrChange>
          </w:rPr>
          <w:t>.</w:t>
        </w:r>
      </w:ins>
    </w:p>
    <w:p w:rsidR="006D0BF0" w:rsidRPr="007C437A" w:rsidDel="004D7C82" w:rsidRDefault="006D0BF0">
      <w:pPr>
        <w:rPr>
          <w:del w:id="7859" w:author="Arthur Parmentier" w:date="2020-06-04T12:17:00Z"/>
          <w:rPrChange w:id="7860" w:author="Arthur Parmentier" w:date="2020-06-07T15:27:00Z">
            <w:rPr>
              <w:del w:id="7861" w:author="Arthur Parmentier" w:date="2020-06-04T12:17:00Z"/>
            </w:rPr>
          </w:rPrChange>
        </w:rPr>
        <w:pPrChange w:id="7862" w:author="Arthur Parmentier" w:date="2020-05-22T09:13:00Z">
          <w:pPr>
            <w:pStyle w:val="Titre2"/>
          </w:pPr>
        </w:pPrChange>
      </w:pPr>
      <w:bookmarkStart w:id="7863" w:name="_Toc42259027"/>
      <w:bookmarkStart w:id="7864" w:name="_Toc42259104"/>
      <w:bookmarkStart w:id="7865" w:name="_Toc42449783"/>
      <w:bookmarkStart w:id="7866" w:name="_Toc42449865"/>
      <w:bookmarkStart w:id="7867" w:name="_Toc42550051"/>
      <w:bookmarkStart w:id="7868" w:name="_Toc42550144"/>
      <w:bookmarkStart w:id="7869" w:name="_Toc42698895"/>
      <w:bookmarkStart w:id="7870" w:name="_Toc42698974"/>
      <w:bookmarkStart w:id="7871" w:name="_Toc42841991"/>
      <w:bookmarkStart w:id="7872" w:name="_Toc42842092"/>
      <w:bookmarkStart w:id="7873" w:name="_Toc42842193"/>
      <w:bookmarkEnd w:id="7863"/>
      <w:bookmarkEnd w:id="7864"/>
      <w:bookmarkEnd w:id="7865"/>
      <w:bookmarkEnd w:id="7866"/>
      <w:bookmarkEnd w:id="7867"/>
      <w:bookmarkEnd w:id="7868"/>
      <w:bookmarkEnd w:id="7869"/>
      <w:bookmarkEnd w:id="7870"/>
      <w:bookmarkEnd w:id="7871"/>
      <w:bookmarkEnd w:id="7872"/>
      <w:bookmarkEnd w:id="7873"/>
    </w:p>
    <w:p w:rsidR="00F25194" w:rsidRPr="007C437A" w:rsidRDefault="00F25194">
      <w:pPr>
        <w:pStyle w:val="Titre3"/>
        <w:rPr>
          <w:ins w:id="7874" w:author="Arthur Parmentier" w:date="2020-06-04T14:56:00Z"/>
        </w:rPr>
      </w:pPr>
      <w:bookmarkStart w:id="7875" w:name="_Toc42842194"/>
      <w:r w:rsidRPr="007C437A">
        <w:t>Part 4: Grammar parsing</w:t>
      </w:r>
      <w:bookmarkEnd w:id="7875"/>
    </w:p>
    <w:p w:rsidR="00947BFF" w:rsidRPr="007C437A" w:rsidRDefault="00947BFF">
      <w:pPr>
        <w:pStyle w:val="Titre4"/>
        <w:rPr>
          <w:ins w:id="7876" w:author="Arthur Parmentier" w:date="2020-06-04T13:57:00Z"/>
          <w:rPrChange w:id="7877" w:author="Arthur Parmentier" w:date="2020-06-07T15:27:00Z">
            <w:rPr>
              <w:ins w:id="7878" w:author="Arthur Parmentier" w:date="2020-06-04T13:57:00Z"/>
            </w:rPr>
          </w:rPrChange>
        </w:rPr>
        <w:pPrChange w:id="7879" w:author="Arthur Parmentier" w:date="2020-06-04T14:56:00Z">
          <w:pPr>
            <w:pStyle w:val="Titre3"/>
          </w:pPr>
        </w:pPrChange>
      </w:pPr>
      <w:ins w:id="7880" w:author="Arthur Parmentier" w:date="2020-06-04T14:56:00Z">
        <w:r w:rsidRPr="007C437A">
          <w:rPr>
            <w:rPrChange w:id="7881" w:author="Arthur Parmentier" w:date="2020-06-07T15:27:00Z">
              <w:rPr/>
            </w:rPrChange>
          </w:rPr>
          <w:t xml:space="preserve">A finite state machine (FSM) </w:t>
        </w:r>
      </w:ins>
      <w:ins w:id="7882" w:author="Arthur Parmentier" w:date="2020-06-08T01:39:00Z">
        <w:r w:rsidR="00DE0C52">
          <w:t>automaton</w:t>
        </w:r>
      </w:ins>
    </w:p>
    <w:p w:rsidR="00043B6E" w:rsidRPr="007C437A" w:rsidRDefault="00043B6E" w:rsidP="00043B6E">
      <w:pPr>
        <w:rPr>
          <w:ins w:id="7883" w:author="Arthur Parmentier" w:date="2020-06-04T13:59:00Z"/>
        </w:rPr>
      </w:pPr>
      <w:ins w:id="7884" w:author="Arthur Parmentier" w:date="2020-06-04T13:57:00Z">
        <w:r w:rsidRPr="007C437A">
          <w:t xml:space="preserve">From the models introduced in the previous section, </w:t>
        </w:r>
      </w:ins>
      <w:ins w:id="7885" w:author="Arthur Parmentier" w:date="2020-06-04T13:58:00Z">
        <w:r w:rsidRPr="007C437A">
          <w:t xml:space="preserve">we </w:t>
        </w:r>
      </w:ins>
      <w:ins w:id="7886" w:author="Arthur Parmentier" w:date="2020-06-04T13:59:00Z">
        <w:r w:rsidRPr="007C437A">
          <w:t>can</w:t>
        </w:r>
      </w:ins>
      <w:ins w:id="7887" w:author="Arthur Parmentier" w:date="2020-06-04T13:58:00Z">
        <w:r w:rsidRPr="007C437A">
          <w:t xml:space="preserve"> recognize individual signs, forming a sequence in time, just like words form a phrase in oral languages.</w:t>
        </w:r>
      </w:ins>
    </w:p>
    <w:p w:rsidR="00043B6E" w:rsidRPr="007C437A" w:rsidRDefault="00043B6E" w:rsidP="00043B6E">
      <w:pPr>
        <w:rPr>
          <w:ins w:id="7888" w:author="Arthur Parmentier" w:date="2020-06-04T14:02:00Z"/>
        </w:rPr>
      </w:pPr>
      <w:ins w:id="7889" w:author="Arthur Parmentier" w:date="2020-06-04T14:00:00Z">
        <w:r w:rsidRPr="007C437A">
          <w:t xml:space="preserve">The next step is therefore to implement the grammar of SP </w:t>
        </w:r>
      </w:ins>
      <w:ins w:id="7890" w:author="Arthur Parmentier" w:date="2020-06-04T14:01:00Z">
        <w:r w:rsidRPr="007C437A">
          <w:t>with a parsing mechanism that would then allow us to create requests or commands to each device that acts a</w:t>
        </w:r>
      </w:ins>
      <w:ins w:id="7891" w:author="Arthur Parmentier" w:date="2020-06-04T14:02:00Z">
        <w:r w:rsidRPr="007C437A">
          <w:t>s an individual performer in the system.</w:t>
        </w:r>
      </w:ins>
    </w:p>
    <w:p w:rsidR="00043B6E" w:rsidRPr="007C437A" w:rsidRDefault="00043B6E" w:rsidP="00043B6E">
      <w:pPr>
        <w:rPr>
          <w:ins w:id="7892" w:author="Arthur Parmentier" w:date="2020-06-04T14:05:00Z"/>
        </w:rPr>
      </w:pPr>
      <w:ins w:id="7893" w:author="Arthur Parmentier" w:date="2020-06-04T14:02:00Z">
        <w:r w:rsidRPr="007C437A">
          <w:t>We have seen previously that</w:t>
        </w:r>
      </w:ins>
      <w:ins w:id="7894" w:author="Arthur Parmentier" w:date="2020-06-04T14:03:00Z">
        <w:r w:rsidRPr="007C437A">
          <w:t xml:space="preserve"> the default SP mode can be modeled as a regular lan</w:t>
        </w:r>
      </w:ins>
      <w:ins w:id="7895" w:author="Arthur Parmentier" w:date="2020-06-04T14:04:00Z">
        <w:r w:rsidRPr="007C437A">
          <w:t xml:space="preserve">guage. This allow us to build a deterministic finite state machine </w:t>
        </w:r>
      </w:ins>
      <w:ins w:id="7896" w:author="Arthur Parmentier" w:date="2020-06-04T14:06:00Z">
        <w:r w:rsidRPr="007C437A">
          <w:t xml:space="preserve">(FSM) </w:t>
        </w:r>
      </w:ins>
      <w:ins w:id="7897" w:author="Arthur Parmentier" w:date="2020-06-04T14:04:00Z">
        <w:r w:rsidRPr="007C437A">
          <w:t xml:space="preserve">that can create </w:t>
        </w:r>
      </w:ins>
      <w:ins w:id="7898" w:author="Arthur Parmentier" w:date="2020-06-04T14:05:00Z">
        <w:r w:rsidRPr="007C437A">
          <w:t>meaningful requests from the time sequence of signs.</w:t>
        </w:r>
      </w:ins>
    </w:p>
    <w:p w:rsidR="00541D7C" w:rsidRPr="007C437A" w:rsidRDefault="00043B6E">
      <w:pPr>
        <w:rPr>
          <w:ins w:id="7899" w:author="Arthur Parmentier" w:date="2020-06-04T14:46:00Z"/>
        </w:rPr>
        <w:pPrChange w:id="7900" w:author="Arthur Parmentier" w:date="2020-06-04T14:46:00Z">
          <w:pPr>
            <w:keepNext/>
          </w:pPr>
        </w:pPrChange>
      </w:pPr>
      <w:ins w:id="7901" w:author="Arthur Parmentier" w:date="2020-06-04T14:06:00Z">
        <w:r w:rsidRPr="007C437A">
          <w:lastRenderedPageBreak/>
          <w:t>There are several ways to implement a FSM inside Max</w:t>
        </w:r>
      </w:ins>
      <w:ins w:id="7902" w:author="Arthur Parmentier" w:date="2020-06-04T14:07:00Z">
        <w:r w:rsidRPr="007C437A">
          <w:t xml:space="preserve"> but the most convenient </w:t>
        </w:r>
        <w:r w:rsidR="003341C4" w:rsidRPr="007C437A">
          <w:t xml:space="preserve">way that I found was using a </w:t>
        </w:r>
      </w:ins>
      <w:ins w:id="7903" w:author="Arthur Parmentier" w:date="2020-06-04T14:08:00Z">
        <w:r w:rsidR="003341C4" w:rsidRPr="007C437A">
          <w:t>node.js package called “</w:t>
        </w:r>
        <w:proofErr w:type="spellStart"/>
        <w:r w:rsidR="003341C4" w:rsidRPr="007C437A">
          <w:t>Javascript</w:t>
        </w:r>
        <w:proofErr w:type="spellEnd"/>
        <w:r w:rsidR="003341C4" w:rsidRPr="007C437A">
          <w:t xml:space="preserve"> state machine”</w:t>
        </w:r>
        <w:r w:rsidR="003341C4" w:rsidRPr="007C437A">
          <w:rPr>
            <w:rStyle w:val="Appelnotedebasdep"/>
          </w:rPr>
          <w:footnoteReference w:id="56"/>
        </w:r>
      </w:ins>
      <w:ins w:id="7906" w:author="Arthur Parmentier" w:date="2020-06-04T14:09:00Z">
        <w:r w:rsidR="00443149" w:rsidRPr="007C437A">
          <w:t xml:space="preserve">. </w:t>
        </w:r>
      </w:ins>
      <w:ins w:id="7907" w:author="Arthur Parmentier" w:date="2020-06-04T14:10:00Z">
        <w:r w:rsidR="00443149" w:rsidRPr="007C437A">
          <w:t>By also using the Viz.js lib</w:t>
        </w:r>
      </w:ins>
      <w:ins w:id="7908" w:author="Arthur Parmentier" w:date="2020-06-04T14:11:00Z">
        <w:r w:rsidR="00443149" w:rsidRPr="007C437A">
          <w:t>rary</w:t>
        </w:r>
        <w:r w:rsidR="00443149" w:rsidRPr="007C437A">
          <w:rPr>
            <w:rStyle w:val="Appelnotedebasdep"/>
          </w:rPr>
          <w:footnoteReference w:id="57"/>
        </w:r>
        <w:r w:rsidR="00443149" w:rsidRPr="007C437A">
          <w:t xml:space="preserve">, I was able </w:t>
        </w:r>
      </w:ins>
      <w:ins w:id="7910" w:author="Arthur Parmentier" w:date="2020-06-04T14:12:00Z">
        <w:r w:rsidR="00443149" w:rsidRPr="007C437A">
          <w:t>to display the</w:t>
        </w:r>
      </w:ins>
      <w:ins w:id="7911" w:author="Arthur Parmentier" w:date="2020-06-04T14:13:00Z">
        <w:r w:rsidR="00443149" w:rsidRPr="007C437A">
          <w:t xml:space="preserve"> FSM inside a </w:t>
        </w:r>
        <w:proofErr w:type="spellStart"/>
        <w:r w:rsidR="00443149" w:rsidRPr="007C437A">
          <w:t>Jweb</w:t>
        </w:r>
        <w:proofErr w:type="spellEnd"/>
        <w:r w:rsidR="00443149" w:rsidRPr="007C437A">
          <w:t xml:space="preserve"> object in Max as a connected graph that represents all the states and transitions of the FSM. This is a very nice v</w:t>
        </w:r>
      </w:ins>
      <w:ins w:id="7912" w:author="Arthur Parmentier" w:date="2020-06-04T14:14:00Z">
        <w:r w:rsidR="00443149" w:rsidRPr="007C437A">
          <w:t>isualization for learning the grammar of SP and also for programmers to have a di</w:t>
        </w:r>
      </w:ins>
      <w:ins w:id="7913" w:author="Arthur Parmentier" w:date="2020-06-04T14:15:00Z">
        <w:r w:rsidR="00443149" w:rsidRPr="007C437A">
          <w:t>rect feedback on their grammatical implementation, for instance when adding new modes to the tool in the future</w:t>
        </w:r>
      </w:ins>
      <w:ins w:id="7914" w:author="Arthur Parmentier" w:date="2020-06-04T14:44:00Z">
        <w:r w:rsidR="00327836" w:rsidRPr="007C437A">
          <w:t xml:space="preserve"> (see </w:t>
        </w:r>
        <w:r w:rsidR="00327836" w:rsidRPr="007C437A">
          <w:rPr>
            <w:rPrChange w:id="7915" w:author="Arthur Parmentier" w:date="2020-06-07T15:27:00Z">
              <w:rPr/>
            </w:rPrChange>
          </w:rPr>
          <w:fldChar w:fldCharType="begin"/>
        </w:r>
        <w:r w:rsidR="00327836" w:rsidRPr="007C437A">
          <w:instrText xml:space="preserve"> REF _Ref42174288 \h </w:instrText>
        </w:r>
      </w:ins>
      <w:r w:rsidR="00327836" w:rsidRPr="007C437A">
        <w:rPr>
          <w:rPrChange w:id="7916" w:author="Arthur Parmentier" w:date="2020-06-07T15:27:00Z">
            <w:rPr/>
          </w:rPrChange>
        </w:rPr>
      </w:r>
      <w:r w:rsidR="00327836" w:rsidRPr="007C437A">
        <w:rPr>
          <w:rPrChange w:id="7917" w:author="Arthur Parmentier" w:date="2020-06-07T15:27:00Z">
            <w:rPr/>
          </w:rPrChange>
        </w:rPr>
        <w:fldChar w:fldCharType="separate"/>
      </w:r>
      <w:ins w:id="7918" w:author="Arthur Parmentier" w:date="2020-06-04T14:44:00Z">
        <w:r w:rsidR="00327836" w:rsidRPr="007C437A">
          <w:t xml:space="preserve">Figure </w:t>
        </w:r>
        <w:r w:rsidR="00327836" w:rsidRPr="007C437A">
          <w:rPr>
            <w:rPrChange w:id="7919" w:author="Arthur Parmentier" w:date="2020-06-07T15:27:00Z">
              <w:rPr>
                <w:noProof/>
              </w:rPr>
            </w:rPrChange>
          </w:rPr>
          <w:t>9</w:t>
        </w:r>
        <w:r w:rsidR="00327836" w:rsidRPr="007C437A">
          <w:rPr>
            <w:rPrChange w:id="7920" w:author="Arthur Parmentier" w:date="2020-06-07T15:27:00Z">
              <w:rPr/>
            </w:rPrChange>
          </w:rPr>
          <w:fldChar w:fldCharType="end"/>
        </w:r>
        <w:r w:rsidR="00327836" w:rsidRPr="007C437A">
          <w:t>).</w:t>
        </w:r>
      </w:ins>
    </w:p>
    <w:p w:rsidR="00833029" w:rsidRPr="007C437A" w:rsidRDefault="00833029">
      <w:pPr>
        <w:keepNext/>
        <w:rPr>
          <w:ins w:id="7921" w:author="Arthur Parmentier" w:date="2020-06-04T14:44:00Z"/>
        </w:rPr>
        <w:pPrChange w:id="7922" w:author="Arthur Parmentier" w:date="2020-06-04T14:44:00Z">
          <w:pPr/>
        </w:pPrChange>
      </w:pPr>
      <w:ins w:id="7923" w:author="Arthur Parmentier" w:date="2020-06-04T14:43:00Z">
        <w:r w:rsidRPr="007C437A">
          <w:rPr>
            <w:noProof/>
            <w:rPrChange w:id="7924" w:author="Arthur Parmentier" w:date="2020-06-07T15:27:00Z">
              <w:rPr>
                <w:noProof/>
              </w:rPr>
            </w:rPrChange>
          </w:rPr>
          <w:drawing>
            <wp:inline distT="0" distB="0" distL="0" distR="0">
              <wp:extent cx="6188710" cy="3051175"/>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mata.PNG"/>
                      <pic:cNvPicPr/>
                    </pic:nvPicPr>
                    <pic:blipFill>
                      <a:blip r:embed="rId29">
                        <a:extLst>
                          <a:ext uri="{28A0092B-C50C-407E-A947-70E740481C1C}">
                            <a14:useLocalDpi xmlns:a14="http://schemas.microsoft.com/office/drawing/2010/main" val="0"/>
                          </a:ext>
                        </a:extLst>
                      </a:blip>
                      <a:stretch>
                        <a:fillRect/>
                      </a:stretch>
                    </pic:blipFill>
                    <pic:spPr>
                      <a:xfrm>
                        <a:off x="0" y="0"/>
                        <a:ext cx="6188710" cy="3051175"/>
                      </a:xfrm>
                      <a:prstGeom prst="rect">
                        <a:avLst/>
                      </a:prstGeom>
                    </pic:spPr>
                  </pic:pic>
                </a:graphicData>
              </a:graphic>
            </wp:inline>
          </w:drawing>
        </w:r>
      </w:ins>
    </w:p>
    <w:p w:rsidR="0051238B" w:rsidRPr="007C437A" w:rsidRDefault="00833029" w:rsidP="00833029">
      <w:pPr>
        <w:pStyle w:val="Lgende"/>
        <w:rPr>
          <w:ins w:id="7925" w:author="Arthur Parmentier" w:date="2020-06-04T14:46:00Z"/>
        </w:rPr>
      </w:pPr>
      <w:bookmarkStart w:id="7926" w:name="_Ref42174288"/>
      <w:bookmarkStart w:id="7927" w:name="_Ref42174282"/>
      <w:ins w:id="7928" w:author="Arthur Parmentier" w:date="2020-06-04T14:44:00Z">
        <w:r w:rsidRPr="007C437A">
          <w:t xml:space="preserve">Figure </w:t>
        </w:r>
        <w:r w:rsidRPr="007C437A">
          <w:rPr>
            <w:rPrChange w:id="7929" w:author="Arthur Parmentier" w:date="2020-06-07T15:27:00Z">
              <w:rPr/>
            </w:rPrChange>
          </w:rPr>
          <w:fldChar w:fldCharType="begin"/>
        </w:r>
        <w:r w:rsidRPr="007C437A">
          <w:instrText xml:space="preserve"> SEQ Figure \* ARABIC </w:instrText>
        </w:r>
      </w:ins>
      <w:r w:rsidRPr="007C437A">
        <w:rPr>
          <w:rPrChange w:id="7930" w:author="Arthur Parmentier" w:date="2020-06-07T15:27:00Z">
            <w:rPr/>
          </w:rPrChange>
        </w:rPr>
        <w:fldChar w:fldCharType="separate"/>
      </w:r>
      <w:ins w:id="7931" w:author="Arthur Parmentier" w:date="2020-06-12T13:37:00Z">
        <w:r w:rsidR="007A0A7C">
          <w:rPr>
            <w:noProof/>
          </w:rPr>
          <w:t>11</w:t>
        </w:r>
      </w:ins>
      <w:ins w:id="7932" w:author="Arthur Parmentier" w:date="2020-06-04T14:44:00Z">
        <w:r w:rsidRPr="007C437A">
          <w:rPr>
            <w:rPrChange w:id="7933" w:author="Arthur Parmentier" w:date="2020-06-07T15:27:00Z">
              <w:rPr/>
            </w:rPrChange>
          </w:rPr>
          <w:fldChar w:fldCharType="end"/>
        </w:r>
        <w:bookmarkEnd w:id="7926"/>
        <w:r w:rsidRPr="007C437A">
          <w:t xml:space="preserve"> Max</w:t>
        </w:r>
      </w:ins>
      <w:ins w:id="7934" w:author="Arthur Parmentier" w:date="2020-06-04T15:54:00Z">
        <w:r w:rsidR="009972CC" w:rsidRPr="007C437A">
          <w:t xml:space="preserve"> SP</w:t>
        </w:r>
      </w:ins>
      <w:ins w:id="7935" w:author="Arthur Parmentier" w:date="2020-06-04T14:44:00Z">
        <w:r w:rsidRPr="007C437A">
          <w:t xml:space="preserve"> automat</w:t>
        </w:r>
      </w:ins>
      <w:ins w:id="7936" w:author="Arthur Parmentier" w:date="2020-06-08T01:39:00Z">
        <w:r w:rsidR="00DE0C52">
          <w:t>on</w:t>
        </w:r>
      </w:ins>
      <w:ins w:id="7937" w:author="Arthur Parmentier" w:date="2020-06-04T14:44:00Z">
        <w:r w:rsidRPr="007C437A">
          <w:t xml:space="preserve"> (FSM) GUI</w:t>
        </w:r>
      </w:ins>
      <w:bookmarkEnd w:id="7927"/>
    </w:p>
    <w:p w:rsidR="00541D7C" w:rsidRPr="007C437A" w:rsidRDefault="00541D7C" w:rsidP="00541D7C">
      <w:pPr>
        <w:rPr>
          <w:ins w:id="7938" w:author="Arthur Parmentier" w:date="2020-06-04T14:56:00Z"/>
        </w:rPr>
      </w:pPr>
      <w:ins w:id="7939" w:author="Arthur Parmentier" w:date="2020-06-04T14:47:00Z">
        <w:r w:rsidRPr="007C437A">
          <w:t xml:space="preserve">Yet, the FSM only implements the default SP mode and </w:t>
        </w:r>
      </w:ins>
      <w:ins w:id="7940" w:author="Arthur Parmentier" w:date="2020-06-04T14:48:00Z">
        <w:r w:rsidRPr="007C437A">
          <w:t>although they have a dedicated state, all logic elements are not implemented either</w:t>
        </w:r>
      </w:ins>
      <w:ins w:id="7941" w:author="Arthur Parmentier" w:date="2020-06-04T14:49:00Z">
        <w:r w:rsidRPr="007C437A">
          <w:t xml:space="preserve">, as they introduce a </w:t>
        </w:r>
      </w:ins>
      <w:ins w:id="7942" w:author="Arthur Parmentier" w:date="2020-06-04T14:50:00Z">
        <w:r w:rsidRPr="007C437A">
          <w:t>great level of complexity both in the automata and the interpretation by the device itself.</w:t>
        </w:r>
      </w:ins>
    </w:p>
    <w:p w:rsidR="00947BFF" w:rsidRPr="007C437A" w:rsidRDefault="00947BFF">
      <w:pPr>
        <w:pStyle w:val="Titre4"/>
        <w:rPr>
          <w:ins w:id="7943" w:author="Arthur Parmentier" w:date="2020-06-04T14:50:00Z"/>
          <w:rPrChange w:id="7944" w:author="Arthur Parmentier" w:date="2020-06-07T15:27:00Z">
            <w:rPr>
              <w:ins w:id="7945" w:author="Arthur Parmentier" w:date="2020-06-04T14:50:00Z"/>
            </w:rPr>
          </w:rPrChange>
        </w:rPr>
        <w:pPrChange w:id="7946" w:author="Arthur Parmentier" w:date="2020-06-04T14:56:00Z">
          <w:pPr/>
        </w:pPrChange>
      </w:pPr>
      <w:ins w:id="7947" w:author="Arthur Parmentier" w:date="2020-06-04T14:56:00Z">
        <w:r w:rsidRPr="007C437A">
          <w:rPr>
            <w:rPrChange w:id="7948" w:author="Arthur Parmentier" w:date="2020-06-07T15:27:00Z">
              <w:rPr/>
            </w:rPrChange>
          </w:rPr>
          <w:t>Forming a request to de</w:t>
        </w:r>
      </w:ins>
      <w:ins w:id="7949" w:author="Arthur Parmentier" w:date="2020-06-04T14:57:00Z">
        <w:r w:rsidRPr="007C437A">
          <w:rPr>
            <w:rPrChange w:id="7950" w:author="Arthur Parmentier" w:date="2020-06-07T15:27:00Z">
              <w:rPr/>
            </w:rPrChange>
          </w:rPr>
          <w:t xml:space="preserve">vices </w:t>
        </w:r>
      </w:ins>
      <w:ins w:id="7951" w:author="Arthur Parmentier" w:date="2020-06-04T14:56:00Z">
        <w:r w:rsidRPr="007C437A">
          <w:rPr>
            <w:rPrChange w:id="7952" w:author="Arthur Parmentier" w:date="2020-06-07T15:27:00Z">
              <w:rPr/>
            </w:rPrChange>
          </w:rPr>
          <w:t>from a sequence</w:t>
        </w:r>
      </w:ins>
      <w:ins w:id="7953" w:author="Arthur Parmentier" w:date="2020-06-04T14:57:00Z">
        <w:r w:rsidRPr="007C437A">
          <w:rPr>
            <w:rPrChange w:id="7954" w:author="Arthur Parmentier" w:date="2020-06-07T15:27:00Z">
              <w:rPr/>
            </w:rPrChange>
          </w:rPr>
          <w:t xml:space="preserve"> of signs</w:t>
        </w:r>
      </w:ins>
    </w:p>
    <w:p w:rsidR="00947BFF" w:rsidRPr="007C437A" w:rsidRDefault="00C47018" w:rsidP="00947BFF">
      <w:pPr>
        <w:rPr>
          <w:ins w:id="7955" w:author="Arthur Parmentier" w:date="2020-06-04T15:00:00Z"/>
        </w:rPr>
      </w:pPr>
      <w:ins w:id="7956" w:author="Arthur Parmentier" w:date="2020-06-04T14:58:00Z">
        <w:r w:rsidRPr="007C437A">
          <w:t>For constructing the request messages, I took inspiration from the OSC protocol: at the</w:t>
        </w:r>
      </w:ins>
      <w:ins w:id="7957" w:author="Arthur Parmentier" w:date="2020-06-04T14:59:00Z">
        <w:r w:rsidRPr="007C437A">
          <w:t xml:space="preserve"> output of the automata, requests are sent to the devices with the following rec</w:t>
        </w:r>
      </w:ins>
      <w:ins w:id="7958" w:author="Arthur Parmentier" w:date="2020-06-04T15:00:00Z">
        <w:r w:rsidRPr="007C437A">
          <w:t>ursive forms:</w:t>
        </w:r>
      </w:ins>
    </w:p>
    <w:p w:rsidR="00C47018" w:rsidRPr="007C437A" w:rsidRDefault="00C47018" w:rsidP="00947BFF">
      <w:pPr>
        <w:rPr>
          <w:ins w:id="7959" w:author="Arthur Parmentier" w:date="2020-06-04T15:04:00Z"/>
        </w:rPr>
      </w:pPr>
      <w:ins w:id="7960" w:author="Arthur Parmentier" w:date="2020-06-04T15:00:00Z">
        <w:r w:rsidRPr="007C437A">
          <w:t>/</w:t>
        </w:r>
        <w:proofErr w:type="spellStart"/>
        <w:r w:rsidRPr="007C437A">
          <w:t>device_name</w:t>
        </w:r>
        <w:proofErr w:type="spellEnd"/>
        <w:r w:rsidRPr="007C437A">
          <w:t>/content/parameter value</w:t>
        </w:r>
      </w:ins>
      <w:ins w:id="7961" w:author="Arthur Parmentier" w:date="2020-06-04T15:01:00Z">
        <w:r w:rsidRPr="007C437A">
          <w:br/>
          <w:t>/</w:t>
        </w:r>
        <w:proofErr w:type="spellStart"/>
        <w:r w:rsidRPr="007C437A">
          <w:t>device_name</w:t>
        </w:r>
        <w:proofErr w:type="spellEnd"/>
        <w:r w:rsidRPr="007C437A">
          <w:t>/content/parameter/</w:t>
        </w:r>
      </w:ins>
      <w:proofErr w:type="spellStart"/>
      <w:ins w:id="7962" w:author="Arthur Parmentier" w:date="2020-06-04T15:03:00Z">
        <w:r w:rsidRPr="007C437A">
          <w:t>parameter_of_the</w:t>
        </w:r>
      </w:ins>
      <w:ins w:id="7963" w:author="Arthur Parmentier" w:date="2020-06-04T15:04:00Z">
        <w:r w:rsidRPr="007C437A">
          <w:t>_parameter</w:t>
        </w:r>
        <w:proofErr w:type="spellEnd"/>
        <w:r w:rsidRPr="007C437A">
          <w:t>/…/… value</w:t>
        </w:r>
        <w:r w:rsidR="00CC0516" w:rsidRPr="007C437A">
          <w:t>1 value2 …</w:t>
        </w:r>
      </w:ins>
    </w:p>
    <w:p w:rsidR="00CC0516" w:rsidRPr="007C437A" w:rsidRDefault="009972CC" w:rsidP="00947BFF">
      <w:pPr>
        <w:rPr>
          <w:ins w:id="7964" w:author="Arthur Parmentier" w:date="2020-06-04T15:56:00Z"/>
        </w:rPr>
      </w:pPr>
      <w:ins w:id="7965" w:author="Arthur Parmentier" w:date="2020-06-04T15:51:00Z">
        <w:r w:rsidRPr="007C437A">
          <w:t xml:space="preserve">The way </w:t>
        </w:r>
      </w:ins>
      <w:ins w:id="7966" w:author="Arthur Parmentier" w:date="2020-06-04T15:54:00Z">
        <w:r w:rsidR="00342F3F" w:rsidRPr="007C437A">
          <w:t xml:space="preserve">the request is formed inside the </w:t>
        </w:r>
      </w:ins>
      <w:ins w:id="7967" w:author="Arthur Parmentier" w:date="2020-06-08T01:39:00Z">
        <w:r w:rsidR="00DE0C52">
          <w:t>automaton</w:t>
        </w:r>
      </w:ins>
      <w:ins w:id="7968" w:author="Arthur Parmentier" w:date="2020-06-04T15:54:00Z">
        <w:r w:rsidR="00342F3F" w:rsidRPr="007C437A">
          <w:t xml:space="preserve"> is by collecting each sign</w:t>
        </w:r>
      </w:ins>
      <w:ins w:id="7969" w:author="Arthur Parmentier" w:date="2020-06-04T15:55:00Z">
        <w:r w:rsidR="00342F3F" w:rsidRPr="007C437A">
          <w:t xml:space="preserve"> during the state transitions and assembling them into </w:t>
        </w:r>
      </w:ins>
      <w:ins w:id="7970" w:author="Arthur Parmentier" w:date="2020-06-04T15:56:00Z">
        <w:r w:rsidR="00342F3F" w:rsidRPr="007C437A">
          <w:t>several hierarchical objects:</w:t>
        </w:r>
      </w:ins>
    </w:p>
    <w:p w:rsidR="00342F3F" w:rsidRPr="007C437A" w:rsidRDefault="00342F3F" w:rsidP="00342F3F">
      <w:pPr>
        <w:pStyle w:val="Paragraphedeliste"/>
        <w:numPr>
          <w:ilvl w:val="0"/>
          <w:numId w:val="41"/>
        </w:numPr>
        <w:rPr>
          <w:ins w:id="7971" w:author="Arthur Parmentier" w:date="2020-06-04T15:56:00Z"/>
        </w:rPr>
      </w:pPr>
      <w:ins w:id="7972" w:author="Arthur Parmentier" w:date="2020-06-04T15:56:00Z">
        <w:r w:rsidRPr="007C437A">
          <w:t>The request object that stores each request in the following format:</w:t>
        </w:r>
      </w:ins>
    </w:p>
    <w:p w:rsidR="00342F3F" w:rsidRPr="007C437A" w:rsidRDefault="00342F3F" w:rsidP="00342F3F">
      <w:pPr>
        <w:pStyle w:val="Paragraphedeliste"/>
        <w:numPr>
          <w:ilvl w:val="1"/>
          <w:numId w:val="41"/>
        </w:numPr>
        <w:rPr>
          <w:ins w:id="7973" w:author="Arthur Parmentier" w:date="2020-06-04T15:57:00Z"/>
        </w:rPr>
      </w:pPr>
      <w:ins w:id="7974" w:author="Arthur Parmentier" w:date="2020-06-04T15:56:00Z">
        <w:r w:rsidRPr="007C437A">
          <w:t>At the first level</w:t>
        </w:r>
      </w:ins>
      <w:ins w:id="7975" w:author="Arthur Parmentier" w:date="2020-06-04T15:57:00Z">
        <w:r w:rsidRPr="007C437A">
          <w:t>, the index of the request</w:t>
        </w:r>
      </w:ins>
    </w:p>
    <w:p w:rsidR="00342F3F" w:rsidRPr="007C437A" w:rsidRDefault="00342F3F" w:rsidP="00342F3F">
      <w:pPr>
        <w:pStyle w:val="Paragraphedeliste"/>
        <w:numPr>
          <w:ilvl w:val="2"/>
          <w:numId w:val="41"/>
        </w:numPr>
        <w:rPr>
          <w:ins w:id="7976" w:author="Arthur Parmentier" w:date="2020-06-04T15:57:00Z"/>
        </w:rPr>
      </w:pPr>
      <w:ins w:id="7977" w:author="Arthur Parmentier" w:date="2020-06-04T15:57:00Z">
        <w:r w:rsidRPr="007C437A">
          <w:t>At the second level, the name of the devices</w:t>
        </w:r>
      </w:ins>
    </w:p>
    <w:p w:rsidR="00342F3F" w:rsidRPr="007C437A" w:rsidRDefault="00342F3F" w:rsidP="00342F3F">
      <w:pPr>
        <w:pStyle w:val="Paragraphedeliste"/>
        <w:numPr>
          <w:ilvl w:val="3"/>
          <w:numId w:val="41"/>
        </w:numPr>
        <w:rPr>
          <w:ins w:id="7978" w:author="Arthur Parmentier" w:date="2020-06-04T15:57:00Z"/>
        </w:rPr>
      </w:pPr>
      <w:ins w:id="7979" w:author="Arthur Parmentier" w:date="2020-06-04T15:57:00Z">
        <w:r w:rsidRPr="007C437A">
          <w:lastRenderedPageBreak/>
          <w:t>At the third level, the name of the contents</w:t>
        </w:r>
      </w:ins>
    </w:p>
    <w:p w:rsidR="00342F3F" w:rsidRPr="007C437A" w:rsidRDefault="00342F3F" w:rsidP="00342F3F">
      <w:pPr>
        <w:pStyle w:val="Paragraphedeliste"/>
        <w:numPr>
          <w:ilvl w:val="4"/>
          <w:numId w:val="41"/>
        </w:numPr>
        <w:rPr>
          <w:ins w:id="7980" w:author="Arthur Parmentier" w:date="2020-06-04T15:57:00Z"/>
        </w:rPr>
      </w:pPr>
      <w:ins w:id="7981" w:author="Arthur Parmentier" w:date="2020-06-04T15:57:00Z">
        <w:r w:rsidRPr="007C437A">
          <w:t>At the fourth level, the contents’ parameters</w:t>
        </w:r>
      </w:ins>
    </w:p>
    <w:p w:rsidR="00342F3F" w:rsidRPr="007C437A" w:rsidRDefault="00342F3F" w:rsidP="00342F3F">
      <w:pPr>
        <w:pStyle w:val="Paragraphedeliste"/>
        <w:numPr>
          <w:ilvl w:val="5"/>
          <w:numId w:val="41"/>
        </w:numPr>
        <w:rPr>
          <w:ins w:id="7982" w:author="Arthur Parmentier" w:date="2020-06-04T15:58:00Z"/>
        </w:rPr>
      </w:pPr>
      <w:ins w:id="7983" w:author="Arthur Parmentier" w:date="2020-06-04T16:00:00Z">
        <w:r w:rsidRPr="007C437A">
          <w:rPr>
            <w:noProof/>
            <w:rPrChange w:id="7984" w:author="Arthur Parmentier" w:date="2020-06-07T15:27:00Z">
              <w:rPr>
                <w:noProof/>
              </w:rPr>
            </w:rPrChange>
          </w:rPr>
          <mc:AlternateContent>
            <mc:Choice Requires="wps">
              <w:drawing>
                <wp:anchor distT="0" distB="0" distL="114300" distR="114300" simplePos="0" relativeHeight="251670528" behindDoc="0" locked="0" layoutInCell="1" allowOverlap="1" wp14:anchorId="2087C4F0" wp14:editId="139B0195">
                  <wp:simplePos x="0" y="0"/>
                  <wp:positionH relativeFrom="column">
                    <wp:posOffset>2284730</wp:posOffset>
                  </wp:positionH>
                  <wp:positionV relativeFrom="paragraph">
                    <wp:posOffset>2584450</wp:posOffset>
                  </wp:positionV>
                  <wp:extent cx="1619250" cy="635"/>
                  <wp:effectExtent l="0" t="0" r="19050" b="37465"/>
                  <wp:wrapTopAndBottom/>
                  <wp:docPr id="14" name="Zone de texte 14"/>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rsidR="00B270CD" w:rsidRPr="00910A67" w:rsidRDefault="00B270CD">
                              <w:pPr>
                                <w:pStyle w:val="Lgende"/>
                                <w:rPr>
                                  <w:noProof/>
                                </w:rPr>
                                <w:pPrChange w:id="7985" w:author="Arthur Parmentier" w:date="2020-06-04T16:00:00Z">
                                  <w:pPr>
                                    <w:pStyle w:val="Paragraphedeliste"/>
                                    <w:numPr>
                                      <w:ilvl w:val="5"/>
                                      <w:numId w:val="41"/>
                                    </w:numPr>
                                    <w:ind w:left="4320" w:hanging="360"/>
                                  </w:pPr>
                                </w:pPrChange>
                              </w:pPr>
                              <w:ins w:id="7986" w:author="Arthur Parmentier" w:date="2020-06-04T16:00:00Z">
                                <w:r>
                                  <w:t xml:space="preserve">Figure </w:t>
                                </w:r>
                                <w:r>
                                  <w:fldChar w:fldCharType="begin"/>
                                </w:r>
                                <w:r>
                                  <w:instrText xml:space="preserve"> SEQ Figure \* ARABIC </w:instrText>
                                </w:r>
                              </w:ins>
                              <w:r>
                                <w:fldChar w:fldCharType="separate"/>
                              </w:r>
                              <w:ins w:id="7987" w:author="Arthur Parmentier" w:date="2020-06-12T13:37:00Z">
                                <w:r w:rsidR="007A0A7C">
                                  <w:rPr>
                                    <w:noProof/>
                                  </w:rPr>
                                  <w:t>12</w:t>
                                </w:r>
                              </w:ins>
                              <w:ins w:id="7988" w:author="Arthur Parmentier" w:date="2020-06-04T16:00:00Z">
                                <w:r>
                                  <w:fldChar w:fldCharType="end"/>
                                </w:r>
                                <w:r>
                                  <w:t xml:space="preserve"> Representation of the request object inside Max</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7C4F0" id="Zone de texte 14" o:spid="_x0000_s1029" type="#_x0000_t202" style="position:absolute;left:0;text-align:left;margin-left:179.9pt;margin-top:203.5pt;width:12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" stroked="f">
                  <v:textbox style="mso-fit-shape-to-text:t" inset="0,0,0,0">
                    <w:txbxContent>
                      <w:p w:rsidR="00B270CD" w:rsidRPr="00910A67" w:rsidRDefault="00B270CD">
                        <w:pPr>
                          <w:pStyle w:val="Lgende"/>
                          <w:rPr>
                            <w:noProof/>
                          </w:rPr>
                          <w:pPrChange w:id="7989" w:author="Arthur Parmentier" w:date="2020-06-04T16:00:00Z">
                            <w:pPr>
                              <w:pStyle w:val="Paragraphedeliste"/>
                              <w:numPr>
                                <w:ilvl w:val="5"/>
                                <w:numId w:val="41"/>
                              </w:numPr>
                              <w:ind w:left="4320" w:hanging="360"/>
                            </w:pPr>
                          </w:pPrChange>
                        </w:pPr>
                        <w:ins w:id="7990" w:author="Arthur Parmentier" w:date="2020-06-04T16:00:00Z">
                          <w:r>
                            <w:t xml:space="preserve">Figure </w:t>
                          </w:r>
                          <w:r>
                            <w:fldChar w:fldCharType="begin"/>
                          </w:r>
                          <w:r>
                            <w:instrText xml:space="preserve"> SEQ Figure \* ARABIC </w:instrText>
                          </w:r>
                        </w:ins>
                        <w:r>
                          <w:fldChar w:fldCharType="separate"/>
                        </w:r>
                        <w:ins w:id="7991" w:author="Arthur Parmentier" w:date="2020-06-12T13:37:00Z">
                          <w:r w:rsidR="007A0A7C">
                            <w:rPr>
                              <w:noProof/>
                            </w:rPr>
                            <w:t>12</w:t>
                          </w:r>
                        </w:ins>
                        <w:ins w:id="7992" w:author="Arthur Parmentier" w:date="2020-06-04T16:00:00Z">
                          <w:r>
                            <w:fldChar w:fldCharType="end"/>
                          </w:r>
                          <w:r>
                            <w:t xml:space="preserve"> Representation of the request object inside Max</w:t>
                          </w:r>
                        </w:ins>
                      </w:p>
                    </w:txbxContent>
                  </v:textbox>
                  <w10:wrap type="topAndBottom"/>
                </v:shape>
              </w:pict>
            </mc:Fallback>
          </mc:AlternateContent>
        </w:r>
      </w:ins>
      <w:ins w:id="7993" w:author="Arthur Parmentier" w:date="2020-06-04T15:59:00Z">
        <w:r w:rsidRPr="007C437A">
          <w:rPr>
            <w:noProof/>
            <w:rPrChange w:id="7994" w:author="Arthur Parmentier" w:date="2020-06-07T15:27:00Z">
              <w:rPr>
                <w:noProof/>
              </w:rPr>
            </w:rPrChange>
          </w:rPr>
          <w:drawing>
            <wp:anchor distT="0" distB="0" distL="114300" distR="114300" simplePos="0" relativeHeight="251668480" behindDoc="0" locked="0" layoutInCell="1" allowOverlap="1">
              <wp:simplePos x="0" y="0"/>
              <wp:positionH relativeFrom="margin">
                <wp:align>center</wp:align>
              </wp:positionH>
              <wp:positionV relativeFrom="page">
                <wp:posOffset>1181100</wp:posOffset>
              </wp:positionV>
              <wp:extent cx="1619250" cy="2260600"/>
              <wp:effectExtent l="0" t="0" r="0" b="6350"/>
              <wp:wrapTopAndBottom/>
              <wp:docPr id="13" name="Image 13" descr="Une image contenant moniteur, écran,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quest_obj.PNG"/>
                      <pic:cNvPicPr/>
                    </pic:nvPicPr>
                    <pic:blipFill>
                      <a:blip r:embed="rId30">
                        <a:extLst>
                          <a:ext uri="{28A0092B-C50C-407E-A947-70E740481C1C}">
                            <a14:useLocalDpi xmlns:a14="http://schemas.microsoft.com/office/drawing/2010/main" val="0"/>
                          </a:ext>
                        </a:extLst>
                      </a:blip>
                      <a:stretch>
                        <a:fillRect/>
                      </a:stretch>
                    </pic:blipFill>
                    <pic:spPr>
                      <a:xfrm>
                        <a:off x="0" y="0"/>
                        <a:ext cx="1619250" cy="2260600"/>
                      </a:xfrm>
                      <a:prstGeom prst="rect">
                        <a:avLst/>
                      </a:prstGeom>
                    </pic:spPr>
                  </pic:pic>
                </a:graphicData>
              </a:graphic>
              <wp14:sizeRelH relativeFrom="margin">
                <wp14:pctWidth>0</wp14:pctWidth>
              </wp14:sizeRelH>
              <wp14:sizeRelV relativeFrom="margin">
                <wp14:pctHeight>0</wp14:pctHeight>
              </wp14:sizeRelV>
            </wp:anchor>
          </w:drawing>
        </w:r>
      </w:ins>
      <w:ins w:id="7995" w:author="Arthur Parmentier" w:date="2020-06-04T15:58:00Z">
        <w:r w:rsidRPr="007C437A">
          <w:t>At deeper levels, the parameters of the parameters…</w:t>
        </w:r>
        <w:r w:rsidRPr="007C437A">
          <w:br/>
        </w:r>
      </w:ins>
    </w:p>
    <w:p w:rsidR="00342F3F" w:rsidRPr="007C437A" w:rsidRDefault="00342F3F" w:rsidP="00342F3F">
      <w:pPr>
        <w:pStyle w:val="Paragraphedeliste"/>
        <w:numPr>
          <w:ilvl w:val="0"/>
          <w:numId w:val="41"/>
        </w:numPr>
        <w:rPr>
          <w:ins w:id="7996" w:author="Arthur Parmentier" w:date="2020-06-04T16:01:00Z"/>
        </w:rPr>
      </w:pPr>
      <w:ins w:id="7997" w:author="Arthur Parmentier" w:date="2020-06-04T16:01:00Z">
        <w:r w:rsidRPr="007C437A">
          <w:t>The “distribution” object that stores what content each device is currently performing.</w:t>
        </w:r>
      </w:ins>
    </w:p>
    <w:p w:rsidR="00342F3F" w:rsidRPr="007C437A" w:rsidRDefault="00342F3F" w:rsidP="00342F3F">
      <w:pPr>
        <w:pStyle w:val="Paragraphedeliste"/>
        <w:numPr>
          <w:ilvl w:val="0"/>
          <w:numId w:val="41"/>
        </w:numPr>
        <w:rPr>
          <w:ins w:id="7998" w:author="Arthur Parmentier" w:date="2020-06-04T16:02:00Z"/>
        </w:rPr>
      </w:pPr>
      <w:ins w:id="7999" w:author="Arthur Parmentier" w:date="2020-06-04T16:01:00Z">
        <w:r w:rsidRPr="007C437A">
          <w:t xml:space="preserve">The “reverse distribution” object </w:t>
        </w:r>
      </w:ins>
      <w:ins w:id="8000" w:author="Arthur Parmentier" w:date="2020-06-04T16:02:00Z">
        <w:r w:rsidRPr="007C437A">
          <w:t>that stores for each content, what device is playing it with what parameters.</w:t>
        </w:r>
      </w:ins>
    </w:p>
    <w:p w:rsidR="00342F3F" w:rsidRPr="007C437A" w:rsidRDefault="00342F3F" w:rsidP="00342F3F">
      <w:pPr>
        <w:rPr>
          <w:ins w:id="8001" w:author="Arthur Parmentier" w:date="2020-06-04T16:04:00Z"/>
        </w:rPr>
      </w:pPr>
      <w:ins w:id="8002" w:author="Arthur Parmentier" w:date="2020-06-04T16:02:00Z">
        <w:r w:rsidRPr="007C437A">
          <w:t>For convenience, I also use inter</w:t>
        </w:r>
      </w:ins>
      <w:ins w:id="8003" w:author="Arthur Parmentier" w:date="2020-06-04T16:03:00Z">
        <w:r w:rsidRPr="007C437A">
          <w:t>mediate objects that store specific types of signs (the “who”, “what” arrays) in the parsing proc</w:t>
        </w:r>
      </w:ins>
      <w:ins w:id="8004" w:author="Arthur Parmentier" w:date="2020-06-04T16:04:00Z">
        <w:r w:rsidRPr="007C437A">
          <w:t>ess</w:t>
        </w:r>
      </w:ins>
      <w:ins w:id="8005" w:author="Arthur Parmentier" w:date="2020-06-04T16:03:00Z">
        <w:r w:rsidRPr="007C437A">
          <w:t>.</w:t>
        </w:r>
      </w:ins>
    </w:p>
    <w:p w:rsidR="00342F3F" w:rsidRPr="007C437A" w:rsidRDefault="00342F3F" w:rsidP="00342F3F">
      <w:pPr>
        <w:rPr>
          <w:ins w:id="8006" w:author="Arthur Parmentier" w:date="2020-06-04T16:06:00Z"/>
        </w:rPr>
      </w:pPr>
      <w:ins w:id="8007" w:author="Arthur Parmentier" w:date="2020-06-04T16:04:00Z">
        <w:r w:rsidRPr="007C437A">
          <w:t xml:space="preserve">Finally, the “group” object </w:t>
        </w:r>
        <w:r w:rsidR="00071EE1" w:rsidRPr="007C437A">
          <w:t xml:space="preserve">defines and store all the groups of the performance and the </w:t>
        </w:r>
      </w:ins>
      <w:ins w:id="8008" w:author="Arthur Parmentier" w:date="2020-06-04T16:05:00Z">
        <w:r w:rsidR="00071EE1" w:rsidRPr="007C437A">
          <w:t xml:space="preserve">“defaults” object stores default values for certain parameters. Both can be used to adapt the parsing to </w:t>
        </w:r>
      </w:ins>
      <w:ins w:id="8009" w:author="Arthur Parmentier" w:date="2020-06-04T16:06:00Z">
        <w:r w:rsidR="00E24837" w:rsidRPr="007C437A">
          <w:t xml:space="preserve">specific </w:t>
        </w:r>
      </w:ins>
      <w:ins w:id="8010" w:author="Arthur Parmentier" w:date="2020-06-04T16:05:00Z">
        <w:r w:rsidR="00071EE1" w:rsidRPr="007C437A">
          <w:t>p</w:t>
        </w:r>
      </w:ins>
      <w:ins w:id="8011" w:author="Arthur Parmentier" w:date="2020-06-04T16:06:00Z">
        <w:r w:rsidR="00071EE1" w:rsidRPr="007C437A">
          <w:t>erformance situation, in analogy with the default parameters and the conventional groups in SP.</w:t>
        </w:r>
      </w:ins>
    </w:p>
    <w:p w:rsidR="00117172" w:rsidRPr="007C437A" w:rsidRDefault="00117172">
      <w:pPr>
        <w:keepNext/>
        <w:rPr>
          <w:ins w:id="8012" w:author="Arthur Parmentier" w:date="2020-06-04T16:08:00Z"/>
        </w:rPr>
        <w:pPrChange w:id="8013" w:author="Arthur Parmentier" w:date="2020-06-04T16:08:00Z">
          <w:pPr/>
        </w:pPrChange>
      </w:pPr>
      <w:ins w:id="8014" w:author="Arthur Parmentier" w:date="2020-06-04T16:07:00Z">
        <w:r w:rsidRPr="007C437A">
          <w:rPr>
            <w:noProof/>
            <w:rPrChange w:id="8015" w:author="Arthur Parmentier" w:date="2020-06-07T15:27:00Z">
              <w:rPr>
                <w:noProof/>
              </w:rPr>
            </w:rPrChange>
          </w:rPr>
          <w:lastRenderedPageBreak/>
          <w:drawing>
            <wp:inline distT="0" distB="0" distL="0" distR="0">
              <wp:extent cx="4925112" cy="8125959"/>
              <wp:effectExtent l="0" t="0" r="8890" b="8890"/>
              <wp:docPr id="15" name="Image 15" descr="Une image contenant capture d’écran, moniteur, écran,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omata debug.PNG"/>
                      <pic:cNvPicPr/>
                    </pic:nvPicPr>
                    <pic:blipFill>
                      <a:blip r:embed="rId31">
                        <a:extLst>
                          <a:ext uri="{28A0092B-C50C-407E-A947-70E740481C1C}">
                            <a14:useLocalDpi xmlns:a14="http://schemas.microsoft.com/office/drawing/2010/main" val="0"/>
                          </a:ext>
                        </a:extLst>
                      </a:blip>
                      <a:stretch>
                        <a:fillRect/>
                      </a:stretch>
                    </pic:blipFill>
                    <pic:spPr>
                      <a:xfrm>
                        <a:off x="0" y="0"/>
                        <a:ext cx="4925112" cy="8125959"/>
                      </a:xfrm>
                      <a:prstGeom prst="rect">
                        <a:avLst/>
                      </a:prstGeom>
                    </pic:spPr>
                  </pic:pic>
                </a:graphicData>
              </a:graphic>
            </wp:inline>
          </w:drawing>
        </w:r>
      </w:ins>
    </w:p>
    <w:p w:rsidR="00117172" w:rsidRPr="007C437A" w:rsidRDefault="00117172" w:rsidP="00117172">
      <w:pPr>
        <w:pStyle w:val="Lgende"/>
        <w:rPr>
          <w:ins w:id="8016" w:author="Arthur Parmentier" w:date="2020-06-04T16:08:00Z"/>
        </w:rPr>
      </w:pPr>
      <w:ins w:id="8017" w:author="Arthur Parmentier" w:date="2020-06-04T16:08:00Z">
        <w:r w:rsidRPr="007C437A">
          <w:t xml:space="preserve">Figure </w:t>
        </w:r>
        <w:r w:rsidRPr="007C437A">
          <w:rPr>
            <w:rPrChange w:id="8018" w:author="Arthur Parmentier" w:date="2020-06-07T15:27:00Z">
              <w:rPr/>
            </w:rPrChange>
          </w:rPr>
          <w:fldChar w:fldCharType="begin"/>
        </w:r>
        <w:r w:rsidRPr="007C437A">
          <w:instrText xml:space="preserve"> SEQ Figure \* ARABIC </w:instrText>
        </w:r>
      </w:ins>
      <w:r w:rsidRPr="007C437A">
        <w:rPr>
          <w:rPrChange w:id="8019" w:author="Arthur Parmentier" w:date="2020-06-07T15:27:00Z">
            <w:rPr/>
          </w:rPrChange>
        </w:rPr>
        <w:fldChar w:fldCharType="separate"/>
      </w:r>
      <w:ins w:id="8020" w:author="Arthur Parmentier" w:date="2020-06-12T13:37:00Z">
        <w:r w:rsidR="007A0A7C">
          <w:rPr>
            <w:noProof/>
          </w:rPr>
          <w:t>13</w:t>
        </w:r>
      </w:ins>
      <w:ins w:id="8021" w:author="Arthur Parmentier" w:date="2020-06-04T16:08:00Z">
        <w:r w:rsidRPr="007C437A">
          <w:rPr>
            <w:rPrChange w:id="8022" w:author="Arthur Parmentier" w:date="2020-06-07T15:27:00Z">
              <w:rPr/>
            </w:rPrChange>
          </w:rPr>
          <w:fldChar w:fldCharType="end"/>
        </w:r>
        <w:r w:rsidRPr="007C437A">
          <w:t xml:space="preserve"> Capture of the </w:t>
        </w:r>
      </w:ins>
      <w:ins w:id="8023" w:author="Arthur Parmentier" w:date="2020-06-08T01:39:00Z">
        <w:r w:rsidR="00DE0C52">
          <w:t>automaton</w:t>
        </w:r>
      </w:ins>
      <w:ins w:id="8024" w:author="Arthur Parmentier" w:date="2020-06-04T16:08:00Z">
        <w:r w:rsidRPr="007C437A">
          <w:t xml:space="preserve"> debug and convenience panels, where the user can take a look in each object internally use by the </w:t>
        </w:r>
      </w:ins>
      <w:ins w:id="8025" w:author="Arthur Parmentier" w:date="2020-06-08T01:39:00Z">
        <w:r w:rsidR="00DE0C52">
          <w:t>automaton</w:t>
        </w:r>
      </w:ins>
      <w:ins w:id="8026" w:author="Arthur Parmentier" w:date="2020-06-04T16:08:00Z">
        <w:r w:rsidRPr="007C437A">
          <w:t xml:space="preserve"> and send messages for testing or debug.</w:t>
        </w:r>
      </w:ins>
    </w:p>
    <w:p w:rsidR="00117172" w:rsidRPr="007C437A" w:rsidRDefault="00117172" w:rsidP="00117172">
      <w:pPr>
        <w:rPr>
          <w:ins w:id="8027" w:author="Arthur Parmentier" w:date="2020-06-04T16:12:00Z"/>
        </w:rPr>
      </w:pPr>
      <w:ins w:id="8028" w:author="Arthur Parmentier" w:date="2020-06-04T16:08:00Z">
        <w:r w:rsidRPr="007C437A">
          <w:lastRenderedPageBreak/>
          <w:t xml:space="preserve">The </w:t>
        </w:r>
      </w:ins>
      <w:ins w:id="8029" w:author="Arthur Parmentier" w:date="2020-06-04T16:11:00Z">
        <w:r w:rsidRPr="007C437A">
          <w:t xml:space="preserve">details of the </w:t>
        </w:r>
      </w:ins>
      <w:ins w:id="8030" w:author="Arthur Parmentier" w:date="2020-06-04T16:08:00Z">
        <w:r w:rsidRPr="007C437A">
          <w:t xml:space="preserve">internal mechanisms of the </w:t>
        </w:r>
      </w:ins>
      <w:ins w:id="8031" w:author="Arthur Parmentier" w:date="2020-06-08T01:39:00Z">
        <w:r w:rsidR="00DE0C52">
          <w:t>automaton</w:t>
        </w:r>
      </w:ins>
      <w:ins w:id="8032" w:author="Arthur Parmentier" w:date="2020-06-04T16:09:00Z">
        <w:r w:rsidRPr="007C437A">
          <w:t xml:space="preserve"> and the operations it makes on those objects are not described in this report because of the</w:t>
        </w:r>
      </w:ins>
      <w:ins w:id="8033" w:author="Arthur Parmentier" w:date="2020-06-04T16:10:00Z">
        <w:r w:rsidRPr="007C437A">
          <w:t xml:space="preserve"> complexity of their description in written English; they are available to the programmer by look</w:t>
        </w:r>
      </w:ins>
      <w:ins w:id="8034" w:author="Arthur Parmentier" w:date="2020-06-04T16:11:00Z">
        <w:r w:rsidRPr="007C437A">
          <w:t xml:space="preserve">ing at the </w:t>
        </w:r>
      </w:ins>
      <w:ins w:id="8035" w:author="Arthur Parmentier" w:date="2020-06-08T01:39:00Z">
        <w:r w:rsidR="00DE0C52">
          <w:t>automaton</w:t>
        </w:r>
      </w:ins>
      <w:ins w:id="8036" w:author="Arthur Parmentier" w:date="2020-06-04T16:11:00Z">
        <w:r w:rsidRPr="007C437A">
          <w:t>.js file that implements those mechanisms.</w:t>
        </w:r>
      </w:ins>
    </w:p>
    <w:p w:rsidR="00D92437" w:rsidRPr="007C437A" w:rsidRDefault="00D92437" w:rsidP="00117172">
      <w:pPr>
        <w:rPr>
          <w:ins w:id="8037" w:author="Arthur Parmentier" w:date="2020-06-04T16:13:00Z"/>
        </w:rPr>
      </w:pPr>
      <w:ins w:id="8038" w:author="Arthur Parmentier" w:date="2020-06-04T16:12:00Z">
        <w:r w:rsidRPr="007C437A">
          <w:t>However, there are specific</w:t>
        </w:r>
      </w:ins>
      <w:ins w:id="8039" w:author="Arthur Parmentier" w:date="2020-06-04T16:13:00Z">
        <w:r w:rsidRPr="007C437A">
          <w:t xml:space="preserve"> elements of the code that can bring interesting points to a conceptual analysis of SP categories.</w:t>
        </w:r>
      </w:ins>
    </w:p>
    <w:p w:rsidR="00D92437" w:rsidRPr="007C437A" w:rsidRDefault="00D92437" w:rsidP="00D92437">
      <w:pPr>
        <w:pStyle w:val="Titre4"/>
        <w:rPr>
          <w:ins w:id="8040" w:author="Arthur Parmentier" w:date="2020-06-04T16:25:00Z"/>
        </w:rPr>
      </w:pPr>
      <w:ins w:id="8041" w:author="Arthur Parmentier" w:date="2020-06-04T16:14:00Z">
        <w:r w:rsidRPr="007C437A">
          <w:t>Discussion of some implementation choices and representation of SP concepts and elements</w:t>
        </w:r>
      </w:ins>
    </w:p>
    <w:p w:rsidR="00A94972" w:rsidRPr="007C437A" w:rsidRDefault="004F69F6" w:rsidP="004F69F6">
      <w:pPr>
        <w:pStyle w:val="Titre5"/>
        <w:rPr>
          <w:ins w:id="8042" w:author="Arthur Parmentier" w:date="2020-06-04T21:46:00Z"/>
        </w:rPr>
      </w:pPr>
      <w:ins w:id="8043" w:author="Arthur Parmentier" w:date="2020-06-04T21:43:00Z">
        <w:r w:rsidRPr="007C437A">
          <w:t>“</w:t>
        </w:r>
      </w:ins>
      <w:ins w:id="8044" w:author="Arthur Parmentier" w:date="2020-06-04T16:26:00Z">
        <w:r w:rsidR="00A94972" w:rsidRPr="007C437A">
          <w:t>Play</w:t>
        </w:r>
      </w:ins>
      <w:ins w:id="8045" w:author="Arthur Parmentier" w:date="2020-06-04T21:43:00Z">
        <w:r w:rsidRPr="007C437A">
          <w:t>”,</w:t>
        </w:r>
      </w:ins>
      <w:ins w:id="8046" w:author="Arthur Parmentier" w:date="2020-06-04T16:26:00Z">
        <w:r w:rsidR="00A94972" w:rsidRPr="007C437A">
          <w:t xml:space="preserve"> </w:t>
        </w:r>
      </w:ins>
      <w:ins w:id="8047" w:author="Arthur Parmentier" w:date="2020-06-04T21:43:00Z">
        <w:r w:rsidRPr="007C437A">
          <w:t>“s</w:t>
        </w:r>
      </w:ins>
      <w:ins w:id="8048" w:author="Arthur Parmentier" w:date="2020-06-04T16:26:00Z">
        <w:r w:rsidR="00A94972" w:rsidRPr="007C437A">
          <w:t>lowly enter</w:t>
        </w:r>
      </w:ins>
      <w:ins w:id="8049" w:author="Arthur Parmentier" w:date="2020-06-04T21:43:00Z">
        <w:r w:rsidRPr="007C437A">
          <w:t>”:</w:t>
        </w:r>
      </w:ins>
      <w:ins w:id="8050" w:author="Arthur Parmentier" w:date="2020-06-04T16:26:00Z">
        <w:r w:rsidR="00A94972" w:rsidRPr="007C437A">
          <w:t xml:space="preserve"> </w:t>
        </w:r>
      </w:ins>
      <w:ins w:id="8051" w:author="Arthur Parmentier" w:date="2020-06-04T21:45:00Z">
        <w:r w:rsidRPr="007C437A">
          <w:t>from the conceptual opposition between immediateness and delay</w:t>
        </w:r>
      </w:ins>
      <w:ins w:id="8052" w:author="Arthur Parmentier" w:date="2020-06-04T21:46:00Z">
        <w:r w:rsidRPr="007C437A">
          <w:t xml:space="preserve"> to a continuous parametrization of time</w:t>
        </w:r>
      </w:ins>
    </w:p>
    <w:p w:rsidR="004F69F6" w:rsidRPr="007C437A" w:rsidRDefault="004F69F6" w:rsidP="004F69F6">
      <w:pPr>
        <w:rPr>
          <w:ins w:id="8053" w:author="Arthur Parmentier" w:date="2020-06-04T21:53:00Z"/>
        </w:rPr>
      </w:pPr>
      <w:ins w:id="8054" w:author="Arthur Parmentier" w:date="2020-06-04T21:47:00Z">
        <w:r w:rsidRPr="007C437A">
          <w:t>To def</w:t>
        </w:r>
      </w:ins>
      <w:ins w:id="8055" w:author="Arthur Parmentier" w:date="2020-06-04T21:48:00Z">
        <w:r w:rsidRPr="007C437A">
          <w:t>ine “when” the events must happen in SP, it is very frequent to either use Play for immediate requests and Slowly for anything that needs to be delay</w:t>
        </w:r>
      </w:ins>
      <w:ins w:id="8056" w:author="Arthur Parmentier" w:date="2020-06-04T21:49:00Z">
        <w:r w:rsidRPr="007C437A">
          <w:t>ed (and eventually precise the delay time using “within X seconds”).</w:t>
        </w:r>
      </w:ins>
      <w:ins w:id="8057" w:author="Arthur Parmentier" w:date="2020-06-04T21:50:00Z">
        <w:r w:rsidRPr="007C437A">
          <w:t xml:space="preserve"> This way, there is a clear opposition between im</w:t>
        </w:r>
      </w:ins>
      <w:ins w:id="8058" w:author="Arthur Parmentier" w:date="2020-06-04T21:51:00Z">
        <w:r w:rsidRPr="007C437A">
          <w:t>mediateness and delay, whereas for a computer, there are no such categories but rather a continuous parametrization of time</w:t>
        </w:r>
      </w:ins>
      <w:ins w:id="8059" w:author="Arthur Parmentier" w:date="2020-06-04T21:52:00Z">
        <w:r w:rsidRPr="007C437A">
          <w:t>, such that it is possible to synchronize events very precisely and define timing in ways much more complex than the immediate versus delayed dichotomy that is relevan</w:t>
        </w:r>
      </w:ins>
      <w:ins w:id="8060" w:author="Arthur Parmentier" w:date="2020-06-04T21:53:00Z">
        <w:r w:rsidRPr="007C437A">
          <w:t>t for human performers.</w:t>
        </w:r>
      </w:ins>
    </w:p>
    <w:p w:rsidR="00046C87" w:rsidRPr="007C437A" w:rsidRDefault="001E11AE" w:rsidP="004F69F6">
      <w:pPr>
        <w:rPr>
          <w:ins w:id="8061" w:author="Arthur Parmentier" w:date="2020-06-04T22:13:00Z"/>
        </w:rPr>
      </w:pPr>
      <w:ins w:id="8062" w:author="Arthur Parmentier" w:date="2020-06-04T21:53:00Z">
        <w:r w:rsidRPr="007C437A">
          <w:t>I think that conceptually, using machines in SP bring</w:t>
        </w:r>
      </w:ins>
      <w:ins w:id="8063" w:author="Arthur Parmentier" w:date="2020-06-04T21:54:00Z">
        <w:r w:rsidRPr="007C437A">
          <w:t>s</w:t>
        </w:r>
      </w:ins>
      <w:ins w:id="8064" w:author="Arthur Parmentier" w:date="2020-06-04T21:53:00Z">
        <w:r w:rsidRPr="007C437A">
          <w:t xml:space="preserve"> new ways of thinking </w:t>
        </w:r>
      </w:ins>
      <w:ins w:id="8065" w:author="Arthur Parmentier" w:date="2020-06-04T21:54:00Z">
        <w:r w:rsidRPr="007C437A">
          <w:t xml:space="preserve">and working with </w:t>
        </w:r>
      </w:ins>
      <w:ins w:id="8066" w:author="Arthur Parmentier" w:date="2020-06-04T21:53:00Z">
        <w:r w:rsidRPr="007C437A">
          <w:t>time in SP</w:t>
        </w:r>
      </w:ins>
      <w:ins w:id="8067" w:author="Arthur Parmentier" w:date="2020-06-04T21:54:00Z">
        <w:r w:rsidRPr="007C437A">
          <w:t xml:space="preserve">. Because I am not an expert </w:t>
        </w:r>
      </w:ins>
      <w:ins w:id="8068" w:author="Arthur Parmentier" w:date="2020-06-04T22:00:00Z">
        <w:r w:rsidR="00046C87" w:rsidRPr="007C437A">
          <w:t xml:space="preserve">on </w:t>
        </w:r>
      </w:ins>
      <w:ins w:id="8069" w:author="Arthur Parmentier" w:date="2020-06-04T21:54:00Z">
        <w:r w:rsidRPr="007C437A">
          <w:t xml:space="preserve">that </w:t>
        </w:r>
      </w:ins>
      <w:ins w:id="8070" w:author="Arthur Parmentier" w:date="2020-06-04T22:00:00Z">
        <w:r w:rsidR="00046C87" w:rsidRPr="007C437A">
          <w:t>side</w:t>
        </w:r>
      </w:ins>
      <w:ins w:id="8071" w:author="Arthur Parmentier" w:date="2020-06-04T21:54:00Z">
        <w:r w:rsidRPr="007C437A">
          <w:t xml:space="preserve"> of SP, I am not sure whether </w:t>
        </w:r>
      </w:ins>
      <w:ins w:id="8072" w:author="Arthur Parmentier" w:date="2020-06-04T21:55:00Z">
        <w:r w:rsidRPr="007C437A">
          <w:t xml:space="preserve">there are already signs </w:t>
        </w:r>
      </w:ins>
      <w:ins w:id="8073" w:author="Arthur Parmentier" w:date="2020-06-04T21:56:00Z">
        <w:r w:rsidRPr="007C437A">
          <w:t xml:space="preserve">for working with time </w:t>
        </w:r>
      </w:ins>
      <w:ins w:id="8074" w:author="Arthur Parmentier" w:date="2020-06-04T21:57:00Z">
        <w:r w:rsidRPr="007C437A">
          <w:t xml:space="preserve">at the precision and parametrization of </w:t>
        </w:r>
      </w:ins>
      <w:ins w:id="8075" w:author="Arthur Parmentier" w:date="2020-06-04T21:56:00Z">
        <w:r w:rsidRPr="007C437A">
          <w:t>machines</w:t>
        </w:r>
      </w:ins>
      <w:ins w:id="8076" w:author="Arthur Parmentier" w:date="2020-06-04T22:02:00Z">
        <w:r w:rsidR="00A15169" w:rsidRPr="007C437A">
          <w:t xml:space="preserve"> (absolute timing, relative timing, continuous parame</w:t>
        </w:r>
      </w:ins>
      <w:ins w:id="8077" w:author="Arthur Parmentier" w:date="2020-06-04T22:03:00Z">
        <w:r w:rsidR="00A15169" w:rsidRPr="007C437A">
          <w:t>trization of time</w:t>
        </w:r>
        <w:r w:rsidR="000223A2" w:rsidRPr="007C437A">
          <w:t xml:space="preserve"> at the very low or very large scale…)</w:t>
        </w:r>
      </w:ins>
      <w:ins w:id="8078" w:author="Arthur Parmentier" w:date="2020-06-04T21:56:00Z">
        <w:r w:rsidRPr="007C437A">
          <w:t xml:space="preserve"> but </w:t>
        </w:r>
      </w:ins>
      <w:ins w:id="8079" w:author="Arthur Parmentier" w:date="2020-06-04T21:57:00Z">
        <w:r w:rsidRPr="007C437A">
          <w:t xml:space="preserve">I have never </w:t>
        </w:r>
        <w:r w:rsidR="00046C87" w:rsidRPr="007C437A">
          <w:t>experienced</w:t>
        </w:r>
        <w:r w:rsidRPr="007C437A">
          <w:t xml:space="preserve"> such signs</w:t>
        </w:r>
      </w:ins>
      <w:ins w:id="8080" w:author="Arthur Parmentier" w:date="2020-06-04T22:02:00Z">
        <w:r w:rsidR="00A15169" w:rsidRPr="007C437A">
          <w:t>.</w:t>
        </w:r>
      </w:ins>
      <w:ins w:id="8081" w:author="Arthur Parmentier" w:date="2020-06-04T22:09:00Z">
        <w:r w:rsidR="00326669" w:rsidRPr="007C437A">
          <w:t xml:space="preserve"> Of course, precision or parametrization is often not wanted in SP where the interest lies in the </w:t>
        </w:r>
      </w:ins>
      <w:ins w:id="8082" w:author="Arthur Parmentier" w:date="2020-06-04T22:10:00Z">
        <w:r w:rsidR="00326669" w:rsidRPr="007C437A">
          <w:t>liberty that a performer has in his propositions. However, with machines, fine descriptions of time are often relevant and allow for a wide variety of results (</w:t>
        </w:r>
      </w:ins>
      <w:ins w:id="8083" w:author="Arthur Parmentier" w:date="2020-06-04T22:11:00Z">
        <w:r w:rsidR="00326669" w:rsidRPr="007C437A">
          <w:t xml:space="preserve">think about signal processing, effects…). I find the idea of requesting a computer to delay </w:t>
        </w:r>
      </w:ins>
      <w:ins w:id="8084" w:author="Arthur Parmentier" w:date="2020-06-04T22:12:00Z">
        <w:r w:rsidR="00326669" w:rsidRPr="007C437A">
          <w:t>a sequence by a few samples only or reaction synchronously to events a very powerful and interesting aspect of working with computer and hope that the language could evolve with</w:t>
        </w:r>
      </w:ins>
      <w:ins w:id="8085" w:author="Arthur Parmentier" w:date="2020-06-04T22:13:00Z">
        <w:r w:rsidR="00326669" w:rsidRPr="007C437A">
          <w:t xml:space="preserve"> the use of such technologies.</w:t>
        </w:r>
      </w:ins>
    </w:p>
    <w:p w:rsidR="00A94972" w:rsidRPr="007C437A" w:rsidRDefault="000F7B62" w:rsidP="003B0646">
      <w:pPr>
        <w:pStyle w:val="Titre5"/>
        <w:rPr>
          <w:ins w:id="8086" w:author="Arthur Parmentier" w:date="2020-06-04T23:32:00Z"/>
        </w:rPr>
      </w:pPr>
      <w:ins w:id="8087" w:author="Arthur Parmentier" w:date="2020-06-04T23:54:00Z">
        <w:r w:rsidRPr="007C437A">
          <w:t xml:space="preserve">Content and modifier sharing the same state in the </w:t>
        </w:r>
      </w:ins>
      <w:ins w:id="8088" w:author="Arthur Parmentier" w:date="2020-06-08T01:39:00Z">
        <w:r w:rsidR="00DE0C52">
          <w:t>automaton</w:t>
        </w:r>
      </w:ins>
    </w:p>
    <w:p w:rsidR="003B0646" w:rsidRPr="007C437A" w:rsidRDefault="003B0646" w:rsidP="003B0646">
      <w:pPr>
        <w:rPr>
          <w:ins w:id="8089" w:author="Arthur Parmentier" w:date="2020-06-04T23:46:00Z"/>
        </w:rPr>
      </w:pPr>
      <w:ins w:id="8090" w:author="Arthur Parmentier" w:date="2020-06-04T23:32:00Z">
        <w:r w:rsidRPr="007C437A">
          <w:t xml:space="preserve">Originally, I had separated the state “content” and “content modifier” in my </w:t>
        </w:r>
      </w:ins>
      <w:ins w:id="8091" w:author="Arthur Parmentier" w:date="2020-06-08T01:39:00Z">
        <w:r w:rsidR="00DE0C52">
          <w:t>automaton</w:t>
        </w:r>
      </w:ins>
      <w:ins w:id="8092" w:author="Arthur Parmentier" w:date="2020-06-04T23:32:00Z">
        <w:r w:rsidRPr="007C437A">
          <w:t xml:space="preserve">, before observing that </w:t>
        </w:r>
      </w:ins>
      <w:ins w:id="8093" w:author="Arthur Parmentier" w:date="2020-06-04T23:33:00Z">
        <w:r w:rsidR="003B4A46" w:rsidRPr="007C437A">
          <w:t>after the first request, they shared the same transitions</w:t>
        </w:r>
      </w:ins>
      <w:ins w:id="8094" w:author="Arthur Parmentier" w:date="2020-06-04T23:42:00Z">
        <w:r w:rsidR="003B4A46" w:rsidRPr="007C437A">
          <w:t xml:space="preserve"> </w:t>
        </w:r>
      </w:ins>
      <w:ins w:id="8095" w:author="Arthur Parmentier" w:date="2020-06-04T23:44:00Z">
        <w:r w:rsidR="00745F86" w:rsidRPr="007C437A">
          <w:t xml:space="preserve">and could be merged into a single state that I called “content modifiers”. This shows that the grammatical construction itself does not reflect the conceptual difference between </w:t>
        </w:r>
      </w:ins>
      <w:ins w:id="8096" w:author="Arthur Parmentier" w:date="2020-06-04T23:45:00Z">
        <w:r w:rsidR="00745F86" w:rsidRPr="007C437A">
          <w:t>each sign (even if the concepts of content and content modifier are relevant for human performers, they are not very different in terms of grammar).</w:t>
        </w:r>
      </w:ins>
    </w:p>
    <w:p w:rsidR="00745F86" w:rsidRPr="007C437A" w:rsidRDefault="00745F86" w:rsidP="003B0646">
      <w:pPr>
        <w:rPr>
          <w:ins w:id="8097" w:author="Arthur Parmentier" w:date="2020-06-04T23:53:00Z"/>
        </w:rPr>
      </w:pPr>
      <w:ins w:id="8098" w:author="Arthur Parmentier" w:date="2020-06-04T23:46:00Z">
        <w:r w:rsidRPr="007C437A">
          <w:t>In fact, it is possible to remark that the idea of a content always come with default parameters, such that signing a content is always eq</w:t>
        </w:r>
      </w:ins>
      <w:ins w:id="8099" w:author="Arthur Parmentier" w:date="2020-06-04T23:47:00Z">
        <w:r w:rsidRPr="007C437A">
          <w:t xml:space="preserve">uivalent to signing content + default or open parameters. On the other side, one could push the limits of the “content </w:t>
        </w:r>
      </w:ins>
      <w:ins w:id="8100" w:author="Arthur Parmentier" w:date="2020-06-04T23:48:00Z">
        <w:r w:rsidRPr="007C437A">
          <w:t>modifier” very far, such that one would observe that at the end, the content has totally changed.</w:t>
        </w:r>
      </w:ins>
      <w:ins w:id="8101" w:author="Arthur Parmentier" w:date="2020-06-04T23:49:00Z">
        <w:r w:rsidRPr="007C437A">
          <w:t xml:space="preserve"> It shows that the frontiers or the concept of content and modifiers are very porous, just like we have seen in the theory of concepts previously.</w:t>
        </w:r>
      </w:ins>
      <w:ins w:id="8102" w:author="Arthur Parmentier" w:date="2020-06-04T23:50:00Z">
        <w:r w:rsidRPr="007C437A">
          <w:t xml:space="preserve"> The fact that the content and modifier state</w:t>
        </w:r>
      </w:ins>
      <w:ins w:id="8103" w:author="Arthur Parmentier" w:date="2020-06-04T23:51:00Z">
        <w:r w:rsidRPr="007C437A">
          <w:t xml:space="preserve"> coincide is to me a direct consequence from the porosity of these two concepts that can regroup </w:t>
        </w:r>
      </w:ins>
      <w:ins w:id="8104" w:author="Arthur Parmentier" w:date="2020-06-04T23:52:00Z">
        <w:r w:rsidRPr="007C437A">
          <w:t xml:space="preserve">under the single idea of “content modifier”, whether it is at a fine level </w:t>
        </w:r>
        <w:r w:rsidRPr="007C437A">
          <w:lastRenderedPageBreak/>
          <w:t xml:space="preserve">(subtle changes in volume </w:t>
        </w:r>
      </w:ins>
      <w:ins w:id="8105" w:author="Arthur Parmentier" w:date="2020-06-04T23:53:00Z">
        <w:r w:rsidR="000F7B62" w:rsidRPr="007C437A">
          <w:t>that are close for the human perception</w:t>
        </w:r>
      </w:ins>
      <w:ins w:id="8106" w:author="Arthur Parmentier" w:date="2020-06-04T23:52:00Z">
        <w:r w:rsidRPr="007C437A">
          <w:t xml:space="preserve">) or </w:t>
        </w:r>
      </w:ins>
      <w:ins w:id="8107" w:author="Arthur Parmentier" w:date="2020-06-04T23:53:00Z">
        <w:r w:rsidR="000F7B62" w:rsidRPr="007C437A">
          <w:t>broader level (change from a long tone to a pointillism, that are very different conceptually).</w:t>
        </w:r>
      </w:ins>
    </w:p>
    <w:p w:rsidR="000F7B62" w:rsidRPr="007C437A" w:rsidRDefault="000F7B62" w:rsidP="000F7B62">
      <w:pPr>
        <w:pStyle w:val="Titre5"/>
        <w:rPr>
          <w:ins w:id="8108" w:author="Arthur Parmentier" w:date="2020-06-05T15:30:00Z"/>
        </w:rPr>
      </w:pPr>
      <w:ins w:id="8109" w:author="Arthur Parmentier" w:date="2020-06-04T23:54:00Z">
        <w:r w:rsidRPr="007C437A">
          <w:t xml:space="preserve">The challenge of </w:t>
        </w:r>
      </w:ins>
      <w:ins w:id="8110" w:author="Arthur Parmentier" w:date="2020-06-05T14:52:00Z">
        <w:r w:rsidR="005557DC" w:rsidRPr="007C437A">
          <w:t>prepositional</w:t>
        </w:r>
      </w:ins>
      <w:ins w:id="8111" w:author="Arthur Parmentier" w:date="2020-06-04T23:55:00Z">
        <w:r w:rsidRPr="007C437A">
          <w:t xml:space="preserve"> elements </w:t>
        </w:r>
      </w:ins>
      <w:ins w:id="8112" w:author="Arthur Parmentier" w:date="2020-06-05T00:19:00Z">
        <w:r w:rsidR="007137A0" w:rsidRPr="007C437A">
          <w:t>unveiling the contextual components of SP</w:t>
        </w:r>
      </w:ins>
    </w:p>
    <w:p w:rsidR="002D025D" w:rsidRPr="007C437A" w:rsidRDefault="002D025D">
      <w:pPr>
        <w:pStyle w:val="Titre6"/>
        <w:rPr>
          <w:ins w:id="8113" w:author="Arthur Parmentier" w:date="2020-06-04T23:55:00Z"/>
          <w:rPrChange w:id="8114" w:author="Arthur Parmentier" w:date="2020-06-07T15:27:00Z">
            <w:rPr>
              <w:ins w:id="8115" w:author="Arthur Parmentier" w:date="2020-06-04T23:55:00Z"/>
            </w:rPr>
          </w:rPrChange>
        </w:rPr>
        <w:pPrChange w:id="8116" w:author="Arthur Parmentier" w:date="2020-06-05T15:30:00Z">
          <w:pPr>
            <w:pStyle w:val="Titre5"/>
          </w:pPr>
        </w:pPrChange>
      </w:pPr>
      <w:ins w:id="8117" w:author="Arthur Parmentier" w:date="2020-06-05T15:31:00Z">
        <w:r w:rsidRPr="007C437A">
          <w:rPr>
            <w:rPrChange w:id="8118" w:author="Arthur Parmentier" w:date="2020-06-07T15:27:00Z">
              <w:rPr>
                <w:b/>
              </w:rPr>
            </w:rPrChange>
          </w:rPr>
          <w:t>“</w:t>
        </w:r>
      </w:ins>
      <w:ins w:id="8119" w:author="Arthur Parmentier" w:date="2020-06-05T15:30:00Z">
        <w:r w:rsidRPr="007C437A">
          <w:rPr>
            <w:rPrChange w:id="8120" w:author="Arthur Parmentier" w:date="2020-06-07T15:27:00Z">
              <w:rPr>
                <w:b/>
              </w:rPr>
            </w:rPrChange>
          </w:rPr>
          <w:t>With</w:t>
        </w:r>
      </w:ins>
      <w:ins w:id="8121" w:author="Arthur Parmentier" w:date="2020-06-05T15:31:00Z">
        <w:r w:rsidRPr="007C437A">
          <w:rPr>
            <w:rPrChange w:id="8122" w:author="Arthur Parmentier" w:date="2020-06-07T15:27:00Z">
              <w:rPr>
                <w:b/>
              </w:rPr>
            </w:rPrChange>
          </w:rPr>
          <w:t>”</w:t>
        </w:r>
      </w:ins>
      <w:ins w:id="8123" w:author="Arthur Parmentier" w:date="2020-06-05T15:30:00Z">
        <w:r w:rsidRPr="007C437A">
          <w:rPr>
            <w:rPrChange w:id="8124" w:author="Arthur Parmentier" w:date="2020-06-07T15:27:00Z">
              <w:rPr>
                <w:b/>
              </w:rPr>
            </w:rPrChange>
          </w:rPr>
          <w:t xml:space="preserve"> + content -&gt; modifier</w:t>
        </w:r>
      </w:ins>
    </w:p>
    <w:p w:rsidR="000F7B62" w:rsidRPr="007C437A" w:rsidRDefault="000F7B62" w:rsidP="000F7B62">
      <w:pPr>
        <w:rPr>
          <w:ins w:id="8125" w:author="Arthur Parmentier" w:date="2020-06-05T15:30:00Z"/>
        </w:rPr>
      </w:pPr>
      <w:ins w:id="8126" w:author="Arthur Parmentier" w:date="2020-06-04T23:55:00Z">
        <w:r w:rsidRPr="007C437A">
          <w:t xml:space="preserve">Adding to the previous remark, we can see that using </w:t>
        </w:r>
      </w:ins>
      <w:ins w:id="8127" w:author="Arthur Parmentier" w:date="2020-06-05T15:11:00Z">
        <w:r w:rsidR="006676C8" w:rsidRPr="007C437A">
          <w:t>prepositional</w:t>
        </w:r>
      </w:ins>
      <w:ins w:id="8128" w:author="Arthur Parmentier" w:date="2020-06-04T23:55:00Z">
        <w:r w:rsidRPr="007C437A">
          <w:t xml:space="preserve"> elements can change </w:t>
        </w:r>
      </w:ins>
      <w:ins w:id="8129" w:author="Arthur Parmentier" w:date="2020-06-05T15:12:00Z">
        <w:r w:rsidR="006676C8" w:rsidRPr="007C437A">
          <w:t>the syntax of the signs. F</w:t>
        </w:r>
      </w:ins>
      <w:ins w:id="8130" w:author="Arthur Parmentier" w:date="2020-06-04T23:56:00Z">
        <w:r w:rsidRPr="007C437A">
          <w:t xml:space="preserve">or </w:t>
        </w:r>
      </w:ins>
      <w:ins w:id="8131" w:author="Arthur Parmentier" w:date="2020-06-05T15:15:00Z">
        <w:r w:rsidR="00AC069B" w:rsidRPr="007C437A">
          <w:t>instance,</w:t>
        </w:r>
      </w:ins>
      <w:ins w:id="8132" w:author="Arthur Parmentier" w:date="2020-06-04T23:56:00Z">
        <w:r w:rsidRPr="007C437A">
          <w:t xml:space="preserve"> in the sentence “whole group, movement with pointillism, slowly enter”</w:t>
        </w:r>
      </w:ins>
      <w:ins w:id="8133" w:author="Arthur Parmentier" w:date="2020-06-05T15:12:00Z">
        <w:r w:rsidR="006676C8" w:rsidRPr="007C437A">
          <w:t xml:space="preserve">, pointillism </w:t>
        </w:r>
      </w:ins>
      <w:ins w:id="8134" w:author="Arthur Parmentier" w:date="2020-06-05T15:13:00Z">
        <w:r w:rsidR="006676C8" w:rsidRPr="007C437A">
          <w:t xml:space="preserve">is a modifier, </w:t>
        </w:r>
      </w:ins>
      <w:ins w:id="8135" w:author="Arthur Parmentier" w:date="2020-06-05T15:15:00Z">
        <w:r w:rsidR="00AC069B" w:rsidRPr="007C437A">
          <w:t>whereas</w:t>
        </w:r>
      </w:ins>
      <w:ins w:id="8136" w:author="Arthur Parmentier" w:date="2020-06-05T15:13:00Z">
        <w:r w:rsidR="006676C8" w:rsidRPr="007C437A">
          <w:t xml:space="preserve"> in the sentence “whole group, pointil</w:t>
        </w:r>
      </w:ins>
      <w:ins w:id="8137" w:author="Arthur Parmentier" w:date="2020-06-05T15:14:00Z">
        <w:r w:rsidR="006676C8" w:rsidRPr="007C437A">
          <w:t>lism, play” it is a content and is often explained as such</w:t>
        </w:r>
      </w:ins>
      <w:ins w:id="8138" w:author="Arthur Parmentier" w:date="2020-06-04T23:57:00Z">
        <w:r w:rsidRPr="007C437A">
          <w:t>.</w:t>
        </w:r>
      </w:ins>
    </w:p>
    <w:p w:rsidR="002D025D" w:rsidRPr="007C437A" w:rsidRDefault="002D025D">
      <w:pPr>
        <w:pStyle w:val="Titre6"/>
        <w:rPr>
          <w:ins w:id="8139" w:author="Arthur Parmentier" w:date="2020-06-05T00:04:00Z"/>
          <w:rPrChange w:id="8140" w:author="Arthur Parmentier" w:date="2020-06-07T15:27:00Z">
            <w:rPr>
              <w:ins w:id="8141" w:author="Arthur Parmentier" w:date="2020-06-05T00:04:00Z"/>
            </w:rPr>
          </w:rPrChange>
        </w:rPr>
        <w:pPrChange w:id="8142" w:author="Arthur Parmentier" w:date="2020-06-05T15:31:00Z">
          <w:pPr/>
        </w:pPrChange>
      </w:pPr>
      <w:ins w:id="8143" w:author="Arthur Parmentier" w:date="2020-06-05T15:31:00Z">
        <w:r w:rsidRPr="007C437A">
          <w:rPr>
            <w:rPrChange w:id="8144" w:author="Arthur Parmentier" w:date="2020-06-07T15:27:00Z">
              <w:rPr>
                <w:b/>
              </w:rPr>
            </w:rPrChange>
          </w:rPr>
          <w:t>Content + “group” -&gt; identifier</w:t>
        </w:r>
      </w:ins>
    </w:p>
    <w:p w:rsidR="00747B7B" w:rsidRPr="007C437A" w:rsidRDefault="002D025D" w:rsidP="000F7B62">
      <w:pPr>
        <w:rPr>
          <w:ins w:id="8145" w:author="Arthur Parmentier" w:date="2020-06-05T00:05:00Z"/>
        </w:rPr>
      </w:pPr>
      <w:ins w:id="8146" w:author="Arthur Parmentier" w:date="2020-06-05T15:30:00Z">
        <w:r w:rsidRPr="007C437A">
          <w:t>Consider</w:t>
        </w:r>
      </w:ins>
      <w:ins w:id="8147" w:author="Arthur Parmentier" w:date="2020-06-05T00:04:00Z">
        <w:r w:rsidR="00747B7B" w:rsidRPr="007C437A">
          <w:t xml:space="preserve"> the following example:</w:t>
        </w:r>
      </w:ins>
    </w:p>
    <w:p w:rsidR="00747B7B" w:rsidRPr="007C437A" w:rsidRDefault="00747B7B" w:rsidP="00747B7B">
      <w:pPr>
        <w:pStyle w:val="Paragraphedeliste"/>
        <w:numPr>
          <w:ilvl w:val="0"/>
          <w:numId w:val="41"/>
        </w:numPr>
        <w:rPr>
          <w:ins w:id="8148" w:author="Arthur Parmentier" w:date="2020-06-05T00:05:00Z"/>
        </w:rPr>
      </w:pPr>
      <w:ins w:id="8149" w:author="Arthur Parmentier" w:date="2020-06-05T00:05:00Z">
        <w:r w:rsidRPr="007C437A">
          <w:t>First request: “percussion 1, actor 1, dancer 1, minimalism, play”</w:t>
        </w:r>
      </w:ins>
    </w:p>
    <w:p w:rsidR="00747B7B" w:rsidRPr="007C437A" w:rsidRDefault="00747B7B" w:rsidP="00747B7B">
      <w:pPr>
        <w:pStyle w:val="Paragraphedeliste"/>
        <w:numPr>
          <w:ilvl w:val="0"/>
          <w:numId w:val="41"/>
        </w:numPr>
        <w:rPr>
          <w:ins w:id="8150" w:author="Arthur Parmentier" w:date="2020-06-05T00:06:00Z"/>
        </w:rPr>
      </w:pPr>
      <w:ins w:id="8151" w:author="Arthur Parmentier" w:date="2020-06-05T00:05:00Z">
        <w:r w:rsidRPr="007C437A">
          <w:t>Second request: “</w:t>
        </w:r>
      </w:ins>
      <w:proofErr w:type="spellStart"/>
      <w:ins w:id="8152" w:author="Arthur Parmentier" w:date="2020-06-05T00:06:00Z">
        <w:r w:rsidRPr="007C437A">
          <w:t>numerics</w:t>
        </w:r>
        <w:proofErr w:type="spellEnd"/>
        <w:r w:rsidRPr="007C437A">
          <w:t>, long tone, play”</w:t>
        </w:r>
      </w:ins>
    </w:p>
    <w:p w:rsidR="00747B7B" w:rsidRPr="007C437A" w:rsidRDefault="00747B7B" w:rsidP="00747B7B">
      <w:pPr>
        <w:pStyle w:val="Paragraphedeliste"/>
        <w:numPr>
          <w:ilvl w:val="0"/>
          <w:numId w:val="41"/>
        </w:numPr>
        <w:rPr>
          <w:ins w:id="8153" w:author="Arthur Parmentier" w:date="2020-06-05T00:06:00Z"/>
        </w:rPr>
      </w:pPr>
      <w:ins w:id="8154" w:author="Arthur Parmentier" w:date="2020-06-05T00:06:00Z">
        <w:r w:rsidRPr="007C437A">
          <w:t>Third request: “minimalism…”</w:t>
        </w:r>
      </w:ins>
    </w:p>
    <w:p w:rsidR="00376090" w:rsidRPr="007C437A" w:rsidRDefault="00747B7B" w:rsidP="00747B7B">
      <w:pPr>
        <w:rPr>
          <w:ins w:id="8155" w:author="Arthur Parmentier" w:date="2020-06-05T00:15:00Z"/>
        </w:rPr>
      </w:pPr>
      <w:ins w:id="8156" w:author="Arthur Parmentier" w:date="2020-06-05T00:06:00Z">
        <w:r w:rsidRPr="007C437A">
          <w:t xml:space="preserve">At this point, the finite state machine </w:t>
        </w:r>
      </w:ins>
      <w:ins w:id="8157" w:author="Arthur Parmentier" w:date="2020-06-05T15:17:00Z">
        <w:r w:rsidR="00AC069B" w:rsidRPr="007C437A">
          <w:t>cannot</w:t>
        </w:r>
      </w:ins>
      <w:ins w:id="8158" w:author="Arthur Parmentier" w:date="2020-06-05T00:06:00Z">
        <w:r w:rsidRPr="007C437A">
          <w:t xml:space="preserve"> determine whether m</w:t>
        </w:r>
      </w:ins>
      <w:ins w:id="8159" w:author="Arthur Parmentier" w:date="2020-06-05T00:07:00Z">
        <w:r w:rsidRPr="007C437A">
          <w:t>inimalism is part of the broad identifier “minimalism group” or if it is a content for the identifier “</w:t>
        </w:r>
        <w:proofErr w:type="spellStart"/>
        <w:r w:rsidRPr="007C437A">
          <w:t>numerics</w:t>
        </w:r>
        <w:proofErr w:type="spellEnd"/>
        <w:r w:rsidRPr="007C437A">
          <w:t>”.</w:t>
        </w:r>
      </w:ins>
      <w:ins w:id="8160" w:author="Arthur Parmentier" w:date="2020-06-05T00:08:00Z">
        <w:r w:rsidR="007D1E32" w:rsidRPr="007C437A">
          <w:t xml:space="preserve"> </w:t>
        </w:r>
      </w:ins>
      <w:ins w:id="8161" w:author="Arthur Parmentier" w:date="2020-06-05T15:16:00Z">
        <w:r w:rsidR="00AC069B" w:rsidRPr="007C437A">
          <w:t xml:space="preserve">To parse the </w:t>
        </w:r>
      </w:ins>
      <w:ins w:id="8162" w:author="Arthur Parmentier" w:date="2020-06-05T19:22:00Z">
        <w:r w:rsidR="000E299B" w:rsidRPr="007C437A">
          <w:t>syntactic</w:t>
        </w:r>
      </w:ins>
      <w:ins w:id="8163" w:author="Arthur Parmentier" w:date="2020-06-05T15:16:00Z">
        <w:r w:rsidR="00AC069B" w:rsidRPr="007C437A">
          <w:t xml:space="preserve"> role of “minimalism”, we therefore </w:t>
        </w:r>
      </w:ins>
      <w:ins w:id="8164" w:author="Arthur Parmentier" w:date="2020-06-05T15:17:00Z">
        <w:r w:rsidR="00AC069B" w:rsidRPr="007C437A">
          <w:t>must</w:t>
        </w:r>
      </w:ins>
      <w:ins w:id="8165" w:author="Arthur Parmentier" w:date="2020-06-05T15:16:00Z">
        <w:r w:rsidR="00AC069B" w:rsidRPr="007C437A">
          <w:t xml:space="preserve"> know more about its context</w:t>
        </w:r>
      </w:ins>
      <w:ins w:id="8166" w:author="Arthur Parmentier" w:date="2020-06-05T15:17:00Z">
        <w:r w:rsidR="00AC069B" w:rsidRPr="007C437A">
          <w:t xml:space="preserve">, i.e. what precedes it and what follows it. </w:t>
        </w:r>
      </w:ins>
    </w:p>
    <w:p w:rsidR="00376090" w:rsidRPr="007C437A" w:rsidRDefault="00376090" w:rsidP="00747B7B">
      <w:pPr>
        <w:rPr>
          <w:ins w:id="8167" w:author="Arthur Parmentier" w:date="2020-06-05T00:15:00Z"/>
        </w:rPr>
      </w:pPr>
      <w:ins w:id="8168" w:author="Arthur Parmentier" w:date="2020-06-05T00:15:00Z">
        <w:r w:rsidRPr="007C437A">
          <w:t xml:space="preserve">The </w:t>
        </w:r>
      </w:ins>
      <w:ins w:id="8169" w:author="Arthur Parmentier" w:date="2020-06-05T15:18:00Z">
        <w:r w:rsidR="00AC069B" w:rsidRPr="007C437A">
          <w:t xml:space="preserve">action of “group” after a content </w:t>
        </w:r>
      </w:ins>
      <w:ins w:id="8170" w:author="Arthur Parmentier" w:date="2020-06-05T15:19:00Z">
        <w:r w:rsidR="00AC069B" w:rsidRPr="007C437A">
          <w:t>can be summarize in the following grammar rule:</w:t>
        </w:r>
      </w:ins>
    </w:p>
    <w:p w:rsidR="00376090" w:rsidRPr="007C437A" w:rsidRDefault="00376090" w:rsidP="00747B7B">
      <w:pPr>
        <w:rPr>
          <w:ins w:id="8171" w:author="Arthur Parmentier" w:date="2020-06-05T15:31:00Z"/>
        </w:rPr>
      </w:pPr>
      <w:ins w:id="8172" w:author="Arthur Parmentier" w:date="2020-06-05T00:16:00Z">
        <w:r w:rsidRPr="007C437A">
          <w:t xml:space="preserve">Content </w:t>
        </w:r>
      </w:ins>
      <w:ins w:id="8173" w:author="Arthur Parmentier" w:date="2020-06-05T00:15:00Z">
        <w:r w:rsidRPr="007C437A">
          <w:t xml:space="preserve">+ “group” -&gt; </w:t>
        </w:r>
      </w:ins>
      <w:ins w:id="8174" w:author="Arthur Parmentier" w:date="2020-06-05T00:16:00Z">
        <w:r w:rsidRPr="007C437A">
          <w:t>Identifier</w:t>
        </w:r>
      </w:ins>
    </w:p>
    <w:p w:rsidR="002D025D" w:rsidRPr="007C437A" w:rsidRDefault="00576B55">
      <w:pPr>
        <w:pStyle w:val="Titre6"/>
        <w:rPr>
          <w:ins w:id="8175" w:author="Arthur Parmentier" w:date="2020-06-05T15:19:00Z"/>
          <w:rPrChange w:id="8176" w:author="Arthur Parmentier" w:date="2020-06-07T15:27:00Z">
            <w:rPr>
              <w:ins w:id="8177" w:author="Arthur Parmentier" w:date="2020-06-05T15:19:00Z"/>
            </w:rPr>
          </w:rPrChange>
        </w:rPr>
        <w:pPrChange w:id="8178" w:author="Arthur Parmentier" w:date="2020-06-05T15:31:00Z">
          <w:pPr/>
        </w:pPrChange>
      </w:pPr>
      <w:ins w:id="8179" w:author="Arthur Parmentier" w:date="2020-06-05T15:32:00Z">
        <w:r w:rsidRPr="007C437A">
          <w:rPr>
            <w:rPrChange w:id="8180" w:author="Arthur Parmentier" w:date="2020-06-07T15:27:00Z">
              <w:rPr>
                <w:b/>
              </w:rPr>
            </w:rPrChange>
          </w:rPr>
          <w:t>Prepositions a</w:t>
        </w:r>
      </w:ins>
      <w:ins w:id="8181" w:author="Arthur Parmentier" w:date="2020-06-05T15:40:00Z">
        <w:r w:rsidR="00D966BC" w:rsidRPr="007C437A">
          <w:rPr>
            <w:rPrChange w:id="8182" w:author="Arthur Parmentier" w:date="2020-06-07T15:27:00Z">
              <w:rPr>
                <w:b/>
              </w:rPr>
            </w:rPrChange>
          </w:rPr>
          <w:t xml:space="preserve">s </w:t>
        </w:r>
      </w:ins>
      <w:ins w:id="8183" w:author="Arthur Parmentier" w:date="2020-06-05T19:22:00Z">
        <w:r w:rsidR="000E299B" w:rsidRPr="007C437A">
          <w:rPr>
            <w:rPrChange w:id="8184" w:author="Arthur Parmentier" w:date="2020-06-07T15:27:00Z">
              <w:rPr>
                <w:b/>
              </w:rPr>
            </w:rPrChange>
          </w:rPr>
          <w:t>syntactic</w:t>
        </w:r>
      </w:ins>
      <w:ins w:id="8185" w:author="Arthur Parmentier" w:date="2020-06-05T15:32:00Z">
        <w:r w:rsidRPr="007C437A">
          <w:rPr>
            <w:rPrChange w:id="8186" w:author="Arthur Parmentier" w:date="2020-06-07T15:27:00Z">
              <w:rPr>
                <w:b/>
              </w:rPr>
            </w:rPrChange>
          </w:rPr>
          <w:t xml:space="preserve"> operators</w:t>
        </w:r>
      </w:ins>
    </w:p>
    <w:p w:rsidR="002D025D" w:rsidRPr="007C437A" w:rsidRDefault="00AC069B" w:rsidP="00747B7B">
      <w:pPr>
        <w:rPr>
          <w:ins w:id="8187" w:author="Arthur Parmentier" w:date="2020-06-05T15:26:00Z"/>
        </w:rPr>
      </w:pPr>
      <w:ins w:id="8188" w:author="Arthur Parmentier" w:date="2020-06-05T15:19:00Z">
        <w:r w:rsidRPr="007C437A">
          <w:t xml:space="preserve">There are examples that </w:t>
        </w:r>
      </w:ins>
      <w:ins w:id="8189" w:author="Arthur Parmentier" w:date="2020-06-05T15:41:00Z">
        <w:r w:rsidR="00D966BC" w:rsidRPr="007C437A">
          <w:t>show</w:t>
        </w:r>
      </w:ins>
      <w:ins w:id="8190" w:author="Arthur Parmentier" w:date="2020-06-05T15:20:00Z">
        <w:r w:rsidRPr="007C437A">
          <w:t xml:space="preserve"> the </w:t>
        </w:r>
      </w:ins>
      <w:ins w:id="8191" w:author="Arthur Parmentier" w:date="2020-06-05T15:31:00Z">
        <w:r w:rsidR="002D025D" w:rsidRPr="007C437A">
          <w:t xml:space="preserve">influence of </w:t>
        </w:r>
      </w:ins>
      <w:ins w:id="8192" w:author="Arthur Parmentier" w:date="2020-06-05T15:20:00Z">
        <w:r w:rsidRPr="007C437A">
          <w:t>context in SP grammar. Think of recursive requests such as</w:t>
        </w:r>
      </w:ins>
      <w:ins w:id="8193" w:author="Arthur Parmentier" w:date="2020-06-05T15:33:00Z">
        <w:r w:rsidR="004B5F28" w:rsidRPr="007C437A">
          <w:t xml:space="preserve">: </w:t>
        </w:r>
      </w:ins>
      <w:ins w:id="8194" w:author="Arthur Parmentier" w:date="2020-06-05T15:20:00Z">
        <w:r w:rsidRPr="007C437A">
          <w:t xml:space="preserve">“Whole group, </w:t>
        </w:r>
      </w:ins>
      <w:ins w:id="8195" w:author="Arthur Parmentier" w:date="2020-06-05T15:21:00Z">
        <w:r w:rsidRPr="007C437A">
          <w:t>pointillism</w:t>
        </w:r>
      </w:ins>
      <w:ins w:id="8196" w:author="Arthur Parmentier" w:date="2020-06-05T15:22:00Z">
        <w:r w:rsidRPr="007C437A">
          <w:t xml:space="preserve"> with head</w:t>
        </w:r>
      </w:ins>
      <w:ins w:id="8197" w:author="Arthur Parmentier" w:date="2020-06-05T15:23:00Z">
        <w:r w:rsidRPr="007C437A">
          <w:t xml:space="preserve"> </w:t>
        </w:r>
      </w:ins>
      <w:ins w:id="8198" w:author="Arthur Parmentier" w:date="2020-06-05T15:22:00Z">
        <w:r w:rsidRPr="007C437A">
          <w:t>add hands low</w:t>
        </w:r>
      </w:ins>
      <w:ins w:id="8199" w:author="Arthur Parmentier" w:date="2020-06-05T15:23:00Z">
        <w:r w:rsidRPr="007C437A">
          <w:t xml:space="preserve"> volume, play”</w:t>
        </w:r>
      </w:ins>
      <w:ins w:id="8200" w:author="Arthur Parmentier" w:date="2020-06-05T15:33:00Z">
        <w:r w:rsidR="004B5F28" w:rsidRPr="007C437A">
          <w:t>.</w:t>
        </w:r>
        <w:r w:rsidR="004B5F28" w:rsidRPr="007C437A">
          <w:br/>
        </w:r>
      </w:ins>
      <w:ins w:id="8201" w:author="Arthur Parmentier" w:date="2020-06-05T15:25:00Z">
        <w:r w:rsidR="002D025D" w:rsidRPr="007C437A">
          <w:t>One could interpret the “low volume</w:t>
        </w:r>
      </w:ins>
      <w:ins w:id="8202" w:author="Arthur Parmentier" w:date="2020-06-05T15:26:00Z">
        <w:r w:rsidR="002D025D" w:rsidRPr="007C437A">
          <w:t>” in two ways:</w:t>
        </w:r>
      </w:ins>
    </w:p>
    <w:p w:rsidR="002D025D" w:rsidRPr="007C437A" w:rsidRDefault="002D025D" w:rsidP="00747B7B">
      <w:pPr>
        <w:rPr>
          <w:ins w:id="8203" w:author="Arthur Parmentier" w:date="2020-06-05T15:26:00Z"/>
        </w:rPr>
      </w:pPr>
      <w:ins w:id="8204" w:author="Arthur Parmentier" w:date="2020-06-05T15:26:00Z">
        <w:r w:rsidRPr="007C437A">
          <w:t>1° referring to the pointillism in general</w:t>
        </w:r>
        <w:r w:rsidRPr="007C437A">
          <w:br/>
          <w:t>2° referring t</w:t>
        </w:r>
      </w:ins>
      <w:ins w:id="8205" w:author="Arthur Parmentier" w:date="2020-06-05T15:34:00Z">
        <w:r w:rsidR="004B5F28" w:rsidRPr="007C437A">
          <w:t>o the</w:t>
        </w:r>
      </w:ins>
      <w:ins w:id="8206" w:author="Arthur Parmentier" w:date="2020-06-05T15:26:00Z">
        <w:r w:rsidRPr="007C437A">
          <w:t xml:space="preserve"> movements </w:t>
        </w:r>
      </w:ins>
      <w:ins w:id="8207" w:author="Arthur Parmentier" w:date="2020-06-05T15:34:00Z">
        <w:r w:rsidR="0018560A" w:rsidRPr="007C437A">
          <w:t xml:space="preserve">of the hands </w:t>
        </w:r>
      </w:ins>
      <w:ins w:id="8208" w:author="Arthur Parmentier" w:date="2020-06-05T15:26:00Z">
        <w:r w:rsidRPr="007C437A">
          <w:t>only</w:t>
        </w:r>
      </w:ins>
    </w:p>
    <w:p w:rsidR="002D025D" w:rsidRPr="007C437A" w:rsidRDefault="002D025D" w:rsidP="00747B7B">
      <w:pPr>
        <w:rPr>
          <w:ins w:id="8209" w:author="Arthur Parmentier" w:date="2020-06-05T15:28:00Z"/>
        </w:rPr>
      </w:pPr>
      <w:ins w:id="8210" w:author="Arthur Parmentier" w:date="2020-06-05T15:26:00Z">
        <w:r w:rsidRPr="007C437A">
          <w:t xml:space="preserve">I would personally </w:t>
        </w:r>
      </w:ins>
      <w:ins w:id="8211" w:author="Arthur Parmentier" w:date="2020-06-05T15:27:00Z">
        <w:r w:rsidRPr="007C437A">
          <w:t xml:space="preserve">interpret the request the first way. </w:t>
        </w:r>
      </w:ins>
      <w:ins w:id="8212" w:author="Arthur Parmentier" w:date="2020-06-05T15:28:00Z">
        <w:r w:rsidRPr="007C437A">
          <w:t>However,</w:t>
        </w:r>
      </w:ins>
      <w:ins w:id="8213" w:author="Arthur Parmentier" w:date="2020-06-05T15:27:00Z">
        <w:r w:rsidRPr="007C437A">
          <w:t xml:space="preserve"> in the following request:</w:t>
        </w:r>
      </w:ins>
      <w:ins w:id="8214" w:author="Arthur Parmentier" w:date="2020-06-05T15:34:00Z">
        <w:r w:rsidR="004B5F28" w:rsidRPr="007C437A">
          <w:t xml:space="preserve"> </w:t>
        </w:r>
      </w:ins>
      <w:ins w:id="8215" w:author="Arthur Parmentier" w:date="2020-06-05T15:27:00Z">
        <w:r w:rsidRPr="007C437A">
          <w:t>“Whole group, pointillism with head</w:t>
        </w:r>
      </w:ins>
      <w:ins w:id="8216" w:author="Arthur Parmentier" w:date="2020-06-05T15:28:00Z">
        <w:r w:rsidRPr="007C437A">
          <w:t xml:space="preserve"> high volume</w:t>
        </w:r>
      </w:ins>
      <w:ins w:id="8217" w:author="Arthur Parmentier" w:date="2020-06-05T15:27:00Z">
        <w:r w:rsidRPr="007C437A">
          <w:t xml:space="preserve"> add hands low volume, play”</w:t>
        </w:r>
      </w:ins>
      <w:ins w:id="8218" w:author="Arthur Parmentier" w:date="2020-06-05T15:34:00Z">
        <w:r w:rsidR="004B5F28" w:rsidRPr="007C437A">
          <w:t xml:space="preserve">, </w:t>
        </w:r>
      </w:ins>
      <w:ins w:id="8219" w:author="Arthur Parmentier" w:date="2020-06-05T15:28:00Z">
        <w:r w:rsidRPr="007C437A">
          <w:t>I would interpret it the second way, i.e. that the low volume refers to the hands only.</w:t>
        </w:r>
      </w:ins>
    </w:p>
    <w:p w:rsidR="009C1A6D" w:rsidRPr="007C437A" w:rsidRDefault="007D69D8" w:rsidP="00747B7B">
      <w:pPr>
        <w:rPr>
          <w:ins w:id="8220" w:author="Arthur Parmentier" w:date="2020-06-05T16:15:00Z"/>
        </w:rPr>
      </w:pPr>
      <w:ins w:id="8221" w:author="Arthur Parmentier" w:date="2020-06-05T15:34:00Z">
        <w:r w:rsidRPr="007C437A">
          <w:t>In general, my observation is th</w:t>
        </w:r>
      </w:ins>
      <w:ins w:id="8222" w:author="Arthur Parmentier" w:date="2020-06-05T16:02:00Z">
        <w:r w:rsidR="0010023A" w:rsidRPr="007C437A">
          <w:t xml:space="preserve">at there is a class of SP signs that I would call “prepositions”: </w:t>
        </w:r>
      </w:ins>
      <w:ins w:id="8223" w:author="Arthur Parmentier" w:date="2020-06-05T15:34:00Z">
        <w:r w:rsidRPr="007C437A">
          <w:t xml:space="preserve">with, without, add, group, </w:t>
        </w:r>
      </w:ins>
      <w:ins w:id="8224" w:author="Arthur Parmentier" w:date="2020-06-05T15:35:00Z">
        <w:r w:rsidRPr="007C437A">
          <w:t>remove</w:t>
        </w:r>
      </w:ins>
      <w:ins w:id="8225" w:author="Arthur Parmentier" w:date="2020-06-05T16:15:00Z">
        <w:r w:rsidR="00A97496" w:rsidRPr="007C437A">
          <w:t>, go on to, go back to, morph</w:t>
        </w:r>
      </w:ins>
      <w:ins w:id="8226" w:author="Arthur Parmentier" w:date="2020-06-05T15:35:00Z">
        <w:r w:rsidRPr="007C437A">
          <w:t>…</w:t>
        </w:r>
      </w:ins>
      <w:ins w:id="8227" w:author="Arthur Parmentier" w:date="2020-06-05T16:02:00Z">
        <w:r w:rsidR="0010023A" w:rsidRPr="007C437A">
          <w:t xml:space="preserve"> that</w:t>
        </w:r>
      </w:ins>
      <w:ins w:id="8228" w:author="Arthur Parmentier" w:date="2020-06-05T15:35:00Z">
        <w:r w:rsidRPr="007C437A">
          <w:t xml:space="preserve"> </w:t>
        </w:r>
      </w:ins>
      <w:ins w:id="8229" w:author="Arthur Parmentier" w:date="2020-06-05T15:45:00Z">
        <w:r w:rsidR="00D966BC" w:rsidRPr="007C437A">
          <w:t>a</w:t>
        </w:r>
        <w:r w:rsidR="00F4578C" w:rsidRPr="007C437A">
          <w:t>ct as operators</w:t>
        </w:r>
      </w:ins>
      <w:ins w:id="8230" w:author="Arthur Parmentier" w:date="2020-06-05T15:46:00Z">
        <w:r w:rsidR="00F4578C" w:rsidRPr="007C437A">
          <w:rPr>
            <w:rStyle w:val="Appelnotedebasdep"/>
          </w:rPr>
          <w:footnoteReference w:id="58"/>
        </w:r>
        <w:r w:rsidR="00F4578C" w:rsidRPr="007C437A">
          <w:t xml:space="preserve"> that changes the </w:t>
        </w:r>
        <w:r w:rsidR="00F4578C" w:rsidRPr="007C437A">
          <w:lastRenderedPageBreak/>
          <w:t>syntax of elements around them.</w:t>
        </w:r>
      </w:ins>
      <w:ins w:id="8234" w:author="Arthur Parmentier" w:date="2020-06-05T16:03:00Z">
        <w:r w:rsidR="007E64ED" w:rsidRPr="007C437A">
          <w:t xml:space="preserve"> In the second SP workbook</w:t>
        </w:r>
      </w:ins>
      <w:ins w:id="8235" w:author="Arthur Parmentier" w:date="2020-06-05T16:05:00Z">
        <w:r w:rsidR="00B25170" w:rsidRPr="007C437A">
          <w:t xml:space="preserve"> by Walter Thompson</w:t>
        </w:r>
      </w:ins>
      <w:ins w:id="8236" w:author="Arthur Parmentier" w:date="2020-06-05T16:12:00Z">
        <w:r w:rsidR="00B25170" w:rsidRPr="007C437A">
          <w:t>,</w:t>
        </w:r>
      </w:ins>
      <w:ins w:id="8237" w:author="Arthur Parmentier" w:date="2020-06-05T16:05:00Z">
        <w:r w:rsidR="00B25170" w:rsidRPr="007C437A">
          <w:t xml:space="preserve"> the</w:t>
        </w:r>
      </w:ins>
      <w:ins w:id="8238" w:author="Arthur Parmentier" w:date="2020-06-05T16:12:00Z">
        <w:r w:rsidR="00B25170" w:rsidRPr="007C437A">
          <w:t>s</w:t>
        </w:r>
      </w:ins>
      <w:ins w:id="8239" w:author="Arthur Parmentier" w:date="2020-06-05T16:05:00Z">
        <w:r w:rsidR="00B25170" w:rsidRPr="007C437A">
          <w:t>e</w:t>
        </w:r>
      </w:ins>
      <w:ins w:id="8240" w:author="Arthur Parmentier" w:date="2020-06-05T16:03:00Z">
        <w:r w:rsidR="007E64ED" w:rsidRPr="007C437A">
          <w:t xml:space="preserve"> signs ar</w:t>
        </w:r>
      </w:ins>
      <w:ins w:id="8241" w:author="Arthur Parmentier" w:date="2020-06-05T16:05:00Z">
        <w:r w:rsidR="00B25170" w:rsidRPr="007C437A">
          <w:t>e described as belonging to</w:t>
        </w:r>
      </w:ins>
      <w:ins w:id="8242" w:author="Arthur Parmentier" w:date="2020-06-05T16:03:00Z">
        <w:r w:rsidR="007E64ED" w:rsidRPr="007C437A">
          <w:t xml:space="preserve"> the syntax categories “what”</w:t>
        </w:r>
      </w:ins>
      <w:ins w:id="8243" w:author="Arthur Parmentier" w:date="2020-06-05T16:07:00Z">
        <w:r w:rsidR="00B25170" w:rsidRPr="007C437A">
          <w:t xml:space="preserve"> or “who”</w:t>
        </w:r>
      </w:ins>
      <w:ins w:id="8244" w:author="Arthur Parmentier" w:date="2020-06-05T16:08:00Z">
        <w:r w:rsidR="00B25170" w:rsidRPr="007C437A">
          <w:t xml:space="preserve"> and part of the </w:t>
        </w:r>
      </w:ins>
      <w:ins w:id="8245" w:author="Arthur Parmentier" w:date="2020-06-05T16:09:00Z">
        <w:r w:rsidR="00B25170" w:rsidRPr="007C437A">
          <w:t xml:space="preserve">“function signal” class. </w:t>
        </w:r>
      </w:ins>
    </w:p>
    <w:p w:rsidR="009C1A6D" w:rsidRPr="007C437A" w:rsidRDefault="009C1A6D" w:rsidP="00747B7B">
      <w:pPr>
        <w:rPr>
          <w:ins w:id="8246" w:author="Arthur Parmentier" w:date="2020-06-05T16:16:00Z"/>
        </w:rPr>
      </w:pPr>
      <w:ins w:id="8247" w:author="Arthur Parmentier" w:date="2020-06-05T16:16:00Z">
        <w:r w:rsidRPr="007C437A">
          <w:rPr>
            <w:noProof/>
            <w:rPrChange w:id="8248" w:author="Arthur Parmentier" w:date="2020-06-07T15:27:00Z">
              <w:rPr>
                <w:noProof/>
              </w:rPr>
            </w:rPrChange>
          </w:rPr>
          <w:drawing>
            <wp:inline distT="0" distB="0" distL="0" distR="0">
              <wp:extent cx="2038635" cy="619211"/>
              <wp:effectExtent l="0" t="0" r="0" b="0"/>
              <wp:docPr id="16" name="Image 1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_on_to_WB2.PNG"/>
                      <pic:cNvPicPr/>
                    </pic:nvPicPr>
                    <pic:blipFill>
                      <a:blip r:embed="rId32">
                        <a:extLst>
                          <a:ext uri="{28A0092B-C50C-407E-A947-70E740481C1C}">
                            <a14:useLocalDpi xmlns:a14="http://schemas.microsoft.com/office/drawing/2010/main" val="0"/>
                          </a:ext>
                        </a:extLst>
                      </a:blip>
                      <a:stretch>
                        <a:fillRect/>
                      </a:stretch>
                    </pic:blipFill>
                    <pic:spPr>
                      <a:xfrm>
                        <a:off x="0" y="0"/>
                        <a:ext cx="2038635" cy="619211"/>
                      </a:xfrm>
                      <a:prstGeom prst="rect">
                        <a:avLst/>
                      </a:prstGeom>
                    </pic:spPr>
                  </pic:pic>
                </a:graphicData>
              </a:graphic>
            </wp:inline>
          </w:drawing>
        </w:r>
        <w:r w:rsidRPr="007C437A">
          <w:rPr>
            <w:noProof/>
            <w:rPrChange w:id="8249" w:author="Arthur Parmentier" w:date="2020-06-07T15:27:00Z">
              <w:rPr>
                <w:noProof/>
              </w:rPr>
            </w:rPrChange>
          </w:rPr>
          <w:drawing>
            <wp:inline distT="0" distB="0" distL="0" distR="0">
              <wp:extent cx="1971950" cy="647790"/>
              <wp:effectExtent l="0" t="0" r="9525" b="0"/>
              <wp:docPr id="17" name="Image 17"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rph_WB2.PNG"/>
                      <pic:cNvPicPr/>
                    </pic:nvPicPr>
                    <pic:blipFill>
                      <a:blip r:embed="rId13">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8250" w:author="Arthur Parmentier" w:date="2020-06-07T15:27:00Z">
              <w:rPr>
                <w:noProof/>
              </w:rPr>
            </w:rPrChange>
          </w:rPr>
          <w:drawing>
            <wp:inline distT="0" distB="0" distL="0" distR="0">
              <wp:extent cx="1991003" cy="704948"/>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thin_WB_2.PNG"/>
                      <pic:cNvPicPr/>
                    </pic:nvPicPr>
                    <pic:blipFill>
                      <a:blip r:embed="rId17">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8251" w:author="Arthur Parmentier" w:date="2020-06-07T15:27:00Z">
              <w:rPr>
                <w:noProof/>
              </w:rPr>
            </w:rPrChange>
          </w:rPr>
          <w:drawing>
            <wp:inline distT="0" distB="0" distL="0" distR="0">
              <wp:extent cx="2010056" cy="800212"/>
              <wp:effectExtent l="0" t="0" r="9525" b="0"/>
              <wp:docPr id="19" name="Image 19"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thout_WB_2.PNG"/>
                      <pic:cNvPicPr/>
                    </pic:nvPicPr>
                    <pic:blipFill>
                      <a:blip r:embed="rId15">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9C1A6D" w:rsidRPr="007C437A" w:rsidRDefault="009C1A6D" w:rsidP="00747B7B">
      <w:pPr>
        <w:rPr>
          <w:ins w:id="8252" w:author="Arthur Parmentier" w:date="2020-06-05T16:16:00Z"/>
        </w:rPr>
      </w:pPr>
      <w:ins w:id="8253" w:author="Arthur Parmentier" w:date="2020-06-05T16:20:00Z">
        <w:r w:rsidRPr="007C437A">
          <w:t>DECORRELATION what – content how -modifier…??</w:t>
        </w:r>
      </w:ins>
    </w:p>
    <w:p w:rsidR="002D025D" w:rsidRPr="007C437A" w:rsidRDefault="00B25170" w:rsidP="00747B7B">
      <w:pPr>
        <w:rPr>
          <w:ins w:id="8254" w:author="Arthur Parmentier" w:date="2020-06-05T00:15:00Z"/>
        </w:rPr>
      </w:pPr>
      <w:ins w:id="8255" w:author="Arthur Parmentier" w:date="2020-06-05T16:09:00Z">
        <w:r w:rsidRPr="007C437A">
          <w:t>From my model of SP as a re</w:t>
        </w:r>
      </w:ins>
      <w:ins w:id="8256" w:author="Arthur Parmentier" w:date="2020-06-05T16:10:00Z">
        <w:r w:rsidRPr="007C437A">
          <w:t xml:space="preserve">gular language and the previous observations, it is clear that at the syntax level, these signs are very different from other </w:t>
        </w:r>
      </w:ins>
      <w:ins w:id="8257" w:author="Arthur Parmentier" w:date="2020-06-05T16:11:00Z">
        <w:r w:rsidRPr="007C437A">
          <w:t>contents</w:t>
        </w:r>
      </w:ins>
      <w:ins w:id="8258" w:author="Arthur Parmentier" w:date="2020-06-05T16:10:00Z">
        <w:r w:rsidRPr="007C437A">
          <w:t xml:space="preserve"> or </w:t>
        </w:r>
      </w:ins>
      <w:ins w:id="8259" w:author="Arthur Parmentier" w:date="2020-06-05T16:11:00Z">
        <w:r w:rsidRPr="007C437A">
          <w:t>modifie</w:t>
        </w:r>
      </w:ins>
      <w:ins w:id="8260" w:author="Arthur Parmentier" w:date="2020-06-05T16:12:00Z">
        <w:r w:rsidRPr="007C437A">
          <w:t xml:space="preserve">rs </w:t>
        </w:r>
      </w:ins>
      <w:ins w:id="8261" w:author="Arthur Parmentier" w:date="2020-06-05T16:10:00Z">
        <w:r w:rsidRPr="007C437A">
          <w:t>signs.</w:t>
        </w:r>
      </w:ins>
    </w:p>
    <w:p w:rsidR="00747B7B" w:rsidRPr="007C437A" w:rsidRDefault="007D1E32" w:rsidP="00747B7B">
      <w:pPr>
        <w:rPr>
          <w:ins w:id="8262" w:author="Arthur Parmentier" w:date="2020-06-05T00:13:00Z"/>
        </w:rPr>
      </w:pPr>
      <w:ins w:id="8263" w:author="Arthur Parmentier" w:date="2020-06-05T00:08:00Z">
        <w:r w:rsidRPr="007C437A">
          <w:t xml:space="preserve">It is a very important limitation of the modeling of SP as a regular language, that I have not solved in my tool yet. Several options </w:t>
        </w:r>
      </w:ins>
      <w:ins w:id="8264" w:author="Arthur Parmentier" w:date="2020-06-05T00:09:00Z">
        <w:r w:rsidRPr="007C437A">
          <w:t>for</w:t>
        </w:r>
      </w:ins>
      <w:ins w:id="8265" w:author="Arthur Parmentier" w:date="2020-06-05T00:10:00Z">
        <w:r w:rsidR="00974865" w:rsidRPr="007C437A">
          <w:t xml:space="preserve"> solving this problem</w:t>
        </w:r>
      </w:ins>
      <w:ins w:id="8266" w:author="Arthur Parmentier" w:date="2020-06-05T00:11:00Z">
        <w:r w:rsidR="00974865" w:rsidRPr="007C437A">
          <w:t xml:space="preserve"> in</w:t>
        </w:r>
      </w:ins>
      <w:ins w:id="8267" w:author="Arthur Parmentier" w:date="2020-06-05T00:09:00Z">
        <w:r w:rsidRPr="007C437A">
          <w:t xml:space="preserve"> </w:t>
        </w:r>
      </w:ins>
      <w:ins w:id="8268" w:author="Arthur Parmentier" w:date="2020-06-05T00:10:00Z">
        <w:r w:rsidRPr="007C437A">
          <w:t xml:space="preserve">a </w:t>
        </w:r>
      </w:ins>
      <w:ins w:id="8269" w:author="Arthur Parmentier" w:date="2020-06-05T00:09:00Z">
        <w:r w:rsidRPr="007C437A">
          <w:t>future implementation are discussed in a further section.</w:t>
        </w:r>
      </w:ins>
    </w:p>
    <w:p w:rsidR="009854FD" w:rsidRPr="007C437A" w:rsidRDefault="00376090">
      <w:pPr>
        <w:rPr>
          <w:ins w:id="8270" w:author="Arthur Parmentier" w:date="2020-06-04T16:33:00Z"/>
        </w:rPr>
        <w:pPrChange w:id="8271" w:author="Arthur Parmentier" w:date="2020-06-05T00:06:00Z">
          <w:pPr>
            <w:pStyle w:val="Paragraphedeliste"/>
            <w:numPr>
              <w:numId w:val="38"/>
            </w:numPr>
            <w:ind w:hanging="360"/>
          </w:pPr>
        </w:pPrChange>
      </w:pPr>
      <w:ins w:id="8272" w:author="Arthur Parmentier" w:date="2020-06-05T00:13:00Z">
        <w:r w:rsidRPr="007C437A">
          <w:t>In all cases that I have identified, it is the logical element that are able to change the category of a sign and therefore</w:t>
        </w:r>
      </w:ins>
      <w:ins w:id="8273" w:author="Arthur Parmentier" w:date="2020-06-05T00:14:00Z">
        <w:r w:rsidRPr="007C437A">
          <w:t xml:space="preserve"> “break” the FSM representation validity</w:t>
        </w:r>
      </w:ins>
      <w:ins w:id="8274" w:author="Arthur Parmentier" w:date="2020-06-05T00:16:00Z">
        <w:r w:rsidRPr="007C437A">
          <w:t xml:space="preserve">. I hope that my work and these observations will </w:t>
        </w:r>
      </w:ins>
      <w:ins w:id="8275" w:author="Arthur Parmentier" w:date="2020-06-05T00:17:00Z">
        <w:r w:rsidRPr="007C437A">
          <w:t>serve as a bas</w:t>
        </w:r>
      </w:ins>
      <w:ins w:id="8276" w:author="Arthur Parmentier" w:date="2020-06-05T00:18:00Z">
        <w:r w:rsidRPr="007C437A">
          <w:t>e</w:t>
        </w:r>
      </w:ins>
      <w:ins w:id="8277" w:author="Arthur Parmentier" w:date="2020-06-05T00:17:00Z">
        <w:r w:rsidRPr="007C437A">
          <w:t xml:space="preserve"> for </w:t>
        </w:r>
      </w:ins>
      <w:ins w:id="8278" w:author="Arthur Parmentier" w:date="2020-06-05T00:18:00Z">
        <w:r w:rsidRPr="007C437A">
          <w:t>deeper</w:t>
        </w:r>
      </w:ins>
      <w:ins w:id="8279" w:author="Arthur Parmentier" w:date="2020-06-05T00:17:00Z">
        <w:r w:rsidRPr="007C437A">
          <w:t xml:space="preserve"> stud</w:t>
        </w:r>
      </w:ins>
      <w:ins w:id="8280" w:author="Arthur Parmentier" w:date="2020-06-05T00:18:00Z">
        <w:r w:rsidRPr="007C437A">
          <w:t>ies</w:t>
        </w:r>
      </w:ins>
      <w:ins w:id="8281" w:author="Arthur Parmentier" w:date="2020-06-05T00:17:00Z">
        <w:r w:rsidRPr="007C437A">
          <w:t xml:space="preserve"> and</w:t>
        </w:r>
      </w:ins>
      <w:ins w:id="8282" w:author="Arthur Parmentier" w:date="2020-06-05T00:18:00Z">
        <w:r w:rsidRPr="007C437A">
          <w:t xml:space="preserve"> linguistic</w:t>
        </w:r>
      </w:ins>
      <w:ins w:id="8283" w:author="Arthur Parmentier" w:date="2020-06-05T00:17:00Z">
        <w:r w:rsidRPr="007C437A">
          <w:t xml:space="preserve"> modeling of SP grammar in its “regular” and “contextual” components</w:t>
        </w:r>
      </w:ins>
      <w:ins w:id="8284" w:author="Arthur Parmentier" w:date="2020-06-05T00:20:00Z">
        <w:r w:rsidR="00897AB2" w:rsidRPr="007C437A">
          <w:t>, a process which to my knowledge has not been done so far.</w:t>
        </w:r>
      </w:ins>
    </w:p>
    <w:p w:rsidR="00C97610" w:rsidRPr="007C437A" w:rsidDel="000F7B62" w:rsidRDefault="00C97610">
      <w:pPr>
        <w:pStyle w:val="Paragraphedeliste"/>
        <w:numPr>
          <w:ilvl w:val="0"/>
          <w:numId w:val="38"/>
        </w:numPr>
        <w:rPr>
          <w:del w:id="8285" w:author="Arthur Parmentier" w:date="2020-06-05T00:01:00Z"/>
          <w:rPrChange w:id="8286" w:author="Arthur Parmentier" w:date="2020-06-07T15:27:00Z">
            <w:rPr>
              <w:del w:id="8287" w:author="Arthur Parmentier" w:date="2020-06-05T00:01:00Z"/>
            </w:rPr>
          </w:rPrChange>
        </w:rPr>
        <w:pPrChange w:id="8288" w:author="Arthur Parmentier" w:date="2020-06-04T16:59:00Z">
          <w:pPr>
            <w:pStyle w:val="Titre2"/>
          </w:pPr>
        </w:pPrChange>
      </w:pPr>
      <w:bookmarkStart w:id="8289" w:name="_Toc42259029"/>
      <w:bookmarkStart w:id="8290" w:name="_Toc42259106"/>
      <w:bookmarkStart w:id="8291" w:name="_Toc42449785"/>
      <w:bookmarkStart w:id="8292" w:name="_Toc42449867"/>
      <w:bookmarkStart w:id="8293" w:name="_Toc42550053"/>
      <w:bookmarkStart w:id="8294" w:name="_Toc42550146"/>
      <w:bookmarkStart w:id="8295" w:name="_Toc42698897"/>
      <w:bookmarkStart w:id="8296" w:name="_Toc42698976"/>
      <w:bookmarkStart w:id="8297" w:name="_Toc42841993"/>
      <w:bookmarkStart w:id="8298" w:name="_Toc42842094"/>
      <w:bookmarkStart w:id="8299" w:name="_Toc42842195"/>
      <w:bookmarkEnd w:id="8289"/>
      <w:bookmarkEnd w:id="8290"/>
      <w:bookmarkEnd w:id="8291"/>
      <w:bookmarkEnd w:id="8292"/>
      <w:bookmarkEnd w:id="8293"/>
      <w:bookmarkEnd w:id="8294"/>
      <w:bookmarkEnd w:id="8295"/>
      <w:bookmarkEnd w:id="8296"/>
      <w:bookmarkEnd w:id="8297"/>
      <w:bookmarkEnd w:id="8298"/>
      <w:bookmarkEnd w:id="8299"/>
    </w:p>
    <w:p w:rsidR="00F25194" w:rsidRPr="007C437A" w:rsidRDefault="00F25194">
      <w:pPr>
        <w:pStyle w:val="Titre3"/>
        <w:rPr>
          <w:ins w:id="8300" w:author="Arthur Parmentier" w:date="2020-06-05T00:33:00Z"/>
        </w:rPr>
      </w:pPr>
      <w:bookmarkStart w:id="8301" w:name="_Toc42842196"/>
      <w:r w:rsidRPr="007C437A">
        <w:t>Part 5: Orchestra simulation</w:t>
      </w:r>
      <w:bookmarkEnd w:id="8301"/>
    </w:p>
    <w:p w:rsidR="002453FD" w:rsidRPr="007C437A" w:rsidRDefault="002453FD" w:rsidP="002453FD">
      <w:pPr>
        <w:rPr>
          <w:ins w:id="8302" w:author="Arthur Parmentier" w:date="2020-06-05T00:37:00Z"/>
        </w:rPr>
      </w:pPr>
      <w:ins w:id="8303" w:author="Arthur Parmentier" w:date="2020-06-05T00:35:00Z">
        <w:r w:rsidRPr="007C437A">
          <w:t xml:space="preserve">From the OSC commands created by the </w:t>
        </w:r>
      </w:ins>
      <w:ins w:id="8304" w:author="Arthur Parmentier" w:date="2020-06-08T01:39:00Z">
        <w:r w:rsidR="00DE0C52">
          <w:t>automaton</w:t>
        </w:r>
      </w:ins>
      <w:ins w:id="8305" w:author="Arthur Parmentier" w:date="2020-06-05T00:35:00Z">
        <w:r w:rsidRPr="007C437A">
          <w:t xml:space="preserve">, there is an unlimited panel of </w:t>
        </w:r>
      </w:ins>
      <w:ins w:id="8306" w:author="Arthur Parmentier" w:date="2020-06-05T00:36:00Z">
        <w:r w:rsidRPr="007C437A">
          <w:t xml:space="preserve">tools and ways to create an orchestra. </w:t>
        </w:r>
      </w:ins>
    </w:p>
    <w:p w:rsidR="002453FD" w:rsidRPr="007C437A" w:rsidRDefault="00AC4940" w:rsidP="002453FD">
      <w:pPr>
        <w:pStyle w:val="Titre4"/>
        <w:rPr>
          <w:ins w:id="8307" w:author="Arthur Parmentier" w:date="2020-06-05T00:37:00Z"/>
        </w:rPr>
      </w:pPr>
      <w:ins w:id="8308" w:author="Arthur Parmentier" w:date="2020-06-05T12:55:00Z">
        <w:r w:rsidRPr="007C437A">
          <w:t xml:space="preserve">First try with </w:t>
        </w:r>
      </w:ins>
      <w:ins w:id="8309" w:author="Arthur Parmentier" w:date="2020-06-05T00:37:00Z">
        <w:r w:rsidR="002453FD" w:rsidRPr="007C437A">
          <w:t>Ableton Live</w:t>
        </w:r>
      </w:ins>
    </w:p>
    <w:p w:rsidR="002453FD" w:rsidRPr="007C437A" w:rsidRDefault="002453FD" w:rsidP="002453FD">
      <w:pPr>
        <w:rPr>
          <w:ins w:id="8310" w:author="Arthur Parmentier" w:date="2020-06-05T00:43:00Z"/>
        </w:rPr>
      </w:pPr>
      <w:ins w:id="8311" w:author="Arthur Parmentier" w:date="2020-06-05T00:36:00Z">
        <w:r w:rsidRPr="007C437A">
          <w:t xml:space="preserve">I originally started by building a connection with </w:t>
        </w:r>
      </w:ins>
      <w:ins w:id="8312" w:author="Arthur Parmentier" w:date="2020-06-05T00:40:00Z">
        <w:r w:rsidR="00233897" w:rsidRPr="007C437A">
          <w:t xml:space="preserve">the performance software </w:t>
        </w:r>
      </w:ins>
      <w:ins w:id="8313" w:author="Arthur Parmentier" w:date="2020-06-05T00:36:00Z">
        <w:r w:rsidRPr="007C437A">
          <w:t>Ableton Live</w:t>
        </w:r>
      </w:ins>
      <w:ins w:id="8314" w:author="Arthur Parmentier" w:date="2020-06-05T00:40:00Z">
        <w:r w:rsidR="00233897" w:rsidRPr="007C437A">
          <w:t xml:space="preserve"> because of its wide spread use in the community of live performing artists</w:t>
        </w:r>
      </w:ins>
      <w:ins w:id="8315" w:author="Arthur Parmentier" w:date="2020-06-05T00:41:00Z">
        <w:r w:rsidR="00233897" w:rsidRPr="007C437A">
          <w:t xml:space="preserve"> (DJs, live performers) and its useful features for li</w:t>
        </w:r>
      </w:ins>
      <w:ins w:id="8316" w:author="Arthur Parmentier" w:date="2020-06-05T00:42:00Z">
        <w:r w:rsidR="00233897" w:rsidRPr="007C437A">
          <w:t>ve music such as the use of scenes and or the launch of clips synchron</w:t>
        </w:r>
      </w:ins>
      <w:ins w:id="8317" w:author="Arthur Parmentier" w:date="2020-06-05T00:43:00Z">
        <w:r w:rsidR="00233897" w:rsidRPr="007C437A">
          <w:t>ized with a particular metric and tempo.</w:t>
        </w:r>
      </w:ins>
    </w:p>
    <w:p w:rsidR="00E93BAC" w:rsidRPr="007C437A" w:rsidRDefault="00E93BAC" w:rsidP="002453FD">
      <w:pPr>
        <w:rPr>
          <w:ins w:id="8318" w:author="Arthur Parmentier" w:date="2020-06-05T00:56:00Z"/>
        </w:rPr>
      </w:pPr>
      <w:ins w:id="8319" w:author="Arthur Parmentier" w:date="2020-06-05T00:44:00Z">
        <w:r w:rsidRPr="007C437A">
          <w:t>Just like many DAWs, Live can be hard to control externally and only offer a limi</w:t>
        </w:r>
      </w:ins>
      <w:ins w:id="8320" w:author="Arthur Parmentier" w:date="2020-06-05T00:45:00Z">
        <w:r w:rsidRPr="007C437A">
          <w:t>ted API to its internal mechanisms. Controlling Live externally typically requires scripting a se</w:t>
        </w:r>
      </w:ins>
      <w:ins w:id="8321" w:author="Arthur Parmentier" w:date="2020-06-05T00:46:00Z">
        <w:r w:rsidRPr="007C437A">
          <w:t xml:space="preserve">rver in python that must be installed manually. However, </w:t>
        </w:r>
        <w:proofErr w:type="spellStart"/>
        <w:r w:rsidRPr="007C437A">
          <w:t>LiveOSC</w:t>
        </w:r>
      </w:ins>
      <w:proofErr w:type="spellEnd"/>
      <w:ins w:id="8322" w:author="Arthur Parmentier" w:date="2020-06-05T00:48:00Z">
        <w:r w:rsidRPr="007C437A">
          <w:rPr>
            <w:rStyle w:val="Appelnotedebasdep"/>
          </w:rPr>
          <w:footnoteReference w:id="59"/>
        </w:r>
      </w:ins>
      <w:ins w:id="8327" w:author="Arthur Parmentier" w:date="2020-06-05T00:46:00Z">
        <w:r w:rsidRPr="007C437A">
          <w:t xml:space="preserve"> has been shared by the community to </w:t>
        </w:r>
      </w:ins>
      <w:ins w:id="8328" w:author="Arthur Parmentier" w:date="2020-06-05T00:47:00Z">
        <w:r w:rsidRPr="007C437A">
          <w:t>help in this process by creating</w:t>
        </w:r>
      </w:ins>
      <w:ins w:id="8329" w:author="Arthur Parmentier" w:date="2020-06-05T00:56:00Z">
        <w:r w:rsidR="00AD4CD1" w:rsidRPr="007C437A">
          <w:t xml:space="preserve"> server that listens to</w:t>
        </w:r>
      </w:ins>
      <w:ins w:id="8330" w:author="Arthur Parmentier" w:date="2020-06-05T00:47:00Z">
        <w:r w:rsidRPr="007C437A">
          <w:t xml:space="preserve"> OSC map</w:t>
        </w:r>
      </w:ins>
      <w:ins w:id="8331" w:author="Arthur Parmentier" w:date="2020-06-05T00:56:00Z">
        <w:r w:rsidR="00AD4CD1" w:rsidRPr="007C437A">
          <w:t xml:space="preserve"> it to</w:t>
        </w:r>
      </w:ins>
      <w:ins w:id="8332" w:author="Arthur Parmentier" w:date="2020-06-05T00:47:00Z">
        <w:r w:rsidRPr="007C437A">
          <w:t xml:space="preserve"> Live parameters</w:t>
        </w:r>
      </w:ins>
      <w:ins w:id="8333" w:author="Arthur Parmentier" w:date="2020-06-05T00:48:00Z">
        <w:r w:rsidRPr="007C437A">
          <w:t>.</w:t>
        </w:r>
      </w:ins>
    </w:p>
    <w:p w:rsidR="00AD4CD1" w:rsidRPr="007C437A" w:rsidRDefault="00AD4CD1" w:rsidP="002453FD">
      <w:pPr>
        <w:rPr>
          <w:ins w:id="8334" w:author="Arthur Parmentier" w:date="2020-06-05T01:07:00Z"/>
        </w:rPr>
      </w:pPr>
      <w:ins w:id="8335" w:author="Arthur Parmentier" w:date="2020-06-05T00:57:00Z">
        <w:r w:rsidRPr="007C437A">
          <w:t xml:space="preserve">In my </w:t>
        </w:r>
      </w:ins>
      <w:ins w:id="8336" w:author="Arthur Parmentier" w:date="2020-06-05T00:58:00Z">
        <w:r w:rsidRPr="007C437A">
          <w:rPr>
            <w:rPrChange w:id="8337" w:author="Arthur Parmentier" w:date="2020-06-07T15:27:00Z">
              <w:rPr/>
            </w:rPrChange>
          </w:rPr>
          <w:fldChar w:fldCharType="begin"/>
        </w:r>
        <w:r w:rsidRPr="007C437A">
          <w:instrText xml:space="preserve"> HYPERLINK "https://www.youtube.com/watch?v=OmPFMT9mgOs" </w:instrText>
        </w:r>
        <w:r w:rsidRPr="007C437A">
          <w:rPr>
            <w:rPrChange w:id="8338" w:author="Arthur Parmentier" w:date="2020-06-07T15:27:00Z">
              <w:rPr/>
            </w:rPrChange>
          </w:rPr>
          <w:fldChar w:fldCharType="separate"/>
        </w:r>
        <w:r w:rsidRPr="007C437A">
          <w:rPr>
            <w:rStyle w:val="Lienhypertexte"/>
          </w:rPr>
          <w:t>third demo video</w:t>
        </w:r>
        <w:r w:rsidRPr="007C437A">
          <w:rPr>
            <w:rPrChange w:id="8339" w:author="Arthur Parmentier" w:date="2020-06-07T15:27:00Z">
              <w:rPr/>
            </w:rPrChange>
          </w:rPr>
          <w:fldChar w:fldCharType="end"/>
        </w:r>
      </w:ins>
      <w:ins w:id="8340" w:author="Arthur Parmentier" w:date="2020-06-05T00:57:00Z">
        <w:r w:rsidRPr="007C437A">
          <w:t>, I showed how I could use custom gestures to launch and stop clips in Live</w:t>
        </w:r>
      </w:ins>
      <w:ins w:id="8341" w:author="Arthur Parmentier" w:date="2020-06-05T00:58:00Z">
        <w:r w:rsidRPr="007C437A">
          <w:t>, just like a simple DJ controller would.</w:t>
        </w:r>
      </w:ins>
      <w:ins w:id="8342" w:author="Arthur Parmentier" w:date="2020-06-05T01:00:00Z">
        <w:r w:rsidRPr="007C437A">
          <w:t xml:space="preserve"> It required only a little effort to convert the conventions I use in my </w:t>
        </w:r>
        <w:r w:rsidRPr="007C437A">
          <w:lastRenderedPageBreak/>
          <w:t>OSC</w:t>
        </w:r>
      </w:ins>
      <w:ins w:id="8343" w:author="Arthur Parmentier" w:date="2020-06-05T01:01:00Z">
        <w:r w:rsidRPr="007C437A">
          <w:t xml:space="preserve"> commands to match the </w:t>
        </w:r>
        <w:proofErr w:type="spellStart"/>
        <w:r w:rsidRPr="007C437A">
          <w:t>LiveOSC</w:t>
        </w:r>
        <w:proofErr w:type="spellEnd"/>
        <w:r w:rsidRPr="007C437A">
          <w:t xml:space="preserve"> format. </w:t>
        </w:r>
      </w:ins>
      <w:ins w:id="8344" w:author="Arthur Parmentier" w:date="2020-06-05T01:03:00Z">
        <w:r w:rsidRPr="007C437A">
          <w:t xml:space="preserve">By synchronizing </w:t>
        </w:r>
      </w:ins>
      <w:ins w:id="8345" w:author="Arthur Parmentier" w:date="2020-06-05T01:01:00Z">
        <w:r w:rsidRPr="007C437A">
          <w:t xml:space="preserve">all the clips </w:t>
        </w:r>
      </w:ins>
      <w:ins w:id="8346" w:author="Arthur Parmentier" w:date="2020-06-05T01:02:00Z">
        <w:r w:rsidRPr="007C437A">
          <w:t>at the same tempo and metric</w:t>
        </w:r>
      </w:ins>
      <w:ins w:id="8347" w:author="Arthur Parmentier" w:date="2020-06-05T01:01:00Z">
        <w:r w:rsidRPr="007C437A">
          <w:t xml:space="preserve">, </w:t>
        </w:r>
      </w:ins>
      <w:ins w:id="8348" w:author="Arthur Parmentier" w:date="2020-06-05T01:03:00Z">
        <w:r w:rsidRPr="007C437A">
          <w:t>Live allowed me to c</w:t>
        </w:r>
      </w:ins>
      <w:ins w:id="8349" w:author="Arthur Parmentier" w:date="2020-06-05T01:04:00Z">
        <w:r w:rsidRPr="007C437A">
          <w:t xml:space="preserve">reate a fun demo with very simple controls that </w:t>
        </w:r>
      </w:ins>
      <w:ins w:id="8350" w:author="Arthur Parmentier" w:date="2020-06-05T01:05:00Z">
        <w:r w:rsidRPr="007C437A">
          <w:t>“sounds good” and can easily be modified and customized by the users.</w:t>
        </w:r>
      </w:ins>
    </w:p>
    <w:p w:rsidR="00E13FD2" w:rsidRPr="007C437A" w:rsidRDefault="00A911BE" w:rsidP="002453FD">
      <w:pPr>
        <w:rPr>
          <w:ins w:id="8351" w:author="Arthur Parmentier" w:date="2020-06-05T12:54:00Z"/>
        </w:rPr>
      </w:pPr>
      <w:ins w:id="8352" w:author="Arthur Parmentier" w:date="2020-06-05T12:38:00Z">
        <w:r w:rsidRPr="007C437A">
          <w:t>However, t</w:t>
        </w:r>
      </w:ins>
      <w:ins w:id="8353" w:author="Arthur Parmentier" w:date="2020-06-05T01:07:00Z">
        <w:r w:rsidR="00E13FD2" w:rsidRPr="007C437A">
          <w:t>he integration of SP commands could not be pushed very far into Live without more complex scripting</w:t>
        </w:r>
      </w:ins>
      <w:ins w:id="8354" w:author="Arthur Parmentier" w:date="2020-06-05T01:08:00Z">
        <w:r w:rsidR="00E13FD2" w:rsidRPr="007C437A">
          <w:t xml:space="preserve"> by extending the </w:t>
        </w:r>
        <w:proofErr w:type="spellStart"/>
        <w:r w:rsidR="00E13FD2" w:rsidRPr="007C437A">
          <w:t>LiveOSC</w:t>
        </w:r>
        <w:proofErr w:type="spellEnd"/>
        <w:r w:rsidR="00E13FD2" w:rsidRPr="007C437A">
          <w:t xml:space="preserve"> API, or perhaps by using additional custom Max for Live scripts.</w:t>
        </w:r>
      </w:ins>
      <w:ins w:id="8355" w:author="Arthur Parmentier" w:date="2020-06-05T12:41:00Z">
        <w:r w:rsidRPr="007C437A">
          <w:t xml:space="preserve"> For instance, in Live like in many DAWs, it is not possible to change dynamically the tempo of single elements, as they are built around a single timeline whose tempo is usually shared by all </w:t>
        </w:r>
      </w:ins>
      <w:ins w:id="8356" w:author="Arthur Parmentier" w:date="2020-06-05T12:42:00Z">
        <w:r w:rsidRPr="007C437A">
          <w:t>clips.</w:t>
        </w:r>
      </w:ins>
      <w:ins w:id="8357" w:author="Arthur Parmentier" w:date="2020-06-05T01:11:00Z">
        <w:r w:rsidR="00E13FD2" w:rsidRPr="007C437A">
          <w:br/>
        </w:r>
      </w:ins>
      <w:ins w:id="8358" w:author="Arthur Parmentier" w:date="2020-06-05T01:10:00Z">
        <w:r w:rsidR="00E13FD2" w:rsidRPr="007C437A">
          <w:t xml:space="preserve">This is </w:t>
        </w:r>
      </w:ins>
      <w:ins w:id="8359" w:author="Arthur Parmentier" w:date="2020-06-05T12:42:00Z">
        <w:r w:rsidRPr="007C437A">
          <w:t xml:space="preserve">a very useful and ergonomic design choice for many use case but clearly is a limit to one of the most basic </w:t>
        </w:r>
      </w:ins>
      <w:ins w:id="8360" w:author="Arthur Parmentier" w:date="2020-06-05T12:43:00Z">
        <w:r w:rsidRPr="007C437A">
          <w:t>element of composition in SP</w:t>
        </w:r>
      </w:ins>
      <w:ins w:id="8361" w:author="Arthur Parmentier" w:date="2020-06-05T01:11:00Z">
        <w:r w:rsidR="00E13FD2" w:rsidRPr="007C437A">
          <w:t xml:space="preserve">. Some extended research showed me that </w:t>
        </w:r>
      </w:ins>
      <w:ins w:id="8362" w:author="Arthur Parmentier" w:date="2020-06-05T01:12:00Z">
        <w:r w:rsidR="00E13FD2" w:rsidRPr="007C437A">
          <w:t xml:space="preserve">there would be some workarounds change the tempo of a single clip of scene from within their </w:t>
        </w:r>
      </w:ins>
      <w:ins w:id="8363" w:author="Arthur Parmentier" w:date="2020-06-05T01:13:00Z">
        <w:r w:rsidR="00E13FD2" w:rsidRPr="007C437A">
          <w:t>naming</w:t>
        </w:r>
      </w:ins>
      <w:ins w:id="8364" w:author="Arthur Parmentier" w:date="2020-06-05T01:12:00Z">
        <w:r w:rsidR="00E13FD2" w:rsidRPr="007C437A">
          <w:t>, which would make it a better tool than other DAWs in which multiple tempos are</w:t>
        </w:r>
      </w:ins>
      <w:ins w:id="8365" w:author="Arthur Parmentier" w:date="2020-06-05T01:13:00Z">
        <w:r w:rsidR="00E13FD2" w:rsidRPr="007C437A">
          <w:t xml:space="preserve"> almost never found. But getting into those modifications in real time would </w:t>
        </w:r>
      </w:ins>
      <w:ins w:id="8366" w:author="Arthur Parmentier" w:date="2020-06-05T12:43:00Z">
        <w:r w:rsidRPr="007C437A">
          <w:t xml:space="preserve">require a very deep “hack” into Live that I could not afford </w:t>
        </w:r>
      </w:ins>
      <w:ins w:id="8367" w:author="Arthur Parmentier" w:date="2020-06-05T12:44:00Z">
        <w:r w:rsidRPr="007C437A">
          <w:t>spending time on in the frame of this project; also given that Live is a proprietary software that would maybe not be the most popular c</w:t>
        </w:r>
      </w:ins>
      <w:ins w:id="8368" w:author="Arthur Parmentier" w:date="2020-06-05T12:45:00Z">
        <w:r w:rsidRPr="007C437A">
          <w:t>hoice among the community of performers and Soundpainting that I target with my tool.</w:t>
        </w:r>
      </w:ins>
    </w:p>
    <w:p w:rsidR="00AC4940" w:rsidRPr="007C437A" w:rsidRDefault="00AC4940" w:rsidP="00AC4940">
      <w:pPr>
        <w:pStyle w:val="Titre4"/>
        <w:rPr>
          <w:ins w:id="8369" w:author="Arthur Parmentier" w:date="2020-06-05T12:54:00Z"/>
        </w:rPr>
      </w:pPr>
      <w:ins w:id="8370" w:author="Arthur Parmentier" w:date="2020-06-05T12:58:00Z">
        <w:r w:rsidRPr="007C437A">
          <w:t>The advantages of DAWs over Max</w:t>
        </w:r>
      </w:ins>
    </w:p>
    <w:p w:rsidR="00AC4940" w:rsidRPr="007C437A" w:rsidRDefault="00AC4940" w:rsidP="00AC4940">
      <w:pPr>
        <w:rPr>
          <w:ins w:id="8371" w:author="Arthur Parmentier" w:date="2020-06-05T13:41:00Z"/>
        </w:rPr>
      </w:pPr>
      <w:ins w:id="8372" w:author="Arthur Parmentier" w:date="2020-06-05T12:54:00Z">
        <w:r w:rsidRPr="007C437A">
          <w:t>While searching for altern</w:t>
        </w:r>
      </w:ins>
      <w:ins w:id="8373" w:author="Arthur Parmentier" w:date="2020-06-05T12:55:00Z">
        <w:r w:rsidRPr="007C437A">
          <w:t>atives to Ableton to implemen</w:t>
        </w:r>
      </w:ins>
      <w:ins w:id="8374" w:author="Arthur Parmentier" w:date="2020-06-05T12:57:00Z">
        <w:r w:rsidRPr="007C437A">
          <w:t>t the virtual orchestra</w:t>
        </w:r>
      </w:ins>
      <w:ins w:id="8375" w:author="Arthur Parmentier" w:date="2020-06-05T12:58:00Z">
        <w:r w:rsidRPr="007C437A">
          <w:t xml:space="preserve">, I realized that </w:t>
        </w:r>
      </w:ins>
      <w:ins w:id="8376" w:author="Arthur Parmentier" w:date="2020-06-05T12:59:00Z">
        <w:r w:rsidRPr="007C437A">
          <w:t>most DAWs d</w:t>
        </w:r>
      </w:ins>
      <w:ins w:id="8377" w:author="Arthur Parmentier" w:date="2020-06-05T13:40:00Z">
        <w:r w:rsidR="00B9593F" w:rsidRPr="007C437A">
          <w:t>o not have</w:t>
        </w:r>
      </w:ins>
      <w:ins w:id="8378" w:author="Arthur Parmentier" w:date="2020-06-05T12:59:00Z">
        <w:r w:rsidRPr="007C437A">
          <w:t xml:space="preserve"> the flexibility that would </w:t>
        </w:r>
      </w:ins>
      <w:ins w:id="8379" w:author="Arthur Parmentier" w:date="2020-06-05T13:40:00Z">
        <w:r w:rsidR="00943D75" w:rsidRPr="007C437A">
          <w:t>is</w:t>
        </w:r>
      </w:ins>
      <w:ins w:id="8380" w:author="Arthur Parmentier" w:date="2020-06-05T12:59:00Z">
        <w:r w:rsidRPr="007C437A">
          <w:t xml:space="preserve"> required for composing in real-time with SP gestures</w:t>
        </w:r>
      </w:ins>
      <w:ins w:id="8381" w:author="Arthur Parmentier" w:date="2020-06-05T13:41:00Z">
        <w:r w:rsidR="00943D75" w:rsidRPr="007C437A">
          <w:t>:</w:t>
        </w:r>
      </w:ins>
    </w:p>
    <w:p w:rsidR="00943D75" w:rsidRPr="007C437A" w:rsidRDefault="00943D75" w:rsidP="00943D75">
      <w:pPr>
        <w:pStyle w:val="Paragraphedeliste"/>
        <w:numPr>
          <w:ilvl w:val="0"/>
          <w:numId w:val="41"/>
        </w:numPr>
        <w:rPr>
          <w:ins w:id="8382" w:author="Arthur Parmentier" w:date="2020-06-05T13:41:00Z"/>
        </w:rPr>
      </w:pPr>
      <w:ins w:id="8383" w:author="Arthur Parmentier" w:date="2020-06-05T13:41:00Z">
        <w:r w:rsidRPr="007C437A">
          <w:t>Working at several tempos</w:t>
        </w:r>
      </w:ins>
    </w:p>
    <w:p w:rsidR="00943D75" w:rsidRPr="007C437A" w:rsidRDefault="00943D75" w:rsidP="00943D75">
      <w:pPr>
        <w:pStyle w:val="Paragraphedeliste"/>
        <w:numPr>
          <w:ilvl w:val="0"/>
          <w:numId w:val="41"/>
        </w:numPr>
        <w:rPr>
          <w:ins w:id="8384" w:author="Arthur Parmentier" w:date="2020-06-05T13:42:00Z"/>
        </w:rPr>
      </w:pPr>
      <w:ins w:id="8385" w:author="Arthur Parmentier" w:date="2020-06-05T13:42:00Z">
        <w:r w:rsidRPr="007C437A">
          <w:t>Looping things on the fly</w:t>
        </w:r>
      </w:ins>
    </w:p>
    <w:p w:rsidR="00943D75" w:rsidRPr="007C437A" w:rsidRDefault="00943D75" w:rsidP="00943D75">
      <w:pPr>
        <w:pStyle w:val="Paragraphedeliste"/>
        <w:numPr>
          <w:ilvl w:val="0"/>
          <w:numId w:val="41"/>
        </w:numPr>
        <w:rPr>
          <w:ins w:id="8386" w:author="Arthur Parmentier" w:date="2020-06-05T13:45:00Z"/>
        </w:rPr>
      </w:pPr>
      <w:ins w:id="8387" w:author="Arthur Parmentier" w:date="2020-06-05T13:44:00Z">
        <w:r w:rsidRPr="007C437A">
          <w:t>Working with continuous frequencies (in contrast with quantized pitches in the frequency domain) for glissandos</w:t>
        </w:r>
      </w:ins>
      <w:ins w:id="8388" w:author="Arthur Parmentier" w:date="2020-06-05T13:45:00Z">
        <w:r w:rsidRPr="007C437A">
          <w:t xml:space="preserve"> and pitch manipulation</w:t>
        </w:r>
      </w:ins>
    </w:p>
    <w:p w:rsidR="00943D75" w:rsidRPr="007C437A" w:rsidRDefault="00943D75" w:rsidP="00943D75">
      <w:pPr>
        <w:pStyle w:val="Paragraphedeliste"/>
        <w:numPr>
          <w:ilvl w:val="0"/>
          <w:numId w:val="41"/>
        </w:numPr>
        <w:rPr>
          <w:ins w:id="8389" w:author="Arthur Parmentier" w:date="2020-06-05T13:45:00Z"/>
        </w:rPr>
      </w:pPr>
      <w:ins w:id="8390" w:author="Arthur Parmentier" w:date="2020-06-05T13:45:00Z">
        <w:r w:rsidRPr="007C437A">
          <w:t>Extension to generative methods that rely and real-time analysis of musical elements</w:t>
        </w:r>
      </w:ins>
    </w:p>
    <w:p w:rsidR="00943D75" w:rsidRPr="007C437A" w:rsidRDefault="00943D75" w:rsidP="00943D75">
      <w:pPr>
        <w:pStyle w:val="Paragraphedeliste"/>
        <w:numPr>
          <w:ilvl w:val="0"/>
          <w:numId w:val="41"/>
        </w:numPr>
        <w:rPr>
          <w:ins w:id="8391" w:author="Arthur Parmentier" w:date="2020-06-05T13:45:00Z"/>
        </w:rPr>
      </w:pPr>
      <w:ins w:id="8392" w:author="Arthur Parmentier" w:date="2020-06-05T13:45:00Z">
        <w:r w:rsidRPr="007C437A">
          <w:t>…</w:t>
        </w:r>
      </w:ins>
    </w:p>
    <w:p w:rsidR="00943D75" w:rsidRPr="007C437A" w:rsidRDefault="00943D75" w:rsidP="00943D75">
      <w:pPr>
        <w:rPr>
          <w:ins w:id="8393" w:author="Arthur Parmentier" w:date="2020-06-05T13:47:00Z"/>
        </w:rPr>
      </w:pPr>
      <w:ins w:id="8394" w:author="Arthur Parmentier" w:date="2020-06-05T13:46:00Z">
        <w:r w:rsidRPr="007C437A">
          <w:t>For many of these elements, Max/MSP looks like a better choice than DAWs</w:t>
        </w:r>
      </w:ins>
      <w:ins w:id="8395" w:author="Arthur Parmentier" w:date="2020-06-05T13:47:00Z">
        <w:r w:rsidRPr="007C437A">
          <w:t xml:space="preserve"> because of its packages and objects dedicated to these features.</w:t>
        </w:r>
      </w:ins>
    </w:p>
    <w:p w:rsidR="00943D75" w:rsidRPr="007C437A" w:rsidRDefault="00943D75" w:rsidP="00943D75">
      <w:pPr>
        <w:rPr>
          <w:ins w:id="8396" w:author="Arthur Parmentier" w:date="2020-06-05T13:50:00Z"/>
        </w:rPr>
      </w:pPr>
      <w:ins w:id="8397" w:author="Arthur Parmentier" w:date="2020-06-05T13:47:00Z">
        <w:r w:rsidRPr="007C437A">
          <w:t xml:space="preserve">However, </w:t>
        </w:r>
      </w:ins>
      <w:ins w:id="8398" w:author="Arthur Parmentier" w:date="2020-06-05T13:50:00Z">
        <w:r w:rsidRPr="007C437A">
          <w:t xml:space="preserve">DAWs offer high-level and ergonomic features that are not </w:t>
        </w:r>
        <w:r w:rsidR="0054171C" w:rsidRPr="007C437A">
          <w:t>found into Max:</w:t>
        </w:r>
      </w:ins>
    </w:p>
    <w:p w:rsidR="0054171C" w:rsidRPr="007C437A" w:rsidRDefault="0054171C">
      <w:pPr>
        <w:pStyle w:val="Paragraphedeliste"/>
        <w:numPr>
          <w:ilvl w:val="0"/>
          <w:numId w:val="38"/>
        </w:numPr>
        <w:rPr>
          <w:ins w:id="8399" w:author="Arthur Parmentier" w:date="2020-06-05T01:14:00Z"/>
        </w:rPr>
        <w:pPrChange w:id="8400" w:author="Arthur Parmentier" w:date="2020-06-05T13:51:00Z">
          <w:pPr/>
        </w:pPrChange>
      </w:pPr>
      <w:ins w:id="8401" w:author="Arthur Parmentier" w:date="2020-06-05T13:51:00Z">
        <w:r w:rsidRPr="007C437A">
          <w:t>Midi roll editor</w:t>
        </w:r>
      </w:ins>
    </w:p>
    <w:p w:rsidR="00E13FD2" w:rsidRPr="007C437A" w:rsidRDefault="00E13FD2">
      <w:pPr>
        <w:rPr>
          <w:ins w:id="8402" w:author="Arthur Parmentier" w:date="2020-05-18T17:06:00Z"/>
          <w:rPrChange w:id="8403" w:author="Arthur Parmentier" w:date="2020-06-07T15:27:00Z">
            <w:rPr>
              <w:ins w:id="8404" w:author="Arthur Parmentier" w:date="2020-05-18T17:06:00Z"/>
            </w:rPr>
          </w:rPrChange>
        </w:rPr>
        <w:pPrChange w:id="8405" w:author="Arthur Parmentier" w:date="2020-06-05T00:37:00Z">
          <w:pPr>
            <w:pStyle w:val="Titre2"/>
          </w:pPr>
        </w:pPrChange>
      </w:pPr>
    </w:p>
    <w:p w:rsidR="005522F0" w:rsidRPr="007C437A" w:rsidRDefault="005522F0">
      <w:pPr>
        <w:pStyle w:val="Titre2"/>
        <w:rPr>
          <w:ins w:id="8406" w:author="Arthur Parmentier" w:date="2020-05-18T17:06:00Z"/>
        </w:rPr>
      </w:pPr>
      <w:bookmarkStart w:id="8407" w:name="_Toc42842197"/>
      <w:ins w:id="8408" w:author="Arthur Parmentier" w:date="2020-05-18T17:06:00Z">
        <w:r w:rsidRPr="007C437A">
          <w:t>Performance</w:t>
        </w:r>
      </w:ins>
      <w:ins w:id="8409" w:author="Arthur Parmentier" w:date="2020-05-22T20:36:00Z">
        <w:r w:rsidR="001F0E95" w:rsidRPr="007C437A">
          <w:t xml:space="preserve"> aspects</w:t>
        </w:r>
      </w:ins>
      <w:bookmarkEnd w:id="8407"/>
    </w:p>
    <w:p w:rsidR="005522F0" w:rsidRPr="007C437A" w:rsidRDefault="005522F0" w:rsidP="005522F0">
      <w:pPr>
        <w:pStyle w:val="Titre3"/>
        <w:rPr>
          <w:ins w:id="8410" w:author="Arthur Parmentier" w:date="2020-05-18T17:07:00Z"/>
        </w:rPr>
      </w:pPr>
      <w:bookmarkStart w:id="8411" w:name="_Toc42842198"/>
      <w:proofErr w:type="spellStart"/>
      <w:ins w:id="8412" w:author="Arthur Parmentier" w:date="2020-05-18T17:06:00Z">
        <w:r w:rsidRPr="007C437A">
          <w:t>PoseNet</w:t>
        </w:r>
        <w:proofErr w:type="spellEnd"/>
        <w:r w:rsidRPr="007C437A">
          <w:t xml:space="preserve"> and </w:t>
        </w:r>
      </w:ins>
      <w:proofErr w:type="spellStart"/>
      <w:ins w:id="8413" w:author="Arthur Parmentier" w:date="2020-05-22T12:18:00Z">
        <w:r w:rsidR="00E9747D" w:rsidRPr="007C437A">
          <w:t>Wekinator</w:t>
        </w:r>
      </w:ins>
      <w:proofErr w:type="spellEnd"/>
      <w:ins w:id="8414" w:author="Arthur Parmentier" w:date="2020-05-18T17:06:00Z">
        <w:r w:rsidRPr="007C437A">
          <w:t xml:space="preserve"> settings</w:t>
        </w:r>
      </w:ins>
      <w:bookmarkEnd w:id="8411"/>
    </w:p>
    <w:p w:rsidR="002A1FE9" w:rsidRPr="007C437A" w:rsidRDefault="002A1FE9" w:rsidP="005522F0">
      <w:pPr>
        <w:rPr>
          <w:ins w:id="8415" w:author="Arthur Parmentier" w:date="2020-05-22T20:36:00Z"/>
        </w:rPr>
      </w:pPr>
      <w:ins w:id="8416" w:author="Arthur Parmentier" w:date="2020-05-22T20:36:00Z">
        <w:r w:rsidRPr="007C437A">
          <w:t>As mentioned previously</w:t>
        </w:r>
      </w:ins>
      <w:ins w:id="8417" w:author="Arthur Parmentier" w:date="2020-05-22T23:32:00Z">
        <w:r w:rsidR="00A37563" w:rsidRPr="007C437A">
          <w:t xml:space="preserve">, </w:t>
        </w:r>
        <w:proofErr w:type="spellStart"/>
        <w:r w:rsidR="00A37563" w:rsidRPr="007C437A">
          <w:t>PoseNet</w:t>
        </w:r>
        <w:proofErr w:type="spellEnd"/>
        <w:r w:rsidR="00A37563" w:rsidRPr="007C437A">
          <w:t xml:space="preserve"> as different parameters that influence its performances.</w:t>
        </w:r>
      </w:ins>
      <w:ins w:id="8418" w:author="Arthur Parmentier" w:date="2020-05-22T23:33:00Z">
        <w:r w:rsidR="00A37563" w:rsidRPr="007C437A">
          <w:t xml:space="preserve"> It is however not obvious where lies the best compromise between accuracy and the</w:t>
        </w:r>
      </w:ins>
      <w:ins w:id="8419" w:author="Arthur Parmentier" w:date="2020-05-22T23:34:00Z">
        <w:r w:rsidR="00A37563" w:rsidRPr="007C437A">
          <w:t xml:space="preserve"> number of poses processed by seconds (FPS).</w:t>
        </w:r>
      </w:ins>
      <w:ins w:id="8420" w:author="Arthur Parmentier" w:date="2020-05-22T23:40:00Z">
        <w:r w:rsidR="009940BE" w:rsidRPr="007C437A">
          <w:t xml:space="preserve"> Let’s take a look </w:t>
        </w:r>
      </w:ins>
      <w:ins w:id="8421" w:author="Arthur Parmentier" w:date="2020-05-22T23:41:00Z">
        <w:r w:rsidR="009940BE" w:rsidRPr="007C437A">
          <w:t xml:space="preserve">at how </w:t>
        </w:r>
        <w:proofErr w:type="spellStart"/>
        <w:r w:rsidR="009940BE" w:rsidRPr="007C437A">
          <w:t>Wekinator</w:t>
        </w:r>
        <w:proofErr w:type="spellEnd"/>
        <w:r w:rsidR="009940BE" w:rsidRPr="007C437A">
          <w:t xml:space="preserve"> processes its input to </w:t>
        </w:r>
      </w:ins>
      <w:ins w:id="8422" w:author="Arthur Parmentier" w:date="2020-05-22T23:42:00Z">
        <w:r w:rsidR="008542B7" w:rsidRPr="007C437A">
          <w:t>identify</w:t>
        </w:r>
        <w:r w:rsidR="00185944" w:rsidRPr="007C437A">
          <w:t xml:space="preserve"> the best settings for </w:t>
        </w:r>
        <w:proofErr w:type="spellStart"/>
        <w:r w:rsidR="00185944" w:rsidRPr="007C437A">
          <w:t>PoseNet</w:t>
        </w:r>
        <w:proofErr w:type="spellEnd"/>
        <w:r w:rsidR="00185944" w:rsidRPr="007C437A">
          <w:t>.</w:t>
        </w:r>
      </w:ins>
    </w:p>
    <w:p w:rsidR="005522F0" w:rsidRPr="007C437A" w:rsidRDefault="005522F0" w:rsidP="005522F0">
      <w:pPr>
        <w:rPr>
          <w:ins w:id="8423" w:author="Arthur Parmentier" w:date="2020-05-20T19:53:00Z"/>
        </w:rPr>
      </w:pPr>
      <w:ins w:id="8424" w:author="Arthur Parmentier" w:date="2020-05-18T17:07:00Z">
        <w:r w:rsidRPr="007C437A">
          <w:lastRenderedPageBreak/>
          <w:t>We know that</w:t>
        </w:r>
      </w:ins>
      <w:ins w:id="8425" w:author="Arthur Parmentier" w:date="2020-05-22T20:15:00Z">
        <w:r w:rsidR="00FF217B" w:rsidRPr="007C437A">
          <w:t xml:space="preserve"> by default,</w:t>
        </w:r>
      </w:ins>
      <w:ins w:id="8426" w:author="Arthur Parmentier" w:date="2020-05-18T17:07:00Z">
        <w:r w:rsidRPr="007C437A">
          <w:t xml:space="preserve"> </w:t>
        </w:r>
      </w:ins>
      <w:proofErr w:type="spellStart"/>
      <w:ins w:id="8427" w:author="Arthur Parmentier" w:date="2020-05-22T12:18:00Z">
        <w:r w:rsidR="00E9747D" w:rsidRPr="007C437A">
          <w:t>Wekinator</w:t>
        </w:r>
      </w:ins>
      <w:ins w:id="8428" w:author="Arthur Parmentier" w:date="2020-05-22T20:15:00Z">
        <w:r w:rsidR="00FF217B" w:rsidRPr="007C437A">
          <w:t>’s</w:t>
        </w:r>
        <w:proofErr w:type="spellEnd"/>
        <w:r w:rsidR="00FF217B" w:rsidRPr="007C437A">
          <w:t xml:space="preserve"> DTW</w:t>
        </w:r>
      </w:ins>
      <w:ins w:id="8429" w:author="Arthur Parmentier" w:date="2020-05-18T17:07:00Z">
        <w:r w:rsidRPr="007C437A">
          <w:t xml:space="preserve"> is </w:t>
        </w:r>
        <w:proofErr w:type="spellStart"/>
        <w:r w:rsidRPr="007C437A">
          <w:t>downsampling</w:t>
        </w:r>
        <w:proofErr w:type="spellEnd"/>
        <w:r w:rsidRPr="007C437A">
          <w:t xml:space="preserve"> </w:t>
        </w:r>
      </w:ins>
      <w:ins w:id="8430" w:author="Arthur Parmentier" w:date="2020-05-22T20:15:00Z">
        <w:r w:rsidR="00FF217B" w:rsidRPr="007C437A">
          <w:t>the data rate</w:t>
        </w:r>
      </w:ins>
      <w:ins w:id="8431" w:author="Arthur Parmentier" w:date="2020-05-18T17:07:00Z">
        <w:r w:rsidRPr="007C437A">
          <w:t xml:space="preserve"> to improve the DTW speed, such that the best compromise in performance and accuracy is to keep the number of FPS just below what </w:t>
        </w:r>
      </w:ins>
      <w:proofErr w:type="spellStart"/>
      <w:ins w:id="8432" w:author="Arthur Parmentier" w:date="2020-05-22T12:18:00Z">
        <w:r w:rsidR="00E9747D" w:rsidRPr="007C437A">
          <w:t>Wekinator</w:t>
        </w:r>
      </w:ins>
      <w:proofErr w:type="spellEnd"/>
      <w:ins w:id="8433" w:author="Arthur Parmentier" w:date="2020-05-18T17:07:00Z">
        <w:r w:rsidRPr="007C437A">
          <w:t xml:space="preserve"> can handle without </w:t>
        </w:r>
        <w:proofErr w:type="spellStart"/>
        <w:r w:rsidRPr="007C437A">
          <w:t>downsampling</w:t>
        </w:r>
        <w:proofErr w:type="spellEnd"/>
        <w:r w:rsidRPr="007C437A">
          <w:t xml:space="preserve"> for a sequence of 2 seconds</w:t>
        </w:r>
        <w:r w:rsidRPr="007C437A">
          <w:rPr>
            <w:rStyle w:val="Appelnotedebasdep"/>
          </w:rPr>
          <w:footnoteReference w:id="60"/>
        </w:r>
        <w:r w:rsidRPr="007C437A">
          <w:t xml:space="preserve">. With </w:t>
        </w:r>
      </w:ins>
      <w:proofErr w:type="spellStart"/>
      <w:ins w:id="8439" w:author="Arthur Parmentier" w:date="2020-05-22T12:18:00Z">
        <w:r w:rsidR="00E9747D" w:rsidRPr="007C437A">
          <w:t>Wekinator</w:t>
        </w:r>
      </w:ins>
      <w:ins w:id="8440" w:author="Arthur Parmentier" w:date="2020-05-18T17:07:00Z">
        <w:r w:rsidRPr="007C437A">
          <w:t>’s</w:t>
        </w:r>
        <w:proofErr w:type="spellEnd"/>
        <w:r w:rsidRPr="007C437A">
          <w:t xml:space="preserve"> default settings (max sequence size = 10), the ideal number of FPS is 5</w:t>
        </w:r>
        <w:r w:rsidRPr="007C437A">
          <w:rPr>
            <w:rStyle w:val="Appelnotedebasdep"/>
          </w:rPr>
          <w:footnoteReference w:id="61"/>
        </w:r>
        <w:r w:rsidRPr="007C437A">
          <w:t xml:space="preserve">. On a fast computer, it would be worth to change </w:t>
        </w:r>
      </w:ins>
      <w:proofErr w:type="spellStart"/>
      <w:ins w:id="8443" w:author="Arthur Parmentier" w:date="2020-05-22T12:18:00Z">
        <w:r w:rsidR="00E9747D" w:rsidRPr="007C437A">
          <w:t>Wekinator</w:t>
        </w:r>
      </w:ins>
      <w:ins w:id="8444" w:author="Arthur Parmentier" w:date="2020-05-18T17:07:00Z">
        <w:r w:rsidRPr="007C437A">
          <w:t>’s</w:t>
        </w:r>
        <w:proofErr w:type="spellEnd"/>
        <w:r w:rsidRPr="007C437A">
          <w:t xml:space="preserve"> default max sequence length to 20-</w:t>
        </w:r>
      </w:ins>
      <w:ins w:id="8445" w:author="Arthur Parmentier" w:date="2020-05-22T23:42:00Z">
        <w:r w:rsidR="009940BE" w:rsidRPr="007C437A">
          <w:t>4</w:t>
        </w:r>
      </w:ins>
      <w:ins w:id="8446" w:author="Arthur Parmentier" w:date="2020-05-18T17:07:00Z">
        <w:r w:rsidRPr="007C437A">
          <w:t>0 and run with around 10-</w:t>
        </w:r>
      </w:ins>
      <w:ins w:id="8447" w:author="Arthur Parmentier" w:date="2020-05-22T23:42:00Z">
        <w:r w:rsidR="009940BE" w:rsidRPr="007C437A">
          <w:t>20</w:t>
        </w:r>
      </w:ins>
      <w:ins w:id="8448" w:author="Arthur Parmentier" w:date="2020-05-18T17:07:00Z">
        <w:r w:rsidRPr="007C437A">
          <w:t xml:space="preserve"> FPS, which have proven to be more than enough for SP recognition or disable </w:t>
        </w:r>
        <w:proofErr w:type="spellStart"/>
        <w:r w:rsidRPr="007C437A">
          <w:t>downsampling</w:t>
        </w:r>
        <w:proofErr w:type="spellEnd"/>
        <w:r w:rsidRPr="007C437A">
          <w:t>.</w:t>
        </w:r>
      </w:ins>
    </w:p>
    <w:p w:rsidR="00F02080" w:rsidRPr="007C437A" w:rsidRDefault="00DF2E6B" w:rsidP="005522F0">
      <w:pPr>
        <w:rPr>
          <w:ins w:id="8449" w:author="Arthur Parmentier" w:date="2020-05-22T23:50:00Z"/>
        </w:rPr>
      </w:pPr>
      <w:ins w:id="8450" w:author="Arthur Parmentier" w:date="2020-05-22T23:43:00Z">
        <w:r w:rsidRPr="007C437A">
          <w:t>An</w:t>
        </w:r>
      </w:ins>
      <w:ins w:id="8451" w:author="Arthur Parmentier" w:date="2020-05-22T23:44:00Z">
        <w:r w:rsidRPr="007C437A">
          <w:t xml:space="preserve">other question that would yet still need to be addressed is whether using very different rates for </w:t>
        </w:r>
        <w:proofErr w:type="spellStart"/>
        <w:r w:rsidRPr="007C437A">
          <w:t>PoseNet</w:t>
        </w:r>
        <w:proofErr w:type="spellEnd"/>
        <w:r w:rsidRPr="007C437A">
          <w:t xml:space="preserve"> among the </w:t>
        </w:r>
      </w:ins>
      <w:ins w:id="8452" w:author="Arthur Parmentier" w:date="2020-05-22T23:45:00Z">
        <w:r w:rsidRPr="007C437A">
          <w:t xml:space="preserve">training </w:t>
        </w:r>
      </w:ins>
      <w:ins w:id="8453" w:author="Arthur Parmentier" w:date="2020-05-22T23:44:00Z">
        <w:r w:rsidRPr="007C437A">
          <w:t>dataset or between the training data</w:t>
        </w:r>
      </w:ins>
      <w:ins w:id="8454" w:author="Arthur Parmentier" w:date="2020-05-22T23:45:00Z">
        <w:r w:rsidRPr="007C437A">
          <w:t>set</w:t>
        </w:r>
      </w:ins>
      <w:ins w:id="8455" w:author="Arthur Parmentier" w:date="2020-05-22T23:44:00Z">
        <w:r w:rsidRPr="007C437A">
          <w:t xml:space="preserve"> and rea</w:t>
        </w:r>
      </w:ins>
      <w:ins w:id="8456" w:author="Arthur Parmentier" w:date="2020-05-22T23:45:00Z">
        <w:r w:rsidRPr="007C437A">
          <w:t xml:space="preserve">l-time data would badly affect the performances of </w:t>
        </w:r>
        <w:proofErr w:type="spellStart"/>
        <w:r w:rsidRPr="007C437A">
          <w:t>Wekinator</w:t>
        </w:r>
        <w:proofErr w:type="spellEnd"/>
        <w:r w:rsidRPr="007C437A">
          <w:t xml:space="preserve"> DTW or not. Al</w:t>
        </w:r>
      </w:ins>
      <w:ins w:id="8457" w:author="Arthur Parmentier" w:date="2020-05-22T23:46:00Z">
        <w:r w:rsidRPr="007C437A">
          <w:t>though DTW warps the sequence and should be able to match two sequences with a different data rate, they are still constraints on how</w:t>
        </w:r>
      </w:ins>
      <w:ins w:id="8458" w:author="Arthur Parmentier" w:date="2020-05-22T23:47:00Z">
        <w:r w:rsidRPr="007C437A">
          <w:t xml:space="preserve"> far the algorithm looks forward in time to find a point that may match a s</w:t>
        </w:r>
      </w:ins>
      <w:ins w:id="8459" w:author="Arthur Parmentier" w:date="2020-05-22T23:48:00Z">
        <w:r w:rsidRPr="007C437A">
          <w:t>equence in the training set and possibly on how much the sequence can be warped. These remarks are only speculative at the moment</w:t>
        </w:r>
      </w:ins>
      <w:ins w:id="8460" w:author="Arthur Parmentier" w:date="2020-05-22T23:49:00Z">
        <w:r w:rsidRPr="007C437A">
          <w:t xml:space="preserve"> and are simply left here to warn the user and programmer about the possible limits of the </w:t>
        </w:r>
        <w:proofErr w:type="spellStart"/>
        <w:r w:rsidRPr="007C437A">
          <w:t>FastDTW</w:t>
        </w:r>
        <w:proofErr w:type="spellEnd"/>
        <w:r w:rsidRPr="007C437A">
          <w:t xml:space="preserve"> and its implementation in </w:t>
        </w:r>
        <w:proofErr w:type="spellStart"/>
        <w:r w:rsidRPr="007C437A">
          <w:t>Wekinator</w:t>
        </w:r>
        <w:proofErr w:type="spellEnd"/>
        <w:r w:rsidRPr="007C437A">
          <w:t xml:space="preserve"> that takes compromises in order to be fast enough for real-time </w:t>
        </w:r>
      </w:ins>
      <w:ins w:id="8461" w:author="Arthur Parmentier" w:date="2020-05-22T23:50:00Z">
        <w:r w:rsidRPr="007C437A">
          <w:t>applications.</w:t>
        </w:r>
      </w:ins>
    </w:p>
    <w:p w:rsidR="00DF2E6B" w:rsidRPr="007C437A" w:rsidRDefault="00DF2E6B" w:rsidP="005522F0">
      <w:pPr>
        <w:rPr>
          <w:ins w:id="8462" w:author="Arthur Parmentier" w:date="2020-05-20T19:53:00Z"/>
        </w:rPr>
      </w:pPr>
      <w:ins w:id="8463" w:author="Arthur Parmentier" w:date="2020-05-22T23:50:00Z">
        <w:r w:rsidRPr="007C437A">
          <w:t xml:space="preserve">It is also to be tested how does the performance of </w:t>
        </w:r>
        <w:proofErr w:type="spellStart"/>
        <w:r w:rsidRPr="007C437A">
          <w:t>Wekinator</w:t>
        </w:r>
        <w:proofErr w:type="spellEnd"/>
        <w:r w:rsidRPr="007C437A">
          <w:t xml:space="preserve"> changes with the </w:t>
        </w:r>
      </w:ins>
      <w:ins w:id="8464" w:author="Arthur Parmentier" w:date="2020-05-22T23:51:00Z">
        <w:r w:rsidRPr="007C437A">
          <w:t>number</w:t>
        </w:r>
      </w:ins>
      <w:ins w:id="8465" w:author="Arthur Parmentier" w:date="2020-05-22T23:50:00Z">
        <w:r w:rsidRPr="007C437A">
          <w:t xml:space="preserve"> of signs to be recognized. In the scope of this project, no more than </w:t>
        </w:r>
      </w:ins>
      <w:ins w:id="8466" w:author="Arthur Parmentier" w:date="2020-05-22T23:51:00Z">
        <w:r w:rsidRPr="007C437A">
          <w:t xml:space="preserve">dozens of signs were tested but it is possible and likely that its performance (accuracy but </w:t>
        </w:r>
      </w:ins>
      <w:ins w:id="8467" w:author="Arthur Parmentier" w:date="2020-05-22T23:52:00Z">
        <w:r w:rsidRPr="007C437A">
          <w:t>also speed)</w:t>
        </w:r>
      </w:ins>
      <w:ins w:id="8468" w:author="Arthur Parmentier" w:date="2020-05-22T23:51:00Z">
        <w:r w:rsidRPr="007C437A">
          <w:t xml:space="preserve"> drops with the increas</w:t>
        </w:r>
      </w:ins>
      <w:ins w:id="8469" w:author="Arthur Parmentier" w:date="2020-05-22T23:52:00Z">
        <w:r w:rsidRPr="007C437A">
          <w:t xml:space="preserve">e of the number of signs. These points should be investigated for future improvements of the tools, especially for working </w:t>
        </w:r>
      </w:ins>
      <w:ins w:id="8470" w:author="Arthur Parmentier" w:date="2020-05-22T23:53:00Z">
        <w:r w:rsidRPr="007C437A">
          <w:t>with bigger sets of signs.</w:t>
        </w:r>
      </w:ins>
    </w:p>
    <w:p w:rsidR="00F02080" w:rsidRPr="007C437A" w:rsidRDefault="00F02080" w:rsidP="005522F0">
      <w:pPr>
        <w:rPr>
          <w:ins w:id="8471" w:author="Arthur Parmentier" w:date="2020-05-20T19:53:00Z"/>
        </w:rPr>
      </w:pPr>
    </w:p>
    <w:p w:rsidR="00F02080" w:rsidRPr="007C437A" w:rsidRDefault="00F02080" w:rsidP="005522F0">
      <w:pPr>
        <w:rPr>
          <w:ins w:id="8472" w:author="Arthur Parmentier" w:date="2020-05-20T19:53:00Z"/>
        </w:rPr>
      </w:pPr>
    </w:p>
    <w:p w:rsidR="00F02080" w:rsidRPr="007C437A" w:rsidRDefault="00F02080" w:rsidP="005522F0">
      <w:pPr>
        <w:rPr>
          <w:ins w:id="8473" w:author="Arthur Parmentier" w:date="2020-05-20T19:53:00Z"/>
        </w:rPr>
      </w:pPr>
    </w:p>
    <w:p w:rsidR="00F02080" w:rsidRPr="007C437A" w:rsidRDefault="00F02080" w:rsidP="00F02080">
      <w:pPr>
        <w:rPr>
          <w:ins w:id="8474" w:author="Arthur Parmentier" w:date="2020-05-20T19:53:00Z"/>
        </w:rPr>
      </w:pPr>
      <w:ins w:id="8475" w:author="Arthur Parmentier" w:date="2020-05-20T19:53:00Z">
        <w:r w:rsidRPr="007C437A">
          <w:t>The qualitative improvement of the translation- &amp; rotation-invariant transformation was also observed during the initial tests with those 8 features by moving in space and taking slightly different orientations to the camera. However, the improvement given by the normalization of the body joints with respect to body dimensions is still to be tested with more users.</w:t>
        </w:r>
      </w:ins>
    </w:p>
    <w:p w:rsidR="00F02080" w:rsidRPr="007C437A" w:rsidRDefault="00EC0CDA">
      <w:pPr>
        <w:pStyle w:val="Titre3"/>
        <w:rPr>
          <w:ins w:id="8476" w:author="Arthur Parmentier" w:date="2020-05-18T17:07:00Z"/>
          <w:rPrChange w:id="8477" w:author="Arthur Parmentier" w:date="2020-06-07T15:27:00Z">
            <w:rPr>
              <w:ins w:id="8478" w:author="Arthur Parmentier" w:date="2020-05-18T17:07:00Z"/>
            </w:rPr>
          </w:rPrChange>
        </w:rPr>
        <w:pPrChange w:id="8479" w:author="Arthur Parmentier" w:date="2020-05-22T08:25:00Z">
          <w:pPr/>
        </w:pPrChange>
      </w:pPr>
      <w:bookmarkStart w:id="8480" w:name="_Toc42842199"/>
      <w:ins w:id="8481" w:author="Arthur Parmentier" w:date="2020-05-22T08:25:00Z">
        <w:r w:rsidRPr="007C437A">
          <w:rPr>
            <w:rPrChange w:id="8482" w:author="Arthur Parmentier" w:date="2020-06-07T15:27:00Z">
              <w:rPr/>
            </w:rPrChange>
          </w:rPr>
          <w:t>Threading</w:t>
        </w:r>
      </w:ins>
      <w:bookmarkEnd w:id="8480"/>
    </w:p>
    <w:p w:rsidR="005522F0" w:rsidRPr="007C437A" w:rsidRDefault="005522F0">
      <w:pPr>
        <w:rPr>
          <w:rPrChange w:id="8483" w:author="Arthur Parmentier" w:date="2020-06-07T15:27:00Z">
            <w:rPr/>
          </w:rPrChange>
        </w:rPr>
        <w:pPrChange w:id="8484" w:author="Arthur Parmentier" w:date="2020-05-18T17:07:00Z">
          <w:pPr>
            <w:pStyle w:val="Titre2"/>
          </w:pPr>
        </w:pPrChange>
      </w:pPr>
    </w:p>
    <w:p w:rsidR="00F25194" w:rsidRDefault="00F25194">
      <w:pPr>
        <w:pStyle w:val="Titre2"/>
        <w:rPr>
          <w:ins w:id="8485" w:author="Arthur Parmentier" w:date="2020-06-12T08:11:00Z"/>
        </w:rPr>
      </w:pPr>
      <w:del w:id="8486" w:author="Arthur Parmentier" w:date="2020-05-14T15:55:00Z">
        <w:r w:rsidRPr="007C437A" w:rsidDel="008E4BF0">
          <w:lastRenderedPageBreak/>
          <w:delText xml:space="preserve">Part 6: </w:delText>
        </w:r>
      </w:del>
      <w:bookmarkStart w:id="8487" w:name="_Toc42842200"/>
      <w:r w:rsidRPr="007C437A">
        <w:t>Learning</w:t>
      </w:r>
      <w:ins w:id="8488" w:author="Arthur Parmentier" w:date="2020-05-14T15:55:00Z">
        <w:r w:rsidR="008E4BF0" w:rsidRPr="007C437A">
          <w:t xml:space="preserve"> in SP and numerical tool</w:t>
        </w:r>
      </w:ins>
      <w:bookmarkEnd w:id="8487"/>
      <w:del w:id="8489" w:author="Arthur Parmentier" w:date="2020-05-14T15:55:00Z">
        <w:r w:rsidRPr="007C437A" w:rsidDel="008E4BF0">
          <w:delText xml:space="preserve"> mechanism (?)</w:delText>
        </w:r>
      </w:del>
    </w:p>
    <w:p w:rsidR="00842EB5" w:rsidRPr="00842EB5" w:rsidRDefault="00842EB5" w:rsidP="00842EB5">
      <w:pPr>
        <w:rPr>
          <w:rPrChange w:id="8490" w:author="Arthur Parmentier" w:date="2020-06-12T08:11:00Z">
            <w:rPr/>
          </w:rPrChange>
        </w:rPr>
        <w:pPrChange w:id="8491" w:author="Arthur Parmentier" w:date="2020-06-12T08:11:00Z">
          <w:pPr>
            <w:pStyle w:val="Titre2"/>
          </w:pPr>
        </w:pPrChange>
      </w:pPr>
      <w:proofErr w:type="spellStart"/>
      <w:ins w:id="8492" w:author="Arthur Parmentier" w:date="2020-06-12T08:11:00Z">
        <w:r>
          <w:t>Imiration</w:t>
        </w:r>
        <w:proofErr w:type="spellEnd"/>
        <w:r>
          <w:t xml:space="preserve">, </w:t>
        </w:r>
        <w:proofErr w:type="spellStart"/>
        <w:r>
          <w:t>mimétisme</w:t>
        </w:r>
      </w:ins>
      <w:proofErr w:type="spellEnd"/>
    </w:p>
    <w:p w:rsidR="00604767" w:rsidRPr="007C437A" w:rsidRDefault="00604767">
      <w:pPr>
        <w:pStyle w:val="Titre2"/>
        <w:rPr>
          <w:rPrChange w:id="8493" w:author="Arthur Parmentier" w:date="2020-06-07T15:27:00Z">
            <w:rPr/>
          </w:rPrChange>
        </w:rPr>
        <w:pPrChange w:id="8494" w:author="Arthur Parmentier" w:date="2020-06-07T21:11:00Z">
          <w:pPr>
            <w:pStyle w:val="Titre1"/>
          </w:pPr>
        </w:pPrChange>
      </w:pPr>
      <w:bookmarkStart w:id="8495" w:name="_Toc42842201"/>
      <w:r w:rsidRPr="007C437A">
        <w:rPr>
          <w:rPrChange w:id="8496" w:author="Arthur Parmentier" w:date="2020-06-07T15:27:00Z">
            <w:rPr/>
          </w:rPrChange>
        </w:rPr>
        <w:t>Potential &amp; future of the tool</w:t>
      </w:r>
      <w:bookmarkEnd w:id="8495"/>
    </w:p>
    <w:p w:rsidR="00F7581A" w:rsidRPr="007C437A" w:rsidRDefault="007938BA" w:rsidP="00F7581A">
      <w:pPr>
        <w:pStyle w:val="Titre3"/>
        <w:rPr>
          <w:ins w:id="8497" w:author="Arthur Parmentier" w:date="2020-05-21T17:03:00Z"/>
        </w:rPr>
      </w:pPr>
      <w:bookmarkStart w:id="8498" w:name="_Toc42842202"/>
      <w:ins w:id="8499" w:author="Arthur Parmentier" w:date="2020-05-21T17:03:00Z">
        <w:r w:rsidRPr="007C437A">
          <w:t>Emotion recognition</w:t>
        </w:r>
        <w:bookmarkEnd w:id="8498"/>
      </w:ins>
    </w:p>
    <w:p w:rsidR="007938BA" w:rsidRPr="007C437A" w:rsidRDefault="007938BA">
      <w:pPr>
        <w:pStyle w:val="Titre4"/>
        <w:rPr>
          <w:ins w:id="8500" w:author="Arthur Parmentier" w:date="2020-05-21T17:01:00Z"/>
          <w:rPrChange w:id="8501" w:author="Arthur Parmentier" w:date="2020-06-07T15:27:00Z">
            <w:rPr>
              <w:ins w:id="8502" w:author="Arthur Parmentier" w:date="2020-05-21T17:01:00Z"/>
            </w:rPr>
          </w:rPrChange>
        </w:rPr>
        <w:pPrChange w:id="8503" w:author="Arthur Parmentier" w:date="2020-05-21T17:03:00Z">
          <w:pPr>
            <w:pStyle w:val="Titre6"/>
          </w:pPr>
        </w:pPrChange>
      </w:pPr>
      <w:ins w:id="8504" w:author="Arthur Parmentier" w:date="2020-05-21T17:03:00Z">
        <w:r w:rsidRPr="007C437A">
          <w:rPr>
            <w:rPrChange w:id="8505" w:author="Arthur Parmentier" w:date="2020-06-07T15:27:00Z">
              <w:rPr>
                <w:b w:val="0"/>
              </w:rPr>
            </w:rPrChange>
          </w:rPr>
          <w:t xml:space="preserve">From </w:t>
        </w:r>
        <w:proofErr w:type="spellStart"/>
        <w:r w:rsidRPr="007C437A">
          <w:rPr>
            <w:rPrChange w:id="8506" w:author="Arthur Parmentier" w:date="2020-06-07T15:27:00Z">
              <w:rPr>
                <w:b w:val="0"/>
              </w:rPr>
            </w:rPrChange>
          </w:rPr>
          <w:t>PoseNet</w:t>
        </w:r>
        <w:proofErr w:type="spellEnd"/>
        <w:r w:rsidRPr="007C437A">
          <w:rPr>
            <w:rPrChange w:id="8507" w:author="Arthur Parmentier" w:date="2020-06-07T15:27:00Z">
              <w:rPr>
                <w:b w:val="0"/>
              </w:rPr>
            </w:rPrChange>
          </w:rPr>
          <w:t xml:space="preserve"> to building features for </w:t>
        </w:r>
      </w:ins>
      <w:ins w:id="8508" w:author="Arthur Parmentier" w:date="2020-05-21T17:04:00Z">
        <w:r w:rsidRPr="007C437A">
          <w:rPr>
            <w:rPrChange w:id="8509" w:author="Arthur Parmentier" w:date="2020-06-07T15:27:00Z">
              <w:rPr>
                <w:b w:val="0"/>
              </w:rPr>
            </w:rPrChange>
          </w:rPr>
          <w:t>recognizing emotions</w:t>
        </w:r>
      </w:ins>
      <w:ins w:id="8510" w:author="Arthur Parmentier" w:date="2020-05-21T17:17:00Z">
        <w:r w:rsidR="00E61559" w:rsidRPr="007C437A">
          <w:rPr>
            <w:rPrChange w:id="8511" w:author="Arthur Parmentier" w:date="2020-06-07T15:27:00Z">
              <w:rPr>
                <w:b w:val="0"/>
              </w:rPr>
            </w:rPrChange>
          </w:rPr>
          <w:t xml:space="preserve"> in body gestures</w:t>
        </w:r>
      </w:ins>
    </w:p>
    <w:p w:rsidR="00F7581A" w:rsidRPr="007C437A" w:rsidRDefault="00F7581A" w:rsidP="00F7581A">
      <w:pPr>
        <w:rPr>
          <w:ins w:id="8512" w:author="Arthur Parmentier" w:date="2020-05-21T17:01:00Z"/>
        </w:rPr>
      </w:pPr>
      <w:ins w:id="8513" w:author="Arthur Parmentier" w:date="2020-05-21T17:01:00Z">
        <w:r w:rsidRPr="007C437A">
          <w:t>Although we discussed the choice of meaningful features for recognizing SP signs within the default SP mode, I would like to discuss the motion descriptors library for Max/MSP “</w:t>
        </w:r>
        <w:proofErr w:type="spellStart"/>
        <w:r w:rsidRPr="007C437A">
          <w:t>Modosc</w:t>
        </w:r>
        <w:proofErr w:type="spellEnd"/>
        <w:r w:rsidRPr="007C437A">
          <w:t>”</w:t>
        </w:r>
        <w:r w:rsidRPr="007C437A">
          <w:rPr>
            <w:rStyle w:val="Appelnotedebasdep"/>
          </w:rPr>
          <w:footnoteReference w:id="62"/>
        </w:r>
        <w:r w:rsidRPr="007C437A">
          <w:t xml:space="preserve"> and its potential use in other SP modes.</w:t>
        </w:r>
      </w:ins>
    </w:p>
    <w:p w:rsidR="00F7581A" w:rsidRPr="007C437A" w:rsidRDefault="00F7581A" w:rsidP="00F7581A">
      <w:pPr>
        <w:rPr>
          <w:ins w:id="8523" w:author="Arthur Parmentier" w:date="2020-05-21T17:01:00Z"/>
        </w:rPr>
      </w:pPr>
      <w:ins w:id="8524" w:author="Arthur Parmentier" w:date="2020-05-21T17:01:00Z">
        <w:r w:rsidRPr="007C437A">
          <w:t>Let’s look at the SP mode “</w:t>
        </w:r>
        <w:proofErr w:type="spellStart"/>
        <w:r w:rsidRPr="007C437A">
          <w:t>shapeline</w:t>
        </w:r>
        <w:proofErr w:type="spellEnd"/>
        <w:r w:rsidRPr="007C437A">
          <w:t>”. In this mode, all gestures and signs made by the soundpainter (except the “exit” sign of the mode) are interpreted in a figurative way by the performers, i.e. in an iconic or suggestive way rather than in a symbolic way. For instance, the soundpainter could use his facial expressions to convey emotional content or imitate the throwing of a virtual ball in the space and let the performers interpret (abstractly and freely) the dynamics of the scene.</w:t>
        </w:r>
        <w:r w:rsidRPr="007C437A">
          <w:br/>
          <w:t>Interpretation in such a mode, as we have seen previously, involves particular cultural knowledges as well as knowledges about emotions, facial expressions… whether they are cultural or not.</w:t>
        </w:r>
      </w:ins>
    </w:p>
    <w:p w:rsidR="00F7581A" w:rsidRPr="007C437A" w:rsidRDefault="00F7581A" w:rsidP="00F7581A">
      <w:pPr>
        <w:rPr>
          <w:ins w:id="8525" w:author="Arthur Parmentier" w:date="2020-05-21T17:01:00Z"/>
        </w:rPr>
      </w:pPr>
      <w:ins w:id="8526" w:author="Arthur Parmentier" w:date="2020-05-21T17:01:00Z">
        <w:r w:rsidRPr="007C437A">
          <w:t xml:space="preserve">The </w:t>
        </w:r>
        <w:proofErr w:type="spellStart"/>
        <w:r w:rsidRPr="007C437A">
          <w:t>EyesWeb</w:t>
        </w:r>
        <w:proofErr w:type="spellEnd"/>
        <w:r w:rsidRPr="007C437A">
          <w:t xml:space="preserve"> project</w:t>
        </w:r>
      </w:ins>
      <w:ins w:id="8527" w:author="Arthur Parmentier" w:date="2020-06-10T20:54:00Z">
        <w:r w:rsidR="00304C55">
          <w:t xml:space="preserve"> </w:t>
        </w:r>
      </w:ins>
      <w:customXmlInsRangeStart w:id="8528" w:author="Arthur Parmentier" w:date="2020-06-10T20:57:00Z"/>
      <w:sdt>
        <w:sdtPr>
          <w:id w:val="-2134081648"/>
          <w:citation/>
        </w:sdtPr>
        <w:sdtContent>
          <w:customXmlInsRangeEnd w:id="8528"/>
          <w:ins w:id="8529" w:author="Arthur Parmentier" w:date="2020-06-10T20:57:00Z">
            <w:r w:rsidR="00304C55">
              <w:fldChar w:fldCharType="begin"/>
            </w:r>
            <w:r w:rsidR="00304C55" w:rsidRPr="00304C55">
              <w:rPr>
                <w:rPrChange w:id="8530" w:author="Arthur Parmentier" w:date="2020-06-10T20:57:00Z">
                  <w:rPr>
                    <w:lang w:val="fr-FR"/>
                  </w:rPr>
                </w:rPrChange>
              </w:rPr>
              <w:instrText xml:space="preserve"> CITATION DIB \l 1036 </w:instrText>
            </w:r>
          </w:ins>
          <w:r w:rsidR="00304C55">
            <w:fldChar w:fldCharType="separate"/>
          </w:r>
          <w:r w:rsidR="00304C55">
            <w:rPr>
              <w:noProof/>
            </w:rPr>
            <w:t>(DIBRIS - University of Genoa, s.d.)</w:t>
          </w:r>
          <w:ins w:id="8531" w:author="Arthur Parmentier" w:date="2020-06-10T20:57:00Z">
            <w:r w:rsidR="00304C55">
              <w:fldChar w:fldCharType="end"/>
            </w:r>
          </w:ins>
          <w:customXmlInsRangeStart w:id="8532" w:author="Arthur Parmentier" w:date="2020-06-10T20:57:00Z"/>
        </w:sdtContent>
      </w:sdt>
      <w:customXmlInsRangeEnd w:id="8532"/>
      <w:ins w:id="8533" w:author="Arthur Parmentier" w:date="2020-05-21T17:01:00Z">
        <w:r w:rsidRPr="007C437A">
          <w:t xml:space="preserve"> proposes several “expressive cues” for analyzing body movement and gestures in relation with their emotional content and creating models of interaction between gestures and musical languages, in analogy to what the mode “</w:t>
        </w:r>
        <w:proofErr w:type="spellStart"/>
        <w:r w:rsidRPr="007C437A">
          <w:t>shapeline</w:t>
        </w:r>
        <w:proofErr w:type="spellEnd"/>
        <w:r w:rsidRPr="007C437A">
          <w:t>” offers in SP. Some of these cues are features such as the contraction index, fluidity, curvature of a movement, jerk (first derivative of the acceleration), symmetry with respect to different points of the body, directivity etc.</w:t>
        </w:r>
        <w:r w:rsidRPr="007C437A">
          <w:br/>
          <w:t>Although the authors of the this system are not directly demonstrating that these are the features the cognitive system uses for triggering emotions</w:t>
        </w:r>
      </w:ins>
      <w:ins w:id="8534" w:author="Arthur Parmentier" w:date="2020-06-10T20:52:00Z">
        <w:r w:rsidR="00304C55">
          <w:t xml:space="preserve"> </w:t>
        </w:r>
      </w:ins>
      <w:customXmlInsRangeStart w:id="8535" w:author="Arthur Parmentier" w:date="2020-06-10T20:53:00Z"/>
      <w:sdt>
        <w:sdtPr>
          <w:id w:val="-831676982"/>
          <w:citation/>
        </w:sdtPr>
        <w:sdtContent>
          <w:customXmlInsRangeEnd w:id="8535"/>
          <w:ins w:id="8536" w:author="Arthur Parmentier" w:date="2020-06-10T20:53:00Z">
            <w:r w:rsidR="00304C55">
              <w:fldChar w:fldCharType="begin"/>
            </w:r>
            <w:r w:rsidR="00304C55" w:rsidRPr="00304C55">
              <w:rPr>
                <w:rPrChange w:id="8537" w:author="Arthur Parmentier" w:date="2020-06-10T20:53:00Z">
                  <w:rPr>
                    <w:lang w:val="fr-FR"/>
                  </w:rPr>
                </w:rPrChange>
              </w:rPr>
              <w:instrText xml:space="preserve"> CITATION Pia \l 1036 </w:instrText>
            </w:r>
          </w:ins>
          <w:r w:rsidR="00304C55">
            <w:fldChar w:fldCharType="separate"/>
          </w:r>
          <w:r w:rsidR="00304C55">
            <w:rPr>
              <w:noProof/>
            </w:rPr>
            <w:t>(Piana, Stagliano, Odone, Verri, &amp; Camurri)</w:t>
          </w:r>
          <w:ins w:id="8538" w:author="Arthur Parmentier" w:date="2020-06-10T20:53:00Z">
            <w:r w:rsidR="00304C55">
              <w:fldChar w:fldCharType="end"/>
            </w:r>
          </w:ins>
          <w:customXmlInsRangeStart w:id="8539" w:author="Arthur Parmentier" w:date="2020-06-10T20:53:00Z"/>
        </w:sdtContent>
      </w:sdt>
      <w:customXmlInsRangeEnd w:id="8539"/>
      <w:ins w:id="8540" w:author="Arthur Parmentier" w:date="2020-05-21T17:01:00Z">
        <w:r w:rsidRPr="007C437A">
          <w:t>, the experiments and interactive performances they present suggest that these features do capture some sense of the emotions conveyed through gestures.</w:t>
        </w:r>
      </w:ins>
    </w:p>
    <w:p w:rsidR="00F7581A" w:rsidRPr="007C437A" w:rsidRDefault="00F7581A" w:rsidP="00F7581A">
      <w:pPr>
        <w:rPr>
          <w:ins w:id="8541" w:author="Arthur Parmentier" w:date="2020-05-21T17:04:00Z"/>
        </w:rPr>
      </w:pPr>
      <w:ins w:id="8542" w:author="Arthur Parmentier" w:date="2020-05-21T17:01:00Z">
        <w:r w:rsidRPr="007C437A">
          <w:t>In Max, the “</w:t>
        </w:r>
        <w:proofErr w:type="spellStart"/>
        <w:r w:rsidRPr="007C437A">
          <w:t>Modosc</w:t>
        </w:r>
        <w:proofErr w:type="spellEnd"/>
        <w:r w:rsidRPr="007C437A">
          <w:t xml:space="preserve">” library allows for computing of some of these cues. In future extensions of the project, it would be relevant to explore simple interpretations of emotional contents through gestures with music or visuals contents in the </w:t>
        </w:r>
        <w:proofErr w:type="spellStart"/>
        <w:r w:rsidRPr="007C437A">
          <w:t>shapeline</w:t>
        </w:r>
        <w:proofErr w:type="spellEnd"/>
        <w:r w:rsidRPr="007C437A">
          <w:t xml:space="preserve"> mode based on such features for </w:t>
        </w:r>
        <w:proofErr w:type="spellStart"/>
        <w:r w:rsidRPr="007C437A">
          <w:t>PoseNet</w:t>
        </w:r>
        <w:proofErr w:type="spellEnd"/>
        <w:r w:rsidRPr="007C437A">
          <w:t>, even though more performant models would probably come from non-interpretable machine learning models in the near future.</w:t>
        </w:r>
      </w:ins>
    </w:p>
    <w:p w:rsidR="007938BA" w:rsidRPr="007C437A" w:rsidRDefault="007938BA" w:rsidP="007938BA">
      <w:pPr>
        <w:pStyle w:val="Titre4"/>
        <w:rPr>
          <w:ins w:id="8543" w:author="Arthur Parmentier" w:date="2020-05-21T17:09:00Z"/>
        </w:rPr>
      </w:pPr>
      <w:proofErr w:type="spellStart"/>
      <w:ins w:id="8544" w:author="Arthur Parmentier" w:date="2020-05-21T17:05:00Z">
        <w:r w:rsidRPr="007C437A">
          <w:lastRenderedPageBreak/>
          <w:t>Face</w:t>
        </w:r>
      </w:ins>
      <w:ins w:id="8545" w:author="Arthur Parmentier" w:date="2020-05-21T17:06:00Z">
        <w:r w:rsidRPr="007C437A">
          <w:t>Mesh</w:t>
        </w:r>
      </w:ins>
      <w:proofErr w:type="spellEnd"/>
      <w:ins w:id="8546" w:author="Arthur Parmentier" w:date="2020-05-21T17:17:00Z">
        <w:r w:rsidR="00150C0E" w:rsidRPr="007C437A">
          <w:t xml:space="preserve"> and face emotions recognition</w:t>
        </w:r>
      </w:ins>
    </w:p>
    <w:p w:rsidR="007938BA" w:rsidRPr="007C437A" w:rsidRDefault="007938BA" w:rsidP="007938BA">
      <w:pPr>
        <w:rPr>
          <w:ins w:id="8547" w:author="Arthur Parmentier" w:date="2020-05-21T17:14:00Z"/>
        </w:rPr>
      </w:pPr>
      <w:proofErr w:type="spellStart"/>
      <w:ins w:id="8548" w:author="Arthur Parmentier" w:date="2020-05-21T17:09:00Z">
        <w:r w:rsidRPr="007C437A">
          <w:t>Tensorflow</w:t>
        </w:r>
        <w:proofErr w:type="spellEnd"/>
        <w:r w:rsidRPr="007C437A">
          <w:t xml:space="preserve"> </w:t>
        </w:r>
      </w:ins>
      <w:ins w:id="8549" w:author="Arthur Parmentier" w:date="2020-05-21T17:10:00Z">
        <w:r w:rsidRPr="007C437A">
          <w:t xml:space="preserve">has just released in </w:t>
        </w:r>
      </w:ins>
      <w:ins w:id="8550" w:author="Arthur Parmentier" w:date="2020-05-21T17:13:00Z">
        <w:r w:rsidRPr="007C437A">
          <w:t>March</w:t>
        </w:r>
      </w:ins>
      <w:ins w:id="8551" w:author="Arthur Parmentier" w:date="2020-05-21T17:10:00Z">
        <w:r w:rsidRPr="007C437A">
          <w:t xml:space="preserve"> 2020 the </w:t>
        </w:r>
      </w:ins>
      <w:proofErr w:type="spellStart"/>
      <w:ins w:id="8552" w:author="Arthur Parmentier" w:date="2020-05-21T17:14:00Z">
        <w:r w:rsidR="00E61559" w:rsidRPr="007C437A">
          <w:t>F</w:t>
        </w:r>
      </w:ins>
      <w:ins w:id="8553" w:author="Arthur Parmentier" w:date="2020-05-21T17:10:00Z">
        <w:r w:rsidRPr="007C437A">
          <w:t>acemesh</w:t>
        </w:r>
        <w:proofErr w:type="spellEnd"/>
        <w:r w:rsidRPr="007C437A">
          <w:t xml:space="preserve"> package</w:t>
        </w:r>
      </w:ins>
      <w:ins w:id="8554" w:author="Arthur Parmentier" w:date="2020-05-21T17:31:00Z">
        <w:r w:rsidR="005F3B6B" w:rsidRPr="007C437A">
          <w:rPr>
            <w:rStyle w:val="Appelnotedebasdep"/>
          </w:rPr>
          <w:footnoteReference w:id="63"/>
        </w:r>
      </w:ins>
      <w:ins w:id="8556" w:author="Arthur Parmentier" w:date="2020-05-21T17:11:00Z">
        <w:r w:rsidRPr="007C437A">
          <w:t xml:space="preserve"> that infers approximate 3D facial surface geometry from an image or video stream</w:t>
        </w:r>
      </w:ins>
      <w:ins w:id="8557" w:author="Arthur Parmentier" w:date="2020-05-21T17:13:00Z">
        <w:r w:rsidR="00E61559" w:rsidRPr="007C437A">
          <w:t xml:space="preserve"> and that can be ported to Max just as easily as </w:t>
        </w:r>
        <w:proofErr w:type="spellStart"/>
        <w:r w:rsidR="00E61559" w:rsidRPr="007C437A">
          <w:t>PoseNet</w:t>
        </w:r>
        <w:proofErr w:type="spellEnd"/>
        <w:r w:rsidR="00E61559" w:rsidRPr="007C437A">
          <w:t xml:space="preserve"> or </w:t>
        </w:r>
      </w:ins>
      <w:proofErr w:type="spellStart"/>
      <w:ins w:id="8558" w:author="Arthur Parmentier" w:date="2020-05-21T17:14:00Z">
        <w:r w:rsidR="00E61559" w:rsidRPr="007C437A">
          <w:t>Handpose</w:t>
        </w:r>
        <w:proofErr w:type="spellEnd"/>
        <w:r w:rsidR="00E61559" w:rsidRPr="007C437A">
          <w:t xml:space="preserve"> models.</w:t>
        </w:r>
      </w:ins>
    </w:p>
    <w:p w:rsidR="00E61559" w:rsidRPr="007C437A" w:rsidRDefault="00E61559" w:rsidP="007938BA">
      <w:pPr>
        <w:rPr>
          <w:ins w:id="8559" w:author="Arthur Parmentier" w:date="2020-05-21T17:22:00Z"/>
        </w:rPr>
      </w:pPr>
      <w:ins w:id="8560" w:author="Arthur Parmentier" w:date="2020-05-21T17:15:00Z">
        <w:r w:rsidRPr="007C437A">
          <w:t>One use of this package for SP could be</w:t>
        </w:r>
      </w:ins>
      <w:ins w:id="8561" w:author="Arthur Parmentier" w:date="2020-05-21T17:22:00Z">
        <w:r w:rsidR="00150C0E" w:rsidRPr="007C437A">
          <w:t xml:space="preserve"> building a lightweight</w:t>
        </w:r>
      </w:ins>
      <w:ins w:id="8562" w:author="Arthur Parmentier" w:date="2020-05-21T17:15:00Z">
        <w:r w:rsidRPr="007C437A">
          <w:t xml:space="preserve"> expression and emotion classifi</w:t>
        </w:r>
      </w:ins>
      <w:ins w:id="8563" w:author="Arthur Parmentier" w:date="2020-05-21T17:22:00Z">
        <w:r w:rsidR="00150C0E" w:rsidRPr="007C437A">
          <w:t xml:space="preserve">er that could also be used in SP modes such as the </w:t>
        </w:r>
        <w:proofErr w:type="spellStart"/>
        <w:r w:rsidR="00150C0E" w:rsidRPr="007C437A">
          <w:t>shapeline</w:t>
        </w:r>
      </w:ins>
      <w:proofErr w:type="spellEnd"/>
      <w:ins w:id="8564" w:author="Arthur Parmentier" w:date="2020-05-21T17:15:00Z">
        <w:r w:rsidRPr="007C437A">
          <w:t>.</w:t>
        </w:r>
      </w:ins>
    </w:p>
    <w:p w:rsidR="00150C0E" w:rsidRPr="007C437A" w:rsidRDefault="00150C0E">
      <w:pPr>
        <w:rPr>
          <w:ins w:id="8565" w:author="Arthur Parmentier" w:date="2020-05-21T17:01:00Z"/>
        </w:rPr>
      </w:pPr>
      <w:ins w:id="8566" w:author="Arthur Parmentier" w:date="2020-05-21T17:22:00Z">
        <w:r w:rsidRPr="007C437A">
          <w:t>There are already several convincing attemp</w:t>
        </w:r>
      </w:ins>
      <w:ins w:id="8567" w:author="Arthur Parmentier" w:date="2020-05-21T17:23:00Z">
        <w:r w:rsidRPr="007C437A">
          <w:t>ts at recognizing facial emotions but</w:t>
        </w:r>
      </w:ins>
      <w:ins w:id="8568" w:author="Arthur Parmentier" w:date="2020-05-21T17:24:00Z">
        <w:r w:rsidR="00C43BD9" w:rsidRPr="007C437A">
          <w:t xml:space="preserve"> </w:t>
        </w:r>
        <w:proofErr w:type="spellStart"/>
        <w:r w:rsidR="00C43BD9" w:rsidRPr="007C437A">
          <w:t>Face</w:t>
        </w:r>
      </w:ins>
      <w:ins w:id="8569" w:author="Arthur Parmentier" w:date="2020-05-21T17:31:00Z">
        <w:r w:rsidR="00717498" w:rsidRPr="007C437A">
          <w:t>m</w:t>
        </w:r>
      </w:ins>
      <w:ins w:id="8570" w:author="Arthur Parmentier" w:date="2020-05-21T17:24:00Z">
        <w:r w:rsidR="00C43BD9" w:rsidRPr="007C437A">
          <w:t>esh</w:t>
        </w:r>
        <w:proofErr w:type="spellEnd"/>
        <w:r w:rsidR="00C43BD9" w:rsidRPr="007C437A">
          <w:t xml:space="preserve"> advantage is that it opens the way for fast, real-time emo</w:t>
        </w:r>
      </w:ins>
      <w:ins w:id="8571" w:author="Arthur Parmentier" w:date="2020-05-21T17:25:00Z">
        <w:r w:rsidR="00C43BD9" w:rsidRPr="007C437A">
          <w:t>tion recognition from 3D me</w:t>
        </w:r>
      </w:ins>
      <w:ins w:id="8572" w:author="Arthur Parmentier" w:date="2020-05-21T17:26:00Z">
        <w:r w:rsidR="00C43BD9" w:rsidRPr="007C437A">
          <w:t xml:space="preserve">sh, hence independent of the user’s face color, dimensions, </w:t>
        </w:r>
      </w:ins>
      <w:ins w:id="8573" w:author="Arthur Parmentier" w:date="2020-05-21T17:27:00Z">
        <w:r w:rsidR="00C43BD9" w:rsidRPr="007C437A">
          <w:t xml:space="preserve">eyebrow shape, etc. </w:t>
        </w:r>
      </w:ins>
      <w:ins w:id="8574" w:author="Arthur Parmentier" w:date="2020-05-21T17:28:00Z">
        <w:r w:rsidR="00C43BD9" w:rsidRPr="007C437A">
          <w:t xml:space="preserve">Just like a </w:t>
        </w:r>
      </w:ins>
      <w:ins w:id="8575" w:author="Arthur Parmentier" w:date="2020-05-21T17:29:00Z">
        <w:r w:rsidR="00C43BD9" w:rsidRPr="007C437A">
          <w:t xml:space="preserve">normalized </w:t>
        </w:r>
      </w:ins>
      <w:ins w:id="8576" w:author="Arthur Parmentier" w:date="2020-05-21T17:28:00Z">
        <w:r w:rsidR="00C43BD9" w:rsidRPr="007C437A">
          <w:t xml:space="preserve">skeleton from </w:t>
        </w:r>
        <w:proofErr w:type="spellStart"/>
        <w:r w:rsidR="00C43BD9" w:rsidRPr="007C437A">
          <w:t>PoseNet</w:t>
        </w:r>
        <w:proofErr w:type="spellEnd"/>
        <w:r w:rsidR="00C43BD9" w:rsidRPr="007C437A">
          <w:t xml:space="preserve"> </w:t>
        </w:r>
      </w:ins>
      <w:ins w:id="8577" w:author="Arthur Parmentier" w:date="2020-05-21T17:29:00Z">
        <w:r w:rsidR="00C43BD9" w:rsidRPr="007C437A">
          <w:t xml:space="preserve">allows us to build a simple yet efficient model for recognizing SP signs without heavy training sets and models, the </w:t>
        </w:r>
        <w:proofErr w:type="spellStart"/>
        <w:r w:rsidR="00C43BD9" w:rsidRPr="007C437A">
          <w:t>Face</w:t>
        </w:r>
      </w:ins>
      <w:ins w:id="8578" w:author="Arthur Parmentier" w:date="2020-05-21T17:30:00Z">
        <w:r w:rsidR="00C43BD9" w:rsidRPr="007C437A">
          <w:t>mesh</w:t>
        </w:r>
        <w:proofErr w:type="spellEnd"/>
        <w:r w:rsidR="00C43BD9" w:rsidRPr="007C437A">
          <w:t xml:space="preserve"> could allow </w:t>
        </w:r>
      </w:ins>
      <w:ins w:id="8579" w:author="Arthur Parmentier" w:date="2020-05-21T17:53:00Z">
        <w:r w:rsidR="00C67C3E" w:rsidRPr="007C437A">
          <w:t>us to</w:t>
        </w:r>
      </w:ins>
      <w:ins w:id="8580" w:author="Arthur Parmentier" w:date="2020-05-21T17:30:00Z">
        <w:r w:rsidR="00C43BD9" w:rsidRPr="007C437A">
          <w:t xml:space="preserve"> recogniz</w:t>
        </w:r>
      </w:ins>
      <w:ins w:id="8581" w:author="Arthur Parmentier" w:date="2020-05-21T17:53:00Z">
        <w:r w:rsidR="00C67C3E" w:rsidRPr="007C437A">
          <w:t>e</w:t>
        </w:r>
      </w:ins>
      <w:ins w:id="8582" w:author="Arthur Parmentier" w:date="2020-05-21T17:30:00Z">
        <w:r w:rsidR="00C43BD9" w:rsidRPr="007C437A">
          <w:t xml:space="preserve"> emotions as facial signs… but also creating </w:t>
        </w:r>
      </w:ins>
      <w:ins w:id="8583" w:author="Arthur Parmentier" w:date="2020-05-21T17:53:00Z">
        <w:r w:rsidR="00C67C3E" w:rsidRPr="007C437A">
          <w:t>our</w:t>
        </w:r>
      </w:ins>
      <w:ins w:id="8584" w:author="Arthur Parmentier" w:date="2020-05-21T17:30:00Z">
        <w:r w:rsidR="00C43BD9" w:rsidRPr="007C437A">
          <w:t xml:space="preserve"> own, new sign</w:t>
        </w:r>
      </w:ins>
      <w:ins w:id="8585" w:author="Arthur Parmentier" w:date="2020-05-21T17:53:00Z">
        <w:r w:rsidR="00C67C3E" w:rsidRPr="007C437A">
          <w:t>s</w:t>
        </w:r>
      </w:ins>
      <w:ins w:id="8586" w:author="Arthur Parmentier" w:date="2020-05-21T17:30:00Z">
        <w:r w:rsidR="00C43BD9" w:rsidRPr="007C437A">
          <w:t xml:space="preserve"> with the face</w:t>
        </w:r>
      </w:ins>
      <w:ins w:id="8587" w:author="Arthur Parmentier" w:date="2020-05-21T17:31:00Z">
        <w:r w:rsidR="00C43BD9" w:rsidRPr="007C437A">
          <w:t>.</w:t>
        </w:r>
      </w:ins>
    </w:p>
    <w:p w:rsidR="00604767" w:rsidRPr="007C437A" w:rsidDel="00F7581A" w:rsidRDefault="00186BEF">
      <w:pPr>
        <w:pStyle w:val="Titre3"/>
        <w:rPr>
          <w:del w:id="8588" w:author="Arthur Parmentier" w:date="2020-05-21T17:01:00Z"/>
          <w:rPrChange w:id="8589" w:author="Arthur Parmentier" w:date="2020-06-07T15:27:00Z">
            <w:rPr>
              <w:del w:id="8590" w:author="Arthur Parmentier" w:date="2020-05-21T17:01:00Z"/>
            </w:rPr>
          </w:rPrChange>
        </w:rPr>
        <w:pPrChange w:id="8591" w:author="Arthur Parmentier" w:date="2020-05-18T17:11:00Z">
          <w:pPr>
            <w:pStyle w:val="Titre2"/>
          </w:pPr>
        </w:pPrChange>
      </w:pPr>
      <w:del w:id="8592" w:author="Arthur Parmentier" w:date="2020-05-21T17:01:00Z">
        <w:r w:rsidRPr="007C437A" w:rsidDel="00F7581A">
          <w:rPr>
            <w:rPrChange w:id="8593" w:author="Arthur Parmentier" w:date="2020-06-07T15:27:00Z">
              <w:rPr/>
            </w:rPrChange>
          </w:rPr>
          <w:delText>Topic A: what could be improved and how</w:delText>
        </w:r>
        <w:bookmarkStart w:id="8594" w:name="_Toc41067219"/>
        <w:bookmarkStart w:id="8595" w:name="_Toc42259037"/>
        <w:bookmarkStart w:id="8596" w:name="_Toc42259114"/>
        <w:bookmarkStart w:id="8597" w:name="_Toc42449793"/>
        <w:bookmarkStart w:id="8598" w:name="_Toc42449875"/>
        <w:bookmarkStart w:id="8599" w:name="_Toc42550061"/>
        <w:bookmarkStart w:id="8600" w:name="_Toc42550154"/>
        <w:bookmarkStart w:id="8601" w:name="_Toc42698905"/>
        <w:bookmarkStart w:id="8602" w:name="_Toc42698984"/>
        <w:bookmarkStart w:id="8603" w:name="_Toc42842001"/>
        <w:bookmarkStart w:id="8604" w:name="_Toc42842102"/>
        <w:bookmarkStart w:id="8605" w:name="_Toc42842203"/>
        <w:bookmarkEnd w:id="8594"/>
        <w:bookmarkEnd w:id="8595"/>
        <w:bookmarkEnd w:id="8596"/>
        <w:bookmarkEnd w:id="8597"/>
        <w:bookmarkEnd w:id="8598"/>
        <w:bookmarkEnd w:id="8599"/>
        <w:bookmarkEnd w:id="8600"/>
        <w:bookmarkEnd w:id="8601"/>
        <w:bookmarkEnd w:id="8602"/>
        <w:bookmarkEnd w:id="8603"/>
        <w:bookmarkEnd w:id="8604"/>
        <w:bookmarkEnd w:id="8605"/>
      </w:del>
    </w:p>
    <w:p w:rsidR="003C19D8" w:rsidRPr="007C437A" w:rsidRDefault="003C19D8" w:rsidP="003C19D8">
      <w:pPr>
        <w:pStyle w:val="Titre3"/>
        <w:rPr>
          <w:ins w:id="8606" w:author="Arthur Parmentier" w:date="2020-05-22T10:25:00Z"/>
        </w:rPr>
      </w:pPr>
      <w:bookmarkStart w:id="8607" w:name="_Toc42842204"/>
      <w:ins w:id="8608" w:author="Arthur Parmentier" w:date="2020-05-22T10:24:00Z">
        <w:r w:rsidRPr="007C437A">
          <w:t xml:space="preserve">Classification problem with </w:t>
        </w:r>
      </w:ins>
      <w:ins w:id="8609" w:author="Arthur Parmentier" w:date="2020-05-22T10:25:00Z">
        <w:r w:rsidRPr="007C437A">
          <w:t>CRF</w:t>
        </w:r>
      </w:ins>
      <w:bookmarkEnd w:id="8607"/>
      <w:del w:id="8610" w:author="Arthur Parmentier" w:date="2020-05-22T10:24:00Z">
        <w:r w:rsidR="00186BEF" w:rsidRPr="007C437A" w:rsidDel="003C19D8">
          <w:delText>Topic B: …</w:delText>
        </w:r>
      </w:del>
    </w:p>
    <w:p w:rsidR="003C19D8" w:rsidRPr="008C7E78" w:rsidRDefault="003C19D8">
      <w:pPr>
        <w:pStyle w:val="Paragraphedeliste"/>
        <w:numPr>
          <w:ilvl w:val="0"/>
          <w:numId w:val="14"/>
        </w:numPr>
        <w:rPr>
          <w:lang w:val="fr-FR"/>
          <w:rPrChange w:id="8611" w:author="Arthur Parmentier" w:date="2020-06-07T18:32:00Z">
            <w:rPr/>
          </w:rPrChange>
        </w:rPr>
        <w:pPrChange w:id="8612" w:author="Arthur Parmentier" w:date="2020-05-22T10:25:00Z">
          <w:pPr>
            <w:pStyle w:val="Titre2"/>
          </w:pPr>
        </w:pPrChange>
      </w:pPr>
      <w:ins w:id="8613" w:author="Arthur Parmentier" w:date="2020-05-22T10:25:00Z">
        <w:r w:rsidRPr="008C7E78">
          <w:rPr>
            <w:lang w:val="fr-FR"/>
            <w:rPrChange w:id="8614" w:author="Arthur Parmentier" w:date="2020-06-07T18:32:00Z">
              <w:rPr/>
            </w:rPrChange>
          </w:rPr>
          <w:t xml:space="preserve">Le CRF tient compte de la proba de chaque signe plus de la position dans la requête pour </w:t>
        </w:r>
      </w:ins>
      <w:ins w:id="8615" w:author="Arthur Parmentier" w:date="2020-05-22T10:26:00Z">
        <w:r w:rsidRPr="008C7E78">
          <w:rPr>
            <w:lang w:val="fr-FR"/>
            <w:rPrChange w:id="8616" w:author="Arthur Parmentier" w:date="2020-06-07T18:32:00Z">
              <w:rPr/>
            </w:rPrChange>
          </w:rPr>
          <w:t>classifier le signe</w:t>
        </w:r>
      </w:ins>
    </w:p>
    <w:p w:rsidR="00186BEF" w:rsidRDefault="00186BEF">
      <w:pPr>
        <w:pStyle w:val="Titre3"/>
        <w:rPr>
          <w:ins w:id="8617" w:author="Arthur Parmentier" w:date="2020-06-11T12:03:00Z"/>
        </w:rPr>
      </w:pPr>
      <w:bookmarkStart w:id="8618" w:name="_Toc42842205"/>
      <w:r w:rsidRPr="007C437A">
        <w:t>The future</w:t>
      </w:r>
      <w:bookmarkEnd w:id="8618"/>
    </w:p>
    <w:p w:rsidR="00FB1829" w:rsidRPr="00FB1829" w:rsidRDefault="00FB1829">
      <w:pPr>
        <w:pStyle w:val="Titre3"/>
        <w:rPr>
          <w:rPrChange w:id="8619" w:author="Arthur Parmentier" w:date="2020-06-11T12:03:00Z">
            <w:rPr/>
          </w:rPrChange>
        </w:rPr>
        <w:pPrChange w:id="8620" w:author="Arthur Parmentier" w:date="2020-06-11T12:03:00Z">
          <w:pPr>
            <w:pStyle w:val="Titre2"/>
          </w:pPr>
        </w:pPrChange>
      </w:pPr>
      <w:bookmarkStart w:id="8621" w:name="_Toc42842206"/>
      <w:ins w:id="8622" w:author="Arthur Parmentier" w:date="2020-06-11T12:03:00Z">
        <w:r>
          <w:t>"I have not failed. I've just found 10,000 ways that won't work."</w:t>
        </w:r>
      </w:ins>
      <w:bookmarkEnd w:id="8621"/>
    </w:p>
    <w:p w:rsidR="00E75199" w:rsidRPr="007C437A" w:rsidRDefault="00E75199" w:rsidP="00E6654A">
      <w:pPr>
        <w:pStyle w:val="Titre1"/>
      </w:pPr>
      <w:bookmarkStart w:id="8623" w:name="_Toc42842207"/>
      <w:r w:rsidRPr="007C437A">
        <w:t>Conclusion</w:t>
      </w:r>
      <w:bookmarkEnd w:id="8623"/>
    </w:p>
    <w:p w:rsidR="00F25194" w:rsidRPr="007C437A" w:rsidRDefault="00F25194" w:rsidP="00E6654A"/>
    <w:customXmlInsRangeStart w:id="8624" w:author="Arthur Parmentier" w:date="2020-06-10T18:46:00Z"/>
    <w:bookmarkStart w:id="8625" w:name="_Toc42842208" w:displacedByCustomXml="next"/>
    <w:sdt>
      <w:sdtPr>
        <w:rPr>
          <w:rFonts w:asciiTheme="minorHAnsi" w:eastAsia="Nunito ExtraLight" w:hAnsiTheme="minorHAnsi" w:cs="Nunito ExtraLight"/>
          <w:color w:val="auto"/>
          <w:sz w:val="22"/>
          <w:szCs w:val="22"/>
          <w:lang w:val="fr-FR"/>
        </w:rPr>
        <w:id w:val="-1224292409"/>
        <w:docPartObj>
          <w:docPartGallery w:val="Bibliographies"/>
          <w:docPartUnique/>
        </w:docPartObj>
      </w:sdtPr>
      <w:sdtEndPr>
        <w:rPr>
          <w:lang w:val="en-US"/>
        </w:rPr>
      </w:sdtEndPr>
      <w:sdtContent>
        <w:customXmlInsRangeEnd w:id="8624"/>
        <w:p w:rsidR="00310EB8" w:rsidRDefault="00310EB8">
          <w:pPr>
            <w:pStyle w:val="Titre1"/>
            <w:rPr>
              <w:ins w:id="8626" w:author="Arthur Parmentier" w:date="2020-06-10T18:46:00Z"/>
            </w:rPr>
          </w:pPr>
          <w:ins w:id="8627" w:author="Arthur Parmentier" w:date="2020-06-10T18:46:00Z">
            <w:r>
              <w:rPr>
                <w:lang w:val="fr-FR"/>
              </w:rPr>
              <w:t>Bibliographie</w:t>
            </w:r>
            <w:bookmarkEnd w:id="8625"/>
          </w:ins>
        </w:p>
        <w:customXmlInsRangeStart w:id="8628" w:author="Arthur Parmentier" w:date="2020-06-10T18:46:00Z"/>
        <w:sdt>
          <w:sdtPr>
            <w:id w:val="111145805"/>
            <w:bibliography/>
          </w:sdtPr>
          <w:sdtContent>
            <w:customXmlInsRangeEnd w:id="8628"/>
            <w:p w:rsidR="00304C55" w:rsidRPr="008C0EC1" w:rsidRDefault="00310EB8" w:rsidP="00304C55">
              <w:pPr>
                <w:pStyle w:val="Bibliographie"/>
                <w:ind w:left="720" w:hanging="720"/>
                <w:rPr>
                  <w:noProof/>
                  <w:sz w:val="24"/>
                  <w:szCs w:val="24"/>
                  <w:lang w:val="fr-FR"/>
                  <w:rPrChange w:id="8629" w:author="Arthur Parmentier" w:date="2020-06-11T11:42:00Z">
                    <w:rPr>
                      <w:noProof/>
                      <w:sz w:val="24"/>
                      <w:szCs w:val="24"/>
                    </w:rPr>
                  </w:rPrChange>
                </w:rPr>
              </w:pPr>
              <w:ins w:id="8630" w:author="Arthur Parmentier" w:date="2020-06-10T18:46:00Z">
                <w:r>
                  <w:fldChar w:fldCharType="begin"/>
                </w:r>
                <w:r w:rsidRPr="005272A8">
                  <w:rPr>
                    <w:lang w:val="fr-FR"/>
                    <w:rPrChange w:id="8631" w:author="Arthur Parmentier" w:date="2020-06-10T19:40:00Z">
                      <w:rPr/>
                    </w:rPrChange>
                  </w:rPr>
                  <w:instrText>BIBLIOGRAPHY</w:instrText>
                </w:r>
                <w:r>
                  <w:fldChar w:fldCharType="separate"/>
                </w:r>
              </w:ins>
              <w:r w:rsidR="00304C55" w:rsidRPr="008C0EC1">
                <w:rPr>
                  <w:noProof/>
                  <w:lang w:val="fr-FR"/>
                  <w:rPrChange w:id="8632" w:author="Arthur Parmentier" w:date="2020-06-11T11:42:00Z">
                    <w:rPr>
                      <w:noProof/>
                    </w:rPr>
                  </w:rPrChange>
                </w:rPr>
                <w:t xml:space="preserve">La Percumotora. (s.d.). </w:t>
              </w:r>
              <w:r w:rsidR="00304C55" w:rsidRPr="008C0EC1">
                <w:rPr>
                  <w:i/>
                  <w:iCs/>
                  <w:noProof/>
                  <w:lang w:val="fr-FR"/>
                  <w:rPrChange w:id="8633" w:author="Arthur Parmentier" w:date="2020-06-11T11:42:00Z">
                    <w:rPr>
                      <w:i/>
                      <w:iCs/>
                      <w:noProof/>
                    </w:rPr>
                  </w:rPrChange>
                </w:rPr>
                <w:t>Ritmo y Percusión con Señas.</w:t>
              </w:r>
              <w:r w:rsidR="00304C55" w:rsidRPr="008C0EC1">
                <w:rPr>
                  <w:noProof/>
                  <w:lang w:val="fr-FR"/>
                  <w:rPrChange w:id="8634" w:author="Arthur Parmentier" w:date="2020-06-11T11:42:00Z">
                    <w:rPr>
                      <w:noProof/>
                    </w:rPr>
                  </w:rPrChange>
                </w:rPr>
                <w:t xml:space="preserve"> Récupéré sur La Percumotora: https://www.lapercumotora.com/lapercumotora/ritmo-y-percusion-con-senas/</w:t>
              </w:r>
            </w:p>
            <w:p w:rsidR="00304C55" w:rsidRDefault="00304C55" w:rsidP="00304C55">
              <w:pPr>
                <w:pStyle w:val="Bibliographie"/>
                <w:ind w:left="720" w:hanging="720"/>
                <w:rPr>
                  <w:noProof/>
                </w:rPr>
              </w:pPr>
              <w:r>
                <w:rPr>
                  <w:noProof/>
                </w:rPr>
                <w:t xml:space="preserve">All About Jazz. (s.d.). </w:t>
              </w:r>
              <w:r>
                <w:rPr>
                  <w:i/>
                  <w:iCs/>
                  <w:noProof/>
                </w:rPr>
                <w:t>Butch Morris .</w:t>
              </w:r>
              <w:r>
                <w:rPr>
                  <w:noProof/>
                </w:rPr>
                <w:t xml:space="preserve"> Récupéré sur All About Jazz: https://www.allaboutjazz.com/butch-morris-butch-morris-by-aaj-staff.php</w:t>
              </w:r>
            </w:p>
            <w:p w:rsidR="00304C55" w:rsidRPr="008C0EC1" w:rsidRDefault="00304C55" w:rsidP="00304C55">
              <w:pPr>
                <w:pStyle w:val="Bibliographie"/>
                <w:ind w:left="720" w:hanging="720"/>
                <w:rPr>
                  <w:noProof/>
                  <w:lang w:val="fr-FR"/>
                  <w:rPrChange w:id="8635" w:author="Arthur Parmentier" w:date="2020-06-11T11:42:00Z">
                    <w:rPr>
                      <w:noProof/>
                    </w:rPr>
                  </w:rPrChange>
                </w:rPr>
              </w:pPr>
              <w:r>
                <w:rPr>
                  <w:noProof/>
                </w:rPr>
                <w:t xml:space="preserve">Brock, A. (s.d.). </w:t>
              </w:r>
              <w:r>
                <w:rPr>
                  <w:i/>
                  <w:iCs/>
                  <w:noProof/>
                </w:rPr>
                <w:t>Semantics #1 - Signs and Meaning in Language.</w:t>
              </w:r>
              <w:r>
                <w:rPr>
                  <w:noProof/>
                </w:rPr>
                <w:t xml:space="preserve"> </w:t>
              </w:r>
              <w:r w:rsidRPr="008C0EC1">
                <w:rPr>
                  <w:noProof/>
                  <w:lang w:val="fr-FR"/>
                  <w:rPrChange w:id="8636" w:author="Arthur Parmentier" w:date="2020-06-11T11:42:00Z">
                    <w:rPr>
                      <w:noProof/>
                    </w:rPr>
                  </w:rPrChange>
                </w:rPr>
                <w:t>Récupéré sur Youtube: https://www.youtube.com/watch?v=h2PDhtqDgKg</w:t>
              </w:r>
            </w:p>
            <w:p w:rsidR="00304C55" w:rsidRPr="008C0EC1" w:rsidRDefault="00304C55" w:rsidP="00304C55">
              <w:pPr>
                <w:pStyle w:val="Bibliographie"/>
                <w:ind w:left="720" w:hanging="720"/>
                <w:rPr>
                  <w:noProof/>
                  <w:lang w:val="fr-FR"/>
                  <w:rPrChange w:id="8637" w:author="Arthur Parmentier" w:date="2020-06-11T11:42:00Z">
                    <w:rPr>
                      <w:noProof/>
                    </w:rPr>
                  </w:rPrChange>
                </w:rPr>
              </w:pPr>
              <w:r>
                <w:rPr>
                  <w:noProof/>
                </w:rPr>
                <w:lastRenderedPageBreak/>
                <w:t xml:space="preserve">Brock, A. (s.d.). </w:t>
              </w:r>
              <w:r>
                <w:rPr>
                  <w:i/>
                  <w:iCs/>
                  <w:noProof/>
                </w:rPr>
                <w:t>Semantics #4 - Prototype Theory.</w:t>
              </w:r>
              <w:r>
                <w:rPr>
                  <w:noProof/>
                </w:rPr>
                <w:t xml:space="preserve"> </w:t>
              </w:r>
              <w:r w:rsidRPr="008C0EC1">
                <w:rPr>
                  <w:noProof/>
                  <w:lang w:val="fr-FR"/>
                  <w:rPrChange w:id="8638" w:author="Arthur Parmentier" w:date="2020-06-11T11:42:00Z">
                    <w:rPr>
                      <w:noProof/>
                    </w:rPr>
                  </w:rPrChange>
                </w:rPr>
                <w:t>Récupéré sur Youtube: https://www.youtube.com/watch?v=mff_sPnz_gs</w:t>
              </w:r>
            </w:p>
            <w:p w:rsidR="00304C55" w:rsidRDefault="00304C55" w:rsidP="00304C55">
              <w:pPr>
                <w:pStyle w:val="Bibliographie"/>
                <w:ind w:left="720" w:hanging="720"/>
                <w:rPr>
                  <w:noProof/>
                </w:rPr>
              </w:pPr>
              <w:r>
                <w:rPr>
                  <w:noProof/>
                </w:rPr>
                <w:t xml:space="preserve">Carmona J.M., C. J. (2012). A Performance Evaluation of HMM and DTW for Gesture Recognition. </w:t>
              </w:r>
              <w:r>
                <w:rPr>
                  <w:i/>
                  <w:iCs/>
                  <w:noProof/>
                </w:rPr>
                <w:t>Progress in Pattern Recognition, Image Analysis, Computer Vision, and Applications.</w:t>
              </w:r>
              <w:r>
                <w:rPr>
                  <w:noProof/>
                </w:rPr>
                <w:t xml:space="preserve"> </w:t>
              </w:r>
            </w:p>
            <w:p w:rsidR="00304C55" w:rsidRDefault="00304C55" w:rsidP="00304C55">
              <w:pPr>
                <w:pStyle w:val="Bibliographie"/>
                <w:ind w:left="720" w:hanging="720"/>
                <w:rPr>
                  <w:noProof/>
                </w:rPr>
              </w:pPr>
              <w:r>
                <w:rPr>
                  <w:noProof/>
                </w:rPr>
                <w:t>Choi, H.-r. &amp;.-Y. (2017). Directional Dynamic Time Warping for Gesture Recognition. 22-25.</w:t>
              </w:r>
            </w:p>
            <w:p w:rsidR="00304C55" w:rsidRDefault="00304C55" w:rsidP="00304C55">
              <w:pPr>
                <w:pStyle w:val="Bibliographie"/>
                <w:ind w:left="720" w:hanging="720"/>
                <w:rPr>
                  <w:noProof/>
                </w:rPr>
              </w:pPr>
              <w:r>
                <w:rPr>
                  <w:noProof/>
                </w:rPr>
                <w:t xml:space="preserve">Couture, N., Bottecchia, Chaumette, Cecconello, &amp; Rekalde, e. a. (2017). Using the Soundpainting Language to Fly a Swarm of Drones. </w:t>
              </w:r>
              <w:r>
                <w:rPr>
                  <w:i/>
                  <w:iCs/>
                  <w:noProof/>
                </w:rPr>
                <w:t>Advances in Intelligent Systems and Computing</w:t>
              </w:r>
              <w:r>
                <w:rPr>
                  <w:noProof/>
                </w:rPr>
                <w:t>.</w:t>
              </w:r>
            </w:p>
            <w:p w:rsidR="00304C55" w:rsidRPr="008C0EC1" w:rsidRDefault="00304C55" w:rsidP="00304C55">
              <w:pPr>
                <w:pStyle w:val="Bibliographie"/>
                <w:ind w:left="720" w:hanging="720"/>
                <w:rPr>
                  <w:noProof/>
                  <w:lang w:val="fr-FR"/>
                  <w:rPrChange w:id="8639" w:author="Arthur Parmentier" w:date="2020-06-11T11:42:00Z">
                    <w:rPr>
                      <w:noProof/>
                    </w:rPr>
                  </w:rPrChange>
                </w:rPr>
              </w:pPr>
              <w:r>
                <w:rPr>
                  <w:noProof/>
                </w:rPr>
                <w:t xml:space="preserve">DecodingScience. (s.d.). </w:t>
              </w:r>
              <w:r>
                <w:rPr>
                  <w:i/>
                  <w:iCs/>
                  <w:noProof/>
                </w:rPr>
                <w:t>Ferdinand de Saussure: The Linguistic Unit – Sign, Signified and Signifier Explained</w:t>
              </w:r>
              <w:r>
                <w:rPr>
                  <w:noProof/>
                </w:rPr>
                <w:t xml:space="preserve">. </w:t>
              </w:r>
              <w:r w:rsidRPr="008C0EC1">
                <w:rPr>
                  <w:noProof/>
                  <w:lang w:val="fr-FR"/>
                  <w:rPrChange w:id="8640" w:author="Arthur Parmentier" w:date="2020-06-11T11:42:00Z">
                    <w:rPr>
                      <w:noProof/>
                    </w:rPr>
                  </w:rPrChange>
                </w:rPr>
                <w:t>Récupéré sur Decode Science: https://www.decodedscience.org/ferdinand-de-saussure-the-linguistic-unit-sign-signified-and-signifier-explained/</w:t>
              </w:r>
            </w:p>
            <w:p w:rsidR="00304C55" w:rsidRPr="008C0EC1" w:rsidRDefault="00304C55" w:rsidP="00304C55">
              <w:pPr>
                <w:pStyle w:val="Bibliographie"/>
                <w:ind w:left="720" w:hanging="720"/>
                <w:rPr>
                  <w:noProof/>
                  <w:lang w:val="fr-FR"/>
                  <w:rPrChange w:id="8641" w:author="Arthur Parmentier" w:date="2020-06-11T11:42:00Z">
                    <w:rPr>
                      <w:noProof/>
                    </w:rPr>
                  </w:rPrChange>
                </w:rPr>
              </w:pPr>
              <w:r>
                <w:rPr>
                  <w:noProof/>
                </w:rPr>
                <w:t xml:space="preserve">DIBRIS - University of Genoa. (s.d.). </w:t>
              </w:r>
              <w:r>
                <w:rPr>
                  <w:i/>
                  <w:iCs/>
                  <w:noProof/>
                </w:rPr>
                <w:t>The EyesWeb Project</w:t>
              </w:r>
              <w:r>
                <w:rPr>
                  <w:noProof/>
                </w:rPr>
                <w:t xml:space="preserve">. </w:t>
              </w:r>
              <w:r w:rsidRPr="008C0EC1">
                <w:rPr>
                  <w:noProof/>
                  <w:lang w:val="fr-FR"/>
                  <w:rPrChange w:id="8642" w:author="Arthur Parmentier" w:date="2020-06-11T11:42:00Z">
                    <w:rPr>
                      <w:noProof/>
                    </w:rPr>
                  </w:rPrChange>
                </w:rPr>
                <w:t>Récupéré sur Infomus: http://www.infomus.org/eyesweb_eng.php</w:t>
              </w:r>
            </w:p>
            <w:p w:rsidR="00304C55" w:rsidRDefault="00304C55" w:rsidP="00304C55">
              <w:pPr>
                <w:pStyle w:val="Bibliographie"/>
                <w:ind w:left="720" w:hanging="720"/>
                <w:rPr>
                  <w:noProof/>
                </w:rPr>
              </w:pPr>
              <w:r>
                <w:rPr>
                  <w:noProof/>
                </w:rPr>
                <w:t xml:space="preserve">Duby, M. (2006). </w:t>
              </w:r>
              <w:r>
                <w:rPr>
                  <w:i/>
                  <w:iCs/>
                  <w:noProof/>
                </w:rPr>
                <w:t>Soundpainting as a system for the collaborative creation of music in performance.</w:t>
              </w:r>
              <w:r>
                <w:rPr>
                  <w:noProof/>
                </w:rPr>
                <w:t xml:space="preserve"> </w:t>
              </w:r>
            </w:p>
            <w:p w:rsidR="00304C55" w:rsidRDefault="00304C55" w:rsidP="00304C55">
              <w:pPr>
                <w:pStyle w:val="Bibliographie"/>
                <w:ind w:left="720" w:hanging="720"/>
                <w:rPr>
                  <w:noProof/>
                </w:rPr>
              </w:pPr>
              <w:r>
                <w:rPr>
                  <w:noProof/>
                </w:rPr>
                <w:t>Hiyadi, H. &amp;. (2016). Combination of HMM and DTW for 3D Dynamic Gesture Recognition Using Depth Only.</w:t>
              </w:r>
            </w:p>
            <w:p w:rsidR="00304C55" w:rsidRPr="008C0EC1" w:rsidRDefault="00304C55" w:rsidP="00304C55">
              <w:pPr>
                <w:pStyle w:val="Bibliographie"/>
                <w:ind w:left="720" w:hanging="720"/>
                <w:rPr>
                  <w:noProof/>
                  <w:lang w:val="fr-FR"/>
                  <w:rPrChange w:id="8643" w:author="Arthur Parmentier" w:date="2020-06-11T11:42:00Z">
                    <w:rPr>
                      <w:noProof/>
                    </w:rPr>
                  </w:rPrChange>
                </w:rPr>
              </w:pPr>
              <w:r>
                <w:rPr>
                  <w:noProof/>
                </w:rPr>
                <w:t xml:space="preserve">Hofstadter, D. (2009). </w:t>
              </w:r>
              <w:r>
                <w:rPr>
                  <w:i/>
                  <w:iCs/>
                  <w:noProof/>
                </w:rPr>
                <w:t>Analogy as the Core of Cognition.</w:t>
              </w:r>
              <w:r>
                <w:rPr>
                  <w:noProof/>
                </w:rPr>
                <w:t xml:space="preserve"> </w:t>
              </w:r>
              <w:r w:rsidRPr="008C0EC1">
                <w:rPr>
                  <w:noProof/>
                  <w:lang w:val="fr-FR"/>
                  <w:rPrChange w:id="8644" w:author="Arthur Parmentier" w:date="2020-06-11T11:42:00Z">
                    <w:rPr>
                      <w:noProof/>
                    </w:rPr>
                  </w:rPrChange>
                </w:rPr>
                <w:t>Récupéré sur Youtube: https://www.youtube.com/watch?v=n8m7lFQ3njk</w:t>
              </w:r>
            </w:p>
            <w:p w:rsidR="00304C55" w:rsidRDefault="00304C55" w:rsidP="00304C55">
              <w:pPr>
                <w:pStyle w:val="Bibliographie"/>
                <w:ind w:left="720" w:hanging="720"/>
                <w:rPr>
                  <w:noProof/>
                </w:rPr>
              </w:pPr>
              <w:r>
                <w:rPr>
                  <w:noProof/>
                </w:rPr>
                <w:t xml:space="preserve">Hopcroft, U. (s.d.). </w:t>
              </w:r>
              <w:r>
                <w:rPr>
                  <w:i/>
                  <w:iCs/>
                  <w:noProof/>
                </w:rPr>
                <w:t>1979.</w:t>
              </w:r>
              <w:r>
                <w:rPr>
                  <w:noProof/>
                </w:rPr>
                <w:t xml:space="preserve"> </w:t>
              </w:r>
            </w:p>
            <w:p w:rsidR="00304C55" w:rsidRPr="008C0EC1" w:rsidRDefault="00304C55" w:rsidP="00304C55">
              <w:pPr>
                <w:pStyle w:val="Bibliographie"/>
                <w:ind w:left="720" w:hanging="720"/>
                <w:rPr>
                  <w:noProof/>
                  <w:lang w:val="fr-FR"/>
                  <w:rPrChange w:id="8645" w:author="Arthur Parmentier" w:date="2020-06-11T11:42:00Z">
                    <w:rPr>
                      <w:noProof/>
                    </w:rPr>
                  </w:rPrChange>
                </w:rPr>
              </w:pPr>
              <w:r>
                <w:rPr>
                  <w:noProof/>
                </w:rPr>
                <w:t xml:space="preserve">Huglo, M. (1963). </w:t>
              </w:r>
              <w:r w:rsidRPr="008C0EC1">
                <w:rPr>
                  <w:noProof/>
                  <w:lang w:val="fr-FR"/>
                  <w:rPrChange w:id="8646" w:author="Arthur Parmentier" w:date="2020-06-11T11:42:00Z">
                    <w:rPr>
                      <w:noProof/>
                    </w:rPr>
                  </w:rPrChange>
                </w:rPr>
                <w:t xml:space="preserve">La chironomie médiévale. </w:t>
              </w:r>
              <w:r w:rsidRPr="008C0EC1">
                <w:rPr>
                  <w:i/>
                  <w:iCs/>
                  <w:noProof/>
                  <w:lang w:val="fr-FR"/>
                  <w:rPrChange w:id="8647" w:author="Arthur Parmentier" w:date="2020-06-11T11:42:00Z">
                    <w:rPr>
                      <w:i/>
                      <w:iCs/>
                      <w:noProof/>
                    </w:rPr>
                  </w:rPrChange>
                </w:rPr>
                <w:t>Revue de musicologie</w:t>
              </w:r>
              <w:r w:rsidRPr="008C0EC1">
                <w:rPr>
                  <w:noProof/>
                  <w:lang w:val="fr-FR"/>
                  <w:rPrChange w:id="8648" w:author="Arthur Parmentier" w:date="2020-06-11T11:42:00Z">
                    <w:rPr>
                      <w:noProof/>
                    </w:rPr>
                  </w:rPrChange>
                </w:rPr>
                <w:t>.</w:t>
              </w:r>
            </w:p>
            <w:p w:rsidR="00304C55" w:rsidRDefault="00304C55" w:rsidP="00304C55">
              <w:pPr>
                <w:pStyle w:val="Bibliographie"/>
                <w:ind w:left="720" w:hanging="720"/>
                <w:rPr>
                  <w:noProof/>
                </w:rPr>
              </w:pPr>
              <w:r>
                <w:rPr>
                  <w:noProof/>
                </w:rPr>
                <w:t xml:space="preserve">Liddell, Henry, G., &amp; R., S. (s.d.). </w:t>
              </w:r>
              <w:r>
                <w:rPr>
                  <w:i/>
                  <w:iCs/>
                  <w:noProof/>
                </w:rPr>
                <w:t>A Greek-English Lexicon.</w:t>
              </w:r>
              <w:r>
                <w:rPr>
                  <w:noProof/>
                </w:rPr>
                <w:t xml:space="preserve"> </w:t>
              </w:r>
            </w:p>
            <w:p w:rsidR="00304C55" w:rsidRDefault="00304C55" w:rsidP="00304C55">
              <w:pPr>
                <w:pStyle w:val="Bibliographie"/>
                <w:ind w:left="720" w:hanging="720"/>
                <w:rPr>
                  <w:noProof/>
                </w:rPr>
              </w:pPr>
              <w:r>
                <w:rPr>
                  <w:noProof/>
                </w:rPr>
                <w:t xml:space="preserve">Minors, H. J., &amp; Thompson, W. (s.d.). </w:t>
              </w:r>
              <w:r>
                <w:rPr>
                  <w:i/>
                  <w:iCs/>
                  <w:noProof/>
                </w:rPr>
                <w:t>Soundpainting blog</w:t>
              </w:r>
              <w:r>
                <w:rPr>
                  <w:noProof/>
                </w:rPr>
                <w:t>. Récupéré sur Soundpainting: http://www.soundpainting.com/blog/</w:t>
              </w:r>
            </w:p>
            <w:p w:rsidR="00304C55" w:rsidRPr="008C0EC1" w:rsidRDefault="00304C55" w:rsidP="00304C55">
              <w:pPr>
                <w:pStyle w:val="Bibliographie"/>
                <w:ind w:left="720" w:hanging="720"/>
                <w:rPr>
                  <w:noProof/>
                  <w:lang w:val="fr-FR"/>
                  <w:rPrChange w:id="8649" w:author="Arthur Parmentier" w:date="2020-06-11T11:42:00Z">
                    <w:rPr>
                      <w:noProof/>
                    </w:rPr>
                  </w:rPrChange>
                </w:rPr>
              </w:pPr>
              <w:r>
                <w:rPr>
                  <w:noProof/>
                </w:rPr>
                <w:t xml:space="preserve">Pâris, A. (s.d.). </w:t>
              </w:r>
              <w:r w:rsidRPr="008C0EC1">
                <w:rPr>
                  <w:i/>
                  <w:iCs/>
                  <w:noProof/>
                  <w:lang w:val="fr-FR"/>
                  <w:rPrChange w:id="8650" w:author="Arthur Parmentier" w:date="2020-06-11T11:42:00Z">
                    <w:rPr>
                      <w:i/>
                      <w:iCs/>
                      <w:noProof/>
                    </w:rPr>
                  </w:rPrChange>
                </w:rPr>
                <w:t>Direction d'orchestre.</w:t>
              </w:r>
              <w:r w:rsidRPr="008C0EC1">
                <w:rPr>
                  <w:noProof/>
                  <w:lang w:val="fr-FR"/>
                  <w:rPrChange w:id="8651" w:author="Arthur Parmentier" w:date="2020-06-11T11:42:00Z">
                    <w:rPr>
                      <w:noProof/>
                    </w:rPr>
                  </w:rPrChange>
                </w:rPr>
                <w:t xml:space="preserve"> Récupéré sur Universalis: https://www.universalis.fr/encyclopedie/direction-d-orchestre/</w:t>
              </w:r>
            </w:p>
            <w:p w:rsidR="00304C55" w:rsidRDefault="00304C55" w:rsidP="00304C55">
              <w:pPr>
                <w:pStyle w:val="Bibliographie"/>
                <w:ind w:left="720" w:hanging="720"/>
                <w:rPr>
                  <w:noProof/>
                </w:rPr>
              </w:pPr>
              <w:r>
                <w:rPr>
                  <w:noProof/>
                </w:rPr>
                <w:t xml:space="preserve">Peirce, C. S. (1903). </w:t>
              </w:r>
              <w:r>
                <w:rPr>
                  <w:i/>
                  <w:iCs/>
                  <w:noProof/>
                </w:rPr>
                <w:t>Nomenclature and Division of Triadic Relations, as far as they are determined.</w:t>
              </w:r>
              <w:r>
                <w:rPr>
                  <w:noProof/>
                </w:rPr>
                <w:t xml:space="preserve"> </w:t>
              </w:r>
            </w:p>
            <w:p w:rsidR="00304C55" w:rsidRDefault="00304C55" w:rsidP="00304C55">
              <w:pPr>
                <w:pStyle w:val="Bibliographie"/>
                <w:ind w:left="720" w:hanging="720"/>
                <w:rPr>
                  <w:noProof/>
                </w:rPr>
              </w:pPr>
              <w:r>
                <w:rPr>
                  <w:noProof/>
                </w:rPr>
                <w:t>Piana, Stagliano, Odone, Verri, &amp; Camurri. (s.d.). Real-time Automatic Emotion Recognition from Body.</w:t>
              </w:r>
            </w:p>
            <w:p w:rsidR="00304C55" w:rsidRDefault="00304C55" w:rsidP="00304C55">
              <w:pPr>
                <w:pStyle w:val="Bibliographie"/>
                <w:ind w:left="720" w:hanging="720"/>
                <w:rPr>
                  <w:noProof/>
                </w:rPr>
              </w:pPr>
              <w:r>
                <w:rPr>
                  <w:noProof/>
                </w:rPr>
                <w:t xml:space="preserve">Raheja, J. &amp;. (2015). Robust gesture recognition using Kinect: A comparison between DTW and HMM. </w:t>
              </w:r>
              <w:r>
                <w:rPr>
                  <w:i/>
                  <w:iCs/>
                  <w:noProof/>
                </w:rPr>
                <w:t>Optik - International Journal for Light and Electron Optics</w:t>
              </w:r>
              <w:r>
                <w:rPr>
                  <w:noProof/>
                </w:rPr>
                <w:t>.</w:t>
              </w:r>
            </w:p>
            <w:p w:rsidR="00304C55" w:rsidRDefault="00304C55" w:rsidP="00304C55">
              <w:pPr>
                <w:pStyle w:val="Bibliographie"/>
                <w:ind w:left="720" w:hanging="720"/>
                <w:rPr>
                  <w:noProof/>
                </w:rPr>
              </w:pPr>
              <w:r>
                <w:rPr>
                  <w:noProof/>
                </w:rPr>
                <w:t xml:space="preserve">Revlin, R. (s.d.). </w:t>
              </w:r>
              <w:r>
                <w:rPr>
                  <w:i/>
                  <w:iCs/>
                  <w:noProof/>
                </w:rPr>
                <w:t>Cognition: Theory and Practice.</w:t>
              </w:r>
              <w:r>
                <w:rPr>
                  <w:noProof/>
                </w:rPr>
                <w:t xml:space="preserve"> </w:t>
              </w:r>
            </w:p>
            <w:p w:rsidR="00304C55" w:rsidRDefault="00304C55" w:rsidP="00304C55">
              <w:pPr>
                <w:pStyle w:val="Bibliographie"/>
                <w:ind w:left="720" w:hanging="720"/>
                <w:rPr>
                  <w:noProof/>
                </w:rPr>
              </w:pPr>
              <w:r>
                <w:rPr>
                  <w:noProof/>
                </w:rPr>
                <w:t xml:space="preserve">Rosch, E. H. (1973). Natural Categories. </w:t>
              </w:r>
              <w:r>
                <w:rPr>
                  <w:i/>
                  <w:iCs/>
                  <w:noProof/>
                </w:rPr>
                <w:t>Cognitive Psychology 4</w:t>
              </w:r>
              <w:r>
                <w:rPr>
                  <w:noProof/>
                </w:rPr>
                <w:t>, 328-350.</w:t>
              </w:r>
            </w:p>
            <w:p w:rsidR="00304C55" w:rsidRDefault="00304C55" w:rsidP="00304C55">
              <w:pPr>
                <w:pStyle w:val="Bibliographie"/>
                <w:ind w:left="720" w:hanging="720"/>
                <w:rPr>
                  <w:noProof/>
                </w:rPr>
              </w:pPr>
              <w:r>
                <w:rPr>
                  <w:noProof/>
                </w:rPr>
                <w:t xml:space="preserve">Salvador, S. (2004). FastDTW: Toward Accurate Dynamic Time Warping in Linear Time and Space. </w:t>
              </w:r>
              <w:r>
                <w:rPr>
                  <w:i/>
                  <w:iCs/>
                  <w:noProof/>
                </w:rPr>
                <w:t>Intelligent Data Analysis</w:t>
              </w:r>
              <w:r>
                <w:rPr>
                  <w:noProof/>
                </w:rPr>
                <w:t>.</w:t>
              </w:r>
            </w:p>
            <w:p w:rsidR="00304C55" w:rsidRDefault="00304C55" w:rsidP="00304C55">
              <w:pPr>
                <w:pStyle w:val="Bibliographie"/>
                <w:ind w:left="720" w:hanging="720"/>
                <w:rPr>
                  <w:noProof/>
                </w:rPr>
              </w:pPr>
              <w:r>
                <w:rPr>
                  <w:noProof/>
                </w:rPr>
                <w:lastRenderedPageBreak/>
                <w:t xml:space="preserve">Shannon. (1948). </w:t>
              </w:r>
              <w:r>
                <w:rPr>
                  <w:i/>
                  <w:iCs/>
                  <w:noProof/>
                </w:rPr>
                <w:t>A Mathematical Theory of Communication .</w:t>
              </w:r>
              <w:r>
                <w:rPr>
                  <w:noProof/>
                </w:rPr>
                <w:t xml:space="preserve"> </w:t>
              </w:r>
            </w:p>
            <w:p w:rsidR="00304C55" w:rsidRDefault="00304C55" w:rsidP="00304C55">
              <w:pPr>
                <w:pStyle w:val="Bibliographie"/>
                <w:ind w:left="720" w:hanging="720"/>
                <w:rPr>
                  <w:noProof/>
                </w:rPr>
              </w:pPr>
              <w:r>
                <w:rPr>
                  <w:noProof/>
                </w:rPr>
                <w:t xml:space="preserve">Thompson. (s.d.). </w:t>
              </w:r>
              <w:r>
                <w:rPr>
                  <w:i/>
                  <w:iCs/>
                  <w:noProof/>
                </w:rPr>
                <w:t>Soundpainting</w:t>
              </w:r>
              <w:r>
                <w:rPr>
                  <w:noProof/>
                </w:rPr>
                <w:t>. Récupéré sur Soundpainting.com: http://www.soundpainting.com/soundpainting/</w:t>
              </w:r>
            </w:p>
            <w:p w:rsidR="00310EB8" w:rsidRDefault="00310EB8" w:rsidP="00304C55">
              <w:pPr>
                <w:rPr>
                  <w:ins w:id="8652" w:author="Arthur Parmentier" w:date="2020-06-10T18:46:00Z"/>
                </w:rPr>
              </w:pPr>
              <w:ins w:id="8653" w:author="Arthur Parmentier" w:date="2020-06-10T18:46:00Z">
                <w:r>
                  <w:rPr>
                    <w:b/>
                    <w:bCs/>
                  </w:rPr>
                  <w:fldChar w:fldCharType="end"/>
                </w:r>
              </w:ins>
            </w:p>
            <w:customXmlInsRangeStart w:id="8654" w:author="Arthur Parmentier" w:date="2020-06-10T18:46:00Z"/>
          </w:sdtContent>
        </w:sdt>
        <w:customXmlInsRangeEnd w:id="8654"/>
        <w:customXmlInsRangeStart w:id="8655" w:author="Arthur Parmentier" w:date="2020-06-10T18:46:00Z"/>
      </w:sdtContent>
    </w:sdt>
    <w:customXmlInsRangeEnd w:id="8655"/>
    <w:p w:rsidR="00F25194" w:rsidRPr="007C437A" w:rsidRDefault="00F25194" w:rsidP="00E6654A"/>
    <w:p w:rsidR="00F25194" w:rsidRPr="007C437A" w:rsidRDefault="00F25194" w:rsidP="00E6654A"/>
    <w:p w:rsidR="00A34795" w:rsidRPr="007C437A" w:rsidRDefault="00A34795" w:rsidP="00E6654A">
      <w:pPr>
        <w:rPr>
          <w:ins w:id="8656" w:author="Arthur Parmentier" w:date="2020-05-12T19:23:00Z"/>
        </w:rPr>
      </w:pPr>
      <w:ins w:id="8657" w:author="Arthur Parmentier" w:date="2020-05-12T19:23:00Z">
        <w:r w:rsidRPr="007C437A">
          <w:t>No synonyms in SP</w:t>
        </w:r>
      </w:ins>
    </w:p>
    <w:p w:rsidR="00A34795" w:rsidRPr="007C437A" w:rsidRDefault="00A34795" w:rsidP="00E6654A">
      <w:ins w:id="8658" w:author="Arthur Parmentier" w:date="2020-05-12T19:23:00Z">
        <w:r w:rsidRPr="007C437A">
          <w:t>Are there homonyms?</w:t>
        </w:r>
        <w:r w:rsidR="0011688F" w:rsidRPr="007C437A">
          <w:t xml:space="preserve"> YESS</w:t>
        </w:r>
      </w:ins>
    </w:p>
    <w:bookmarkEnd w:id="486"/>
    <w:p w:rsidR="00F25194" w:rsidRPr="007C437A" w:rsidRDefault="00F25194" w:rsidP="00E6654A">
      <w:pPr>
        <w:rPr>
          <w:ins w:id="8659" w:author="Arthur Parmentier" w:date="2020-05-12T19:27:00Z"/>
        </w:rPr>
      </w:pPr>
    </w:p>
    <w:p w:rsidR="008A6488" w:rsidRPr="007C437A" w:rsidRDefault="008A6488" w:rsidP="00E6654A">
      <w:pPr>
        <w:rPr>
          <w:ins w:id="8660" w:author="Arthur Parmentier" w:date="2020-05-12T19:32:00Z"/>
        </w:rPr>
      </w:pPr>
      <w:proofErr w:type="spellStart"/>
      <w:ins w:id="8661" w:author="Arthur Parmentier" w:date="2020-05-12T19:27:00Z">
        <w:r w:rsidRPr="007C437A">
          <w:t>Meronymes</w:t>
        </w:r>
        <w:proofErr w:type="spellEnd"/>
        <w:r w:rsidRPr="007C437A">
          <w:t>… to check/discuss</w:t>
        </w:r>
        <w:r w:rsidR="00481EE1" w:rsidRPr="007C437A">
          <w:t xml:space="preserve"> : sense relations</w:t>
        </w:r>
      </w:ins>
    </w:p>
    <w:p w:rsidR="000717DB" w:rsidRPr="007C437A" w:rsidRDefault="000717DB" w:rsidP="00E6654A">
      <w:pPr>
        <w:rPr>
          <w:ins w:id="8662" w:author="Arthur Parmentier" w:date="2020-05-12T19:32:00Z"/>
        </w:rPr>
      </w:pPr>
    </w:p>
    <w:p w:rsidR="000717DB" w:rsidRPr="007C437A" w:rsidRDefault="000717DB" w:rsidP="00E6654A">
      <w:pPr>
        <w:rPr>
          <w:ins w:id="8663" w:author="Arthur Parmentier" w:date="2020-05-13T09:41:00Z"/>
        </w:rPr>
      </w:pPr>
      <w:ins w:id="8664" w:author="Arthur Parmentier" w:date="2020-05-12T19:32:00Z">
        <w:r w:rsidRPr="007C437A">
          <w:t xml:space="preserve">Sign overloading: </w:t>
        </w:r>
      </w:ins>
      <w:ins w:id="8665" w:author="Arthur Parmentier" w:date="2020-05-12T19:34:00Z">
        <w:r w:rsidR="00C07A15" w:rsidRPr="007C437A">
          <w:t>what is an analogy?</w:t>
        </w:r>
      </w:ins>
    </w:p>
    <w:p w:rsidR="003C3E32" w:rsidRPr="007C437A" w:rsidRDefault="003C3E32" w:rsidP="00E6654A">
      <w:pPr>
        <w:rPr>
          <w:ins w:id="8666" w:author="Arthur Parmentier" w:date="2020-05-13T09:41:00Z"/>
        </w:rPr>
      </w:pPr>
    </w:p>
    <w:p w:rsidR="003C3E32" w:rsidRPr="007C437A" w:rsidRDefault="003C3E32" w:rsidP="00E6654A">
      <w:pPr>
        <w:rPr>
          <w:ins w:id="8667" w:author="Arthur Parmentier" w:date="2020-05-14T13:28:00Z"/>
          <w:rStyle w:val="reference-text"/>
        </w:rPr>
      </w:pPr>
      <w:ins w:id="8668" w:author="Arthur Parmentier" w:date="2020-05-13T09:41:00Z">
        <w:r w:rsidRPr="007C437A">
          <w:t>Quantum-like theory of concepts to model human interaction (interference) in resp</w:t>
        </w:r>
      </w:ins>
      <w:ins w:id="8669" w:author="Arthur Parmentier" w:date="2020-05-13T09:42:00Z">
        <w:r w:rsidRPr="007C437A">
          <w:t xml:space="preserve">onding to SP signs? </w:t>
        </w:r>
      </w:ins>
      <w:ins w:id="8670" w:author="Arthur Parmentier" w:date="2020-05-14T13:28:00Z">
        <w:r w:rsidR="00A84632" w:rsidRPr="007C437A">
          <w:rPr>
            <w:rStyle w:val="reference-text"/>
            <w:rPrChange w:id="8671" w:author="Arthur Parmentier" w:date="2020-06-07T15:27:00Z">
              <w:rPr>
                <w:rStyle w:val="reference-text"/>
              </w:rPr>
            </w:rPrChange>
          </w:rPr>
          <w:fldChar w:fldCharType="begin"/>
        </w:r>
        <w:r w:rsidR="00A84632" w:rsidRPr="007C437A">
          <w:rPr>
            <w:rStyle w:val="reference-text"/>
          </w:rPr>
          <w:instrText xml:space="preserve"> HYPERLINK "</w:instrText>
        </w:r>
      </w:ins>
      <w:ins w:id="8672" w:author="Arthur Parmentier" w:date="2020-05-13T09:42:00Z">
        <w:r w:rsidR="00A84632" w:rsidRPr="007C437A">
          <w:rPr>
            <w:rStyle w:val="reference-text"/>
          </w:rPr>
          <w:instrText>https://www.frontiersin.org/articles/10.3389/fpsyg.2016.00418/full</w:instrText>
        </w:r>
      </w:ins>
      <w:ins w:id="8673" w:author="Arthur Parmentier" w:date="2020-05-14T13:28:00Z">
        <w:r w:rsidR="00A84632" w:rsidRPr="007C437A">
          <w:rPr>
            <w:rStyle w:val="reference-text"/>
          </w:rPr>
          <w:instrText xml:space="preserve">" </w:instrText>
        </w:r>
        <w:r w:rsidR="00A84632" w:rsidRPr="007C437A">
          <w:rPr>
            <w:rStyle w:val="reference-text"/>
            <w:rPrChange w:id="8674" w:author="Arthur Parmentier" w:date="2020-06-07T15:27:00Z">
              <w:rPr>
                <w:rStyle w:val="reference-text"/>
              </w:rPr>
            </w:rPrChange>
          </w:rPr>
          <w:fldChar w:fldCharType="separate"/>
        </w:r>
      </w:ins>
      <w:ins w:id="8675" w:author="Arthur Parmentier" w:date="2020-05-13T09:42:00Z">
        <w:r w:rsidR="00A84632" w:rsidRPr="007C437A">
          <w:rPr>
            <w:rStyle w:val="Lienhypertexte"/>
          </w:rPr>
          <w:t>https://www.frontiersin.org/articles/10.3389/fpsyg.2016.00418/full</w:t>
        </w:r>
      </w:ins>
      <w:ins w:id="8676" w:author="Arthur Parmentier" w:date="2020-05-14T13:28:00Z">
        <w:r w:rsidR="00A84632" w:rsidRPr="007C437A">
          <w:rPr>
            <w:rStyle w:val="reference-text"/>
            <w:rPrChange w:id="8677" w:author="Arthur Parmentier" w:date="2020-06-07T15:27:00Z">
              <w:rPr>
                <w:rStyle w:val="reference-text"/>
              </w:rPr>
            </w:rPrChange>
          </w:rPr>
          <w:fldChar w:fldCharType="end"/>
        </w:r>
      </w:ins>
    </w:p>
    <w:p w:rsidR="00A84632" w:rsidRPr="007C437A" w:rsidRDefault="00A84632" w:rsidP="00E6654A">
      <w:pPr>
        <w:rPr>
          <w:ins w:id="8678" w:author="Arthur Parmentier" w:date="2020-05-14T13:28:00Z"/>
          <w:rStyle w:val="reference-text"/>
        </w:rPr>
      </w:pPr>
    </w:p>
    <w:p w:rsidR="00A84632" w:rsidRPr="007C437A" w:rsidRDefault="00A84632" w:rsidP="00A84632">
      <w:pPr>
        <w:rPr>
          <w:ins w:id="8679" w:author="Arthur Parmentier" w:date="2020-05-14T13:28:00Z"/>
        </w:rPr>
      </w:pPr>
      <w:ins w:id="8680" w:author="Arthur Parmentier" w:date="2020-05-14T13:28:00Z">
        <w:r w:rsidRPr="007C437A">
          <w:t>Modes and defaults: attempt to define particular grammars inside a “universal” one?</w:t>
        </w:r>
      </w:ins>
    </w:p>
    <w:p w:rsidR="00A84632" w:rsidRPr="008C7E78" w:rsidRDefault="006A7F9F" w:rsidP="00A84632">
      <w:pPr>
        <w:rPr>
          <w:ins w:id="8681" w:author="Arthur Parmentier" w:date="2020-05-14T13:28:00Z"/>
          <w:lang w:val="fr-FR"/>
          <w:rPrChange w:id="8682" w:author="Arthur Parmentier" w:date="2020-06-07T18:32:00Z">
            <w:rPr>
              <w:ins w:id="8683" w:author="Arthur Parmentier" w:date="2020-05-14T13:28:00Z"/>
            </w:rPr>
          </w:rPrChange>
        </w:rPr>
      </w:pPr>
      <w:proofErr w:type="spellStart"/>
      <w:ins w:id="8684" w:author="Arthur Parmentier" w:date="2020-05-14T15:15:00Z">
        <w:r w:rsidRPr="008C7E78">
          <w:rPr>
            <w:lang w:val="fr-FR"/>
            <w:rPrChange w:id="8685" w:author="Arthur Parmentier" w:date="2020-06-07T18:32:00Z">
              <w:rPr/>
            </w:rPrChange>
          </w:rPr>
          <w:t>Enquete</w:t>
        </w:r>
        <w:proofErr w:type="spellEnd"/>
        <w:r w:rsidRPr="008C7E78">
          <w:rPr>
            <w:lang w:val="fr-FR"/>
            <w:rPrChange w:id="8686" w:author="Arthur Parmentier" w:date="2020-06-07T18:32:00Z">
              <w:rPr/>
            </w:rPrChange>
          </w:rPr>
          <w:t xml:space="preserve"> statistique sur poid</w:t>
        </w:r>
        <w:r w:rsidR="00FC6CCC" w:rsidRPr="008C7E78">
          <w:rPr>
            <w:lang w:val="fr-FR"/>
            <w:rPrChange w:id="8687" w:author="Arthur Parmentier" w:date="2020-06-07T18:32:00Z">
              <w:rPr/>
            </w:rPrChange>
          </w:rPr>
          <w:t>s</w:t>
        </w:r>
        <w:r w:rsidRPr="008C7E78">
          <w:rPr>
            <w:lang w:val="fr-FR"/>
            <w:rPrChange w:id="8688" w:author="Arthur Parmentier" w:date="2020-06-07T18:32:00Z">
              <w:rPr/>
            </w:rPrChange>
          </w:rPr>
          <w:t xml:space="preserve"> cogniti</w:t>
        </w:r>
      </w:ins>
      <w:ins w:id="8689" w:author="Arthur Parmentier" w:date="2020-05-14T15:16:00Z">
        <w:r w:rsidR="00711575" w:rsidRPr="008C7E78">
          <w:rPr>
            <w:lang w:val="fr-FR"/>
            <w:rPrChange w:id="8690" w:author="Arthur Parmentier" w:date="2020-06-07T18:32:00Z">
              <w:rPr/>
            </w:rPrChange>
          </w:rPr>
          <w:t>f</w:t>
        </w:r>
      </w:ins>
      <w:ins w:id="8691" w:author="Arthur Parmentier" w:date="2020-05-14T15:15:00Z">
        <w:r w:rsidRPr="008C7E78">
          <w:rPr>
            <w:lang w:val="fr-FR"/>
            <w:rPrChange w:id="8692" w:author="Arthur Parmentier" w:date="2020-06-07T18:32:00Z">
              <w:rPr/>
            </w:rPrChange>
          </w:rPr>
          <w:t>/temps de réponse/complexité de la réponse/débutant/experts</w:t>
        </w:r>
      </w:ins>
    </w:p>
    <w:p w:rsidR="00A84632" w:rsidRPr="008C7E78" w:rsidRDefault="00A84632" w:rsidP="00A84632">
      <w:pPr>
        <w:rPr>
          <w:ins w:id="8693" w:author="Arthur Parmentier" w:date="2020-05-14T13:28:00Z"/>
          <w:lang w:val="fr-FR"/>
          <w:rPrChange w:id="8694" w:author="Arthur Parmentier" w:date="2020-06-07T18:32:00Z">
            <w:rPr>
              <w:ins w:id="8695" w:author="Arthur Parmentier" w:date="2020-05-14T13:28:00Z"/>
            </w:rPr>
          </w:rPrChange>
        </w:rPr>
      </w:pPr>
    </w:p>
    <w:p w:rsidR="00A84632" w:rsidRPr="008C7E78" w:rsidRDefault="00A84632" w:rsidP="00A84632">
      <w:pPr>
        <w:rPr>
          <w:ins w:id="8696" w:author="Arthur Parmentier" w:date="2020-05-14T13:28:00Z"/>
          <w:lang w:val="fr-FR"/>
          <w:rPrChange w:id="8697" w:author="Arthur Parmentier" w:date="2020-06-07T18:32:00Z">
            <w:rPr>
              <w:ins w:id="8698" w:author="Arthur Parmentier" w:date="2020-05-14T13:28:00Z"/>
            </w:rPr>
          </w:rPrChange>
        </w:rPr>
      </w:pPr>
    </w:p>
    <w:p w:rsidR="00A84632" w:rsidRPr="008C7E78" w:rsidRDefault="00A84632" w:rsidP="00A84632">
      <w:pPr>
        <w:rPr>
          <w:ins w:id="8699" w:author="Arthur Parmentier" w:date="2020-05-14T13:28:00Z"/>
          <w:lang w:val="fr-FR"/>
          <w:rPrChange w:id="8700" w:author="Arthur Parmentier" w:date="2020-06-07T18:32:00Z">
            <w:rPr>
              <w:ins w:id="8701" w:author="Arthur Parmentier" w:date="2020-05-14T13:28:00Z"/>
            </w:rPr>
          </w:rPrChange>
        </w:rPr>
      </w:pPr>
    </w:p>
    <w:p w:rsidR="00A84632" w:rsidRPr="008C7E78" w:rsidRDefault="00A84632" w:rsidP="00A84632">
      <w:pPr>
        <w:rPr>
          <w:ins w:id="8702" w:author="Arthur Parmentier" w:date="2020-05-14T13:28:00Z"/>
          <w:lang w:val="fr-FR"/>
          <w:rPrChange w:id="8703" w:author="Arthur Parmentier" w:date="2020-06-07T18:32:00Z">
            <w:rPr>
              <w:ins w:id="8704" w:author="Arthur Parmentier" w:date="2020-05-14T13:28:00Z"/>
            </w:rPr>
          </w:rPrChange>
        </w:rPr>
      </w:pPr>
    </w:p>
    <w:p w:rsidR="00A84632" w:rsidRPr="008C7E78" w:rsidRDefault="00A84632" w:rsidP="00A84632">
      <w:pPr>
        <w:rPr>
          <w:ins w:id="8705" w:author="Arthur Parmentier" w:date="2020-05-14T13:28:00Z"/>
          <w:lang w:val="fr-FR"/>
          <w:rPrChange w:id="8706" w:author="Arthur Parmentier" w:date="2020-06-07T18:32:00Z">
            <w:rPr>
              <w:ins w:id="8707" w:author="Arthur Parmentier" w:date="2020-05-14T13:28:00Z"/>
            </w:rPr>
          </w:rPrChange>
        </w:rPr>
      </w:pPr>
    </w:p>
    <w:p w:rsidR="00A84632" w:rsidRPr="008C7E78" w:rsidRDefault="00A84632" w:rsidP="00A84632">
      <w:pPr>
        <w:rPr>
          <w:ins w:id="8708" w:author="Arthur Parmentier" w:date="2020-05-14T13:28:00Z"/>
          <w:lang w:val="fr-FR"/>
          <w:rPrChange w:id="8709" w:author="Arthur Parmentier" w:date="2020-06-07T18:32:00Z">
            <w:rPr>
              <w:ins w:id="8710" w:author="Arthur Parmentier" w:date="2020-05-14T13:28:00Z"/>
            </w:rPr>
          </w:rPrChange>
        </w:rPr>
      </w:pPr>
    </w:p>
    <w:p w:rsidR="00A84632" w:rsidRPr="008C7E78" w:rsidRDefault="00A84632" w:rsidP="00E6654A">
      <w:pPr>
        <w:rPr>
          <w:ins w:id="8711" w:author="Arthur Parmentier" w:date="2020-05-14T13:28:00Z"/>
          <w:lang w:val="fr-FR"/>
          <w:rPrChange w:id="8712" w:author="Arthur Parmentier" w:date="2020-06-07T18:32:00Z">
            <w:rPr>
              <w:ins w:id="8713" w:author="Arthur Parmentier" w:date="2020-05-14T13:28:00Z"/>
            </w:rPr>
          </w:rPrChange>
        </w:rPr>
      </w:pPr>
    </w:p>
    <w:p w:rsidR="00A84632" w:rsidRPr="008C7E78" w:rsidRDefault="000B405B" w:rsidP="00E6654A">
      <w:pPr>
        <w:rPr>
          <w:ins w:id="8714" w:author="Arthur Parmentier" w:date="2020-05-14T14:50:00Z"/>
          <w:lang w:val="fr-FR"/>
          <w:rPrChange w:id="8715" w:author="Arthur Parmentier" w:date="2020-06-07T18:32:00Z">
            <w:rPr>
              <w:ins w:id="8716" w:author="Arthur Parmentier" w:date="2020-05-14T14:50:00Z"/>
            </w:rPr>
          </w:rPrChange>
        </w:rPr>
      </w:pPr>
      <w:proofErr w:type="spellStart"/>
      <w:ins w:id="8717" w:author="Arthur Parmentier" w:date="2020-05-14T14:49:00Z">
        <w:r w:rsidRPr="008C7E78">
          <w:rPr>
            <w:lang w:val="fr-FR"/>
            <w:rPrChange w:id="8718" w:author="Arthur Parmentier" w:date="2020-06-07T18:32:00Z">
              <w:rPr/>
            </w:rPrChange>
          </w:rPr>
          <w:t>Utilization</w:t>
        </w:r>
        <w:proofErr w:type="spellEnd"/>
        <w:r w:rsidRPr="008C7E78">
          <w:rPr>
            <w:lang w:val="fr-FR"/>
            <w:rPrChange w:id="8719" w:author="Arthur Parmentier" w:date="2020-06-07T18:32:00Z">
              <w:rPr/>
            </w:rPrChange>
          </w:rPr>
          <w:t xml:space="preserve"> des signes motivée par la </w:t>
        </w:r>
        <w:proofErr w:type="spellStart"/>
        <w:r w:rsidRPr="008C7E78">
          <w:rPr>
            <w:lang w:val="fr-FR"/>
            <w:rPrChange w:id="8720" w:author="Arthur Parmentier" w:date="2020-06-07T18:32:00Z">
              <w:rPr/>
            </w:rPrChange>
          </w:rPr>
          <w:t>representation</w:t>
        </w:r>
        <w:proofErr w:type="spellEnd"/>
        <w:r w:rsidRPr="008C7E78">
          <w:rPr>
            <w:lang w:val="fr-FR"/>
            <w:rPrChange w:id="8721" w:author="Arthur Parmentier" w:date="2020-06-07T18:32:00Z">
              <w:rPr/>
            </w:rPrChange>
          </w:rPr>
          <w:t xml:space="preserve"> a priori du concept/résultat du soundpainter</w:t>
        </w:r>
      </w:ins>
    </w:p>
    <w:p w:rsidR="006331DF" w:rsidRPr="008C7E78" w:rsidRDefault="006331DF" w:rsidP="00E6654A">
      <w:pPr>
        <w:rPr>
          <w:ins w:id="8722" w:author="Arthur Parmentier" w:date="2020-05-14T14:51:00Z"/>
          <w:lang w:val="fr-FR"/>
          <w:rPrChange w:id="8723" w:author="Arthur Parmentier" w:date="2020-06-07T18:32:00Z">
            <w:rPr>
              <w:ins w:id="8724" w:author="Arthur Parmentier" w:date="2020-05-14T14:51:00Z"/>
            </w:rPr>
          </w:rPrChange>
        </w:rPr>
      </w:pPr>
      <w:ins w:id="8725" w:author="Arthur Parmentier" w:date="2020-05-14T14:50:00Z">
        <w:r w:rsidRPr="008C7E78">
          <w:rPr>
            <w:lang w:val="fr-FR"/>
            <w:rPrChange w:id="8726" w:author="Arthur Parmentier" w:date="2020-06-07T18:32:00Z">
              <w:rPr/>
            </w:rPrChange>
          </w:rPr>
          <w:t xml:space="preserve">Représentation mentale qui </w:t>
        </w:r>
        <w:proofErr w:type="spellStart"/>
        <w:r w:rsidRPr="008C7E78">
          <w:rPr>
            <w:lang w:val="fr-FR"/>
            <w:rPrChange w:id="8727" w:author="Arthur Parmentier" w:date="2020-06-07T18:32:00Z">
              <w:rPr/>
            </w:rPrChange>
          </w:rPr>
          <w:t>precede</w:t>
        </w:r>
        <w:proofErr w:type="spellEnd"/>
        <w:r w:rsidRPr="008C7E78">
          <w:rPr>
            <w:lang w:val="fr-FR"/>
            <w:rPrChange w:id="8728" w:author="Arthur Parmentier" w:date="2020-06-07T18:32:00Z">
              <w:rPr/>
            </w:rPrChange>
          </w:rPr>
          <w:t xml:space="preserve"> la réponse du performer; intéressant pour W (tout le monde?) si </w:t>
        </w:r>
      </w:ins>
      <w:ins w:id="8729" w:author="Arthur Parmentier" w:date="2020-05-14T14:51:00Z">
        <w:r w:rsidRPr="008C7E78">
          <w:rPr>
            <w:lang w:val="fr-FR"/>
            <w:rPrChange w:id="8730" w:author="Arthur Parmentier" w:date="2020-06-07T18:32:00Z">
              <w:rPr/>
            </w:rPrChange>
          </w:rPr>
          <w:t>la réponse n’est pas telle qu’attendue</w:t>
        </w:r>
      </w:ins>
    </w:p>
    <w:p w:rsidR="00C63733" w:rsidRPr="008C7E78" w:rsidRDefault="00C63733" w:rsidP="00E6654A">
      <w:pPr>
        <w:rPr>
          <w:ins w:id="8731" w:author="Arthur Parmentier" w:date="2020-05-14T14:57:00Z"/>
          <w:lang w:val="fr-FR"/>
          <w:rPrChange w:id="8732" w:author="Arthur Parmentier" w:date="2020-06-07T18:32:00Z">
            <w:rPr>
              <w:ins w:id="8733" w:author="Arthur Parmentier" w:date="2020-05-14T14:57:00Z"/>
            </w:rPr>
          </w:rPrChange>
        </w:rPr>
      </w:pPr>
      <w:ins w:id="8734" w:author="Arthur Parmentier" w:date="2020-05-14T14:51:00Z">
        <w:r w:rsidRPr="008C7E78">
          <w:rPr>
            <w:lang w:val="fr-FR"/>
            <w:rPrChange w:id="8735" w:author="Arthur Parmentier" w:date="2020-06-07T18:32:00Z">
              <w:rPr/>
            </w:rPrChange>
          </w:rPr>
          <w:t>On ne peut s’adresser qu’à une discipline qu’on connait un peu</w:t>
        </w:r>
      </w:ins>
    </w:p>
    <w:p w:rsidR="00CD4FE1" w:rsidRPr="008C7E78" w:rsidRDefault="00CD4FE1" w:rsidP="00E6654A">
      <w:pPr>
        <w:rPr>
          <w:ins w:id="8736" w:author="Arthur Parmentier" w:date="2020-05-14T14:57:00Z"/>
          <w:lang w:val="fr-FR"/>
          <w:rPrChange w:id="8737" w:author="Arthur Parmentier" w:date="2020-06-07T18:32:00Z">
            <w:rPr>
              <w:ins w:id="8738" w:author="Arthur Parmentier" w:date="2020-05-14T14:57:00Z"/>
            </w:rPr>
          </w:rPrChange>
        </w:rPr>
      </w:pPr>
    </w:p>
    <w:p w:rsidR="00CD4FE1" w:rsidRPr="008C7E78" w:rsidRDefault="00CD4FE1" w:rsidP="00E6654A">
      <w:pPr>
        <w:rPr>
          <w:ins w:id="8739" w:author="Arthur Parmentier" w:date="2020-05-14T14:59:00Z"/>
          <w:lang w:val="fr-FR"/>
          <w:rPrChange w:id="8740" w:author="Arthur Parmentier" w:date="2020-06-07T18:32:00Z">
            <w:rPr>
              <w:ins w:id="8741" w:author="Arthur Parmentier" w:date="2020-05-14T14:59:00Z"/>
            </w:rPr>
          </w:rPrChange>
        </w:rPr>
      </w:pPr>
      <w:proofErr w:type="spellStart"/>
      <w:ins w:id="8742" w:author="Arthur Parmentier" w:date="2020-05-14T14:57:00Z">
        <w:r w:rsidRPr="008C7E78">
          <w:rPr>
            <w:lang w:val="fr-FR"/>
            <w:rPrChange w:id="8743" w:author="Arthur Parmentier" w:date="2020-06-07T18:32:00Z">
              <w:rPr/>
            </w:rPrChange>
          </w:rPr>
          <w:t>Immobilté</w:t>
        </w:r>
        <w:proofErr w:type="spellEnd"/>
        <w:r w:rsidRPr="008C7E78">
          <w:rPr>
            <w:lang w:val="fr-FR"/>
            <w:rPrChange w:id="8744" w:author="Arthur Parmentier" w:date="2020-06-07T18:32:00Z">
              <w:rPr/>
            </w:rPrChange>
          </w:rPr>
          <w:t xml:space="preserve"> du soundpainter dans la config ordi et config traditionnelle </w:t>
        </w:r>
        <w:proofErr w:type="spellStart"/>
        <w:r w:rsidRPr="008C7E78">
          <w:rPr>
            <w:lang w:val="fr-FR"/>
            <w:rPrChange w:id="8745" w:author="Arthur Parmentier" w:date="2020-06-07T18:32:00Z">
              <w:rPr/>
            </w:rPrChange>
          </w:rPr>
          <w:t>walter</w:t>
        </w:r>
      </w:ins>
      <w:proofErr w:type="spellEnd"/>
      <w:ins w:id="8746" w:author="Arthur Parmentier" w:date="2020-05-14T14:58:00Z">
        <w:r w:rsidR="00B47E57" w:rsidRPr="008C7E78">
          <w:rPr>
            <w:lang w:val="fr-FR"/>
            <w:rPrChange w:id="8747" w:author="Arthur Parmentier" w:date="2020-06-07T18:32:00Z">
              <w:rPr/>
            </w:rPrChange>
          </w:rPr>
          <w:t xml:space="preserve"> =&gt; aucune “</w:t>
        </w:r>
        <w:proofErr w:type="spellStart"/>
        <w:r w:rsidR="00B47E57" w:rsidRPr="008C7E78">
          <w:rPr>
            <w:lang w:val="fr-FR"/>
            <w:rPrChange w:id="8748" w:author="Arthur Parmentier" w:date="2020-06-07T18:32:00Z">
              <w:rPr/>
            </w:rPrChange>
          </w:rPr>
          <w:t>deformation</w:t>
        </w:r>
        <w:proofErr w:type="spellEnd"/>
        <w:r w:rsidR="00B47E57" w:rsidRPr="008C7E78">
          <w:rPr>
            <w:lang w:val="fr-FR"/>
            <w:rPrChange w:id="8749" w:author="Arthur Parmentier" w:date="2020-06-07T18:32:00Z">
              <w:rPr/>
            </w:rPrChange>
          </w:rPr>
          <w:t>” du contexte de la performance artistique</w:t>
        </w:r>
        <w:r w:rsidR="004732DA" w:rsidRPr="008C7E78">
          <w:rPr>
            <w:lang w:val="fr-FR"/>
            <w:rPrChange w:id="8750" w:author="Arthur Parmentier" w:date="2020-06-07T18:32:00Z">
              <w:rPr/>
            </w:rPrChange>
          </w:rPr>
          <w:br/>
          <w:t>Notion d’espace</w:t>
        </w:r>
      </w:ins>
    </w:p>
    <w:p w:rsidR="00474CFF" w:rsidRPr="008C7E78" w:rsidRDefault="00474CFF" w:rsidP="00E6654A">
      <w:pPr>
        <w:rPr>
          <w:ins w:id="8751" w:author="Arthur Parmentier" w:date="2020-05-14T14:59:00Z"/>
          <w:lang w:val="fr-FR"/>
          <w:rPrChange w:id="8752" w:author="Arthur Parmentier" w:date="2020-06-07T18:32:00Z">
            <w:rPr>
              <w:ins w:id="8753" w:author="Arthur Parmentier" w:date="2020-05-14T14:59:00Z"/>
            </w:rPr>
          </w:rPrChange>
        </w:rPr>
      </w:pPr>
      <w:ins w:id="8754" w:author="Arthur Parmentier" w:date="2020-05-14T14:59:00Z">
        <w:r w:rsidRPr="008C7E78">
          <w:rPr>
            <w:lang w:val="fr-FR"/>
            <w:rPrChange w:id="8755" w:author="Arthur Parmentier" w:date="2020-06-07T18:32:00Z">
              <w:rPr/>
            </w:rPrChange>
          </w:rPr>
          <w:t>Distinction SP et performer: discussion de l’év</w:t>
        </w:r>
      </w:ins>
      <w:ins w:id="8756" w:author="Arthur Parmentier" w:date="2020-05-14T15:00:00Z">
        <w:r w:rsidRPr="008C7E78">
          <w:rPr>
            <w:lang w:val="fr-FR"/>
            <w:rPrChange w:id="8757" w:author="Arthur Parmentier" w:date="2020-06-07T18:32:00Z">
              <w:rPr/>
            </w:rPrChange>
          </w:rPr>
          <w:t>o</w:t>
        </w:r>
      </w:ins>
      <w:ins w:id="8758" w:author="Arthur Parmentier" w:date="2020-05-14T14:59:00Z">
        <w:r w:rsidRPr="008C7E78">
          <w:rPr>
            <w:lang w:val="fr-FR"/>
            <w:rPrChange w:id="8759" w:author="Arthur Parmentier" w:date="2020-06-07T18:32:00Z">
              <w:rPr/>
            </w:rPrChange>
          </w:rPr>
          <w:t>l</w:t>
        </w:r>
      </w:ins>
      <w:ins w:id="8760" w:author="Arthur Parmentier" w:date="2020-05-14T15:00:00Z">
        <w:r w:rsidRPr="008C7E78">
          <w:rPr>
            <w:lang w:val="fr-FR"/>
            <w:rPrChange w:id="8761" w:author="Arthur Parmentier" w:date="2020-06-07T18:32:00Z">
              <w:rPr/>
            </w:rPrChange>
          </w:rPr>
          <w:t>u</w:t>
        </w:r>
      </w:ins>
      <w:ins w:id="8762" w:author="Arthur Parmentier" w:date="2020-05-14T14:59:00Z">
        <w:r w:rsidRPr="008C7E78">
          <w:rPr>
            <w:lang w:val="fr-FR"/>
            <w:rPrChange w:id="8763" w:author="Arthur Parmentier" w:date="2020-06-07T18:32:00Z">
              <w:rPr/>
            </w:rPrChange>
          </w:rPr>
          <w:t>tion</w:t>
        </w:r>
      </w:ins>
      <w:ins w:id="8764" w:author="Arthur Parmentier" w:date="2020-05-14T15:01:00Z">
        <w:r w:rsidRPr="008C7E78">
          <w:rPr>
            <w:lang w:val="fr-FR"/>
            <w:rPrChange w:id="8765" w:author="Arthur Parmentier" w:date="2020-06-07T18:32:00Z">
              <w:rPr/>
            </w:rPrChange>
          </w:rPr>
          <w:t>, prospections de configuration possible?</w:t>
        </w:r>
      </w:ins>
      <w:ins w:id="8766" w:author="Arthur Parmentier" w:date="2020-05-14T14:59:00Z">
        <w:r w:rsidRPr="008C7E78">
          <w:rPr>
            <w:lang w:val="fr-FR"/>
            <w:rPrChange w:id="8767" w:author="Arthur Parmentier" w:date="2020-06-07T18:32:00Z">
              <w:rPr/>
            </w:rPrChange>
          </w:rPr>
          <w:t xml:space="preserve"> </w:t>
        </w:r>
      </w:ins>
    </w:p>
    <w:p w:rsidR="00474CFF" w:rsidRPr="008C7E78" w:rsidRDefault="00474CFF" w:rsidP="00E6654A">
      <w:pPr>
        <w:rPr>
          <w:ins w:id="8768" w:author="Arthur Parmentier" w:date="2020-05-14T15:29:00Z"/>
          <w:lang w:val="fr-FR"/>
          <w:rPrChange w:id="8769" w:author="Arthur Parmentier" w:date="2020-06-07T18:32:00Z">
            <w:rPr>
              <w:ins w:id="8770" w:author="Arthur Parmentier" w:date="2020-05-14T15:29:00Z"/>
            </w:rPr>
          </w:rPrChange>
        </w:rPr>
      </w:pPr>
      <w:ins w:id="8771" w:author="Arthur Parmentier" w:date="2020-05-14T14:59:00Z">
        <w:r w:rsidRPr="008C7E78">
          <w:rPr>
            <w:lang w:val="fr-FR"/>
            <w:rPrChange w:id="8772" w:author="Arthur Parmentier" w:date="2020-06-07T18:32:00Z">
              <w:rPr/>
            </w:rPrChange>
          </w:rPr>
          <w:t xml:space="preserve">Nouvelles configurations: le </w:t>
        </w:r>
        <w:proofErr w:type="spellStart"/>
        <w:r w:rsidRPr="008C7E78">
          <w:rPr>
            <w:lang w:val="fr-FR"/>
            <w:rPrChange w:id="8773" w:author="Arthur Parmentier" w:date="2020-06-07T18:32:00Z">
              <w:rPr/>
            </w:rPrChange>
          </w:rPr>
          <w:t>so</w:t>
        </w:r>
      </w:ins>
      <w:proofErr w:type="spellEnd"/>
    </w:p>
    <w:p w:rsidR="0017374C" w:rsidRPr="008C7E78" w:rsidRDefault="0017374C" w:rsidP="00E6654A">
      <w:pPr>
        <w:rPr>
          <w:ins w:id="8774" w:author="Arthur Parmentier" w:date="2020-05-14T15:29:00Z"/>
          <w:lang w:val="fr-FR"/>
          <w:rPrChange w:id="8775" w:author="Arthur Parmentier" w:date="2020-06-07T18:32:00Z">
            <w:rPr>
              <w:ins w:id="8776" w:author="Arthur Parmentier" w:date="2020-05-14T15:29:00Z"/>
            </w:rPr>
          </w:rPrChange>
        </w:rPr>
      </w:pPr>
    </w:p>
    <w:p w:rsidR="0017374C" w:rsidRPr="008C7E78" w:rsidRDefault="0017374C" w:rsidP="00E6654A">
      <w:pPr>
        <w:rPr>
          <w:ins w:id="8777" w:author="Arthur Parmentier" w:date="2020-05-14T15:37:00Z"/>
          <w:lang w:val="fr-FR"/>
          <w:rPrChange w:id="8778" w:author="Arthur Parmentier" w:date="2020-06-07T18:32:00Z">
            <w:rPr>
              <w:ins w:id="8779" w:author="Arthur Parmentier" w:date="2020-05-14T15:37:00Z"/>
            </w:rPr>
          </w:rPrChange>
        </w:rPr>
      </w:pPr>
      <w:ins w:id="8780" w:author="Arthur Parmentier" w:date="2020-05-14T15:29:00Z">
        <w:r w:rsidRPr="008C7E78">
          <w:rPr>
            <w:lang w:val="fr-FR"/>
            <w:rPrChange w:id="8781" w:author="Arthur Parmentier" w:date="2020-06-07T18:32:00Z">
              <w:rPr/>
            </w:rPrChange>
          </w:rPr>
          <w:t xml:space="preserve">W a </w:t>
        </w:r>
        <w:proofErr w:type="spellStart"/>
        <w:r w:rsidR="009814BB" w:rsidRPr="008C7E78">
          <w:rPr>
            <w:lang w:val="fr-FR"/>
            <w:rPrChange w:id="8782" w:author="Arthur Parmentier" w:date="2020-06-07T18:32:00Z">
              <w:rPr/>
            </w:rPrChange>
          </w:rPr>
          <w:t>d</w:t>
        </w:r>
        <w:r w:rsidRPr="008C7E78">
          <w:rPr>
            <w:lang w:val="fr-FR"/>
            <w:rPrChange w:id="8783" w:author="Arthur Parmentier" w:date="2020-06-07T18:32:00Z">
              <w:rPr/>
            </w:rPrChange>
          </w:rPr>
          <w:t>eja</w:t>
        </w:r>
        <w:proofErr w:type="spellEnd"/>
        <w:r w:rsidRPr="008C7E78">
          <w:rPr>
            <w:lang w:val="fr-FR"/>
            <w:rPrChange w:id="8784" w:author="Arthur Parmentier" w:date="2020-06-07T18:32:00Z">
              <w:rPr/>
            </w:rPrChange>
          </w:rPr>
          <w:t xml:space="preserve"> supprimé signe?</w:t>
        </w:r>
        <w:r w:rsidR="009814BB" w:rsidRPr="008C7E78">
          <w:rPr>
            <w:lang w:val="fr-FR"/>
            <w:rPrChange w:id="8785" w:author="Arthur Parmentier" w:date="2020-06-07T18:32:00Z">
              <w:rPr/>
            </w:rPrChange>
          </w:rPr>
          <w:t xml:space="preserve"> Pk?</w:t>
        </w:r>
        <w:r w:rsidRPr="008C7E78">
          <w:rPr>
            <w:lang w:val="fr-FR"/>
            <w:rPrChange w:id="8786" w:author="Arthur Parmentier" w:date="2020-06-07T18:32:00Z">
              <w:rPr/>
            </w:rPrChange>
          </w:rPr>
          <w:t xml:space="preserve"> Ex “race” supprimée du dict de l’académie</w:t>
        </w:r>
      </w:ins>
      <w:ins w:id="8787" w:author="Arthur Parmentier" w:date="2020-05-14T15:30:00Z">
        <w:r w:rsidR="008B1BC4" w:rsidRPr="008C7E78">
          <w:rPr>
            <w:lang w:val="fr-FR"/>
            <w:rPrChange w:id="8788" w:author="Arthur Parmentier" w:date="2020-06-07T18:32:00Z">
              <w:rPr/>
            </w:rPrChange>
          </w:rPr>
          <w:br/>
          <w:t>Pas de synonyme en SP?</w:t>
        </w:r>
        <w:r w:rsidR="009C4444" w:rsidRPr="008C7E78">
          <w:rPr>
            <w:lang w:val="fr-FR"/>
            <w:rPrChange w:id="8789" w:author="Arthur Parmentier" w:date="2020-06-07T18:32:00Z">
              <w:rPr/>
            </w:rPrChange>
          </w:rPr>
          <w:t xml:space="preserve"> </w:t>
        </w:r>
      </w:ins>
      <w:proofErr w:type="spellStart"/>
      <w:ins w:id="8790" w:author="Arthur Parmentier" w:date="2020-05-14T15:31:00Z">
        <w:r w:rsidR="009C4444" w:rsidRPr="008C7E78">
          <w:rPr>
            <w:lang w:val="fr-FR"/>
            <w:rPrChange w:id="8791" w:author="Arthur Parmentier" w:date="2020-06-07T18:32:00Z">
              <w:rPr/>
            </w:rPrChange>
          </w:rPr>
          <w:t>Interpretation</w:t>
        </w:r>
        <w:proofErr w:type="spellEnd"/>
        <w:r w:rsidR="009C4444" w:rsidRPr="008C7E78">
          <w:rPr>
            <w:lang w:val="fr-FR"/>
            <w:rPrChange w:id="8792" w:author="Arthur Parmentier" w:date="2020-06-07T18:32:00Z">
              <w:rPr/>
            </w:rPrChange>
          </w:rPr>
          <w:t xml:space="preserve"> du synonyme d</w:t>
        </w:r>
      </w:ins>
      <w:ins w:id="8793" w:author="Arthur Parmentier" w:date="2020-05-14T15:32:00Z">
        <w:r w:rsidR="009C4444" w:rsidRPr="008C7E78">
          <w:rPr>
            <w:lang w:val="fr-FR"/>
            <w:rPrChange w:id="8794" w:author="Arthur Parmentier" w:date="2020-06-07T18:32:00Z">
              <w:rPr/>
            </w:rPrChange>
          </w:rPr>
          <w:t xml:space="preserve">ans les langues avec </w:t>
        </w:r>
        <w:proofErr w:type="spellStart"/>
        <w:r w:rsidR="009C4444" w:rsidRPr="008C7E78">
          <w:rPr>
            <w:lang w:val="fr-FR"/>
            <w:rPrChange w:id="8795" w:author="Arthur Parmentier" w:date="2020-06-07T18:32:00Z">
              <w:rPr/>
            </w:rPrChange>
          </w:rPr>
          <w:t>contexts</w:t>
        </w:r>
        <w:proofErr w:type="spellEnd"/>
        <w:r w:rsidR="009C4444" w:rsidRPr="008C7E78">
          <w:rPr>
            <w:lang w:val="fr-FR"/>
            <w:rPrChange w:id="8796" w:author="Arthur Parmentier" w:date="2020-06-07T18:32:00Z">
              <w:rPr/>
            </w:rPrChange>
          </w:rPr>
          <w:t>: ???</w:t>
        </w:r>
        <w:r w:rsidR="00A67223" w:rsidRPr="008C7E78">
          <w:rPr>
            <w:lang w:val="fr-FR"/>
            <w:rPrChange w:id="8797" w:author="Arthur Parmentier" w:date="2020-06-07T18:32:00Z">
              <w:rPr/>
            </w:rPrChange>
          </w:rPr>
          <w:t xml:space="preserve"> nuance contextuelle (</w:t>
        </w:r>
        <w:proofErr w:type="spellStart"/>
        <w:r w:rsidR="00A67223" w:rsidRPr="008C7E78">
          <w:rPr>
            <w:lang w:val="fr-FR"/>
            <w:rPrChange w:id="8798" w:author="Arthur Parmentier" w:date="2020-06-07T18:32:00Z">
              <w:rPr/>
            </w:rPrChange>
          </w:rPr>
          <w:t>cf</w:t>
        </w:r>
        <w:proofErr w:type="spellEnd"/>
        <w:r w:rsidR="00A67223" w:rsidRPr="008C7E78">
          <w:rPr>
            <w:lang w:val="fr-FR"/>
            <w:rPrChange w:id="8799" w:author="Arthur Parmentier" w:date="2020-06-07T18:32:00Z">
              <w:rPr/>
            </w:rPrChange>
          </w:rPr>
          <w:t xml:space="preserve"> </w:t>
        </w:r>
        <w:proofErr w:type="spellStart"/>
        <w:r w:rsidR="00A67223" w:rsidRPr="008C7E78">
          <w:rPr>
            <w:lang w:val="fr-FR"/>
            <w:rPrChange w:id="8800" w:author="Arthur Parmentier" w:date="2020-06-07T18:32:00Z">
              <w:rPr/>
            </w:rPrChange>
          </w:rPr>
          <w:t>video</w:t>
        </w:r>
        <w:proofErr w:type="spellEnd"/>
        <w:r w:rsidR="00A67223" w:rsidRPr="008C7E78">
          <w:rPr>
            <w:lang w:val="fr-FR"/>
            <w:rPrChange w:id="8801" w:author="Arthur Parmentier" w:date="2020-06-07T18:32:00Z">
              <w:rPr/>
            </w:rPrChange>
          </w:rPr>
          <w:t xml:space="preserve"> )</w:t>
        </w:r>
      </w:ins>
    </w:p>
    <w:p w:rsidR="00A06D4C" w:rsidRPr="008C7E78" w:rsidRDefault="00A06D4C" w:rsidP="00E6654A">
      <w:pPr>
        <w:rPr>
          <w:ins w:id="8802" w:author="Arthur Parmentier" w:date="2020-05-14T15:37:00Z"/>
          <w:lang w:val="fr-FR"/>
          <w:rPrChange w:id="8803" w:author="Arthur Parmentier" w:date="2020-06-07T18:32:00Z">
            <w:rPr>
              <w:ins w:id="8804" w:author="Arthur Parmentier" w:date="2020-05-14T15:37:00Z"/>
            </w:rPr>
          </w:rPrChange>
        </w:rPr>
      </w:pPr>
    </w:p>
    <w:p w:rsidR="00A06D4C" w:rsidRPr="008C7E78" w:rsidRDefault="00A06D4C" w:rsidP="00E6654A">
      <w:pPr>
        <w:rPr>
          <w:ins w:id="8805" w:author="Arthur Parmentier" w:date="2020-05-14T15:38:00Z"/>
          <w:lang w:val="fr-FR"/>
          <w:rPrChange w:id="8806" w:author="Arthur Parmentier" w:date="2020-06-07T18:32:00Z">
            <w:rPr>
              <w:ins w:id="8807" w:author="Arthur Parmentier" w:date="2020-05-14T15:38:00Z"/>
            </w:rPr>
          </w:rPrChange>
        </w:rPr>
      </w:pPr>
      <w:proofErr w:type="spellStart"/>
      <w:ins w:id="8808" w:author="Arthur Parmentier" w:date="2020-05-14T15:37:00Z">
        <w:r w:rsidRPr="008C7E78">
          <w:rPr>
            <w:lang w:val="fr-FR"/>
            <w:rPrChange w:id="8809" w:author="Arthur Parmentier" w:date="2020-06-07T18:32:00Z">
              <w:rPr/>
            </w:rPrChange>
          </w:rPr>
          <w:t>Language</w:t>
        </w:r>
        <w:proofErr w:type="spellEnd"/>
        <w:r w:rsidRPr="008C7E78">
          <w:rPr>
            <w:lang w:val="fr-FR"/>
            <w:rPrChange w:id="8810" w:author="Arthur Parmentier" w:date="2020-06-07T18:32:00Z">
              <w:rPr/>
            </w:rPrChange>
          </w:rPr>
          <w:t xml:space="preserve"> SP manipulé </w:t>
        </w:r>
      </w:ins>
      <w:ins w:id="8811" w:author="Arthur Parmentier" w:date="2020-05-14T15:38:00Z">
        <w:r w:rsidRPr="008C7E78">
          <w:rPr>
            <w:lang w:val="fr-FR"/>
            <w:rPrChange w:id="8812" w:author="Arthur Parmentier" w:date="2020-06-07T18:32:00Z">
              <w:rPr/>
            </w:rPrChange>
          </w:rPr>
          <w:t xml:space="preserve">par le </w:t>
        </w:r>
        <w:proofErr w:type="spellStart"/>
        <w:r w:rsidRPr="008C7E78">
          <w:rPr>
            <w:lang w:val="fr-FR"/>
            <w:rPrChange w:id="8813" w:author="Arthur Parmentier" w:date="2020-06-07T18:32:00Z">
              <w:rPr/>
            </w:rPrChange>
          </w:rPr>
          <w:t>sp</w:t>
        </w:r>
        <w:proofErr w:type="spellEnd"/>
        <w:r w:rsidRPr="008C7E78">
          <w:rPr>
            <w:lang w:val="fr-FR"/>
            <w:rPrChange w:id="8814" w:author="Arthur Parmentier" w:date="2020-06-07T18:32:00Z">
              <w:rPr/>
            </w:rPrChange>
          </w:rPr>
          <w:t xml:space="preserve"> (</w:t>
        </w:r>
        <w:proofErr w:type="spellStart"/>
        <w:r w:rsidRPr="008C7E78">
          <w:rPr>
            <w:lang w:val="fr-FR"/>
            <w:rPrChange w:id="8815" w:author="Arthur Parmentier" w:date="2020-06-07T18:32:00Z">
              <w:rPr/>
            </w:rPrChange>
          </w:rPr>
          <w:t>context</w:t>
        </w:r>
        <w:proofErr w:type="spellEnd"/>
        <w:r w:rsidRPr="008C7E78">
          <w:rPr>
            <w:lang w:val="fr-FR"/>
            <w:rPrChange w:id="8816" w:author="Arthur Parmentier" w:date="2020-06-07T18:32:00Z">
              <w:rPr/>
            </w:rPrChange>
          </w:rPr>
          <w:t xml:space="preserve"> free </w:t>
        </w:r>
        <w:proofErr w:type="spellStart"/>
        <w:r w:rsidRPr="008C7E78">
          <w:rPr>
            <w:lang w:val="fr-FR"/>
            <w:rPrChange w:id="8817" w:author="Arthur Parmentier" w:date="2020-06-07T18:32:00Z">
              <w:rPr/>
            </w:rPrChange>
          </w:rPr>
          <w:t>grammar</w:t>
        </w:r>
        <w:proofErr w:type="spellEnd"/>
        <w:r w:rsidRPr="008C7E78">
          <w:rPr>
            <w:lang w:val="fr-FR"/>
            <w:rPrChange w:id="8818" w:author="Arthur Parmentier" w:date="2020-06-07T18:32:00Z">
              <w:rPr/>
            </w:rPrChange>
          </w:rPr>
          <w:t xml:space="preserve">) VS musical </w:t>
        </w:r>
        <w:proofErr w:type="spellStart"/>
        <w:r w:rsidRPr="008C7E78">
          <w:rPr>
            <w:lang w:val="fr-FR"/>
            <w:rPrChange w:id="8819" w:author="Arthur Parmentier" w:date="2020-06-07T18:32:00Z">
              <w:rPr/>
            </w:rPrChange>
          </w:rPr>
          <w:t>language</w:t>
        </w:r>
        <w:proofErr w:type="spellEnd"/>
        <w:r w:rsidRPr="008C7E78">
          <w:rPr>
            <w:lang w:val="fr-FR"/>
            <w:rPrChange w:id="8820" w:author="Arthur Parmentier" w:date="2020-06-07T18:32:00Z">
              <w:rPr/>
            </w:rPrChange>
          </w:rPr>
          <w:t xml:space="preserve"> (</w:t>
        </w:r>
        <w:proofErr w:type="spellStart"/>
        <w:r w:rsidRPr="008C7E78">
          <w:rPr>
            <w:lang w:val="fr-FR"/>
            <w:rPrChange w:id="8821" w:author="Arthur Parmentier" w:date="2020-06-07T18:32:00Z">
              <w:rPr/>
            </w:rPrChange>
          </w:rPr>
          <w:t>context</w:t>
        </w:r>
        <w:proofErr w:type="spellEnd"/>
        <w:r w:rsidRPr="008C7E78">
          <w:rPr>
            <w:lang w:val="fr-FR"/>
            <w:rPrChange w:id="8822" w:author="Arthur Parmentier" w:date="2020-06-07T18:32:00Z">
              <w:rPr/>
            </w:rPrChange>
          </w:rPr>
          <w:t xml:space="preserve"> sensitive)</w:t>
        </w:r>
        <w:r w:rsidR="00F732CE" w:rsidRPr="008C7E78">
          <w:rPr>
            <w:lang w:val="fr-FR"/>
            <w:rPrChange w:id="8823" w:author="Arthur Parmentier" w:date="2020-06-07T18:32:00Z">
              <w:rPr/>
            </w:rPrChange>
          </w:rPr>
          <w:t xml:space="preserve"> by performer</w:t>
        </w:r>
      </w:ins>
    </w:p>
    <w:p w:rsidR="00475458" w:rsidRPr="008C7E78" w:rsidRDefault="00475458" w:rsidP="00E6654A">
      <w:pPr>
        <w:rPr>
          <w:ins w:id="8824" w:author="Arthur Parmentier" w:date="2020-05-14T15:38:00Z"/>
          <w:lang w:val="fr-FR"/>
          <w:rPrChange w:id="8825" w:author="Arthur Parmentier" w:date="2020-06-07T18:32:00Z">
            <w:rPr>
              <w:ins w:id="8826" w:author="Arthur Parmentier" w:date="2020-05-14T15:38:00Z"/>
            </w:rPr>
          </w:rPrChange>
        </w:rPr>
      </w:pPr>
    </w:p>
    <w:p w:rsidR="00475458" w:rsidRPr="008C7E78" w:rsidRDefault="00475458" w:rsidP="00E6654A">
      <w:pPr>
        <w:rPr>
          <w:ins w:id="8827" w:author="Arthur Parmentier" w:date="2020-05-14T15:44:00Z"/>
          <w:lang w:val="fr-FR"/>
          <w:rPrChange w:id="8828" w:author="Arthur Parmentier" w:date="2020-06-07T18:32:00Z">
            <w:rPr>
              <w:ins w:id="8829" w:author="Arthur Parmentier" w:date="2020-05-14T15:44:00Z"/>
            </w:rPr>
          </w:rPrChange>
        </w:rPr>
      </w:pPr>
      <w:proofErr w:type="spellStart"/>
      <w:ins w:id="8830" w:author="Arthur Parmentier" w:date="2020-05-14T15:38:00Z">
        <w:r w:rsidRPr="008C7E78">
          <w:rPr>
            <w:lang w:val="fr-FR"/>
            <w:rPrChange w:id="8831" w:author="Arthur Parmentier" w:date="2020-06-07T18:32:00Z">
              <w:rPr/>
            </w:rPrChange>
          </w:rPr>
          <w:t>Context</w:t>
        </w:r>
      </w:ins>
      <w:proofErr w:type="spellEnd"/>
      <w:ins w:id="8832" w:author="Arthur Parmentier" w:date="2020-05-14T15:39:00Z">
        <w:r w:rsidRPr="008C7E78">
          <w:rPr>
            <w:lang w:val="fr-FR"/>
            <w:rPrChange w:id="8833" w:author="Arthur Parmentier" w:date="2020-06-07T18:32:00Z">
              <w:rPr/>
            </w:rPrChange>
          </w:rPr>
          <w:t xml:space="preserve">: importance au </w:t>
        </w:r>
        <w:proofErr w:type="spellStart"/>
        <w:r w:rsidRPr="008C7E78">
          <w:rPr>
            <w:lang w:val="fr-FR"/>
            <w:rPrChange w:id="8834" w:author="Arthur Parmentier" w:date="2020-06-07T18:32:00Z">
              <w:rPr/>
            </w:rPrChange>
          </w:rPr>
          <w:t>dela</w:t>
        </w:r>
        <w:proofErr w:type="spellEnd"/>
        <w:r w:rsidRPr="008C7E78">
          <w:rPr>
            <w:lang w:val="fr-FR"/>
            <w:rPrChange w:id="8835" w:author="Arthur Parmentier" w:date="2020-06-07T18:32:00Z">
              <w:rPr/>
            </w:rPrChange>
          </w:rPr>
          <w:t xml:space="preserve"> de la (</w:t>
        </w:r>
        <w:proofErr w:type="spellStart"/>
        <w:r w:rsidRPr="008C7E78">
          <w:rPr>
            <w:lang w:val="fr-FR"/>
            <w:rPrChange w:id="8836" w:author="Arthur Parmentier" w:date="2020-06-07T18:32:00Z">
              <w:rPr/>
            </w:rPrChange>
          </w:rPr>
          <w:t>context</w:t>
        </w:r>
      </w:ins>
      <w:proofErr w:type="spellEnd"/>
      <w:ins w:id="8837" w:author="Arthur Parmentier" w:date="2020-05-14T15:41:00Z">
        <w:r w:rsidR="005A0160" w:rsidRPr="008C7E78">
          <w:rPr>
            <w:lang w:val="fr-FR"/>
            <w:rPrChange w:id="8838" w:author="Arthur Parmentier" w:date="2020-06-07T18:32:00Z">
              <w:rPr/>
            </w:rPrChange>
          </w:rPr>
          <w:t>-</w:t>
        </w:r>
      </w:ins>
      <w:ins w:id="8839" w:author="Arthur Parmentier" w:date="2020-05-14T15:39:00Z">
        <w:r w:rsidRPr="008C7E78">
          <w:rPr>
            <w:lang w:val="fr-FR"/>
            <w:rPrChange w:id="8840" w:author="Arthur Parmentier" w:date="2020-06-07T18:32:00Z">
              <w:rPr/>
            </w:rPrChange>
          </w:rPr>
          <w:t xml:space="preserve">free </w:t>
        </w:r>
        <w:proofErr w:type="spellStart"/>
        <w:r w:rsidRPr="008C7E78">
          <w:rPr>
            <w:lang w:val="fr-FR"/>
            <w:rPrChange w:id="8841" w:author="Arthur Parmentier" w:date="2020-06-07T18:32:00Z">
              <w:rPr/>
            </w:rPrChange>
          </w:rPr>
          <w:t>grammar</w:t>
        </w:r>
        <w:proofErr w:type="spellEnd"/>
        <w:r w:rsidRPr="008C7E78">
          <w:rPr>
            <w:lang w:val="fr-FR"/>
            <w:rPrChange w:id="8842" w:author="Arthur Parmentier" w:date="2020-06-07T18:32:00Z">
              <w:rPr/>
            </w:rPrChange>
          </w:rPr>
          <w:t>)</w:t>
        </w:r>
        <w:r w:rsidR="00384716" w:rsidRPr="008C7E78">
          <w:rPr>
            <w:lang w:val="fr-FR"/>
            <w:rPrChange w:id="8843" w:author="Arthur Parmentier" w:date="2020-06-07T18:32:00Z">
              <w:rPr/>
            </w:rPrChange>
          </w:rPr>
          <w:t>: attentes du compositeur, configuration</w:t>
        </w:r>
      </w:ins>
      <w:ins w:id="8844" w:author="Arthur Parmentier" w:date="2020-05-14T15:41:00Z">
        <w:r w:rsidR="00CF3BC0" w:rsidRPr="008C7E78">
          <w:rPr>
            <w:lang w:val="fr-FR"/>
            <w:rPrChange w:id="8845" w:author="Arthur Parmentier" w:date="2020-06-07T18:32:00Z">
              <w:rPr/>
            </w:rPrChange>
          </w:rPr>
          <w:t>, par défaut…</w:t>
        </w:r>
      </w:ins>
    </w:p>
    <w:p w:rsidR="005D5A11" w:rsidRPr="008C7E78" w:rsidRDefault="005D5A11" w:rsidP="00E6654A">
      <w:pPr>
        <w:rPr>
          <w:ins w:id="8846" w:author="Arthur Parmentier" w:date="2020-05-14T15:44:00Z"/>
          <w:lang w:val="fr-FR"/>
          <w:rPrChange w:id="8847" w:author="Arthur Parmentier" w:date="2020-06-07T18:32:00Z">
            <w:rPr>
              <w:ins w:id="8848" w:author="Arthur Parmentier" w:date="2020-05-14T15:44:00Z"/>
            </w:rPr>
          </w:rPrChange>
        </w:rPr>
      </w:pPr>
    </w:p>
    <w:p w:rsidR="005D5A11" w:rsidRPr="008C7E78" w:rsidRDefault="005D5A11" w:rsidP="00E6654A">
      <w:pPr>
        <w:rPr>
          <w:ins w:id="8849" w:author="Arthur Parmentier" w:date="2020-05-14T15:44:00Z"/>
          <w:lang w:val="fr-FR"/>
          <w:rPrChange w:id="8850" w:author="Arthur Parmentier" w:date="2020-06-07T18:32:00Z">
            <w:rPr>
              <w:ins w:id="8851" w:author="Arthur Parmentier" w:date="2020-05-14T15:44:00Z"/>
            </w:rPr>
          </w:rPrChange>
        </w:rPr>
      </w:pPr>
      <w:ins w:id="8852" w:author="Arthur Parmentier" w:date="2020-05-14T15:44:00Z">
        <w:r w:rsidRPr="008C7E78">
          <w:rPr>
            <w:lang w:val="fr-FR"/>
            <w:rPrChange w:id="8853" w:author="Arthur Parmentier" w:date="2020-06-07T18:32:00Z">
              <w:rPr/>
            </w:rPrChange>
          </w:rPr>
          <w:t>Mode: préciser le sens</w:t>
        </w:r>
        <w:r w:rsidR="0074035C" w:rsidRPr="008C7E78">
          <w:rPr>
            <w:lang w:val="fr-FR"/>
            <w:rPrChange w:id="8854" w:author="Arthur Parmentier" w:date="2020-06-07T18:32:00Z">
              <w:rPr/>
            </w:rPrChange>
          </w:rPr>
          <w:t xml:space="preserve"> </w:t>
        </w:r>
        <w:r w:rsidRPr="008C7E78">
          <w:rPr>
            <w:lang w:val="fr-FR"/>
            <w:rPrChange w:id="8855" w:author="Arthur Parmentier" w:date="2020-06-07T18:32:00Z">
              <w:rPr/>
            </w:rPrChange>
          </w:rPr>
          <w:t>en SP</w:t>
        </w:r>
      </w:ins>
    </w:p>
    <w:p w:rsidR="0074035C" w:rsidRPr="008C7E78" w:rsidRDefault="0074035C" w:rsidP="00E6654A">
      <w:pPr>
        <w:rPr>
          <w:ins w:id="8856" w:author="Arthur Parmentier" w:date="2020-05-14T15:58:00Z"/>
          <w:lang w:val="fr-FR"/>
          <w:rPrChange w:id="8857" w:author="Arthur Parmentier" w:date="2020-06-07T18:32:00Z">
            <w:rPr>
              <w:ins w:id="8858" w:author="Arthur Parmentier" w:date="2020-05-14T15:58:00Z"/>
            </w:rPr>
          </w:rPrChange>
        </w:rPr>
      </w:pPr>
      <w:ins w:id="8859" w:author="Arthur Parmentier" w:date="2020-05-14T15:44:00Z">
        <w:r w:rsidRPr="008C7E78">
          <w:rPr>
            <w:lang w:val="fr-FR"/>
            <w:rPrChange w:id="8860" w:author="Arthur Parmentier" w:date="2020-06-07T18:32:00Z">
              <w:rPr/>
            </w:rPrChange>
          </w:rPr>
          <w:t>“mode”, “for</w:t>
        </w:r>
      </w:ins>
      <w:ins w:id="8861" w:author="Arthur Parmentier" w:date="2020-05-14T15:45:00Z">
        <w:r w:rsidRPr="008C7E78">
          <w:rPr>
            <w:lang w:val="fr-FR"/>
            <w:rPrChange w:id="8862" w:author="Arthur Parmentier" w:date="2020-06-07T18:32:00Z">
              <w:rPr/>
            </w:rPrChange>
          </w:rPr>
          <w:t>me”</w:t>
        </w:r>
      </w:ins>
    </w:p>
    <w:p w:rsidR="00FB6B81" w:rsidRPr="008C7E78" w:rsidRDefault="00FB6B81" w:rsidP="00E6654A">
      <w:pPr>
        <w:rPr>
          <w:ins w:id="8863" w:author="Arthur Parmentier" w:date="2020-05-14T15:59:00Z"/>
          <w:lang w:val="fr-FR"/>
          <w:rPrChange w:id="8864" w:author="Arthur Parmentier" w:date="2020-06-07T18:32:00Z">
            <w:rPr>
              <w:ins w:id="8865" w:author="Arthur Parmentier" w:date="2020-05-14T15:59:00Z"/>
            </w:rPr>
          </w:rPrChange>
        </w:rPr>
      </w:pPr>
    </w:p>
    <w:p w:rsidR="00FB6B81" w:rsidRPr="008C7E78" w:rsidRDefault="00FB6B81" w:rsidP="00E6654A">
      <w:pPr>
        <w:rPr>
          <w:ins w:id="8866" w:author="Arthur Parmentier" w:date="2020-05-14T15:58:00Z"/>
          <w:lang w:val="fr-FR"/>
          <w:rPrChange w:id="8867" w:author="Arthur Parmentier" w:date="2020-06-07T18:32:00Z">
            <w:rPr>
              <w:ins w:id="8868" w:author="Arthur Parmentier" w:date="2020-05-14T15:58:00Z"/>
            </w:rPr>
          </w:rPrChange>
        </w:rPr>
      </w:pPr>
      <w:ins w:id="8869" w:author="Arthur Parmentier" w:date="2020-05-14T15:59:00Z">
        <w:r w:rsidRPr="008C7E78">
          <w:rPr>
            <w:lang w:val="fr-FR"/>
            <w:rPrChange w:id="8870" w:author="Arthur Parmentier" w:date="2020-06-07T18:32:00Z">
              <w:rPr/>
            </w:rPrChange>
          </w:rPr>
          <w:t>Glossaire (</w:t>
        </w:r>
        <w:proofErr w:type="spellStart"/>
        <w:r w:rsidRPr="008C7E78">
          <w:rPr>
            <w:lang w:val="fr-FR"/>
            <w:rPrChange w:id="8871" w:author="Arthur Parmentier" w:date="2020-06-07T18:32:00Z">
              <w:rPr/>
            </w:rPrChange>
          </w:rPr>
          <w:t>definition</w:t>
        </w:r>
        <w:proofErr w:type="spellEnd"/>
        <w:r w:rsidRPr="008C7E78">
          <w:rPr>
            <w:lang w:val="fr-FR"/>
            <w:rPrChange w:id="8872" w:author="Arthur Parmentier" w:date="2020-06-07T18:32:00Z">
              <w:rPr/>
            </w:rPrChange>
          </w:rPr>
          <w:t xml:space="preserve"> des mots/concepts </w:t>
        </w:r>
        <w:proofErr w:type="spellStart"/>
        <w:r w:rsidRPr="008C7E78">
          <w:rPr>
            <w:lang w:val="fr-FR"/>
            <w:rPrChange w:id="8873" w:author="Arthur Parmentier" w:date="2020-06-07T18:32:00Z">
              <w:rPr/>
            </w:rPrChange>
          </w:rPr>
          <w:t>utilizes</w:t>
        </w:r>
        <w:proofErr w:type="spellEnd"/>
        <w:r w:rsidRPr="008C7E78">
          <w:rPr>
            <w:lang w:val="fr-FR"/>
            <w:rPrChange w:id="8874" w:author="Arthur Parmentier" w:date="2020-06-07T18:32:00Z">
              <w:rPr/>
            </w:rPrChange>
          </w:rPr>
          <w:t>)</w:t>
        </w:r>
      </w:ins>
    </w:p>
    <w:p w:rsidR="00FB6B81" w:rsidRPr="008C7E78" w:rsidRDefault="00FB6B81" w:rsidP="00E6654A">
      <w:pPr>
        <w:rPr>
          <w:ins w:id="8875" w:author="Arthur Parmentier" w:date="2020-05-14T16:26:00Z"/>
          <w:lang w:val="fr-FR"/>
          <w:rPrChange w:id="8876" w:author="Arthur Parmentier" w:date="2020-06-07T18:32:00Z">
            <w:rPr>
              <w:ins w:id="8877" w:author="Arthur Parmentier" w:date="2020-05-14T16:26:00Z"/>
            </w:rPr>
          </w:rPrChange>
        </w:rPr>
      </w:pPr>
      <w:ins w:id="8878" w:author="Arthur Parmentier" w:date="2020-05-14T15:58:00Z">
        <w:r w:rsidRPr="008C7E78">
          <w:rPr>
            <w:lang w:val="fr-FR"/>
            <w:rPrChange w:id="8879" w:author="Arthur Parmentier" w:date="2020-06-07T18:32:00Z">
              <w:rPr/>
            </w:rPrChange>
          </w:rPr>
          <w:t>Biblio, table des illust</w:t>
        </w:r>
      </w:ins>
      <w:ins w:id="8880" w:author="Arthur Parmentier" w:date="2020-05-14T15:59:00Z">
        <w:r w:rsidRPr="008C7E78">
          <w:rPr>
            <w:lang w:val="fr-FR"/>
            <w:rPrChange w:id="8881" w:author="Arthur Parmentier" w:date="2020-06-07T18:32:00Z">
              <w:rPr/>
            </w:rPrChange>
          </w:rPr>
          <w:t>rations.</w:t>
        </w:r>
      </w:ins>
    </w:p>
    <w:p w:rsidR="009946FB" w:rsidRPr="008C7E78" w:rsidRDefault="009946FB" w:rsidP="00E6654A">
      <w:pPr>
        <w:rPr>
          <w:ins w:id="8882" w:author="Arthur Parmentier" w:date="2020-05-14T16:26:00Z"/>
          <w:lang w:val="fr-FR"/>
          <w:rPrChange w:id="8883" w:author="Arthur Parmentier" w:date="2020-06-07T18:32:00Z">
            <w:rPr>
              <w:ins w:id="8884" w:author="Arthur Parmentier" w:date="2020-05-14T16:26:00Z"/>
            </w:rPr>
          </w:rPrChange>
        </w:rPr>
      </w:pPr>
    </w:p>
    <w:p w:rsidR="009946FB" w:rsidRPr="008C7E78" w:rsidRDefault="009946FB" w:rsidP="00E6654A">
      <w:pPr>
        <w:rPr>
          <w:ins w:id="8885" w:author="Arthur Parmentier" w:date="2020-05-14T16:26:00Z"/>
          <w:lang w:val="fr-FR"/>
          <w:rPrChange w:id="8886" w:author="Arthur Parmentier" w:date="2020-06-07T18:32:00Z">
            <w:rPr>
              <w:ins w:id="8887" w:author="Arthur Parmentier" w:date="2020-05-14T16:26:00Z"/>
            </w:rPr>
          </w:rPrChange>
        </w:rPr>
      </w:pPr>
      <w:ins w:id="8888" w:author="Arthur Parmentier" w:date="2020-05-14T16:26:00Z">
        <w:r w:rsidRPr="008C7E78">
          <w:rPr>
            <w:lang w:val="fr-FR"/>
            <w:rPrChange w:id="8889" w:author="Arthur Parmentier" w:date="2020-06-07T18:32:00Z">
              <w:rPr/>
            </w:rPrChange>
          </w:rPr>
          <w:t>4 semaines:</w:t>
        </w:r>
      </w:ins>
    </w:p>
    <w:p w:rsidR="009946FB" w:rsidRPr="008C0EC1" w:rsidRDefault="009946FB" w:rsidP="00E6654A">
      <w:pPr>
        <w:rPr>
          <w:ins w:id="8890" w:author="Arthur Parmentier" w:date="2020-05-14T16:28:00Z"/>
          <w:lang w:val="fr-FR"/>
          <w:rPrChange w:id="8891" w:author="Arthur Parmentier" w:date="2020-06-11T11:42:00Z">
            <w:rPr>
              <w:ins w:id="8892" w:author="Arthur Parmentier" w:date="2020-05-14T16:28:00Z"/>
            </w:rPr>
          </w:rPrChange>
        </w:rPr>
      </w:pPr>
      <w:ins w:id="8893" w:author="Arthur Parmentier" w:date="2020-05-14T16:28:00Z">
        <w:r w:rsidRPr="008C0EC1">
          <w:rPr>
            <w:lang w:val="fr-FR"/>
            <w:rPrChange w:id="8894" w:author="Arthur Parmentier" w:date="2020-06-11T11:42:00Z">
              <w:rPr/>
            </w:rPrChange>
          </w:rPr>
          <w:t xml:space="preserve">Facilité: </w:t>
        </w:r>
      </w:ins>
    </w:p>
    <w:p w:rsidR="009946FB" w:rsidRPr="007C437A" w:rsidRDefault="009946FB">
      <w:pPr>
        <w:ind w:firstLine="360"/>
        <w:rPr>
          <w:ins w:id="8895" w:author="Arthur Parmentier" w:date="2020-05-14T16:28:00Z"/>
        </w:rPr>
        <w:pPrChange w:id="8896" w:author="Arthur Parmentier" w:date="2020-05-14T16:28:00Z">
          <w:pPr/>
        </w:pPrChange>
      </w:pPr>
      <w:ins w:id="8897" w:author="Arthur Parmentier" w:date="2020-05-14T16:28:00Z">
        <w:r w:rsidRPr="007C437A">
          <w:t xml:space="preserve">- </w:t>
        </w:r>
        <w:proofErr w:type="spellStart"/>
        <w:r w:rsidRPr="007C437A">
          <w:t>partie</w:t>
        </w:r>
        <w:proofErr w:type="spellEnd"/>
        <w:r w:rsidRPr="007C437A">
          <w:t xml:space="preserve"> </w:t>
        </w:r>
        <w:proofErr w:type="spellStart"/>
        <w:r w:rsidRPr="007C437A">
          <w:t>technologique</w:t>
        </w:r>
        <w:proofErr w:type="spellEnd"/>
      </w:ins>
    </w:p>
    <w:p w:rsidR="009946FB" w:rsidRPr="007C437A" w:rsidRDefault="009946FB" w:rsidP="009946FB">
      <w:pPr>
        <w:pStyle w:val="Paragraphedeliste"/>
        <w:numPr>
          <w:ilvl w:val="0"/>
          <w:numId w:val="14"/>
        </w:numPr>
        <w:rPr>
          <w:ins w:id="8898" w:author="Arthur Parmentier" w:date="2020-05-14T16:28:00Z"/>
        </w:rPr>
      </w:pPr>
      <w:ins w:id="8899" w:author="Arthur Parmentier" w:date="2020-05-14T16:28:00Z">
        <w:r w:rsidRPr="007C437A">
          <w:t>Brief history of SP</w:t>
        </w:r>
      </w:ins>
    </w:p>
    <w:p w:rsidR="009946FB" w:rsidRPr="007C437A" w:rsidRDefault="009946FB" w:rsidP="00B827FE">
      <w:pPr>
        <w:rPr>
          <w:ins w:id="8900" w:author="Arthur Parmentier" w:date="2020-05-22T11:49:00Z"/>
        </w:rPr>
      </w:pPr>
    </w:p>
    <w:p w:rsidR="00B827FE" w:rsidRPr="007C437A" w:rsidRDefault="00B827FE">
      <w:pPr>
        <w:rPr>
          <w:ins w:id="8901" w:author="Arthur Parmentier" w:date="2020-05-23T19:48:00Z"/>
        </w:rPr>
      </w:pPr>
      <w:ins w:id="8902" w:author="Arthur Parmentier" w:date="2020-05-22T11:49:00Z">
        <w:r w:rsidRPr="007C437A">
          <w:t>INTERACTML and why I dropped Unity</w:t>
        </w:r>
      </w:ins>
    </w:p>
    <w:p w:rsidR="0019026D" w:rsidRPr="007C437A" w:rsidRDefault="0019026D">
      <w:pPr>
        <w:rPr>
          <w:ins w:id="8903" w:author="Arthur Parmentier" w:date="2020-06-05T16:32:00Z"/>
        </w:rPr>
      </w:pPr>
      <w:proofErr w:type="spellStart"/>
      <w:ins w:id="8904" w:author="Arthur Parmentier" w:date="2020-05-23T19:48:00Z">
        <w:r w:rsidRPr="007C437A">
          <w:t>Splitcam</w:t>
        </w:r>
      </w:ins>
      <w:proofErr w:type="spellEnd"/>
    </w:p>
    <w:p w:rsidR="00E814B3" w:rsidRPr="007C437A" w:rsidRDefault="00E814B3">
      <w:pPr>
        <w:rPr>
          <w:ins w:id="8905" w:author="Arthur Parmentier" w:date="2020-06-05T16:32:00Z"/>
        </w:rPr>
      </w:pPr>
    </w:p>
    <w:p w:rsidR="006E2B59" w:rsidRPr="007C437A" w:rsidRDefault="006E2B59" w:rsidP="006E2B59">
      <w:pPr>
        <w:rPr>
          <w:moveTo w:id="8906" w:author="Arthur Parmentier" w:date="2020-06-06T22:11:00Z"/>
        </w:rPr>
      </w:pPr>
      <w:moveToRangeStart w:id="8907" w:author="Arthur Parmentier" w:date="2020-06-06T22:11:00Z" w:name="move42373884"/>
      <w:moveTo w:id="8908" w:author="Arthur Parmentier" w:date="2020-06-06T22:11:00Z">
        <w:r w:rsidRPr="007C437A">
          <w:t>DRAFT of ideas</w:t>
        </w:r>
      </w:moveTo>
    </w:p>
    <w:p w:rsidR="006E2B59" w:rsidRPr="007C437A" w:rsidRDefault="006E2B59" w:rsidP="006E2B59">
      <w:pPr>
        <w:pStyle w:val="Paragraphedeliste"/>
        <w:numPr>
          <w:ilvl w:val="0"/>
          <w:numId w:val="8"/>
        </w:numPr>
        <w:rPr>
          <w:moveTo w:id="8909" w:author="Arthur Parmentier" w:date="2020-06-06T22:11:00Z"/>
        </w:rPr>
      </w:pPr>
      <w:moveTo w:id="8910" w:author="Arthur Parmentier" w:date="2020-06-06T22:11:00Z">
        <w:r w:rsidRPr="007C437A">
          <w:t>“Traditional” Soundpainting vs “Alternative” Soundpainting: a question a configuration (</w:t>
        </w:r>
        <w:proofErr w:type="spellStart"/>
        <w:r w:rsidRPr="007C437A">
          <w:t>soundpainting</w:t>
        </w:r>
        <w:proofErr w:type="spellEnd"/>
        <w:r w:rsidRPr="007C437A">
          <w:t xml:space="preserve"> as a language but not a configuration) means that it is not necessarily linked to the frontal relation between a composer (human) and an orchestra (of human performers). My use of the word “traditional” refers to the transmission and definition of SP by Walter, with his own use &amp; configuration of Soundpainting performances. There is no “modern” Soundpainting but rather an expanding field of research and experimentations in how the language and its concepts can extend to very different contexts and configurations. Develop with </w:t>
        </w:r>
        <w:proofErr w:type="spellStart"/>
        <w:r w:rsidRPr="007C437A">
          <w:t>Brasilian</w:t>
        </w:r>
        <w:proofErr w:type="spellEnd"/>
        <w:r w:rsidRPr="007C437A">
          <w:t xml:space="preserve"> version of SP &amp; </w:t>
        </w:r>
        <w:proofErr w:type="spellStart"/>
        <w:r w:rsidRPr="007C437A">
          <w:t>baila</w:t>
        </w:r>
        <w:proofErr w:type="spellEnd"/>
        <w:r w:rsidRPr="007C437A">
          <w:t xml:space="preserve"> </w:t>
        </w:r>
        <w:proofErr w:type="spellStart"/>
        <w:r w:rsidRPr="007C437A">
          <w:t>baila</w:t>
        </w:r>
        <w:proofErr w:type="spellEnd"/>
        <w:r w:rsidRPr="007C437A">
          <w:t>.</w:t>
        </w:r>
      </w:moveTo>
    </w:p>
    <w:p w:rsidR="006E2B59" w:rsidRPr="007C437A" w:rsidRDefault="006E2B59" w:rsidP="006E2B59">
      <w:pPr>
        <w:pStyle w:val="Paragraphedeliste"/>
        <w:numPr>
          <w:ilvl w:val="1"/>
          <w:numId w:val="8"/>
        </w:numPr>
        <w:rPr>
          <w:moveTo w:id="8911" w:author="Arthur Parmentier" w:date="2020-06-06T22:11:00Z"/>
        </w:rPr>
      </w:pPr>
      <w:moveTo w:id="8912" w:author="Arthur Parmentier" w:date="2020-06-06T22:11:00Z">
        <w:r w:rsidRPr="007C437A">
          <w:t>The concepts depend on the configuration. For instance, a “note” in music is very different from the concept (or its absence!) of “note” in visual arts.</w:t>
        </w:r>
      </w:moveTo>
    </w:p>
    <w:p w:rsidR="006E2B59" w:rsidRPr="007C437A" w:rsidRDefault="006E2B59" w:rsidP="006E2B59">
      <w:pPr>
        <w:pStyle w:val="Paragraphedeliste"/>
        <w:numPr>
          <w:ilvl w:val="1"/>
          <w:numId w:val="8"/>
        </w:numPr>
        <w:rPr>
          <w:moveTo w:id="8913" w:author="Arthur Parmentier" w:date="2020-06-06T22:11:00Z"/>
        </w:rPr>
      </w:pPr>
      <w:moveTo w:id="8914" w:author="Arthur Parmentier" w:date="2020-06-06T22:11:00Z">
        <w:r w:rsidRPr="007C437A">
          <w:t>SP early concepts were built for music performances and translated later for other disciplines. (Q: why do we even use this word “discipline” in arts?)</w:t>
        </w:r>
        <w:r w:rsidRPr="007C437A">
          <w:br/>
          <w:t>-&gt; Concepts inside SP are “stolen” from the configuration/context it deals with.</w:t>
        </w:r>
      </w:moveTo>
    </w:p>
    <w:p w:rsidR="006E2B59" w:rsidRPr="007C437A" w:rsidRDefault="006E2B59" w:rsidP="006E2B59">
      <w:pPr>
        <w:pStyle w:val="Paragraphedeliste"/>
        <w:numPr>
          <w:ilvl w:val="1"/>
          <w:numId w:val="8"/>
        </w:numPr>
        <w:rPr>
          <w:moveTo w:id="8915" w:author="Arthur Parmentier" w:date="2020-06-06T22:11:00Z"/>
        </w:rPr>
      </w:pPr>
      <w:moveTo w:id="8916" w:author="Arthur Parmentier" w:date="2020-06-06T22:11:00Z">
        <w:r w:rsidRPr="007C437A">
          <w:t>SP acts as a kind of translation from the concepts of different practices to signs</w:t>
        </w:r>
      </w:moveTo>
    </w:p>
    <w:p w:rsidR="006E2B59" w:rsidRPr="007C437A" w:rsidRDefault="006E2B59" w:rsidP="006E2B59">
      <w:pPr>
        <w:pStyle w:val="Paragraphedeliste"/>
        <w:numPr>
          <w:ilvl w:val="1"/>
          <w:numId w:val="8"/>
        </w:numPr>
        <w:rPr>
          <w:moveTo w:id="8917" w:author="Arthur Parmentier" w:date="2020-06-06T22:11:00Z"/>
        </w:rPr>
      </w:pPr>
      <w:moveTo w:id="8918" w:author="Arthur Parmentier" w:date="2020-06-06T22:11:00Z">
        <w:r w:rsidRPr="007C437A">
          <w:t>It is therefore important to understand that to my point of view, there is not a fixed set of concepts that would be incorporated by the SP language</w:t>
        </w:r>
      </w:moveTo>
    </w:p>
    <w:p w:rsidR="006E2B59" w:rsidRPr="007C437A" w:rsidRDefault="006E2B59" w:rsidP="006E2B59">
      <w:pPr>
        <w:pStyle w:val="Paragraphedeliste"/>
        <w:numPr>
          <w:ilvl w:val="1"/>
          <w:numId w:val="8"/>
        </w:numPr>
        <w:rPr>
          <w:moveTo w:id="8919" w:author="Arthur Parmentier" w:date="2020-06-06T22:11:00Z"/>
        </w:rPr>
      </w:pPr>
      <w:moveTo w:id="8920" w:author="Arthur Parmentier" w:date="2020-06-06T22:11:00Z">
        <w:r w:rsidRPr="007C437A">
          <w:t>but rather a fluid, dynamic and varying grammar</w:t>
        </w:r>
      </w:moveTo>
    </w:p>
    <w:moveToRangeEnd w:id="8907"/>
    <w:p w:rsidR="00E814B3" w:rsidRPr="007C437A" w:rsidRDefault="00E814B3"/>
    <w:sectPr w:rsidR="00E814B3" w:rsidRPr="007C437A" w:rsidSect="00670002">
      <w:footerReference w:type="even" r:id="rId33"/>
      <w:footerReference w:type="default" r:id="rId34"/>
      <w:pgSz w:w="11906" w:h="16838"/>
      <w:pgMar w:top="1440" w:right="1080" w:bottom="1440" w:left="1080" w:header="708" w:footer="708" w:gutter="0"/>
      <w:pgNumType w:start="1"/>
      <w:cols w:space="720"/>
      <w:docGrid w:linePitch="299"/>
      <w:sectPrChange w:id="8921" w:author="Arthur Parmentier" w:date="2020-05-18T14:24:00Z">
        <w:sectPr w:rsidR="00E814B3" w:rsidRPr="007C437A" w:rsidSect="00670002">
          <w:pgMar w:top="1417" w:right="1417" w:bottom="1417" w:left="1417" w:header="708" w:footer="708" w:gutter="0"/>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49DA" w:rsidRDefault="008249DA" w:rsidP="00E6654A">
      <w:r>
        <w:separator/>
      </w:r>
    </w:p>
  </w:endnote>
  <w:endnote w:type="continuationSeparator" w:id="0">
    <w:p w:rsidR="008249DA" w:rsidRDefault="008249DA" w:rsidP="00E66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Nunito ExtraLight">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ExtraLight">
    <w:panose1 w:val="00000300000000000000"/>
    <w:charset w:val="00"/>
    <w:family w:val="auto"/>
    <w:pitch w:val="variable"/>
    <w:sig w:usb0="20000007" w:usb1="00000001" w:usb2="00000000" w:usb3="00000000" w:csb0="00000193" w:csb1="00000000"/>
  </w:font>
  <w:font w:name="Noto Sans Symbols">
    <w:altName w:val="Calibri"/>
    <w:charset w:val="00"/>
    <w:family w:val="auto"/>
    <w:pitch w:val="default"/>
  </w:font>
  <w:font w:name="Nunito Sans">
    <w:panose1 w:val="00000500000000000000"/>
    <w:charset w:val="00"/>
    <w:family w:val="auto"/>
    <w:pitch w:val="variable"/>
    <w:sig w:usb0="20000007" w:usb1="00000001" w:usb2="00000000" w:usb3="00000000" w:csb0="00000193" w:csb1="00000000"/>
  </w:font>
  <w:font w:name="Nunito Sans Light">
    <w:panose1 w:val="00000400000000000000"/>
    <w:charset w:val="00"/>
    <w:family w:val="auto"/>
    <w:pitch w:val="variable"/>
    <w:sig w:usb0="20000007" w:usb1="00000001" w:usb2="00000000" w:usb3="00000000" w:csb0="00000193"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 w:name="Arial-BoldItalic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70CD" w:rsidRDefault="00B270CD" w:rsidP="00E6654A">
    <w:r>
      <w:fldChar w:fldCharType="begin"/>
    </w:r>
    <w:r>
      <w:instrText>PAGE</w:instrText>
    </w:r>
    <w:r>
      <w:fldChar w:fldCharType="end"/>
    </w:r>
  </w:p>
  <w:p w:rsidR="00B270CD" w:rsidRDefault="00B270CD" w:rsidP="00E6654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70CD" w:rsidRDefault="00B270CD" w:rsidP="00E6654A">
    <w:r>
      <w:fldChar w:fldCharType="begin"/>
    </w:r>
    <w:r>
      <w:instrText>PAGE</w:instrText>
    </w:r>
    <w:r>
      <w:fldChar w:fldCharType="separate"/>
    </w:r>
    <w:r>
      <w:rPr>
        <w:noProof/>
      </w:rPr>
      <w:t>1</w:t>
    </w:r>
    <w:r>
      <w:fldChar w:fldCharType="end"/>
    </w:r>
  </w:p>
  <w:p w:rsidR="00B270CD" w:rsidRDefault="00B270CD" w:rsidP="00E665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49DA" w:rsidRDefault="008249DA" w:rsidP="00E6654A">
      <w:r>
        <w:separator/>
      </w:r>
    </w:p>
  </w:footnote>
  <w:footnote w:type="continuationSeparator" w:id="0">
    <w:p w:rsidR="008249DA" w:rsidRDefault="008249DA" w:rsidP="00E6654A">
      <w:r>
        <w:continuationSeparator/>
      </w:r>
    </w:p>
  </w:footnote>
  <w:footnote w:id="1">
    <w:p w:rsidR="00B270CD" w:rsidRPr="008C7E78" w:rsidRDefault="00B270CD">
      <w:pPr>
        <w:pStyle w:val="Notedebasdepage"/>
      </w:pPr>
      <w:ins w:id="722" w:author="Arthur Parmentier" w:date="2020-06-06T15:59:00Z">
        <w:r>
          <w:rPr>
            <w:rStyle w:val="Appelnotedebasdep"/>
          </w:rPr>
          <w:footnoteRef/>
        </w:r>
        <w:r>
          <w:t xml:space="preserve"> </w:t>
        </w:r>
        <w:r w:rsidRPr="008C7E78">
          <w:rPr>
            <w:rPrChange w:id="723" w:author="Arthur Parmentier" w:date="2020-06-07T18:32:00Z">
              <w:rPr>
                <w:lang w:val="fr-FR"/>
              </w:rPr>
            </w:rPrChange>
          </w:rPr>
          <w:t xml:space="preserve">I have no </w:t>
        </w:r>
      </w:ins>
      <w:ins w:id="724" w:author="Arthur Parmentier" w:date="2020-06-06T16:00:00Z">
        <w:r w:rsidRPr="008C7E78">
          <w:rPr>
            <w:rPrChange w:id="725" w:author="Arthur Parmentier" w:date="2020-06-07T18:32:00Z">
              <w:rPr>
                <w:lang w:val="fr-FR"/>
              </w:rPr>
            </w:rPrChange>
          </w:rPr>
          <w:t>example of SP used by artists outside modern societies</w:t>
        </w:r>
      </w:ins>
      <w:ins w:id="726" w:author="Arthur Parmentier" w:date="2020-06-06T16:01:00Z">
        <w:r w:rsidRPr="008C7E78">
          <w:rPr>
            <w:rPrChange w:id="727" w:author="Arthur Parmentier" w:date="2020-06-07T18:32:00Z">
              <w:rPr>
                <w:lang w:val="fr-FR"/>
              </w:rPr>
            </w:rPrChange>
          </w:rPr>
          <w:t xml:space="preserve"> </w:t>
        </w:r>
      </w:ins>
      <w:ins w:id="728" w:author="Arthur Parmentier" w:date="2020-06-06T16:00:00Z">
        <w:r w:rsidRPr="008C7E78">
          <w:rPr>
            <w:rPrChange w:id="729" w:author="Arthur Parmentier" w:date="2020-06-07T18:32:00Z">
              <w:rPr>
                <w:lang w:val="fr-FR"/>
              </w:rPr>
            </w:rPrChange>
          </w:rPr>
          <w:t>but experience</w:t>
        </w:r>
      </w:ins>
      <w:ins w:id="730" w:author="Arthur Parmentier" w:date="2020-06-06T16:01:00Z">
        <w:r w:rsidRPr="008C7E78">
          <w:rPr>
            <w:rPrChange w:id="731" w:author="Arthur Parmentier" w:date="2020-06-07T18:32:00Z">
              <w:rPr>
                <w:lang w:val="fr-FR"/>
              </w:rPr>
            </w:rPrChange>
          </w:rPr>
          <w:t>s</w:t>
        </w:r>
      </w:ins>
      <w:ins w:id="732" w:author="Arthur Parmentier" w:date="2020-06-06T16:00:00Z">
        <w:r w:rsidRPr="008C7E78">
          <w:rPr>
            <w:rPrChange w:id="733" w:author="Arthur Parmentier" w:date="2020-06-07T18:32:00Z">
              <w:rPr>
                <w:lang w:val="fr-FR"/>
              </w:rPr>
            </w:rPrChange>
          </w:rPr>
          <w:t xml:space="preserve"> with people from cultures that do not share the same linguistic</w:t>
        </w:r>
      </w:ins>
      <w:ins w:id="734" w:author="Arthur Parmentier" w:date="2020-06-06T16:01:00Z">
        <w:r w:rsidRPr="008C7E78">
          <w:rPr>
            <w:rPrChange w:id="735" w:author="Arthur Parmentier" w:date="2020-06-07T18:32:00Z">
              <w:rPr>
                <w:lang w:val="fr-FR"/>
              </w:rPr>
            </w:rPrChange>
          </w:rPr>
          <w:t xml:space="preserve"> structures and views on the artistic practices and roles would be very interesting for further studies.</w:t>
        </w:r>
      </w:ins>
    </w:p>
  </w:footnote>
  <w:footnote w:id="2">
    <w:p w:rsidR="00B270CD" w:rsidRPr="00B16E7C" w:rsidRDefault="00B270CD">
      <w:pPr>
        <w:pStyle w:val="Notedebasdepage"/>
        <w:rPr>
          <w:lang w:val="fr-FR"/>
          <w:rPrChange w:id="839" w:author="Arthur Parmentier" w:date="2020-06-06T16:32:00Z">
            <w:rPr/>
          </w:rPrChange>
        </w:rPr>
      </w:pPr>
      <w:ins w:id="840" w:author="Arthur Parmentier" w:date="2020-06-06T16:32:00Z">
        <w:r>
          <w:rPr>
            <w:rStyle w:val="Appelnotedebasdep"/>
          </w:rPr>
          <w:footnoteRef/>
        </w:r>
        <w:r>
          <w:t xml:space="preserve"> </w:t>
        </w:r>
      </w:ins>
      <w:ins w:id="841" w:author="Arthur Parmentier" w:date="2020-06-06T16:39:00Z">
        <w:r w:rsidRPr="008C7E78">
          <w:rPr>
            <w:rPrChange w:id="842" w:author="Arthur Parmentier" w:date="2020-06-07T18:32:00Z">
              <w:rPr>
                <w:lang w:val="fr-FR"/>
              </w:rPr>
            </w:rPrChange>
          </w:rPr>
          <w:t xml:space="preserve">For reference, see </w:t>
        </w:r>
      </w:ins>
      <w:ins w:id="843" w:author="Arthur Parmentier" w:date="2020-06-06T16:40:00Z">
        <w:r w:rsidRPr="008C7E78">
          <w:rPr>
            <w:rPrChange w:id="844" w:author="Arthur Parmentier" w:date="2020-06-07T18:32:00Z">
              <w:rPr>
                <w:lang w:val="fr-FR"/>
              </w:rPr>
            </w:rPrChange>
          </w:rPr>
          <w:t xml:space="preserve">Le </w:t>
        </w:r>
        <w:proofErr w:type="spellStart"/>
        <w:r w:rsidRPr="008C7E78">
          <w:rPr>
            <w:rPrChange w:id="845" w:author="Arthur Parmentier" w:date="2020-06-07T18:32:00Z">
              <w:rPr>
                <w:lang w:val="fr-FR"/>
              </w:rPr>
            </w:rPrChange>
          </w:rPr>
          <w:t>Corre</w:t>
        </w:r>
        <w:proofErr w:type="spellEnd"/>
        <w:r w:rsidRPr="008C7E78">
          <w:rPr>
            <w:rPrChange w:id="846" w:author="Arthur Parmentier" w:date="2020-06-07T18:32:00Z">
              <w:rPr>
                <w:lang w:val="fr-FR"/>
              </w:rPr>
            </w:rPrChange>
          </w:rPr>
          <w:t xml:space="preserve">, G. (2007). </w:t>
        </w:r>
        <w:r w:rsidRPr="00057697">
          <w:rPr>
            <w:lang w:val="fr-FR"/>
          </w:rPr>
          <w:t>La langue des signes française (LSF). Enfance, vol. 59(3), 228-236</w:t>
        </w:r>
        <w:r>
          <w:rPr>
            <w:lang w:val="fr-FR"/>
          </w:rPr>
          <w:t xml:space="preserve"> or « </w:t>
        </w:r>
      </w:ins>
      <w:ins w:id="847" w:author="Arthur Parmentier" w:date="2020-06-06T16:41:00Z">
        <w:r w:rsidRPr="00057697">
          <w:rPr>
            <w:lang w:val="fr-FR"/>
          </w:rPr>
          <w:t>J'avancerai vers toi avec les yeux d'un sourd</w:t>
        </w:r>
        <w:r>
          <w:rPr>
            <w:lang w:val="fr-FR"/>
          </w:rPr>
          <w:t> » (Laetitia Carton, 2015)</w:t>
        </w:r>
      </w:ins>
    </w:p>
  </w:footnote>
  <w:footnote w:id="3">
    <w:p w:rsidR="00B270CD" w:rsidRPr="0098222C" w:rsidRDefault="00B270CD" w:rsidP="007150A7">
      <w:pPr>
        <w:pBdr>
          <w:top w:val="nil"/>
          <w:left w:val="nil"/>
          <w:bottom w:val="nil"/>
          <w:right w:val="nil"/>
          <w:between w:val="nil"/>
        </w:pBdr>
        <w:spacing w:after="0" w:line="240" w:lineRule="auto"/>
        <w:rPr>
          <w:ins w:id="900" w:author="Arthur Parmentier" w:date="2020-06-07T18:06:00Z"/>
          <w:color w:val="000000"/>
          <w:sz w:val="20"/>
          <w:szCs w:val="20"/>
        </w:rPr>
      </w:pPr>
      <w:ins w:id="901" w:author="Arthur Parmentier" w:date="2020-06-07T18:06:00Z">
        <w:r w:rsidRPr="0098222C">
          <w:rPr>
            <w:vertAlign w:val="superscript"/>
          </w:rPr>
          <w:footnoteRef/>
        </w:r>
        <w:r w:rsidRPr="0098222C">
          <w:rPr>
            <w:color w:val="000000"/>
            <w:sz w:val="20"/>
            <w:szCs w:val="20"/>
            <w:rPrChange w:id="902" w:author="Arthur Parmentier" w:date="2020-06-07T18:12:00Z">
              <w:rPr>
                <w:rFonts w:ascii="Nunito ExtraLight" w:hAnsi="Nunito ExtraLight"/>
                <w:color w:val="000000"/>
                <w:sz w:val="20"/>
                <w:szCs w:val="20"/>
              </w:rPr>
            </w:rPrChange>
          </w:rPr>
          <w:t xml:space="preserve"> For instance, take a look at </w:t>
        </w:r>
        <w:r w:rsidRPr="0098222C">
          <w:rPr>
            <w:rPrChange w:id="903" w:author="Arthur Parmentier" w:date="2020-06-07T18:12:00Z">
              <w:rPr/>
            </w:rPrChange>
          </w:rPr>
          <w:fldChar w:fldCharType="begin"/>
        </w:r>
        <w:r w:rsidRPr="0098222C">
          <w:instrText xml:space="preserve"> HYPERLINK "https://www.facebook.com/ConductingWithTheBody/" \h </w:instrText>
        </w:r>
        <w:r w:rsidRPr="0098222C">
          <w:rPr>
            <w:rPrChange w:id="904" w:author="Arthur Parmentier" w:date="2020-06-07T18:12:00Z">
              <w:rPr>
                <w:color w:val="0000FF"/>
                <w:sz w:val="20"/>
                <w:szCs w:val="20"/>
                <w:u w:val="single"/>
              </w:rPr>
            </w:rPrChange>
          </w:rPr>
          <w:fldChar w:fldCharType="separate"/>
        </w:r>
        <w:r w:rsidRPr="0098222C">
          <w:rPr>
            <w:color w:val="0000FF"/>
            <w:sz w:val="20"/>
            <w:szCs w:val="20"/>
            <w:u w:val="single"/>
            <w:rPrChange w:id="905" w:author="Arthur Parmentier" w:date="2020-06-07T18:12:00Z">
              <w:rPr>
                <w:rFonts w:ascii="Nunito ExtraLight" w:hAnsi="Nunito ExtraLight"/>
                <w:color w:val="0000FF"/>
                <w:sz w:val="20"/>
                <w:szCs w:val="20"/>
                <w:u w:val="single"/>
              </w:rPr>
            </w:rPrChange>
          </w:rPr>
          <w:t>Conducting with the body</w:t>
        </w:r>
        <w:r w:rsidRPr="0098222C">
          <w:rPr>
            <w:color w:val="0000FF"/>
            <w:sz w:val="20"/>
            <w:szCs w:val="20"/>
            <w:u w:val="single"/>
            <w:rPrChange w:id="906" w:author="Arthur Parmentier" w:date="2020-06-07T18:12:00Z">
              <w:rPr>
                <w:color w:val="0000FF"/>
                <w:sz w:val="20"/>
                <w:szCs w:val="20"/>
                <w:u w:val="single"/>
              </w:rPr>
            </w:rPrChange>
          </w:rPr>
          <w:fldChar w:fldCharType="end"/>
        </w:r>
      </w:ins>
      <w:ins w:id="907" w:author="Arthur Parmentier" w:date="2020-06-07T18:13:00Z">
        <w:r>
          <w:rPr>
            <w:color w:val="000000"/>
            <w:sz w:val="20"/>
            <w:szCs w:val="20"/>
          </w:rPr>
          <w:t xml:space="preserve"> (</w:t>
        </w:r>
        <w:r>
          <w:rPr>
            <w:color w:val="000000"/>
            <w:sz w:val="20"/>
            <w:szCs w:val="20"/>
          </w:rPr>
          <w:fldChar w:fldCharType="begin"/>
        </w:r>
        <w:r>
          <w:rPr>
            <w:color w:val="000000"/>
            <w:sz w:val="20"/>
            <w:szCs w:val="20"/>
          </w:rPr>
          <w:instrText xml:space="preserve"> HYPERLINK "</w:instrText>
        </w:r>
      </w:ins>
      <w:ins w:id="908" w:author="Arthur Parmentier" w:date="2020-06-07T18:12:00Z">
        <w:r w:rsidRPr="0098222C">
          <w:rPr>
            <w:color w:val="000000"/>
            <w:rPrChange w:id="909" w:author="Arthur Parmentier" w:date="2020-06-07T18:13:00Z">
              <w:rPr>
                <w:rStyle w:val="Lienhypertexte"/>
                <w:rFonts w:ascii="Nunito ExtraLight" w:hAnsi="Nunito ExtraLight"/>
                <w:sz w:val="20"/>
                <w:szCs w:val="20"/>
              </w:rPr>
            </w:rPrChange>
          </w:rPr>
          <w:instrText>https://vimeo.com/331394981</w:instrText>
        </w:r>
      </w:ins>
      <w:ins w:id="910" w:author="Arthur Parmentier" w:date="2020-06-07T18:13:00Z">
        <w:r>
          <w:rPr>
            <w:color w:val="000000"/>
            <w:sz w:val="20"/>
            <w:szCs w:val="20"/>
          </w:rPr>
          <w:instrText xml:space="preserve">" </w:instrText>
        </w:r>
        <w:r>
          <w:rPr>
            <w:color w:val="000000"/>
            <w:sz w:val="20"/>
            <w:szCs w:val="20"/>
          </w:rPr>
          <w:fldChar w:fldCharType="separate"/>
        </w:r>
      </w:ins>
      <w:ins w:id="911" w:author="Arthur Parmentier" w:date="2020-06-07T18:12:00Z">
        <w:r w:rsidRPr="00E30721">
          <w:rPr>
            <w:rStyle w:val="Lienhypertexte"/>
            <w:sz w:val="20"/>
            <w:szCs w:val="20"/>
            <w:rPrChange w:id="912" w:author="Arthur Parmentier" w:date="2020-06-07T18:13:00Z">
              <w:rPr>
                <w:rStyle w:val="Lienhypertexte"/>
                <w:rFonts w:ascii="Nunito ExtraLight" w:hAnsi="Nunito ExtraLight"/>
                <w:sz w:val="20"/>
                <w:szCs w:val="20"/>
              </w:rPr>
            </w:rPrChange>
          </w:rPr>
          <w:t>https://vimeo.com/331394981</w:t>
        </w:r>
      </w:ins>
      <w:ins w:id="913" w:author="Arthur Parmentier" w:date="2020-06-07T18:13:00Z">
        <w:r>
          <w:rPr>
            <w:color w:val="000000"/>
            <w:sz w:val="20"/>
            <w:szCs w:val="20"/>
          </w:rPr>
          <w:fldChar w:fldCharType="end"/>
        </w:r>
        <w:r>
          <w:rPr>
            <w:color w:val="000000"/>
            <w:sz w:val="20"/>
            <w:szCs w:val="20"/>
          </w:rPr>
          <w:t>)</w:t>
        </w:r>
      </w:ins>
      <w:ins w:id="914" w:author="Arthur Parmentier" w:date="2020-06-07T18:12:00Z">
        <w:r w:rsidRPr="0098222C">
          <w:rPr>
            <w:color w:val="000000"/>
            <w:sz w:val="20"/>
            <w:szCs w:val="20"/>
            <w:rPrChange w:id="915" w:author="Arthur Parmentier" w:date="2020-06-07T18:12:00Z">
              <w:rPr>
                <w:rFonts w:ascii="Nunito ExtraLight" w:hAnsi="Nunito ExtraLight"/>
                <w:color w:val="000000"/>
                <w:sz w:val="20"/>
                <w:szCs w:val="20"/>
              </w:rPr>
            </w:rPrChange>
          </w:rPr>
          <w:t xml:space="preserve"> </w:t>
        </w:r>
      </w:ins>
      <w:ins w:id="916" w:author="Arthur Parmentier" w:date="2020-06-07T18:06:00Z">
        <w:r w:rsidRPr="0098222C">
          <w:rPr>
            <w:color w:val="000000"/>
            <w:sz w:val="20"/>
            <w:szCs w:val="20"/>
            <w:rPrChange w:id="917" w:author="Arthur Parmentier" w:date="2020-06-07T18:12:00Z">
              <w:rPr>
                <w:rFonts w:ascii="Nunito ExtraLight" w:hAnsi="Nunito ExtraLight"/>
                <w:color w:val="000000"/>
                <w:sz w:val="20"/>
                <w:szCs w:val="20"/>
              </w:rPr>
            </w:rPrChange>
          </w:rPr>
          <w:t xml:space="preserve">or </w:t>
        </w:r>
        <w:r w:rsidRPr="0098222C">
          <w:rPr>
            <w:rPrChange w:id="918" w:author="Arthur Parmentier" w:date="2020-06-07T18:12:00Z">
              <w:rPr/>
            </w:rPrChange>
          </w:rPr>
          <w:fldChar w:fldCharType="begin"/>
        </w:r>
        <w:r w:rsidRPr="0098222C">
          <w:instrText xml:space="preserve"> HYPERLINK "https://www.facebook.com/groups/4383252451/permalink/10156376454242452/" \h </w:instrText>
        </w:r>
        <w:r w:rsidRPr="0098222C">
          <w:rPr>
            <w:rPrChange w:id="919" w:author="Arthur Parmentier" w:date="2020-06-07T18:12:00Z">
              <w:rPr>
                <w:color w:val="0000FF"/>
                <w:sz w:val="20"/>
                <w:szCs w:val="20"/>
                <w:u w:val="single"/>
              </w:rPr>
            </w:rPrChange>
          </w:rPr>
          <w:fldChar w:fldCharType="separate"/>
        </w:r>
        <w:r w:rsidRPr="0098222C">
          <w:rPr>
            <w:color w:val="0000FF"/>
            <w:sz w:val="20"/>
            <w:szCs w:val="20"/>
            <w:u w:val="single"/>
            <w:rPrChange w:id="920" w:author="Arthur Parmentier" w:date="2020-06-07T18:12:00Z">
              <w:rPr>
                <w:rFonts w:ascii="Nunito ExtraLight" w:hAnsi="Nunito ExtraLight"/>
                <w:color w:val="0000FF"/>
                <w:sz w:val="20"/>
                <w:szCs w:val="20"/>
                <w:u w:val="single"/>
              </w:rPr>
            </w:rPrChange>
          </w:rPr>
          <w:t>similar duets</w:t>
        </w:r>
        <w:r w:rsidRPr="0098222C">
          <w:rPr>
            <w:color w:val="0000FF"/>
            <w:sz w:val="20"/>
            <w:szCs w:val="20"/>
            <w:u w:val="single"/>
            <w:rPrChange w:id="921" w:author="Arthur Parmentier" w:date="2020-06-07T18:12:00Z">
              <w:rPr>
                <w:color w:val="0000FF"/>
                <w:sz w:val="20"/>
                <w:szCs w:val="20"/>
                <w:u w:val="single"/>
              </w:rPr>
            </w:rPrChange>
          </w:rPr>
          <w:fldChar w:fldCharType="end"/>
        </w:r>
        <w:r w:rsidRPr="0098222C">
          <w:rPr>
            <w:color w:val="000000"/>
            <w:sz w:val="20"/>
            <w:szCs w:val="20"/>
            <w:rPrChange w:id="922" w:author="Arthur Parmentier" w:date="2020-06-07T18:12:00Z">
              <w:rPr>
                <w:rFonts w:ascii="Nunito ExtraLight" w:hAnsi="Nunito ExtraLight"/>
                <w:color w:val="000000"/>
                <w:sz w:val="20"/>
                <w:szCs w:val="20"/>
              </w:rPr>
            </w:rPrChange>
          </w:rPr>
          <w:t xml:space="preserve">, </w:t>
        </w:r>
        <w:r w:rsidRPr="0098222C">
          <w:rPr>
            <w:rPrChange w:id="923" w:author="Arthur Parmentier" w:date="2020-06-07T18:12:00Z">
              <w:rPr/>
            </w:rPrChange>
          </w:rPr>
          <w:fldChar w:fldCharType="begin"/>
        </w:r>
        <w:r w:rsidRPr="0098222C">
          <w:instrText xml:space="preserve"> HYPERLINK "https://www.facebook.com/ToursSoundpaintingOrchestra/videos/vb.401085769989676/1217561198395241/?type=2&amp;theater" \h </w:instrText>
        </w:r>
        <w:r w:rsidRPr="0098222C">
          <w:rPr>
            <w:rPrChange w:id="924" w:author="Arthur Parmentier" w:date="2020-06-07T18:12:00Z">
              <w:rPr>
                <w:color w:val="0000FF"/>
                <w:sz w:val="20"/>
                <w:szCs w:val="20"/>
                <w:u w:val="single"/>
              </w:rPr>
            </w:rPrChange>
          </w:rPr>
          <w:fldChar w:fldCharType="separate"/>
        </w:r>
        <w:r w:rsidRPr="0098222C">
          <w:rPr>
            <w:color w:val="0000FF"/>
            <w:sz w:val="20"/>
            <w:szCs w:val="20"/>
            <w:u w:val="single"/>
            <w:rPrChange w:id="925" w:author="Arthur Parmentier" w:date="2020-06-07T18:12:00Z">
              <w:rPr>
                <w:rFonts w:ascii="Nunito ExtraLight" w:hAnsi="Nunito ExtraLight"/>
                <w:color w:val="0000FF"/>
                <w:sz w:val="20"/>
                <w:szCs w:val="20"/>
                <w:u w:val="single"/>
              </w:rPr>
            </w:rPrChange>
          </w:rPr>
          <w:t xml:space="preserve">Audrey Vallarino and the Tours </w:t>
        </w:r>
        <w:proofErr w:type="spellStart"/>
        <w:r w:rsidRPr="0098222C">
          <w:rPr>
            <w:color w:val="0000FF"/>
            <w:sz w:val="20"/>
            <w:szCs w:val="20"/>
            <w:u w:val="single"/>
            <w:rPrChange w:id="926" w:author="Arthur Parmentier" w:date="2020-06-07T18:12:00Z">
              <w:rPr>
                <w:rFonts w:ascii="Nunito ExtraLight" w:hAnsi="Nunito ExtraLight"/>
                <w:color w:val="0000FF"/>
                <w:sz w:val="20"/>
                <w:szCs w:val="20"/>
                <w:u w:val="single"/>
              </w:rPr>
            </w:rPrChange>
          </w:rPr>
          <w:t>soundpainting</w:t>
        </w:r>
        <w:proofErr w:type="spellEnd"/>
        <w:r w:rsidRPr="0098222C">
          <w:rPr>
            <w:color w:val="0000FF"/>
            <w:sz w:val="20"/>
            <w:szCs w:val="20"/>
            <w:u w:val="single"/>
            <w:rPrChange w:id="927" w:author="Arthur Parmentier" w:date="2020-06-07T18:12:00Z">
              <w:rPr>
                <w:rFonts w:ascii="Nunito ExtraLight" w:hAnsi="Nunito ExtraLight"/>
                <w:color w:val="0000FF"/>
                <w:sz w:val="20"/>
                <w:szCs w:val="20"/>
                <w:u w:val="single"/>
              </w:rPr>
            </w:rPrChange>
          </w:rPr>
          <w:t xml:space="preserve"> orchestra</w:t>
        </w:r>
        <w:r w:rsidRPr="0098222C">
          <w:rPr>
            <w:color w:val="0000FF"/>
            <w:sz w:val="20"/>
            <w:szCs w:val="20"/>
            <w:u w:val="single"/>
            <w:rPrChange w:id="928" w:author="Arthur Parmentier" w:date="2020-06-07T18:12:00Z">
              <w:rPr>
                <w:color w:val="0000FF"/>
                <w:sz w:val="20"/>
                <w:szCs w:val="20"/>
                <w:u w:val="single"/>
              </w:rPr>
            </w:rPrChange>
          </w:rPr>
          <w:fldChar w:fldCharType="end"/>
        </w:r>
        <w:r w:rsidRPr="0098222C">
          <w:rPr>
            <w:color w:val="000000"/>
            <w:sz w:val="20"/>
            <w:szCs w:val="20"/>
            <w:rPrChange w:id="929" w:author="Arthur Parmentier" w:date="2020-06-07T18:12:00Z">
              <w:rPr>
                <w:rFonts w:ascii="Nunito ExtraLight" w:hAnsi="Nunito ExtraLight"/>
                <w:color w:val="000000"/>
                <w:sz w:val="20"/>
                <w:szCs w:val="20"/>
              </w:rPr>
            </w:rPrChange>
          </w:rPr>
          <w:t xml:space="preserve">, </w:t>
        </w:r>
        <w:r w:rsidRPr="0098222C">
          <w:rPr>
            <w:rPrChange w:id="930" w:author="Arthur Parmentier" w:date="2020-06-07T18:12:00Z">
              <w:rPr/>
            </w:rPrChange>
          </w:rPr>
          <w:fldChar w:fldCharType="begin"/>
        </w:r>
        <w:r w:rsidRPr="0098222C">
          <w:instrText xml:space="preserve"> HYPERLINK "https://www.facebook.com/pg/colectiufreet/photos/?tab=album&amp;album_id=467792383556650" \h </w:instrText>
        </w:r>
        <w:r w:rsidRPr="0098222C">
          <w:rPr>
            <w:rPrChange w:id="931" w:author="Arthur Parmentier" w:date="2020-06-07T18:12:00Z">
              <w:rPr>
                <w:color w:val="0000FF"/>
                <w:sz w:val="20"/>
                <w:szCs w:val="20"/>
                <w:u w:val="single"/>
              </w:rPr>
            </w:rPrChange>
          </w:rPr>
          <w:fldChar w:fldCharType="separate"/>
        </w:r>
        <w:proofErr w:type="spellStart"/>
        <w:r w:rsidRPr="0098222C">
          <w:rPr>
            <w:color w:val="0000FF"/>
            <w:sz w:val="20"/>
            <w:szCs w:val="20"/>
            <w:u w:val="single"/>
            <w:rPrChange w:id="932" w:author="Arthur Parmentier" w:date="2020-06-07T18:12:00Z">
              <w:rPr>
                <w:rFonts w:ascii="Nunito ExtraLight" w:hAnsi="Nunito ExtraLight"/>
                <w:color w:val="0000FF"/>
                <w:sz w:val="20"/>
                <w:szCs w:val="20"/>
                <w:u w:val="single"/>
              </w:rPr>
            </w:rPrChange>
          </w:rPr>
          <w:t>Col·lectiu</w:t>
        </w:r>
        <w:proofErr w:type="spellEnd"/>
        <w:r w:rsidRPr="0098222C">
          <w:rPr>
            <w:color w:val="0000FF"/>
            <w:sz w:val="20"/>
            <w:szCs w:val="20"/>
            <w:u w:val="single"/>
            <w:rPrChange w:id="933" w:author="Arthur Parmentier" w:date="2020-06-07T18:12:00Z">
              <w:rPr>
                <w:rFonts w:ascii="Nunito ExtraLight" w:hAnsi="Nunito ExtraLight"/>
                <w:color w:val="0000FF"/>
                <w:sz w:val="20"/>
                <w:szCs w:val="20"/>
                <w:u w:val="single"/>
              </w:rPr>
            </w:rPrChange>
          </w:rPr>
          <w:t xml:space="preserve"> </w:t>
        </w:r>
        <w:proofErr w:type="spellStart"/>
        <w:r w:rsidRPr="0098222C">
          <w:rPr>
            <w:color w:val="0000FF"/>
            <w:sz w:val="20"/>
            <w:szCs w:val="20"/>
            <w:u w:val="single"/>
            <w:rPrChange w:id="934" w:author="Arthur Parmentier" w:date="2020-06-07T18:12:00Z">
              <w:rPr>
                <w:rFonts w:ascii="Nunito ExtraLight" w:hAnsi="Nunito ExtraLight"/>
                <w:color w:val="0000FF"/>
                <w:sz w:val="20"/>
                <w:szCs w:val="20"/>
                <w:u w:val="single"/>
              </w:rPr>
            </w:rPrChange>
          </w:rPr>
          <w:t>Free't</w:t>
        </w:r>
        <w:proofErr w:type="spellEnd"/>
        <w:r w:rsidRPr="0098222C">
          <w:rPr>
            <w:color w:val="0000FF"/>
            <w:sz w:val="20"/>
            <w:szCs w:val="20"/>
            <w:u w:val="single"/>
            <w:rPrChange w:id="935" w:author="Arthur Parmentier" w:date="2020-06-07T18:12:00Z">
              <w:rPr>
                <w:rFonts w:ascii="Nunito ExtraLight" w:hAnsi="Nunito ExtraLight"/>
                <w:color w:val="0000FF"/>
                <w:sz w:val="20"/>
                <w:szCs w:val="20"/>
                <w:u w:val="single"/>
              </w:rPr>
            </w:rPrChange>
          </w:rPr>
          <w:t>. Soundpainting</w:t>
        </w:r>
        <w:r w:rsidRPr="0098222C">
          <w:rPr>
            <w:color w:val="0000FF"/>
            <w:sz w:val="20"/>
            <w:szCs w:val="20"/>
            <w:u w:val="single"/>
            <w:rPrChange w:id="936" w:author="Arthur Parmentier" w:date="2020-06-07T18:12:00Z">
              <w:rPr>
                <w:color w:val="0000FF"/>
                <w:sz w:val="20"/>
                <w:szCs w:val="20"/>
                <w:u w:val="single"/>
              </w:rPr>
            </w:rPrChange>
          </w:rPr>
          <w:fldChar w:fldCharType="end"/>
        </w:r>
      </w:ins>
    </w:p>
  </w:footnote>
  <w:footnote w:id="4">
    <w:p w:rsidR="00B270CD" w:rsidRPr="00347D33" w:rsidRDefault="00B270CD">
      <w:pPr>
        <w:pStyle w:val="Notedebasdepage"/>
      </w:pPr>
      <w:ins w:id="1209" w:author="Arthur Parmentier" w:date="2020-06-08T00:57:00Z">
        <w:r>
          <w:rPr>
            <w:rStyle w:val="Appelnotedebasdep"/>
          </w:rPr>
          <w:footnoteRef/>
        </w:r>
        <w:r>
          <w:t xml:space="preserve"> </w:t>
        </w:r>
        <w:r w:rsidRPr="00347D33">
          <w:rPr>
            <w:rPrChange w:id="1210" w:author="Arthur Parmentier" w:date="2020-06-08T00:57:00Z">
              <w:rPr>
                <w:lang w:val="fr-FR"/>
              </w:rPr>
            </w:rPrChange>
          </w:rPr>
          <w:t>Because I</w:t>
        </w:r>
        <w:r>
          <w:t xml:space="preserve"> am not an expert in linguistics, I would refrain </w:t>
        </w:r>
        <w:proofErr w:type="spellStart"/>
        <w:r>
          <w:t>my self</w:t>
        </w:r>
        <w:proofErr w:type="spellEnd"/>
        <w:r>
          <w:t xml:space="preserve"> from assuming that the syntactic and grammatical structures that we are familiar with in Western languages are universal.</w:t>
        </w:r>
      </w:ins>
    </w:p>
  </w:footnote>
  <w:footnote w:id="5">
    <w:p w:rsidR="00B270CD" w:rsidRPr="00370364" w:rsidRDefault="00B270CD">
      <w:pPr>
        <w:pStyle w:val="Notedebasdepage"/>
      </w:pPr>
      <w:ins w:id="1250" w:author="Arthur Parmentier" w:date="2020-06-08T01:18:00Z">
        <w:r>
          <w:rPr>
            <w:rStyle w:val="Appelnotedebasdep"/>
          </w:rPr>
          <w:footnoteRef/>
        </w:r>
        <w:r>
          <w:t xml:space="preserve"> </w:t>
        </w:r>
        <w:r w:rsidRPr="00370364">
          <w:rPr>
            <w:rPrChange w:id="1251" w:author="Arthur Parmentier" w:date="2020-06-08T01:18:00Z">
              <w:rPr>
                <w:lang w:val="fr-FR"/>
              </w:rPr>
            </w:rPrChange>
          </w:rPr>
          <w:t xml:space="preserve">If </w:t>
        </w:r>
        <w:r>
          <w:t>I had to separate</w:t>
        </w:r>
      </w:ins>
      <w:ins w:id="1252" w:author="Arthur Parmentier" w:date="2020-06-08T01:19:00Z">
        <w:r>
          <w:t xml:space="preserve"> each phrase in the English example, there would be a lot of commas, making it impossible to realize what phrase does each comma corresponds to, as phrases are encapsulated in other ones in hierarchi</w:t>
        </w:r>
      </w:ins>
      <w:ins w:id="1253" w:author="Arthur Parmentier" w:date="2020-06-08T01:20:00Z">
        <w:r>
          <w:t>cal structures.</w:t>
        </w:r>
      </w:ins>
    </w:p>
  </w:footnote>
  <w:footnote w:id="6">
    <w:p w:rsidR="00B270CD" w:rsidRPr="0098315D" w:rsidRDefault="00B270CD">
      <w:pPr>
        <w:pStyle w:val="Notedebasdepage"/>
      </w:pPr>
      <w:ins w:id="1435" w:author="Arthur Parmentier" w:date="2020-06-08T02:12:00Z">
        <w:r>
          <w:rPr>
            <w:rStyle w:val="Appelnotedebasdep"/>
          </w:rPr>
          <w:footnoteRef/>
        </w:r>
        <w:r>
          <w:t xml:space="preserve"> </w:t>
        </w:r>
        <w:r w:rsidRPr="0098315D">
          <w:rPr>
            <w:rPrChange w:id="1436" w:author="Arthur Parmentier" w:date="2020-06-08T02:12:00Z">
              <w:rPr>
                <w:lang w:val="fr-FR"/>
              </w:rPr>
            </w:rPrChange>
          </w:rPr>
          <w:t>Although I</w:t>
        </w:r>
        <w:r>
          <w:t xml:space="preserve"> have taken </w:t>
        </w:r>
      </w:ins>
      <w:ins w:id="1437" w:author="Arthur Parmentier" w:date="2020-06-08T02:13:00Z">
        <w:r>
          <w:t>an example that is a simplification of the SP grammar</w:t>
        </w:r>
      </w:ins>
      <w:ins w:id="1438" w:author="Arthur Parmentier" w:date="2020-06-08T02:14:00Z">
        <w:r>
          <w:t xml:space="preserve"> for commodity and illustration on our topic</w:t>
        </w:r>
      </w:ins>
      <w:ins w:id="1439" w:author="Arthur Parmentier" w:date="2020-06-08T02:13:00Z">
        <w:r>
          <w:t>, it is not the SP grammar, which we will see is not a context-free grammar.</w:t>
        </w:r>
      </w:ins>
    </w:p>
  </w:footnote>
  <w:footnote w:id="7">
    <w:p w:rsidR="00B270CD" w:rsidRPr="00F87FD9" w:rsidRDefault="00B270CD">
      <w:pPr>
        <w:rPr>
          <w:rPrChange w:id="1661" w:author="Arthur Parmentier" w:date="2020-06-09T19:31:00Z">
            <w:rPr/>
          </w:rPrChange>
        </w:rPr>
        <w:pPrChange w:id="1662" w:author="Arthur Parmentier" w:date="2020-06-10T19:23:00Z">
          <w:pPr>
            <w:pStyle w:val="Notedebasdepage"/>
          </w:pPr>
        </w:pPrChange>
      </w:pPr>
      <w:ins w:id="1663" w:author="Arthur Parmentier" w:date="2020-06-09T19:30:00Z">
        <w:r>
          <w:rPr>
            <w:rStyle w:val="Appelnotedebasdep"/>
          </w:rPr>
          <w:footnoteRef/>
        </w:r>
        <w:r>
          <w:t xml:space="preserve"> </w:t>
        </w:r>
      </w:ins>
      <w:ins w:id="1664" w:author="Arthur Parmentier" w:date="2020-06-10T19:23:00Z">
        <w:r>
          <w:t xml:space="preserve">For a striking example of the emergence of sign languages, see </w:t>
        </w:r>
      </w:ins>
      <w:ins w:id="1665" w:author="Arthur Parmentier" w:date="2020-06-09T19:30:00Z">
        <w:r w:rsidRPr="00F87FD9">
          <w:rPr>
            <w:i/>
            <w:iCs/>
            <w:rPrChange w:id="1666" w:author="Arthur Parmentier" w:date="2020-06-09T19:31:00Z">
              <w:rPr/>
            </w:rPrChange>
          </w:rPr>
          <w:t>Children Creating Core Properties of Language: Evidence from an Emerging Sign Language in Nicaragua</w:t>
        </w:r>
      </w:ins>
      <w:ins w:id="1667" w:author="Arthur Parmentier" w:date="2020-06-09T19:31:00Z">
        <w:r>
          <w:t xml:space="preserve"> </w:t>
        </w:r>
      </w:ins>
      <w:ins w:id="1668" w:author="Arthur Parmentier" w:date="2020-06-09T19:30:00Z">
        <w:r>
          <w:t xml:space="preserve">By Ann </w:t>
        </w:r>
        <w:proofErr w:type="spellStart"/>
        <w:r>
          <w:t>Senghas</w:t>
        </w:r>
        <w:proofErr w:type="spellEnd"/>
        <w:r>
          <w:t xml:space="preserve">, </w:t>
        </w:r>
        <w:proofErr w:type="spellStart"/>
        <w:r>
          <w:t>Sotaro</w:t>
        </w:r>
        <w:proofErr w:type="spellEnd"/>
        <w:r>
          <w:t xml:space="preserve"> Kita, </w:t>
        </w:r>
        <w:proofErr w:type="spellStart"/>
        <w:r>
          <w:t>Asli</w:t>
        </w:r>
        <w:proofErr w:type="spellEnd"/>
        <w:r>
          <w:t xml:space="preserve"> </w:t>
        </w:r>
        <w:proofErr w:type="spellStart"/>
        <w:r>
          <w:t>Özyürek</w:t>
        </w:r>
      </w:ins>
      <w:proofErr w:type="spellEnd"/>
      <w:ins w:id="1669" w:author="Arthur Parmentier" w:date="2020-06-09T19:31:00Z">
        <w:r>
          <w:t xml:space="preserve">, </w:t>
        </w:r>
      </w:ins>
      <w:ins w:id="1670" w:author="Arthur Parmentier" w:date="2020-06-09T19:30:00Z">
        <w:r>
          <w:t>Science</w:t>
        </w:r>
      </w:ins>
      <w:ins w:id="1671" w:author="Arthur Parmentier" w:date="2020-06-09T19:31:00Z">
        <w:r>
          <w:t xml:space="preserve"> (</w:t>
        </w:r>
      </w:ins>
      <w:ins w:id="1672" w:author="Arthur Parmentier" w:date="2020-06-09T19:30:00Z">
        <w:r>
          <w:t>2004</w:t>
        </w:r>
      </w:ins>
      <w:ins w:id="1673" w:author="Arthur Parmentier" w:date="2020-06-09T19:31:00Z">
        <w:r>
          <w:t>)</w:t>
        </w:r>
      </w:ins>
    </w:p>
  </w:footnote>
  <w:footnote w:id="8">
    <w:p w:rsidR="00B270CD" w:rsidRPr="00670D07" w:rsidRDefault="00B270CD">
      <w:pPr>
        <w:pStyle w:val="Notedebasdepage"/>
      </w:pPr>
      <w:ins w:id="1709" w:author="Arthur Parmentier" w:date="2020-06-09T19:46:00Z">
        <w:r>
          <w:rPr>
            <w:rStyle w:val="Appelnotedebasdep"/>
          </w:rPr>
          <w:footnoteRef/>
        </w:r>
      </w:ins>
      <w:ins w:id="1710" w:author="Arthur Parmentier" w:date="2020-06-10T19:25:00Z">
        <w:r>
          <w:t>See the</w:t>
        </w:r>
      </w:ins>
      <w:ins w:id="1711" w:author="Arthur Parmentier" w:date="2020-06-10T19:24:00Z">
        <w:r>
          <w:t xml:space="preserve"> IVT</w:t>
        </w:r>
      </w:ins>
      <w:ins w:id="1712" w:author="Arthur Parmentier" w:date="2020-06-10T19:25:00Z">
        <w:r>
          <w:t xml:space="preserve">’s website </w:t>
        </w:r>
        <w:r>
          <w:fldChar w:fldCharType="begin"/>
        </w:r>
        <w:r>
          <w:instrText xml:space="preserve"> HYPERLINK "</w:instrText>
        </w:r>
      </w:ins>
      <w:ins w:id="1713" w:author="Arthur Parmentier" w:date="2020-06-09T19:46:00Z">
        <w:r w:rsidRPr="00670D07">
          <w:instrText>http://ivt.fr/</w:instrText>
        </w:r>
      </w:ins>
      <w:ins w:id="1714" w:author="Arthur Parmentier" w:date="2020-06-10T19:25:00Z">
        <w:r>
          <w:instrText xml:space="preserve">" </w:instrText>
        </w:r>
        <w:r>
          <w:fldChar w:fldCharType="separate"/>
        </w:r>
      </w:ins>
      <w:ins w:id="1715" w:author="Arthur Parmentier" w:date="2020-06-09T19:46:00Z">
        <w:r w:rsidRPr="009A1191">
          <w:rPr>
            <w:rStyle w:val="Lienhypertexte"/>
          </w:rPr>
          <w:t>http://ivt.fr/</w:t>
        </w:r>
      </w:ins>
      <w:ins w:id="1716" w:author="Arthur Parmentier" w:date="2020-06-10T19:25:00Z">
        <w:r>
          <w:fldChar w:fldCharType="end"/>
        </w:r>
      </w:ins>
      <w:ins w:id="1717" w:author="Arthur Parmentier" w:date="2020-06-10T19:26:00Z">
        <w:r>
          <w:t xml:space="preserve"> for further documentation about its history and resources on artistic practices with sign language. </w:t>
        </w:r>
      </w:ins>
    </w:p>
  </w:footnote>
  <w:footnote w:id="9">
    <w:p w:rsidR="00B270CD" w:rsidRPr="002F0DFF" w:rsidRDefault="00B270CD">
      <w:pPr>
        <w:pStyle w:val="Notedebasdepage"/>
      </w:pPr>
      <w:ins w:id="2083" w:author="Arthur Parmentier" w:date="2020-06-11T21:48:00Z">
        <w:r>
          <w:rPr>
            <w:rStyle w:val="Appelnotedebasdep"/>
          </w:rPr>
          <w:footnoteRef/>
        </w:r>
      </w:ins>
      <w:ins w:id="2084" w:author="Arthur Parmentier" w:date="2020-06-11T21:50:00Z">
        <w:r>
          <w:t>Indeed, t</w:t>
        </w:r>
      </w:ins>
      <w:ins w:id="2085" w:author="Arthur Parmentier" w:date="2020-06-11T21:49:00Z">
        <w:r>
          <w:t>he mapping from concepts to vectors in the Hilbert space is not derived from first principles, but rather inferred a posteriori by fitting the predictions of the model to the experimental data</w:t>
        </w:r>
      </w:ins>
      <w:ins w:id="2086" w:author="Arthur Parmentier" w:date="2020-06-11T21:50:00Z">
        <w:r>
          <w:t>, thus removing any explanatory power.</w:t>
        </w:r>
      </w:ins>
    </w:p>
  </w:footnote>
  <w:footnote w:id="10">
    <w:p w:rsidR="00B270CD" w:rsidRPr="00670002" w:rsidDel="005272A8" w:rsidRDefault="00B270CD">
      <w:pPr>
        <w:pStyle w:val="Notedebasdepage"/>
        <w:rPr>
          <w:del w:id="2253" w:author="Arthur Parmentier" w:date="2020-06-10T19:41:00Z"/>
          <w:rPrChange w:id="2254" w:author="Arthur Parmentier" w:date="2020-05-18T14:23:00Z">
            <w:rPr>
              <w:del w:id="2255" w:author="Arthur Parmentier" w:date="2020-06-10T19:41:00Z"/>
              <w:lang w:val="fr-FR"/>
            </w:rPr>
          </w:rPrChange>
        </w:rPr>
      </w:pPr>
      <w:del w:id="2256" w:author="Arthur Parmentier" w:date="2020-06-10T19:41:00Z">
        <w:r w:rsidDel="005272A8">
          <w:rPr>
            <w:rStyle w:val="Appelnotedebasdep"/>
          </w:rPr>
          <w:footnoteRef/>
        </w:r>
        <w:r w:rsidRPr="00F87FD9" w:rsidDel="005272A8">
          <w:delText xml:space="preserve"> </w:delText>
        </w:r>
      </w:del>
      <w:ins w:id="2257" w:author="Arthur Parmentier" w:date="2020-05-13T09:32:00Z">
        <w:del w:id="2258" w:author="Arthur Parmentier" w:date="2020-06-10T19:41:00Z">
          <w:r w:rsidRPr="00F87FD9" w:rsidDel="005272A8">
            <w:delText xml:space="preserve">Eleanor H. Rosch. </w:delText>
          </w:r>
          <w:r w:rsidRPr="009A67DE" w:rsidDel="005272A8">
            <w:delText>Natural Categories. Cognitive Psychology 4, 328-350 (1973)</w:delText>
          </w:r>
        </w:del>
      </w:ins>
      <w:ins w:id="2259" w:author="Arthur Parmentier" w:date="2020-05-13T09:33:00Z">
        <w:del w:id="2260" w:author="Arthur Parmentier" w:date="2020-06-10T19:41:00Z">
          <w:r w:rsidDel="005272A8">
            <w:delText>, introducing the “prototype theory”</w:delText>
          </w:r>
        </w:del>
      </w:ins>
      <w:del w:id="2261" w:author="Arthur Parmentier" w:date="2020-06-10T19:41:00Z">
        <w:r w:rsidRPr="00670002" w:rsidDel="005272A8">
          <w:rPr>
            <w:rPrChange w:id="2262" w:author="Arthur Parmentier" w:date="2020-05-18T14:23:00Z">
              <w:rPr>
                <w:lang w:val="fr-FR"/>
              </w:rPr>
            </w:rPrChange>
          </w:rPr>
          <w:delText>Ref. Eleanor Rosch (prototype theory)</w:delText>
        </w:r>
      </w:del>
    </w:p>
  </w:footnote>
  <w:footnote w:id="11">
    <w:p w:rsidR="00B270CD" w:rsidRPr="00670002" w:rsidDel="00CD098E" w:rsidRDefault="00B270CD">
      <w:pPr>
        <w:pStyle w:val="Notedebasdepage"/>
        <w:rPr>
          <w:del w:id="2275" w:author="Arthur Parmentier" w:date="2020-06-10T19:43:00Z"/>
          <w:rPrChange w:id="2276" w:author="Arthur Parmentier" w:date="2020-05-18T14:23:00Z">
            <w:rPr>
              <w:del w:id="2277" w:author="Arthur Parmentier" w:date="2020-06-10T19:43:00Z"/>
              <w:lang w:val="fr-FR"/>
            </w:rPr>
          </w:rPrChange>
        </w:rPr>
      </w:pPr>
      <w:del w:id="2278" w:author="Arthur Parmentier" w:date="2020-06-10T19:43:00Z">
        <w:r w:rsidDel="00CD098E">
          <w:rPr>
            <w:rStyle w:val="Appelnotedebasdep"/>
          </w:rPr>
          <w:footnoteRef/>
        </w:r>
        <w:r w:rsidDel="00CD098E">
          <w:delText xml:space="preserve"> </w:delText>
        </w:r>
        <w:r w:rsidRPr="00670002" w:rsidDel="00CD098E">
          <w:rPr>
            <w:rPrChange w:id="2279" w:author="Arthur Parmentier" w:date="2020-05-18T14:23:00Z">
              <w:rPr>
                <w:lang w:val="fr-FR"/>
              </w:rPr>
            </w:rPrChange>
          </w:rPr>
          <w:delText>Ref M.R. class on pitch categorisation. Emphasis on the complexity of the categorisation process (non linear wrt similarity)</w:delText>
        </w:r>
      </w:del>
    </w:p>
  </w:footnote>
  <w:footnote w:id="12">
    <w:p w:rsidR="00B270CD" w:rsidRPr="008B4FF2" w:rsidRDefault="00B270CD">
      <w:pPr>
        <w:pStyle w:val="Notedebasdepage"/>
      </w:pPr>
      <w:ins w:id="2316" w:author="Arthur Parmentier" w:date="2020-06-11T16:30:00Z">
        <w:r>
          <w:rPr>
            <w:rStyle w:val="Appelnotedebasdep"/>
          </w:rPr>
          <w:footnoteRef/>
        </w:r>
        <w:r>
          <w:t xml:space="preserve"> Here, I use the term mapping</w:t>
        </w:r>
      </w:ins>
      <w:ins w:id="2317" w:author="Arthur Parmentier" w:date="2020-06-11T16:31:00Z">
        <w:r>
          <w:t xml:space="preserve"> as a general term, without figuring out whether it can more precisely be called a transformation or projection in mathematical terms. </w:t>
        </w:r>
      </w:ins>
      <w:ins w:id="2318" w:author="Arthur Parmentier" w:date="2020-06-11T16:32:00Z">
        <w:r>
          <w:t>However, i</w:t>
        </w:r>
      </w:ins>
      <w:ins w:id="2319" w:author="Arthur Parmentier" w:date="2020-06-11T16:31:00Z">
        <w:r>
          <w:t xml:space="preserve">n the common </w:t>
        </w:r>
      </w:ins>
      <w:ins w:id="2320" w:author="Arthur Parmentier" w:date="2020-06-11T16:32:00Z">
        <w:r>
          <w:t>sense, one can understand it as a transformation or a projection.</w:t>
        </w:r>
      </w:ins>
    </w:p>
  </w:footnote>
  <w:footnote w:id="13">
    <w:p w:rsidR="00B270CD" w:rsidRPr="00670002" w:rsidRDefault="00B270CD">
      <w:pPr>
        <w:pStyle w:val="Notedebasdepage"/>
      </w:pPr>
      <w:ins w:id="2878" w:author="Arthur Parmentier" w:date="2020-05-13T11:16:00Z">
        <w:r>
          <w:rPr>
            <w:rStyle w:val="Appelnotedebasdep"/>
          </w:rPr>
          <w:footnoteRef/>
        </w:r>
        <w:r>
          <w:t xml:space="preserve"> </w:t>
        </w:r>
      </w:ins>
      <w:ins w:id="2879" w:author="Arthur Parmentier" w:date="2020-05-13T11:17:00Z">
        <w:r w:rsidRPr="00670002">
          <w:rPr>
            <w:rPrChange w:id="2880" w:author="Arthur Parmentier" w:date="2020-05-18T14:23:00Z">
              <w:rPr>
                <w:lang w:val="fr-FR"/>
              </w:rPr>
            </w:rPrChange>
          </w:rPr>
          <w:t>Note that the whole discussion of this section is only relevant to the signs used to signify contents.</w:t>
        </w:r>
      </w:ins>
    </w:p>
  </w:footnote>
  <w:footnote w:id="14">
    <w:p w:rsidR="00B270CD" w:rsidRPr="00670002" w:rsidRDefault="00B270CD">
      <w:pPr>
        <w:pStyle w:val="Notedebasdepage"/>
      </w:pPr>
      <w:ins w:id="2886" w:author="Arthur Parmentier" w:date="2020-05-13T10:35:00Z">
        <w:r>
          <w:rPr>
            <w:rStyle w:val="Appelnotedebasdep"/>
          </w:rPr>
          <w:footnoteRef/>
        </w:r>
        <w:r>
          <w:t xml:space="preserve"> </w:t>
        </w:r>
        <w:r w:rsidRPr="00670002">
          <w:rPr>
            <w:rPrChange w:id="2887" w:author="Arthur Parmentier" w:date="2020-05-18T14:23:00Z">
              <w:rPr>
                <w:lang w:val="fr-FR"/>
              </w:rPr>
            </w:rPrChange>
          </w:rPr>
          <w:t xml:space="preserve">In reference to </w:t>
        </w:r>
      </w:ins>
      <w:ins w:id="2888" w:author="Arthur Parmentier" w:date="2020-05-13T10:36:00Z">
        <w:r w:rsidRPr="00670002">
          <w:rPr>
            <w:rPrChange w:id="2889" w:author="Arthur Parmentier" w:date="2020-05-18T14:23:00Z">
              <w:rPr>
                <w:lang w:val="fr-FR"/>
              </w:rPr>
            </w:rPrChange>
          </w:rPr>
          <w:t>the concept of overloading in programming languages.</w:t>
        </w:r>
      </w:ins>
    </w:p>
  </w:footnote>
  <w:footnote w:id="15">
    <w:p w:rsidR="00B270CD" w:rsidRPr="00672712" w:rsidRDefault="00B270CD">
      <w:pPr>
        <w:pStyle w:val="Notedebasdepage"/>
      </w:pPr>
      <w:ins w:id="2910" w:author="Arthur Parmentier" w:date="2020-06-11T20:27:00Z">
        <w:r>
          <w:rPr>
            <w:rStyle w:val="Appelnotedebasdep"/>
          </w:rPr>
          <w:footnoteRef/>
        </w:r>
        <w:r>
          <w:t xml:space="preserve"> “When first teaching Soundpainting to a group of musicians and dancers I explain that almost all the gestures, except for a few discipline-specific ones, mean exactly the same concept or something similar (equivalent) for each of the disciplines.” </w:t>
        </w:r>
      </w:ins>
      <w:customXmlInsRangeStart w:id="2911" w:author="Arthur Parmentier" w:date="2020-06-11T20:27:00Z"/>
      <w:sdt>
        <w:sdtPr>
          <w:id w:val="1440255625"/>
          <w:citation/>
        </w:sdtPr>
        <w:sdtContent>
          <w:customXmlInsRangeEnd w:id="2911"/>
          <w:ins w:id="2912" w:author="Arthur Parmentier" w:date="2020-06-11T20:27:00Z">
            <w:r>
              <w:fldChar w:fldCharType="begin"/>
            </w:r>
            <w:r w:rsidRPr="004F5786">
              <w:rPr>
                <w:rPrChange w:id="2913" w:author="Arthur Parmentier" w:date="2020-06-11T20:28:00Z">
                  <w:rPr>
                    <w:lang w:val="fr-FR"/>
                  </w:rPr>
                </w:rPrChange>
              </w:rPr>
              <w:instrText xml:space="preserve"> CITATION Hel \l 1036 </w:instrText>
            </w:r>
          </w:ins>
          <w:r>
            <w:fldChar w:fldCharType="separate"/>
          </w:r>
          <w:ins w:id="2914" w:author="Arthur Parmentier" w:date="2020-06-11T20:27:00Z">
            <w:r w:rsidRPr="00672712">
              <w:rPr>
                <w:noProof/>
                <w:rPrChange w:id="2915" w:author="Arthur Parmentier" w:date="2020-06-11T20:28:00Z">
                  <w:rPr/>
                </w:rPrChange>
              </w:rPr>
              <w:t>(Minors &amp; Thompson, s.d.)</w:t>
            </w:r>
            <w:r>
              <w:fldChar w:fldCharType="end"/>
            </w:r>
          </w:ins>
          <w:customXmlInsRangeStart w:id="2916" w:author="Arthur Parmentier" w:date="2020-06-11T20:27:00Z"/>
        </w:sdtContent>
      </w:sdt>
      <w:customXmlInsRangeEnd w:id="2916"/>
      <w:ins w:id="2917" w:author="Arthur Parmentier" w:date="2020-06-11T20:27:00Z">
        <w:r>
          <w:t xml:space="preserve">. Here, I would agree that </w:t>
        </w:r>
      </w:ins>
      <w:ins w:id="2918" w:author="Arthur Parmentier" w:date="2020-06-11T20:28:00Z">
        <w:r>
          <w:t>they mean something similar (by analogy) but not exactly the same concept.</w:t>
        </w:r>
      </w:ins>
    </w:p>
  </w:footnote>
  <w:footnote w:id="16">
    <w:p w:rsidR="00B270CD" w:rsidRPr="00670002" w:rsidRDefault="00B270CD">
      <w:pPr>
        <w:pStyle w:val="Notedebasdepage"/>
      </w:pPr>
      <w:ins w:id="2984" w:author="Arthur Parmentier" w:date="2020-05-13T10:19:00Z">
        <w:r>
          <w:rPr>
            <w:rStyle w:val="Appelnotedebasdep"/>
          </w:rPr>
          <w:footnoteRef/>
        </w:r>
        <w:r>
          <w:t xml:space="preserve"> </w:t>
        </w:r>
        <w:r w:rsidRPr="00670002">
          <w:rPr>
            <w:rPrChange w:id="2985" w:author="Arthur Parmentier" w:date="2020-05-18T14:23:00Z">
              <w:rPr>
                <w:lang w:val="fr-FR"/>
              </w:rPr>
            </w:rPrChange>
          </w:rPr>
          <w:t>There may be other cases in which a sign has several signified, even inside one discipline, but we won’t d</w:t>
        </w:r>
      </w:ins>
      <w:ins w:id="2986" w:author="Arthur Parmentier" w:date="2020-05-13T10:20:00Z">
        <w:r w:rsidRPr="00670002">
          <w:rPr>
            <w:rPrChange w:id="2987" w:author="Arthur Parmentier" w:date="2020-05-18T14:23:00Z">
              <w:rPr>
                <w:lang w:val="fr-FR"/>
              </w:rPr>
            </w:rPrChange>
          </w:rPr>
          <w:t>iscuss this possibility.</w:t>
        </w:r>
      </w:ins>
    </w:p>
  </w:footnote>
  <w:footnote w:id="17">
    <w:p w:rsidR="00B270CD" w:rsidRPr="00D337E5" w:rsidRDefault="00B270CD">
      <w:pPr>
        <w:pStyle w:val="Notedebasdepage"/>
      </w:pPr>
      <w:ins w:id="3005" w:author="Arthur Parmentier" w:date="2020-06-11T22:17:00Z">
        <w:r>
          <w:rPr>
            <w:rStyle w:val="Appelnotedebasdep"/>
          </w:rPr>
          <w:footnoteRef/>
        </w:r>
        <w:r>
          <w:t xml:space="preserve"> Here, I use “concept” as an equivalent of “signified” or “meaning”</w:t>
        </w:r>
      </w:ins>
    </w:p>
  </w:footnote>
  <w:footnote w:id="18">
    <w:p w:rsidR="00B270CD" w:rsidRPr="00670002" w:rsidRDefault="00B270CD" w:rsidP="005868B3">
      <w:pPr>
        <w:pStyle w:val="Notedebasdepage"/>
        <w:rPr>
          <w:ins w:id="3028" w:author="Arthur Parmentier" w:date="2020-05-13T10:30:00Z"/>
          <w:rPrChange w:id="3029" w:author="Arthur Parmentier" w:date="2020-05-18T14:23:00Z">
            <w:rPr>
              <w:ins w:id="3030" w:author="Arthur Parmentier" w:date="2020-05-13T10:30:00Z"/>
              <w:lang w:val="fr-FR"/>
            </w:rPr>
          </w:rPrChange>
        </w:rPr>
      </w:pPr>
      <w:ins w:id="3031" w:author="Arthur Parmentier" w:date="2020-05-13T10:30:00Z">
        <w:r>
          <w:rPr>
            <w:rStyle w:val="Appelnotedebasdep"/>
          </w:rPr>
          <w:footnoteRef/>
        </w:r>
        <w:r>
          <w:t xml:space="preserve"> </w:t>
        </w:r>
        <w:r w:rsidRPr="00670002">
          <w:rPr>
            <w:rPrChange w:id="3032" w:author="Arthur Parmentier" w:date="2020-05-18T14:23:00Z">
              <w:rPr>
                <w:lang w:val="fr-FR"/>
              </w:rPr>
            </w:rPrChange>
          </w:rPr>
          <w:t>We will discuss the motivations of this construction later.</w:t>
        </w:r>
      </w:ins>
    </w:p>
  </w:footnote>
  <w:footnote w:id="19">
    <w:p w:rsidR="00B270CD" w:rsidRPr="00ED4A53" w:rsidRDefault="00B270CD">
      <w:pPr>
        <w:pStyle w:val="Notedebasdepage"/>
      </w:pPr>
      <w:ins w:id="3057" w:author="Arthur Parmentier" w:date="2020-06-11T22:25:00Z">
        <w:r>
          <w:rPr>
            <w:rStyle w:val="Appelnotedebasdep"/>
          </w:rPr>
          <w:footnoteRef/>
        </w:r>
        <w:r>
          <w:t xml:space="preserve"> </w:t>
        </w:r>
        <w:r w:rsidRPr="00ED4A53">
          <w:rPr>
            <w:rPrChange w:id="3058" w:author="Arthur Parmentier" w:date="2020-06-11T22:25:00Z">
              <w:rPr>
                <w:lang w:val="fr-FR"/>
              </w:rPr>
            </w:rPrChange>
          </w:rPr>
          <w:t>By « tempo » he his i</w:t>
        </w:r>
        <w:r>
          <w:t>mplicitly referring to the frequency of a pitch and the speed</w:t>
        </w:r>
      </w:ins>
      <w:ins w:id="3059" w:author="Arthur Parmentier" w:date="2020-06-11T22:26:00Z">
        <w:r>
          <w:t xml:space="preserve"> of a movement; one could easily argue that frequency and speed </w:t>
        </w:r>
      </w:ins>
      <w:ins w:id="3060" w:author="Arthur Parmentier" w:date="2020-06-11T22:27:00Z">
        <w:r>
          <w:t xml:space="preserve">can only be compared in the context of a cyclic movement, still the power of analogy relies in its ability to </w:t>
        </w:r>
      </w:ins>
      <w:ins w:id="3061" w:author="Arthur Parmentier" w:date="2020-06-11T22:28:00Z">
        <w:r>
          <w:t>associate elements that are not directly linked.</w:t>
        </w:r>
      </w:ins>
    </w:p>
  </w:footnote>
  <w:footnote w:id="20">
    <w:p w:rsidR="00B270CD" w:rsidRPr="004055D8" w:rsidDel="00C455AA" w:rsidRDefault="00B270CD" w:rsidP="00AA7895">
      <w:pPr>
        <w:pStyle w:val="Notedebasdepage"/>
        <w:rPr>
          <w:ins w:id="3149" w:author="Arthur Parmentier" w:date="2020-06-11T23:28:00Z"/>
          <w:del w:id="3150" w:author="Arthur Parmentier" w:date="2020-06-11T23:38:00Z"/>
        </w:rPr>
      </w:pPr>
      <w:ins w:id="3151" w:author="Arthur Parmentier" w:date="2020-06-11T23:28:00Z">
        <w:del w:id="3152" w:author="Arthur Parmentier" w:date="2020-06-11T23:38:00Z">
          <w:r w:rsidDel="00C455AA">
            <w:rPr>
              <w:rStyle w:val="Appelnotedebasdep"/>
            </w:rPr>
            <w:footnoteRef/>
          </w:r>
          <w:r w:rsidDel="00C455AA">
            <w:delText xml:space="preserve"> it can also be manipulated by cultural schemes, but that is not the point here.</w:delText>
          </w:r>
        </w:del>
      </w:ins>
    </w:p>
  </w:footnote>
  <w:footnote w:id="21">
    <w:p w:rsidR="00B270CD" w:rsidRPr="00A704F1" w:rsidRDefault="00B270CD">
      <w:pPr>
        <w:pStyle w:val="Notedebasdepage"/>
      </w:pPr>
      <w:ins w:id="3180" w:author="Arthur Parmentier" w:date="2020-06-11T23:22:00Z">
        <w:r>
          <w:rPr>
            <w:rStyle w:val="Appelnotedebasdep"/>
          </w:rPr>
          <w:footnoteRef/>
        </w:r>
        <w:r>
          <w:t xml:space="preserve"> </w:t>
        </w:r>
        <w:r w:rsidRPr="00A704F1">
          <w:rPr>
            <w:rPrChange w:id="3181" w:author="Arthur Parmentier" w:date="2020-06-11T23:23:00Z">
              <w:rPr>
                <w:lang w:val="fr-FR"/>
              </w:rPr>
            </w:rPrChange>
          </w:rPr>
          <w:t>In th</w:t>
        </w:r>
      </w:ins>
      <w:ins w:id="3182" w:author="Arthur Parmentier" w:date="2020-06-11T23:23:00Z">
        <w:r w:rsidRPr="00A704F1">
          <w:rPr>
            <w:rPrChange w:id="3183" w:author="Arthur Parmentier" w:date="2020-06-11T23:23:00Z">
              <w:rPr>
                <w:lang w:val="fr-FR"/>
              </w:rPr>
            </w:rPrChange>
          </w:rPr>
          <w:t>is part, we w</w:t>
        </w:r>
        <w:r>
          <w:t>on’t discuss the possibility that a concept has several prototypes, but the reasoning would be similar in that case.</w:t>
        </w:r>
      </w:ins>
    </w:p>
  </w:footnote>
  <w:footnote w:id="22">
    <w:p w:rsidR="00B270CD" w:rsidRPr="0054442D" w:rsidDel="00697BA8" w:rsidRDefault="00B270CD" w:rsidP="001C0B0E">
      <w:pPr>
        <w:pStyle w:val="Notedebasdepage"/>
        <w:rPr>
          <w:del w:id="3247" w:author="Arthur Parmentier" w:date="2020-05-12T18:13:00Z"/>
          <w:lang w:val="fr-FR"/>
        </w:rPr>
      </w:pPr>
      <w:del w:id="3248" w:author="Arthur Parmentier" w:date="2020-05-12T18:13:00Z">
        <w:r w:rsidDel="00697BA8">
          <w:rPr>
            <w:rStyle w:val="Appelnotedebasdep"/>
          </w:rPr>
          <w:footnoteRef/>
        </w:r>
        <w:r w:rsidDel="00697BA8">
          <w:delText xml:space="preserve"> </w:delText>
        </w:r>
        <w:r w:rsidDel="00697BA8">
          <w:rPr>
            <w:lang w:val="fr-FR"/>
          </w:rPr>
          <w:delText>Note that in SP, the sign ‘discipline’ refers both to the common notion of discipline : music, visual arts… but also to the instrument as a technical apparatus</w:delText>
        </w:r>
      </w:del>
    </w:p>
  </w:footnote>
  <w:footnote w:id="23">
    <w:p w:rsidR="00B270CD" w:rsidRPr="008B7AAC" w:rsidDel="005868B3" w:rsidRDefault="00B270CD">
      <w:pPr>
        <w:pStyle w:val="Notedebasdepage"/>
        <w:rPr>
          <w:del w:id="3307" w:author="Arthur Parmentier" w:date="2020-05-13T10:30:00Z"/>
          <w:lang w:val="fr-FR"/>
        </w:rPr>
      </w:pPr>
      <w:del w:id="3308" w:author="Arthur Parmentier" w:date="2020-05-13T10:30:00Z">
        <w:r w:rsidDel="005868B3">
          <w:rPr>
            <w:rStyle w:val="Appelnotedebasdep"/>
          </w:rPr>
          <w:footnoteRef/>
        </w:r>
        <w:r w:rsidDel="005868B3">
          <w:delText xml:space="preserve"> </w:delText>
        </w:r>
        <w:r w:rsidDel="005868B3">
          <w:rPr>
            <w:lang w:val="fr-FR"/>
          </w:rPr>
          <w:delText>For instance, the analogy between the concept of a LT in music and the concept of a line in visual arts.</w:delText>
        </w:r>
      </w:del>
    </w:p>
  </w:footnote>
  <w:footnote w:id="24">
    <w:p w:rsidR="00B270CD" w:rsidRPr="00670002" w:rsidDel="00AA7895" w:rsidRDefault="00B270CD">
      <w:pPr>
        <w:pStyle w:val="Notedebasdepage"/>
        <w:rPr>
          <w:del w:id="3343" w:author="Arthur Parmentier" w:date="2020-06-11T23:28:00Z"/>
          <w:rPrChange w:id="3344" w:author="Arthur Parmentier" w:date="2020-05-18T14:23:00Z">
            <w:rPr>
              <w:del w:id="3345" w:author="Arthur Parmentier" w:date="2020-06-11T23:28:00Z"/>
              <w:lang w:val="fr-FR"/>
            </w:rPr>
          </w:rPrChange>
        </w:rPr>
      </w:pPr>
      <w:del w:id="3346" w:author="Arthur Parmentier" w:date="2020-06-11T23:28:00Z">
        <w:r w:rsidDel="00AA7895">
          <w:rPr>
            <w:rStyle w:val="Appelnotedebasdep"/>
          </w:rPr>
          <w:footnoteRef/>
        </w:r>
        <w:r w:rsidDel="00AA7895">
          <w:delText xml:space="preserve"> it can also be manipulated by cultural schemes, but that is not the point here.</w:delText>
        </w:r>
      </w:del>
    </w:p>
  </w:footnote>
  <w:footnote w:id="25">
    <w:p w:rsidR="00B270CD" w:rsidRPr="00670002" w:rsidDel="006C3117" w:rsidRDefault="00B270CD">
      <w:pPr>
        <w:pStyle w:val="Notedebasdepage"/>
        <w:rPr>
          <w:del w:id="3446" w:author="Arthur Parmentier" w:date="2020-06-12T07:55:00Z"/>
          <w:rPrChange w:id="3447" w:author="Arthur Parmentier" w:date="2020-05-18T14:23:00Z">
            <w:rPr>
              <w:del w:id="3448" w:author="Arthur Parmentier" w:date="2020-06-12T07:55:00Z"/>
              <w:lang w:val="fr-FR"/>
            </w:rPr>
          </w:rPrChange>
        </w:rPr>
      </w:pPr>
      <w:del w:id="3449" w:author="Arthur Parmentier" w:date="2020-06-12T07:55:00Z">
        <w:r w:rsidDel="006C3117">
          <w:rPr>
            <w:rStyle w:val="Appelnotedebasdep"/>
          </w:rPr>
          <w:footnoteRef/>
        </w:r>
        <w:r w:rsidDel="006C3117">
          <w:delText xml:space="preserve"> or the whole concept itself, but as we already saw, defining the frontier of a concept is not always possible.</w:delText>
        </w:r>
      </w:del>
    </w:p>
  </w:footnote>
  <w:footnote w:id="26">
    <w:p w:rsidR="00B270CD" w:rsidRPr="00670002" w:rsidDel="00FE376D" w:rsidRDefault="00B270CD">
      <w:pPr>
        <w:pStyle w:val="Notedebasdepage"/>
        <w:rPr>
          <w:del w:id="3467" w:author="Arthur Parmentier" w:date="2020-06-12T11:38:00Z"/>
          <w:rPrChange w:id="3468" w:author="Arthur Parmentier" w:date="2020-05-18T14:23:00Z">
            <w:rPr>
              <w:del w:id="3469" w:author="Arthur Parmentier" w:date="2020-06-12T11:38:00Z"/>
              <w:lang w:val="fr-FR"/>
            </w:rPr>
          </w:rPrChange>
        </w:rPr>
      </w:pPr>
      <w:del w:id="3470" w:author="Arthur Parmentier" w:date="2020-06-12T11:38:00Z">
        <w:r w:rsidDel="00FE376D">
          <w:rPr>
            <w:rStyle w:val="Appelnotedebasdep"/>
          </w:rPr>
          <w:footnoteRef/>
        </w:r>
        <w:r w:rsidDel="00FE376D">
          <w:delText xml:space="preserve"> </w:delText>
        </w:r>
        <w:r w:rsidRPr="00670002" w:rsidDel="00FE376D">
          <w:rPr>
            <w:rPrChange w:id="3471" w:author="Arthur Parmentier" w:date="2020-05-18T14:23:00Z">
              <w:rPr>
                <w:lang w:val="fr-FR"/>
              </w:rPr>
            </w:rPrChange>
          </w:rPr>
          <w:delText>I use plural here because I am assuming from the beginning that there is not a single concept of a LT for all disciplines but rather a set, a group, a of concepts, some relevant for only one discipline, some relevant for several disciplines, under the sign « LT ». In fact, I am following Maurice Bloch by thinking of signs and words as decoupled structures, where the sign LT can be thought as an alias for several underlying concepts (a line in painting, a fluid movement in dance…) : this is exactly what I am calling the overloading of signs.</w:delText>
        </w:r>
      </w:del>
    </w:p>
  </w:footnote>
  <w:footnote w:id="27">
    <w:p w:rsidR="00B270CD" w:rsidRPr="00670002" w:rsidRDefault="00B270CD">
      <w:pPr>
        <w:pStyle w:val="Notedebasdepage"/>
        <w:rPr>
          <w:rPrChange w:id="3472" w:author="Arthur Parmentier" w:date="2020-05-18T14:23:00Z">
            <w:rPr>
              <w:lang w:val="fr-FR"/>
            </w:rPr>
          </w:rPrChange>
        </w:rPr>
      </w:pPr>
      <w:r>
        <w:rPr>
          <w:rStyle w:val="Appelnotedebasdep"/>
        </w:rPr>
        <w:footnoteRef/>
      </w:r>
      <w:r>
        <w:t xml:space="preserve"> </w:t>
      </w:r>
      <w:r w:rsidRPr="00670002">
        <w:rPr>
          <w:rPrChange w:id="3473" w:author="Arthur Parmentier" w:date="2020-05-18T14:23:00Z">
            <w:rPr>
              <w:lang w:val="fr-FR"/>
            </w:rPr>
          </w:rPrChange>
        </w:rPr>
        <w:t xml:space="preserve">In my case, from my experience in Europe, producing a large variety of contents was </w:t>
      </w:r>
      <w:proofErr w:type="spellStart"/>
      <w:r w:rsidRPr="00670002">
        <w:rPr>
          <w:rPrChange w:id="3474" w:author="Arthur Parmentier" w:date="2020-05-18T14:23:00Z">
            <w:rPr>
              <w:lang w:val="fr-FR"/>
            </w:rPr>
          </w:rPrChange>
        </w:rPr>
        <w:t>personnally</w:t>
      </w:r>
      <w:proofErr w:type="spellEnd"/>
      <w:r w:rsidRPr="00670002">
        <w:rPr>
          <w:rPrChange w:id="3475" w:author="Arthur Parmentier" w:date="2020-05-18T14:23:00Z">
            <w:rPr>
              <w:lang w:val="fr-FR"/>
            </w:rPr>
          </w:rPrChange>
        </w:rPr>
        <w:t xml:space="preserve">  exciting and part of the interest I and others share for the technique ; therefore it was an important consideration that may not be shared at all by other groups with different interests and motivations to use SP.</w:t>
      </w:r>
    </w:p>
  </w:footnote>
  <w:footnote w:id="28">
    <w:p w:rsidR="00B270CD" w:rsidRPr="008C7E78" w:rsidRDefault="00B270CD">
      <w:pPr>
        <w:pStyle w:val="Notedebasdepage"/>
      </w:pPr>
      <w:ins w:id="3591" w:author="Arthur Parmentier" w:date="2020-06-05T16:54:00Z">
        <w:r>
          <w:rPr>
            <w:rStyle w:val="Appelnotedebasdep"/>
          </w:rPr>
          <w:footnoteRef/>
        </w:r>
        <w:r>
          <w:t xml:space="preserve"> </w:t>
        </w:r>
        <w:r w:rsidRPr="008C7E78">
          <w:rPr>
            <w:rPrChange w:id="3592" w:author="Arthur Parmentier" w:date="2020-06-07T18:32:00Z">
              <w:rPr>
                <w:lang w:val="fr-FR"/>
              </w:rPr>
            </w:rPrChange>
          </w:rPr>
          <w:t xml:space="preserve">Some basic </w:t>
        </w:r>
      </w:ins>
      <w:ins w:id="3593" w:author="Arthur Parmentier" w:date="2020-06-05T16:55:00Z">
        <w:r w:rsidRPr="008C7E78">
          <w:rPr>
            <w:rPrChange w:id="3594" w:author="Arthur Parmentier" w:date="2020-06-07T18:32:00Z">
              <w:rPr>
                <w:lang w:val="fr-FR"/>
              </w:rPr>
            </w:rPrChange>
          </w:rPr>
          <w:t>examples can be found here : https://www.handspeak.com/learn/index.php?id=41</w:t>
        </w:r>
      </w:ins>
    </w:p>
  </w:footnote>
  <w:footnote w:id="29">
    <w:p w:rsidR="00B270CD" w:rsidRPr="008C7E78" w:rsidRDefault="00B270CD">
      <w:pPr>
        <w:pStyle w:val="Notedebasdepage"/>
      </w:pPr>
      <w:ins w:id="3601" w:author="Arthur Parmentier" w:date="2020-06-05T16:44:00Z">
        <w:r>
          <w:rPr>
            <w:rStyle w:val="Appelnotedebasdep"/>
          </w:rPr>
          <w:footnoteRef/>
        </w:r>
        <w:r>
          <w:t xml:space="preserve"> </w:t>
        </w:r>
        <w:r w:rsidRPr="008C7E78">
          <w:rPr>
            <w:rPrChange w:id="3602" w:author="Arthur Parmentier" w:date="2020-06-07T18:32:00Z">
              <w:rPr>
                <w:lang w:val="fr-FR"/>
              </w:rPr>
            </w:rPrChange>
          </w:rPr>
          <w:t>See http://www.sematos.eu/lsf-p-tomber-5958.html</w:t>
        </w:r>
      </w:ins>
    </w:p>
  </w:footnote>
  <w:footnote w:id="30">
    <w:p w:rsidR="00B270CD" w:rsidRPr="008C7E78" w:rsidRDefault="00B270CD">
      <w:pPr>
        <w:pStyle w:val="Notedebasdepage"/>
      </w:pPr>
      <w:ins w:id="3613" w:author="Arthur Parmentier" w:date="2020-06-05T16:53:00Z">
        <w:r>
          <w:rPr>
            <w:rStyle w:val="Appelnotedebasdep"/>
          </w:rPr>
          <w:footnoteRef/>
        </w:r>
        <w:r>
          <w:t xml:space="preserve"> </w:t>
        </w:r>
        <w:r w:rsidRPr="008C7E78">
          <w:rPr>
            <w:rPrChange w:id="3614" w:author="Arthur Parmentier" w:date="2020-06-07T18:32:00Z">
              <w:rPr>
                <w:lang w:val="fr-FR"/>
              </w:rPr>
            </w:rPrChange>
          </w:rPr>
          <w:t xml:space="preserve">For a discussion on this topic, see </w:t>
        </w:r>
      </w:ins>
      <w:proofErr w:type="spellStart"/>
      <w:ins w:id="3615" w:author="Arthur Parmentier" w:date="2020-06-05T16:54:00Z">
        <w:r>
          <w:t>Aronoff</w:t>
        </w:r>
        <w:proofErr w:type="spellEnd"/>
        <w:r>
          <w:t xml:space="preserve">, Mark et al. “THE PARADOX OF SIGN LANGUAGE MORPHOLOGY.” </w:t>
        </w:r>
        <w:r>
          <w:rPr>
            <w:i/>
            <w:iCs/>
          </w:rPr>
          <w:t>Language</w:t>
        </w:r>
        <w:r>
          <w:t xml:space="preserve"> vol. 81,2 (2005): 301-344.</w:t>
        </w:r>
      </w:ins>
      <w:ins w:id="3616" w:author="Arthur Parmentier" w:date="2020-06-06T18:56:00Z">
        <w:r>
          <w:t xml:space="preserve"> This argument is sometimes used to motivate the need of normalization of</w:t>
        </w:r>
      </w:ins>
      <w:ins w:id="3617" w:author="Arthur Parmentier" w:date="2020-06-06T18:57:00Z">
        <w:r>
          <w:t xml:space="preserve"> sign language.</w:t>
        </w:r>
      </w:ins>
    </w:p>
  </w:footnote>
  <w:footnote w:id="31">
    <w:p w:rsidR="00B270CD" w:rsidRPr="008C7E78" w:rsidRDefault="00B270CD">
      <w:pPr>
        <w:pStyle w:val="Notedebasdepage"/>
      </w:pPr>
      <w:ins w:id="4165" w:author="Arthur Parmentier" w:date="2020-06-05T21:23:00Z">
        <w:r>
          <w:rPr>
            <w:rStyle w:val="Appelnotedebasdep"/>
          </w:rPr>
          <w:footnoteRef/>
        </w:r>
        <w:r>
          <w:t xml:space="preserve"> </w:t>
        </w:r>
      </w:ins>
      <w:ins w:id="4166" w:author="Arthur Parmentier" w:date="2020-06-05T21:33:00Z">
        <w:r w:rsidRPr="008C7E78">
          <w:rPr>
            <w:rPrChange w:id="4167" w:author="Arthur Parmentier" w:date="2020-06-07T18:32:00Z">
              <w:rPr>
                <w:lang w:val="fr-FR"/>
              </w:rPr>
            </w:rPrChange>
          </w:rPr>
          <w:t>They</w:t>
        </w:r>
      </w:ins>
      <w:ins w:id="4168" w:author="Arthur Parmentier" w:date="2020-06-05T21:24:00Z">
        <w:r w:rsidRPr="008C7E78">
          <w:rPr>
            <w:rPrChange w:id="4169" w:author="Arthur Parmentier" w:date="2020-06-07T18:32:00Z">
              <w:rPr>
                <w:lang w:val="fr-FR"/>
              </w:rPr>
            </w:rPrChange>
          </w:rPr>
          <w:t xml:space="preserve"> embody several semantic components that can change the meaning of one or several signs</w:t>
        </w:r>
      </w:ins>
      <w:ins w:id="4170" w:author="Arthur Parmentier" w:date="2020-06-05T21:34:00Z">
        <w:r w:rsidRPr="008C7E78">
          <w:rPr>
            <w:rPrChange w:id="4171" w:author="Arthur Parmentier" w:date="2020-06-07T18:32:00Z">
              <w:rPr>
                <w:lang w:val="fr-FR"/>
              </w:rPr>
            </w:rPrChange>
          </w:rPr>
          <w:t xml:space="preserve"> and make some signs from the SP alphabet significant and some other insignificant.</w:t>
        </w:r>
      </w:ins>
    </w:p>
  </w:footnote>
  <w:footnote w:id="32">
    <w:p w:rsidR="00B270CD" w:rsidRPr="008C7E78" w:rsidRDefault="00B270CD">
      <w:pPr>
        <w:pStyle w:val="Notedebasdepage"/>
      </w:pPr>
      <w:ins w:id="4258" w:author="Arthur Parmentier" w:date="2020-06-05T21:38:00Z">
        <w:r>
          <w:rPr>
            <w:rStyle w:val="Appelnotedebasdep"/>
          </w:rPr>
          <w:footnoteRef/>
        </w:r>
        <w:r>
          <w:t xml:space="preserve"> </w:t>
        </w:r>
        <w:r w:rsidRPr="008C7E78">
          <w:rPr>
            <w:rPrChange w:id="4259" w:author="Arthur Parmentier" w:date="2020-06-07T18:32:00Z">
              <w:rPr>
                <w:lang w:val="fr-FR"/>
              </w:rPr>
            </w:rPrChange>
          </w:rPr>
          <w:t xml:space="preserve">Walter uses the term « escape » in </w:t>
        </w:r>
      </w:ins>
      <w:ins w:id="4260" w:author="Arthur Parmentier" w:date="2020-06-05T21:39:00Z">
        <w:r w:rsidRPr="008C7E78">
          <w:rPr>
            <w:rPrChange w:id="4261" w:author="Arthur Parmentier" w:date="2020-06-07T18:32:00Z">
              <w:rPr>
                <w:lang w:val="fr-FR"/>
              </w:rPr>
            </w:rPrChange>
          </w:rPr>
          <w:t>his</w:t>
        </w:r>
      </w:ins>
      <w:ins w:id="4262" w:author="Arthur Parmentier" w:date="2020-06-05T21:38:00Z">
        <w:r w:rsidRPr="008C7E78">
          <w:rPr>
            <w:rPrChange w:id="4263" w:author="Arthur Parmentier" w:date="2020-06-07T18:32:00Z">
              <w:rPr>
                <w:lang w:val="fr-FR"/>
              </w:rPr>
            </w:rPrChange>
          </w:rPr>
          <w:t xml:space="preserve"> description of the « tear up » sign which is very commonly used as an escape sign.</w:t>
        </w:r>
      </w:ins>
    </w:p>
  </w:footnote>
  <w:footnote w:id="33">
    <w:p w:rsidR="00B270CD" w:rsidRPr="008C7E78" w:rsidRDefault="00B270CD" w:rsidP="00A5016A">
      <w:pPr>
        <w:pStyle w:val="Notedebasdepage"/>
        <w:rPr>
          <w:ins w:id="4448" w:author="Arthur Parmentier" w:date="2020-06-06T20:34:00Z"/>
          <w:rPrChange w:id="4449" w:author="Arthur Parmentier" w:date="2020-06-07T18:32:00Z">
            <w:rPr>
              <w:ins w:id="4450" w:author="Arthur Parmentier" w:date="2020-06-06T20:34:00Z"/>
              <w:lang w:val="fr-FR"/>
            </w:rPr>
          </w:rPrChange>
        </w:rPr>
      </w:pPr>
      <w:ins w:id="4451" w:author="Arthur Parmentier" w:date="2020-06-06T20:34:00Z">
        <w:r>
          <w:rPr>
            <w:rStyle w:val="Appelnotedebasdep"/>
          </w:rPr>
          <w:footnoteRef/>
        </w:r>
        <w:r>
          <w:t xml:space="preserve"> </w:t>
        </w:r>
        <w:r w:rsidRPr="008C7E78">
          <w:rPr>
            <w:rPrChange w:id="4452" w:author="Arthur Parmentier" w:date="2020-06-07T18:32:00Z">
              <w:rPr>
                <w:lang w:val="fr-FR"/>
              </w:rPr>
            </w:rPrChange>
          </w:rPr>
          <w:t xml:space="preserve">The most interesting example to my mind is that of the </w:t>
        </w:r>
        <w:proofErr w:type="spellStart"/>
        <w:r w:rsidRPr="008C7E78">
          <w:rPr>
            <w:rPrChange w:id="4453" w:author="Arthur Parmentier" w:date="2020-06-07T18:32:00Z">
              <w:rPr>
                <w:lang w:val="fr-FR"/>
              </w:rPr>
            </w:rPrChange>
          </w:rPr>
          <w:t>Pirahã</w:t>
        </w:r>
        <w:proofErr w:type="spellEnd"/>
        <w:r w:rsidRPr="008C7E78">
          <w:rPr>
            <w:rPrChange w:id="4454" w:author="Arthur Parmentier" w:date="2020-06-07T18:32:00Z">
              <w:rPr>
                <w:lang w:val="fr-FR"/>
              </w:rPr>
            </w:rPrChange>
          </w:rPr>
          <w:t xml:space="preserve"> people studied by Daniel Everett, which contradicts the universality of </w:t>
        </w:r>
        <w:proofErr w:type="spellStart"/>
        <w:r w:rsidRPr="008C7E78">
          <w:rPr>
            <w:rPrChange w:id="4455" w:author="Arthur Parmentier" w:date="2020-06-07T18:32:00Z">
              <w:rPr>
                <w:lang w:val="fr-FR"/>
              </w:rPr>
            </w:rPrChange>
          </w:rPr>
          <w:t>recursivity</w:t>
        </w:r>
        <w:proofErr w:type="spellEnd"/>
        <w:r w:rsidRPr="008C7E78">
          <w:rPr>
            <w:rPrChange w:id="4456" w:author="Arthur Parmentier" w:date="2020-06-07T18:32:00Z">
              <w:rPr>
                <w:lang w:val="fr-FR"/>
              </w:rPr>
            </w:rPrChange>
          </w:rPr>
          <w:t xml:space="preserve"> in human cognition</w:t>
        </w:r>
      </w:ins>
      <w:ins w:id="4457" w:author="Arthur Parmentier" w:date="2020-06-10T19:46:00Z">
        <w:r>
          <w:t>.</w:t>
        </w:r>
      </w:ins>
    </w:p>
  </w:footnote>
  <w:footnote w:id="34">
    <w:p w:rsidR="00B270CD" w:rsidRPr="008C7E78" w:rsidRDefault="00B270CD" w:rsidP="0052121B">
      <w:pPr>
        <w:pStyle w:val="Notedebasdepage"/>
        <w:rPr>
          <w:ins w:id="5244" w:author="Arthur Parmentier" w:date="2020-06-08T18:44:00Z"/>
        </w:rPr>
      </w:pPr>
      <w:ins w:id="5245" w:author="Arthur Parmentier" w:date="2020-06-08T18:44:00Z">
        <w:r>
          <w:rPr>
            <w:rStyle w:val="Appelnotedebasdep"/>
          </w:rPr>
          <w:footnoteRef/>
        </w:r>
        <w:r>
          <w:t xml:space="preserve"> </w:t>
        </w:r>
        <w:r w:rsidRPr="00DC7F98">
          <w:t xml:space="preserve">Without going </w:t>
        </w:r>
      </w:ins>
      <w:ins w:id="5246" w:author="Arthur Parmentier" w:date="2020-06-09T15:50:00Z">
        <w:r w:rsidRPr="00DC7F98">
          <w:t>into</w:t>
        </w:r>
      </w:ins>
      <w:ins w:id="5247" w:author="Arthur Parmentier" w:date="2020-06-08T18:44:00Z">
        <w:r w:rsidRPr="00DC7F98">
          <w:t xml:space="preserve"> many details, the concept here is simple to assign each set of parameters to a number (an index) to be able to change them during the performance.</w:t>
        </w:r>
      </w:ins>
    </w:p>
  </w:footnote>
  <w:footnote w:id="35">
    <w:p w:rsidR="00B270CD" w:rsidRPr="006D51E1" w:rsidRDefault="00B270CD">
      <w:pPr>
        <w:pStyle w:val="Notedebasdepage"/>
      </w:pPr>
      <w:ins w:id="5502" w:author="Arthur Parmentier" w:date="2020-06-08T22:19:00Z">
        <w:r>
          <w:rPr>
            <w:rStyle w:val="Appelnotedebasdep"/>
          </w:rPr>
          <w:footnoteRef/>
        </w:r>
        <w:r>
          <w:t xml:space="preserve"> I am ref</w:t>
        </w:r>
      </w:ins>
      <w:ins w:id="5503" w:author="Arthur Parmentier" w:date="2020-06-08T22:20:00Z">
        <w:r>
          <w:t>erring here to the concerts/parties that are hold by the Soundpainting group of Rio that I had the honor to meet and play with; to m</w:t>
        </w:r>
      </w:ins>
      <w:ins w:id="5504" w:author="Arthur Parmentier" w:date="2020-06-08T22:21:00Z">
        <w:r>
          <w:t>e at the opposite of my SP experience in Europe.</w:t>
        </w:r>
      </w:ins>
    </w:p>
  </w:footnote>
  <w:footnote w:id="36">
    <w:p w:rsidR="00B270CD" w:rsidRPr="006D51B6" w:rsidRDefault="00B270CD" w:rsidP="00351FEC">
      <w:pPr>
        <w:pStyle w:val="Notedebasdepage"/>
        <w:rPr>
          <w:ins w:id="5883" w:author="Arthur Parmentier" w:date="2020-06-02T19:33:00Z"/>
        </w:rPr>
      </w:pPr>
      <w:ins w:id="5884" w:author="Arthur Parmentier" w:date="2020-06-02T19:33:00Z">
        <w:r>
          <w:rPr>
            <w:rStyle w:val="Appelnotedebasdep"/>
          </w:rPr>
          <w:footnoteRef/>
        </w:r>
        <w:r>
          <w:t xml:space="preserve"> External parts that are “shipped in” with the program are distributed under GPLv3 license (or less restrictive).</w:t>
        </w:r>
      </w:ins>
    </w:p>
  </w:footnote>
  <w:footnote w:id="37">
    <w:p w:rsidR="00B270CD" w:rsidRPr="00116732" w:rsidRDefault="00B270CD">
      <w:pPr>
        <w:pStyle w:val="Notedebasdepage"/>
      </w:pPr>
      <w:ins w:id="6121" w:author="Arthur Parmentier" w:date="2020-05-18T15:19:00Z">
        <w:r>
          <w:rPr>
            <w:rStyle w:val="Appelnotedebasdep"/>
          </w:rPr>
          <w:footnoteRef/>
        </w:r>
        <w:r>
          <w:t xml:space="preserve"> </w:t>
        </w:r>
      </w:ins>
      <w:ins w:id="6122" w:author="Arthur Parmentier" w:date="2020-05-18T15:20:00Z">
        <w:r>
          <w:t xml:space="preserve">With </w:t>
        </w:r>
      </w:ins>
      <w:ins w:id="6123" w:author="Arthur Parmentier" w:date="2020-05-19T10:40:00Z">
        <w:r>
          <w:t>TensorFlow</w:t>
        </w:r>
      </w:ins>
      <w:ins w:id="6124" w:author="Arthur Parmentier" w:date="2020-05-18T15:20:00Z">
        <w:r>
          <w:t xml:space="preserve">: </w:t>
        </w:r>
      </w:ins>
      <w:ins w:id="6125" w:author="Arthur Parmentier" w:date="2020-05-18T15:19:00Z">
        <w:r w:rsidRPr="006A443F">
          <w:t>https://github.com/tensorflow/tfjs-models/tree/master/posenet</w:t>
        </w:r>
      </w:ins>
    </w:p>
  </w:footnote>
  <w:footnote w:id="38">
    <w:p w:rsidR="00B270CD" w:rsidRPr="00967F09" w:rsidRDefault="00B270CD">
      <w:pPr>
        <w:rPr>
          <w:rFonts w:ascii="Times New Roman" w:hAnsi="Times New Roman"/>
          <w:rPrChange w:id="6144" w:author="Arthur Parmentier" w:date="2020-06-10T19:52:00Z">
            <w:rPr/>
          </w:rPrChange>
        </w:rPr>
        <w:pPrChange w:id="6145" w:author="Arthur Parmentier" w:date="2020-06-10T19:52:00Z">
          <w:pPr>
            <w:pStyle w:val="Notedebasdepage"/>
          </w:pPr>
        </w:pPrChange>
      </w:pPr>
      <w:ins w:id="6146" w:author="Arthur Parmentier" w:date="2020-05-22T19:58:00Z">
        <w:r>
          <w:rPr>
            <w:rStyle w:val="Appelnotedebasdep"/>
          </w:rPr>
          <w:footnoteRef/>
        </w:r>
        <w:r>
          <w:t xml:space="preserve"> </w:t>
        </w:r>
      </w:ins>
      <w:proofErr w:type="spellStart"/>
      <w:ins w:id="6147" w:author="Arthur Parmentier" w:date="2020-06-03T17:48:00Z">
        <w:r>
          <w:t>Posenet</w:t>
        </w:r>
        <w:proofErr w:type="spellEnd"/>
        <w:r>
          <w:t xml:space="preserve"> Node For Max: </w:t>
        </w:r>
        <w:r>
          <w:fldChar w:fldCharType="begin"/>
        </w:r>
        <w:r>
          <w:instrText xml:space="preserve"> HYPERLINK "https://github.com/tejaswigowda/posenet-node-max" </w:instrText>
        </w:r>
        <w:r>
          <w:fldChar w:fldCharType="separate"/>
        </w:r>
        <w:r>
          <w:rPr>
            <w:rStyle w:val="Lienhypertexte"/>
          </w:rPr>
          <w:t>https://github.com/tejaswigowda/posenet-node-max</w:t>
        </w:r>
        <w:r>
          <w:fldChar w:fldCharType="end"/>
        </w:r>
      </w:ins>
      <w:ins w:id="6148" w:author="Arthur Parmentier" w:date="2020-06-10T19:52:00Z">
        <w:r>
          <w:t xml:space="preserve">, </w:t>
        </w:r>
      </w:ins>
      <w:proofErr w:type="spellStart"/>
      <w:ins w:id="6149" w:author="Arthur Parmentier" w:date="2020-06-03T17:48:00Z">
        <w:r>
          <w:t>Posenet</w:t>
        </w:r>
        <w:proofErr w:type="spellEnd"/>
        <w:r>
          <w:t xml:space="preserve"> for dummies </w:t>
        </w:r>
        <w:r>
          <w:fldChar w:fldCharType="begin"/>
        </w:r>
        <w:r>
          <w:instrText xml:space="preserve"> HYPERLINK "https://github.com/billythemusical/n4m-posenet-for-dummies" </w:instrText>
        </w:r>
        <w:r>
          <w:fldChar w:fldCharType="separate"/>
        </w:r>
        <w:r>
          <w:rPr>
            <w:rStyle w:val="Lienhypertexte"/>
          </w:rPr>
          <w:t>https://github.com/billythemusical/n4m-posenet-for-dummies</w:t>
        </w:r>
        <w:r>
          <w:fldChar w:fldCharType="end"/>
        </w:r>
        <w:r>
          <w:t xml:space="preserve"> and original N4M </w:t>
        </w:r>
        <w:proofErr w:type="spellStart"/>
        <w:r>
          <w:t>posenet</w:t>
        </w:r>
        <w:proofErr w:type="spellEnd"/>
        <w:r>
          <w:t xml:space="preserve"> </w:t>
        </w:r>
        <w:r>
          <w:fldChar w:fldCharType="begin"/>
        </w:r>
        <w:r>
          <w:instrText xml:space="preserve"> HYPERLINK "https://github.com/yuichkun/n4m-posenet" </w:instrText>
        </w:r>
        <w:r>
          <w:fldChar w:fldCharType="separate"/>
        </w:r>
        <w:r>
          <w:rPr>
            <w:rStyle w:val="Lienhypertexte"/>
          </w:rPr>
          <w:t>https://github.com/yuichkun/n4m-posenet</w:t>
        </w:r>
        <w:r>
          <w:fldChar w:fldCharType="end"/>
        </w:r>
      </w:ins>
    </w:p>
  </w:footnote>
  <w:footnote w:id="39">
    <w:p w:rsidR="00B270CD" w:rsidRPr="00BF1ECB" w:rsidRDefault="00B270CD">
      <w:pPr>
        <w:pStyle w:val="Notedebasdepage"/>
      </w:pPr>
      <w:ins w:id="6401" w:author="Arthur Parmentier" w:date="2020-05-19T16:10:00Z">
        <w:r>
          <w:rPr>
            <w:rStyle w:val="Appelnotedebasdep"/>
          </w:rPr>
          <w:footnoteRef/>
        </w:r>
        <w:r>
          <w:t xml:space="preserve"> </w:t>
        </w:r>
        <w:r w:rsidRPr="005E2970">
          <w:t>https://github.com/CMU-Perceptual-Computing-Lab/openpose</w:t>
        </w:r>
      </w:ins>
    </w:p>
  </w:footnote>
  <w:footnote w:id="40">
    <w:p w:rsidR="00B270CD" w:rsidRPr="00BF1ECB" w:rsidRDefault="00B270CD">
      <w:pPr>
        <w:pStyle w:val="Notedebasdepage"/>
      </w:pPr>
      <w:ins w:id="6407" w:author="Arthur Parmentier" w:date="2020-05-19T16:16:00Z">
        <w:r>
          <w:rPr>
            <w:rStyle w:val="Appelnotedebasdep"/>
          </w:rPr>
          <w:footnoteRef/>
        </w:r>
        <w:r>
          <w:t xml:space="preserve"> </w:t>
        </w:r>
      </w:ins>
      <w:ins w:id="6408" w:author="Arthur Parmentier" w:date="2020-05-19T16:17:00Z">
        <w:r w:rsidRPr="00BF1ECB">
          <w:rPr>
            <w:rPrChange w:id="6409" w:author="Arthur Parmentier" w:date="2020-05-23T19:46:00Z">
              <w:rPr>
                <w:lang w:val="fr-FR"/>
              </w:rPr>
            </w:rPrChange>
          </w:rPr>
          <w:t xml:space="preserve">The only realistic approach would have been to use the </w:t>
        </w:r>
        <w:proofErr w:type="spellStart"/>
        <w:r w:rsidRPr="00BF1ECB">
          <w:rPr>
            <w:rPrChange w:id="6410" w:author="Arthur Parmentier" w:date="2020-05-23T19:46:00Z">
              <w:rPr>
                <w:lang w:val="fr-FR"/>
              </w:rPr>
            </w:rPrChange>
          </w:rPr>
          <w:t>pytorch</w:t>
        </w:r>
        <w:proofErr w:type="spellEnd"/>
        <w:r w:rsidRPr="00BF1ECB">
          <w:rPr>
            <w:rPrChange w:id="6411" w:author="Arthur Parmentier" w:date="2020-05-23T19:46:00Z">
              <w:rPr>
                <w:lang w:val="fr-FR"/>
              </w:rPr>
            </w:rPrChange>
          </w:rPr>
          <w:t xml:space="preserve"> implementation of </w:t>
        </w:r>
        <w:proofErr w:type="spellStart"/>
        <w:r w:rsidRPr="00BF1ECB">
          <w:rPr>
            <w:rPrChange w:id="6412" w:author="Arthur Parmentier" w:date="2020-05-23T19:46:00Z">
              <w:rPr>
                <w:lang w:val="fr-FR"/>
              </w:rPr>
            </w:rPrChange>
          </w:rPr>
          <w:t>OpenPose</w:t>
        </w:r>
        <w:proofErr w:type="spellEnd"/>
        <w:r w:rsidRPr="00BF1ECB">
          <w:rPr>
            <w:rPrChange w:id="6413" w:author="Arthur Parmentier" w:date="2020-05-23T19:46:00Z">
              <w:rPr>
                <w:lang w:val="fr-FR"/>
              </w:rPr>
            </w:rPrChange>
          </w:rPr>
          <w:t xml:space="preserve"> (</w:t>
        </w:r>
        <w:r>
          <w:rPr>
            <w:lang w:val="fr-FR"/>
          </w:rPr>
          <w:fldChar w:fldCharType="begin"/>
        </w:r>
        <w:r w:rsidRPr="00BF1ECB">
          <w:rPr>
            <w:rPrChange w:id="6414" w:author="Arthur Parmentier" w:date="2020-05-23T19:46:00Z">
              <w:rPr>
                <w:lang w:val="fr-FR"/>
              </w:rPr>
            </w:rPrChange>
          </w:rPr>
          <w:instrText xml:space="preserve"> HYPERLINK "https://github.com/Hzzone/pytorch-openpose" </w:instrText>
        </w:r>
        <w:r>
          <w:rPr>
            <w:lang w:val="fr-FR"/>
          </w:rPr>
          <w:fldChar w:fldCharType="separate"/>
        </w:r>
        <w:r w:rsidRPr="00BF1ECB">
          <w:rPr>
            <w:rStyle w:val="Lienhypertexte"/>
            <w:rPrChange w:id="6415" w:author="Arthur Parmentier" w:date="2020-05-23T19:46:00Z">
              <w:rPr>
                <w:rStyle w:val="Lienhypertexte"/>
                <w:lang w:val="fr-FR"/>
              </w:rPr>
            </w:rPrChange>
          </w:rPr>
          <w:t>https://github.com/Hzzone/pytorch-openpose</w:t>
        </w:r>
        <w:r>
          <w:rPr>
            <w:lang w:val="fr-FR"/>
          </w:rPr>
          <w:fldChar w:fldCharType="end"/>
        </w:r>
        <w:r w:rsidRPr="00BF1ECB">
          <w:rPr>
            <w:rPrChange w:id="6416" w:author="Arthur Parmentier" w:date="2020-05-23T19:46:00Z">
              <w:rPr>
                <w:lang w:val="fr-FR"/>
              </w:rPr>
            </w:rPrChange>
          </w:rPr>
          <w:t xml:space="preserve">) and then try to run the python scripts in Max </w:t>
        </w:r>
      </w:ins>
      <w:ins w:id="6417" w:author="Arthur Parmentier" w:date="2020-05-19T16:19:00Z">
        <w:r w:rsidRPr="00BF1ECB">
          <w:rPr>
            <w:rPrChange w:id="6418" w:author="Arthur Parmentier" w:date="2020-05-23T19:46:00Z">
              <w:rPr>
                <w:lang w:val="fr-FR"/>
              </w:rPr>
            </w:rPrChange>
          </w:rPr>
          <w:t xml:space="preserve">(Max does </w:t>
        </w:r>
      </w:ins>
      <w:ins w:id="6419" w:author="Arthur Parmentier" w:date="2020-05-19T16:20:00Z">
        <w:r w:rsidRPr="00BF1ECB">
          <w:rPr>
            <w:rPrChange w:id="6420" w:author="Arthur Parmentier" w:date="2020-05-23T19:46:00Z">
              <w:rPr>
                <w:lang w:val="fr-FR"/>
              </w:rPr>
            </w:rPrChange>
          </w:rPr>
          <w:t xml:space="preserve">not interpret Python natively) </w:t>
        </w:r>
      </w:ins>
      <w:ins w:id="6421" w:author="Arthur Parmentier" w:date="2020-05-19T16:17:00Z">
        <w:r w:rsidRPr="00BF1ECB">
          <w:rPr>
            <w:rPrChange w:id="6422" w:author="Arthur Parmentier" w:date="2020-05-23T19:46:00Z">
              <w:rPr>
                <w:lang w:val="fr-FR"/>
              </w:rPr>
            </w:rPrChange>
          </w:rPr>
          <w:t xml:space="preserve">with </w:t>
        </w:r>
      </w:ins>
      <w:ins w:id="6423" w:author="Arthur Parmentier" w:date="2020-05-19T16:19:00Z">
        <w:r>
          <w:rPr>
            <w:lang w:val="fr-FR"/>
          </w:rPr>
          <w:fldChar w:fldCharType="begin"/>
        </w:r>
        <w:r w:rsidRPr="00BF1ECB">
          <w:rPr>
            <w:rPrChange w:id="6424" w:author="Arthur Parmentier" w:date="2020-05-23T19:46:00Z">
              <w:rPr>
                <w:lang w:val="fr-FR"/>
              </w:rPr>
            </w:rPrChange>
          </w:rPr>
          <w:instrText xml:space="preserve"> HYPERLINK "</w:instrText>
        </w:r>
      </w:ins>
      <w:ins w:id="6425" w:author="Arthur Parmentier" w:date="2020-05-19T16:18:00Z">
        <w:r w:rsidRPr="00BF1ECB">
          <w:rPr>
            <w:rPrChange w:id="6426" w:author="Arthur Parmentier" w:date="2020-05-23T19:46:00Z">
              <w:rPr>
                <w:lang w:val="fr-FR"/>
              </w:rPr>
            </w:rPrChange>
          </w:rPr>
          <w:instrText>https://github.com/grrrr/py</w:instrText>
        </w:r>
      </w:ins>
      <w:ins w:id="6427" w:author="Arthur Parmentier" w:date="2020-05-19T16:19:00Z">
        <w:r w:rsidRPr="00BF1ECB">
          <w:rPr>
            <w:rPrChange w:id="6428" w:author="Arthur Parmentier" w:date="2020-05-23T19:46:00Z">
              <w:rPr>
                <w:lang w:val="fr-FR"/>
              </w:rPr>
            </w:rPrChange>
          </w:rPr>
          <w:instrText xml:space="preserve">" </w:instrText>
        </w:r>
        <w:r>
          <w:rPr>
            <w:lang w:val="fr-FR"/>
          </w:rPr>
          <w:fldChar w:fldCharType="separate"/>
        </w:r>
      </w:ins>
      <w:ins w:id="6429" w:author="Arthur Parmentier" w:date="2020-05-19T16:18:00Z">
        <w:r w:rsidRPr="00BF1ECB">
          <w:rPr>
            <w:rStyle w:val="Lienhypertexte"/>
            <w:rPrChange w:id="6430" w:author="Arthur Parmentier" w:date="2020-05-23T19:46:00Z">
              <w:rPr>
                <w:rStyle w:val="Lienhypertexte"/>
                <w:lang w:val="fr-FR"/>
              </w:rPr>
            </w:rPrChange>
          </w:rPr>
          <w:t>https://github.com/grrrr/py</w:t>
        </w:r>
      </w:ins>
      <w:ins w:id="6431" w:author="Arthur Parmentier" w:date="2020-05-19T16:19:00Z">
        <w:r>
          <w:rPr>
            <w:lang w:val="fr-FR"/>
          </w:rPr>
          <w:fldChar w:fldCharType="end"/>
        </w:r>
      </w:ins>
      <w:ins w:id="6432" w:author="Arthur Parmentier" w:date="2020-05-19T16:20:00Z">
        <w:r w:rsidRPr="00BF1ECB">
          <w:rPr>
            <w:rPrChange w:id="6433" w:author="Arthur Parmentier" w:date="2020-05-23T19:46:00Z">
              <w:rPr>
                <w:lang w:val="fr-FR"/>
              </w:rPr>
            </w:rPrChange>
          </w:rPr>
          <w:t>. It is very unlikely to work</w:t>
        </w:r>
      </w:ins>
      <w:ins w:id="6434" w:author="Arthur Parmentier" w:date="2020-05-19T16:21:00Z">
        <w:r w:rsidRPr="00BF1ECB">
          <w:rPr>
            <w:rPrChange w:id="6435" w:author="Arthur Parmentier" w:date="2020-05-23T19:46:00Z">
              <w:rPr>
                <w:lang w:val="fr-FR"/>
              </w:rPr>
            </w:rPrChange>
          </w:rPr>
          <w:t xml:space="preserve"> and could not be tested in the frame of my master thesis.</w:t>
        </w:r>
      </w:ins>
    </w:p>
  </w:footnote>
  <w:footnote w:id="41">
    <w:p w:rsidR="00B270CD" w:rsidRPr="00BF1ECB" w:rsidRDefault="00B270CD">
      <w:pPr>
        <w:pStyle w:val="Notedebasdepage"/>
      </w:pPr>
      <w:ins w:id="6440" w:author="Arthur Parmentier" w:date="2020-05-19T19:59:00Z">
        <w:r>
          <w:rPr>
            <w:rStyle w:val="Appelnotedebasdep"/>
          </w:rPr>
          <w:footnoteRef/>
        </w:r>
        <w:r>
          <w:t xml:space="preserve"> </w:t>
        </w:r>
      </w:ins>
      <w:ins w:id="6441" w:author="Arthur Parmentier" w:date="2020-05-19T20:00:00Z">
        <w:r>
          <w:t xml:space="preserve">The most convincing project is </w:t>
        </w:r>
      </w:ins>
      <w:ins w:id="6442" w:author="Arthur Parmentier" w:date="2020-05-19T19:59:00Z">
        <w:r w:rsidRPr="00F707EB">
          <w:t>https://saic-violet.github.io/learnable-triangulation/</w:t>
        </w:r>
      </w:ins>
    </w:p>
  </w:footnote>
  <w:footnote w:id="42">
    <w:p w:rsidR="00B270CD" w:rsidRPr="00BF1ECB" w:rsidRDefault="00B270CD">
      <w:pPr>
        <w:pStyle w:val="Notedebasdepage"/>
      </w:pPr>
      <w:ins w:id="6505" w:author="Arthur Parmentier" w:date="2020-05-19T23:04:00Z">
        <w:r>
          <w:rPr>
            <w:rStyle w:val="Appelnotedebasdep"/>
          </w:rPr>
          <w:footnoteRef/>
        </w:r>
        <w:r>
          <w:t xml:space="preserve"> </w:t>
        </w:r>
        <w:r w:rsidRPr="00BF1ECB">
          <w:rPr>
            <w:rPrChange w:id="6506" w:author="Arthur Parmentier" w:date="2020-05-23T19:46:00Z">
              <w:rPr>
                <w:lang w:val="fr-FR"/>
              </w:rPr>
            </w:rPrChange>
          </w:rPr>
          <w:t>One could ask</w:t>
        </w:r>
      </w:ins>
      <w:ins w:id="6507" w:author="Arthur Parmentier" w:date="2020-05-19T23:05:00Z">
        <w:r w:rsidRPr="00BF1ECB">
          <w:rPr>
            <w:rPrChange w:id="6508" w:author="Arthur Parmentier" w:date="2020-05-23T19:46:00Z">
              <w:rPr>
                <w:lang w:val="fr-FR"/>
              </w:rPr>
            </w:rPrChange>
          </w:rPr>
          <w:t xml:space="preserve"> : « why then is it the case that the soundpainter always consider </w:t>
        </w:r>
      </w:ins>
      <w:ins w:id="6509" w:author="Arthur Parmentier" w:date="2020-05-19T23:08:00Z">
        <w:r w:rsidRPr="00BF1ECB">
          <w:rPr>
            <w:rPrChange w:id="6510" w:author="Arthur Parmentier" w:date="2020-05-23T19:46:00Z">
              <w:rPr>
                <w:lang w:val="fr-FR"/>
              </w:rPr>
            </w:rPrChange>
          </w:rPr>
          <w:t>the virtual</w:t>
        </w:r>
      </w:ins>
      <w:ins w:id="6511" w:author="Arthur Parmentier" w:date="2020-05-19T23:05:00Z">
        <w:r w:rsidRPr="00BF1ECB">
          <w:rPr>
            <w:rPrChange w:id="6512" w:author="Arthur Parmentier" w:date="2020-05-23T19:46:00Z">
              <w:rPr>
                <w:lang w:val="fr-FR"/>
              </w:rPr>
            </w:rPrChange>
          </w:rPr>
          <w:t xml:space="preserve"> « box », even when the grammar of the mode implies that the request is always immediate ? I believe that it has to do with how SP has developed from the </w:t>
        </w:r>
      </w:ins>
      <w:ins w:id="6513" w:author="Arthur Parmentier" w:date="2020-05-19T23:06:00Z">
        <w:r w:rsidRPr="00BF1ECB">
          <w:rPr>
            <w:rPrChange w:id="6514" w:author="Arthur Parmentier" w:date="2020-05-23T19:46:00Z">
              <w:rPr>
                <w:lang w:val="fr-FR"/>
              </w:rPr>
            </w:rPrChange>
          </w:rPr>
          <w:t xml:space="preserve">default mode to others and the </w:t>
        </w:r>
        <w:proofErr w:type="spellStart"/>
        <w:r w:rsidRPr="00BF1ECB">
          <w:rPr>
            <w:rPrChange w:id="6515" w:author="Arthur Parmentier" w:date="2020-05-23T19:46:00Z">
              <w:rPr>
                <w:lang w:val="fr-FR"/>
              </w:rPr>
            </w:rPrChange>
          </w:rPr>
          <w:t>pratical</w:t>
        </w:r>
        <w:proofErr w:type="spellEnd"/>
        <w:r w:rsidRPr="00BF1ECB">
          <w:rPr>
            <w:rPrChange w:id="6516" w:author="Arthur Parmentier" w:date="2020-05-23T19:46:00Z">
              <w:rPr>
                <w:lang w:val="fr-FR"/>
              </w:rPr>
            </w:rPrChange>
          </w:rPr>
          <w:t xml:space="preserve"> </w:t>
        </w:r>
      </w:ins>
      <w:ins w:id="6517" w:author="Arthur Parmentier" w:date="2020-05-19T23:07:00Z">
        <w:r w:rsidRPr="00BF1ECB">
          <w:rPr>
            <w:rPrChange w:id="6518" w:author="Arthur Parmentier" w:date="2020-05-23T19:46:00Z">
              <w:rPr>
                <w:lang w:val="fr-FR"/>
              </w:rPr>
            </w:rPrChange>
          </w:rPr>
          <w:t>point of reference</w:t>
        </w:r>
      </w:ins>
      <w:ins w:id="6519" w:author="Arthur Parmentier" w:date="2020-05-19T23:06:00Z">
        <w:r w:rsidRPr="00BF1ECB">
          <w:rPr>
            <w:rPrChange w:id="6520" w:author="Arthur Parmentier" w:date="2020-05-23T19:46:00Z">
              <w:rPr>
                <w:lang w:val="fr-FR"/>
              </w:rPr>
            </w:rPrChange>
          </w:rPr>
          <w:t xml:space="preserve"> that the « box » is a common symbol for immediateness in all modes.</w:t>
        </w:r>
      </w:ins>
    </w:p>
  </w:footnote>
  <w:footnote w:id="43">
    <w:p w:rsidR="00B270CD" w:rsidRPr="00BF1ECB" w:rsidRDefault="00B270CD">
      <w:pPr>
        <w:pStyle w:val="Notedebasdepage"/>
      </w:pPr>
      <w:ins w:id="6535" w:author="Arthur Parmentier" w:date="2020-05-19T23:11:00Z">
        <w:r>
          <w:rPr>
            <w:rStyle w:val="Appelnotedebasdep"/>
          </w:rPr>
          <w:footnoteRef/>
        </w:r>
        <w:r>
          <w:t xml:space="preserve"> </w:t>
        </w:r>
        <w:r w:rsidRPr="00BF1ECB">
          <w:rPr>
            <w:rPrChange w:id="6536" w:author="Arthur Parmentier" w:date="2020-05-23T19:46:00Z">
              <w:rPr>
                <w:lang w:val="fr-FR"/>
              </w:rPr>
            </w:rPrChange>
          </w:rPr>
          <w:t>In practice, soundpainters tend to omit the « enter » and « exit »</w:t>
        </w:r>
      </w:ins>
      <w:ins w:id="6537" w:author="Arthur Parmentier" w:date="2020-05-19T23:12:00Z">
        <w:r w:rsidRPr="00BF1ECB">
          <w:rPr>
            <w:rPrChange w:id="6538" w:author="Arthur Parmentier" w:date="2020-05-23T19:46:00Z">
              <w:rPr>
                <w:lang w:val="fr-FR"/>
              </w:rPr>
            </w:rPrChange>
          </w:rPr>
          <w:t xml:space="preserve"> signs of mode</w:t>
        </w:r>
      </w:ins>
      <w:ins w:id="6539" w:author="Arthur Parmentier" w:date="2020-05-19T23:15:00Z">
        <w:r w:rsidRPr="00BF1ECB">
          <w:rPr>
            <w:rPrChange w:id="6540" w:author="Arthur Parmentier" w:date="2020-05-23T19:46:00Z">
              <w:rPr>
                <w:lang w:val="fr-FR"/>
              </w:rPr>
            </w:rPrChange>
          </w:rPr>
          <w:t xml:space="preserve">s that are </w:t>
        </w:r>
      </w:ins>
      <w:ins w:id="6541" w:author="Arthur Parmentier" w:date="2020-05-19T23:16:00Z">
        <w:r w:rsidRPr="00BF1ECB">
          <w:rPr>
            <w:rPrChange w:id="6542" w:author="Arthur Parmentier" w:date="2020-05-23T19:46:00Z">
              <w:rPr>
                <w:lang w:val="fr-FR"/>
              </w:rPr>
            </w:rPrChange>
          </w:rPr>
          <w:t>not ambiguous</w:t>
        </w:r>
      </w:ins>
      <w:ins w:id="6543" w:author="Arthur Parmentier" w:date="2020-05-19T23:12:00Z">
        <w:r w:rsidRPr="00BF1ECB">
          <w:rPr>
            <w:rPrChange w:id="6544" w:author="Arthur Parmentier" w:date="2020-05-23T19:46:00Z">
              <w:rPr>
                <w:lang w:val="fr-FR"/>
              </w:rPr>
            </w:rPrChange>
          </w:rPr>
          <w:t>, making things more difficult without depth tracking</w:t>
        </w:r>
      </w:ins>
      <w:ins w:id="6545" w:author="Arthur Parmentier" w:date="2020-05-19T23:16:00Z">
        <w:r w:rsidRPr="00BF1ECB">
          <w:rPr>
            <w:rPrChange w:id="6546" w:author="Arthur Parmentier" w:date="2020-05-23T19:46:00Z">
              <w:rPr>
                <w:lang w:val="fr-FR"/>
              </w:rPr>
            </w:rPrChange>
          </w:rPr>
          <w:t xml:space="preserve"> in case that « entering the box » is the only mark of the change of mode </w:t>
        </w:r>
      </w:ins>
      <w:ins w:id="6547" w:author="Arthur Parmentier" w:date="2020-05-19T23:17:00Z">
        <w:r w:rsidRPr="00BF1ECB">
          <w:rPr>
            <w:rPrChange w:id="6548" w:author="Arthur Parmentier" w:date="2020-05-23T19:46:00Z">
              <w:rPr>
                <w:lang w:val="fr-FR"/>
              </w:rPr>
            </w:rPrChange>
          </w:rPr>
          <w:t>(for instance by using the launch mode directly with « entering/exiting the box » instead of signing Launch Mode and Tear).</w:t>
        </w:r>
      </w:ins>
    </w:p>
  </w:footnote>
  <w:footnote w:id="44">
    <w:p w:rsidR="00B270CD" w:rsidRPr="00BF1ECB" w:rsidRDefault="00B270CD">
      <w:pPr>
        <w:pStyle w:val="Notedebasdepage"/>
      </w:pPr>
      <w:ins w:id="6660" w:author="Arthur Parmentier" w:date="2020-05-20T19:43:00Z">
        <w:r>
          <w:rPr>
            <w:rStyle w:val="Appelnotedebasdep"/>
          </w:rPr>
          <w:footnoteRef/>
        </w:r>
        <w:r>
          <w:t xml:space="preserve"> </w:t>
        </w:r>
        <w:r w:rsidRPr="00BF1ECB">
          <w:rPr>
            <w:rPrChange w:id="6661" w:author="Arthur Parmentier" w:date="2020-05-23T19:46:00Z">
              <w:rPr>
                <w:lang w:val="fr-FR"/>
              </w:rPr>
            </w:rPrChange>
          </w:rPr>
          <w:t>I did not test the performance of this choice quantitatively, but only qualitatively</w:t>
        </w:r>
      </w:ins>
      <w:ins w:id="6662" w:author="Arthur Parmentier" w:date="2020-05-20T21:37:00Z">
        <w:r w:rsidRPr="00BF1ECB">
          <w:rPr>
            <w:rPrChange w:id="6663" w:author="Arthur Parmentier" w:date="2020-05-23T19:46:00Z">
              <w:rPr>
                <w:lang w:val="fr-FR"/>
              </w:rPr>
            </w:rPrChange>
          </w:rPr>
          <w:t xml:space="preserve"> </w:t>
        </w:r>
      </w:ins>
      <w:ins w:id="6664" w:author="Arthur Parmentier" w:date="2020-05-20T19:43:00Z">
        <w:r w:rsidRPr="00BF1ECB">
          <w:rPr>
            <w:rPrChange w:id="6665" w:author="Arthur Parmentier" w:date="2020-05-23T19:46:00Z">
              <w:rPr>
                <w:lang w:val="fr-FR"/>
              </w:rPr>
            </w:rPrChange>
          </w:rPr>
          <w:t>by testing</w:t>
        </w:r>
      </w:ins>
      <w:ins w:id="6666" w:author="Arthur Parmentier" w:date="2020-05-20T21:37:00Z">
        <w:r w:rsidRPr="00BF1ECB">
          <w:rPr>
            <w:rPrChange w:id="6667" w:author="Arthur Parmentier" w:date="2020-05-23T19:46:00Z">
              <w:rPr>
                <w:lang w:val="fr-FR"/>
              </w:rPr>
            </w:rPrChange>
          </w:rPr>
          <w:t xml:space="preserve"> the change in performance that I could perceive</w:t>
        </w:r>
      </w:ins>
      <w:ins w:id="6668" w:author="Arthur Parmentier" w:date="2020-05-20T19:44:00Z">
        <w:r w:rsidRPr="00BF1ECB">
          <w:rPr>
            <w:rPrChange w:id="6669" w:author="Arthur Parmentier" w:date="2020-05-23T19:46:00Z">
              <w:rPr>
                <w:lang w:val="fr-FR"/>
              </w:rPr>
            </w:rPrChange>
          </w:rPr>
          <w:t xml:space="preserve"> with and without shoulders. </w:t>
        </w:r>
      </w:ins>
      <w:ins w:id="6670" w:author="Arthur Parmentier" w:date="2020-05-20T19:45:00Z">
        <w:r w:rsidRPr="00BF1ECB">
          <w:rPr>
            <w:rPrChange w:id="6671" w:author="Arthur Parmentier" w:date="2020-05-23T19:46:00Z">
              <w:rPr>
                <w:lang w:val="fr-FR"/>
              </w:rPr>
            </w:rPrChange>
          </w:rPr>
          <w:t>It is obvious from the SP signs</w:t>
        </w:r>
      </w:ins>
      <w:ins w:id="6672" w:author="Arthur Parmentier" w:date="2020-05-20T19:46:00Z">
        <w:r w:rsidRPr="00BF1ECB">
          <w:rPr>
            <w:rPrChange w:id="6673" w:author="Arthur Parmentier" w:date="2020-05-23T19:46:00Z">
              <w:rPr>
                <w:lang w:val="fr-FR"/>
              </w:rPr>
            </w:rPrChange>
          </w:rPr>
          <w:t xml:space="preserve"> that I consider</w:t>
        </w:r>
      </w:ins>
      <w:ins w:id="6674" w:author="Arthur Parmentier" w:date="2020-05-20T19:45:00Z">
        <w:r w:rsidRPr="00BF1ECB">
          <w:rPr>
            <w:rPrChange w:id="6675" w:author="Arthur Parmentier" w:date="2020-05-23T19:46:00Z">
              <w:rPr>
                <w:lang w:val="fr-FR"/>
              </w:rPr>
            </w:rPrChange>
          </w:rPr>
          <w:t xml:space="preserve"> that aside shoulders, no other </w:t>
        </w:r>
      </w:ins>
      <w:ins w:id="6676" w:author="Arthur Parmentier" w:date="2020-05-20T19:46:00Z">
        <w:r w:rsidRPr="00BF1ECB">
          <w:rPr>
            <w:rPrChange w:id="6677" w:author="Arthur Parmentier" w:date="2020-05-23T19:46:00Z">
              <w:rPr>
                <w:lang w:val="fr-FR"/>
              </w:rPr>
            </w:rPrChange>
          </w:rPr>
          <w:t xml:space="preserve">body joints could increase the performance of the recognition in real-time (curse of </w:t>
        </w:r>
        <w:proofErr w:type="spellStart"/>
        <w:r w:rsidRPr="00BF1ECB">
          <w:rPr>
            <w:rPrChange w:id="6678" w:author="Arthur Parmentier" w:date="2020-05-23T19:46:00Z">
              <w:rPr>
                <w:lang w:val="fr-FR"/>
              </w:rPr>
            </w:rPrChange>
          </w:rPr>
          <w:t>dimentionality</w:t>
        </w:r>
        <w:proofErr w:type="spellEnd"/>
        <w:r w:rsidRPr="00BF1ECB">
          <w:rPr>
            <w:rPrChange w:id="6679" w:author="Arthur Parmentier" w:date="2020-05-23T19:46:00Z">
              <w:rPr>
                <w:lang w:val="fr-FR"/>
              </w:rPr>
            </w:rPrChange>
          </w:rPr>
          <w:t xml:space="preserve"> problem).</w:t>
        </w:r>
      </w:ins>
    </w:p>
  </w:footnote>
  <w:footnote w:id="45">
    <w:p w:rsidR="00B270CD" w:rsidRPr="008C7E78" w:rsidRDefault="00B270CD">
      <w:pPr>
        <w:pStyle w:val="Notedebasdepage"/>
      </w:pPr>
      <w:ins w:id="6709" w:author="Arthur Parmentier" w:date="2020-06-03T19:00:00Z">
        <w:r>
          <w:rPr>
            <w:rStyle w:val="Appelnotedebasdep"/>
          </w:rPr>
          <w:footnoteRef/>
        </w:r>
        <w:r>
          <w:t xml:space="preserve"> </w:t>
        </w:r>
        <w:r w:rsidRPr="008C7E78">
          <w:rPr>
            <w:rPrChange w:id="6710" w:author="Arthur Parmentier" w:date="2020-06-07T18:32:00Z">
              <w:rPr>
                <w:lang w:val="fr-FR"/>
              </w:rPr>
            </w:rPrChange>
          </w:rPr>
          <w:t xml:space="preserve">Several hand pose estimations models are presented here : </w:t>
        </w:r>
        <w:r>
          <w:rPr>
            <w:lang w:val="fr-FR"/>
          </w:rPr>
          <w:fldChar w:fldCharType="begin"/>
        </w:r>
        <w:r w:rsidRPr="008C7E78">
          <w:rPr>
            <w:rPrChange w:id="6711" w:author="Arthur Parmentier" w:date="2020-06-07T18:32:00Z">
              <w:rPr>
                <w:lang w:val="fr-FR"/>
              </w:rPr>
            </w:rPrChange>
          </w:rPr>
          <w:instrText xml:space="preserve"> HYPERLINK "https://xinghaochen.github.io/awesome-hand-pose-estimation/" </w:instrText>
        </w:r>
        <w:r>
          <w:rPr>
            <w:lang w:val="fr-FR"/>
          </w:rPr>
          <w:fldChar w:fldCharType="separate"/>
        </w:r>
        <w:r w:rsidRPr="008C7E78">
          <w:rPr>
            <w:rStyle w:val="Lienhypertexte"/>
            <w:rPrChange w:id="6712" w:author="Arthur Parmentier" w:date="2020-06-07T18:32:00Z">
              <w:rPr>
                <w:rStyle w:val="Lienhypertexte"/>
                <w:lang w:val="fr-FR"/>
              </w:rPr>
            </w:rPrChange>
          </w:rPr>
          <w:t>https://xinghaochen.github.io/awesome-hand-pose-estimation/</w:t>
        </w:r>
        <w:r>
          <w:rPr>
            <w:lang w:val="fr-FR"/>
          </w:rPr>
          <w:fldChar w:fldCharType="end"/>
        </w:r>
        <w:r w:rsidRPr="008C7E78">
          <w:rPr>
            <w:rPrChange w:id="6713" w:author="Arthur Parmentier" w:date="2020-06-07T18:32:00Z">
              <w:rPr>
                <w:lang w:val="fr-FR"/>
              </w:rPr>
            </w:rPrChange>
          </w:rPr>
          <w:t xml:space="preserve">. </w:t>
        </w:r>
      </w:ins>
      <w:ins w:id="6714" w:author="Arthur Parmentier" w:date="2020-06-03T19:01:00Z">
        <w:r w:rsidRPr="008C7E78">
          <w:rPr>
            <w:rPrChange w:id="6715" w:author="Arthur Parmentier" w:date="2020-06-07T18:32:00Z">
              <w:rPr>
                <w:lang w:val="fr-FR"/>
              </w:rPr>
            </w:rPrChange>
          </w:rPr>
          <w:t>The open pose model also has 2D hand pose recognition but in each case, the models c</w:t>
        </w:r>
      </w:ins>
      <w:ins w:id="6716" w:author="Arthur Parmentier" w:date="2020-06-03T19:02:00Z">
        <w:r w:rsidRPr="008C7E78">
          <w:rPr>
            <w:rPrChange w:id="6717" w:author="Arthur Parmentier" w:date="2020-06-07T18:32:00Z">
              <w:rPr>
                <w:lang w:val="fr-FR"/>
              </w:rPr>
            </w:rPrChange>
          </w:rPr>
          <w:t>ould not easily be ported to Max.</w:t>
        </w:r>
      </w:ins>
    </w:p>
  </w:footnote>
  <w:footnote w:id="46">
    <w:p w:rsidR="00B270CD" w:rsidRPr="008C7E78" w:rsidRDefault="00B270CD">
      <w:pPr>
        <w:pStyle w:val="Notedebasdepage"/>
      </w:pPr>
      <w:ins w:id="6807" w:author="Arthur Parmentier" w:date="2020-06-03T20:04:00Z">
        <w:r>
          <w:rPr>
            <w:rStyle w:val="Appelnotedebasdep"/>
          </w:rPr>
          <w:footnoteRef/>
        </w:r>
        <w:r>
          <w:t xml:space="preserve"> </w:t>
        </w:r>
        <w:r w:rsidRPr="008C7E78">
          <w:rPr>
            <w:rPrChange w:id="6808" w:author="Arthur Parmentier" w:date="2020-06-07T18:32:00Z">
              <w:rPr>
                <w:lang w:val="fr-FR"/>
              </w:rPr>
            </w:rPrChange>
          </w:rPr>
          <w:t xml:space="preserve">See </w:t>
        </w:r>
        <w:proofErr w:type="spellStart"/>
        <w:r w:rsidRPr="008C7E78">
          <w:rPr>
            <w:rPrChange w:id="6809" w:author="Arthur Parmentier" w:date="2020-06-07T18:32:00Z">
              <w:rPr>
                <w:lang w:val="fr-FR"/>
              </w:rPr>
            </w:rPrChange>
          </w:rPr>
          <w:t>Tensorflow</w:t>
        </w:r>
        <w:proofErr w:type="spellEnd"/>
        <w:r w:rsidRPr="008C7E78">
          <w:rPr>
            <w:rPrChange w:id="6810" w:author="Arthur Parmentier" w:date="2020-06-07T18:32:00Z">
              <w:rPr>
                <w:lang w:val="fr-FR"/>
              </w:rPr>
            </w:rPrChange>
          </w:rPr>
          <w:t xml:space="preserve"> blog, March 09, 2020 : https://blog.tensorflow.org/2020/03/face-and-hand-tracking-in-browser-with-mediapipe-and-tensorflowjs.html</w:t>
        </w:r>
      </w:ins>
    </w:p>
  </w:footnote>
  <w:footnote w:id="47">
    <w:p w:rsidR="00B270CD" w:rsidRPr="008C7E78" w:rsidRDefault="00B270CD">
      <w:pPr>
        <w:pStyle w:val="Notedebasdepage"/>
      </w:pPr>
      <w:ins w:id="6820" w:author="Arthur Parmentier" w:date="2020-06-03T20:08:00Z">
        <w:r>
          <w:rPr>
            <w:rStyle w:val="Appelnotedebasdep"/>
          </w:rPr>
          <w:footnoteRef/>
        </w:r>
        <w:r>
          <w:t xml:space="preserve"> </w:t>
        </w:r>
      </w:ins>
      <w:ins w:id="6821" w:author="Arthur Parmentier" w:date="2020-06-03T20:09:00Z">
        <w:r w:rsidRPr="003D6C76">
          <w:t>https://github.com/lysdexic-audio/n4m-handpose</w:t>
        </w:r>
      </w:ins>
    </w:p>
  </w:footnote>
  <w:footnote w:id="48">
    <w:p w:rsidR="00B270CD" w:rsidRPr="008C7E78" w:rsidRDefault="00B270CD">
      <w:pPr>
        <w:pStyle w:val="Notedebasdepage"/>
      </w:pPr>
      <w:ins w:id="6850" w:author="Arthur Parmentier" w:date="2020-06-03T20:22:00Z">
        <w:r>
          <w:rPr>
            <w:rStyle w:val="Appelnotedebasdep"/>
          </w:rPr>
          <w:footnoteRef/>
        </w:r>
        <w:r>
          <w:t xml:space="preserve"> </w:t>
        </w:r>
        <w:r w:rsidRPr="008C7E78">
          <w:rPr>
            <w:rPrChange w:id="6851" w:author="Arthur Parmentier" w:date="2020-06-07T18:32:00Z">
              <w:rPr>
                <w:lang w:val="fr-FR"/>
              </w:rPr>
            </w:rPrChange>
          </w:rPr>
          <w:t xml:space="preserve">See the </w:t>
        </w:r>
        <w:proofErr w:type="spellStart"/>
        <w:r w:rsidRPr="008C7E78">
          <w:rPr>
            <w:rPrChange w:id="6852" w:author="Arthur Parmentier" w:date="2020-06-07T18:32:00Z">
              <w:rPr>
                <w:lang w:val="fr-FR"/>
              </w:rPr>
            </w:rPrChange>
          </w:rPr>
          <w:t>MediaPipe</w:t>
        </w:r>
        <w:proofErr w:type="spellEnd"/>
        <w:r w:rsidRPr="008C7E78">
          <w:rPr>
            <w:rPrChange w:id="6853" w:author="Arthur Parmentier" w:date="2020-06-07T18:32:00Z">
              <w:rPr>
                <w:lang w:val="fr-FR"/>
              </w:rPr>
            </w:rPrChange>
          </w:rPr>
          <w:t xml:space="preserve"> repository : https://github.com/google/mediapipe/blob/master/mediapipe/docs/multi_hand_tracking_mobile_gpu.md</w:t>
        </w:r>
      </w:ins>
    </w:p>
  </w:footnote>
  <w:footnote w:id="49">
    <w:p w:rsidR="00B270CD" w:rsidRPr="00BF1ECB" w:rsidRDefault="00B270CD">
      <w:pPr>
        <w:pStyle w:val="Notedebasdepage"/>
      </w:pPr>
      <w:ins w:id="6967" w:author="Arthur Parmentier" w:date="2020-05-20T22:47:00Z">
        <w:r>
          <w:rPr>
            <w:rStyle w:val="Appelnotedebasdep"/>
          </w:rPr>
          <w:footnoteRef/>
        </w:r>
        <w:r>
          <w:t xml:space="preserve"> </w:t>
        </w:r>
        <w:r w:rsidRPr="00BF1ECB">
          <w:rPr>
            <w:rPrChange w:id="6968" w:author="Arthur Parmentier" w:date="2020-05-23T19:46:00Z">
              <w:rPr>
                <w:lang w:val="fr-FR"/>
              </w:rPr>
            </w:rPrChange>
          </w:rPr>
          <w:t xml:space="preserve">The </w:t>
        </w:r>
      </w:ins>
      <w:ins w:id="6969" w:author="Arthur Parmentier" w:date="2020-05-20T22:50:00Z">
        <w:r w:rsidRPr="00BF1ECB">
          <w:rPr>
            <w:rPrChange w:id="6970" w:author="Arthur Parmentier" w:date="2020-05-23T19:46:00Z">
              <w:rPr>
                <w:lang w:val="fr-FR"/>
              </w:rPr>
            </w:rPrChange>
          </w:rPr>
          <w:t>information flow</w:t>
        </w:r>
      </w:ins>
      <w:ins w:id="6971" w:author="Arthur Parmentier" w:date="2020-05-20T22:47:00Z">
        <w:r w:rsidRPr="00BF1ECB">
          <w:rPr>
            <w:rPrChange w:id="6972" w:author="Arthur Parmentier" w:date="2020-05-23T19:46:00Z">
              <w:rPr>
                <w:lang w:val="fr-FR"/>
              </w:rPr>
            </w:rPrChange>
          </w:rPr>
          <w:t xml:space="preserve"> at the opening of the </w:t>
        </w:r>
        <w:proofErr w:type="spellStart"/>
        <w:r w:rsidRPr="00BF1ECB">
          <w:rPr>
            <w:rPrChange w:id="6973" w:author="Arthur Parmentier" w:date="2020-05-23T19:46:00Z">
              <w:rPr>
                <w:lang w:val="fr-FR"/>
              </w:rPr>
            </w:rPrChange>
          </w:rPr>
          <w:t>patch</w:t>
        </w:r>
      </w:ins>
      <w:ins w:id="6974" w:author="Arthur Parmentier" w:date="2020-05-22T18:38:00Z">
        <w:r w:rsidRPr="00BF1ECB">
          <w:rPr>
            <w:rPrChange w:id="6975" w:author="Arthur Parmentier" w:date="2020-05-23T19:46:00Z">
              <w:rPr>
                <w:lang w:val="fr-FR"/>
              </w:rPr>
            </w:rPrChange>
          </w:rPr>
          <w:t>er</w:t>
        </w:r>
      </w:ins>
      <w:proofErr w:type="spellEnd"/>
      <w:ins w:id="6976" w:author="Arthur Parmentier" w:date="2020-05-20T22:47:00Z">
        <w:r w:rsidRPr="00BF1ECB">
          <w:rPr>
            <w:rPrChange w:id="6977" w:author="Arthur Parmentier" w:date="2020-05-23T19:46:00Z">
              <w:rPr>
                <w:lang w:val="fr-FR"/>
              </w:rPr>
            </w:rPrChange>
          </w:rPr>
          <w:t xml:space="preserve"> follows a specific order. </w:t>
        </w:r>
      </w:ins>
      <w:ins w:id="6978" w:author="Arthur Parmentier" w:date="2020-05-20T22:53:00Z">
        <w:r w:rsidRPr="00BF1ECB">
          <w:rPr>
            <w:rPrChange w:id="6979" w:author="Arthur Parmentier" w:date="2020-05-23T19:46:00Z">
              <w:rPr>
                <w:lang w:val="fr-FR"/>
              </w:rPr>
            </w:rPrChange>
          </w:rPr>
          <w:t>If implemented at startup, t</w:t>
        </w:r>
      </w:ins>
      <w:ins w:id="6980" w:author="Arthur Parmentier" w:date="2020-05-20T22:48:00Z">
        <w:r w:rsidRPr="00BF1ECB">
          <w:rPr>
            <w:rPrChange w:id="6981" w:author="Arthur Parmentier" w:date="2020-05-23T19:46:00Z">
              <w:rPr>
                <w:lang w:val="fr-FR"/>
              </w:rPr>
            </w:rPrChange>
          </w:rPr>
          <w:t>he triggering of the input size</w:t>
        </w:r>
      </w:ins>
      <w:ins w:id="6982" w:author="Arthur Parmentier" w:date="2020-05-20T22:50:00Z">
        <w:r w:rsidRPr="00BF1ECB">
          <w:rPr>
            <w:rPrChange w:id="6983" w:author="Arthur Parmentier" w:date="2020-05-23T19:46:00Z">
              <w:rPr>
                <w:lang w:val="fr-FR"/>
              </w:rPr>
            </w:rPrChange>
          </w:rPr>
          <w:t xml:space="preserve"> </w:t>
        </w:r>
      </w:ins>
      <w:ins w:id="6984" w:author="Arthur Parmentier" w:date="2020-05-20T22:48:00Z">
        <w:r w:rsidRPr="00BF1ECB">
          <w:rPr>
            <w:rPrChange w:id="6985" w:author="Arthur Parmentier" w:date="2020-05-23T19:46:00Z">
              <w:rPr>
                <w:lang w:val="fr-FR"/>
              </w:rPr>
            </w:rPrChange>
          </w:rPr>
          <w:t>should be launched with a « </w:t>
        </w:r>
        <w:proofErr w:type="spellStart"/>
        <w:r w:rsidRPr="00BF1ECB">
          <w:rPr>
            <w:rPrChange w:id="6986" w:author="Arthur Parmentier" w:date="2020-05-23T19:46:00Z">
              <w:rPr>
                <w:lang w:val="fr-FR"/>
              </w:rPr>
            </w:rPrChange>
          </w:rPr>
          <w:t>loadpercent</w:t>
        </w:r>
        <w:proofErr w:type="spellEnd"/>
        <w:r w:rsidRPr="00BF1ECB">
          <w:rPr>
            <w:rPrChange w:id="6987" w:author="Arthur Parmentier" w:date="2020-05-23T19:46:00Z">
              <w:rPr>
                <w:lang w:val="fr-FR"/>
              </w:rPr>
            </w:rPrChange>
          </w:rPr>
          <w:t xml:space="preserve"> 91 » object to </w:t>
        </w:r>
      </w:ins>
      <w:ins w:id="6988" w:author="Arthur Parmentier" w:date="2020-06-10T19:54:00Z">
        <w:r w:rsidRPr="00BF1ECB">
          <w:t>guarantee</w:t>
        </w:r>
      </w:ins>
      <w:ins w:id="6989" w:author="Arthur Parmentier" w:date="2020-05-20T22:49:00Z">
        <w:r w:rsidRPr="00BF1ECB">
          <w:rPr>
            <w:rPrChange w:id="6990" w:author="Arthur Parmentier" w:date="2020-05-23T19:46:00Z">
              <w:rPr>
                <w:lang w:val="fr-FR"/>
              </w:rPr>
            </w:rPrChange>
          </w:rPr>
          <w:t xml:space="preserve"> that it is caught by the input manager</w:t>
        </w:r>
      </w:ins>
      <w:ins w:id="6991" w:author="Arthur Parmentier" w:date="2020-05-20T22:53:00Z">
        <w:r w:rsidRPr="00BF1ECB">
          <w:rPr>
            <w:rPrChange w:id="6992" w:author="Arthur Parmentier" w:date="2020-05-23T19:46:00Z">
              <w:rPr>
                <w:lang w:val="fr-FR"/>
              </w:rPr>
            </w:rPrChange>
          </w:rPr>
          <w:t xml:space="preserve">. Otherwise, the number can be sent </w:t>
        </w:r>
        <w:proofErr w:type="spellStart"/>
        <w:r w:rsidRPr="00BF1ECB">
          <w:rPr>
            <w:rPrChange w:id="6993" w:author="Arthur Parmentier" w:date="2020-05-23T19:46:00Z">
              <w:rPr>
                <w:lang w:val="fr-FR"/>
              </w:rPr>
            </w:rPrChange>
          </w:rPr>
          <w:t>anytime</w:t>
        </w:r>
      </w:ins>
      <w:proofErr w:type="spellEnd"/>
      <w:ins w:id="6994" w:author="Arthur Parmentier" w:date="2020-05-20T22:54:00Z">
        <w:r w:rsidRPr="00BF1ECB">
          <w:rPr>
            <w:rPrChange w:id="6995" w:author="Arthur Parmentier" w:date="2020-05-23T19:46:00Z">
              <w:rPr>
                <w:lang w:val="fr-FR"/>
              </w:rPr>
            </w:rPrChange>
          </w:rPr>
          <w:t xml:space="preserve"> before the recording is launched.</w:t>
        </w:r>
      </w:ins>
    </w:p>
  </w:footnote>
  <w:footnote w:id="50">
    <w:p w:rsidR="00B270CD" w:rsidRPr="008C7E78" w:rsidRDefault="00B270CD">
      <w:pPr>
        <w:pStyle w:val="Notedebasdepage"/>
      </w:pPr>
      <w:ins w:id="7092" w:author="Arthur Parmentier" w:date="2020-06-03T22:50:00Z">
        <w:r>
          <w:rPr>
            <w:rStyle w:val="Appelnotedebasdep"/>
          </w:rPr>
          <w:footnoteRef/>
        </w:r>
        <w:r>
          <w:t xml:space="preserve"> Other categories such as MODE are not implemented yet, given that the program only focuses on the default mode of SP.</w:t>
        </w:r>
      </w:ins>
    </w:p>
  </w:footnote>
  <w:footnote w:id="51">
    <w:p w:rsidR="00B270CD" w:rsidRPr="00BF1ECB" w:rsidRDefault="00B270CD">
      <w:pPr>
        <w:pStyle w:val="Notedebasdepage"/>
      </w:pPr>
      <w:ins w:id="7213" w:author="Arthur Parmentier" w:date="2020-05-20T22:33:00Z">
        <w:r>
          <w:rPr>
            <w:rStyle w:val="Appelnotedebasdep"/>
          </w:rPr>
          <w:footnoteRef/>
        </w:r>
        <w:r>
          <w:t xml:space="preserve"> </w:t>
        </w:r>
        <w:r w:rsidRPr="00BF1ECB">
          <w:rPr>
            <w:rPrChange w:id="7214" w:author="Arthur Parmentier" w:date="2020-05-23T19:46:00Z">
              <w:rPr>
                <w:lang w:val="fr-FR"/>
              </w:rPr>
            </w:rPrChange>
          </w:rPr>
          <w:t xml:space="preserve">5 seconds is the maximum sequence length </w:t>
        </w:r>
      </w:ins>
      <w:ins w:id="7215" w:author="Arthur Parmentier" w:date="2020-05-20T22:35:00Z">
        <w:r w:rsidRPr="00BF1ECB">
          <w:rPr>
            <w:rPrChange w:id="7216" w:author="Arthur Parmentier" w:date="2020-05-23T19:46:00Z">
              <w:rPr>
                <w:lang w:val="fr-FR"/>
              </w:rPr>
            </w:rPrChange>
          </w:rPr>
          <w:t>that I allowed the recording buffer to store</w:t>
        </w:r>
      </w:ins>
      <w:ins w:id="7217" w:author="Arthur Parmentier" w:date="2020-05-20T22:36:00Z">
        <w:r w:rsidRPr="00BF1ECB">
          <w:rPr>
            <w:rPrChange w:id="7218" w:author="Arthur Parmentier" w:date="2020-05-23T19:46:00Z">
              <w:rPr>
                <w:lang w:val="fr-FR"/>
              </w:rPr>
            </w:rPrChange>
          </w:rPr>
          <w:t xml:space="preserve">. Internally, </w:t>
        </w:r>
      </w:ins>
      <w:ins w:id="7219" w:author="Arthur Parmentier" w:date="2020-05-20T22:37:00Z">
        <w:r w:rsidRPr="00BF1ECB">
          <w:rPr>
            <w:rPrChange w:id="7220" w:author="Arthur Parmentier" w:date="2020-05-23T19:46:00Z">
              <w:rPr>
                <w:lang w:val="fr-FR"/>
              </w:rPr>
            </w:rPrChange>
          </w:rPr>
          <w:t xml:space="preserve">it is a constraint from the </w:t>
        </w:r>
        <w:proofErr w:type="spellStart"/>
        <w:r w:rsidRPr="00BF1ECB">
          <w:rPr>
            <w:rPrChange w:id="7221" w:author="Arthur Parmentier" w:date="2020-05-23T19:46:00Z">
              <w:rPr>
                <w:lang w:val="fr-FR"/>
              </w:rPr>
            </w:rPrChange>
          </w:rPr>
          <w:t>M</w:t>
        </w:r>
      </w:ins>
      <w:ins w:id="7222" w:author="Arthur Parmentier" w:date="2020-05-20T22:38:00Z">
        <w:r w:rsidRPr="00BF1ECB">
          <w:rPr>
            <w:rPrChange w:id="7223" w:author="Arthur Parmentier" w:date="2020-05-23T19:46:00Z">
              <w:rPr>
                <w:lang w:val="fr-FR"/>
              </w:rPr>
            </w:rPrChange>
          </w:rPr>
          <w:t>uBu</w:t>
        </w:r>
        <w:proofErr w:type="spellEnd"/>
        <w:r w:rsidRPr="00BF1ECB">
          <w:rPr>
            <w:rPrChange w:id="7224" w:author="Arthur Parmentier" w:date="2020-05-23T19:46:00Z">
              <w:rPr>
                <w:lang w:val="fr-FR"/>
              </w:rPr>
            </w:rPrChange>
          </w:rPr>
          <w:t xml:space="preserve"> object that stores the buffers and require a « maximum capacity » for each track, possibly for memory allocation issues.</w:t>
        </w:r>
      </w:ins>
      <w:ins w:id="7225" w:author="Arthur Parmentier" w:date="2020-05-20T22:36:00Z">
        <w:r w:rsidRPr="00BF1ECB">
          <w:rPr>
            <w:rPrChange w:id="7226" w:author="Arthur Parmentier" w:date="2020-05-23T19:46:00Z">
              <w:rPr>
                <w:lang w:val="fr-FR"/>
              </w:rPr>
            </w:rPrChange>
          </w:rPr>
          <w:t xml:space="preserve"> </w:t>
        </w:r>
      </w:ins>
      <w:ins w:id="7227" w:author="Arthur Parmentier" w:date="2020-05-20T22:39:00Z">
        <w:r w:rsidRPr="00BF1ECB">
          <w:rPr>
            <w:rPrChange w:id="7228" w:author="Arthur Parmentier" w:date="2020-05-23T19:46:00Z">
              <w:rPr>
                <w:lang w:val="fr-FR"/>
              </w:rPr>
            </w:rPrChange>
          </w:rPr>
          <w:t xml:space="preserve">However, it is unrealistic that a sign does take more than 2 seconds to </w:t>
        </w:r>
      </w:ins>
      <w:ins w:id="7229" w:author="Arthur Parmentier" w:date="2020-05-20T22:40:00Z">
        <w:r w:rsidRPr="00BF1ECB">
          <w:rPr>
            <w:rPrChange w:id="7230" w:author="Arthur Parmentier" w:date="2020-05-23T19:46:00Z">
              <w:rPr>
                <w:lang w:val="fr-FR"/>
              </w:rPr>
            </w:rPrChange>
          </w:rPr>
          <w:t>be executed.</w:t>
        </w:r>
      </w:ins>
    </w:p>
  </w:footnote>
  <w:footnote w:id="52">
    <w:p w:rsidR="00B270CD" w:rsidRPr="008C7E78" w:rsidRDefault="00B270CD">
      <w:pPr>
        <w:pStyle w:val="Notedebasdepage"/>
      </w:pPr>
      <w:ins w:id="7241" w:author="Arthur Parmentier" w:date="2020-06-03T23:27:00Z">
        <w:r>
          <w:rPr>
            <w:rStyle w:val="Appelnotedebasdep"/>
          </w:rPr>
          <w:footnoteRef/>
        </w:r>
        <w:r>
          <w:t xml:space="preserve"> </w:t>
        </w:r>
        <w:r w:rsidRPr="008C7E78">
          <w:rPr>
            <w:rPrChange w:id="7242" w:author="Arthur Parmentier" w:date="2020-06-07T18:32:00Z">
              <w:rPr>
                <w:lang w:val="fr-FR"/>
              </w:rPr>
            </w:rPrChange>
          </w:rPr>
          <w:t xml:space="preserve">In further releases of the tool, </w:t>
        </w:r>
      </w:ins>
      <w:proofErr w:type="spellStart"/>
      <w:ins w:id="7243" w:author="Arthur Parmentier" w:date="2020-06-03T23:28:00Z">
        <w:r w:rsidRPr="008C7E78">
          <w:rPr>
            <w:rPrChange w:id="7244" w:author="Arthur Parmentier" w:date="2020-06-07T18:32:00Z">
              <w:rPr>
                <w:lang w:val="fr-FR"/>
              </w:rPr>
            </w:rPrChange>
          </w:rPr>
          <w:t>i</w:t>
        </w:r>
        <w:proofErr w:type="spellEnd"/>
        <w:r w:rsidRPr="008C7E78">
          <w:rPr>
            <w:rPrChange w:id="7245" w:author="Arthur Parmentier" w:date="2020-06-07T18:32:00Z">
              <w:rPr>
                <w:lang w:val="fr-FR"/>
              </w:rPr>
            </w:rPrChange>
          </w:rPr>
          <w:t xml:space="preserve"> twill be possible</w:t>
        </w:r>
      </w:ins>
      <w:ins w:id="7246" w:author="Arthur Parmentier" w:date="2020-06-03T23:27:00Z">
        <w:r w:rsidRPr="008C7E78">
          <w:rPr>
            <w:rPrChange w:id="7247" w:author="Arthur Parmentier" w:date="2020-06-07T18:32:00Z">
              <w:rPr>
                <w:lang w:val="fr-FR"/>
              </w:rPr>
            </w:rPrChange>
          </w:rPr>
          <w:t xml:space="preserve"> to only use one </w:t>
        </w:r>
        <w:proofErr w:type="spellStart"/>
        <w:r w:rsidRPr="008C7E78">
          <w:rPr>
            <w:rPrChange w:id="7248" w:author="Arthur Parmentier" w:date="2020-06-07T18:32:00Z">
              <w:rPr>
                <w:lang w:val="fr-FR"/>
              </w:rPr>
            </w:rPrChange>
          </w:rPr>
          <w:t>Mubu</w:t>
        </w:r>
        <w:proofErr w:type="spellEnd"/>
        <w:r w:rsidRPr="008C7E78">
          <w:rPr>
            <w:rPrChange w:id="7249" w:author="Arthur Parmentier" w:date="2020-06-07T18:32:00Z">
              <w:rPr>
                <w:lang w:val="fr-FR"/>
              </w:rPr>
            </w:rPrChange>
          </w:rPr>
          <w:t xml:space="preserve"> object for all models, but I could not reach this level of gener</w:t>
        </w:r>
      </w:ins>
      <w:ins w:id="7250" w:author="Arthur Parmentier" w:date="2020-06-03T23:28:00Z">
        <w:r w:rsidRPr="008C7E78">
          <w:rPr>
            <w:rPrChange w:id="7251" w:author="Arthur Parmentier" w:date="2020-06-07T18:32:00Z">
              <w:rPr>
                <w:lang w:val="fr-FR"/>
              </w:rPr>
            </w:rPrChange>
          </w:rPr>
          <w:t>icity and complexity inside the frame of my project.</w:t>
        </w:r>
      </w:ins>
    </w:p>
  </w:footnote>
  <w:footnote w:id="53">
    <w:p w:rsidR="00B270CD" w:rsidRPr="00BF1ECB" w:rsidRDefault="00B270CD">
      <w:pPr>
        <w:pStyle w:val="Notedebasdepage"/>
      </w:pPr>
      <w:ins w:id="7348" w:author="Arthur Parmentier" w:date="2020-05-22T08:13:00Z">
        <w:r>
          <w:rPr>
            <w:rStyle w:val="Appelnotedebasdep"/>
          </w:rPr>
          <w:footnoteRef/>
        </w:r>
        <w:r>
          <w:t xml:space="preserve"> </w:t>
        </w:r>
        <w:r w:rsidRPr="00023308">
          <w:t>https://discussion.forum.ircam.fr/t/mubu-write-to-file-bugs-suggested-improvement/21714/2</w:t>
        </w:r>
      </w:ins>
    </w:p>
  </w:footnote>
  <w:footnote w:id="54">
    <w:p w:rsidR="00B270CD" w:rsidRDefault="00B270CD" w:rsidP="00D64278">
      <w:pPr>
        <w:pStyle w:val="Notedebasdepage"/>
        <w:rPr>
          <w:ins w:id="7599" w:author="Arthur Parmentier" w:date="2020-05-22T11:26:00Z"/>
        </w:rPr>
      </w:pPr>
      <w:ins w:id="7600" w:author="Arthur Parmentier" w:date="2020-05-22T10:44:00Z">
        <w:r>
          <w:rPr>
            <w:rStyle w:val="Appelnotedebasdep"/>
          </w:rPr>
          <w:footnoteRef/>
        </w:r>
      </w:ins>
    </w:p>
    <w:p w:rsidR="00B270CD" w:rsidRPr="00BF1ECB" w:rsidRDefault="00B270CD">
      <w:pPr>
        <w:pStyle w:val="Notedebasdepage"/>
        <w:numPr>
          <w:ilvl w:val="0"/>
          <w:numId w:val="39"/>
        </w:numPr>
        <w:rPr>
          <w:ins w:id="7601" w:author="Arthur Parmentier" w:date="2020-05-22T11:01:00Z"/>
          <w:rPrChange w:id="7602" w:author="Arthur Parmentier" w:date="2020-05-23T19:46:00Z">
            <w:rPr>
              <w:ins w:id="7603" w:author="Arthur Parmentier" w:date="2020-05-22T11:01:00Z"/>
              <w:lang w:val="fr-FR"/>
            </w:rPr>
          </w:rPrChange>
        </w:rPr>
      </w:pPr>
      <w:ins w:id="7604" w:author="Arthur Parmentier" w:date="2020-05-22T10:44:00Z">
        <w:r w:rsidRPr="00BF1ECB">
          <w:rPr>
            <w:rPrChange w:id="7605" w:author="Arthur Parmentier" w:date="2020-05-23T19:46:00Z">
              <w:rPr>
                <w:lang w:val="fr-FR"/>
              </w:rPr>
            </w:rPrChange>
          </w:rPr>
          <w:t xml:space="preserve">The </w:t>
        </w:r>
        <w:proofErr w:type="spellStart"/>
        <w:r w:rsidRPr="00BF1ECB">
          <w:rPr>
            <w:rPrChange w:id="7606" w:author="Arthur Parmentier" w:date="2020-05-23T19:46:00Z">
              <w:rPr>
                <w:lang w:val="fr-FR"/>
              </w:rPr>
            </w:rPrChange>
          </w:rPr>
          <w:t>MuBu</w:t>
        </w:r>
        <w:proofErr w:type="spellEnd"/>
        <w:r w:rsidRPr="00BF1ECB">
          <w:rPr>
            <w:rPrChange w:id="7607" w:author="Arthur Parmentier" w:date="2020-05-23T19:46:00Z">
              <w:rPr>
                <w:lang w:val="fr-FR"/>
              </w:rPr>
            </w:rPrChange>
          </w:rPr>
          <w:t xml:space="preserve"> library has a </w:t>
        </w:r>
      </w:ins>
      <w:ins w:id="7608" w:author="Arthur Parmentier" w:date="2020-05-22T10:45:00Z">
        <w:r w:rsidRPr="00BF1ECB">
          <w:rPr>
            <w:rPrChange w:id="7609" w:author="Arthur Parmentier" w:date="2020-05-23T19:46:00Z">
              <w:rPr>
                <w:lang w:val="fr-FR"/>
              </w:rPr>
            </w:rPrChange>
          </w:rPr>
          <w:t xml:space="preserve">DTW object that can be directly used on the buffers but I could not find </w:t>
        </w:r>
      </w:ins>
      <w:ins w:id="7610" w:author="Arthur Parmentier" w:date="2020-05-22T10:46:00Z">
        <w:r w:rsidRPr="00BF1ECB">
          <w:rPr>
            <w:rPrChange w:id="7611" w:author="Arthur Parmentier" w:date="2020-05-23T19:46:00Z">
              <w:rPr>
                <w:lang w:val="fr-FR"/>
              </w:rPr>
            </w:rPrChange>
          </w:rPr>
          <w:t xml:space="preserve">whether it could or </w:t>
        </w:r>
      </w:ins>
      <w:ins w:id="7612" w:author="Arthur Parmentier" w:date="2020-05-22T10:45:00Z">
        <w:r w:rsidRPr="00BF1ECB">
          <w:rPr>
            <w:rPrChange w:id="7613" w:author="Arthur Parmentier" w:date="2020-05-23T19:46:00Z">
              <w:rPr>
                <w:lang w:val="fr-FR"/>
              </w:rPr>
            </w:rPrChange>
          </w:rPr>
          <w:t xml:space="preserve">how to make it work </w:t>
        </w:r>
      </w:ins>
      <w:ins w:id="7614" w:author="Arthur Parmentier" w:date="2020-05-22T10:46:00Z">
        <w:r w:rsidRPr="00BF1ECB">
          <w:rPr>
            <w:rPrChange w:id="7615" w:author="Arthur Parmentier" w:date="2020-05-23T19:46:00Z">
              <w:rPr>
                <w:lang w:val="fr-FR"/>
              </w:rPr>
            </w:rPrChange>
          </w:rPr>
          <w:t xml:space="preserve">with </w:t>
        </w:r>
      </w:ins>
      <w:ins w:id="7616" w:author="Arthur Parmentier" w:date="2020-05-22T10:45:00Z">
        <w:r w:rsidRPr="00BF1ECB">
          <w:rPr>
            <w:rPrChange w:id="7617" w:author="Arthur Parmentier" w:date="2020-05-23T19:46:00Z">
              <w:rPr>
                <w:lang w:val="fr-FR"/>
              </w:rPr>
            </w:rPrChange>
          </w:rPr>
          <w:t>real-time</w:t>
        </w:r>
      </w:ins>
      <w:ins w:id="7618" w:author="Arthur Parmentier" w:date="2020-05-22T10:46:00Z">
        <w:r w:rsidRPr="00BF1ECB">
          <w:rPr>
            <w:rPrChange w:id="7619" w:author="Arthur Parmentier" w:date="2020-05-23T19:46:00Z">
              <w:rPr>
                <w:lang w:val="fr-FR"/>
              </w:rPr>
            </w:rPrChange>
          </w:rPr>
          <w:t xml:space="preserve"> data.</w:t>
        </w:r>
      </w:ins>
      <w:ins w:id="7620" w:author="Arthur Parmentier" w:date="2020-05-22T11:00:00Z">
        <w:r w:rsidRPr="00BF1ECB">
          <w:rPr>
            <w:rPrChange w:id="7621" w:author="Arthur Parmentier" w:date="2020-05-23T19:46:00Z">
              <w:rPr>
                <w:lang w:val="fr-FR"/>
              </w:rPr>
            </w:rPrChange>
          </w:rPr>
          <w:t xml:space="preserve"> </w:t>
        </w:r>
      </w:ins>
    </w:p>
    <w:p w:rsidR="00B270CD" w:rsidRPr="0058758C" w:rsidRDefault="00B270CD" w:rsidP="00AD7B79">
      <w:pPr>
        <w:pStyle w:val="Notedebasdepage"/>
        <w:numPr>
          <w:ilvl w:val="0"/>
          <w:numId w:val="39"/>
        </w:numPr>
        <w:rPr>
          <w:ins w:id="7622" w:author="Arthur Parmentier" w:date="2020-05-22T11:27:00Z"/>
          <w:lang w:val="fr-FR"/>
          <w:rPrChange w:id="7623" w:author="Arthur Parmentier" w:date="2020-05-22T11:27:00Z">
            <w:rPr>
              <w:ins w:id="7624" w:author="Arthur Parmentier" w:date="2020-05-22T11:27:00Z"/>
            </w:rPr>
          </w:rPrChange>
        </w:rPr>
      </w:pPr>
      <w:ins w:id="7625" w:author="Arthur Parmentier" w:date="2020-05-22T11:01:00Z">
        <w:r w:rsidRPr="00BF1ECB">
          <w:rPr>
            <w:rPrChange w:id="7626" w:author="Arthur Parmentier" w:date="2020-05-23T19:46:00Z">
              <w:rPr>
                <w:lang w:val="fr-FR"/>
              </w:rPr>
            </w:rPrChange>
          </w:rPr>
          <w:t xml:space="preserve">Frédéric </w:t>
        </w:r>
        <w:proofErr w:type="spellStart"/>
        <w:r w:rsidRPr="00BF1ECB">
          <w:rPr>
            <w:rPrChange w:id="7627" w:author="Arthur Parmentier" w:date="2020-05-23T19:46:00Z">
              <w:rPr>
                <w:lang w:val="fr-FR"/>
              </w:rPr>
            </w:rPrChange>
          </w:rPr>
          <w:t>Bettens</w:t>
        </w:r>
        <w:proofErr w:type="spellEnd"/>
        <w:r w:rsidRPr="00BF1ECB">
          <w:rPr>
            <w:rPrChange w:id="7628" w:author="Arthur Parmentier" w:date="2020-05-23T19:46:00Z">
              <w:rPr>
                <w:lang w:val="fr-FR"/>
              </w:rPr>
            </w:rPrChange>
          </w:rPr>
          <w:t xml:space="preserve"> from </w:t>
        </w:r>
        <w:proofErr w:type="spellStart"/>
        <w:r w:rsidRPr="00BF1ECB">
          <w:rPr>
            <w:rPrChange w:id="7629" w:author="Arthur Parmentier" w:date="2020-05-23T19:46:00Z">
              <w:rPr>
                <w:lang w:val="fr-FR"/>
              </w:rPr>
            </w:rPrChange>
          </w:rPr>
          <w:t>UMons</w:t>
        </w:r>
        <w:proofErr w:type="spellEnd"/>
        <w:r w:rsidRPr="00BF1ECB">
          <w:rPr>
            <w:rPrChange w:id="7630" w:author="Arthur Parmentier" w:date="2020-05-23T19:46:00Z">
              <w:rPr>
                <w:lang w:val="fr-FR"/>
              </w:rPr>
            </w:rPrChange>
          </w:rPr>
          <w:t xml:space="preserve"> presented in 2009 the </w:t>
        </w:r>
        <w:proofErr w:type="spellStart"/>
        <w:r w:rsidRPr="00BF1ECB">
          <w:rPr>
            <w:rPrChange w:id="7631" w:author="Arthur Parmentier" w:date="2020-05-23T19:46:00Z">
              <w:rPr>
                <w:lang w:val="fr-FR"/>
              </w:rPr>
            </w:rPrChange>
          </w:rPr>
          <w:t>num.dtw</w:t>
        </w:r>
        <w:proofErr w:type="spellEnd"/>
        <w:r w:rsidRPr="00BF1ECB">
          <w:rPr>
            <w:rPrChange w:id="7632" w:author="Arthur Parmentier" w:date="2020-05-23T19:46:00Z">
              <w:rPr>
                <w:lang w:val="fr-FR"/>
              </w:rPr>
            </w:rPrChange>
          </w:rPr>
          <w:t xml:space="preserve"> object for Max and PD, but it </w:t>
        </w:r>
        <w:proofErr w:type="spellStart"/>
        <w:r w:rsidRPr="00BF1ECB">
          <w:rPr>
            <w:rPrChange w:id="7633" w:author="Arthur Parmentier" w:date="2020-05-23T19:46:00Z">
              <w:rPr>
                <w:lang w:val="fr-FR"/>
              </w:rPr>
            </w:rPrChange>
          </w:rPr>
          <w:t>can not</w:t>
        </w:r>
        <w:proofErr w:type="spellEnd"/>
        <w:r w:rsidRPr="00BF1ECB">
          <w:rPr>
            <w:rPrChange w:id="7634" w:author="Arthur Parmentier" w:date="2020-05-23T19:46:00Z">
              <w:rPr>
                <w:lang w:val="fr-FR"/>
              </w:rPr>
            </w:rPrChange>
          </w:rPr>
          <w:t xml:space="preserve"> longer be found over the </w:t>
        </w:r>
      </w:ins>
      <w:ins w:id="7635" w:author="Arthur Parmentier" w:date="2020-05-22T11:02:00Z">
        <w:r w:rsidRPr="00BF1ECB">
          <w:rPr>
            <w:rPrChange w:id="7636" w:author="Arthur Parmentier" w:date="2020-05-23T19:46:00Z">
              <w:rPr>
                <w:lang w:val="fr-FR"/>
              </w:rPr>
            </w:rPrChange>
          </w:rPr>
          <w:t xml:space="preserve">web as </w:t>
        </w:r>
        <w:proofErr w:type="spellStart"/>
        <w:r w:rsidRPr="00BF1ECB">
          <w:rPr>
            <w:rPrChange w:id="7637" w:author="Arthur Parmentier" w:date="2020-05-23T19:46:00Z">
              <w:rPr>
                <w:lang w:val="fr-FR"/>
              </w:rPr>
            </w:rPrChange>
          </w:rPr>
          <w:t>annonced</w:t>
        </w:r>
        <w:proofErr w:type="spellEnd"/>
        <w:r w:rsidRPr="00BF1ECB">
          <w:rPr>
            <w:rPrChange w:id="7638" w:author="Arthur Parmentier" w:date="2020-05-23T19:46:00Z">
              <w:rPr>
                <w:lang w:val="fr-FR"/>
              </w:rPr>
            </w:rPrChange>
          </w:rPr>
          <w:t xml:space="preserve"> in its introductory paper </w:t>
        </w:r>
      </w:ins>
      <w:ins w:id="7639" w:author="Arthur Parmentier" w:date="2020-05-22T11:22:00Z">
        <w:r w:rsidRPr="00BF1ECB">
          <w:rPr>
            <w:i/>
            <w:iCs/>
            <w:rPrChange w:id="7640" w:author="Arthur Parmentier" w:date="2020-05-23T19:46:00Z">
              <w:rPr>
                <w:lang w:val="fr-FR"/>
              </w:rPr>
            </w:rPrChange>
          </w:rPr>
          <w:t xml:space="preserve">Real-time </w:t>
        </w:r>
        <w:proofErr w:type="spellStart"/>
        <w:r w:rsidRPr="00BF1ECB">
          <w:rPr>
            <w:i/>
            <w:iCs/>
            <w:rPrChange w:id="7641" w:author="Arthur Parmentier" w:date="2020-05-23T19:46:00Z">
              <w:rPr>
                <w:lang w:val="fr-FR"/>
              </w:rPr>
            </w:rPrChange>
          </w:rPr>
          <w:t>dtw</w:t>
        </w:r>
        <w:proofErr w:type="spellEnd"/>
        <w:r w:rsidRPr="00BF1ECB">
          <w:rPr>
            <w:i/>
            <w:iCs/>
            <w:rPrChange w:id="7642" w:author="Arthur Parmentier" w:date="2020-05-23T19:46:00Z">
              <w:rPr>
                <w:lang w:val="fr-FR"/>
              </w:rPr>
            </w:rPrChange>
          </w:rPr>
          <w:t>-based gesture recognition external object for max/</w:t>
        </w:r>
        <w:proofErr w:type="spellStart"/>
        <w:r w:rsidRPr="00BF1ECB">
          <w:rPr>
            <w:i/>
            <w:iCs/>
            <w:rPrChange w:id="7643" w:author="Arthur Parmentier" w:date="2020-05-23T19:46:00Z">
              <w:rPr>
                <w:lang w:val="fr-FR"/>
              </w:rPr>
            </w:rPrChange>
          </w:rPr>
          <w:t>msp</w:t>
        </w:r>
        <w:proofErr w:type="spellEnd"/>
        <w:r w:rsidRPr="00BF1ECB">
          <w:rPr>
            <w:i/>
            <w:iCs/>
            <w:rPrChange w:id="7644" w:author="Arthur Parmentier" w:date="2020-05-23T19:46:00Z">
              <w:rPr>
                <w:lang w:val="fr-FR"/>
              </w:rPr>
            </w:rPrChange>
          </w:rPr>
          <w:t xml:space="preserve"> and </w:t>
        </w:r>
        <w:proofErr w:type="spellStart"/>
        <w:r w:rsidRPr="00BF1ECB">
          <w:rPr>
            <w:i/>
            <w:iCs/>
            <w:rPrChange w:id="7645" w:author="Arthur Parmentier" w:date="2020-05-23T19:46:00Z">
              <w:rPr>
                <w:lang w:val="fr-FR"/>
              </w:rPr>
            </w:rPrChange>
          </w:rPr>
          <w:t>puredata</w:t>
        </w:r>
        <w:proofErr w:type="spellEnd"/>
        <w:r w:rsidRPr="00BF1ECB">
          <w:rPr>
            <w:rPrChange w:id="7646" w:author="Arthur Parmentier" w:date="2020-05-23T19:46:00Z">
              <w:rPr>
                <w:lang w:val="fr-FR"/>
              </w:rPr>
            </w:rPrChange>
          </w:rPr>
          <w:t xml:space="preserve"> in </w:t>
        </w:r>
      </w:ins>
      <w:ins w:id="7647" w:author="Arthur Parmentier" w:date="2020-05-22T11:23:00Z">
        <w:r>
          <w:t>Proc. SMC ’09, 2009 30-35</w:t>
        </w:r>
      </w:ins>
    </w:p>
    <w:p w:rsidR="00B270CD" w:rsidRDefault="00B270CD">
      <w:pPr>
        <w:pStyle w:val="Notedebasdepage"/>
        <w:numPr>
          <w:ilvl w:val="0"/>
          <w:numId w:val="39"/>
        </w:numPr>
        <w:rPr>
          <w:ins w:id="7648" w:author="Arthur Parmentier" w:date="2020-06-04T10:54:00Z"/>
        </w:rPr>
      </w:pPr>
      <w:ins w:id="7649" w:author="Arthur Parmentier" w:date="2020-05-22T11:27:00Z">
        <w:r>
          <w:t>A</w:t>
        </w:r>
      </w:ins>
      <w:ins w:id="7650" w:author="Arthur Parmentier" w:date="2020-05-22T11:29:00Z">
        <w:r>
          <w:t>nother DTW object for Max has been built on t</w:t>
        </w:r>
      </w:ins>
      <w:ins w:id="7651" w:author="Arthur Parmentier" w:date="2020-05-22T11:30:00Z">
        <w:r>
          <w:t xml:space="preserve">he online-DTW library: </w:t>
        </w:r>
        <w:r w:rsidRPr="0058758C">
          <w:rPr>
            <w:i/>
            <w:iCs/>
            <w:rPrChange w:id="7652" w:author="Arthur Parmentier" w:date="2020-05-22T11:30:00Z">
              <w:rPr/>
            </w:rPrChange>
          </w:rPr>
          <w:t>An Online Tempo Tracker for Automatic Accompaniment based on Audio-to-audio Alignment and Beat Tracking</w:t>
        </w:r>
        <w:r>
          <w:t xml:space="preserve">, G. </w:t>
        </w:r>
        <w:proofErr w:type="spellStart"/>
        <w:r>
          <w:t>Burloiu</w:t>
        </w:r>
        <w:proofErr w:type="spellEnd"/>
        <w:r>
          <w:t xml:space="preserve">. In Sound and Music Computing (SMC), 2016, but </w:t>
        </w:r>
      </w:ins>
      <w:ins w:id="7653" w:author="Arthur Parmentier" w:date="2020-05-22T11:31:00Z">
        <w:r>
          <w:t>i</w:t>
        </w:r>
      </w:ins>
      <w:ins w:id="7654" w:author="Arthur Parmentier" w:date="2020-05-22T11:32:00Z">
        <w:r>
          <w:t>t is not designed to be used as a classifier.</w:t>
        </w:r>
      </w:ins>
    </w:p>
    <w:p w:rsidR="00B270CD" w:rsidRPr="00BF1ECB" w:rsidRDefault="00B270CD">
      <w:pPr>
        <w:pStyle w:val="Notedebasdepage"/>
        <w:numPr>
          <w:ilvl w:val="0"/>
          <w:numId w:val="39"/>
        </w:numPr>
        <w:pPrChange w:id="7655" w:author="Arthur Parmentier" w:date="2020-05-22T11:01:00Z">
          <w:pPr>
            <w:pStyle w:val="Notedebasdepage"/>
          </w:pPr>
        </w:pPrChange>
      </w:pPr>
      <w:ins w:id="7656" w:author="Arthur Parmentier" w:date="2020-06-04T10:55:00Z">
        <w:r>
          <w:t xml:space="preserve">The </w:t>
        </w:r>
        <w:proofErr w:type="spellStart"/>
        <w:r>
          <w:t>RapidMax</w:t>
        </w:r>
        <w:proofErr w:type="spellEnd"/>
        <w:r>
          <w:t xml:space="preserve"> object (</w:t>
        </w:r>
        <w:r>
          <w:fldChar w:fldCharType="begin"/>
        </w:r>
        <w:r>
          <w:instrText xml:space="preserve"> HYPERLINK "</w:instrText>
        </w:r>
        <w:r w:rsidRPr="007111F3">
          <w:instrText>https://github.com/samparkewolfe/RapidMax</w:instrText>
        </w:r>
        <w:r>
          <w:instrText xml:space="preserve">" </w:instrText>
        </w:r>
        <w:r>
          <w:fldChar w:fldCharType="separate"/>
        </w:r>
        <w:r w:rsidRPr="005F4F02">
          <w:rPr>
            <w:rStyle w:val="Lienhypertexte"/>
          </w:rPr>
          <w:t>https://github.com/samparkewolfe/RapidMax</w:t>
        </w:r>
        <w:r>
          <w:fldChar w:fldCharType="end"/>
        </w:r>
        <w:r>
          <w:t xml:space="preserve">) implements a part of the </w:t>
        </w:r>
        <w:proofErr w:type="spellStart"/>
        <w:r>
          <w:t>RapidLib</w:t>
        </w:r>
        <w:proofErr w:type="spellEnd"/>
        <w:r>
          <w:t xml:space="preserve"> on which is also based </w:t>
        </w:r>
        <w:proofErr w:type="spellStart"/>
        <w:r>
          <w:t>Wekinator</w:t>
        </w:r>
        <w:proofErr w:type="spellEnd"/>
        <w:r>
          <w:t>, but has less functionalities and does not implement DTW yet.</w:t>
        </w:r>
      </w:ins>
    </w:p>
  </w:footnote>
  <w:footnote w:id="55">
    <w:p w:rsidR="00B270CD" w:rsidRPr="00BF1ECB" w:rsidRDefault="00B270CD">
      <w:pPr>
        <w:pStyle w:val="Notedebasdepage"/>
      </w:pPr>
      <w:ins w:id="7662" w:author="Arthur Parmentier" w:date="2020-05-22T11:38:00Z">
        <w:r>
          <w:rPr>
            <w:rStyle w:val="Appelnotedebasdep"/>
          </w:rPr>
          <w:footnoteRef/>
        </w:r>
        <w:r>
          <w:t xml:space="preserve"> </w:t>
        </w:r>
      </w:ins>
      <w:ins w:id="7663" w:author="Arthur Parmentier" w:date="2020-05-22T11:39:00Z">
        <w:r w:rsidRPr="00BA3283">
          <w:t>http://www.</w:t>
        </w:r>
      </w:ins>
      <w:ins w:id="7664" w:author="Arthur Parmentier" w:date="2020-05-22T12:18:00Z">
        <w:r>
          <w:t>Wekinator</w:t>
        </w:r>
      </w:ins>
      <w:ins w:id="7665" w:author="Arthur Parmentier" w:date="2020-05-22T11:39:00Z">
        <w:r w:rsidRPr="00BA3283">
          <w:t>.org/</w:t>
        </w:r>
      </w:ins>
    </w:p>
  </w:footnote>
  <w:footnote w:id="56">
    <w:p w:rsidR="00B270CD" w:rsidRPr="008C7E78" w:rsidRDefault="00B270CD">
      <w:pPr>
        <w:pStyle w:val="Notedebasdepage"/>
      </w:pPr>
      <w:ins w:id="7904" w:author="Arthur Parmentier" w:date="2020-06-04T14:08:00Z">
        <w:r>
          <w:rPr>
            <w:rStyle w:val="Appelnotedebasdep"/>
          </w:rPr>
          <w:footnoteRef/>
        </w:r>
        <w:r>
          <w:t xml:space="preserve"> </w:t>
        </w:r>
        <w:r w:rsidRPr="008C7E78">
          <w:rPr>
            <w:rPrChange w:id="7905" w:author="Arthur Parmentier" w:date="2020-06-07T18:32:00Z">
              <w:rPr>
                <w:lang w:val="fr-FR"/>
              </w:rPr>
            </w:rPrChange>
          </w:rPr>
          <w:t>See https://github.com/jakesgordon/javascript-state-machine/</w:t>
        </w:r>
      </w:ins>
    </w:p>
  </w:footnote>
  <w:footnote w:id="57">
    <w:p w:rsidR="00B270CD" w:rsidRPr="008C7E78" w:rsidRDefault="00B270CD">
      <w:pPr>
        <w:pStyle w:val="Notedebasdepage"/>
      </w:pPr>
      <w:ins w:id="7909" w:author="Arthur Parmentier" w:date="2020-06-04T14:11:00Z">
        <w:r>
          <w:rPr>
            <w:rStyle w:val="Appelnotedebasdep"/>
          </w:rPr>
          <w:footnoteRef/>
        </w:r>
        <w:r>
          <w:t xml:space="preserve"> </w:t>
        </w:r>
        <w:r w:rsidRPr="00443149">
          <w:t>https://github.com/mdaines/viz.js</w:t>
        </w:r>
      </w:ins>
    </w:p>
  </w:footnote>
  <w:footnote w:id="58">
    <w:p w:rsidR="00B270CD" w:rsidRPr="008C7E78" w:rsidRDefault="00B270CD">
      <w:pPr>
        <w:pStyle w:val="Notedebasdepage"/>
      </w:pPr>
      <w:ins w:id="8231" w:author="Arthur Parmentier" w:date="2020-06-05T15:46:00Z">
        <w:r>
          <w:rPr>
            <w:rStyle w:val="Appelnotedebasdep"/>
          </w:rPr>
          <w:footnoteRef/>
        </w:r>
        <w:r>
          <w:t xml:space="preserve"> </w:t>
        </w:r>
      </w:ins>
      <w:ins w:id="8232" w:author="Arthur Parmentier" w:date="2020-06-05T15:47:00Z">
        <w:r w:rsidRPr="008C7E78">
          <w:rPr>
            <w:rPrChange w:id="8233" w:author="Arthur Parmentier" w:date="2020-06-07T18:32:00Z">
              <w:rPr>
                <w:lang w:val="fr-FR"/>
              </w:rPr>
            </w:rPrChange>
          </w:rPr>
          <w:t>The notion of operator in linguistic is well defined but I am not sufficiently expert in that field to clearly define and interpret my observations in those terms : https://en.wikipedia.org/wiki/Operator_(linguistics)</w:t>
        </w:r>
      </w:ins>
    </w:p>
  </w:footnote>
  <w:footnote w:id="59">
    <w:p w:rsidR="00B270CD" w:rsidRPr="008C7E78" w:rsidRDefault="00B270CD">
      <w:pPr>
        <w:pStyle w:val="Notedebasdepage"/>
      </w:pPr>
      <w:ins w:id="8323" w:author="Arthur Parmentier" w:date="2020-06-05T00:48:00Z">
        <w:r>
          <w:rPr>
            <w:rStyle w:val="Appelnotedebasdep"/>
          </w:rPr>
          <w:footnoteRef/>
        </w:r>
        <w:r>
          <w:t xml:space="preserve"> </w:t>
        </w:r>
        <w:r w:rsidRPr="008C7E78">
          <w:rPr>
            <w:rPrChange w:id="8324" w:author="Arthur Parmentier" w:date="2020-06-07T18:32:00Z">
              <w:rPr>
                <w:lang w:val="fr-FR"/>
              </w:rPr>
            </w:rPrChange>
          </w:rPr>
          <w:t>The vers</w:t>
        </w:r>
      </w:ins>
      <w:ins w:id="8325" w:author="Arthur Parmentier" w:date="2020-06-05T00:49:00Z">
        <w:r w:rsidRPr="008C7E78">
          <w:rPr>
            <w:rPrChange w:id="8326" w:author="Arthur Parmentier" w:date="2020-06-07T18:32:00Z">
              <w:rPr>
                <w:lang w:val="fr-FR"/>
              </w:rPr>
            </w:rPrChange>
          </w:rPr>
          <w:t>ion that I am using is the following : https://github.com/ideoforms/LiveOSC</w:t>
        </w:r>
      </w:ins>
    </w:p>
  </w:footnote>
  <w:footnote w:id="60">
    <w:p w:rsidR="00B270CD" w:rsidRPr="00FF217B" w:rsidRDefault="00B270CD" w:rsidP="005522F0">
      <w:pPr>
        <w:pStyle w:val="Notedebasdepage"/>
        <w:rPr>
          <w:ins w:id="8434" w:author="Arthur Parmentier" w:date="2020-05-18T17:07:00Z"/>
        </w:rPr>
      </w:pPr>
      <w:ins w:id="8435" w:author="Arthur Parmentier" w:date="2020-05-18T17:07:00Z">
        <w:r>
          <w:rPr>
            <w:rStyle w:val="Appelnotedebasdep"/>
          </w:rPr>
          <w:footnoteRef/>
        </w:r>
        <w:r>
          <w:t xml:space="preserve"> </w:t>
        </w:r>
        <w:r w:rsidRPr="00CC0B22">
          <w:t xml:space="preserve">2 seconds is the default value </w:t>
        </w:r>
        <w:r>
          <w:t>of the recording sequence for each sign.</w:t>
        </w:r>
      </w:ins>
      <w:ins w:id="8436" w:author="Arthur Parmentier" w:date="2020-05-22T20:16:00Z">
        <w:r>
          <w:t xml:space="preserve"> The implementation details of </w:t>
        </w:r>
        <w:proofErr w:type="spellStart"/>
        <w:r>
          <w:t>Wekinator</w:t>
        </w:r>
        <w:proofErr w:type="spellEnd"/>
        <w:r>
          <w:t xml:space="preserve"> are discussed in </w:t>
        </w:r>
      </w:ins>
      <w:ins w:id="8437" w:author="Arthur Parmentier" w:date="2020-05-22T20:17:00Z">
        <w:r>
          <w:t xml:space="preserve">the course </w:t>
        </w:r>
        <w:r>
          <w:rPr>
            <w:i/>
            <w:iCs/>
          </w:rPr>
          <w:t>Machine learning for musicians and artists, Working with time</w:t>
        </w:r>
        <w:r>
          <w:t xml:space="preserve"> on Kadenze.com</w:t>
        </w:r>
      </w:ins>
      <w:ins w:id="8438" w:author="Arthur Parmentier" w:date="2020-05-22T20:35:00Z">
        <w:r>
          <w:t xml:space="preserve"> and visible on </w:t>
        </w:r>
        <w:r>
          <w:fldChar w:fldCharType="begin"/>
        </w:r>
        <w:r>
          <w:instrText xml:space="preserve"> HYPERLINK "</w:instrText>
        </w:r>
        <w:r w:rsidRPr="00977D66">
          <w:instrText>https://github.com/fiebrink1/wekinator</w:instrText>
        </w:r>
        <w:r>
          <w:instrText xml:space="preserve">" </w:instrText>
        </w:r>
        <w:r>
          <w:fldChar w:fldCharType="separate"/>
        </w:r>
        <w:r w:rsidRPr="004B4903">
          <w:rPr>
            <w:rStyle w:val="Lienhypertexte"/>
          </w:rPr>
          <w:t>https://github.com/fiebrink1/wekinator</w:t>
        </w:r>
        <w:r>
          <w:fldChar w:fldCharType="end"/>
        </w:r>
        <w:r>
          <w:t>.</w:t>
        </w:r>
      </w:ins>
    </w:p>
  </w:footnote>
  <w:footnote w:id="61">
    <w:p w:rsidR="00B270CD" w:rsidRPr="00CC0B22" w:rsidRDefault="00B270CD" w:rsidP="005522F0">
      <w:pPr>
        <w:pStyle w:val="Notedebasdepage"/>
        <w:rPr>
          <w:ins w:id="8441" w:author="Arthur Parmentier" w:date="2020-05-18T17:07:00Z"/>
        </w:rPr>
      </w:pPr>
      <w:ins w:id="8442" w:author="Arthur Parmentier" w:date="2020-05-18T17:07:00Z">
        <w:r>
          <w:rPr>
            <w:rStyle w:val="Appelnotedebasdep"/>
          </w:rPr>
          <w:footnoteRef/>
        </w:r>
        <w:r>
          <w:t xml:space="preserve"> </w:t>
        </w:r>
        <w:r w:rsidRPr="00CC0B22">
          <w:t>We indeed have FPS*</w:t>
        </w:r>
        <w:proofErr w:type="spellStart"/>
        <w:r w:rsidRPr="00CC0B22">
          <w:t>sequence_</w:t>
        </w:r>
        <w:r>
          <w:t>length</w:t>
        </w:r>
        <w:proofErr w:type="spellEnd"/>
        <w:r>
          <w:t xml:space="preserve"> = sequence size.</w:t>
        </w:r>
      </w:ins>
    </w:p>
  </w:footnote>
  <w:footnote w:id="62">
    <w:p w:rsidR="00B270CD" w:rsidRPr="00BF1ECB" w:rsidRDefault="00B270CD" w:rsidP="00F7581A">
      <w:pPr>
        <w:pStyle w:val="Notedebasdepage"/>
        <w:rPr>
          <w:ins w:id="8514" w:author="Arthur Parmentier" w:date="2020-05-21T17:01:00Z"/>
          <w:rPrChange w:id="8515" w:author="Arthur Parmentier" w:date="2020-05-23T19:46:00Z">
            <w:rPr>
              <w:ins w:id="8516" w:author="Arthur Parmentier" w:date="2020-05-21T17:01:00Z"/>
              <w:lang w:val="fr-FR"/>
            </w:rPr>
          </w:rPrChange>
        </w:rPr>
      </w:pPr>
      <w:ins w:id="8517" w:author="Arthur Parmentier" w:date="2020-05-21T17:01:00Z">
        <w:r>
          <w:rPr>
            <w:rStyle w:val="Appelnotedebasdep"/>
          </w:rPr>
          <w:footnoteRef/>
        </w:r>
        <w:r>
          <w:t xml:space="preserve"> </w:t>
        </w:r>
        <w:proofErr w:type="spellStart"/>
        <w:r w:rsidRPr="00BF1ECB">
          <w:rPr>
            <w:rPrChange w:id="8518" w:author="Arthur Parmentier" w:date="2020-05-23T19:46:00Z">
              <w:rPr>
                <w:lang w:val="fr-FR"/>
              </w:rPr>
            </w:rPrChange>
          </w:rPr>
          <w:t>Modosc</w:t>
        </w:r>
        <w:proofErr w:type="spellEnd"/>
        <w:r w:rsidRPr="00BF1ECB">
          <w:rPr>
            <w:rPrChange w:id="8519" w:author="Arthur Parmentier" w:date="2020-05-23T19:46:00Z">
              <w:rPr>
                <w:lang w:val="fr-FR"/>
              </w:rPr>
            </w:rPrChange>
          </w:rPr>
          <w:t xml:space="preserve"> can be found at </w:t>
        </w:r>
        <w:r>
          <w:rPr>
            <w:lang w:val="fr-FR"/>
          </w:rPr>
          <w:fldChar w:fldCharType="begin"/>
        </w:r>
        <w:r w:rsidRPr="00BF1ECB">
          <w:rPr>
            <w:rPrChange w:id="8520" w:author="Arthur Parmentier" w:date="2020-05-23T19:46:00Z">
              <w:rPr>
                <w:lang w:val="fr-FR"/>
              </w:rPr>
            </w:rPrChange>
          </w:rPr>
          <w:instrText xml:space="preserve"> HYPERLINK "https://github.com/motiondescriptors/modosc" </w:instrText>
        </w:r>
        <w:r>
          <w:rPr>
            <w:lang w:val="fr-FR"/>
          </w:rPr>
          <w:fldChar w:fldCharType="separate"/>
        </w:r>
        <w:r w:rsidRPr="00BF1ECB">
          <w:rPr>
            <w:rStyle w:val="Lienhypertexte"/>
            <w:rPrChange w:id="8521" w:author="Arthur Parmentier" w:date="2020-05-23T19:46:00Z">
              <w:rPr>
                <w:rStyle w:val="Lienhypertexte"/>
                <w:lang w:val="fr-FR"/>
              </w:rPr>
            </w:rPrChange>
          </w:rPr>
          <w:t>https://github.com/motiondescriptors/modosc</w:t>
        </w:r>
        <w:r>
          <w:rPr>
            <w:lang w:val="fr-FR"/>
          </w:rPr>
          <w:fldChar w:fldCharType="end"/>
        </w:r>
        <w:r w:rsidRPr="00BF1ECB">
          <w:rPr>
            <w:rPrChange w:id="8522" w:author="Arthur Parmentier" w:date="2020-05-23T19:46:00Z">
              <w:rPr>
                <w:lang w:val="fr-FR"/>
              </w:rPr>
            </w:rPrChange>
          </w:rPr>
          <w:t>, which relevant papers.</w:t>
        </w:r>
      </w:ins>
    </w:p>
  </w:footnote>
  <w:footnote w:id="63">
    <w:p w:rsidR="00B270CD" w:rsidRPr="00BF1ECB" w:rsidRDefault="00B270CD">
      <w:pPr>
        <w:pStyle w:val="Notedebasdepage"/>
      </w:pPr>
      <w:ins w:id="8555" w:author="Arthur Parmentier" w:date="2020-05-21T17:31:00Z">
        <w:r>
          <w:rPr>
            <w:rStyle w:val="Appelnotedebasdep"/>
          </w:rPr>
          <w:footnoteRef/>
        </w:r>
        <w:r>
          <w:t xml:space="preserve"> </w:t>
        </w:r>
        <w:r w:rsidRPr="005F3B6B">
          <w:t>https://blog.tensorflow.org/2020/03/face-and-hand-tracking-in-browser-with-mediapipe-and-tensorflowjs.html</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F1C4B"/>
    <w:multiLevelType w:val="hybridMultilevel"/>
    <w:tmpl w:val="F6B64ED4"/>
    <w:lvl w:ilvl="0" w:tplc="BD92408E">
      <w:numFmt w:val="bullet"/>
      <w:lvlText w:val=""/>
      <w:lvlJc w:val="left"/>
      <w:pPr>
        <w:ind w:left="720" w:hanging="360"/>
      </w:pPr>
      <w:rPr>
        <w:rFonts w:ascii="Symbol" w:eastAsia="Nunito ExtraLight" w:hAnsi="Symbol" w:cs="Nunito ExtraLight"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2A53AE"/>
    <w:multiLevelType w:val="multilevel"/>
    <w:tmpl w:val="48544234"/>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 w15:restartNumberingAfterBreak="0">
    <w:nsid w:val="093027C4"/>
    <w:multiLevelType w:val="hybridMultilevel"/>
    <w:tmpl w:val="9998C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4856B9"/>
    <w:multiLevelType w:val="hybridMultilevel"/>
    <w:tmpl w:val="8F787538"/>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3A33C1"/>
    <w:multiLevelType w:val="hybridMultilevel"/>
    <w:tmpl w:val="819EE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56EFD"/>
    <w:multiLevelType w:val="hybridMultilevel"/>
    <w:tmpl w:val="8D08175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C56191"/>
    <w:multiLevelType w:val="hybridMultilevel"/>
    <w:tmpl w:val="726E7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A4454A"/>
    <w:multiLevelType w:val="hybridMultilevel"/>
    <w:tmpl w:val="B7723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CF0F4A"/>
    <w:multiLevelType w:val="hybridMultilevel"/>
    <w:tmpl w:val="8B8264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2C6517"/>
    <w:multiLevelType w:val="hybridMultilevel"/>
    <w:tmpl w:val="ED30FF42"/>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5C18B7"/>
    <w:multiLevelType w:val="hybridMultilevel"/>
    <w:tmpl w:val="81E83F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83B2BB4"/>
    <w:multiLevelType w:val="hybridMultilevel"/>
    <w:tmpl w:val="91DE5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CDA6F38"/>
    <w:multiLevelType w:val="hybridMultilevel"/>
    <w:tmpl w:val="0096D9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FA510B5"/>
    <w:multiLevelType w:val="hybridMultilevel"/>
    <w:tmpl w:val="25909156"/>
    <w:lvl w:ilvl="0" w:tplc="CB1C69CC">
      <w:numFmt w:val="bullet"/>
      <w:lvlText w:val="-"/>
      <w:lvlJc w:val="left"/>
      <w:pPr>
        <w:ind w:left="720" w:hanging="360"/>
      </w:pPr>
      <w:rPr>
        <w:rFonts w:ascii="Nunito ExtraLight" w:eastAsia="Nunito ExtraLight" w:hAnsi="Nunito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1B1604"/>
    <w:multiLevelType w:val="hybridMultilevel"/>
    <w:tmpl w:val="FFE6AA1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5442A18"/>
    <w:multiLevelType w:val="hybridMultilevel"/>
    <w:tmpl w:val="4B1E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515CD"/>
    <w:multiLevelType w:val="multilevel"/>
    <w:tmpl w:val="27EE4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5E2C8F"/>
    <w:multiLevelType w:val="hybridMultilevel"/>
    <w:tmpl w:val="5062216C"/>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DA06B55"/>
    <w:multiLevelType w:val="hybridMultilevel"/>
    <w:tmpl w:val="C8F62FFA"/>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07F777F"/>
    <w:multiLevelType w:val="hybridMultilevel"/>
    <w:tmpl w:val="094CF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F75EEC"/>
    <w:multiLevelType w:val="hybridMultilevel"/>
    <w:tmpl w:val="9B9EA58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2347CA9"/>
    <w:multiLevelType w:val="hybridMultilevel"/>
    <w:tmpl w:val="7CD0B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8633A2E"/>
    <w:multiLevelType w:val="multilevel"/>
    <w:tmpl w:val="52FC0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98539AB"/>
    <w:multiLevelType w:val="multilevel"/>
    <w:tmpl w:val="121653F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4" w15:restartNumberingAfterBreak="0">
    <w:nsid w:val="4A6C4DBE"/>
    <w:multiLevelType w:val="hybridMultilevel"/>
    <w:tmpl w:val="7AFED4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0934EB"/>
    <w:multiLevelType w:val="hybridMultilevel"/>
    <w:tmpl w:val="C7685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E11223A"/>
    <w:multiLevelType w:val="hybridMultilevel"/>
    <w:tmpl w:val="68A03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F330BF8"/>
    <w:multiLevelType w:val="hybridMultilevel"/>
    <w:tmpl w:val="C1545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FB22823"/>
    <w:multiLevelType w:val="hybridMultilevel"/>
    <w:tmpl w:val="FCDE9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6FD7F43"/>
    <w:multiLevelType w:val="multilevel"/>
    <w:tmpl w:val="1EAAB1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B97682C"/>
    <w:multiLevelType w:val="hybridMultilevel"/>
    <w:tmpl w:val="5AFCD6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0957BBD"/>
    <w:multiLevelType w:val="multilevel"/>
    <w:tmpl w:val="A38E1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1F41F45"/>
    <w:multiLevelType w:val="hybridMultilevel"/>
    <w:tmpl w:val="82CEBE70"/>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32E21C5"/>
    <w:multiLevelType w:val="hybridMultilevel"/>
    <w:tmpl w:val="87FAF642"/>
    <w:lvl w:ilvl="0" w:tplc="0A26D0EC">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3D64AF4"/>
    <w:multiLevelType w:val="hybridMultilevel"/>
    <w:tmpl w:val="8E6C72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BF31C25"/>
    <w:multiLevelType w:val="hybridMultilevel"/>
    <w:tmpl w:val="ECEE2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F124269"/>
    <w:multiLevelType w:val="hybridMultilevel"/>
    <w:tmpl w:val="08F27F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67E229A"/>
    <w:multiLevelType w:val="hybridMultilevel"/>
    <w:tmpl w:val="691A8C7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8F100F2"/>
    <w:multiLevelType w:val="hybridMultilevel"/>
    <w:tmpl w:val="0B04F1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920081D"/>
    <w:multiLevelType w:val="hybridMultilevel"/>
    <w:tmpl w:val="E0AA79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BE0079C"/>
    <w:multiLevelType w:val="multilevel"/>
    <w:tmpl w:val="3878CF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FE37A6D"/>
    <w:multiLevelType w:val="hybridMultilevel"/>
    <w:tmpl w:val="0A76A93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9"/>
  </w:num>
  <w:num w:numId="2">
    <w:abstractNumId w:val="16"/>
  </w:num>
  <w:num w:numId="3">
    <w:abstractNumId w:val="22"/>
  </w:num>
  <w:num w:numId="4">
    <w:abstractNumId w:val="31"/>
  </w:num>
  <w:num w:numId="5">
    <w:abstractNumId w:val="40"/>
  </w:num>
  <w:num w:numId="6">
    <w:abstractNumId w:val="23"/>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3"/>
  </w:num>
  <w:num w:numId="10">
    <w:abstractNumId w:val="4"/>
  </w:num>
  <w:num w:numId="11">
    <w:abstractNumId w:val="18"/>
  </w:num>
  <w:num w:numId="12">
    <w:abstractNumId w:val="34"/>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num>
  <w:num w:numId="15">
    <w:abstractNumId w:val="3"/>
  </w:num>
  <w:num w:numId="16">
    <w:abstractNumId w:val="1"/>
  </w:num>
  <w:num w:numId="17">
    <w:abstractNumId w:val="9"/>
  </w:num>
  <w:num w:numId="18">
    <w:abstractNumId w:val="41"/>
  </w:num>
  <w:num w:numId="19">
    <w:abstractNumId w:val="21"/>
  </w:num>
  <w:num w:numId="20">
    <w:abstractNumId w:val="35"/>
  </w:num>
  <w:num w:numId="21">
    <w:abstractNumId w:val="8"/>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1"/>
  </w:num>
  <w:num w:numId="25">
    <w:abstractNumId w:val="39"/>
  </w:num>
  <w:num w:numId="26">
    <w:abstractNumId w:val="26"/>
  </w:num>
  <w:num w:numId="27">
    <w:abstractNumId w:val="25"/>
  </w:num>
  <w:num w:numId="28">
    <w:abstractNumId w:val="30"/>
  </w:num>
  <w:num w:numId="29">
    <w:abstractNumId w:val="36"/>
  </w:num>
  <w:num w:numId="30">
    <w:abstractNumId w:val="7"/>
  </w:num>
  <w:num w:numId="31">
    <w:abstractNumId w:val="24"/>
  </w:num>
  <w:num w:numId="32">
    <w:abstractNumId w:val="19"/>
  </w:num>
  <w:num w:numId="33">
    <w:abstractNumId w:val="6"/>
  </w:num>
  <w:num w:numId="34">
    <w:abstractNumId w:val="28"/>
  </w:num>
  <w:num w:numId="35">
    <w:abstractNumId w:val="38"/>
  </w:num>
  <w:num w:numId="36">
    <w:abstractNumId w:val="2"/>
  </w:num>
  <w:num w:numId="37">
    <w:abstractNumId w:val="37"/>
  </w:num>
  <w:num w:numId="38">
    <w:abstractNumId w:val="27"/>
  </w:num>
  <w:num w:numId="39">
    <w:abstractNumId w:val="5"/>
  </w:num>
  <w:num w:numId="40">
    <w:abstractNumId w:val="32"/>
  </w:num>
  <w:num w:numId="41">
    <w:abstractNumId w:val="17"/>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12"/>
  </w:num>
  <w:num w:numId="45">
    <w:abstractNumId w:val="14"/>
  </w:num>
  <w:num w:numId="46">
    <w:abstractNumId w:val="3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thur Parmentier">
    <w15:presenceInfo w15:providerId="AD" w15:userId="S::arthur.parmentier@epfl.ch::6480dcc6-3a04-4413-8430-3796e3ea4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8EF"/>
    <w:rsid w:val="00001C42"/>
    <w:rsid w:val="00002405"/>
    <w:rsid w:val="000027F3"/>
    <w:rsid w:val="000028D4"/>
    <w:rsid w:val="000039FD"/>
    <w:rsid w:val="000046FB"/>
    <w:rsid w:val="000050C6"/>
    <w:rsid w:val="00010943"/>
    <w:rsid w:val="00010FF3"/>
    <w:rsid w:val="0001470B"/>
    <w:rsid w:val="00014C12"/>
    <w:rsid w:val="0001636B"/>
    <w:rsid w:val="000207E6"/>
    <w:rsid w:val="00020B23"/>
    <w:rsid w:val="00020E94"/>
    <w:rsid w:val="00021EF8"/>
    <w:rsid w:val="000223A2"/>
    <w:rsid w:val="000224C7"/>
    <w:rsid w:val="00023308"/>
    <w:rsid w:val="00027915"/>
    <w:rsid w:val="00030A90"/>
    <w:rsid w:val="000340B7"/>
    <w:rsid w:val="00036092"/>
    <w:rsid w:val="00036522"/>
    <w:rsid w:val="0004080C"/>
    <w:rsid w:val="00040E14"/>
    <w:rsid w:val="0004284D"/>
    <w:rsid w:val="00042A1D"/>
    <w:rsid w:val="000430B4"/>
    <w:rsid w:val="000431DD"/>
    <w:rsid w:val="00043B6E"/>
    <w:rsid w:val="000459FB"/>
    <w:rsid w:val="00046393"/>
    <w:rsid w:val="00046C87"/>
    <w:rsid w:val="00047990"/>
    <w:rsid w:val="000506E4"/>
    <w:rsid w:val="0005226C"/>
    <w:rsid w:val="00053756"/>
    <w:rsid w:val="00054963"/>
    <w:rsid w:val="0005532E"/>
    <w:rsid w:val="00055DFF"/>
    <w:rsid w:val="0005718B"/>
    <w:rsid w:val="00057697"/>
    <w:rsid w:val="00060940"/>
    <w:rsid w:val="000618F2"/>
    <w:rsid w:val="00061E60"/>
    <w:rsid w:val="00066DF7"/>
    <w:rsid w:val="00067022"/>
    <w:rsid w:val="00067BF8"/>
    <w:rsid w:val="00070661"/>
    <w:rsid w:val="0007093A"/>
    <w:rsid w:val="000717DB"/>
    <w:rsid w:val="00071EE1"/>
    <w:rsid w:val="000725F4"/>
    <w:rsid w:val="00073176"/>
    <w:rsid w:val="00074FB8"/>
    <w:rsid w:val="00076BC8"/>
    <w:rsid w:val="00080779"/>
    <w:rsid w:val="0008325B"/>
    <w:rsid w:val="00084009"/>
    <w:rsid w:val="00084B44"/>
    <w:rsid w:val="0008549C"/>
    <w:rsid w:val="000854CE"/>
    <w:rsid w:val="00086E5D"/>
    <w:rsid w:val="000905F4"/>
    <w:rsid w:val="00091253"/>
    <w:rsid w:val="00091E3C"/>
    <w:rsid w:val="000953B3"/>
    <w:rsid w:val="000A0934"/>
    <w:rsid w:val="000A18E8"/>
    <w:rsid w:val="000A26DB"/>
    <w:rsid w:val="000A6775"/>
    <w:rsid w:val="000A6D71"/>
    <w:rsid w:val="000B1D7E"/>
    <w:rsid w:val="000B2701"/>
    <w:rsid w:val="000B345C"/>
    <w:rsid w:val="000B405B"/>
    <w:rsid w:val="000B4E52"/>
    <w:rsid w:val="000C2232"/>
    <w:rsid w:val="000C29FF"/>
    <w:rsid w:val="000C3214"/>
    <w:rsid w:val="000C5075"/>
    <w:rsid w:val="000C66DC"/>
    <w:rsid w:val="000C6A61"/>
    <w:rsid w:val="000C7823"/>
    <w:rsid w:val="000D07A5"/>
    <w:rsid w:val="000D082F"/>
    <w:rsid w:val="000D14BB"/>
    <w:rsid w:val="000D15D8"/>
    <w:rsid w:val="000D2632"/>
    <w:rsid w:val="000D29DB"/>
    <w:rsid w:val="000D2D72"/>
    <w:rsid w:val="000D2DFE"/>
    <w:rsid w:val="000D336C"/>
    <w:rsid w:val="000D48F1"/>
    <w:rsid w:val="000E299B"/>
    <w:rsid w:val="000E327A"/>
    <w:rsid w:val="000E48D1"/>
    <w:rsid w:val="000E4DCD"/>
    <w:rsid w:val="000F0464"/>
    <w:rsid w:val="000F0A8E"/>
    <w:rsid w:val="000F1082"/>
    <w:rsid w:val="000F1531"/>
    <w:rsid w:val="000F1B56"/>
    <w:rsid w:val="000F22A7"/>
    <w:rsid w:val="000F6EC7"/>
    <w:rsid w:val="000F755D"/>
    <w:rsid w:val="000F7B62"/>
    <w:rsid w:val="0010023A"/>
    <w:rsid w:val="001014E8"/>
    <w:rsid w:val="00101C2C"/>
    <w:rsid w:val="00102CE8"/>
    <w:rsid w:val="00102D2B"/>
    <w:rsid w:val="001031CA"/>
    <w:rsid w:val="00103255"/>
    <w:rsid w:val="00103759"/>
    <w:rsid w:val="00106056"/>
    <w:rsid w:val="00106062"/>
    <w:rsid w:val="0011019E"/>
    <w:rsid w:val="0011069D"/>
    <w:rsid w:val="00111E92"/>
    <w:rsid w:val="00112903"/>
    <w:rsid w:val="00112C15"/>
    <w:rsid w:val="00113767"/>
    <w:rsid w:val="001137E1"/>
    <w:rsid w:val="00116057"/>
    <w:rsid w:val="00116732"/>
    <w:rsid w:val="0011673A"/>
    <w:rsid w:val="0011688F"/>
    <w:rsid w:val="00117172"/>
    <w:rsid w:val="0012023C"/>
    <w:rsid w:val="001222FB"/>
    <w:rsid w:val="00122D9C"/>
    <w:rsid w:val="00124705"/>
    <w:rsid w:val="0012564C"/>
    <w:rsid w:val="00126023"/>
    <w:rsid w:val="001261FF"/>
    <w:rsid w:val="00126451"/>
    <w:rsid w:val="00126A02"/>
    <w:rsid w:val="00127EE4"/>
    <w:rsid w:val="00127F4D"/>
    <w:rsid w:val="001303A0"/>
    <w:rsid w:val="00134758"/>
    <w:rsid w:val="00135586"/>
    <w:rsid w:val="00137F09"/>
    <w:rsid w:val="00144695"/>
    <w:rsid w:val="001450A0"/>
    <w:rsid w:val="001450CB"/>
    <w:rsid w:val="00145F52"/>
    <w:rsid w:val="00146277"/>
    <w:rsid w:val="001475FB"/>
    <w:rsid w:val="0015034E"/>
    <w:rsid w:val="00150C0E"/>
    <w:rsid w:val="00151508"/>
    <w:rsid w:val="00152654"/>
    <w:rsid w:val="001536DF"/>
    <w:rsid w:val="00153701"/>
    <w:rsid w:val="0015509F"/>
    <w:rsid w:val="0015677B"/>
    <w:rsid w:val="00156CB8"/>
    <w:rsid w:val="00156FC6"/>
    <w:rsid w:val="00157755"/>
    <w:rsid w:val="00157F8B"/>
    <w:rsid w:val="0016056E"/>
    <w:rsid w:val="001612F7"/>
    <w:rsid w:val="00161FBC"/>
    <w:rsid w:val="001620C8"/>
    <w:rsid w:val="001626E2"/>
    <w:rsid w:val="00163523"/>
    <w:rsid w:val="00163AE1"/>
    <w:rsid w:val="00163AE7"/>
    <w:rsid w:val="001640E1"/>
    <w:rsid w:val="00164176"/>
    <w:rsid w:val="001642FC"/>
    <w:rsid w:val="00164D80"/>
    <w:rsid w:val="001653F3"/>
    <w:rsid w:val="00165777"/>
    <w:rsid w:val="00165D3B"/>
    <w:rsid w:val="00167374"/>
    <w:rsid w:val="00167DAB"/>
    <w:rsid w:val="00171B6C"/>
    <w:rsid w:val="001721C0"/>
    <w:rsid w:val="001723D6"/>
    <w:rsid w:val="00172A35"/>
    <w:rsid w:val="001735D1"/>
    <w:rsid w:val="0017374C"/>
    <w:rsid w:val="00175441"/>
    <w:rsid w:val="0017617D"/>
    <w:rsid w:val="00177D40"/>
    <w:rsid w:val="00181E82"/>
    <w:rsid w:val="0018360D"/>
    <w:rsid w:val="0018560A"/>
    <w:rsid w:val="00185944"/>
    <w:rsid w:val="00186BEF"/>
    <w:rsid w:val="001875CF"/>
    <w:rsid w:val="0019026D"/>
    <w:rsid w:val="0019038B"/>
    <w:rsid w:val="00191207"/>
    <w:rsid w:val="001958BE"/>
    <w:rsid w:val="00195BC6"/>
    <w:rsid w:val="00195C6D"/>
    <w:rsid w:val="001960DA"/>
    <w:rsid w:val="0019691B"/>
    <w:rsid w:val="00197343"/>
    <w:rsid w:val="001A0623"/>
    <w:rsid w:val="001A2544"/>
    <w:rsid w:val="001A3480"/>
    <w:rsid w:val="001A4444"/>
    <w:rsid w:val="001A4879"/>
    <w:rsid w:val="001A4E7E"/>
    <w:rsid w:val="001A5333"/>
    <w:rsid w:val="001A5CF4"/>
    <w:rsid w:val="001A6485"/>
    <w:rsid w:val="001B082B"/>
    <w:rsid w:val="001B372B"/>
    <w:rsid w:val="001B3C86"/>
    <w:rsid w:val="001B4864"/>
    <w:rsid w:val="001B643A"/>
    <w:rsid w:val="001B667A"/>
    <w:rsid w:val="001C0B0E"/>
    <w:rsid w:val="001C0F5B"/>
    <w:rsid w:val="001C10F6"/>
    <w:rsid w:val="001C1266"/>
    <w:rsid w:val="001C1ACF"/>
    <w:rsid w:val="001C1E78"/>
    <w:rsid w:val="001C2AA6"/>
    <w:rsid w:val="001C55EF"/>
    <w:rsid w:val="001C65CC"/>
    <w:rsid w:val="001C7282"/>
    <w:rsid w:val="001C7560"/>
    <w:rsid w:val="001D13E8"/>
    <w:rsid w:val="001D1810"/>
    <w:rsid w:val="001D3228"/>
    <w:rsid w:val="001D3544"/>
    <w:rsid w:val="001D378C"/>
    <w:rsid w:val="001D3835"/>
    <w:rsid w:val="001D47F1"/>
    <w:rsid w:val="001D5E7F"/>
    <w:rsid w:val="001D61DD"/>
    <w:rsid w:val="001D6D56"/>
    <w:rsid w:val="001D7151"/>
    <w:rsid w:val="001D7225"/>
    <w:rsid w:val="001D75D5"/>
    <w:rsid w:val="001D766B"/>
    <w:rsid w:val="001E01C8"/>
    <w:rsid w:val="001E09DA"/>
    <w:rsid w:val="001E0BB1"/>
    <w:rsid w:val="001E0E98"/>
    <w:rsid w:val="001E11AE"/>
    <w:rsid w:val="001E1856"/>
    <w:rsid w:val="001E578F"/>
    <w:rsid w:val="001F0E95"/>
    <w:rsid w:val="001F182F"/>
    <w:rsid w:val="001F1E3A"/>
    <w:rsid w:val="001F466C"/>
    <w:rsid w:val="001F5385"/>
    <w:rsid w:val="001F5AEC"/>
    <w:rsid w:val="001F6197"/>
    <w:rsid w:val="00201997"/>
    <w:rsid w:val="00203555"/>
    <w:rsid w:val="00205BE3"/>
    <w:rsid w:val="00206549"/>
    <w:rsid w:val="002067E2"/>
    <w:rsid w:val="002109BC"/>
    <w:rsid w:val="00214331"/>
    <w:rsid w:val="00216F41"/>
    <w:rsid w:val="00217BEE"/>
    <w:rsid w:val="00220B16"/>
    <w:rsid w:val="00221FBD"/>
    <w:rsid w:val="002229ED"/>
    <w:rsid w:val="00222A3E"/>
    <w:rsid w:val="00224457"/>
    <w:rsid w:val="00224842"/>
    <w:rsid w:val="0022488D"/>
    <w:rsid w:val="00224A9B"/>
    <w:rsid w:val="002269F6"/>
    <w:rsid w:val="00227BF5"/>
    <w:rsid w:val="002313A9"/>
    <w:rsid w:val="0023341B"/>
    <w:rsid w:val="00233897"/>
    <w:rsid w:val="0023489C"/>
    <w:rsid w:val="002376CA"/>
    <w:rsid w:val="00237B5C"/>
    <w:rsid w:val="00237DE8"/>
    <w:rsid w:val="00240203"/>
    <w:rsid w:val="002408AA"/>
    <w:rsid w:val="002410DE"/>
    <w:rsid w:val="002453FD"/>
    <w:rsid w:val="00245836"/>
    <w:rsid w:val="002459E7"/>
    <w:rsid w:val="002463AB"/>
    <w:rsid w:val="00247A69"/>
    <w:rsid w:val="00247CC1"/>
    <w:rsid w:val="002523A7"/>
    <w:rsid w:val="00252940"/>
    <w:rsid w:val="00252D92"/>
    <w:rsid w:val="00254700"/>
    <w:rsid w:val="00256775"/>
    <w:rsid w:val="00257386"/>
    <w:rsid w:val="002574B4"/>
    <w:rsid w:val="00257B38"/>
    <w:rsid w:val="00262EE8"/>
    <w:rsid w:val="002649BB"/>
    <w:rsid w:val="00264F0D"/>
    <w:rsid w:val="00266B08"/>
    <w:rsid w:val="002676CA"/>
    <w:rsid w:val="00267F35"/>
    <w:rsid w:val="002731D3"/>
    <w:rsid w:val="00273CAA"/>
    <w:rsid w:val="00273CB4"/>
    <w:rsid w:val="00274337"/>
    <w:rsid w:val="00276041"/>
    <w:rsid w:val="00276936"/>
    <w:rsid w:val="00276A39"/>
    <w:rsid w:val="00276CA1"/>
    <w:rsid w:val="00277174"/>
    <w:rsid w:val="002778E1"/>
    <w:rsid w:val="00277A13"/>
    <w:rsid w:val="002827FA"/>
    <w:rsid w:val="00282DEE"/>
    <w:rsid w:val="00284E1B"/>
    <w:rsid w:val="00285E11"/>
    <w:rsid w:val="002869D0"/>
    <w:rsid w:val="002876C7"/>
    <w:rsid w:val="00287E83"/>
    <w:rsid w:val="0029186E"/>
    <w:rsid w:val="00292AD2"/>
    <w:rsid w:val="00294768"/>
    <w:rsid w:val="00295FEB"/>
    <w:rsid w:val="00297038"/>
    <w:rsid w:val="0029782B"/>
    <w:rsid w:val="00297C3F"/>
    <w:rsid w:val="002A0148"/>
    <w:rsid w:val="002A0CF5"/>
    <w:rsid w:val="002A0E41"/>
    <w:rsid w:val="002A0F01"/>
    <w:rsid w:val="002A16C2"/>
    <w:rsid w:val="002A1FE9"/>
    <w:rsid w:val="002A31F6"/>
    <w:rsid w:val="002A3C42"/>
    <w:rsid w:val="002A46D5"/>
    <w:rsid w:val="002B2434"/>
    <w:rsid w:val="002B27F4"/>
    <w:rsid w:val="002B4F17"/>
    <w:rsid w:val="002C0BFC"/>
    <w:rsid w:val="002C1E78"/>
    <w:rsid w:val="002C276B"/>
    <w:rsid w:val="002C4566"/>
    <w:rsid w:val="002C743C"/>
    <w:rsid w:val="002C7ED6"/>
    <w:rsid w:val="002D025D"/>
    <w:rsid w:val="002D269B"/>
    <w:rsid w:val="002D466E"/>
    <w:rsid w:val="002D6E20"/>
    <w:rsid w:val="002E10B4"/>
    <w:rsid w:val="002E22F0"/>
    <w:rsid w:val="002E242D"/>
    <w:rsid w:val="002E315F"/>
    <w:rsid w:val="002E3592"/>
    <w:rsid w:val="002E4813"/>
    <w:rsid w:val="002E54F7"/>
    <w:rsid w:val="002E7599"/>
    <w:rsid w:val="002E75B2"/>
    <w:rsid w:val="002F0D6B"/>
    <w:rsid w:val="002F0DFF"/>
    <w:rsid w:val="002F2CA9"/>
    <w:rsid w:val="002F3631"/>
    <w:rsid w:val="002F36CC"/>
    <w:rsid w:val="002F3824"/>
    <w:rsid w:val="002F5B0B"/>
    <w:rsid w:val="00300A77"/>
    <w:rsid w:val="0030454A"/>
    <w:rsid w:val="00304C55"/>
    <w:rsid w:val="003100D6"/>
    <w:rsid w:val="0031070A"/>
    <w:rsid w:val="00310DF8"/>
    <w:rsid w:val="00310EB8"/>
    <w:rsid w:val="003126BD"/>
    <w:rsid w:val="00314848"/>
    <w:rsid w:val="003150F0"/>
    <w:rsid w:val="00316C9E"/>
    <w:rsid w:val="00321AA7"/>
    <w:rsid w:val="00322F6B"/>
    <w:rsid w:val="00324E8C"/>
    <w:rsid w:val="00325849"/>
    <w:rsid w:val="00326669"/>
    <w:rsid w:val="00326B6E"/>
    <w:rsid w:val="00327836"/>
    <w:rsid w:val="003336AC"/>
    <w:rsid w:val="003341C4"/>
    <w:rsid w:val="003343C8"/>
    <w:rsid w:val="0033640F"/>
    <w:rsid w:val="00337510"/>
    <w:rsid w:val="0034163D"/>
    <w:rsid w:val="00341E56"/>
    <w:rsid w:val="00341F58"/>
    <w:rsid w:val="0034219C"/>
    <w:rsid w:val="00342E52"/>
    <w:rsid w:val="00342F3F"/>
    <w:rsid w:val="00343FE0"/>
    <w:rsid w:val="003450CE"/>
    <w:rsid w:val="00345FC6"/>
    <w:rsid w:val="00347CC0"/>
    <w:rsid w:val="00347D33"/>
    <w:rsid w:val="00351FEC"/>
    <w:rsid w:val="00352C06"/>
    <w:rsid w:val="00352D4C"/>
    <w:rsid w:val="00352DF5"/>
    <w:rsid w:val="003557DF"/>
    <w:rsid w:val="003579B0"/>
    <w:rsid w:val="00357E87"/>
    <w:rsid w:val="0036091B"/>
    <w:rsid w:val="00360E78"/>
    <w:rsid w:val="003612B5"/>
    <w:rsid w:val="0036185A"/>
    <w:rsid w:val="00362366"/>
    <w:rsid w:val="003623E9"/>
    <w:rsid w:val="00362B2A"/>
    <w:rsid w:val="00363126"/>
    <w:rsid w:val="00363997"/>
    <w:rsid w:val="00365C58"/>
    <w:rsid w:val="00366C76"/>
    <w:rsid w:val="00370364"/>
    <w:rsid w:val="003706BA"/>
    <w:rsid w:val="003724FD"/>
    <w:rsid w:val="003735D4"/>
    <w:rsid w:val="003739E8"/>
    <w:rsid w:val="00373A1E"/>
    <w:rsid w:val="00373B55"/>
    <w:rsid w:val="00373F6E"/>
    <w:rsid w:val="00375332"/>
    <w:rsid w:val="00376090"/>
    <w:rsid w:val="0037763E"/>
    <w:rsid w:val="003807C2"/>
    <w:rsid w:val="00380FF6"/>
    <w:rsid w:val="00381F4D"/>
    <w:rsid w:val="0038284C"/>
    <w:rsid w:val="00384716"/>
    <w:rsid w:val="00385E2E"/>
    <w:rsid w:val="003873DC"/>
    <w:rsid w:val="003906EB"/>
    <w:rsid w:val="003911EB"/>
    <w:rsid w:val="00391624"/>
    <w:rsid w:val="00393470"/>
    <w:rsid w:val="00393C40"/>
    <w:rsid w:val="00394059"/>
    <w:rsid w:val="0039407D"/>
    <w:rsid w:val="003943E3"/>
    <w:rsid w:val="00394EC2"/>
    <w:rsid w:val="00395172"/>
    <w:rsid w:val="00397262"/>
    <w:rsid w:val="00397A02"/>
    <w:rsid w:val="003A0F7B"/>
    <w:rsid w:val="003A23BB"/>
    <w:rsid w:val="003A28BD"/>
    <w:rsid w:val="003A5127"/>
    <w:rsid w:val="003A5421"/>
    <w:rsid w:val="003A546E"/>
    <w:rsid w:val="003A6B59"/>
    <w:rsid w:val="003B0646"/>
    <w:rsid w:val="003B3C11"/>
    <w:rsid w:val="003B4A46"/>
    <w:rsid w:val="003B7712"/>
    <w:rsid w:val="003C045A"/>
    <w:rsid w:val="003C12FF"/>
    <w:rsid w:val="003C19D8"/>
    <w:rsid w:val="003C31A7"/>
    <w:rsid w:val="003C3E32"/>
    <w:rsid w:val="003C4D17"/>
    <w:rsid w:val="003C785D"/>
    <w:rsid w:val="003C7CC5"/>
    <w:rsid w:val="003D04EE"/>
    <w:rsid w:val="003D1CF0"/>
    <w:rsid w:val="003D29B8"/>
    <w:rsid w:val="003D2A80"/>
    <w:rsid w:val="003D367C"/>
    <w:rsid w:val="003D3E7E"/>
    <w:rsid w:val="003D554A"/>
    <w:rsid w:val="003D5749"/>
    <w:rsid w:val="003D5D5B"/>
    <w:rsid w:val="003D69EC"/>
    <w:rsid w:val="003D6C76"/>
    <w:rsid w:val="003E0426"/>
    <w:rsid w:val="003E12E8"/>
    <w:rsid w:val="003E1EE3"/>
    <w:rsid w:val="003E3907"/>
    <w:rsid w:val="003E3973"/>
    <w:rsid w:val="003E3DE4"/>
    <w:rsid w:val="003E3E64"/>
    <w:rsid w:val="003E46DE"/>
    <w:rsid w:val="003E4F0D"/>
    <w:rsid w:val="003E6512"/>
    <w:rsid w:val="003E6F60"/>
    <w:rsid w:val="003F2132"/>
    <w:rsid w:val="003F27F2"/>
    <w:rsid w:val="003F4ACB"/>
    <w:rsid w:val="003F4DEE"/>
    <w:rsid w:val="003F5BCC"/>
    <w:rsid w:val="003F5D0A"/>
    <w:rsid w:val="003F7478"/>
    <w:rsid w:val="004004DC"/>
    <w:rsid w:val="00400535"/>
    <w:rsid w:val="00400DAB"/>
    <w:rsid w:val="004020A1"/>
    <w:rsid w:val="0040250B"/>
    <w:rsid w:val="00402BCD"/>
    <w:rsid w:val="004116C1"/>
    <w:rsid w:val="00412135"/>
    <w:rsid w:val="00413D55"/>
    <w:rsid w:val="004146A5"/>
    <w:rsid w:val="00414962"/>
    <w:rsid w:val="00415B00"/>
    <w:rsid w:val="00417C87"/>
    <w:rsid w:val="00417CFA"/>
    <w:rsid w:val="00420D72"/>
    <w:rsid w:val="00421D32"/>
    <w:rsid w:val="00421F7B"/>
    <w:rsid w:val="00423312"/>
    <w:rsid w:val="00423B74"/>
    <w:rsid w:val="00424342"/>
    <w:rsid w:val="004256FE"/>
    <w:rsid w:val="0042671B"/>
    <w:rsid w:val="00431211"/>
    <w:rsid w:val="00431D69"/>
    <w:rsid w:val="00434325"/>
    <w:rsid w:val="00434373"/>
    <w:rsid w:val="00436197"/>
    <w:rsid w:val="00440C19"/>
    <w:rsid w:val="00443149"/>
    <w:rsid w:val="00443A41"/>
    <w:rsid w:val="004456BA"/>
    <w:rsid w:val="00446AB2"/>
    <w:rsid w:val="0044724C"/>
    <w:rsid w:val="0045073A"/>
    <w:rsid w:val="00454612"/>
    <w:rsid w:val="004577DA"/>
    <w:rsid w:val="00461197"/>
    <w:rsid w:val="0046150A"/>
    <w:rsid w:val="00461E5F"/>
    <w:rsid w:val="00462C01"/>
    <w:rsid w:val="00462E61"/>
    <w:rsid w:val="004641DB"/>
    <w:rsid w:val="00464FE8"/>
    <w:rsid w:val="004659F5"/>
    <w:rsid w:val="004662C5"/>
    <w:rsid w:val="004714EE"/>
    <w:rsid w:val="00472D1B"/>
    <w:rsid w:val="00472EE2"/>
    <w:rsid w:val="004732DA"/>
    <w:rsid w:val="00473DCD"/>
    <w:rsid w:val="0047451C"/>
    <w:rsid w:val="00474CFF"/>
    <w:rsid w:val="00475458"/>
    <w:rsid w:val="00475506"/>
    <w:rsid w:val="00476F68"/>
    <w:rsid w:val="00480031"/>
    <w:rsid w:val="00480CA1"/>
    <w:rsid w:val="00480DE6"/>
    <w:rsid w:val="004810C9"/>
    <w:rsid w:val="00481EE1"/>
    <w:rsid w:val="004844B0"/>
    <w:rsid w:val="00484B3D"/>
    <w:rsid w:val="00486495"/>
    <w:rsid w:val="00486DE0"/>
    <w:rsid w:val="00486FDC"/>
    <w:rsid w:val="00487362"/>
    <w:rsid w:val="00492A1F"/>
    <w:rsid w:val="00492AEA"/>
    <w:rsid w:val="00492FB8"/>
    <w:rsid w:val="004930FA"/>
    <w:rsid w:val="004934C1"/>
    <w:rsid w:val="0049358D"/>
    <w:rsid w:val="0049456C"/>
    <w:rsid w:val="004A28AB"/>
    <w:rsid w:val="004A5894"/>
    <w:rsid w:val="004B04FD"/>
    <w:rsid w:val="004B0D1B"/>
    <w:rsid w:val="004B1016"/>
    <w:rsid w:val="004B18F3"/>
    <w:rsid w:val="004B1C9F"/>
    <w:rsid w:val="004B1CFD"/>
    <w:rsid w:val="004B2498"/>
    <w:rsid w:val="004B43DE"/>
    <w:rsid w:val="004B4449"/>
    <w:rsid w:val="004B4499"/>
    <w:rsid w:val="004B4D10"/>
    <w:rsid w:val="004B5F28"/>
    <w:rsid w:val="004C1058"/>
    <w:rsid w:val="004C1FCB"/>
    <w:rsid w:val="004C2F74"/>
    <w:rsid w:val="004C31BC"/>
    <w:rsid w:val="004C3DC9"/>
    <w:rsid w:val="004C52F4"/>
    <w:rsid w:val="004C63B5"/>
    <w:rsid w:val="004C7B1A"/>
    <w:rsid w:val="004D3630"/>
    <w:rsid w:val="004D3B98"/>
    <w:rsid w:val="004D468F"/>
    <w:rsid w:val="004D5133"/>
    <w:rsid w:val="004D5BD4"/>
    <w:rsid w:val="004D677D"/>
    <w:rsid w:val="004D7731"/>
    <w:rsid w:val="004D7C82"/>
    <w:rsid w:val="004E0B5A"/>
    <w:rsid w:val="004E1F80"/>
    <w:rsid w:val="004E36CD"/>
    <w:rsid w:val="004E4397"/>
    <w:rsid w:val="004E5194"/>
    <w:rsid w:val="004F0B33"/>
    <w:rsid w:val="004F1D82"/>
    <w:rsid w:val="004F5786"/>
    <w:rsid w:val="004F69F6"/>
    <w:rsid w:val="004F6D06"/>
    <w:rsid w:val="004F6E10"/>
    <w:rsid w:val="004F7994"/>
    <w:rsid w:val="00500C3B"/>
    <w:rsid w:val="00500F7F"/>
    <w:rsid w:val="00501832"/>
    <w:rsid w:val="005020E5"/>
    <w:rsid w:val="005029C5"/>
    <w:rsid w:val="00506437"/>
    <w:rsid w:val="0050707D"/>
    <w:rsid w:val="0051191F"/>
    <w:rsid w:val="0051238B"/>
    <w:rsid w:val="0051412E"/>
    <w:rsid w:val="00514370"/>
    <w:rsid w:val="00515E70"/>
    <w:rsid w:val="005169EE"/>
    <w:rsid w:val="00516BA4"/>
    <w:rsid w:val="00517834"/>
    <w:rsid w:val="005204B9"/>
    <w:rsid w:val="005208C9"/>
    <w:rsid w:val="00520B77"/>
    <w:rsid w:val="00520F6A"/>
    <w:rsid w:val="00521206"/>
    <w:rsid w:val="0052121B"/>
    <w:rsid w:val="005213A6"/>
    <w:rsid w:val="00521AA1"/>
    <w:rsid w:val="00523640"/>
    <w:rsid w:val="00523A85"/>
    <w:rsid w:val="005272A8"/>
    <w:rsid w:val="00530085"/>
    <w:rsid w:val="0053043F"/>
    <w:rsid w:val="00531407"/>
    <w:rsid w:val="0053230A"/>
    <w:rsid w:val="005325E0"/>
    <w:rsid w:val="00532F4A"/>
    <w:rsid w:val="005355C7"/>
    <w:rsid w:val="0053613D"/>
    <w:rsid w:val="00536AA3"/>
    <w:rsid w:val="00540F15"/>
    <w:rsid w:val="0054171C"/>
    <w:rsid w:val="00541D7C"/>
    <w:rsid w:val="0054290C"/>
    <w:rsid w:val="00543457"/>
    <w:rsid w:val="00543CA7"/>
    <w:rsid w:val="005441BE"/>
    <w:rsid w:val="0054442D"/>
    <w:rsid w:val="00545764"/>
    <w:rsid w:val="00550BC8"/>
    <w:rsid w:val="00551BBF"/>
    <w:rsid w:val="00551D57"/>
    <w:rsid w:val="005522F0"/>
    <w:rsid w:val="00552C44"/>
    <w:rsid w:val="005539BB"/>
    <w:rsid w:val="00554B3D"/>
    <w:rsid w:val="00554E5F"/>
    <w:rsid w:val="005550CB"/>
    <w:rsid w:val="00555240"/>
    <w:rsid w:val="005557DC"/>
    <w:rsid w:val="00560F90"/>
    <w:rsid w:val="0056155E"/>
    <w:rsid w:val="005634B9"/>
    <w:rsid w:val="005639BB"/>
    <w:rsid w:val="00564D5A"/>
    <w:rsid w:val="00566897"/>
    <w:rsid w:val="00567730"/>
    <w:rsid w:val="00567C86"/>
    <w:rsid w:val="005709A0"/>
    <w:rsid w:val="005711C9"/>
    <w:rsid w:val="0057131A"/>
    <w:rsid w:val="00572563"/>
    <w:rsid w:val="00572902"/>
    <w:rsid w:val="00573005"/>
    <w:rsid w:val="00573697"/>
    <w:rsid w:val="00573D3D"/>
    <w:rsid w:val="00575AED"/>
    <w:rsid w:val="00576B55"/>
    <w:rsid w:val="00576BEC"/>
    <w:rsid w:val="00576E0F"/>
    <w:rsid w:val="00577853"/>
    <w:rsid w:val="005818CA"/>
    <w:rsid w:val="00581F4F"/>
    <w:rsid w:val="00582372"/>
    <w:rsid w:val="00583F53"/>
    <w:rsid w:val="0058409F"/>
    <w:rsid w:val="00585D0B"/>
    <w:rsid w:val="00586554"/>
    <w:rsid w:val="005868B3"/>
    <w:rsid w:val="0058758C"/>
    <w:rsid w:val="00587BD5"/>
    <w:rsid w:val="0059081B"/>
    <w:rsid w:val="00590C07"/>
    <w:rsid w:val="00592C13"/>
    <w:rsid w:val="0059396E"/>
    <w:rsid w:val="00593AA1"/>
    <w:rsid w:val="00593BAE"/>
    <w:rsid w:val="00595AA3"/>
    <w:rsid w:val="00596602"/>
    <w:rsid w:val="005971DF"/>
    <w:rsid w:val="005A0160"/>
    <w:rsid w:val="005A0466"/>
    <w:rsid w:val="005A1386"/>
    <w:rsid w:val="005A1998"/>
    <w:rsid w:val="005A1A3E"/>
    <w:rsid w:val="005A331F"/>
    <w:rsid w:val="005A3CBF"/>
    <w:rsid w:val="005A4010"/>
    <w:rsid w:val="005A4AA8"/>
    <w:rsid w:val="005A6D19"/>
    <w:rsid w:val="005A6DBA"/>
    <w:rsid w:val="005A759E"/>
    <w:rsid w:val="005A7B09"/>
    <w:rsid w:val="005B0B86"/>
    <w:rsid w:val="005B365D"/>
    <w:rsid w:val="005B3BD4"/>
    <w:rsid w:val="005B413B"/>
    <w:rsid w:val="005B458C"/>
    <w:rsid w:val="005B66F7"/>
    <w:rsid w:val="005B6936"/>
    <w:rsid w:val="005B7F91"/>
    <w:rsid w:val="005C09F0"/>
    <w:rsid w:val="005C13B5"/>
    <w:rsid w:val="005C1523"/>
    <w:rsid w:val="005C1896"/>
    <w:rsid w:val="005C26EA"/>
    <w:rsid w:val="005C333E"/>
    <w:rsid w:val="005C38AA"/>
    <w:rsid w:val="005C3D64"/>
    <w:rsid w:val="005C65F5"/>
    <w:rsid w:val="005C67EA"/>
    <w:rsid w:val="005C702E"/>
    <w:rsid w:val="005C78CB"/>
    <w:rsid w:val="005C7C74"/>
    <w:rsid w:val="005D0DE2"/>
    <w:rsid w:val="005D1170"/>
    <w:rsid w:val="005D20E2"/>
    <w:rsid w:val="005D2A9B"/>
    <w:rsid w:val="005D3530"/>
    <w:rsid w:val="005D3FB0"/>
    <w:rsid w:val="005D4B83"/>
    <w:rsid w:val="005D4C66"/>
    <w:rsid w:val="005D5A11"/>
    <w:rsid w:val="005D7273"/>
    <w:rsid w:val="005E0152"/>
    <w:rsid w:val="005E047A"/>
    <w:rsid w:val="005E047F"/>
    <w:rsid w:val="005E0A3C"/>
    <w:rsid w:val="005E0BB1"/>
    <w:rsid w:val="005E0D6C"/>
    <w:rsid w:val="005E2970"/>
    <w:rsid w:val="005E324E"/>
    <w:rsid w:val="005E4B9F"/>
    <w:rsid w:val="005E56A8"/>
    <w:rsid w:val="005E5A03"/>
    <w:rsid w:val="005E605C"/>
    <w:rsid w:val="005E6896"/>
    <w:rsid w:val="005E7680"/>
    <w:rsid w:val="005F23EA"/>
    <w:rsid w:val="005F301D"/>
    <w:rsid w:val="005F3B4F"/>
    <w:rsid w:val="005F3B6B"/>
    <w:rsid w:val="005F3CFB"/>
    <w:rsid w:val="005F4770"/>
    <w:rsid w:val="005F48A0"/>
    <w:rsid w:val="005F4FF4"/>
    <w:rsid w:val="005F6605"/>
    <w:rsid w:val="00601FB4"/>
    <w:rsid w:val="00602378"/>
    <w:rsid w:val="00603BF3"/>
    <w:rsid w:val="00603CFA"/>
    <w:rsid w:val="00604767"/>
    <w:rsid w:val="0060525E"/>
    <w:rsid w:val="006054A3"/>
    <w:rsid w:val="006056F0"/>
    <w:rsid w:val="00606270"/>
    <w:rsid w:val="00607932"/>
    <w:rsid w:val="00611D02"/>
    <w:rsid w:val="006127A3"/>
    <w:rsid w:val="00612F18"/>
    <w:rsid w:val="00613706"/>
    <w:rsid w:val="006155A3"/>
    <w:rsid w:val="00616215"/>
    <w:rsid w:val="00616EBE"/>
    <w:rsid w:val="006172B3"/>
    <w:rsid w:val="00617EDA"/>
    <w:rsid w:val="00620051"/>
    <w:rsid w:val="006217E4"/>
    <w:rsid w:val="00621F46"/>
    <w:rsid w:val="006223A9"/>
    <w:rsid w:val="00622AD7"/>
    <w:rsid w:val="006234F6"/>
    <w:rsid w:val="006319AD"/>
    <w:rsid w:val="006331DF"/>
    <w:rsid w:val="006340F0"/>
    <w:rsid w:val="00635850"/>
    <w:rsid w:val="00635F2F"/>
    <w:rsid w:val="00640E93"/>
    <w:rsid w:val="00640FA9"/>
    <w:rsid w:val="006412B6"/>
    <w:rsid w:val="00642D4B"/>
    <w:rsid w:val="00643933"/>
    <w:rsid w:val="00651061"/>
    <w:rsid w:val="0065106E"/>
    <w:rsid w:val="00651357"/>
    <w:rsid w:val="00651C23"/>
    <w:rsid w:val="00651E2D"/>
    <w:rsid w:val="006520D6"/>
    <w:rsid w:val="00652A8E"/>
    <w:rsid w:val="00653307"/>
    <w:rsid w:val="00654D43"/>
    <w:rsid w:val="006553DF"/>
    <w:rsid w:val="00655B8B"/>
    <w:rsid w:val="0065654F"/>
    <w:rsid w:val="00657D0E"/>
    <w:rsid w:val="00657DAC"/>
    <w:rsid w:val="0066003C"/>
    <w:rsid w:val="00660D67"/>
    <w:rsid w:val="0066221F"/>
    <w:rsid w:val="006626B3"/>
    <w:rsid w:val="0066352B"/>
    <w:rsid w:val="00665749"/>
    <w:rsid w:val="00665CB4"/>
    <w:rsid w:val="006676C8"/>
    <w:rsid w:val="00667A8E"/>
    <w:rsid w:val="00667E73"/>
    <w:rsid w:val="00670002"/>
    <w:rsid w:val="00670D07"/>
    <w:rsid w:val="006714AF"/>
    <w:rsid w:val="00672712"/>
    <w:rsid w:val="00672C10"/>
    <w:rsid w:val="0067424B"/>
    <w:rsid w:val="00674C10"/>
    <w:rsid w:val="00675373"/>
    <w:rsid w:val="006770A8"/>
    <w:rsid w:val="006779AD"/>
    <w:rsid w:val="00680F2A"/>
    <w:rsid w:val="00682B61"/>
    <w:rsid w:val="0068348E"/>
    <w:rsid w:val="006840DA"/>
    <w:rsid w:val="006854B3"/>
    <w:rsid w:val="00685528"/>
    <w:rsid w:val="00685808"/>
    <w:rsid w:val="00685AAF"/>
    <w:rsid w:val="00685B7F"/>
    <w:rsid w:val="00685FE2"/>
    <w:rsid w:val="00686540"/>
    <w:rsid w:val="00687356"/>
    <w:rsid w:val="00687A5C"/>
    <w:rsid w:val="00693047"/>
    <w:rsid w:val="00694125"/>
    <w:rsid w:val="006948D0"/>
    <w:rsid w:val="006955B4"/>
    <w:rsid w:val="0069767F"/>
    <w:rsid w:val="0069782B"/>
    <w:rsid w:val="00697BA8"/>
    <w:rsid w:val="006A04CF"/>
    <w:rsid w:val="006A17B3"/>
    <w:rsid w:val="006A1B0D"/>
    <w:rsid w:val="006A2FCD"/>
    <w:rsid w:val="006A3A7E"/>
    <w:rsid w:val="006A443F"/>
    <w:rsid w:val="006A45ED"/>
    <w:rsid w:val="006A47EF"/>
    <w:rsid w:val="006A50CD"/>
    <w:rsid w:val="006A5A11"/>
    <w:rsid w:val="006A5B8C"/>
    <w:rsid w:val="006A5C81"/>
    <w:rsid w:val="006A67AC"/>
    <w:rsid w:val="006A68DA"/>
    <w:rsid w:val="006A6B19"/>
    <w:rsid w:val="006A76C3"/>
    <w:rsid w:val="006A7F9F"/>
    <w:rsid w:val="006B144E"/>
    <w:rsid w:val="006B24BA"/>
    <w:rsid w:val="006B356D"/>
    <w:rsid w:val="006B3B0D"/>
    <w:rsid w:val="006B4535"/>
    <w:rsid w:val="006B493F"/>
    <w:rsid w:val="006B6ED0"/>
    <w:rsid w:val="006B6EE2"/>
    <w:rsid w:val="006C3117"/>
    <w:rsid w:val="006C424F"/>
    <w:rsid w:val="006C4568"/>
    <w:rsid w:val="006C4B1C"/>
    <w:rsid w:val="006C4CC2"/>
    <w:rsid w:val="006C4D16"/>
    <w:rsid w:val="006C5C52"/>
    <w:rsid w:val="006C6E21"/>
    <w:rsid w:val="006D0BF0"/>
    <w:rsid w:val="006D0FEC"/>
    <w:rsid w:val="006D10E9"/>
    <w:rsid w:val="006D1111"/>
    <w:rsid w:val="006D3F2D"/>
    <w:rsid w:val="006D40A3"/>
    <w:rsid w:val="006D4AD4"/>
    <w:rsid w:val="006D51B6"/>
    <w:rsid w:val="006D51E1"/>
    <w:rsid w:val="006D58EA"/>
    <w:rsid w:val="006D58F1"/>
    <w:rsid w:val="006D5BBB"/>
    <w:rsid w:val="006D7C14"/>
    <w:rsid w:val="006E00E2"/>
    <w:rsid w:val="006E03AC"/>
    <w:rsid w:val="006E2335"/>
    <w:rsid w:val="006E2B59"/>
    <w:rsid w:val="006E4BA3"/>
    <w:rsid w:val="006E55E8"/>
    <w:rsid w:val="006E61D0"/>
    <w:rsid w:val="006E6EE1"/>
    <w:rsid w:val="006E7D32"/>
    <w:rsid w:val="006F51BE"/>
    <w:rsid w:val="006F64B1"/>
    <w:rsid w:val="006F6F60"/>
    <w:rsid w:val="006F7BD1"/>
    <w:rsid w:val="007012CB"/>
    <w:rsid w:val="00704B21"/>
    <w:rsid w:val="00705639"/>
    <w:rsid w:val="00705B17"/>
    <w:rsid w:val="00706ADC"/>
    <w:rsid w:val="00706E5D"/>
    <w:rsid w:val="00706FFA"/>
    <w:rsid w:val="007111F3"/>
    <w:rsid w:val="00711575"/>
    <w:rsid w:val="0071198B"/>
    <w:rsid w:val="00711A4B"/>
    <w:rsid w:val="00713157"/>
    <w:rsid w:val="007137A0"/>
    <w:rsid w:val="007145B0"/>
    <w:rsid w:val="007150A7"/>
    <w:rsid w:val="0071562A"/>
    <w:rsid w:val="00717498"/>
    <w:rsid w:val="00717834"/>
    <w:rsid w:val="00717885"/>
    <w:rsid w:val="00717C78"/>
    <w:rsid w:val="00717FF2"/>
    <w:rsid w:val="007206F0"/>
    <w:rsid w:val="0072458D"/>
    <w:rsid w:val="007247DE"/>
    <w:rsid w:val="00724CD5"/>
    <w:rsid w:val="0072567A"/>
    <w:rsid w:val="00725AC2"/>
    <w:rsid w:val="00725D84"/>
    <w:rsid w:val="00725EA3"/>
    <w:rsid w:val="0072614D"/>
    <w:rsid w:val="00727764"/>
    <w:rsid w:val="00731A7B"/>
    <w:rsid w:val="00732DA4"/>
    <w:rsid w:val="00733263"/>
    <w:rsid w:val="0073448B"/>
    <w:rsid w:val="00736DF0"/>
    <w:rsid w:val="00736EF4"/>
    <w:rsid w:val="0074035C"/>
    <w:rsid w:val="00741F28"/>
    <w:rsid w:val="00743436"/>
    <w:rsid w:val="00744340"/>
    <w:rsid w:val="0074518A"/>
    <w:rsid w:val="0074593A"/>
    <w:rsid w:val="00745AF4"/>
    <w:rsid w:val="00745F86"/>
    <w:rsid w:val="00746A7F"/>
    <w:rsid w:val="00747963"/>
    <w:rsid w:val="00747B7B"/>
    <w:rsid w:val="00751806"/>
    <w:rsid w:val="00752647"/>
    <w:rsid w:val="00752860"/>
    <w:rsid w:val="00754027"/>
    <w:rsid w:val="007606B0"/>
    <w:rsid w:val="00763035"/>
    <w:rsid w:val="00765D65"/>
    <w:rsid w:val="00766A0C"/>
    <w:rsid w:val="00770F9D"/>
    <w:rsid w:val="0077353F"/>
    <w:rsid w:val="00773982"/>
    <w:rsid w:val="00774F33"/>
    <w:rsid w:val="0077559B"/>
    <w:rsid w:val="007776CB"/>
    <w:rsid w:val="00781D4A"/>
    <w:rsid w:val="00783AA3"/>
    <w:rsid w:val="007843D1"/>
    <w:rsid w:val="00784AD2"/>
    <w:rsid w:val="00785EAF"/>
    <w:rsid w:val="00792D87"/>
    <w:rsid w:val="00793367"/>
    <w:rsid w:val="007938BA"/>
    <w:rsid w:val="0079574E"/>
    <w:rsid w:val="0079757F"/>
    <w:rsid w:val="00797885"/>
    <w:rsid w:val="007A0071"/>
    <w:rsid w:val="007A0932"/>
    <w:rsid w:val="007A0A7C"/>
    <w:rsid w:val="007A0B34"/>
    <w:rsid w:val="007A0E51"/>
    <w:rsid w:val="007A0EF4"/>
    <w:rsid w:val="007A375A"/>
    <w:rsid w:val="007A5BBA"/>
    <w:rsid w:val="007A6CF9"/>
    <w:rsid w:val="007A7D89"/>
    <w:rsid w:val="007B1805"/>
    <w:rsid w:val="007B2664"/>
    <w:rsid w:val="007B3735"/>
    <w:rsid w:val="007B4876"/>
    <w:rsid w:val="007B6B04"/>
    <w:rsid w:val="007B7A4A"/>
    <w:rsid w:val="007C08B8"/>
    <w:rsid w:val="007C1D12"/>
    <w:rsid w:val="007C3219"/>
    <w:rsid w:val="007C437A"/>
    <w:rsid w:val="007C5AC4"/>
    <w:rsid w:val="007C6041"/>
    <w:rsid w:val="007C61CD"/>
    <w:rsid w:val="007C61D6"/>
    <w:rsid w:val="007D075F"/>
    <w:rsid w:val="007D0D3B"/>
    <w:rsid w:val="007D1669"/>
    <w:rsid w:val="007D1E32"/>
    <w:rsid w:val="007D30A4"/>
    <w:rsid w:val="007D41A1"/>
    <w:rsid w:val="007D4AC0"/>
    <w:rsid w:val="007D4B4B"/>
    <w:rsid w:val="007D4E17"/>
    <w:rsid w:val="007D6309"/>
    <w:rsid w:val="007D69D8"/>
    <w:rsid w:val="007D7578"/>
    <w:rsid w:val="007D784E"/>
    <w:rsid w:val="007E0A0A"/>
    <w:rsid w:val="007E64ED"/>
    <w:rsid w:val="007E70E1"/>
    <w:rsid w:val="007E76C0"/>
    <w:rsid w:val="007E7D0A"/>
    <w:rsid w:val="007F1431"/>
    <w:rsid w:val="007F1E08"/>
    <w:rsid w:val="007F36A9"/>
    <w:rsid w:val="00800B24"/>
    <w:rsid w:val="00801383"/>
    <w:rsid w:val="0080158F"/>
    <w:rsid w:val="0080218A"/>
    <w:rsid w:val="008030DF"/>
    <w:rsid w:val="00803E2B"/>
    <w:rsid w:val="0080466C"/>
    <w:rsid w:val="00804910"/>
    <w:rsid w:val="008054B0"/>
    <w:rsid w:val="008054B5"/>
    <w:rsid w:val="00805C6B"/>
    <w:rsid w:val="00805DF1"/>
    <w:rsid w:val="0080662F"/>
    <w:rsid w:val="00807A3E"/>
    <w:rsid w:val="008106B0"/>
    <w:rsid w:val="0081445D"/>
    <w:rsid w:val="008155A6"/>
    <w:rsid w:val="00815A3B"/>
    <w:rsid w:val="00817BCA"/>
    <w:rsid w:val="00820964"/>
    <w:rsid w:val="008211BE"/>
    <w:rsid w:val="0082337B"/>
    <w:rsid w:val="00823A1A"/>
    <w:rsid w:val="008249DA"/>
    <w:rsid w:val="00825C6F"/>
    <w:rsid w:val="0082632F"/>
    <w:rsid w:val="00830C1A"/>
    <w:rsid w:val="00830D18"/>
    <w:rsid w:val="008325B5"/>
    <w:rsid w:val="00833029"/>
    <w:rsid w:val="0083330E"/>
    <w:rsid w:val="00833F14"/>
    <w:rsid w:val="00834C4D"/>
    <w:rsid w:val="00834EA5"/>
    <w:rsid w:val="0083564B"/>
    <w:rsid w:val="00835835"/>
    <w:rsid w:val="008362F0"/>
    <w:rsid w:val="0083672F"/>
    <w:rsid w:val="0083784D"/>
    <w:rsid w:val="0084003C"/>
    <w:rsid w:val="00842EB5"/>
    <w:rsid w:val="0084639F"/>
    <w:rsid w:val="00846792"/>
    <w:rsid w:val="00850432"/>
    <w:rsid w:val="0085122F"/>
    <w:rsid w:val="008518BC"/>
    <w:rsid w:val="00851ABE"/>
    <w:rsid w:val="00852F45"/>
    <w:rsid w:val="008538C8"/>
    <w:rsid w:val="00853F39"/>
    <w:rsid w:val="008542B7"/>
    <w:rsid w:val="00857472"/>
    <w:rsid w:val="00860214"/>
    <w:rsid w:val="00860B54"/>
    <w:rsid w:val="00862E4D"/>
    <w:rsid w:val="00863218"/>
    <w:rsid w:val="00863F70"/>
    <w:rsid w:val="0086556A"/>
    <w:rsid w:val="008677BF"/>
    <w:rsid w:val="0087002D"/>
    <w:rsid w:val="008706E0"/>
    <w:rsid w:val="00870DCB"/>
    <w:rsid w:val="00871E58"/>
    <w:rsid w:val="0087322D"/>
    <w:rsid w:val="00873B84"/>
    <w:rsid w:val="008754EA"/>
    <w:rsid w:val="00881453"/>
    <w:rsid w:val="00882698"/>
    <w:rsid w:val="00882B73"/>
    <w:rsid w:val="00883190"/>
    <w:rsid w:val="008833B3"/>
    <w:rsid w:val="0088440D"/>
    <w:rsid w:val="008852B8"/>
    <w:rsid w:val="00887172"/>
    <w:rsid w:val="0089035B"/>
    <w:rsid w:val="00890740"/>
    <w:rsid w:val="00890A89"/>
    <w:rsid w:val="00895A24"/>
    <w:rsid w:val="00897796"/>
    <w:rsid w:val="00897810"/>
    <w:rsid w:val="00897AB2"/>
    <w:rsid w:val="008A1107"/>
    <w:rsid w:val="008A1F96"/>
    <w:rsid w:val="008A2C36"/>
    <w:rsid w:val="008A359E"/>
    <w:rsid w:val="008A4D44"/>
    <w:rsid w:val="008A6401"/>
    <w:rsid w:val="008A6488"/>
    <w:rsid w:val="008A6CE7"/>
    <w:rsid w:val="008B1BC4"/>
    <w:rsid w:val="008B4FF2"/>
    <w:rsid w:val="008B5A67"/>
    <w:rsid w:val="008B7832"/>
    <w:rsid w:val="008B7AAC"/>
    <w:rsid w:val="008C0EC1"/>
    <w:rsid w:val="008C1CCA"/>
    <w:rsid w:val="008C2709"/>
    <w:rsid w:val="008C4AF3"/>
    <w:rsid w:val="008C57BC"/>
    <w:rsid w:val="008C5983"/>
    <w:rsid w:val="008C6D3A"/>
    <w:rsid w:val="008C744F"/>
    <w:rsid w:val="008C7E78"/>
    <w:rsid w:val="008D00B2"/>
    <w:rsid w:val="008D11EF"/>
    <w:rsid w:val="008D30F8"/>
    <w:rsid w:val="008E17B4"/>
    <w:rsid w:val="008E2F19"/>
    <w:rsid w:val="008E3834"/>
    <w:rsid w:val="008E45E0"/>
    <w:rsid w:val="008E4BF0"/>
    <w:rsid w:val="008E5C88"/>
    <w:rsid w:val="008E5F07"/>
    <w:rsid w:val="008E6DBF"/>
    <w:rsid w:val="008F0129"/>
    <w:rsid w:val="008F1E52"/>
    <w:rsid w:val="008F3623"/>
    <w:rsid w:val="008F3F58"/>
    <w:rsid w:val="008F545F"/>
    <w:rsid w:val="008F5BD3"/>
    <w:rsid w:val="008F7240"/>
    <w:rsid w:val="00900BAB"/>
    <w:rsid w:val="00900C8A"/>
    <w:rsid w:val="00901C34"/>
    <w:rsid w:val="0090325B"/>
    <w:rsid w:val="009039DC"/>
    <w:rsid w:val="00903E37"/>
    <w:rsid w:val="00904AF3"/>
    <w:rsid w:val="00905C28"/>
    <w:rsid w:val="00906D2A"/>
    <w:rsid w:val="00907944"/>
    <w:rsid w:val="009115F1"/>
    <w:rsid w:val="0091268D"/>
    <w:rsid w:val="00912BCC"/>
    <w:rsid w:val="00913680"/>
    <w:rsid w:val="00914B9D"/>
    <w:rsid w:val="00915A1A"/>
    <w:rsid w:val="00915AFD"/>
    <w:rsid w:val="00915B3A"/>
    <w:rsid w:val="00916597"/>
    <w:rsid w:val="009177A3"/>
    <w:rsid w:val="009230DE"/>
    <w:rsid w:val="00923281"/>
    <w:rsid w:val="0092338D"/>
    <w:rsid w:val="00924FE7"/>
    <w:rsid w:val="0092504F"/>
    <w:rsid w:val="00925889"/>
    <w:rsid w:val="009300B6"/>
    <w:rsid w:val="009304A6"/>
    <w:rsid w:val="0093087B"/>
    <w:rsid w:val="0093296D"/>
    <w:rsid w:val="009329D2"/>
    <w:rsid w:val="00932C89"/>
    <w:rsid w:val="00934630"/>
    <w:rsid w:val="00935701"/>
    <w:rsid w:val="00936A60"/>
    <w:rsid w:val="00937092"/>
    <w:rsid w:val="00937D97"/>
    <w:rsid w:val="00937E5A"/>
    <w:rsid w:val="00941E46"/>
    <w:rsid w:val="00942F80"/>
    <w:rsid w:val="00943A15"/>
    <w:rsid w:val="00943D75"/>
    <w:rsid w:val="00943F21"/>
    <w:rsid w:val="00944734"/>
    <w:rsid w:val="00944CDF"/>
    <w:rsid w:val="009463BB"/>
    <w:rsid w:val="00947BFF"/>
    <w:rsid w:val="0095140D"/>
    <w:rsid w:val="00951A39"/>
    <w:rsid w:val="00952411"/>
    <w:rsid w:val="00952ECE"/>
    <w:rsid w:val="00953072"/>
    <w:rsid w:val="0095515C"/>
    <w:rsid w:val="009564AC"/>
    <w:rsid w:val="0095760F"/>
    <w:rsid w:val="00957686"/>
    <w:rsid w:val="00960BA6"/>
    <w:rsid w:val="0096226B"/>
    <w:rsid w:val="00964E49"/>
    <w:rsid w:val="00965F40"/>
    <w:rsid w:val="00965FAA"/>
    <w:rsid w:val="00966026"/>
    <w:rsid w:val="009673EB"/>
    <w:rsid w:val="00967518"/>
    <w:rsid w:val="00967F09"/>
    <w:rsid w:val="009732EE"/>
    <w:rsid w:val="00974865"/>
    <w:rsid w:val="0097606E"/>
    <w:rsid w:val="00977D66"/>
    <w:rsid w:val="00980410"/>
    <w:rsid w:val="009814BB"/>
    <w:rsid w:val="009816B9"/>
    <w:rsid w:val="0098222C"/>
    <w:rsid w:val="009824AD"/>
    <w:rsid w:val="0098315D"/>
    <w:rsid w:val="00983480"/>
    <w:rsid w:val="00983E0A"/>
    <w:rsid w:val="00983F9B"/>
    <w:rsid w:val="00984BB0"/>
    <w:rsid w:val="00985095"/>
    <w:rsid w:val="00985386"/>
    <w:rsid w:val="009854FD"/>
    <w:rsid w:val="009864BB"/>
    <w:rsid w:val="00986B78"/>
    <w:rsid w:val="00990A90"/>
    <w:rsid w:val="00991C57"/>
    <w:rsid w:val="009940BE"/>
    <w:rsid w:val="009946FB"/>
    <w:rsid w:val="00994F61"/>
    <w:rsid w:val="00995831"/>
    <w:rsid w:val="009972CC"/>
    <w:rsid w:val="009A2092"/>
    <w:rsid w:val="009A23A6"/>
    <w:rsid w:val="009A2D98"/>
    <w:rsid w:val="009A5E99"/>
    <w:rsid w:val="009A67DE"/>
    <w:rsid w:val="009A703C"/>
    <w:rsid w:val="009A73CA"/>
    <w:rsid w:val="009A7725"/>
    <w:rsid w:val="009B2B77"/>
    <w:rsid w:val="009B2D7C"/>
    <w:rsid w:val="009B3C1F"/>
    <w:rsid w:val="009B4520"/>
    <w:rsid w:val="009B469F"/>
    <w:rsid w:val="009B5ADF"/>
    <w:rsid w:val="009C096F"/>
    <w:rsid w:val="009C1516"/>
    <w:rsid w:val="009C1A6D"/>
    <w:rsid w:val="009C2211"/>
    <w:rsid w:val="009C23CD"/>
    <w:rsid w:val="009C261B"/>
    <w:rsid w:val="009C310E"/>
    <w:rsid w:val="009C3CB4"/>
    <w:rsid w:val="009C4444"/>
    <w:rsid w:val="009C5B97"/>
    <w:rsid w:val="009C730D"/>
    <w:rsid w:val="009D140B"/>
    <w:rsid w:val="009D182D"/>
    <w:rsid w:val="009D2FFA"/>
    <w:rsid w:val="009D3389"/>
    <w:rsid w:val="009D3597"/>
    <w:rsid w:val="009D41F3"/>
    <w:rsid w:val="009D4BA5"/>
    <w:rsid w:val="009D5821"/>
    <w:rsid w:val="009D63F0"/>
    <w:rsid w:val="009D6BCF"/>
    <w:rsid w:val="009D75C8"/>
    <w:rsid w:val="009D7F8E"/>
    <w:rsid w:val="009E3561"/>
    <w:rsid w:val="009E67E3"/>
    <w:rsid w:val="009E7ADA"/>
    <w:rsid w:val="009F0A06"/>
    <w:rsid w:val="009F19C2"/>
    <w:rsid w:val="009F2A2F"/>
    <w:rsid w:val="009F3F11"/>
    <w:rsid w:val="009F582B"/>
    <w:rsid w:val="009F6BB6"/>
    <w:rsid w:val="009F79AA"/>
    <w:rsid w:val="00A008F7"/>
    <w:rsid w:val="00A00963"/>
    <w:rsid w:val="00A01FAD"/>
    <w:rsid w:val="00A025BD"/>
    <w:rsid w:val="00A0616F"/>
    <w:rsid w:val="00A06D4C"/>
    <w:rsid w:val="00A07DB6"/>
    <w:rsid w:val="00A11D85"/>
    <w:rsid w:val="00A12510"/>
    <w:rsid w:val="00A129D2"/>
    <w:rsid w:val="00A14441"/>
    <w:rsid w:val="00A15169"/>
    <w:rsid w:val="00A17DFF"/>
    <w:rsid w:val="00A17E5A"/>
    <w:rsid w:val="00A206A0"/>
    <w:rsid w:val="00A233A1"/>
    <w:rsid w:val="00A24663"/>
    <w:rsid w:val="00A26F11"/>
    <w:rsid w:val="00A309A4"/>
    <w:rsid w:val="00A319B1"/>
    <w:rsid w:val="00A31DED"/>
    <w:rsid w:val="00A34795"/>
    <w:rsid w:val="00A3493C"/>
    <w:rsid w:val="00A357FE"/>
    <w:rsid w:val="00A35815"/>
    <w:rsid w:val="00A35BBD"/>
    <w:rsid w:val="00A36B84"/>
    <w:rsid w:val="00A36CE1"/>
    <w:rsid w:val="00A37563"/>
    <w:rsid w:val="00A37827"/>
    <w:rsid w:val="00A40688"/>
    <w:rsid w:val="00A40FD7"/>
    <w:rsid w:val="00A4221D"/>
    <w:rsid w:val="00A42F70"/>
    <w:rsid w:val="00A43C46"/>
    <w:rsid w:val="00A43D2B"/>
    <w:rsid w:val="00A440D0"/>
    <w:rsid w:val="00A451DF"/>
    <w:rsid w:val="00A4623F"/>
    <w:rsid w:val="00A46D19"/>
    <w:rsid w:val="00A47814"/>
    <w:rsid w:val="00A5016A"/>
    <w:rsid w:val="00A516F0"/>
    <w:rsid w:val="00A519B8"/>
    <w:rsid w:val="00A51AA2"/>
    <w:rsid w:val="00A51B48"/>
    <w:rsid w:val="00A52400"/>
    <w:rsid w:val="00A531CB"/>
    <w:rsid w:val="00A55569"/>
    <w:rsid w:val="00A55948"/>
    <w:rsid w:val="00A5602F"/>
    <w:rsid w:val="00A56CDE"/>
    <w:rsid w:val="00A60617"/>
    <w:rsid w:val="00A62779"/>
    <w:rsid w:val="00A62CFE"/>
    <w:rsid w:val="00A6462E"/>
    <w:rsid w:val="00A66806"/>
    <w:rsid w:val="00A67223"/>
    <w:rsid w:val="00A7011E"/>
    <w:rsid w:val="00A704F1"/>
    <w:rsid w:val="00A70873"/>
    <w:rsid w:val="00A708EC"/>
    <w:rsid w:val="00A71935"/>
    <w:rsid w:val="00A728E6"/>
    <w:rsid w:val="00A74C42"/>
    <w:rsid w:val="00A768EF"/>
    <w:rsid w:val="00A76EAE"/>
    <w:rsid w:val="00A7720C"/>
    <w:rsid w:val="00A83578"/>
    <w:rsid w:val="00A83B49"/>
    <w:rsid w:val="00A84632"/>
    <w:rsid w:val="00A8465E"/>
    <w:rsid w:val="00A857E7"/>
    <w:rsid w:val="00A867C0"/>
    <w:rsid w:val="00A87845"/>
    <w:rsid w:val="00A87C2C"/>
    <w:rsid w:val="00A911BE"/>
    <w:rsid w:val="00A9180F"/>
    <w:rsid w:val="00A922A5"/>
    <w:rsid w:val="00A938B2"/>
    <w:rsid w:val="00A94972"/>
    <w:rsid w:val="00A97496"/>
    <w:rsid w:val="00A976B3"/>
    <w:rsid w:val="00AA09A4"/>
    <w:rsid w:val="00AA2510"/>
    <w:rsid w:val="00AA3711"/>
    <w:rsid w:val="00AA461F"/>
    <w:rsid w:val="00AA60AB"/>
    <w:rsid w:val="00AA760B"/>
    <w:rsid w:val="00AA7895"/>
    <w:rsid w:val="00AB02F6"/>
    <w:rsid w:val="00AB0F11"/>
    <w:rsid w:val="00AB1579"/>
    <w:rsid w:val="00AB1C05"/>
    <w:rsid w:val="00AB1E26"/>
    <w:rsid w:val="00AB2243"/>
    <w:rsid w:val="00AB55B3"/>
    <w:rsid w:val="00AB5E12"/>
    <w:rsid w:val="00AB64C7"/>
    <w:rsid w:val="00AC069B"/>
    <w:rsid w:val="00AC08DF"/>
    <w:rsid w:val="00AC0DC0"/>
    <w:rsid w:val="00AC2E6D"/>
    <w:rsid w:val="00AC4940"/>
    <w:rsid w:val="00AC50C0"/>
    <w:rsid w:val="00AC558A"/>
    <w:rsid w:val="00AC57DD"/>
    <w:rsid w:val="00AC5A44"/>
    <w:rsid w:val="00AC6307"/>
    <w:rsid w:val="00AC7276"/>
    <w:rsid w:val="00AD03FA"/>
    <w:rsid w:val="00AD0ADB"/>
    <w:rsid w:val="00AD13A2"/>
    <w:rsid w:val="00AD2F22"/>
    <w:rsid w:val="00AD2F7B"/>
    <w:rsid w:val="00AD4404"/>
    <w:rsid w:val="00AD4CD1"/>
    <w:rsid w:val="00AD578D"/>
    <w:rsid w:val="00AD58C1"/>
    <w:rsid w:val="00AD62A8"/>
    <w:rsid w:val="00AD6A79"/>
    <w:rsid w:val="00AD6CB9"/>
    <w:rsid w:val="00AD6FFE"/>
    <w:rsid w:val="00AD70C6"/>
    <w:rsid w:val="00AD721A"/>
    <w:rsid w:val="00AD7B79"/>
    <w:rsid w:val="00AD7EF7"/>
    <w:rsid w:val="00AE03D5"/>
    <w:rsid w:val="00AE0551"/>
    <w:rsid w:val="00AE0A35"/>
    <w:rsid w:val="00AE15ED"/>
    <w:rsid w:val="00AE26D5"/>
    <w:rsid w:val="00AE2B8F"/>
    <w:rsid w:val="00AE2C19"/>
    <w:rsid w:val="00AE58D1"/>
    <w:rsid w:val="00AE6E7C"/>
    <w:rsid w:val="00AE73D8"/>
    <w:rsid w:val="00AE7556"/>
    <w:rsid w:val="00AE7D19"/>
    <w:rsid w:val="00AF02AC"/>
    <w:rsid w:val="00AF1433"/>
    <w:rsid w:val="00AF2EC4"/>
    <w:rsid w:val="00AF3FE7"/>
    <w:rsid w:val="00AF7CAA"/>
    <w:rsid w:val="00B001BB"/>
    <w:rsid w:val="00B01C19"/>
    <w:rsid w:val="00B01D9E"/>
    <w:rsid w:val="00B05CB9"/>
    <w:rsid w:val="00B074FD"/>
    <w:rsid w:val="00B07984"/>
    <w:rsid w:val="00B07D80"/>
    <w:rsid w:val="00B10B50"/>
    <w:rsid w:val="00B10DC2"/>
    <w:rsid w:val="00B11BF7"/>
    <w:rsid w:val="00B11EF1"/>
    <w:rsid w:val="00B11F9D"/>
    <w:rsid w:val="00B122FD"/>
    <w:rsid w:val="00B12EC1"/>
    <w:rsid w:val="00B14882"/>
    <w:rsid w:val="00B16E7C"/>
    <w:rsid w:val="00B1735D"/>
    <w:rsid w:val="00B1799B"/>
    <w:rsid w:val="00B17B8A"/>
    <w:rsid w:val="00B21279"/>
    <w:rsid w:val="00B2140E"/>
    <w:rsid w:val="00B220F4"/>
    <w:rsid w:val="00B22614"/>
    <w:rsid w:val="00B22E85"/>
    <w:rsid w:val="00B25170"/>
    <w:rsid w:val="00B270CD"/>
    <w:rsid w:val="00B27715"/>
    <w:rsid w:val="00B307BE"/>
    <w:rsid w:val="00B30A20"/>
    <w:rsid w:val="00B32327"/>
    <w:rsid w:val="00B32C65"/>
    <w:rsid w:val="00B345C7"/>
    <w:rsid w:val="00B34AB1"/>
    <w:rsid w:val="00B34D15"/>
    <w:rsid w:val="00B34E77"/>
    <w:rsid w:val="00B358E0"/>
    <w:rsid w:val="00B359C9"/>
    <w:rsid w:val="00B35A01"/>
    <w:rsid w:val="00B35E64"/>
    <w:rsid w:val="00B3767E"/>
    <w:rsid w:val="00B37963"/>
    <w:rsid w:val="00B400C3"/>
    <w:rsid w:val="00B40A17"/>
    <w:rsid w:val="00B412DE"/>
    <w:rsid w:val="00B41679"/>
    <w:rsid w:val="00B41BD3"/>
    <w:rsid w:val="00B41CA4"/>
    <w:rsid w:val="00B427B1"/>
    <w:rsid w:val="00B4379D"/>
    <w:rsid w:val="00B437A4"/>
    <w:rsid w:val="00B43E85"/>
    <w:rsid w:val="00B44125"/>
    <w:rsid w:val="00B44442"/>
    <w:rsid w:val="00B44471"/>
    <w:rsid w:val="00B44867"/>
    <w:rsid w:val="00B45AC7"/>
    <w:rsid w:val="00B45CE3"/>
    <w:rsid w:val="00B46B57"/>
    <w:rsid w:val="00B46F48"/>
    <w:rsid w:val="00B47E57"/>
    <w:rsid w:val="00B50A23"/>
    <w:rsid w:val="00B51491"/>
    <w:rsid w:val="00B51C3F"/>
    <w:rsid w:val="00B52D1B"/>
    <w:rsid w:val="00B53663"/>
    <w:rsid w:val="00B55BCA"/>
    <w:rsid w:val="00B56430"/>
    <w:rsid w:val="00B56948"/>
    <w:rsid w:val="00B56EF7"/>
    <w:rsid w:val="00B5754F"/>
    <w:rsid w:val="00B6139A"/>
    <w:rsid w:val="00B61700"/>
    <w:rsid w:val="00B62913"/>
    <w:rsid w:val="00B62A72"/>
    <w:rsid w:val="00B63D67"/>
    <w:rsid w:val="00B64248"/>
    <w:rsid w:val="00B64BAF"/>
    <w:rsid w:val="00B66461"/>
    <w:rsid w:val="00B67915"/>
    <w:rsid w:val="00B70897"/>
    <w:rsid w:val="00B71D33"/>
    <w:rsid w:val="00B734D3"/>
    <w:rsid w:val="00B74CBB"/>
    <w:rsid w:val="00B7596F"/>
    <w:rsid w:val="00B75D34"/>
    <w:rsid w:val="00B7667C"/>
    <w:rsid w:val="00B808B5"/>
    <w:rsid w:val="00B8247D"/>
    <w:rsid w:val="00B827FE"/>
    <w:rsid w:val="00B832E8"/>
    <w:rsid w:val="00B83B38"/>
    <w:rsid w:val="00B849A3"/>
    <w:rsid w:val="00B87A50"/>
    <w:rsid w:val="00B908FA"/>
    <w:rsid w:val="00B91200"/>
    <w:rsid w:val="00B92220"/>
    <w:rsid w:val="00B927B0"/>
    <w:rsid w:val="00B92EB3"/>
    <w:rsid w:val="00B95361"/>
    <w:rsid w:val="00B9593F"/>
    <w:rsid w:val="00B9612C"/>
    <w:rsid w:val="00B96271"/>
    <w:rsid w:val="00B96316"/>
    <w:rsid w:val="00B964BD"/>
    <w:rsid w:val="00B967E3"/>
    <w:rsid w:val="00BA026A"/>
    <w:rsid w:val="00BA2E6A"/>
    <w:rsid w:val="00BA3283"/>
    <w:rsid w:val="00BA3828"/>
    <w:rsid w:val="00BA4A28"/>
    <w:rsid w:val="00BA63E4"/>
    <w:rsid w:val="00BA66EC"/>
    <w:rsid w:val="00BB07B0"/>
    <w:rsid w:val="00BB0B55"/>
    <w:rsid w:val="00BB329A"/>
    <w:rsid w:val="00BB335C"/>
    <w:rsid w:val="00BB3699"/>
    <w:rsid w:val="00BB3B34"/>
    <w:rsid w:val="00BB465F"/>
    <w:rsid w:val="00BB4EE1"/>
    <w:rsid w:val="00BB7AB5"/>
    <w:rsid w:val="00BC086B"/>
    <w:rsid w:val="00BC0976"/>
    <w:rsid w:val="00BC20F5"/>
    <w:rsid w:val="00BC2A28"/>
    <w:rsid w:val="00BC3D06"/>
    <w:rsid w:val="00BC41ED"/>
    <w:rsid w:val="00BC4BBB"/>
    <w:rsid w:val="00BC5383"/>
    <w:rsid w:val="00BC5C24"/>
    <w:rsid w:val="00BD0DD6"/>
    <w:rsid w:val="00BD202F"/>
    <w:rsid w:val="00BD2C86"/>
    <w:rsid w:val="00BD43FC"/>
    <w:rsid w:val="00BD4E6E"/>
    <w:rsid w:val="00BD52CD"/>
    <w:rsid w:val="00BD5422"/>
    <w:rsid w:val="00BD61A6"/>
    <w:rsid w:val="00BD621B"/>
    <w:rsid w:val="00BD6305"/>
    <w:rsid w:val="00BD7222"/>
    <w:rsid w:val="00BD73B3"/>
    <w:rsid w:val="00BD746C"/>
    <w:rsid w:val="00BD79EF"/>
    <w:rsid w:val="00BD7AEC"/>
    <w:rsid w:val="00BE00F1"/>
    <w:rsid w:val="00BE04C2"/>
    <w:rsid w:val="00BE0793"/>
    <w:rsid w:val="00BE0944"/>
    <w:rsid w:val="00BE235B"/>
    <w:rsid w:val="00BE5C4A"/>
    <w:rsid w:val="00BE6686"/>
    <w:rsid w:val="00BE6883"/>
    <w:rsid w:val="00BE77C2"/>
    <w:rsid w:val="00BF0C35"/>
    <w:rsid w:val="00BF0ED0"/>
    <w:rsid w:val="00BF1318"/>
    <w:rsid w:val="00BF1915"/>
    <w:rsid w:val="00BF1ECB"/>
    <w:rsid w:val="00BF2076"/>
    <w:rsid w:val="00BF3C70"/>
    <w:rsid w:val="00BF5AB9"/>
    <w:rsid w:val="00BF73B1"/>
    <w:rsid w:val="00BF7690"/>
    <w:rsid w:val="00C03948"/>
    <w:rsid w:val="00C04C33"/>
    <w:rsid w:val="00C05158"/>
    <w:rsid w:val="00C07A15"/>
    <w:rsid w:val="00C07D83"/>
    <w:rsid w:val="00C1087F"/>
    <w:rsid w:val="00C108A5"/>
    <w:rsid w:val="00C11EF2"/>
    <w:rsid w:val="00C12299"/>
    <w:rsid w:val="00C13D88"/>
    <w:rsid w:val="00C16C06"/>
    <w:rsid w:val="00C2080C"/>
    <w:rsid w:val="00C209FE"/>
    <w:rsid w:val="00C21AAE"/>
    <w:rsid w:val="00C21DB0"/>
    <w:rsid w:val="00C21E49"/>
    <w:rsid w:val="00C225D0"/>
    <w:rsid w:val="00C22AA0"/>
    <w:rsid w:val="00C23655"/>
    <w:rsid w:val="00C24A48"/>
    <w:rsid w:val="00C261F8"/>
    <w:rsid w:val="00C26758"/>
    <w:rsid w:val="00C27D4A"/>
    <w:rsid w:val="00C304C7"/>
    <w:rsid w:val="00C30769"/>
    <w:rsid w:val="00C31E28"/>
    <w:rsid w:val="00C325A3"/>
    <w:rsid w:val="00C3262D"/>
    <w:rsid w:val="00C32959"/>
    <w:rsid w:val="00C32ADD"/>
    <w:rsid w:val="00C33217"/>
    <w:rsid w:val="00C34FD4"/>
    <w:rsid w:val="00C353F5"/>
    <w:rsid w:val="00C362C5"/>
    <w:rsid w:val="00C36A2F"/>
    <w:rsid w:val="00C36C2E"/>
    <w:rsid w:val="00C413E6"/>
    <w:rsid w:val="00C4278F"/>
    <w:rsid w:val="00C43BD9"/>
    <w:rsid w:val="00C44602"/>
    <w:rsid w:val="00C455AA"/>
    <w:rsid w:val="00C45B55"/>
    <w:rsid w:val="00C45C9D"/>
    <w:rsid w:val="00C469FD"/>
    <w:rsid w:val="00C46A73"/>
    <w:rsid w:val="00C47018"/>
    <w:rsid w:val="00C47381"/>
    <w:rsid w:val="00C47E0F"/>
    <w:rsid w:val="00C514A9"/>
    <w:rsid w:val="00C51F09"/>
    <w:rsid w:val="00C5218C"/>
    <w:rsid w:val="00C52DE9"/>
    <w:rsid w:val="00C5337F"/>
    <w:rsid w:val="00C5542B"/>
    <w:rsid w:val="00C57F79"/>
    <w:rsid w:val="00C60A78"/>
    <w:rsid w:val="00C61D32"/>
    <w:rsid w:val="00C621A9"/>
    <w:rsid w:val="00C6284D"/>
    <w:rsid w:val="00C63733"/>
    <w:rsid w:val="00C6459A"/>
    <w:rsid w:val="00C64909"/>
    <w:rsid w:val="00C65CE6"/>
    <w:rsid w:val="00C66F72"/>
    <w:rsid w:val="00C67C3E"/>
    <w:rsid w:val="00C71B81"/>
    <w:rsid w:val="00C72A11"/>
    <w:rsid w:val="00C738C5"/>
    <w:rsid w:val="00C75BE3"/>
    <w:rsid w:val="00C75F92"/>
    <w:rsid w:val="00C76B94"/>
    <w:rsid w:val="00C838CB"/>
    <w:rsid w:val="00C83F83"/>
    <w:rsid w:val="00C85902"/>
    <w:rsid w:val="00C86A5E"/>
    <w:rsid w:val="00C86DBE"/>
    <w:rsid w:val="00C8744E"/>
    <w:rsid w:val="00C87532"/>
    <w:rsid w:val="00C87BEA"/>
    <w:rsid w:val="00C907A8"/>
    <w:rsid w:val="00C91523"/>
    <w:rsid w:val="00C928AB"/>
    <w:rsid w:val="00C94012"/>
    <w:rsid w:val="00C9469B"/>
    <w:rsid w:val="00C9696C"/>
    <w:rsid w:val="00C97610"/>
    <w:rsid w:val="00CA1C88"/>
    <w:rsid w:val="00CA3393"/>
    <w:rsid w:val="00CA7DF5"/>
    <w:rsid w:val="00CB061F"/>
    <w:rsid w:val="00CB1E29"/>
    <w:rsid w:val="00CB26AB"/>
    <w:rsid w:val="00CB5D85"/>
    <w:rsid w:val="00CC0516"/>
    <w:rsid w:val="00CC0FEC"/>
    <w:rsid w:val="00CC2C90"/>
    <w:rsid w:val="00CC42BC"/>
    <w:rsid w:val="00CC430C"/>
    <w:rsid w:val="00CC52F4"/>
    <w:rsid w:val="00CC611D"/>
    <w:rsid w:val="00CC721C"/>
    <w:rsid w:val="00CC7259"/>
    <w:rsid w:val="00CC74C2"/>
    <w:rsid w:val="00CD098E"/>
    <w:rsid w:val="00CD2812"/>
    <w:rsid w:val="00CD28C6"/>
    <w:rsid w:val="00CD3788"/>
    <w:rsid w:val="00CD4D7C"/>
    <w:rsid w:val="00CD4FE1"/>
    <w:rsid w:val="00CD5F56"/>
    <w:rsid w:val="00CD69D9"/>
    <w:rsid w:val="00CD6D2E"/>
    <w:rsid w:val="00CD7228"/>
    <w:rsid w:val="00CE0118"/>
    <w:rsid w:val="00CE0F5E"/>
    <w:rsid w:val="00CE1C08"/>
    <w:rsid w:val="00CE30A8"/>
    <w:rsid w:val="00CE53C0"/>
    <w:rsid w:val="00CE62A0"/>
    <w:rsid w:val="00CE6B94"/>
    <w:rsid w:val="00CE7ED8"/>
    <w:rsid w:val="00CF01B3"/>
    <w:rsid w:val="00CF0E1E"/>
    <w:rsid w:val="00CF1C7A"/>
    <w:rsid w:val="00CF3BC0"/>
    <w:rsid w:val="00CF5D38"/>
    <w:rsid w:val="00CF725B"/>
    <w:rsid w:val="00D00478"/>
    <w:rsid w:val="00D007E8"/>
    <w:rsid w:val="00D02205"/>
    <w:rsid w:val="00D02647"/>
    <w:rsid w:val="00D0268F"/>
    <w:rsid w:val="00D0466E"/>
    <w:rsid w:val="00D0639C"/>
    <w:rsid w:val="00D06E88"/>
    <w:rsid w:val="00D10DA5"/>
    <w:rsid w:val="00D114D5"/>
    <w:rsid w:val="00D114DD"/>
    <w:rsid w:val="00D13821"/>
    <w:rsid w:val="00D143DB"/>
    <w:rsid w:val="00D15826"/>
    <w:rsid w:val="00D15B2C"/>
    <w:rsid w:val="00D15FB4"/>
    <w:rsid w:val="00D16846"/>
    <w:rsid w:val="00D16ED0"/>
    <w:rsid w:val="00D17256"/>
    <w:rsid w:val="00D2029D"/>
    <w:rsid w:val="00D206F5"/>
    <w:rsid w:val="00D20FA9"/>
    <w:rsid w:val="00D21033"/>
    <w:rsid w:val="00D23577"/>
    <w:rsid w:val="00D23CF7"/>
    <w:rsid w:val="00D2561F"/>
    <w:rsid w:val="00D25C4A"/>
    <w:rsid w:val="00D26927"/>
    <w:rsid w:val="00D26A17"/>
    <w:rsid w:val="00D27D76"/>
    <w:rsid w:val="00D3005F"/>
    <w:rsid w:val="00D315D5"/>
    <w:rsid w:val="00D32387"/>
    <w:rsid w:val="00D337E5"/>
    <w:rsid w:val="00D36F5F"/>
    <w:rsid w:val="00D41733"/>
    <w:rsid w:val="00D41FAB"/>
    <w:rsid w:val="00D42943"/>
    <w:rsid w:val="00D448A5"/>
    <w:rsid w:val="00D454BF"/>
    <w:rsid w:val="00D45F62"/>
    <w:rsid w:val="00D46826"/>
    <w:rsid w:val="00D46CC2"/>
    <w:rsid w:val="00D47049"/>
    <w:rsid w:val="00D47AF2"/>
    <w:rsid w:val="00D47C89"/>
    <w:rsid w:val="00D50EA7"/>
    <w:rsid w:val="00D50F7A"/>
    <w:rsid w:val="00D5164C"/>
    <w:rsid w:val="00D523FE"/>
    <w:rsid w:val="00D52E8D"/>
    <w:rsid w:val="00D52FC2"/>
    <w:rsid w:val="00D5486E"/>
    <w:rsid w:val="00D54BF5"/>
    <w:rsid w:val="00D55105"/>
    <w:rsid w:val="00D57B93"/>
    <w:rsid w:val="00D57E4A"/>
    <w:rsid w:val="00D60283"/>
    <w:rsid w:val="00D6045A"/>
    <w:rsid w:val="00D60A1F"/>
    <w:rsid w:val="00D6200D"/>
    <w:rsid w:val="00D621DF"/>
    <w:rsid w:val="00D64278"/>
    <w:rsid w:val="00D651A7"/>
    <w:rsid w:val="00D65F4D"/>
    <w:rsid w:val="00D70B5D"/>
    <w:rsid w:val="00D71664"/>
    <w:rsid w:val="00D72AC0"/>
    <w:rsid w:val="00D7385F"/>
    <w:rsid w:val="00D74CAF"/>
    <w:rsid w:val="00D758B6"/>
    <w:rsid w:val="00D76FF4"/>
    <w:rsid w:val="00D770BE"/>
    <w:rsid w:val="00D81005"/>
    <w:rsid w:val="00D83AC5"/>
    <w:rsid w:val="00D86CC2"/>
    <w:rsid w:val="00D92437"/>
    <w:rsid w:val="00D92D3E"/>
    <w:rsid w:val="00D95BEF"/>
    <w:rsid w:val="00D966BC"/>
    <w:rsid w:val="00D9676B"/>
    <w:rsid w:val="00D97343"/>
    <w:rsid w:val="00D97670"/>
    <w:rsid w:val="00D9796F"/>
    <w:rsid w:val="00DA1511"/>
    <w:rsid w:val="00DA23A3"/>
    <w:rsid w:val="00DA2FE3"/>
    <w:rsid w:val="00DA3D9A"/>
    <w:rsid w:val="00DA4812"/>
    <w:rsid w:val="00DA4920"/>
    <w:rsid w:val="00DA634B"/>
    <w:rsid w:val="00DA6F65"/>
    <w:rsid w:val="00DB185F"/>
    <w:rsid w:val="00DB2BB8"/>
    <w:rsid w:val="00DB3548"/>
    <w:rsid w:val="00DB4763"/>
    <w:rsid w:val="00DB6A50"/>
    <w:rsid w:val="00DC1017"/>
    <w:rsid w:val="00DC1119"/>
    <w:rsid w:val="00DC303D"/>
    <w:rsid w:val="00DC3FF9"/>
    <w:rsid w:val="00DC4713"/>
    <w:rsid w:val="00DC4FBF"/>
    <w:rsid w:val="00DC6324"/>
    <w:rsid w:val="00DD01C7"/>
    <w:rsid w:val="00DD2B6F"/>
    <w:rsid w:val="00DD38B7"/>
    <w:rsid w:val="00DD39AE"/>
    <w:rsid w:val="00DD5382"/>
    <w:rsid w:val="00DD6103"/>
    <w:rsid w:val="00DD65AA"/>
    <w:rsid w:val="00DD6F1F"/>
    <w:rsid w:val="00DD75CE"/>
    <w:rsid w:val="00DE0C52"/>
    <w:rsid w:val="00DE1036"/>
    <w:rsid w:val="00DE1655"/>
    <w:rsid w:val="00DE1B67"/>
    <w:rsid w:val="00DE27EC"/>
    <w:rsid w:val="00DE2CDB"/>
    <w:rsid w:val="00DE3357"/>
    <w:rsid w:val="00DE3F01"/>
    <w:rsid w:val="00DE44D3"/>
    <w:rsid w:val="00DE4DC8"/>
    <w:rsid w:val="00DE4E1C"/>
    <w:rsid w:val="00DE6220"/>
    <w:rsid w:val="00DE6402"/>
    <w:rsid w:val="00DE6BC9"/>
    <w:rsid w:val="00DF17A5"/>
    <w:rsid w:val="00DF24F8"/>
    <w:rsid w:val="00DF2693"/>
    <w:rsid w:val="00DF2E6B"/>
    <w:rsid w:val="00DF3BEC"/>
    <w:rsid w:val="00DF3D46"/>
    <w:rsid w:val="00DF3F07"/>
    <w:rsid w:val="00DF40D9"/>
    <w:rsid w:val="00DF47C8"/>
    <w:rsid w:val="00DF48E4"/>
    <w:rsid w:val="00DF645F"/>
    <w:rsid w:val="00DF7AED"/>
    <w:rsid w:val="00E00D1B"/>
    <w:rsid w:val="00E00D2B"/>
    <w:rsid w:val="00E02143"/>
    <w:rsid w:val="00E02161"/>
    <w:rsid w:val="00E02592"/>
    <w:rsid w:val="00E02D0E"/>
    <w:rsid w:val="00E03EAB"/>
    <w:rsid w:val="00E0586E"/>
    <w:rsid w:val="00E06654"/>
    <w:rsid w:val="00E07F18"/>
    <w:rsid w:val="00E07F5B"/>
    <w:rsid w:val="00E10955"/>
    <w:rsid w:val="00E13592"/>
    <w:rsid w:val="00E13FD2"/>
    <w:rsid w:val="00E165D2"/>
    <w:rsid w:val="00E1724C"/>
    <w:rsid w:val="00E176C0"/>
    <w:rsid w:val="00E20940"/>
    <w:rsid w:val="00E20C85"/>
    <w:rsid w:val="00E21AD2"/>
    <w:rsid w:val="00E22AD3"/>
    <w:rsid w:val="00E24064"/>
    <w:rsid w:val="00E2450D"/>
    <w:rsid w:val="00E24837"/>
    <w:rsid w:val="00E2520C"/>
    <w:rsid w:val="00E26C4F"/>
    <w:rsid w:val="00E30346"/>
    <w:rsid w:val="00E30937"/>
    <w:rsid w:val="00E314FF"/>
    <w:rsid w:val="00E321F3"/>
    <w:rsid w:val="00E32F34"/>
    <w:rsid w:val="00E336D0"/>
    <w:rsid w:val="00E34725"/>
    <w:rsid w:val="00E34CE1"/>
    <w:rsid w:val="00E3655F"/>
    <w:rsid w:val="00E4176C"/>
    <w:rsid w:val="00E430D6"/>
    <w:rsid w:val="00E43538"/>
    <w:rsid w:val="00E435E0"/>
    <w:rsid w:val="00E43DE1"/>
    <w:rsid w:val="00E44A97"/>
    <w:rsid w:val="00E44D60"/>
    <w:rsid w:val="00E44F6D"/>
    <w:rsid w:val="00E46618"/>
    <w:rsid w:val="00E46E02"/>
    <w:rsid w:val="00E52D73"/>
    <w:rsid w:val="00E549FC"/>
    <w:rsid w:val="00E56164"/>
    <w:rsid w:val="00E60509"/>
    <w:rsid w:val="00E6096A"/>
    <w:rsid w:val="00E61559"/>
    <w:rsid w:val="00E61C67"/>
    <w:rsid w:val="00E629FF"/>
    <w:rsid w:val="00E6654A"/>
    <w:rsid w:val="00E67C0A"/>
    <w:rsid w:val="00E7027A"/>
    <w:rsid w:val="00E713ED"/>
    <w:rsid w:val="00E715BE"/>
    <w:rsid w:val="00E71A4E"/>
    <w:rsid w:val="00E71AB6"/>
    <w:rsid w:val="00E71B1F"/>
    <w:rsid w:val="00E71D44"/>
    <w:rsid w:val="00E72410"/>
    <w:rsid w:val="00E73928"/>
    <w:rsid w:val="00E75199"/>
    <w:rsid w:val="00E762DF"/>
    <w:rsid w:val="00E80BBA"/>
    <w:rsid w:val="00E814B3"/>
    <w:rsid w:val="00E83D31"/>
    <w:rsid w:val="00E847B5"/>
    <w:rsid w:val="00E84F73"/>
    <w:rsid w:val="00E85217"/>
    <w:rsid w:val="00E852B9"/>
    <w:rsid w:val="00E85B26"/>
    <w:rsid w:val="00E85C84"/>
    <w:rsid w:val="00E86487"/>
    <w:rsid w:val="00E908AB"/>
    <w:rsid w:val="00E93BAC"/>
    <w:rsid w:val="00E962D4"/>
    <w:rsid w:val="00E96939"/>
    <w:rsid w:val="00E9747D"/>
    <w:rsid w:val="00E97618"/>
    <w:rsid w:val="00EA0264"/>
    <w:rsid w:val="00EA3401"/>
    <w:rsid w:val="00EA4C32"/>
    <w:rsid w:val="00EA6F12"/>
    <w:rsid w:val="00EA7F1C"/>
    <w:rsid w:val="00EB115B"/>
    <w:rsid w:val="00EB11F1"/>
    <w:rsid w:val="00EB127C"/>
    <w:rsid w:val="00EB3650"/>
    <w:rsid w:val="00EB42AE"/>
    <w:rsid w:val="00EB42F1"/>
    <w:rsid w:val="00EB4CE1"/>
    <w:rsid w:val="00EB6FB5"/>
    <w:rsid w:val="00EC0188"/>
    <w:rsid w:val="00EC06A7"/>
    <w:rsid w:val="00EC0935"/>
    <w:rsid w:val="00EC0CDA"/>
    <w:rsid w:val="00EC109B"/>
    <w:rsid w:val="00EC6EF9"/>
    <w:rsid w:val="00ED06F1"/>
    <w:rsid w:val="00ED0716"/>
    <w:rsid w:val="00ED0E0D"/>
    <w:rsid w:val="00ED2072"/>
    <w:rsid w:val="00ED2134"/>
    <w:rsid w:val="00ED2D39"/>
    <w:rsid w:val="00ED2E91"/>
    <w:rsid w:val="00ED4A53"/>
    <w:rsid w:val="00ED50E4"/>
    <w:rsid w:val="00EE0694"/>
    <w:rsid w:val="00EE1399"/>
    <w:rsid w:val="00EE175E"/>
    <w:rsid w:val="00EE24A2"/>
    <w:rsid w:val="00EE2DD4"/>
    <w:rsid w:val="00EE3C9F"/>
    <w:rsid w:val="00EE3EF9"/>
    <w:rsid w:val="00EE46D3"/>
    <w:rsid w:val="00EE49AA"/>
    <w:rsid w:val="00EE5351"/>
    <w:rsid w:val="00EE6A08"/>
    <w:rsid w:val="00EF05DD"/>
    <w:rsid w:val="00EF0904"/>
    <w:rsid w:val="00EF1B4B"/>
    <w:rsid w:val="00EF2674"/>
    <w:rsid w:val="00EF2E96"/>
    <w:rsid w:val="00EF330C"/>
    <w:rsid w:val="00EF4161"/>
    <w:rsid w:val="00EF42A4"/>
    <w:rsid w:val="00EF5C44"/>
    <w:rsid w:val="00EF6D7B"/>
    <w:rsid w:val="00EF7368"/>
    <w:rsid w:val="00EF75B3"/>
    <w:rsid w:val="00EF7645"/>
    <w:rsid w:val="00EF76F3"/>
    <w:rsid w:val="00F00F6E"/>
    <w:rsid w:val="00F02080"/>
    <w:rsid w:val="00F02459"/>
    <w:rsid w:val="00F05461"/>
    <w:rsid w:val="00F05472"/>
    <w:rsid w:val="00F0700C"/>
    <w:rsid w:val="00F11A13"/>
    <w:rsid w:val="00F127C5"/>
    <w:rsid w:val="00F13BE8"/>
    <w:rsid w:val="00F14388"/>
    <w:rsid w:val="00F148AD"/>
    <w:rsid w:val="00F150E6"/>
    <w:rsid w:val="00F15D4D"/>
    <w:rsid w:val="00F163F4"/>
    <w:rsid w:val="00F17DD1"/>
    <w:rsid w:val="00F20247"/>
    <w:rsid w:val="00F2032B"/>
    <w:rsid w:val="00F20C93"/>
    <w:rsid w:val="00F20CBC"/>
    <w:rsid w:val="00F21DF2"/>
    <w:rsid w:val="00F23C57"/>
    <w:rsid w:val="00F24850"/>
    <w:rsid w:val="00F25194"/>
    <w:rsid w:val="00F26C82"/>
    <w:rsid w:val="00F304EE"/>
    <w:rsid w:val="00F332F2"/>
    <w:rsid w:val="00F33572"/>
    <w:rsid w:val="00F35428"/>
    <w:rsid w:val="00F35BC0"/>
    <w:rsid w:val="00F419AB"/>
    <w:rsid w:val="00F4343F"/>
    <w:rsid w:val="00F45509"/>
    <w:rsid w:val="00F4578C"/>
    <w:rsid w:val="00F45B4A"/>
    <w:rsid w:val="00F4730C"/>
    <w:rsid w:val="00F47638"/>
    <w:rsid w:val="00F479B2"/>
    <w:rsid w:val="00F51456"/>
    <w:rsid w:val="00F51463"/>
    <w:rsid w:val="00F51B4C"/>
    <w:rsid w:val="00F51FBB"/>
    <w:rsid w:val="00F56170"/>
    <w:rsid w:val="00F572C3"/>
    <w:rsid w:val="00F60438"/>
    <w:rsid w:val="00F622D8"/>
    <w:rsid w:val="00F630AC"/>
    <w:rsid w:val="00F633FD"/>
    <w:rsid w:val="00F636CA"/>
    <w:rsid w:val="00F6380F"/>
    <w:rsid w:val="00F640C3"/>
    <w:rsid w:val="00F64405"/>
    <w:rsid w:val="00F65BD6"/>
    <w:rsid w:val="00F65D6B"/>
    <w:rsid w:val="00F66855"/>
    <w:rsid w:val="00F66CEC"/>
    <w:rsid w:val="00F701F6"/>
    <w:rsid w:val="00F703B9"/>
    <w:rsid w:val="00F7044D"/>
    <w:rsid w:val="00F707EB"/>
    <w:rsid w:val="00F70DD1"/>
    <w:rsid w:val="00F71238"/>
    <w:rsid w:val="00F732CE"/>
    <w:rsid w:val="00F73465"/>
    <w:rsid w:val="00F73660"/>
    <w:rsid w:val="00F74D12"/>
    <w:rsid w:val="00F7515C"/>
    <w:rsid w:val="00F7581A"/>
    <w:rsid w:val="00F76CA7"/>
    <w:rsid w:val="00F813C8"/>
    <w:rsid w:val="00F82F29"/>
    <w:rsid w:val="00F85D59"/>
    <w:rsid w:val="00F87FD9"/>
    <w:rsid w:val="00F91D42"/>
    <w:rsid w:val="00F91F91"/>
    <w:rsid w:val="00F9296B"/>
    <w:rsid w:val="00F93519"/>
    <w:rsid w:val="00F935A9"/>
    <w:rsid w:val="00F938B8"/>
    <w:rsid w:val="00F93BBF"/>
    <w:rsid w:val="00F941D4"/>
    <w:rsid w:val="00FA052A"/>
    <w:rsid w:val="00FA05E7"/>
    <w:rsid w:val="00FA2ADF"/>
    <w:rsid w:val="00FA4412"/>
    <w:rsid w:val="00FA4DD8"/>
    <w:rsid w:val="00FA53E4"/>
    <w:rsid w:val="00FA5F3C"/>
    <w:rsid w:val="00FA6678"/>
    <w:rsid w:val="00FB06DB"/>
    <w:rsid w:val="00FB0C2C"/>
    <w:rsid w:val="00FB1829"/>
    <w:rsid w:val="00FB2671"/>
    <w:rsid w:val="00FB2824"/>
    <w:rsid w:val="00FB2B17"/>
    <w:rsid w:val="00FB31C3"/>
    <w:rsid w:val="00FB3C33"/>
    <w:rsid w:val="00FB620E"/>
    <w:rsid w:val="00FB666E"/>
    <w:rsid w:val="00FB6B81"/>
    <w:rsid w:val="00FB7F72"/>
    <w:rsid w:val="00FC0B51"/>
    <w:rsid w:val="00FC110A"/>
    <w:rsid w:val="00FC1A4A"/>
    <w:rsid w:val="00FC1C0A"/>
    <w:rsid w:val="00FC2280"/>
    <w:rsid w:val="00FC2614"/>
    <w:rsid w:val="00FC3006"/>
    <w:rsid w:val="00FC3700"/>
    <w:rsid w:val="00FC5FD3"/>
    <w:rsid w:val="00FC61C6"/>
    <w:rsid w:val="00FC6A7E"/>
    <w:rsid w:val="00FC6CCC"/>
    <w:rsid w:val="00FC7B7A"/>
    <w:rsid w:val="00FD00B9"/>
    <w:rsid w:val="00FD1843"/>
    <w:rsid w:val="00FD1DF3"/>
    <w:rsid w:val="00FD25EA"/>
    <w:rsid w:val="00FD3468"/>
    <w:rsid w:val="00FD4109"/>
    <w:rsid w:val="00FD47FA"/>
    <w:rsid w:val="00FD4AA0"/>
    <w:rsid w:val="00FD6204"/>
    <w:rsid w:val="00FD69AD"/>
    <w:rsid w:val="00FE0C03"/>
    <w:rsid w:val="00FE10BB"/>
    <w:rsid w:val="00FE27EB"/>
    <w:rsid w:val="00FE2852"/>
    <w:rsid w:val="00FE312D"/>
    <w:rsid w:val="00FE325D"/>
    <w:rsid w:val="00FE376D"/>
    <w:rsid w:val="00FE52CB"/>
    <w:rsid w:val="00FE7602"/>
    <w:rsid w:val="00FF0211"/>
    <w:rsid w:val="00FF0413"/>
    <w:rsid w:val="00FF17D9"/>
    <w:rsid w:val="00FF217B"/>
    <w:rsid w:val="00FF28AA"/>
    <w:rsid w:val="00FF3359"/>
    <w:rsid w:val="00FF3387"/>
    <w:rsid w:val="00FF4C82"/>
    <w:rsid w:val="00FF4D89"/>
    <w:rsid w:val="00FF52E4"/>
    <w:rsid w:val="00FF5B3F"/>
    <w:rsid w:val="00FF616F"/>
    <w:rsid w:val="00FF75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1BCB6"/>
  <w15:docId w15:val="{62AE8F56-3CCC-4612-B137-0B23C8028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ExtraLight" w:eastAsia="Nunito ExtraLight" w:hAnsi="Nunito ExtraLight" w:cs="Nunito ExtraLight"/>
        <w:sz w:val="22"/>
        <w:szCs w:val="22"/>
        <w:lang w:val="en-GB"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319B1"/>
    <w:rPr>
      <w:rFonts w:asciiTheme="minorHAnsi" w:hAnsiTheme="minorHAnsi"/>
      <w:lang w:val="en-US"/>
    </w:rPr>
  </w:style>
  <w:style w:type="paragraph" w:styleId="Titre1">
    <w:name w:val="heading 1"/>
    <w:basedOn w:val="Normal"/>
    <w:next w:val="Normal"/>
    <w:link w:val="Titre1Car"/>
    <w:autoRedefine/>
    <w:uiPriority w:val="9"/>
    <w:qFormat/>
    <w:rsid w:val="00953072"/>
    <w:pPr>
      <w:keepNext/>
      <w:keepLines/>
      <w:numPr>
        <w:numId w:val="16"/>
      </w:numPr>
      <w:spacing w:before="240" w:after="0"/>
      <w:outlineLvl w:val="0"/>
    </w:pPr>
    <w:rPr>
      <w:rFonts w:ascii="Nunito Sans" w:eastAsiaTheme="majorEastAsia" w:hAnsi="Nunito Sans" w:cstheme="majorBidi"/>
      <w:color w:val="000000" w:themeColor="text1"/>
      <w:sz w:val="40"/>
      <w:szCs w:val="32"/>
    </w:rPr>
  </w:style>
  <w:style w:type="paragraph" w:styleId="Titre2">
    <w:name w:val="heading 2"/>
    <w:basedOn w:val="Normal"/>
    <w:next w:val="Normal"/>
    <w:link w:val="Titre2Car"/>
    <w:autoRedefine/>
    <w:uiPriority w:val="9"/>
    <w:unhideWhenUsed/>
    <w:qFormat/>
    <w:rsid w:val="006D5BBB"/>
    <w:pPr>
      <w:keepNext/>
      <w:keepLines/>
      <w:numPr>
        <w:ilvl w:val="1"/>
        <w:numId w:val="16"/>
      </w:numPr>
      <w:spacing w:before="40" w:after="0"/>
      <w:outlineLvl w:val="1"/>
      <w:pPrChange w:id="0" w:author="Arthur Parmentier" w:date="2020-06-07T21:11:00Z">
        <w:pPr>
          <w:keepNext/>
          <w:keepLines/>
          <w:numPr>
            <w:ilvl w:val="1"/>
            <w:numId w:val="16"/>
          </w:numPr>
          <w:spacing w:before="40" w:line="259" w:lineRule="auto"/>
          <w:ind w:left="720"/>
          <w:outlineLvl w:val="1"/>
        </w:pPr>
      </w:pPrChange>
    </w:pPr>
    <w:rPr>
      <w:rFonts w:ascii="Nunito Sans Light" w:eastAsiaTheme="majorEastAsia" w:hAnsi="Nunito Sans Light" w:cstheme="majorBidi"/>
      <w:sz w:val="32"/>
      <w:szCs w:val="26"/>
      <w:rPrChange w:id="0" w:author="Arthur Parmentier" w:date="2020-06-07T21:11:00Z">
        <w:rPr>
          <w:rFonts w:ascii="Nunito Sans Light" w:eastAsiaTheme="majorEastAsia" w:hAnsi="Nunito Sans Light" w:cstheme="majorBidi"/>
          <w:sz w:val="32"/>
          <w:szCs w:val="26"/>
          <w:lang w:val="en-US" w:eastAsia="fr-FR" w:bidi="ar-SA"/>
        </w:rPr>
      </w:rPrChange>
    </w:rPr>
  </w:style>
  <w:style w:type="paragraph" w:styleId="Titre3">
    <w:name w:val="heading 3"/>
    <w:basedOn w:val="Normal"/>
    <w:next w:val="Normal"/>
    <w:link w:val="Titre3Car"/>
    <w:uiPriority w:val="9"/>
    <w:unhideWhenUsed/>
    <w:qFormat/>
    <w:rsid w:val="00414962"/>
    <w:pPr>
      <w:keepNext/>
      <w:keepLines/>
      <w:numPr>
        <w:ilvl w:val="2"/>
        <w:numId w:val="16"/>
      </w:numPr>
      <w:spacing w:before="280" w:after="80"/>
      <w:outlineLvl w:val="2"/>
      <w:pPrChange w:id="1" w:author="Arthur Parmentier" w:date="2020-05-14T14:00:00Z">
        <w:pPr>
          <w:keepNext/>
          <w:keepLines/>
          <w:numPr>
            <w:ilvl w:val="2"/>
            <w:numId w:val="16"/>
          </w:numPr>
          <w:spacing w:before="280" w:after="80" w:line="259" w:lineRule="auto"/>
          <w:ind w:left="1440"/>
          <w:outlineLvl w:val="2"/>
        </w:pPr>
      </w:pPrChange>
    </w:pPr>
    <w:rPr>
      <w:rFonts w:ascii="Nunito Sans Light" w:hAnsi="Nunito Sans Light"/>
      <w:sz w:val="28"/>
      <w:szCs w:val="28"/>
      <w:rPrChange w:id="1" w:author="Arthur Parmentier" w:date="2020-05-14T14:00:00Z">
        <w:rPr>
          <w:rFonts w:ascii="Nunito Sans Light" w:eastAsia="Nunito ExtraLight" w:hAnsi="Nunito Sans Light" w:cs="Nunito ExtraLight"/>
          <w:sz w:val="28"/>
          <w:szCs w:val="28"/>
          <w:lang w:val="en-US" w:eastAsia="fr-FR" w:bidi="ar-SA"/>
        </w:rPr>
      </w:rPrChange>
    </w:rPr>
  </w:style>
  <w:style w:type="paragraph" w:styleId="Titre4">
    <w:name w:val="heading 4"/>
    <w:basedOn w:val="Normal"/>
    <w:next w:val="Normal"/>
    <w:autoRedefine/>
    <w:uiPriority w:val="9"/>
    <w:unhideWhenUsed/>
    <w:qFormat/>
    <w:rsid w:val="00E24064"/>
    <w:pPr>
      <w:keepNext/>
      <w:keepLines/>
      <w:numPr>
        <w:ilvl w:val="3"/>
        <w:numId w:val="16"/>
      </w:numPr>
      <w:spacing w:before="240" w:after="40"/>
      <w:outlineLvl w:val="3"/>
    </w:pPr>
    <w:rPr>
      <w:rFonts w:ascii="Nunito Sans Light" w:hAnsi="Nunito Sans Light"/>
      <w:sz w:val="24"/>
      <w:szCs w:val="24"/>
    </w:rPr>
  </w:style>
  <w:style w:type="paragraph" w:styleId="Titre5">
    <w:name w:val="heading 5"/>
    <w:basedOn w:val="Normal"/>
    <w:next w:val="Normal"/>
    <w:autoRedefine/>
    <w:uiPriority w:val="9"/>
    <w:unhideWhenUsed/>
    <w:qFormat/>
    <w:rsid w:val="00D36F5F"/>
    <w:pPr>
      <w:keepNext/>
      <w:keepLines/>
      <w:numPr>
        <w:ilvl w:val="4"/>
        <w:numId w:val="16"/>
      </w:numPr>
      <w:spacing w:before="220" w:after="40"/>
      <w:outlineLvl w:val="4"/>
    </w:pPr>
    <w:rPr>
      <w:rFonts w:ascii="Nunito Sans Light" w:hAnsi="Nunito Sans Light"/>
    </w:rPr>
  </w:style>
  <w:style w:type="paragraph" w:styleId="Titre6">
    <w:name w:val="heading 6"/>
    <w:basedOn w:val="Normal"/>
    <w:next w:val="Normal"/>
    <w:link w:val="Titre6Car"/>
    <w:uiPriority w:val="9"/>
    <w:unhideWhenUsed/>
    <w:qFormat/>
    <w:pPr>
      <w:keepNext/>
      <w:keepLines/>
      <w:numPr>
        <w:ilvl w:val="5"/>
        <w:numId w:val="16"/>
      </w:numPr>
      <w:spacing w:before="200" w:after="40"/>
      <w:outlineLvl w:val="5"/>
    </w:pPr>
    <w:rPr>
      <w:b/>
      <w:sz w:val="20"/>
      <w:szCs w:val="20"/>
    </w:rPr>
  </w:style>
  <w:style w:type="paragraph" w:styleId="Titre7">
    <w:name w:val="heading 7"/>
    <w:basedOn w:val="Normal"/>
    <w:next w:val="Normal"/>
    <w:link w:val="Titre7Car"/>
    <w:uiPriority w:val="9"/>
    <w:semiHidden/>
    <w:unhideWhenUsed/>
    <w:qFormat/>
    <w:rsid w:val="001D7151"/>
    <w:pPr>
      <w:keepNext/>
      <w:keepLines/>
      <w:numPr>
        <w:ilvl w:val="6"/>
        <w:numId w:val="16"/>
      </w:numPr>
      <w:spacing w:before="40" w:after="0"/>
      <w:outlineLvl w:val="6"/>
    </w:pPr>
    <w:rPr>
      <w:rFonts w:asciiTheme="majorHAnsi" w:eastAsiaTheme="majorEastAsia" w:hAnsiTheme="majorHAnsi" w:cstheme="majorBidi"/>
      <w:i/>
      <w:iCs/>
      <w:color w:val="84620E" w:themeColor="accent1" w:themeShade="7F"/>
    </w:rPr>
  </w:style>
  <w:style w:type="paragraph" w:styleId="Titre8">
    <w:name w:val="heading 8"/>
    <w:basedOn w:val="Normal"/>
    <w:next w:val="Normal"/>
    <w:link w:val="Titre8Car"/>
    <w:uiPriority w:val="9"/>
    <w:semiHidden/>
    <w:unhideWhenUsed/>
    <w:qFormat/>
    <w:rsid w:val="001D71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71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53072"/>
    <w:pPr>
      <w:spacing w:after="0" w:line="240" w:lineRule="auto"/>
      <w:contextualSpacing/>
    </w:pPr>
    <w:rPr>
      <w:rFonts w:ascii="Nunito Sans" w:eastAsiaTheme="majorEastAsia" w:hAnsi="Nunito Sans" w:cstheme="majorBidi"/>
      <w:spacing w:val="-10"/>
      <w:kern w:val="28"/>
      <w:sz w:val="72"/>
      <w:szCs w:val="56"/>
    </w:rPr>
  </w:style>
  <w:style w:type="paragraph" w:styleId="Textedebulles">
    <w:name w:val="Balloon Text"/>
    <w:basedOn w:val="Normal"/>
    <w:link w:val="TextedebullesCar"/>
    <w:uiPriority w:val="99"/>
    <w:semiHidden/>
    <w:unhideWhenUsed/>
    <w:rsid w:val="00FB3FEE"/>
    <w:rPr>
      <w:rFonts w:ascii="Lucida Grande" w:hAnsi="Lucida Grande"/>
      <w:sz w:val="18"/>
      <w:szCs w:val="18"/>
    </w:rPr>
  </w:style>
  <w:style w:type="character" w:customStyle="1" w:styleId="TextedebullesCar">
    <w:name w:val="Texte de bulles Car"/>
    <w:basedOn w:val="Policepardfaut"/>
    <w:link w:val="Textedebulles"/>
    <w:uiPriority w:val="99"/>
    <w:semiHidden/>
    <w:rsid w:val="00FB3FEE"/>
    <w:rPr>
      <w:rFonts w:ascii="Lucida Grande" w:hAnsi="Lucida Grande"/>
      <w:sz w:val="18"/>
      <w:szCs w:val="18"/>
    </w:rPr>
  </w:style>
  <w:style w:type="character" w:customStyle="1" w:styleId="TitreCar">
    <w:name w:val="Titre Car"/>
    <w:basedOn w:val="Policepardfaut"/>
    <w:link w:val="Titre"/>
    <w:uiPriority w:val="10"/>
    <w:rsid w:val="00953072"/>
    <w:rPr>
      <w:rFonts w:ascii="Nunito Sans" w:eastAsiaTheme="majorEastAsia" w:hAnsi="Nunito Sans" w:cstheme="majorBidi"/>
      <w:spacing w:val="-10"/>
      <w:kern w:val="28"/>
      <w:sz w:val="72"/>
      <w:szCs w:val="56"/>
      <w:lang w:val="en-US"/>
    </w:rPr>
  </w:style>
  <w:style w:type="character" w:customStyle="1" w:styleId="Titre1Car">
    <w:name w:val="Titre 1 Car"/>
    <w:basedOn w:val="Policepardfaut"/>
    <w:link w:val="Titre1"/>
    <w:uiPriority w:val="9"/>
    <w:rsid w:val="00953072"/>
    <w:rPr>
      <w:rFonts w:ascii="Nunito Sans" w:eastAsiaTheme="majorEastAsia" w:hAnsi="Nunito Sans" w:cstheme="majorBidi"/>
      <w:color w:val="000000" w:themeColor="text1"/>
      <w:sz w:val="40"/>
      <w:szCs w:val="32"/>
      <w:lang w:val="en-US"/>
    </w:rPr>
  </w:style>
  <w:style w:type="paragraph" w:styleId="Paragraphedeliste">
    <w:name w:val="List Paragraph"/>
    <w:basedOn w:val="Normal"/>
    <w:uiPriority w:val="34"/>
    <w:qFormat/>
    <w:rsid w:val="00943B9B"/>
    <w:pPr>
      <w:ind w:left="720"/>
      <w:contextualSpacing/>
    </w:pPr>
  </w:style>
  <w:style w:type="character" w:styleId="Lienhypertexte">
    <w:name w:val="Hyperlink"/>
    <w:basedOn w:val="Policepardfaut"/>
    <w:uiPriority w:val="99"/>
    <w:unhideWhenUsed/>
    <w:rsid w:val="008756B1"/>
    <w:rPr>
      <w:color w:val="0000FF"/>
      <w:u w:val="single"/>
    </w:rPr>
  </w:style>
  <w:style w:type="character" w:customStyle="1" w:styleId="Mentionnonrsolue1">
    <w:name w:val="Mention non résolue1"/>
    <w:basedOn w:val="Policepardfaut"/>
    <w:uiPriority w:val="99"/>
    <w:semiHidden/>
    <w:unhideWhenUsed/>
    <w:rsid w:val="008756B1"/>
    <w:rPr>
      <w:color w:val="605E5C"/>
      <w:shd w:val="clear" w:color="auto" w:fill="E1DFDD"/>
    </w:rPr>
  </w:style>
  <w:style w:type="character" w:customStyle="1" w:styleId="Titre2Car">
    <w:name w:val="Titre 2 Car"/>
    <w:basedOn w:val="Policepardfaut"/>
    <w:link w:val="Titre2"/>
    <w:uiPriority w:val="9"/>
    <w:rsid w:val="006D5BBB"/>
    <w:rPr>
      <w:rFonts w:ascii="Nunito Sans Light" w:eastAsiaTheme="majorEastAsia" w:hAnsi="Nunito Sans Light" w:cstheme="majorBidi"/>
      <w:sz w:val="32"/>
      <w:szCs w:val="26"/>
      <w:lang w:val="en-US"/>
    </w:rPr>
  </w:style>
  <w:style w:type="character" w:customStyle="1" w:styleId="bidi">
    <w:name w:val="bidi"/>
    <w:basedOn w:val="Policepardfaut"/>
    <w:rsid w:val="005C6F4B"/>
  </w:style>
  <w:style w:type="paragraph" w:styleId="Pieddepage">
    <w:name w:val="footer"/>
    <w:basedOn w:val="Normal"/>
    <w:link w:val="PieddepageCar"/>
    <w:uiPriority w:val="99"/>
    <w:semiHidden/>
    <w:unhideWhenUsed/>
    <w:rsid w:val="002454DE"/>
    <w:pPr>
      <w:tabs>
        <w:tab w:val="center" w:pos="4819"/>
        <w:tab w:val="right" w:pos="9638"/>
      </w:tabs>
      <w:spacing w:after="0" w:line="240" w:lineRule="auto"/>
    </w:pPr>
  </w:style>
  <w:style w:type="character" w:customStyle="1" w:styleId="PieddepageCar">
    <w:name w:val="Pied de page Car"/>
    <w:basedOn w:val="Policepardfaut"/>
    <w:link w:val="Pieddepage"/>
    <w:uiPriority w:val="99"/>
    <w:semiHidden/>
    <w:rsid w:val="002454DE"/>
    <w:rPr>
      <w:lang w:val="en-US"/>
    </w:rPr>
  </w:style>
  <w:style w:type="character" w:styleId="Numrodepage">
    <w:name w:val="page number"/>
    <w:basedOn w:val="Policepardfaut"/>
    <w:uiPriority w:val="99"/>
    <w:semiHidden/>
    <w:unhideWhenUsed/>
    <w:rsid w:val="002454DE"/>
  </w:style>
  <w:style w:type="character" w:styleId="Lienhypertextesuivivisit">
    <w:name w:val="FollowedHyperlink"/>
    <w:basedOn w:val="Policepardfaut"/>
    <w:uiPriority w:val="99"/>
    <w:semiHidden/>
    <w:unhideWhenUsed/>
    <w:rsid w:val="00453362"/>
    <w:rPr>
      <w:color w:val="954F72" w:themeColor="followedHyperlink"/>
      <w:u w:val="single"/>
    </w:rPr>
  </w:style>
  <w:style w:type="paragraph" w:styleId="Notedebasdepage">
    <w:name w:val="footnote text"/>
    <w:basedOn w:val="Normal"/>
    <w:link w:val="NotedebasdepageCar"/>
    <w:uiPriority w:val="99"/>
    <w:unhideWhenUsed/>
    <w:rsid w:val="00453362"/>
    <w:pPr>
      <w:spacing w:after="0" w:line="240" w:lineRule="auto"/>
    </w:pPr>
    <w:rPr>
      <w:sz w:val="20"/>
      <w:szCs w:val="20"/>
    </w:rPr>
  </w:style>
  <w:style w:type="character" w:customStyle="1" w:styleId="NotedebasdepageCar">
    <w:name w:val="Note de bas de page Car"/>
    <w:basedOn w:val="Policepardfaut"/>
    <w:link w:val="Notedebasdepage"/>
    <w:uiPriority w:val="99"/>
    <w:rsid w:val="00453362"/>
    <w:rPr>
      <w:sz w:val="20"/>
      <w:szCs w:val="20"/>
      <w:lang w:val="en-US"/>
    </w:rPr>
  </w:style>
  <w:style w:type="character" w:styleId="Appelnotedebasdep">
    <w:name w:val="footnote reference"/>
    <w:basedOn w:val="Policepardfaut"/>
    <w:uiPriority w:val="99"/>
    <w:semiHidden/>
    <w:unhideWhenUsed/>
    <w:rsid w:val="00453362"/>
    <w:rPr>
      <w:vertAlign w:val="superscript"/>
    </w:rPr>
  </w:style>
  <w:style w:type="character" w:styleId="Mentionnonrsolue">
    <w:name w:val="Unresolved Mention"/>
    <w:basedOn w:val="Policepardfaut"/>
    <w:uiPriority w:val="99"/>
    <w:semiHidden/>
    <w:unhideWhenUsed/>
    <w:rsid w:val="00A36C6A"/>
    <w:rPr>
      <w:color w:val="605E5C"/>
      <w:shd w:val="clear" w:color="auto" w:fill="E1DFDD"/>
    </w:rPr>
  </w:style>
  <w:style w:type="character" w:customStyle="1" w:styleId="textexposedshow">
    <w:name w:val="text_exposed_show"/>
    <w:basedOn w:val="Policepardfaut"/>
    <w:rsid w:val="00A36C6A"/>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1D7151"/>
    <w:pPr>
      <w:outlineLvl w:val="9"/>
    </w:pPr>
    <w:rPr>
      <w:color w:val="C69415" w:themeColor="accent1" w:themeShade="BF"/>
      <w:sz w:val="32"/>
      <w:lang w:val="fr-FR"/>
    </w:rPr>
  </w:style>
  <w:style w:type="character" w:customStyle="1" w:styleId="Titre7Car">
    <w:name w:val="Titre 7 Car"/>
    <w:basedOn w:val="Policepardfaut"/>
    <w:link w:val="Titre7"/>
    <w:uiPriority w:val="9"/>
    <w:semiHidden/>
    <w:rsid w:val="001D7151"/>
    <w:rPr>
      <w:rFonts w:asciiTheme="majorHAnsi" w:eastAsiaTheme="majorEastAsia" w:hAnsiTheme="majorHAnsi" w:cstheme="majorBidi"/>
      <w:i/>
      <w:iCs/>
      <w:color w:val="84620E" w:themeColor="accent1" w:themeShade="7F"/>
      <w:lang w:val="en-US"/>
    </w:rPr>
  </w:style>
  <w:style w:type="character" w:customStyle="1" w:styleId="Titre8Car">
    <w:name w:val="Titre 8 Car"/>
    <w:basedOn w:val="Policepardfaut"/>
    <w:link w:val="Titre8"/>
    <w:uiPriority w:val="9"/>
    <w:semiHidden/>
    <w:rsid w:val="001D7151"/>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1D7151"/>
    <w:rPr>
      <w:rFonts w:asciiTheme="majorHAnsi" w:eastAsiaTheme="majorEastAsia" w:hAnsiTheme="majorHAnsi" w:cstheme="majorBidi"/>
      <w:i/>
      <w:iCs/>
      <w:color w:val="272727" w:themeColor="text1" w:themeTint="D8"/>
      <w:sz w:val="21"/>
      <w:szCs w:val="21"/>
      <w:lang w:val="en-US"/>
    </w:rPr>
  </w:style>
  <w:style w:type="paragraph" w:styleId="TM1">
    <w:name w:val="toc 1"/>
    <w:basedOn w:val="Normal"/>
    <w:next w:val="Normal"/>
    <w:autoRedefine/>
    <w:uiPriority w:val="39"/>
    <w:unhideWhenUsed/>
    <w:rsid w:val="001261FF"/>
    <w:pPr>
      <w:spacing w:before="120" w:after="0"/>
    </w:pPr>
    <w:rPr>
      <w:b/>
      <w:bCs/>
      <w:i/>
      <w:iCs/>
      <w:sz w:val="24"/>
      <w:szCs w:val="24"/>
    </w:rPr>
  </w:style>
  <w:style w:type="paragraph" w:styleId="TM2">
    <w:name w:val="toc 2"/>
    <w:basedOn w:val="Normal"/>
    <w:next w:val="Normal"/>
    <w:autoRedefine/>
    <w:uiPriority w:val="39"/>
    <w:unhideWhenUsed/>
    <w:rsid w:val="001261FF"/>
    <w:pPr>
      <w:spacing w:before="120" w:after="0"/>
      <w:ind w:left="220"/>
    </w:pPr>
    <w:rPr>
      <w:b/>
      <w:bCs/>
    </w:rPr>
  </w:style>
  <w:style w:type="paragraph" w:styleId="TM3">
    <w:name w:val="toc 3"/>
    <w:basedOn w:val="Normal"/>
    <w:next w:val="Normal"/>
    <w:autoRedefine/>
    <w:uiPriority w:val="39"/>
    <w:unhideWhenUsed/>
    <w:rsid w:val="001261FF"/>
    <w:pPr>
      <w:spacing w:after="0"/>
      <w:ind w:left="440"/>
    </w:pPr>
    <w:rPr>
      <w:sz w:val="20"/>
      <w:szCs w:val="20"/>
    </w:rPr>
  </w:style>
  <w:style w:type="paragraph" w:styleId="TM4">
    <w:name w:val="toc 4"/>
    <w:basedOn w:val="Normal"/>
    <w:next w:val="Normal"/>
    <w:autoRedefine/>
    <w:uiPriority w:val="39"/>
    <w:unhideWhenUsed/>
    <w:rsid w:val="001261FF"/>
    <w:pPr>
      <w:spacing w:after="0"/>
      <w:ind w:left="660"/>
    </w:pPr>
    <w:rPr>
      <w:sz w:val="20"/>
      <w:szCs w:val="20"/>
    </w:rPr>
  </w:style>
  <w:style w:type="paragraph" w:styleId="TM5">
    <w:name w:val="toc 5"/>
    <w:basedOn w:val="Normal"/>
    <w:next w:val="Normal"/>
    <w:autoRedefine/>
    <w:uiPriority w:val="39"/>
    <w:unhideWhenUsed/>
    <w:rsid w:val="001261FF"/>
    <w:pPr>
      <w:spacing w:after="0"/>
      <w:ind w:left="880"/>
    </w:pPr>
    <w:rPr>
      <w:sz w:val="20"/>
      <w:szCs w:val="20"/>
    </w:rPr>
  </w:style>
  <w:style w:type="paragraph" w:styleId="TM6">
    <w:name w:val="toc 6"/>
    <w:basedOn w:val="Normal"/>
    <w:next w:val="Normal"/>
    <w:autoRedefine/>
    <w:uiPriority w:val="39"/>
    <w:unhideWhenUsed/>
    <w:rsid w:val="001261FF"/>
    <w:pPr>
      <w:spacing w:after="0"/>
      <w:ind w:left="1100"/>
    </w:pPr>
    <w:rPr>
      <w:sz w:val="20"/>
      <w:szCs w:val="20"/>
    </w:rPr>
  </w:style>
  <w:style w:type="paragraph" w:styleId="TM7">
    <w:name w:val="toc 7"/>
    <w:basedOn w:val="Normal"/>
    <w:next w:val="Normal"/>
    <w:autoRedefine/>
    <w:uiPriority w:val="39"/>
    <w:unhideWhenUsed/>
    <w:rsid w:val="001261FF"/>
    <w:pPr>
      <w:spacing w:after="0"/>
      <w:ind w:left="1320"/>
    </w:pPr>
    <w:rPr>
      <w:sz w:val="20"/>
      <w:szCs w:val="20"/>
    </w:rPr>
  </w:style>
  <w:style w:type="paragraph" w:styleId="TM8">
    <w:name w:val="toc 8"/>
    <w:basedOn w:val="Normal"/>
    <w:next w:val="Normal"/>
    <w:autoRedefine/>
    <w:uiPriority w:val="39"/>
    <w:unhideWhenUsed/>
    <w:rsid w:val="001261FF"/>
    <w:pPr>
      <w:spacing w:after="0"/>
      <w:ind w:left="1540"/>
    </w:pPr>
    <w:rPr>
      <w:sz w:val="20"/>
      <w:szCs w:val="20"/>
    </w:rPr>
  </w:style>
  <w:style w:type="paragraph" w:styleId="TM9">
    <w:name w:val="toc 9"/>
    <w:basedOn w:val="Normal"/>
    <w:next w:val="Normal"/>
    <w:autoRedefine/>
    <w:uiPriority w:val="39"/>
    <w:unhideWhenUsed/>
    <w:rsid w:val="001261FF"/>
    <w:pPr>
      <w:spacing w:after="0"/>
      <w:ind w:left="1760"/>
    </w:pPr>
    <w:rPr>
      <w:sz w:val="20"/>
      <w:szCs w:val="20"/>
    </w:rPr>
  </w:style>
  <w:style w:type="character" w:customStyle="1" w:styleId="Titre3Car">
    <w:name w:val="Titre 3 Car"/>
    <w:basedOn w:val="Policepardfaut"/>
    <w:link w:val="Titre3"/>
    <w:uiPriority w:val="9"/>
    <w:rsid w:val="00414962"/>
    <w:rPr>
      <w:rFonts w:ascii="Nunito Sans Light" w:hAnsi="Nunito Sans Light"/>
      <w:sz w:val="28"/>
      <w:szCs w:val="28"/>
      <w:lang w:val="en-US"/>
    </w:rPr>
  </w:style>
  <w:style w:type="character" w:customStyle="1" w:styleId="reference-text">
    <w:name w:val="reference-text"/>
    <w:basedOn w:val="Policepardfaut"/>
    <w:rsid w:val="003C3E32"/>
  </w:style>
  <w:style w:type="paragraph" w:styleId="Lgende">
    <w:name w:val="caption"/>
    <w:basedOn w:val="Normal"/>
    <w:next w:val="Normal"/>
    <w:uiPriority w:val="35"/>
    <w:unhideWhenUsed/>
    <w:qFormat/>
    <w:rsid w:val="007A0B34"/>
    <w:pPr>
      <w:spacing w:after="200" w:line="240" w:lineRule="auto"/>
    </w:pPr>
    <w:rPr>
      <w:i/>
      <w:iCs/>
      <w:color w:val="49CAA6" w:themeColor="text2"/>
      <w:sz w:val="18"/>
      <w:szCs w:val="18"/>
    </w:rPr>
  </w:style>
  <w:style w:type="character" w:styleId="Accentuation">
    <w:name w:val="Emphasis"/>
    <w:basedOn w:val="Policepardfaut"/>
    <w:uiPriority w:val="20"/>
    <w:qFormat/>
    <w:rsid w:val="00116732"/>
    <w:rPr>
      <w:i/>
      <w:iCs/>
    </w:rPr>
  </w:style>
  <w:style w:type="character" w:customStyle="1" w:styleId="Titre6Car">
    <w:name w:val="Titre 6 Car"/>
    <w:basedOn w:val="Policepardfaut"/>
    <w:link w:val="Titre6"/>
    <w:uiPriority w:val="9"/>
    <w:rsid w:val="00F7581A"/>
    <w:rPr>
      <w:rFonts w:asciiTheme="minorHAnsi" w:hAnsiTheme="minorHAnsi"/>
      <w:b/>
      <w:sz w:val="20"/>
      <w:szCs w:val="20"/>
      <w:lang w:val="en-US"/>
    </w:rPr>
  </w:style>
  <w:style w:type="character" w:styleId="lev">
    <w:name w:val="Strong"/>
    <w:basedOn w:val="Policepardfaut"/>
    <w:uiPriority w:val="22"/>
    <w:qFormat/>
    <w:rsid w:val="00E814B3"/>
    <w:rPr>
      <w:b/>
      <w:bCs/>
    </w:rPr>
  </w:style>
  <w:style w:type="paragraph" w:styleId="Citation">
    <w:name w:val="Quote"/>
    <w:basedOn w:val="Normal"/>
    <w:next w:val="Normal"/>
    <w:link w:val="CitationCar"/>
    <w:uiPriority w:val="29"/>
    <w:qFormat/>
    <w:rsid w:val="00FE0C0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E0C03"/>
    <w:rPr>
      <w:rFonts w:asciiTheme="minorHAnsi" w:hAnsiTheme="minorHAnsi"/>
      <w:i/>
      <w:iCs/>
      <w:color w:val="404040" w:themeColor="text1" w:themeTint="BF"/>
      <w:lang w:val="en-US"/>
    </w:rPr>
  </w:style>
  <w:style w:type="paragraph" w:styleId="NormalWeb">
    <w:name w:val="Normal (Web)"/>
    <w:basedOn w:val="Normal"/>
    <w:uiPriority w:val="99"/>
    <w:unhideWhenUsed/>
    <w:rsid w:val="00682B61"/>
    <w:pPr>
      <w:spacing w:before="100" w:beforeAutospacing="1" w:after="100" w:afterAutospacing="1" w:line="240" w:lineRule="auto"/>
    </w:pPr>
    <w:rPr>
      <w:rFonts w:ascii="Times New Roman" w:eastAsia="Times New Roman" w:hAnsi="Times New Roman" w:cs="Times New Roman"/>
      <w:sz w:val="24"/>
      <w:szCs w:val="24"/>
      <w:lang w:val="fr-FR"/>
    </w:rPr>
  </w:style>
  <w:style w:type="character" w:customStyle="1" w:styleId="uiqtextrenderedqtext">
    <w:name w:val="ui_qtext_rendered_qtext"/>
    <w:basedOn w:val="Policepardfaut"/>
    <w:rsid w:val="00106062"/>
  </w:style>
  <w:style w:type="character" w:styleId="CitationHTML">
    <w:name w:val="HTML Cite"/>
    <w:basedOn w:val="Policepardfaut"/>
    <w:uiPriority w:val="99"/>
    <w:semiHidden/>
    <w:unhideWhenUsed/>
    <w:rsid w:val="00E962D4"/>
    <w:rPr>
      <w:i/>
      <w:iCs/>
    </w:rPr>
  </w:style>
  <w:style w:type="character" w:customStyle="1" w:styleId="cs1-format">
    <w:name w:val="cs1-format"/>
    <w:basedOn w:val="Policepardfaut"/>
    <w:rsid w:val="00E962D4"/>
  </w:style>
  <w:style w:type="character" w:customStyle="1" w:styleId="ouvrage">
    <w:name w:val="ouvrage"/>
    <w:basedOn w:val="Policepardfaut"/>
    <w:rsid w:val="00952ECE"/>
  </w:style>
  <w:style w:type="paragraph" w:styleId="Bibliographie">
    <w:name w:val="Bibliography"/>
    <w:basedOn w:val="Normal"/>
    <w:next w:val="Normal"/>
    <w:uiPriority w:val="37"/>
    <w:unhideWhenUsed/>
    <w:rsid w:val="00310E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62708">
      <w:bodyDiv w:val="1"/>
      <w:marLeft w:val="0"/>
      <w:marRight w:val="0"/>
      <w:marTop w:val="0"/>
      <w:marBottom w:val="0"/>
      <w:divBdr>
        <w:top w:val="none" w:sz="0" w:space="0" w:color="auto"/>
        <w:left w:val="none" w:sz="0" w:space="0" w:color="auto"/>
        <w:bottom w:val="none" w:sz="0" w:space="0" w:color="auto"/>
        <w:right w:val="none" w:sz="0" w:space="0" w:color="auto"/>
      </w:divBdr>
    </w:div>
    <w:div w:id="18745455">
      <w:bodyDiv w:val="1"/>
      <w:marLeft w:val="0"/>
      <w:marRight w:val="0"/>
      <w:marTop w:val="0"/>
      <w:marBottom w:val="0"/>
      <w:divBdr>
        <w:top w:val="none" w:sz="0" w:space="0" w:color="auto"/>
        <w:left w:val="none" w:sz="0" w:space="0" w:color="auto"/>
        <w:bottom w:val="none" w:sz="0" w:space="0" w:color="auto"/>
        <w:right w:val="none" w:sz="0" w:space="0" w:color="auto"/>
      </w:divBdr>
    </w:div>
    <w:div w:id="23068832">
      <w:bodyDiv w:val="1"/>
      <w:marLeft w:val="0"/>
      <w:marRight w:val="0"/>
      <w:marTop w:val="0"/>
      <w:marBottom w:val="0"/>
      <w:divBdr>
        <w:top w:val="none" w:sz="0" w:space="0" w:color="auto"/>
        <w:left w:val="none" w:sz="0" w:space="0" w:color="auto"/>
        <w:bottom w:val="none" w:sz="0" w:space="0" w:color="auto"/>
        <w:right w:val="none" w:sz="0" w:space="0" w:color="auto"/>
      </w:divBdr>
    </w:div>
    <w:div w:id="35350401">
      <w:bodyDiv w:val="1"/>
      <w:marLeft w:val="0"/>
      <w:marRight w:val="0"/>
      <w:marTop w:val="0"/>
      <w:marBottom w:val="0"/>
      <w:divBdr>
        <w:top w:val="none" w:sz="0" w:space="0" w:color="auto"/>
        <w:left w:val="none" w:sz="0" w:space="0" w:color="auto"/>
        <w:bottom w:val="none" w:sz="0" w:space="0" w:color="auto"/>
        <w:right w:val="none" w:sz="0" w:space="0" w:color="auto"/>
      </w:divBdr>
    </w:div>
    <w:div w:id="36663148">
      <w:bodyDiv w:val="1"/>
      <w:marLeft w:val="0"/>
      <w:marRight w:val="0"/>
      <w:marTop w:val="0"/>
      <w:marBottom w:val="0"/>
      <w:divBdr>
        <w:top w:val="none" w:sz="0" w:space="0" w:color="auto"/>
        <w:left w:val="none" w:sz="0" w:space="0" w:color="auto"/>
        <w:bottom w:val="none" w:sz="0" w:space="0" w:color="auto"/>
        <w:right w:val="none" w:sz="0" w:space="0" w:color="auto"/>
      </w:divBdr>
    </w:div>
    <w:div w:id="53048522">
      <w:bodyDiv w:val="1"/>
      <w:marLeft w:val="0"/>
      <w:marRight w:val="0"/>
      <w:marTop w:val="0"/>
      <w:marBottom w:val="0"/>
      <w:divBdr>
        <w:top w:val="none" w:sz="0" w:space="0" w:color="auto"/>
        <w:left w:val="none" w:sz="0" w:space="0" w:color="auto"/>
        <w:bottom w:val="none" w:sz="0" w:space="0" w:color="auto"/>
        <w:right w:val="none" w:sz="0" w:space="0" w:color="auto"/>
      </w:divBdr>
    </w:div>
    <w:div w:id="60174911">
      <w:bodyDiv w:val="1"/>
      <w:marLeft w:val="0"/>
      <w:marRight w:val="0"/>
      <w:marTop w:val="0"/>
      <w:marBottom w:val="0"/>
      <w:divBdr>
        <w:top w:val="none" w:sz="0" w:space="0" w:color="auto"/>
        <w:left w:val="none" w:sz="0" w:space="0" w:color="auto"/>
        <w:bottom w:val="none" w:sz="0" w:space="0" w:color="auto"/>
        <w:right w:val="none" w:sz="0" w:space="0" w:color="auto"/>
      </w:divBdr>
    </w:div>
    <w:div w:id="84690721">
      <w:bodyDiv w:val="1"/>
      <w:marLeft w:val="0"/>
      <w:marRight w:val="0"/>
      <w:marTop w:val="0"/>
      <w:marBottom w:val="0"/>
      <w:divBdr>
        <w:top w:val="none" w:sz="0" w:space="0" w:color="auto"/>
        <w:left w:val="none" w:sz="0" w:space="0" w:color="auto"/>
        <w:bottom w:val="none" w:sz="0" w:space="0" w:color="auto"/>
        <w:right w:val="none" w:sz="0" w:space="0" w:color="auto"/>
      </w:divBdr>
    </w:div>
    <w:div w:id="88897287">
      <w:bodyDiv w:val="1"/>
      <w:marLeft w:val="0"/>
      <w:marRight w:val="0"/>
      <w:marTop w:val="0"/>
      <w:marBottom w:val="0"/>
      <w:divBdr>
        <w:top w:val="none" w:sz="0" w:space="0" w:color="auto"/>
        <w:left w:val="none" w:sz="0" w:space="0" w:color="auto"/>
        <w:bottom w:val="none" w:sz="0" w:space="0" w:color="auto"/>
        <w:right w:val="none" w:sz="0" w:space="0" w:color="auto"/>
      </w:divBdr>
    </w:div>
    <w:div w:id="102265988">
      <w:bodyDiv w:val="1"/>
      <w:marLeft w:val="0"/>
      <w:marRight w:val="0"/>
      <w:marTop w:val="0"/>
      <w:marBottom w:val="0"/>
      <w:divBdr>
        <w:top w:val="none" w:sz="0" w:space="0" w:color="auto"/>
        <w:left w:val="none" w:sz="0" w:space="0" w:color="auto"/>
        <w:bottom w:val="none" w:sz="0" w:space="0" w:color="auto"/>
        <w:right w:val="none" w:sz="0" w:space="0" w:color="auto"/>
      </w:divBdr>
    </w:div>
    <w:div w:id="107313288">
      <w:bodyDiv w:val="1"/>
      <w:marLeft w:val="0"/>
      <w:marRight w:val="0"/>
      <w:marTop w:val="0"/>
      <w:marBottom w:val="0"/>
      <w:divBdr>
        <w:top w:val="none" w:sz="0" w:space="0" w:color="auto"/>
        <w:left w:val="none" w:sz="0" w:space="0" w:color="auto"/>
        <w:bottom w:val="none" w:sz="0" w:space="0" w:color="auto"/>
        <w:right w:val="none" w:sz="0" w:space="0" w:color="auto"/>
      </w:divBdr>
    </w:div>
    <w:div w:id="107554057">
      <w:bodyDiv w:val="1"/>
      <w:marLeft w:val="0"/>
      <w:marRight w:val="0"/>
      <w:marTop w:val="0"/>
      <w:marBottom w:val="0"/>
      <w:divBdr>
        <w:top w:val="none" w:sz="0" w:space="0" w:color="auto"/>
        <w:left w:val="none" w:sz="0" w:space="0" w:color="auto"/>
        <w:bottom w:val="none" w:sz="0" w:space="0" w:color="auto"/>
        <w:right w:val="none" w:sz="0" w:space="0" w:color="auto"/>
      </w:divBdr>
    </w:div>
    <w:div w:id="131944606">
      <w:bodyDiv w:val="1"/>
      <w:marLeft w:val="0"/>
      <w:marRight w:val="0"/>
      <w:marTop w:val="0"/>
      <w:marBottom w:val="0"/>
      <w:divBdr>
        <w:top w:val="none" w:sz="0" w:space="0" w:color="auto"/>
        <w:left w:val="none" w:sz="0" w:space="0" w:color="auto"/>
        <w:bottom w:val="none" w:sz="0" w:space="0" w:color="auto"/>
        <w:right w:val="none" w:sz="0" w:space="0" w:color="auto"/>
      </w:divBdr>
    </w:div>
    <w:div w:id="134882669">
      <w:bodyDiv w:val="1"/>
      <w:marLeft w:val="0"/>
      <w:marRight w:val="0"/>
      <w:marTop w:val="0"/>
      <w:marBottom w:val="0"/>
      <w:divBdr>
        <w:top w:val="none" w:sz="0" w:space="0" w:color="auto"/>
        <w:left w:val="none" w:sz="0" w:space="0" w:color="auto"/>
        <w:bottom w:val="none" w:sz="0" w:space="0" w:color="auto"/>
        <w:right w:val="none" w:sz="0" w:space="0" w:color="auto"/>
      </w:divBdr>
    </w:div>
    <w:div w:id="145127964">
      <w:bodyDiv w:val="1"/>
      <w:marLeft w:val="0"/>
      <w:marRight w:val="0"/>
      <w:marTop w:val="0"/>
      <w:marBottom w:val="0"/>
      <w:divBdr>
        <w:top w:val="none" w:sz="0" w:space="0" w:color="auto"/>
        <w:left w:val="none" w:sz="0" w:space="0" w:color="auto"/>
        <w:bottom w:val="none" w:sz="0" w:space="0" w:color="auto"/>
        <w:right w:val="none" w:sz="0" w:space="0" w:color="auto"/>
      </w:divBdr>
    </w:div>
    <w:div w:id="199586162">
      <w:bodyDiv w:val="1"/>
      <w:marLeft w:val="0"/>
      <w:marRight w:val="0"/>
      <w:marTop w:val="0"/>
      <w:marBottom w:val="0"/>
      <w:divBdr>
        <w:top w:val="none" w:sz="0" w:space="0" w:color="auto"/>
        <w:left w:val="none" w:sz="0" w:space="0" w:color="auto"/>
        <w:bottom w:val="none" w:sz="0" w:space="0" w:color="auto"/>
        <w:right w:val="none" w:sz="0" w:space="0" w:color="auto"/>
      </w:divBdr>
    </w:div>
    <w:div w:id="202062187">
      <w:bodyDiv w:val="1"/>
      <w:marLeft w:val="0"/>
      <w:marRight w:val="0"/>
      <w:marTop w:val="0"/>
      <w:marBottom w:val="0"/>
      <w:divBdr>
        <w:top w:val="none" w:sz="0" w:space="0" w:color="auto"/>
        <w:left w:val="none" w:sz="0" w:space="0" w:color="auto"/>
        <w:bottom w:val="none" w:sz="0" w:space="0" w:color="auto"/>
        <w:right w:val="none" w:sz="0" w:space="0" w:color="auto"/>
      </w:divBdr>
    </w:div>
    <w:div w:id="215825362">
      <w:bodyDiv w:val="1"/>
      <w:marLeft w:val="0"/>
      <w:marRight w:val="0"/>
      <w:marTop w:val="0"/>
      <w:marBottom w:val="0"/>
      <w:divBdr>
        <w:top w:val="none" w:sz="0" w:space="0" w:color="auto"/>
        <w:left w:val="none" w:sz="0" w:space="0" w:color="auto"/>
        <w:bottom w:val="none" w:sz="0" w:space="0" w:color="auto"/>
        <w:right w:val="none" w:sz="0" w:space="0" w:color="auto"/>
      </w:divBdr>
    </w:div>
    <w:div w:id="217473243">
      <w:bodyDiv w:val="1"/>
      <w:marLeft w:val="0"/>
      <w:marRight w:val="0"/>
      <w:marTop w:val="0"/>
      <w:marBottom w:val="0"/>
      <w:divBdr>
        <w:top w:val="none" w:sz="0" w:space="0" w:color="auto"/>
        <w:left w:val="none" w:sz="0" w:space="0" w:color="auto"/>
        <w:bottom w:val="none" w:sz="0" w:space="0" w:color="auto"/>
        <w:right w:val="none" w:sz="0" w:space="0" w:color="auto"/>
      </w:divBdr>
    </w:div>
    <w:div w:id="218367164">
      <w:bodyDiv w:val="1"/>
      <w:marLeft w:val="0"/>
      <w:marRight w:val="0"/>
      <w:marTop w:val="0"/>
      <w:marBottom w:val="0"/>
      <w:divBdr>
        <w:top w:val="none" w:sz="0" w:space="0" w:color="auto"/>
        <w:left w:val="none" w:sz="0" w:space="0" w:color="auto"/>
        <w:bottom w:val="none" w:sz="0" w:space="0" w:color="auto"/>
        <w:right w:val="none" w:sz="0" w:space="0" w:color="auto"/>
      </w:divBdr>
    </w:div>
    <w:div w:id="230967005">
      <w:bodyDiv w:val="1"/>
      <w:marLeft w:val="0"/>
      <w:marRight w:val="0"/>
      <w:marTop w:val="0"/>
      <w:marBottom w:val="0"/>
      <w:divBdr>
        <w:top w:val="none" w:sz="0" w:space="0" w:color="auto"/>
        <w:left w:val="none" w:sz="0" w:space="0" w:color="auto"/>
        <w:bottom w:val="none" w:sz="0" w:space="0" w:color="auto"/>
        <w:right w:val="none" w:sz="0" w:space="0" w:color="auto"/>
      </w:divBdr>
    </w:div>
    <w:div w:id="236981155">
      <w:bodyDiv w:val="1"/>
      <w:marLeft w:val="0"/>
      <w:marRight w:val="0"/>
      <w:marTop w:val="0"/>
      <w:marBottom w:val="0"/>
      <w:divBdr>
        <w:top w:val="none" w:sz="0" w:space="0" w:color="auto"/>
        <w:left w:val="none" w:sz="0" w:space="0" w:color="auto"/>
        <w:bottom w:val="none" w:sz="0" w:space="0" w:color="auto"/>
        <w:right w:val="none" w:sz="0" w:space="0" w:color="auto"/>
      </w:divBdr>
    </w:div>
    <w:div w:id="274866567">
      <w:bodyDiv w:val="1"/>
      <w:marLeft w:val="0"/>
      <w:marRight w:val="0"/>
      <w:marTop w:val="0"/>
      <w:marBottom w:val="0"/>
      <w:divBdr>
        <w:top w:val="none" w:sz="0" w:space="0" w:color="auto"/>
        <w:left w:val="none" w:sz="0" w:space="0" w:color="auto"/>
        <w:bottom w:val="none" w:sz="0" w:space="0" w:color="auto"/>
        <w:right w:val="none" w:sz="0" w:space="0" w:color="auto"/>
      </w:divBdr>
    </w:div>
    <w:div w:id="296643338">
      <w:bodyDiv w:val="1"/>
      <w:marLeft w:val="0"/>
      <w:marRight w:val="0"/>
      <w:marTop w:val="0"/>
      <w:marBottom w:val="0"/>
      <w:divBdr>
        <w:top w:val="none" w:sz="0" w:space="0" w:color="auto"/>
        <w:left w:val="none" w:sz="0" w:space="0" w:color="auto"/>
        <w:bottom w:val="none" w:sz="0" w:space="0" w:color="auto"/>
        <w:right w:val="none" w:sz="0" w:space="0" w:color="auto"/>
      </w:divBdr>
    </w:div>
    <w:div w:id="299113265">
      <w:bodyDiv w:val="1"/>
      <w:marLeft w:val="0"/>
      <w:marRight w:val="0"/>
      <w:marTop w:val="0"/>
      <w:marBottom w:val="0"/>
      <w:divBdr>
        <w:top w:val="none" w:sz="0" w:space="0" w:color="auto"/>
        <w:left w:val="none" w:sz="0" w:space="0" w:color="auto"/>
        <w:bottom w:val="none" w:sz="0" w:space="0" w:color="auto"/>
        <w:right w:val="none" w:sz="0" w:space="0" w:color="auto"/>
      </w:divBdr>
    </w:div>
    <w:div w:id="316110695">
      <w:bodyDiv w:val="1"/>
      <w:marLeft w:val="0"/>
      <w:marRight w:val="0"/>
      <w:marTop w:val="0"/>
      <w:marBottom w:val="0"/>
      <w:divBdr>
        <w:top w:val="none" w:sz="0" w:space="0" w:color="auto"/>
        <w:left w:val="none" w:sz="0" w:space="0" w:color="auto"/>
        <w:bottom w:val="none" w:sz="0" w:space="0" w:color="auto"/>
        <w:right w:val="none" w:sz="0" w:space="0" w:color="auto"/>
      </w:divBdr>
    </w:div>
    <w:div w:id="390734983">
      <w:bodyDiv w:val="1"/>
      <w:marLeft w:val="0"/>
      <w:marRight w:val="0"/>
      <w:marTop w:val="0"/>
      <w:marBottom w:val="0"/>
      <w:divBdr>
        <w:top w:val="none" w:sz="0" w:space="0" w:color="auto"/>
        <w:left w:val="none" w:sz="0" w:space="0" w:color="auto"/>
        <w:bottom w:val="none" w:sz="0" w:space="0" w:color="auto"/>
        <w:right w:val="none" w:sz="0" w:space="0" w:color="auto"/>
      </w:divBdr>
    </w:div>
    <w:div w:id="457996165">
      <w:bodyDiv w:val="1"/>
      <w:marLeft w:val="0"/>
      <w:marRight w:val="0"/>
      <w:marTop w:val="0"/>
      <w:marBottom w:val="0"/>
      <w:divBdr>
        <w:top w:val="none" w:sz="0" w:space="0" w:color="auto"/>
        <w:left w:val="none" w:sz="0" w:space="0" w:color="auto"/>
        <w:bottom w:val="none" w:sz="0" w:space="0" w:color="auto"/>
        <w:right w:val="none" w:sz="0" w:space="0" w:color="auto"/>
      </w:divBdr>
    </w:div>
    <w:div w:id="461970433">
      <w:bodyDiv w:val="1"/>
      <w:marLeft w:val="0"/>
      <w:marRight w:val="0"/>
      <w:marTop w:val="0"/>
      <w:marBottom w:val="0"/>
      <w:divBdr>
        <w:top w:val="none" w:sz="0" w:space="0" w:color="auto"/>
        <w:left w:val="none" w:sz="0" w:space="0" w:color="auto"/>
        <w:bottom w:val="none" w:sz="0" w:space="0" w:color="auto"/>
        <w:right w:val="none" w:sz="0" w:space="0" w:color="auto"/>
      </w:divBdr>
    </w:div>
    <w:div w:id="478772110">
      <w:bodyDiv w:val="1"/>
      <w:marLeft w:val="0"/>
      <w:marRight w:val="0"/>
      <w:marTop w:val="0"/>
      <w:marBottom w:val="0"/>
      <w:divBdr>
        <w:top w:val="none" w:sz="0" w:space="0" w:color="auto"/>
        <w:left w:val="none" w:sz="0" w:space="0" w:color="auto"/>
        <w:bottom w:val="none" w:sz="0" w:space="0" w:color="auto"/>
        <w:right w:val="none" w:sz="0" w:space="0" w:color="auto"/>
      </w:divBdr>
    </w:div>
    <w:div w:id="480779143">
      <w:bodyDiv w:val="1"/>
      <w:marLeft w:val="0"/>
      <w:marRight w:val="0"/>
      <w:marTop w:val="0"/>
      <w:marBottom w:val="0"/>
      <w:divBdr>
        <w:top w:val="none" w:sz="0" w:space="0" w:color="auto"/>
        <w:left w:val="none" w:sz="0" w:space="0" w:color="auto"/>
        <w:bottom w:val="none" w:sz="0" w:space="0" w:color="auto"/>
        <w:right w:val="none" w:sz="0" w:space="0" w:color="auto"/>
      </w:divBdr>
    </w:div>
    <w:div w:id="482697250">
      <w:bodyDiv w:val="1"/>
      <w:marLeft w:val="0"/>
      <w:marRight w:val="0"/>
      <w:marTop w:val="0"/>
      <w:marBottom w:val="0"/>
      <w:divBdr>
        <w:top w:val="none" w:sz="0" w:space="0" w:color="auto"/>
        <w:left w:val="none" w:sz="0" w:space="0" w:color="auto"/>
        <w:bottom w:val="none" w:sz="0" w:space="0" w:color="auto"/>
        <w:right w:val="none" w:sz="0" w:space="0" w:color="auto"/>
      </w:divBdr>
    </w:div>
    <w:div w:id="496068660">
      <w:bodyDiv w:val="1"/>
      <w:marLeft w:val="0"/>
      <w:marRight w:val="0"/>
      <w:marTop w:val="0"/>
      <w:marBottom w:val="0"/>
      <w:divBdr>
        <w:top w:val="none" w:sz="0" w:space="0" w:color="auto"/>
        <w:left w:val="none" w:sz="0" w:space="0" w:color="auto"/>
        <w:bottom w:val="none" w:sz="0" w:space="0" w:color="auto"/>
        <w:right w:val="none" w:sz="0" w:space="0" w:color="auto"/>
      </w:divBdr>
    </w:div>
    <w:div w:id="503981979">
      <w:bodyDiv w:val="1"/>
      <w:marLeft w:val="0"/>
      <w:marRight w:val="0"/>
      <w:marTop w:val="0"/>
      <w:marBottom w:val="0"/>
      <w:divBdr>
        <w:top w:val="none" w:sz="0" w:space="0" w:color="auto"/>
        <w:left w:val="none" w:sz="0" w:space="0" w:color="auto"/>
        <w:bottom w:val="none" w:sz="0" w:space="0" w:color="auto"/>
        <w:right w:val="none" w:sz="0" w:space="0" w:color="auto"/>
      </w:divBdr>
    </w:div>
    <w:div w:id="505557940">
      <w:bodyDiv w:val="1"/>
      <w:marLeft w:val="0"/>
      <w:marRight w:val="0"/>
      <w:marTop w:val="0"/>
      <w:marBottom w:val="0"/>
      <w:divBdr>
        <w:top w:val="none" w:sz="0" w:space="0" w:color="auto"/>
        <w:left w:val="none" w:sz="0" w:space="0" w:color="auto"/>
        <w:bottom w:val="none" w:sz="0" w:space="0" w:color="auto"/>
        <w:right w:val="none" w:sz="0" w:space="0" w:color="auto"/>
      </w:divBdr>
    </w:div>
    <w:div w:id="522518747">
      <w:bodyDiv w:val="1"/>
      <w:marLeft w:val="0"/>
      <w:marRight w:val="0"/>
      <w:marTop w:val="0"/>
      <w:marBottom w:val="0"/>
      <w:divBdr>
        <w:top w:val="none" w:sz="0" w:space="0" w:color="auto"/>
        <w:left w:val="none" w:sz="0" w:space="0" w:color="auto"/>
        <w:bottom w:val="none" w:sz="0" w:space="0" w:color="auto"/>
        <w:right w:val="none" w:sz="0" w:space="0" w:color="auto"/>
      </w:divBdr>
    </w:div>
    <w:div w:id="532958439">
      <w:bodyDiv w:val="1"/>
      <w:marLeft w:val="0"/>
      <w:marRight w:val="0"/>
      <w:marTop w:val="0"/>
      <w:marBottom w:val="0"/>
      <w:divBdr>
        <w:top w:val="none" w:sz="0" w:space="0" w:color="auto"/>
        <w:left w:val="none" w:sz="0" w:space="0" w:color="auto"/>
        <w:bottom w:val="none" w:sz="0" w:space="0" w:color="auto"/>
        <w:right w:val="none" w:sz="0" w:space="0" w:color="auto"/>
      </w:divBdr>
    </w:div>
    <w:div w:id="535656653">
      <w:bodyDiv w:val="1"/>
      <w:marLeft w:val="0"/>
      <w:marRight w:val="0"/>
      <w:marTop w:val="0"/>
      <w:marBottom w:val="0"/>
      <w:divBdr>
        <w:top w:val="none" w:sz="0" w:space="0" w:color="auto"/>
        <w:left w:val="none" w:sz="0" w:space="0" w:color="auto"/>
        <w:bottom w:val="none" w:sz="0" w:space="0" w:color="auto"/>
        <w:right w:val="none" w:sz="0" w:space="0" w:color="auto"/>
      </w:divBdr>
    </w:div>
    <w:div w:id="547424962">
      <w:bodyDiv w:val="1"/>
      <w:marLeft w:val="0"/>
      <w:marRight w:val="0"/>
      <w:marTop w:val="0"/>
      <w:marBottom w:val="0"/>
      <w:divBdr>
        <w:top w:val="none" w:sz="0" w:space="0" w:color="auto"/>
        <w:left w:val="none" w:sz="0" w:space="0" w:color="auto"/>
        <w:bottom w:val="none" w:sz="0" w:space="0" w:color="auto"/>
        <w:right w:val="none" w:sz="0" w:space="0" w:color="auto"/>
      </w:divBdr>
    </w:div>
    <w:div w:id="552272346">
      <w:bodyDiv w:val="1"/>
      <w:marLeft w:val="0"/>
      <w:marRight w:val="0"/>
      <w:marTop w:val="0"/>
      <w:marBottom w:val="0"/>
      <w:divBdr>
        <w:top w:val="none" w:sz="0" w:space="0" w:color="auto"/>
        <w:left w:val="none" w:sz="0" w:space="0" w:color="auto"/>
        <w:bottom w:val="none" w:sz="0" w:space="0" w:color="auto"/>
        <w:right w:val="none" w:sz="0" w:space="0" w:color="auto"/>
      </w:divBdr>
    </w:div>
    <w:div w:id="562258180">
      <w:bodyDiv w:val="1"/>
      <w:marLeft w:val="0"/>
      <w:marRight w:val="0"/>
      <w:marTop w:val="0"/>
      <w:marBottom w:val="0"/>
      <w:divBdr>
        <w:top w:val="none" w:sz="0" w:space="0" w:color="auto"/>
        <w:left w:val="none" w:sz="0" w:space="0" w:color="auto"/>
        <w:bottom w:val="none" w:sz="0" w:space="0" w:color="auto"/>
        <w:right w:val="none" w:sz="0" w:space="0" w:color="auto"/>
      </w:divBdr>
    </w:div>
    <w:div w:id="573206086">
      <w:bodyDiv w:val="1"/>
      <w:marLeft w:val="0"/>
      <w:marRight w:val="0"/>
      <w:marTop w:val="0"/>
      <w:marBottom w:val="0"/>
      <w:divBdr>
        <w:top w:val="none" w:sz="0" w:space="0" w:color="auto"/>
        <w:left w:val="none" w:sz="0" w:space="0" w:color="auto"/>
        <w:bottom w:val="none" w:sz="0" w:space="0" w:color="auto"/>
        <w:right w:val="none" w:sz="0" w:space="0" w:color="auto"/>
      </w:divBdr>
    </w:div>
    <w:div w:id="584263382">
      <w:bodyDiv w:val="1"/>
      <w:marLeft w:val="0"/>
      <w:marRight w:val="0"/>
      <w:marTop w:val="0"/>
      <w:marBottom w:val="0"/>
      <w:divBdr>
        <w:top w:val="none" w:sz="0" w:space="0" w:color="auto"/>
        <w:left w:val="none" w:sz="0" w:space="0" w:color="auto"/>
        <w:bottom w:val="none" w:sz="0" w:space="0" w:color="auto"/>
        <w:right w:val="none" w:sz="0" w:space="0" w:color="auto"/>
      </w:divBdr>
    </w:div>
    <w:div w:id="593590678">
      <w:bodyDiv w:val="1"/>
      <w:marLeft w:val="0"/>
      <w:marRight w:val="0"/>
      <w:marTop w:val="0"/>
      <w:marBottom w:val="0"/>
      <w:divBdr>
        <w:top w:val="none" w:sz="0" w:space="0" w:color="auto"/>
        <w:left w:val="none" w:sz="0" w:space="0" w:color="auto"/>
        <w:bottom w:val="none" w:sz="0" w:space="0" w:color="auto"/>
        <w:right w:val="none" w:sz="0" w:space="0" w:color="auto"/>
      </w:divBdr>
    </w:div>
    <w:div w:id="596257608">
      <w:bodyDiv w:val="1"/>
      <w:marLeft w:val="0"/>
      <w:marRight w:val="0"/>
      <w:marTop w:val="0"/>
      <w:marBottom w:val="0"/>
      <w:divBdr>
        <w:top w:val="none" w:sz="0" w:space="0" w:color="auto"/>
        <w:left w:val="none" w:sz="0" w:space="0" w:color="auto"/>
        <w:bottom w:val="none" w:sz="0" w:space="0" w:color="auto"/>
        <w:right w:val="none" w:sz="0" w:space="0" w:color="auto"/>
      </w:divBdr>
    </w:div>
    <w:div w:id="619532091">
      <w:bodyDiv w:val="1"/>
      <w:marLeft w:val="0"/>
      <w:marRight w:val="0"/>
      <w:marTop w:val="0"/>
      <w:marBottom w:val="0"/>
      <w:divBdr>
        <w:top w:val="none" w:sz="0" w:space="0" w:color="auto"/>
        <w:left w:val="none" w:sz="0" w:space="0" w:color="auto"/>
        <w:bottom w:val="none" w:sz="0" w:space="0" w:color="auto"/>
        <w:right w:val="none" w:sz="0" w:space="0" w:color="auto"/>
      </w:divBdr>
    </w:div>
    <w:div w:id="655887701">
      <w:bodyDiv w:val="1"/>
      <w:marLeft w:val="0"/>
      <w:marRight w:val="0"/>
      <w:marTop w:val="0"/>
      <w:marBottom w:val="0"/>
      <w:divBdr>
        <w:top w:val="none" w:sz="0" w:space="0" w:color="auto"/>
        <w:left w:val="none" w:sz="0" w:space="0" w:color="auto"/>
        <w:bottom w:val="none" w:sz="0" w:space="0" w:color="auto"/>
        <w:right w:val="none" w:sz="0" w:space="0" w:color="auto"/>
      </w:divBdr>
    </w:div>
    <w:div w:id="664941112">
      <w:bodyDiv w:val="1"/>
      <w:marLeft w:val="0"/>
      <w:marRight w:val="0"/>
      <w:marTop w:val="0"/>
      <w:marBottom w:val="0"/>
      <w:divBdr>
        <w:top w:val="none" w:sz="0" w:space="0" w:color="auto"/>
        <w:left w:val="none" w:sz="0" w:space="0" w:color="auto"/>
        <w:bottom w:val="none" w:sz="0" w:space="0" w:color="auto"/>
        <w:right w:val="none" w:sz="0" w:space="0" w:color="auto"/>
      </w:divBdr>
    </w:div>
    <w:div w:id="675771238">
      <w:bodyDiv w:val="1"/>
      <w:marLeft w:val="0"/>
      <w:marRight w:val="0"/>
      <w:marTop w:val="0"/>
      <w:marBottom w:val="0"/>
      <w:divBdr>
        <w:top w:val="none" w:sz="0" w:space="0" w:color="auto"/>
        <w:left w:val="none" w:sz="0" w:space="0" w:color="auto"/>
        <w:bottom w:val="none" w:sz="0" w:space="0" w:color="auto"/>
        <w:right w:val="none" w:sz="0" w:space="0" w:color="auto"/>
      </w:divBdr>
    </w:div>
    <w:div w:id="695155042">
      <w:bodyDiv w:val="1"/>
      <w:marLeft w:val="0"/>
      <w:marRight w:val="0"/>
      <w:marTop w:val="0"/>
      <w:marBottom w:val="0"/>
      <w:divBdr>
        <w:top w:val="none" w:sz="0" w:space="0" w:color="auto"/>
        <w:left w:val="none" w:sz="0" w:space="0" w:color="auto"/>
        <w:bottom w:val="none" w:sz="0" w:space="0" w:color="auto"/>
        <w:right w:val="none" w:sz="0" w:space="0" w:color="auto"/>
      </w:divBdr>
    </w:div>
    <w:div w:id="706956650">
      <w:bodyDiv w:val="1"/>
      <w:marLeft w:val="0"/>
      <w:marRight w:val="0"/>
      <w:marTop w:val="0"/>
      <w:marBottom w:val="0"/>
      <w:divBdr>
        <w:top w:val="none" w:sz="0" w:space="0" w:color="auto"/>
        <w:left w:val="none" w:sz="0" w:space="0" w:color="auto"/>
        <w:bottom w:val="none" w:sz="0" w:space="0" w:color="auto"/>
        <w:right w:val="none" w:sz="0" w:space="0" w:color="auto"/>
      </w:divBdr>
    </w:div>
    <w:div w:id="726532531">
      <w:bodyDiv w:val="1"/>
      <w:marLeft w:val="0"/>
      <w:marRight w:val="0"/>
      <w:marTop w:val="0"/>
      <w:marBottom w:val="0"/>
      <w:divBdr>
        <w:top w:val="none" w:sz="0" w:space="0" w:color="auto"/>
        <w:left w:val="none" w:sz="0" w:space="0" w:color="auto"/>
        <w:bottom w:val="none" w:sz="0" w:space="0" w:color="auto"/>
        <w:right w:val="none" w:sz="0" w:space="0" w:color="auto"/>
      </w:divBdr>
    </w:div>
    <w:div w:id="745687068">
      <w:bodyDiv w:val="1"/>
      <w:marLeft w:val="0"/>
      <w:marRight w:val="0"/>
      <w:marTop w:val="0"/>
      <w:marBottom w:val="0"/>
      <w:divBdr>
        <w:top w:val="none" w:sz="0" w:space="0" w:color="auto"/>
        <w:left w:val="none" w:sz="0" w:space="0" w:color="auto"/>
        <w:bottom w:val="none" w:sz="0" w:space="0" w:color="auto"/>
        <w:right w:val="none" w:sz="0" w:space="0" w:color="auto"/>
      </w:divBdr>
    </w:div>
    <w:div w:id="797139812">
      <w:bodyDiv w:val="1"/>
      <w:marLeft w:val="0"/>
      <w:marRight w:val="0"/>
      <w:marTop w:val="0"/>
      <w:marBottom w:val="0"/>
      <w:divBdr>
        <w:top w:val="none" w:sz="0" w:space="0" w:color="auto"/>
        <w:left w:val="none" w:sz="0" w:space="0" w:color="auto"/>
        <w:bottom w:val="none" w:sz="0" w:space="0" w:color="auto"/>
        <w:right w:val="none" w:sz="0" w:space="0" w:color="auto"/>
      </w:divBdr>
    </w:div>
    <w:div w:id="815415482">
      <w:bodyDiv w:val="1"/>
      <w:marLeft w:val="0"/>
      <w:marRight w:val="0"/>
      <w:marTop w:val="0"/>
      <w:marBottom w:val="0"/>
      <w:divBdr>
        <w:top w:val="none" w:sz="0" w:space="0" w:color="auto"/>
        <w:left w:val="none" w:sz="0" w:space="0" w:color="auto"/>
        <w:bottom w:val="none" w:sz="0" w:space="0" w:color="auto"/>
        <w:right w:val="none" w:sz="0" w:space="0" w:color="auto"/>
      </w:divBdr>
    </w:div>
    <w:div w:id="846411276">
      <w:bodyDiv w:val="1"/>
      <w:marLeft w:val="0"/>
      <w:marRight w:val="0"/>
      <w:marTop w:val="0"/>
      <w:marBottom w:val="0"/>
      <w:divBdr>
        <w:top w:val="none" w:sz="0" w:space="0" w:color="auto"/>
        <w:left w:val="none" w:sz="0" w:space="0" w:color="auto"/>
        <w:bottom w:val="none" w:sz="0" w:space="0" w:color="auto"/>
        <w:right w:val="none" w:sz="0" w:space="0" w:color="auto"/>
      </w:divBdr>
    </w:div>
    <w:div w:id="849686501">
      <w:bodyDiv w:val="1"/>
      <w:marLeft w:val="0"/>
      <w:marRight w:val="0"/>
      <w:marTop w:val="0"/>
      <w:marBottom w:val="0"/>
      <w:divBdr>
        <w:top w:val="none" w:sz="0" w:space="0" w:color="auto"/>
        <w:left w:val="none" w:sz="0" w:space="0" w:color="auto"/>
        <w:bottom w:val="none" w:sz="0" w:space="0" w:color="auto"/>
        <w:right w:val="none" w:sz="0" w:space="0" w:color="auto"/>
      </w:divBdr>
    </w:div>
    <w:div w:id="853111040">
      <w:bodyDiv w:val="1"/>
      <w:marLeft w:val="0"/>
      <w:marRight w:val="0"/>
      <w:marTop w:val="0"/>
      <w:marBottom w:val="0"/>
      <w:divBdr>
        <w:top w:val="none" w:sz="0" w:space="0" w:color="auto"/>
        <w:left w:val="none" w:sz="0" w:space="0" w:color="auto"/>
        <w:bottom w:val="none" w:sz="0" w:space="0" w:color="auto"/>
        <w:right w:val="none" w:sz="0" w:space="0" w:color="auto"/>
      </w:divBdr>
    </w:div>
    <w:div w:id="854151467">
      <w:bodyDiv w:val="1"/>
      <w:marLeft w:val="0"/>
      <w:marRight w:val="0"/>
      <w:marTop w:val="0"/>
      <w:marBottom w:val="0"/>
      <w:divBdr>
        <w:top w:val="none" w:sz="0" w:space="0" w:color="auto"/>
        <w:left w:val="none" w:sz="0" w:space="0" w:color="auto"/>
        <w:bottom w:val="none" w:sz="0" w:space="0" w:color="auto"/>
        <w:right w:val="none" w:sz="0" w:space="0" w:color="auto"/>
      </w:divBdr>
    </w:div>
    <w:div w:id="885215942">
      <w:bodyDiv w:val="1"/>
      <w:marLeft w:val="0"/>
      <w:marRight w:val="0"/>
      <w:marTop w:val="0"/>
      <w:marBottom w:val="0"/>
      <w:divBdr>
        <w:top w:val="none" w:sz="0" w:space="0" w:color="auto"/>
        <w:left w:val="none" w:sz="0" w:space="0" w:color="auto"/>
        <w:bottom w:val="none" w:sz="0" w:space="0" w:color="auto"/>
        <w:right w:val="none" w:sz="0" w:space="0" w:color="auto"/>
      </w:divBdr>
    </w:div>
    <w:div w:id="909191698">
      <w:bodyDiv w:val="1"/>
      <w:marLeft w:val="0"/>
      <w:marRight w:val="0"/>
      <w:marTop w:val="0"/>
      <w:marBottom w:val="0"/>
      <w:divBdr>
        <w:top w:val="none" w:sz="0" w:space="0" w:color="auto"/>
        <w:left w:val="none" w:sz="0" w:space="0" w:color="auto"/>
        <w:bottom w:val="none" w:sz="0" w:space="0" w:color="auto"/>
        <w:right w:val="none" w:sz="0" w:space="0" w:color="auto"/>
      </w:divBdr>
    </w:div>
    <w:div w:id="912858185">
      <w:bodyDiv w:val="1"/>
      <w:marLeft w:val="0"/>
      <w:marRight w:val="0"/>
      <w:marTop w:val="0"/>
      <w:marBottom w:val="0"/>
      <w:divBdr>
        <w:top w:val="none" w:sz="0" w:space="0" w:color="auto"/>
        <w:left w:val="none" w:sz="0" w:space="0" w:color="auto"/>
        <w:bottom w:val="none" w:sz="0" w:space="0" w:color="auto"/>
        <w:right w:val="none" w:sz="0" w:space="0" w:color="auto"/>
      </w:divBdr>
    </w:div>
    <w:div w:id="925194325">
      <w:bodyDiv w:val="1"/>
      <w:marLeft w:val="0"/>
      <w:marRight w:val="0"/>
      <w:marTop w:val="0"/>
      <w:marBottom w:val="0"/>
      <w:divBdr>
        <w:top w:val="none" w:sz="0" w:space="0" w:color="auto"/>
        <w:left w:val="none" w:sz="0" w:space="0" w:color="auto"/>
        <w:bottom w:val="none" w:sz="0" w:space="0" w:color="auto"/>
        <w:right w:val="none" w:sz="0" w:space="0" w:color="auto"/>
      </w:divBdr>
    </w:div>
    <w:div w:id="938029200">
      <w:bodyDiv w:val="1"/>
      <w:marLeft w:val="0"/>
      <w:marRight w:val="0"/>
      <w:marTop w:val="0"/>
      <w:marBottom w:val="0"/>
      <w:divBdr>
        <w:top w:val="none" w:sz="0" w:space="0" w:color="auto"/>
        <w:left w:val="none" w:sz="0" w:space="0" w:color="auto"/>
        <w:bottom w:val="none" w:sz="0" w:space="0" w:color="auto"/>
        <w:right w:val="none" w:sz="0" w:space="0" w:color="auto"/>
      </w:divBdr>
    </w:div>
    <w:div w:id="944852237">
      <w:bodyDiv w:val="1"/>
      <w:marLeft w:val="0"/>
      <w:marRight w:val="0"/>
      <w:marTop w:val="0"/>
      <w:marBottom w:val="0"/>
      <w:divBdr>
        <w:top w:val="none" w:sz="0" w:space="0" w:color="auto"/>
        <w:left w:val="none" w:sz="0" w:space="0" w:color="auto"/>
        <w:bottom w:val="none" w:sz="0" w:space="0" w:color="auto"/>
        <w:right w:val="none" w:sz="0" w:space="0" w:color="auto"/>
      </w:divBdr>
    </w:div>
    <w:div w:id="964965830">
      <w:bodyDiv w:val="1"/>
      <w:marLeft w:val="0"/>
      <w:marRight w:val="0"/>
      <w:marTop w:val="0"/>
      <w:marBottom w:val="0"/>
      <w:divBdr>
        <w:top w:val="none" w:sz="0" w:space="0" w:color="auto"/>
        <w:left w:val="none" w:sz="0" w:space="0" w:color="auto"/>
        <w:bottom w:val="none" w:sz="0" w:space="0" w:color="auto"/>
        <w:right w:val="none" w:sz="0" w:space="0" w:color="auto"/>
      </w:divBdr>
    </w:div>
    <w:div w:id="1002900248">
      <w:bodyDiv w:val="1"/>
      <w:marLeft w:val="0"/>
      <w:marRight w:val="0"/>
      <w:marTop w:val="0"/>
      <w:marBottom w:val="0"/>
      <w:divBdr>
        <w:top w:val="none" w:sz="0" w:space="0" w:color="auto"/>
        <w:left w:val="none" w:sz="0" w:space="0" w:color="auto"/>
        <w:bottom w:val="none" w:sz="0" w:space="0" w:color="auto"/>
        <w:right w:val="none" w:sz="0" w:space="0" w:color="auto"/>
      </w:divBdr>
    </w:div>
    <w:div w:id="1006247409">
      <w:bodyDiv w:val="1"/>
      <w:marLeft w:val="0"/>
      <w:marRight w:val="0"/>
      <w:marTop w:val="0"/>
      <w:marBottom w:val="0"/>
      <w:divBdr>
        <w:top w:val="none" w:sz="0" w:space="0" w:color="auto"/>
        <w:left w:val="none" w:sz="0" w:space="0" w:color="auto"/>
        <w:bottom w:val="none" w:sz="0" w:space="0" w:color="auto"/>
        <w:right w:val="none" w:sz="0" w:space="0" w:color="auto"/>
      </w:divBdr>
    </w:div>
    <w:div w:id="1009718651">
      <w:bodyDiv w:val="1"/>
      <w:marLeft w:val="0"/>
      <w:marRight w:val="0"/>
      <w:marTop w:val="0"/>
      <w:marBottom w:val="0"/>
      <w:divBdr>
        <w:top w:val="none" w:sz="0" w:space="0" w:color="auto"/>
        <w:left w:val="none" w:sz="0" w:space="0" w:color="auto"/>
        <w:bottom w:val="none" w:sz="0" w:space="0" w:color="auto"/>
        <w:right w:val="none" w:sz="0" w:space="0" w:color="auto"/>
      </w:divBdr>
    </w:div>
    <w:div w:id="1053846913">
      <w:bodyDiv w:val="1"/>
      <w:marLeft w:val="0"/>
      <w:marRight w:val="0"/>
      <w:marTop w:val="0"/>
      <w:marBottom w:val="0"/>
      <w:divBdr>
        <w:top w:val="none" w:sz="0" w:space="0" w:color="auto"/>
        <w:left w:val="none" w:sz="0" w:space="0" w:color="auto"/>
        <w:bottom w:val="none" w:sz="0" w:space="0" w:color="auto"/>
        <w:right w:val="none" w:sz="0" w:space="0" w:color="auto"/>
      </w:divBdr>
    </w:div>
    <w:div w:id="1093168256">
      <w:bodyDiv w:val="1"/>
      <w:marLeft w:val="0"/>
      <w:marRight w:val="0"/>
      <w:marTop w:val="0"/>
      <w:marBottom w:val="0"/>
      <w:divBdr>
        <w:top w:val="none" w:sz="0" w:space="0" w:color="auto"/>
        <w:left w:val="none" w:sz="0" w:space="0" w:color="auto"/>
        <w:bottom w:val="none" w:sz="0" w:space="0" w:color="auto"/>
        <w:right w:val="none" w:sz="0" w:space="0" w:color="auto"/>
      </w:divBdr>
    </w:div>
    <w:div w:id="1103040005">
      <w:bodyDiv w:val="1"/>
      <w:marLeft w:val="0"/>
      <w:marRight w:val="0"/>
      <w:marTop w:val="0"/>
      <w:marBottom w:val="0"/>
      <w:divBdr>
        <w:top w:val="none" w:sz="0" w:space="0" w:color="auto"/>
        <w:left w:val="none" w:sz="0" w:space="0" w:color="auto"/>
        <w:bottom w:val="none" w:sz="0" w:space="0" w:color="auto"/>
        <w:right w:val="none" w:sz="0" w:space="0" w:color="auto"/>
      </w:divBdr>
    </w:div>
    <w:div w:id="1103913424">
      <w:bodyDiv w:val="1"/>
      <w:marLeft w:val="0"/>
      <w:marRight w:val="0"/>
      <w:marTop w:val="0"/>
      <w:marBottom w:val="0"/>
      <w:divBdr>
        <w:top w:val="none" w:sz="0" w:space="0" w:color="auto"/>
        <w:left w:val="none" w:sz="0" w:space="0" w:color="auto"/>
        <w:bottom w:val="none" w:sz="0" w:space="0" w:color="auto"/>
        <w:right w:val="none" w:sz="0" w:space="0" w:color="auto"/>
      </w:divBdr>
    </w:div>
    <w:div w:id="1115905957">
      <w:bodyDiv w:val="1"/>
      <w:marLeft w:val="0"/>
      <w:marRight w:val="0"/>
      <w:marTop w:val="0"/>
      <w:marBottom w:val="0"/>
      <w:divBdr>
        <w:top w:val="none" w:sz="0" w:space="0" w:color="auto"/>
        <w:left w:val="none" w:sz="0" w:space="0" w:color="auto"/>
        <w:bottom w:val="none" w:sz="0" w:space="0" w:color="auto"/>
        <w:right w:val="none" w:sz="0" w:space="0" w:color="auto"/>
      </w:divBdr>
    </w:div>
    <w:div w:id="1125270782">
      <w:bodyDiv w:val="1"/>
      <w:marLeft w:val="0"/>
      <w:marRight w:val="0"/>
      <w:marTop w:val="0"/>
      <w:marBottom w:val="0"/>
      <w:divBdr>
        <w:top w:val="none" w:sz="0" w:space="0" w:color="auto"/>
        <w:left w:val="none" w:sz="0" w:space="0" w:color="auto"/>
        <w:bottom w:val="none" w:sz="0" w:space="0" w:color="auto"/>
        <w:right w:val="none" w:sz="0" w:space="0" w:color="auto"/>
      </w:divBdr>
    </w:div>
    <w:div w:id="1127239778">
      <w:bodyDiv w:val="1"/>
      <w:marLeft w:val="0"/>
      <w:marRight w:val="0"/>
      <w:marTop w:val="0"/>
      <w:marBottom w:val="0"/>
      <w:divBdr>
        <w:top w:val="none" w:sz="0" w:space="0" w:color="auto"/>
        <w:left w:val="none" w:sz="0" w:space="0" w:color="auto"/>
        <w:bottom w:val="none" w:sz="0" w:space="0" w:color="auto"/>
        <w:right w:val="none" w:sz="0" w:space="0" w:color="auto"/>
      </w:divBdr>
    </w:div>
    <w:div w:id="1146236880">
      <w:bodyDiv w:val="1"/>
      <w:marLeft w:val="0"/>
      <w:marRight w:val="0"/>
      <w:marTop w:val="0"/>
      <w:marBottom w:val="0"/>
      <w:divBdr>
        <w:top w:val="none" w:sz="0" w:space="0" w:color="auto"/>
        <w:left w:val="none" w:sz="0" w:space="0" w:color="auto"/>
        <w:bottom w:val="none" w:sz="0" w:space="0" w:color="auto"/>
        <w:right w:val="none" w:sz="0" w:space="0" w:color="auto"/>
      </w:divBdr>
    </w:div>
    <w:div w:id="1170146238">
      <w:bodyDiv w:val="1"/>
      <w:marLeft w:val="0"/>
      <w:marRight w:val="0"/>
      <w:marTop w:val="0"/>
      <w:marBottom w:val="0"/>
      <w:divBdr>
        <w:top w:val="none" w:sz="0" w:space="0" w:color="auto"/>
        <w:left w:val="none" w:sz="0" w:space="0" w:color="auto"/>
        <w:bottom w:val="none" w:sz="0" w:space="0" w:color="auto"/>
        <w:right w:val="none" w:sz="0" w:space="0" w:color="auto"/>
      </w:divBdr>
    </w:div>
    <w:div w:id="1179202135">
      <w:bodyDiv w:val="1"/>
      <w:marLeft w:val="0"/>
      <w:marRight w:val="0"/>
      <w:marTop w:val="0"/>
      <w:marBottom w:val="0"/>
      <w:divBdr>
        <w:top w:val="none" w:sz="0" w:space="0" w:color="auto"/>
        <w:left w:val="none" w:sz="0" w:space="0" w:color="auto"/>
        <w:bottom w:val="none" w:sz="0" w:space="0" w:color="auto"/>
        <w:right w:val="none" w:sz="0" w:space="0" w:color="auto"/>
      </w:divBdr>
    </w:div>
    <w:div w:id="1194423261">
      <w:bodyDiv w:val="1"/>
      <w:marLeft w:val="0"/>
      <w:marRight w:val="0"/>
      <w:marTop w:val="0"/>
      <w:marBottom w:val="0"/>
      <w:divBdr>
        <w:top w:val="none" w:sz="0" w:space="0" w:color="auto"/>
        <w:left w:val="none" w:sz="0" w:space="0" w:color="auto"/>
        <w:bottom w:val="none" w:sz="0" w:space="0" w:color="auto"/>
        <w:right w:val="none" w:sz="0" w:space="0" w:color="auto"/>
      </w:divBdr>
    </w:div>
    <w:div w:id="1222474635">
      <w:bodyDiv w:val="1"/>
      <w:marLeft w:val="0"/>
      <w:marRight w:val="0"/>
      <w:marTop w:val="0"/>
      <w:marBottom w:val="0"/>
      <w:divBdr>
        <w:top w:val="none" w:sz="0" w:space="0" w:color="auto"/>
        <w:left w:val="none" w:sz="0" w:space="0" w:color="auto"/>
        <w:bottom w:val="none" w:sz="0" w:space="0" w:color="auto"/>
        <w:right w:val="none" w:sz="0" w:space="0" w:color="auto"/>
      </w:divBdr>
    </w:div>
    <w:div w:id="1234850937">
      <w:bodyDiv w:val="1"/>
      <w:marLeft w:val="0"/>
      <w:marRight w:val="0"/>
      <w:marTop w:val="0"/>
      <w:marBottom w:val="0"/>
      <w:divBdr>
        <w:top w:val="none" w:sz="0" w:space="0" w:color="auto"/>
        <w:left w:val="none" w:sz="0" w:space="0" w:color="auto"/>
        <w:bottom w:val="none" w:sz="0" w:space="0" w:color="auto"/>
        <w:right w:val="none" w:sz="0" w:space="0" w:color="auto"/>
      </w:divBdr>
    </w:div>
    <w:div w:id="1249316208">
      <w:bodyDiv w:val="1"/>
      <w:marLeft w:val="0"/>
      <w:marRight w:val="0"/>
      <w:marTop w:val="0"/>
      <w:marBottom w:val="0"/>
      <w:divBdr>
        <w:top w:val="none" w:sz="0" w:space="0" w:color="auto"/>
        <w:left w:val="none" w:sz="0" w:space="0" w:color="auto"/>
        <w:bottom w:val="none" w:sz="0" w:space="0" w:color="auto"/>
        <w:right w:val="none" w:sz="0" w:space="0" w:color="auto"/>
      </w:divBdr>
    </w:div>
    <w:div w:id="1287543459">
      <w:bodyDiv w:val="1"/>
      <w:marLeft w:val="0"/>
      <w:marRight w:val="0"/>
      <w:marTop w:val="0"/>
      <w:marBottom w:val="0"/>
      <w:divBdr>
        <w:top w:val="none" w:sz="0" w:space="0" w:color="auto"/>
        <w:left w:val="none" w:sz="0" w:space="0" w:color="auto"/>
        <w:bottom w:val="none" w:sz="0" w:space="0" w:color="auto"/>
        <w:right w:val="none" w:sz="0" w:space="0" w:color="auto"/>
      </w:divBdr>
    </w:div>
    <w:div w:id="1289891394">
      <w:bodyDiv w:val="1"/>
      <w:marLeft w:val="0"/>
      <w:marRight w:val="0"/>
      <w:marTop w:val="0"/>
      <w:marBottom w:val="0"/>
      <w:divBdr>
        <w:top w:val="none" w:sz="0" w:space="0" w:color="auto"/>
        <w:left w:val="none" w:sz="0" w:space="0" w:color="auto"/>
        <w:bottom w:val="none" w:sz="0" w:space="0" w:color="auto"/>
        <w:right w:val="none" w:sz="0" w:space="0" w:color="auto"/>
      </w:divBdr>
    </w:div>
    <w:div w:id="1293713307">
      <w:bodyDiv w:val="1"/>
      <w:marLeft w:val="0"/>
      <w:marRight w:val="0"/>
      <w:marTop w:val="0"/>
      <w:marBottom w:val="0"/>
      <w:divBdr>
        <w:top w:val="none" w:sz="0" w:space="0" w:color="auto"/>
        <w:left w:val="none" w:sz="0" w:space="0" w:color="auto"/>
        <w:bottom w:val="none" w:sz="0" w:space="0" w:color="auto"/>
        <w:right w:val="none" w:sz="0" w:space="0" w:color="auto"/>
      </w:divBdr>
    </w:div>
    <w:div w:id="1338970349">
      <w:bodyDiv w:val="1"/>
      <w:marLeft w:val="0"/>
      <w:marRight w:val="0"/>
      <w:marTop w:val="0"/>
      <w:marBottom w:val="0"/>
      <w:divBdr>
        <w:top w:val="none" w:sz="0" w:space="0" w:color="auto"/>
        <w:left w:val="none" w:sz="0" w:space="0" w:color="auto"/>
        <w:bottom w:val="none" w:sz="0" w:space="0" w:color="auto"/>
        <w:right w:val="none" w:sz="0" w:space="0" w:color="auto"/>
      </w:divBdr>
    </w:div>
    <w:div w:id="1348554956">
      <w:bodyDiv w:val="1"/>
      <w:marLeft w:val="0"/>
      <w:marRight w:val="0"/>
      <w:marTop w:val="0"/>
      <w:marBottom w:val="0"/>
      <w:divBdr>
        <w:top w:val="none" w:sz="0" w:space="0" w:color="auto"/>
        <w:left w:val="none" w:sz="0" w:space="0" w:color="auto"/>
        <w:bottom w:val="none" w:sz="0" w:space="0" w:color="auto"/>
        <w:right w:val="none" w:sz="0" w:space="0" w:color="auto"/>
      </w:divBdr>
    </w:div>
    <w:div w:id="1351298670">
      <w:bodyDiv w:val="1"/>
      <w:marLeft w:val="0"/>
      <w:marRight w:val="0"/>
      <w:marTop w:val="0"/>
      <w:marBottom w:val="0"/>
      <w:divBdr>
        <w:top w:val="none" w:sz="0" w:space="0" w:color="auto"/>
        <w:left w:val="none" w:sz="0" w:space="0" w:color="auto"/>
        <w:bottom w:val="none" w:sz="0" w:space="0" w:color="auto"/>
        <w:right w:val="none" w:sz="0" w:space="0" w:color="auto"/>
      </w:divBdr>
    </w:div>
    <w:div w:id="1366978719">
      <w:bodyDiv w:val="1"/>
      <w:marLeft w:val="0"/>
      <w:marRight w:val="0"/>
      <w:marTop w:val="0"/>
      <w:marBottom w:val="0"/>
      <w:divBdr>
        <w:top w:val="none" w:sz="0" w:space="0" w:color="auto"/>
        <w:left w:val="none" w:sz="0" w:space="0" w:color="auto"/>
        <w:bottom w:val="none" w:sz="0" w:space="0" w:color="auto"/>
        <w:right w:val="none" w:sz="0" w:space="0" w:color="auto"/>
      </w:divBdr>
    </w:div>
    <w:div w:id="1367367313">
      <w:bodyDiv w:val="1"/>
      <w:marLeft w:val="0"/>
      <w:marRight w:val="0"/>
      <w:marTop w:val="0"/>
      <w:marBottom w:val="0"/>
      <w:divBdr>
        <w:top w:val="none" w:sz="0" w:space="0" w:color="auto"/>
        <w:left w:val="none" w:sz="0" w:space="0" w:color="auto"/>
        <w:bottom w:val="none" w:sz="0" w:space="0" w:color="auto"/>
        <w:right w:val="none" w:sz="0" w:space="0" w:color="auto"/>
      </w:divBdr>
    </w:div>
    <w:div w:id="1377270761">
      <w:bodyDiv w:val="1"/>
      <w:marLeft w:val="0"/>
      <w:marRight w:val="0"/>
      <w:marTop w:val="0"/>
      <w:marBottom w:val="0"/>
      <w:divBdr>
        <w:top w:val="none" w:sz="0" w:space="0" w:color="auto"/>
        <w:left w:val="none" w:sz="0" w:space="0" w:color="auto"/>
        <w:bottom w:val="none" w:sz="0" w:space="0" w:color="auto"/>
        <w:right w:val="none" w:sz="0" w:space="0" w:color="auto"/>
      </w:divBdr>
    </w:div>
    <w:div w:id="1390961572">
      <w:bodyDiv w:val="1"/>
      <w:marLeft w:val="0"/>
      <w:marRight w:val="0"/>
      <w:marTop w:val="0"/>
      <w:marBottom w:val="0"/>
      <w:divBdr>
        <w:top w:val="none" w:sz="0" w:space="0" w:color="auto"/>
        <w:left w:val="none" w:sz="0" w:space="0" w:color="auto"/>
        <w:bottom w:val="none" w:sz="0" w:space="0" w:color="auto"/>
        <w:right w:val="none" w:sz="0" w:space="0" w:color="auto"/>
      </w:divBdr>
    </w:div>
    <w:div w:id="1392583261">
      <w:bodyDiv w:val="1"/>
      <w:marLeft w:val="0"/>
      <w:marRight w:val="0"/>
      <w:marTop w:val="0"/>
      <w:marBottom w:val="0"/>
      <w:divBdr>
        <w:top w:val="none" w:sz="0" w:space="0" w:color="auto"/>
        <w:left w:val="none" w:sz="0" w:space="0" w:color="auto"/>
        <w:bottom w:val="none" w:sz="0" w:space="0" w:color="auto"/>
        <w:right w:val="none" w:sz="0" w:space="0" w:color="auto"/>
      </w:divBdr>
    </w:div>
    <w:div w:id="1401902007">
      <w:bodyDiv w:val="1"/>
      <w:marLeft w:val="0"/>
      <w:marRight w:val="0"/>
      <w:marTop w:val="0"/>
      <w:marBottom w:val="0"/>
      <w:divBdr>
        <w:top w:val="none" w:sz="0" w:space="0" w:color="auto"/>
        <w:left w:val="none" w:sz="0" w:space="0" w:color="auto"/>
        <w:bottom w:val="none" w:sz="0" w:space="0" w:color="auto"/>
        <w:right w:val="none" w:sz="0" w:space="0" w:color="auto"/>
      </w:divBdr>
    </w:div>
    <w:div w:id="1409040335">
      <w:bodyDiv w:val="1"/>
      <w:marLeft w:val="0"/>
      <w:marRight w:val="0"/>
      <w:marTop w:val="0"/>
      <w:marBottom w:val="0"/>
      <w:divBdr>
        <w:top w:val="none" w:sz="0" w:space="0" w:color="auto"/>
        <w:left w:val="none" w:sz="0" w:space="0" w:color="auto"/>
        <w:bottom w:val="none" w:sz="0" w:space="0" w:color="auto"/>
        <w:right w:val="none" w:sz="0" w:space="0" w:color="auto"/>
      </w:divBdr>
    </w:div>
    <w:div w:id="1421484706">
      <w:bodyDiv w:val="1"/>
      <w:marLeft w:val="0"/>
      <w:marRight w:val="0"/>
      <w:marTop w:val="0"/>
      <w:marBottom w:val="0"/>
      <w:divBdr>
        <w:top w:val="none" w:sz="0" w:space="0" w:color="auto"/>
        <w:left w:val="none" w:sz="0" w:space="0" w:color="auto"/>
        <w:bottom w:val="none" w:sz="0" w:space="0" w:color="auto"/>
        <w:right w:val="none" w:sz="0" w:space="0" w:color="auto"/>
      </w:divBdr>
    </w:div>
    <w:div w:id="1424760410">
      <w:bodyDiv w:val="1"/>
      <w:marLeft w:val="0"/>
      <w:marRight w:val="0"/>
      <w:marTop w:val="0"/>
      <w:marBottom w:val="0"/>
      <w:divBdr>
        <w:top w:val="none" w:sz="0" w:space="0" w:color="auto"/>
        <w:left w:val="none" w:sz="0" w:space="0" w:color="auto"/>
        <w:bottom w:val="none" w:sz="0" w:space="0" w:color="auto"/>
        <w:right w:val="none" w:sz="0" w:space="0" w:color="auto"/>
      </w:divBdr>
    </w:div>
    <w:div w:id="1427848585">
      <w:bodyDiv w:val="1"/>
      <w:marLeft w:val="0"/>
      <w:marRight w:val="0"/>
      <w:marTop w:val="0"/>
      <w:marBottom w:val="0"/>
      <w:divBdr>
        <w:top w:val="none" w:sz="0" w:space="0" w:color="auto"/>
        <w:left w:val="none" w:sz="0" w:space="0" w:color="auto"/>
        <w:bottom w:val="none" w:sz="0" w:space="0" w:color="auto"/>
        <w:right w:val="none" w:sz="0" w:space="0" w:color="auto"/>
      </w:divBdr>
    </w:div>
    <w:div w:id="1430347796">
      <w:bodyDiv w:val="1"/>
      <w:marLeft w:val="0"/>
      <w:marRight w:val="0"/>
      <w:marTop w:val="0"/>
      <w:marBottom w:val="0"/>
      <w:divBdr>
        <w:top w:val="none" w:sz="0" w:space="0" w:color="auto"/>
        <w:left w:val="none" w:sz="0" w:space="0" w:color="auto"/>
        <w:bottom w:val="none" w:sz="0" w:space="0" w:color="auto"/>
        <w:right w:val="none" w:sz="0" w:space="0" w:color="auto"/>
      </w:divBdr>
    </w:div>
    <w:div w:id="1457528435">
      <w:bodyDiv w:val="1"/>
      <w:marLeft w:val="0"/>
      <w:marRight w:val="0"/>
      <w:marTop w:val="0"/>
      <w:marBottom w:val="0"/>
      <w:divBdr>
        <w:top w:val="none" w:sz="0" w:space="0" w:color="auto"/>
        <w:left w:val="none" w:sz="0" w:space="0" w:color="auto"/>
        <w:bottom w:val="none" w:sz="0" w:space="0" w:color="auto"/>
        <w:right w:val="none" w:sz="0" w:space="0" w:color="auto"/>
      </w:divBdr>
    </w:div>
    <w:div w:id="1463498738">
      <w:bodyDiv w:val="1"/>
      <w:marLeft w:val="0"/>
      <w:marRight w:val="0"/>
      <w:marTop w:val="0"/>
      <w:marBottom w:val="0"/>
      <w:divBdr>
        <w:top w:val="none" w:sz="0" w:space="0" w:color="auto"/>
        <w:left w:val="none" w:sz="0" w:space="0" w:color="auto"/>
        <w:bottom w:val="none" w:sz="0" w:space="0" w:color="auto"/>
        <w:right w:val="none" w:sz="0" w:space="0" w:color="auto"/>
      </w:divBdr>
    </w:div>
    <w:div w:id="1474718327">
      <w:bodyDiv w:val="1"/>
      <w:marLeft w:val="0"/>
      <w:marRight w:val="0"/>
      <w:marTop w:val="0"/>
      <w:marBottom w:val="0"/>
      <w:divBdr>
        <w:top w:val="none" w:sz="0" w:space="0" w:color="auto"/>
        <w:left w:val="none" w:sz="0" w:space="0" w:color="auto"/>
        <w:bottom w:val="none" w:sz="0" w:space="0" w:color="auto"/>
        <w:right w:val="none" w:sz="0" w:space="0" w:color="auto"/>
      </w:divBdr>
    </w:div>
    <w:div w:id="1498694428">
      <w:bodyDiv w:val="1"/>
      <w:marLeft w:val="0"/>
      <w:marRight w:val="0"/>
      <w:marTop w:val="0"/>
      <w:marBottom w:val="0"/>
      <w:divBdr>
        <w:top w:val="none" w:sz="0" w:space="0" w:color="auto"/>
        <w:left w:val="none" w:sz="0" w:space="0" w:color="auto"/>
        <w:bottom w:val="none" w:sz="0" w:space="0" w:color="auto"/>
        <w:right w:val="none" w:sz="0" w:space="0" w:color="auto"/>
      </w:divBdr>
    </w:div>
    <w:div w:id="1500344052">
      <w:bodyDiv w:val="1"/>
      <w:marLeft w:val="0"/>
      <w:marRight w:val="0"/>
      <w:marTop w:val="0"/>
      <w:marBottom w:val="0"/>
      <w:divBdr>
        <w:top w:val="none" w:sz="0" w:space="0" w:color="auto"/>
        <w:left w:val="none" w:sz="0" w:space="0" w:color="auto"/>
        <w:bottom w:val="none" w:sz="0" w:space="0" w:color="auto"/>
        <w:right w:val="none" w:sz="0" w:space="0" w:color="auto"/>
      </w:divBdr>
    </w:div>
    <w:div w:id="1523586570">
      <w:bodyDiv w:val="1"/>
      <w:marLeft w:val="0"/>
      <w:marRight w:val="0"/>
      <w:marTop w:val="0"/>
      <w:marBottom w:val="0"/>
      <w:divBdr>
        <w:top w:val="none" w:sz="0" w:space="0" w:color="auto"/>
        <w:left w:val="none" w:sz="0" w:space="0" w:color="auto"/>
        <w:bottom w:val="none" w:sz="0" w:space="0" w:color="auto"/>
        <w:right w:val="none" w:sz="0" w:space="0" w:color="auto"/>
      </w:divBdr>
    </w:div>
    <w:div w:id="1540046444">
      <w:bodyDiv w:val="1"/>
      <w:marLeft w:val="0"/>
      <w:marRight w:val="0"/>
      <w:marTop w:val="0"/>
      <w:marBottom w:val="0"/>
      <w:divBdr>
        <w:top w:val="none" w:sz="0" w:space="0" w:color="auto"/>
        <w:left w:val="none" w:sz="0" w:space="0" w:color="auto"/>
        <w:bottom w:val="none" w:sz="0" w:space="0" w:color="auto"/>
        <w:right w:val="none" w:sz="0" w:space="0" w:color="auto"/>
      </w:divBdr>
    </w:div>
    <w:div w:id="1571496536">
      <w:bodyDiv w:val="1"/>
      <w:marLeft w:val="0"/>
      <w:marRight w:val="0"/>
      <w:marTop w:val="0"/>
      <w:marBottom w:val="0"/>
      <w:divBdr>
        <w:top w:val="none" w:sz="0" w:space="0" w:color="auto"/>
        <w:left w:val="none" w:sz="0" w:space="0" w:color="auto"/>
        <w:bottom w:val="none" w:sz="0" w:space="0" w:color="auto"/>
        <w:right w:val="none" w:sz="0" w:space="0" w:color="auto"/>
      </w:divBdr>
    </w:div>
    <w:div w:id="1574242549">
      <w:bodyDiv w:val="1"/>
      <w:marLeft w:val="0"/>
      <w:marRight w:val="0"/>
      <w:marTop w:val="0"/>
      <w:marBottom w:val="0"/>
      <w:divBdr>
        <w:top w:val="none" w:sz="0" w:space="0" w:color="auto"/>
        <w:left w:val="none" w:sz="0" w:space="0" w:color="auto"/>
        <w:bottom w:val="none" w:sz="0" w:space="0" w:color="auto"/>
        <w:right w:val="none" w:sz="0" w:space="0" w:color="auto"/>
      </w:divBdr>
    </w:div>
    <w:div w:id="1586382097">
      <w:bodyDiv w:val="1"/>
      <w:marLeft w:val="0"/>
      <w:marRight w:val="0"/>
      <w:marTop w:val="0"/>
      <w:marBottom w:val="0"/>
      <w:divBdr>
        <w:top w:val="none" w:sz="0" w:space="0" w:color="auto"/>
        <w:left w:val="none" w:sz="0" w:space="0" w:color="auto"/>
        <w:bottom w:val="none" w:sz="0" w:space="0" w:color="auto"/>
        <w:right w:val="none" w:sz="0" w:space="0" w:color="auto"/>
      </w:divBdr>
    </w:div>
    <w:div w:id="1594977411">
      <w:bodyDiv w:val="1"/>
      <w:marLeft w:val="0"/>
      <w:marRight w:val="0"/>
      <w:marTop w:val="0"/>
      <w:marBottom w:val="0"/>
      <w:divBdr>
        <w:top w:val="none" w:sz="0" w:space="0" w:color="auto"/>
        <w:left w:val="none" w:sz="0" w:space="0" w:color="auto"/>
        <w:bottom w:val="none" w:sz="0" w:space="0" w:color="auto"/>
        <w:right w:val="none" w:sz="0" w:space="0" w:color="auto"/>
      </w:divBdr>
      <w:divsChild>
        <w:div w:id="1117454662">
          <w:marLeft w:val="0"/>
          <w:marRight w:val="0"/>
          <w:marTop w:val="0"/>
          <w:marBottom w:val="0"/>
          <w:divBdr>
            <w:top w:val="none" w:sz="0" w:space="0" w:color="auto"/>
            <w:left w:val="none" w:sz="0" w:space="0" w:color="auto"/>
            <w:bottom w:val="none" w:sz="0" w:space="0" w:color="auto"/>
            <w:right w:val="none" w:sz="0" w:space="0" w:color="auto"/>
          </w:divBdr>
        </w:div>
      </w:divsChild>
    </w:div>
    <w:div w:id="1607882612">
      <w:bodyDiv w:val="1"/>
      <w:marLeft w:val="0"/>
      <w:marRight w:val="0"/>
      <w:marTop w:val="0"/>
      <w:marBottom w:val="0"/>
      <w:divBdr>
        <w:top w:val="none" w:sz="0" w:space="0" w:color="auto"/>
        <w:left w:val="none" w:sz="0" w:space="0" w:color="auto"/>
        <w:bottom w:val="none" w:sz="0" w:space="0" w:color="auto"/>
        <w:right w:val="none" w:sz="0" w:space="0" w:color="auto"/>
      </w:divBdr>
    </w:div>
    <w:div w:id="1653485842">
      <w:bodyDiv w:val="1"/>
      <w:marLeft w:val="0"/>
      <w:marRight w:val="0"/>
      <w:marTop w:val="0"/>
      <w:marBottom w:val="0"/>
      <w:divBdr>
        <w:top w:val="none" w:sz="0" w:space="0" w:color="auto"/>
        <w:left w:val="none" w:sz="0" w:space="0" w:color="auto"/>
        <w:bottom w:val="none" w:sz="0" w:space="0" w:color="auto"/>
        <w:right w:val="none" w:sz="0" w:space="0" w:color="auto"/>
      </w:divBdr>
    </w:div>
    <w:div w:id="1676221185">
      <w:bodyDiv w:val="1"/>
      <w:marLeft w:val="0"/>
      <w:marRight w:val="0"/>
      <w:marTop w:val="0"/>
      <w:marBottom w:val="0"/>
      <w:divBdr>
        <w:top w:val="none" w:sz="0" w:space="0" w:color="auto"/>
        <w:left w:val="none" w:sz="0" w:space="0" w:color="auto"/>
        <w:bottom w:val="none" w:sz="0" w:space="0" w:color="auto"/>
        <w:right w:val="none" w:sz="0" w:space="0" w:color="auto"/>
      </w:divBdr>
    </w:div>
    <w:div w:id="1702393610">
      <w:bodyDiv w:val="1"/>
      <w:marLeft w:val="0"/>
      <w:marRight w:val="0"/>
      <w:marTop w:val="0"/>
      <w:marBottom w:val="0"/>
      <w:divBdr>
        <w:top w:val="none" w:sz="0" w:space="0" w:color="auto"/>
        <w:left w:val="none" w:sz="0" w:space="0" w:color="auto"/>
        <w:bottom w:val="none" w:sz="0" w:space="0" w:color="auto"/>
        <w:right w:val="none" w:sz="0" w:space="0" w:color="auto"/>
      </w:divBdr>
    </w:div>
    <w:div w:id="1719233206">
      <w:bodyDiv w:val="1"/>
      <w:marLeft w:val="0"/>
      <w:marRight w:val="0"/>
      <w:marTop w:val="0"/>
      <w:marBottom w:val="0"/>
      <w:divBdr>
        <w:top w:val="none" w:sz="0" w:space="0" w:color="auto"/>
        <w:left w:val="none" w:sz="0" w:space="0" w:color="auto"/>
        <w:bottom w:val="none" w:sz="0" w:space="0" w:color="auto"/>
        <w:right w:val="none" w:sz="0" w:space="0" w:color="auto"/>
      </w:divBdr>
    </w:div>
    <w:div w:id="1720854991">
      <w:bodyDiv w:val="1"/>
      <w:marLeft w:val="0"/>
      <w:marRight w:val="0"/>
      <w:marTop w:val="0"/>
      <w:marBottom w:val="0"/>
      <w:divBdr>
        <w:top w:val="none" w:sz="0" w:space="0" w:color="auto"/>
        <w:left w:val="none" w:sz="0" w:space="0" w:color="auto"/>
        <w:bottom w:val="none" w:sz="0" w:space="0" w:color="auto"/>
        <w:right w:val="none" w:sz="0" w:space="0" w:color="auto"/>
      </w:divBdr>
    </w:div>
    <w:div w:id="1724401171">
      <w:bodyDiv w:val="1"/>
      <w:marLeft w:val="0"/>
      <w:marRight w:val="0"/>
      <w:marTop w:val="0"/>
      <w:marBottom w:val="0"/>
      <w:divBdr>
        <w:top w:val="none" w:sz="0" w:space="0" w:color="auto"/>
        <w:left w:val="none" w:sz="0" w:space="0" w:color="auto"/>
        <w:bottom w:val="none" w:sz="0" w:space="0" w:color="auto"/>
        <w:right w:val="none" w:sz="0" w:space="0" w:color="auto"/>
      </w:divBdr>
    </w:div>
    <w:div w:id="1728332073">
      <w:bodyDiv w:val="1"/>
      <w:marLeft w:val="0"/>
      <w:marRight w:val="0"/>
      <w:marTop w:val="0"/>
      <w:marBottom w:val="0"/>
      <w:divBdr>
        <w:top w:val="none" w:sz="0" w:space="0" w:color="auto"/>
        <w:left w:val="none" w:sz="0" w:space="0" w:color="auto"/>
        <w:bottom w:val="none" w:sz="0" w:space="0" w:color="auto"/>
        <w:right w:val="none" w:sz="0" w:space="0" w:color="auto"/>
      </w:divBdr>
    </w:div>
    <w:div w:id="1789615779">
      <w:bodyDiv w:val="1"/>
      <w:marLeft w:val="0"/>
      <w:marRight w:val="0"/>
      <w:marTop w:val="0"/>
      <w:marBottom w:val="0"/>
      <w:divBdr>
        <w:top w:val="none" w:sz="0" w:space="0" w:color="auto"/>
        <w:left w:val="none" w:sz="0" w:space="0" w:color="auto"/>
        <w:bottom w:val="none" w:sz="0" w:space="0" w:color="auto"/>
        <w:right w:val="none" w:sz="0" w:space="0" w:color="auto"/>
      </w:divBdr>
    </w:div>
    <w:div w:id="1815560512">
      <w:bodyDiv w:val="1"/>
      <w:marLeft w:val="0"/>
      <w:marRight w:val="0"/>
      <w:marTop w:val="0"/>
      <w:marBottom w:val="0"/>
      <w:divBdr>
        <w:top w:val="none" w:sz="0" w:space="0" w:color="auto"/>
        <w:left w:val="none" w:sz="0" w:space="0" w:color="auto"/>
        <w:bottom w:val="none" w:sz="0" w:space="0" w:color="auto"/>
        <w:right w:val="none" w:sz="0" w:space="0" w:color="auto"/>
      </w:divBdr>
    </w:div>
    <w:div w:id="1821969066">
      <w:bodyDiv w:val="1"/>
      <w:marLeft w:val="0"/>
      <w:marRight w:val="0"/>
      <w:marTop w:val="0"/>
      <w:marBottom w:val="0"/>
      <w:divBdr>
        <w:top w:val="none" w:sz="0" w:space="0" w:color="auto"/>
        <w:left w:val="none" w:sz="0" w:space="0" w:color="auto"/>
        <w:bottom w:val="none" w:sz="0" w:space="0" w:color="auto"/>
        <w:right w:val="none" w:sz="0" w:space="0" w:color="auto"/>
      </w:divBdr>
    </w:div>
    <w:div w:id="1839953552">
      <w:bodyDiv w:val="1"/>
      <w:marLeft w:val="0"/>
      <w:marRight w:val="0"/>
      <w:marTop w:val="0"/>
      <w:marBottom w:val="0"/>
      <w:divBdr>
        <w:top w:val="none" w:sz="0" w:space="0" w:color="auto"/>
        <w:left w:val="none" w:sz="0" w:space="0" w:color="auto"/>
        <w:bottom w:val="none" w:sz="0" w:space="0" w:color="auto"/>
        <w:right w:val="none" w:sz="0" w:space="0" w:color="auto"/>
      </w:divBdr>
    </w:div>
    <w:div w:id="1849169659">
      <w:bodyDiv w:val="1"/>
      <w:marLeft w:val="0"/>
      <w:marRight w:val="0"/>
      <w:marTop w:val="0"/>
      <w:marBottom w:val="0"/>
      <w:divBdr>
        <w:top w:val="none" w:sz="0" w:space="0" w:color="auto"/>
        <w:left w:val="none" w:sz="0" w:space="0" w:color="auto"/>
        <w:bottom w:val="none" w:sz="0" w:space="0" w:color="auto"/>
        <w:right w:val="none" w:sz="0" w:space="0" w:color="auto"/>
      </w:divBdr>
    </w:div>
    <w:div w:id="1906522295">
      <w:bodyDiv w:val="1"/>
      <w:marLeft w:val="0"/>
      <w:marRight w:val="0"/>
      <w:marTop w:val="0"/>
      <w:marBottom w:val="0"/>
      <w:divBdr>
        <w:top w:val="none" w:sz="0" w:space="0" w:color="auto"/>
        <w:left w:val="none" w:sz="0" w:space="0" w:color="auto"/>
        <w:bottom w:val="none" w:sz="0" w:space="0" w:color="auto"/>
        <w:right w:val="none" w:sz="0" w:space="0" w:color="auto"/>
      </w:divBdr>
    </w:div>
    <w:div w:id="1907689118">
      <w:bodyDiv w:val="1"/>
      <w:marLeft w:val="0"/>
      <w:marRight w:val="0"/>
      <w:marTop w:val="0"/>
      <w:marBottom w:val="0"/>
      <w:divBdr>
        <w:top w:val="none" w:sz="0" w:space="0" w:color="auto"/>
        <w:left w:val="none" w:sz="0" w:space="0" w:color="auto"/>
        <w:bottom w:val="none" w:sz="0" w:space="0" w:color="auto"/>
        <w:right w:val="none" w:sz="0" w:space="0" w:color="auto"/>
      </w:divBdr>
    </w:div>
    <w:div w:id="1918855793">
      <w:bodyDiv w:val="1"/>
      <w:marLeft w:val="0"/>
      <w:marRight w:val="0"/>
      <w:marTop w:val="0"/>
      <w:marBottom w:val="0"/>
      <w:divBdr>
        <w:top w:val="none" w:sz="0" w:space="0" w:color="auto"/>
        <w:left w:val="none" w:sz="0" w:space="0" w:color="auto"/>
        <w:bottom w:val="none" w:sz="0" w:space="0" w:color="auto"/>
        <w:right w:val="none" w:sz="0" w:space="0" w:color="auto"/>
      </w:divBdr>
    </w:div>
    <w:div w:id="1926109698">
      <w:bodyDiv w:val="1"/>
      <w:marLeft w:val="0"/>
      <w:marRight w:val="0"/>
      <w:marTop w:val="0"/>
      <w:marBottom w:val="0"/>
      <w:divBdr>
        <w:top w:val="none" w:sz="0" w:space="0" w:color="auto"/>
        <w:left w:val="none" w:sz="0" w:space="0" w:color="auto"/>
        <w:bottom w:val="none" w:sz="0" w:space="0" w:color="auto"/>
        <w:right w:val="none" w:sz="0" w:space="0" w:color="auto"/>
      </w:divBdr>
    </w:div>
    <w:div w:id="1950232316">
      <w:bodyDiv w:val="1"/>
      <w:marLeft w:val="0"/>
      <w:marRight w:val="0"/>
      <w:marTop w:val="0"/>
      <w:marBottom w:val="0"/>
      <w:divBdr>
        <w:top w:val="none" w:sz="0" w:space="0" w:color="auto"/>
        <w:left w:val="none" w:sz="0" w:space="0" w:color="auto"/>
        <w:bottom w:val="none" w:sz="0" w:space="0" w:color="auto"/>
        <w:right w:val="none" w:sz="0" w:space="0" w:color="auto"/>
      </w:divBdr>
      <w:divsChild>
        <w:div w:id="377246817">
          <w:marLeft w:val="0"/>
          <w:marRight w:val="0"/>
          <w:marTop w:val="0"/>
          <w:marBottom w:val="0"/>
          <w:divBdr>
            <w:top w:val="none" w:sz="0" w:space="0" w:color="auto"/>
            <w:left w:val="none" w:sz="0" w:space="0" w:color="auto"/>
            <w:bottom w:val="none" w:sz="0" w:space="0" w:color="auto"/>
            <w:right w:val="none" w:sz="0" w:space="0" w:color="auto"/>
          </w:divBdr>
        </w:div>
        <w:div w:id="1078869099">
          <w:marLeft w:val="0"/>
          <w:marRight w:val="0"/>
          <w:marTop w:val="0"/>
          <w:marBottom w:val="0"/>
          <w:divBdr>
            <w:top w:val="none" w:sz="0" w:space="0" w:color="auto"/>
            <w:left w:val="none" w:sz="0" w:space="0" w:color="auto"/>
            <w:bottom w:val="none" w:sz="0" w:space="0" w:color="auto"/>
            <w:right w:val="none" w:sz="0" w:space="0" w:color="auto"/>
          </w:divBdr>
        </w:div>
      </w:divsChild>
    </w:div>
    <w:div w:id="1950969459">
      <w:bodyDiv w:val="1"/>
      <w:marLeft w:val="0"/>
      <w:marRight w:val="0"/>
      <w:marTop w:val="0"/>
      <w:marBottom w:val="0"/>
      <w:divBdr>
        <w:top w:val="none" w:sz="0" w:space="0" w:color="auto"/>
        <w:left w:val="none" w:sz="0" w:space="0" w:color="auto"/>
        <w:bottom w:val="none" w:sz="0" w:space="0" w:color="auto"/>
        <w:right w:val="none" w:sz="0" w:space="0" w:color="auto"/>
      </w:divBdr>
    </w:div>
    <w:div w:id="1960647864">
      <w:bodyDiv w:val="1"/>
      <w:marLeft w:val="0"/>
      <w:marRight w:val="0"/>
      <w:marTop w:val="0"/>
      <w:marBottom w:val="0"/>
      <w:divBdr>
        <w:top w:val="none" w:sz="0" w:space="0" w:color="auto"/>
        <w:left w:val="none" w:sz="0" w:space="0" w:color="auto"/>
        <w:bottom w:val="none" w:sz="0" w:space="0" w:color="auto"/>
        <w:right w:val="none" w:sz="0" w:space="0" w:color="auto"/>
      </w:divBdr>
    </w:div>
    <w:div w:id="1968318983">
      <w:bodyDiv w:val="1"/>
      <w:marLeft w:val="0"/>
      <w:marRight w:val="0"/>
      <w:marTop w:val="0"/>
      <w:marBottom w:val="0"/>
      <w:divBdr>
        <w:top w:val="none" w:sz="0" w:space="0" w:color="auto"/>
        <w:left w:val="none" w:sz="0" w:space="0" w:color="auto"/>
        <w:bottom w:val="none" w:sz="0" w:space="0" w:color="auto"/>
        <w:right w:val="none" w:sz="0" w:space="0" w:color="auto"/>
      </w:divBdr>
    </w:div>
    <w:div w:id="2006400324">
      <w:bodyDiv w:val="1"/>
      <w:marLeft w:val="0"/>
      <w:marRight w:val="0"/>
      <w:marTop w:val="0"/>
      <w:marBottom w:val="0"/>
      <w:divBdr>
        <w:top w:val="none" w:sz="0" w:space="0" w:color="auto"/>
        <w:left w:val="none" w:sz="0" w:space="0" w:color="auto"/>
        <w:bottom w:val="none" w:sz="0" w:space="0" w:color="auto"/>
        <w:right w:val="none" w:sz="0" w:space="0" w:color="auto"/>
      </w:divBdr>
    </w:div>
    <w:div w:id="2016371327">
      <w:bodyDiv w:val="1"/>
      <w:marLeft w:val="0"/>
      <w:marRight w:val="0"/>
      <w:marTop w:val="0"/>
      <w:marBottom w:val="0"/>
      <w:divBdr>
        <w:top w:val="none" w:sz="0" w:space="0" w:color="auto"/>
        <w:left w:val="none" w:sz="0" w:space="0" w:color="auto"/>
        <w:bottom w:val="none" w:sz="0" w:space="0" w:color="auto"/>
        <w:right w:val="none" w:sz="0" w:space="0" w:color="auto"/>
      </w:divBdr>
    </w:div>
    <w:div w:id="2017222139">
      <w:bodyDiv w:val="1"/>
      <w:marLeft w:val="0"/>
      <w:marRight w:val="0"/>
      <w:marTop w:val="0"/>
      <w:marBottom w:val="0"/>
      <w:divBdr>
        <w:top w:val="none" w:sz="0" w:space="0" w:color="auto"/>
        <w:left w:val="none" w:sz="0" w:space="0" w:color="auto"/>
        <w:bottom w:val="none" w:sz="0" w:space="0" w:color="auto"/>
        <w:right w:val="none" w:sz="0" w:space="0" w:color="auto"/>
      </w:divBdr>
    </w:div>
    <w:div w:id="2019770305">
      <w:bodyDiv w:val="1"/>
      <w:marLeft w:val="0"/>
      <w:marRight w:val="0"/>
      <w:marTop w:val="0"/>
      <w:marBottom w:val="0"/>
      <w:divBdr>
        <w:top w:val="none" w:sz="0" w:space="0" w:color="auto"/>
        <w:left w:val="none" w:sz="0" w:space="0" w:color="auto"/>
        <w:bottom w:val="none" w:sz="0" w:space="0" w:color="auto"/>
        <w:right w:val="none" w:sz="0" w:space="0" w:color="auto"/>
      </w:divBdr>
    </w:div>
    <w:div w:id="2020811520">
      <w:bodyDiv w:val="1"/>
      <w:marLeft w:val="0"/>
      <w:marRight w:val="0"/>
      <w:marTop w:val="0"/>
      <w:marBottom w:val="0"/>
      <w:divBdr>
        <w:top w:val="none" w:sz="0" w:space="0" w:color="auto"/>
        <w:left w:val="none" w:sz="0" w:space="0" w:color="auto"/>
        <w:bottom w:val="none" w:sz="0" w:space="0" w:color="auto"/>
        <w:right w:val="none" w:sz="0" w:space="0" w:color="auto"/>
      </w:divBdr>
    </w:div>
    <w:div w:id="2022966893">
      <w:bodyDiv w:val="1"/>
      <w:marLeft w:val="0"/>
      <w:marRight w:val="0"/>
      <w:marTop w:val="0"/>
      <w:marBottom w:val="0"/>
      <w:divBdr>
        <w:top w:val="none" w:sz="0" w:space="0" w:color="auto"/>
        <w:left w:val="none" w:sz="0" w:space="0" w:color="auto"/>
        <w:bottom w:val="none" w:sz="0" w:space="0" w:color="auto"/>
        <w:right w:val="none" w:sz="0" w:space="0" w:color="auto"/>
      </w:divBdr>
    </w:div>
    <w:div w:id="2035382385">
      <w:bodyDiv w:val="1"/>
      <w:marLeft w:val="0"/>
      <w:marRight w:val="0"/>
      <w:marTop w:val="0"/>
      <w:marBottom w:val="0"/>
      <w:divBdr>
        <w:top w:val="none" w:sz="0" w:space="0" w:color="auto"/>
        <w:left w:val="none" w:sz="0" w:space="0" w:color="auto"/>
        <w:bottom w:val="none" w:sz="0" w:space="0" w:color="auto"/>
        <w:right w:val="none" w:sz="0" w:space="0" w:color="auto"/>
      </w:divBdr>
    </w:div>
    <w:div w:id="2043939585">
      <w:bodyDiv w:val="1"/>
      <w:marLeft w:val="0"/>
      <w:marRight w:val="0"/>
      <w:marTop w:val="0"/>
      <w:marBottom w:val="0"/>
      <w:divBdr>
        <w:top w:val="none" w:sz="0" w:space="0" w:color="auto"/>
        <w:left w:val="none" w:sz="0" w:space="0" w:color="auto"/>
        <w:bottom w:val="none" w:sz="0" w:space="0" w:color="auto"/>
        <w:right w:val="none" w:sz="0" w:space="0" w:color="auto"/>
      </w:divBdr>
    </w:div>
    <w:div w:id="2066178718">
      <w:bodyDiv w:val="1"/>
      <w:marLeft w:val="0"/>
      <w:marRight w:val="0"/>
      <w:marTop w:val="0"/>
      <w:marBottom w:val="0"/>
      <w:divBdr>
        <w:top w:val="none" w:sz="0" w:space="0" w:color="auto"/>
        <w:left w:val="none" w:sz="0" w:space="0" w:color="auto"/>
        <w:bottom w:val="none" w:sz="0" w:space="0" w:color="auto"/>
        <w:right w:val="none" w:sz="0" w:space="0" w:color="auto"/>
      </w:divBdr>
    </w:div>
    <w:div w:id="2072072550">
      <w:bodyDiv w:val="1"/>
      <w:marLeft w:val="0"/>
      <w:marRight w:val="0"/>
      <w:marTop w:val="0"/>
      <w:marBottom w:val="0"/>
      <w:divBdr>
        <w:top w:val="none" w:sz="0" w:space="0" w:color="auto"/>
        <w:left w:val="none" w:sz="0" w:space="0" w:color="auto"/>
        <w:bottom w:val="none" w:sz="0" w:space="0" w:color="auto"/>
        <w:right w:val="none" w:sz="0" w:space="0" w:color="auto"/>
      </w:divBdr>
    </w:div>
    <w:div w:id="2073235332">
      <w:bodyDiv w:val="1"/>
      <w:marLeft w:val="0"/>
      <w:marRight w:val="0"/>
      <w:marTop w:val="0"/>
      <w:marBottom w:val="0"/>
      <w:divBdr>
        <w:top w:val="none" w:sz="0" w:space="0" w:color="auto"/>
        <w:left w:val="none" w:sz="0" w:space="0" w:color="auto"/>
        <w:bottom w:val="none" w:sz="0" w:space="0" w:color="auto"/>
        <w:right w:val="none" w:sz="0" w:space="0" w:color="auto"/>
      </w:divBdr>
    </w:div>
    <w:div w:id="2100060710">
      <w:bodyDiv w:val="1"/>
      <w:marLeft w:val="0"/>
      <w:marRight w:val="0"/>
      <w:marTop w:val="0"/>
      <w:marBottom w:val="0"/>
      <w:divBdr>
        <w:top w:val="none" w:sz="0" w:space="0" w:color="auto"/>
        <w:left w:val="none" w:sz="0" w:space="0" w:color="auto"/>
        <w:bottom w:val="none" w:sz="0" w:space="0" w:color="auto"/>
        <w:right w:val="none" w:sz="0" w:space="0" w:color="auto"/>
      </w:divBdr>
    </w:div>
    <w:div w:id="2111046620">
      <w:bodyDiv w:val="1"/>
      <w:marLeft w:val="0"/>
      <w:marRight w:val="0"/>
      <w:marTop w:val="0"/>
      <w:marBottom w:val="0"/>
      <w:divBdr>
        <w:top w:val="none" w:sz="0" w:space="0" w:color="auto"/>
        <w:left w:val="none" w:sz="0" w:space="0" w:color="auto"/>
        <w:bottom w:val="none" w:sz="0" w:space="0" w:color="auto"/>
        <w:right w:val="none" w:sz="0" w:space="0" w:color="auto"/>
      </w:divBdr>
    </w:div>
    <w:div w:id="2113042195">
      <w:bodyDiv w:val="1"/>
      <w:marLeft w:val="0"/>
      <w:marRight w:val="0"/>
      <w:marTop w:val="0"/>
      <w:marBottom w:val="0"/>
      <w:divBdr>
        <w:top w:val="none" w:sz="0" w:space="0" w:color="auto"/>
        <w:left w:val="none" w:sz="0" w:space="0" w:color="auto"/>
        <w:bottom w:val="none" w:sz="0" w:space="0" w:color="auto"/>
        <w:right w:val="none" w:sz="0" w:space="0" w:color="auto"/>
      </w:divBdr>
    </w:div>
    <w:div w:id="2113744992">
      <w:bodyDiv w:val="1"/>
      <w:marLeft w:val="0"/>
      <w:marRight w:val="0"/>
      <w:marTop w:val="0"/>
      <w:marBottom w:val="0"/>
      <w:divBdr>
        <w:top w:val="none" w:sz="0" w:space="0" w:color="auto"/>
        <w:left w:val="none" w:sz="0" w:space="0" w:color="auto"/>
        <w:bottom w:val="none" w:sz="0" w:space="0" w:color="auto"/>
        <w:right w:val="none" w:sz="0" w:space="0" w:color="auto"/>
      </w:divBdr>
    </w:div>
    <w:div w:id="21385270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heme_arthur">
  <a:themeElements>
    <a:clrScheme name="Personnalisé 1">
      <a:dk1>
        <a:srgbClr val="000000"/>
      </a:dk1>
      <a:lt1>
        <a:srgbClr val="FFFFFF"/>
      </a:lt1>
      <a:dk2>
        <a:srgbClr val="49CAA6"/>
      </a:dk2>
      <a:lt2>
        <a:srgbClr val="D98057"/>
      </a:lt2>
      <a:accent1>
        <a:srgbClr val="EAB93C"/>
      </a:accent1>
      <a:accent2>
        <a:srgbClr val="CA486D"/>
      </a:accent2>
      <a:accent3>
        <a:srgbClr val="2867FB"/>
      </a:accent3>
      <a:accent4>
        <a:srgbClr val="496ECA"/>
      </a:accent4>
      <a:accent5>
        <a:srgbClr val="FBBA28"/>
      </a:accent5>
      <a:accent6>
        <a:srgbClr val="A649CA"/>
      </a:accent6>
      <a:hlink>
        <a:srgbClr val="0563C1"/>
      </a:hlink>
      <a:folHlink>
        <a:srgbClr val="954F72"/>
      </a:folHlink>
    </a:clrScheme>
    <a:fontScheme name="Personnalisé 2">
      <a:majorFont>
        <a:latin typeface="Nunito Sans"/>
        <a:ea typeface=""/>
        <a:cs typeface=""/>
      </a:majorFont>
      <a:minorFont>
        <a:latin typeface="Nunito Sans Extra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theme_arthur" id="{4030CA7C-77D7-4442-B3DB-78FC060DE9C6}" vid="{0377C1B8-AC87-49A4-B9DB-6C4E0047572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badywg8og85b4EK5+RcU5b1hw==">AMUW2mWlF2ummrgISATjW+2B0VNgpdSDD+C+HL2hNWMtlWmttCKfytFhU/dgNZLF3SgRktLb9tqSlvhk3aGWk3YDAyLbYftPWMBSfWUwx2kVXYPqjchht+PHvSyb5HqydKc4KZiE/4xp++K/AJA/nzsW5vtYPmmK0elAXKzXxiINh3ddGj+sDi3Ws5mJdSLv12dPZkFYtL7s9RPyKLUwYyQsk+tr14XjrXqO6DOI7zu42pqGQB3kQwX6IGJiho5yhSBvYDmNJDHpHZ5aLwTNG1b3SDCZN0k+O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Tho</b:Tag>
    <b:SourceType>InternetSite</b:SourceType>
    <b:Guid>{6A5A32F1-A318-4540-8277-EE1333F61D49}</b:Guid>
    <b:Author>
      <b:Author>
        <b:NameList>
          <b:Person>
            <b:Last>Thompson</b:Last>
          </b:Person>
        </b:NameList>
      </b:Author>
    </b:Author>
    <b:Title>Soundpainting</b:Title>
    <b:InternetSiteTitle>Soundpainting.com</b:InternetSiteTitle>
    <b:URL>http://www.soundpainting.com/soundpainting/</b:URL>
    <b:RefOrder>3</b:RefOrder>
  </b:Source>
  <b:Source>
    <b:Tag>Ale</b:Tag>
    <b:SourceType>DocumentFromInternetSite</b:SourceType>
    <b:Guid>{96BF739D-EC35-4800-8FA5-F2A9C17AEEF4}</b:Guid>
    <b:Title>Semantics #1 - Signs and Meaning in Language</b:Title>
    <b:InternetSiteTitle>Youtube</b:InternetSiteTitle>
    <b:URL>https://www.youtube.com/watch?v=h2PDhtqDgKg</b:URL>
    <b:Author>
      <b:Author>
        <b:NameList>
          <b:Person>
            <b:Last>Brock</b:Last>
            <b:First>Alexander</b:First>
          </b:Person>
        </b:NameList>
      </b:Author>
    </b:Author>
    <b:RefOrder>4</b:RefOrder>
  </b:Source>
  <b:Source>
    <b:Tag>Dec</b:Tag>
    <b:SourceType>InternetSite</b:SourceType>
    <b:Guid>{A4CC20AE-7A29-4B8C-BDF3-30D6014A8183}</b:Guid>
    <b:Title>Ferdinand de Saussure: The Linguistic Unit – Sign, Signified and Signifier Explained</b:Title>
    <b:InternetSiteTitle>Decode Science</b:InternetSiteTitle>
    <b:URL>https://www.decodedscience.org/ferdinand-de-saussure-the-linguistic-unit-sign-signified-and-signifier-explained/</b:URL>
    <b:Author>
      <b:Author>
        <b:NameList>
          <b:Person>
            <b:Last>DecodingScience</b:Last>
          </b:Person>
        </b:NameList>
      </b:Author>
    </b:Author>
    <b:RefOrder>5</b:RefOrder>
  </b:Source>
  <b:Source>
    <b:Tag>Pei03</b:Tag>
    <b:SourceType>Book</b:SourceType>
    <b:Guid>{ED4323DF-EC50-430C-9689-58E02203DDEC}</b:Guid>
    <b:Author>
      <b:Author>
        <b:NameList>
          <b:Person>
            <b:Last>Peirce</b:Last>
            <b:First>Charles</b:First>
            <b:Middle>Sanders</b:Middle>
          </b:Person>
        </b:NameList>
      </b:Author>
    </b:Author>
    <b:Title>Nomenclature and Division of Triadic Relations, as far as they are determined</b:Title>
    <b:Year>1903</b:Year>
    <b:RefOrder>6</b:RefOrder>
  </b:Source>
  <b:Source>
    <b:Tag>Hel</b:Tag>
    <b:SourceType>InternetSite</b:SourceType>
    <b:Guid>{EB37B74C-9D5D-4C75-9A6B-E44B6217CB40}</b:Guid>
    <b:Title>Soundpainting blog</b:Title>
    <b:Author>
      <b:Author>
        <b:NameList>
          <b:Person>
            <b:Last>Minors</b:Last>
            <b:First>Helen</b:First>
            <b:Middle>Julia</b:Middle>
          </b:Person>
          <b:Person>
            <b:Last>Thompson</b:Last>
            <b:First>Walter</b:First>
          </b:Person>
        </b:NameList>
      </b:Author>
    </b:Author>
    <b:InternetSiteTitle>Soundpainting</b:InternetSiteTitle>
    <b:URL>http://www.soundpainting.com/blog/</b:URL>
    <b:RefOrder>2</b:RefOrder>
  </b:Source>
  <b:Source>
    <b:Tag>Nad17</b:Tag>
    <b:SourceType>JournalArticle</b:SourceType>
    <b:Guid>{EB52A6E3-C1AB-4816-88B8-4D1FB2B99B1A}</b:Guid>
    <b:Author>
      <b:Author>
        <b:NameList>
          <b:Person>
            <b:Last>Couture</b:Last>
            <b:First>Nadine</b:First>
          </b:Person>
          <b:Person>
            <b:Last>Bottecchia</b:Last>
          </b:Person>
          <b:Person>
            <b:Last>Chaumette</b:Last>
          </b:Person>
          <b:Person>
            <b:Last>Cecconello</b:Last>
          </b:Person>
          <b:Person>
            <b:Last>Rekalde</b:Last>
            <b:First>et</b:First>
            <b:Middle>al.</b:Middle>
          </b:Person>
        </b:NameList>
      </b:Author>
    </b:Author>
    <b:Title>Using the Soundpainting Language to Fly a Swarm of Drones</b:Title>
    <b:JournalName>Advances in Intelligent Systems and Computing</b:JournalName>
    <b:Year>2017</b:Year>
    <b:RefOrder>1</b:RefOrder>
  </b:Source>
  <b:Source>
    <b:Tag>Sha48</b:Tag>
    <b:SourceType>Book</b:SourceType>
    <b:Guid>{41BE52A0-6FB8-4CDF-B711-DA7973FAF590}</b:Guid>
    <b:Author>
      <b:Author>
        <b:NameList>
          <b:Person>
            <b:Last>Shannon</b:Last>
          </b:Person>
        </b:NameList>
      </b:Author>
    </b:Author>
    <b:Title>A Mathematical Theory of Communication </b:Title>
    <b:Year>1948</b:Year>
    <b:RefOrder>7</b:RefOrder>
  </b:Source>
  <b:Source>
    <b:Tag>Hop</b:Tag>
    <b:SourceType>Book</b:SourceType>
    <b:Guid>{C71513C4-A35C-41A8-A58D-805E7B65EAED}</b:Guid>
    <b:Author>
      <b:Author>
        <b:NameList>
          <b:Person>
            <b:Last>Hopcroft</b:Last>
            <b:First>Ullman</b:First>
          </b:Person>
        </b:NameList>
      </b:Author>
    </b:Author>
    <b:Title>1979</b:Title>
    <b:RefOrder>8</b:RefOrder>
  </b:Source>
  <b:Source>
    <b:Tag>Hug63</b:Tag>
    <b:SourceType>JournalArticle</b:SourceType>
    <b:Guid>{9AD818CB-F924-4A5C-9670-304FE5844B89}</b:Guid>
    <b:Author>
      <b:Author>
        <b:NameList>
          <b:Person>
            <b:Last>Huglo</b:Last>
            <b:First>Michel</b:First>
          </b:Person>
        </b:NameList>
      </b:Author>
    </b:Author>
    <b:Title>La chironomie médiévale</b:Title>
    <b:Year>1963</b:Year>
    <b:JournalName>Revue de musicologie</b:JournalName>
    <b:RefOrder>9</b:RefOrder>
  </b:Source>
  <b:Source>
    <b:Tag>Pâr</b:Tag>
    <b:SourceType>DocumentFromInternetSite</b:SourceType>
    <b:Guid>{35182E75-EE60-4F6E-BCE0-7AA3F98CD47B}</b:Guid>
    <b:Author>
      <b:Author>
        <b:NameList>
          <b:Person>
            <b:Last>Pâris</b:Last>
            <b:First>Alain</b:First>
          </b:Person>
        </b:NameList>
      </b:Author>
    </b:Author>
    <b:Title>Direction d'orchestre</b:Title>
    <b:InternetSiteTitle>Universalis</b:InternetSiteTitle>
    <b:URL>https://www.universalis.fr/encyclopedie/direction-d-orchestre/</b:URL>
    <b:RefOrder>10</b:RefOrder>
  </b:Source>
  <b:Source>
    <b:Tag>Dub06</b:Tag>
    <b:SourceType>Report</b:SourceType>
    <b:Guid>{05A03504-7E93-4A2F-B028-326196479138}</b:Guid>
    <b:Author>
      <b:Author>
        <b:NameList>
          <b:Person>
            <b:Last>Duby</b:Last>
            <b:First>Marc</b:First>
          </b:Person>
        </b:NameList>
      </b:Author>
    </b:Author>
    <b:Title>Soundpainting as a system for the collaborative creation of music in performance</b:Title>
    <b:Year>2006</b:Year>
    <b:RefOrder>11</b:RefOrder>
  </b:Source>
  <b:Source>
    <b:Tag>All</b:Tag>
    <b:SourceType>DocumentFromInternetSite</b:SourceType>
    <b:Guid>{55957AAF-C23D-4D19-B72E-C1B3F5F48767}</b:Guid>
    <b:Title>Butch Morris </b:Title>
    <b:InternetSiteTitle>All About Jazz</b:InternetSiteTitle>
    <b:URL>https://www.allaboutjazz.com/butch-morris-butch-morris-by-aaj-staff.php</b:URL>
    <b:Author>
      <b:Author>
        <b:Corporate>All About Jazz</b:Corporate>
      </b:Author>
    </b:Author>
    <b:RefOrder>12</b:RefOrder>
  </b:Source>
  <b:Source>
    <b:Tag>LaP</b:Tag>
    <b:SourceType>DocumentFromInternetSite</b:SourceType>
    <b:Guid>{74BA5495-1C7C-4C9F-80DB-C1DBC2EF677A}</b:Guid>
    <b:Author>
      <b:Author>
        <b:Corporate> La Percumotora</b:Corporate>
      </b:Author>
    </b:Author>
    <b:Title>Ritmo y Percusión con Señas</b:Title>
    <b:InternetSiteTitle>La Percumotora</b:InternetSiteTitle>
    <b:URL>https://www.lapercumotora.com/lapercumotora/ritmo-y-percusion-con-senas/</b:URL>
    <b:RefOrder>28</b:RefOrder>
  </b:Source>
  <b:Source>
    <b:Tag>Ros73</b:Tag>
    <b:SourceType>JournalArticle</b:SourceType>
    <b:Guid>{E2AECD27-B9BD-4732-93D6-54958BB2CE51}</b:Guid>
    <b:Author>
      <b:Author>
        <b:NameList>
          <b:Person>
            <b:Last>Rosch</b:Last>
            <b:First>Eleanor</b:First>
            <b:Middle>H.</b:Middle>
          </b:Person>
        </b:NameList>
      </b:Author>
    </b:Author>
    <b:Title>Natural Categories</b:Title>
    <b:Year>1973</b:Year>
    <b:JournalName>Cognitive Psychology 4</b:JournalName>
    <b:Pages>328-350</b:Pages>
    <b:RefOrder>13</b:RefOrder>
  </b:Source>
  <b:Source>
    <b:Tag>Bro</b:Tag>
    <b:SourceType>DocumentFromInternetSite</b:SourceType>
    <b:Guid>{E4BAF069-B874-41CC-B25E-6C4D4012B1E2}</b:Guid>
    <b:Author>
      <b:Author>
        <b:NameList>
          <b:Person>
            <b:Last>Brock</b:Last>
            <b:First>Alexander</b:First>
          </b:Person>
        </b:NameList>
      </b:Author>
    </b:Author>
    <b:Title>Semantics #4 - Prototype Theory</b:Title>
    <b:InternetSiteTitle>Youtube</b:InternetSiteTitle>
    <b:URL>https://www.youtube.com/watch?v=mff_sPnz_gs</b:URL>
    <b:RefOrder>14</b:RefOrder>
  </b:Source>
  <b:Source>
    <b:Tag>Dou09</b:Tag>
    <b:SourceType>DocumentFromInternetSite</b:SourceType>
    <b:Guid>{7B3437A6-ADD5-4DEE-B465-CE5A63904852}</b:Guid>
    <b:Author>
      <b:Author>
        <b:NameList>
          <b:Person>
            <b:Last>Hofstadter</b:Last>
            <b:First>Douglas</b:First>
          </b:Person>
        </b:NameList>
      </b:Author>
    </b:Author>
    <b:Title>Analogy as the Core of Cognition</b:Title>
    <b:InternetSiteTitle>Youtube</b:InternetSiteTitle>
    <b:Year>2009</b:Year>
    <b:URL>https://www.youtube.com/watch?v=n8m7lFQ3njk</b:URL>
    <b:RefOrder>15</b:RefOrder>
  </b:Source>
  <b:Source>
    <b:Tag>Rev</b:Tag>
    <b:SourceType>Book</b:SourceType>
    <b:Guid>{D3D1A53D-9040-43D4-8356-011736D2CD88}</b:Guid>
    <b:Author>
      <b:Author>
        <b:NameList>
          <b:Person>
            <b:Last>Revlin</b:Last>
            <b:First>Russell</b:First>
          </b:Person>
        </b:NameList>
      </b:Author>
    </b:Author>
    <b:Title>Cognition: Theory and Practice</b:Title>
    <b:RefOrder>19</b:RefOrder>
  </b:Source>
  <b:Source>
    <b:Tag>Lid</b:Tag>
    <b:SourceType>Book</b:SourceType>
    <b:Guid>{F5B10BFC-5438-4E61-9937-4C76FE5E754F}</b:Guid>
    <b:Author>
      <b:Author>
        <b:NameList>
          <b:Person>
            <b:Last>Liddell</b:Last>
          </b:Person>
          <b:Person>
            <b:Last>Henry</b:Last>
            <b:First>G.</b:First>
          </b:Person>
          <b:Person>
            <b:Last>R.</b:Last>
            <b:First>Scott</b:First>
          </b:Person>
        </b:NameList>
      </b:Author>
    </b:Author>
    <b:Title>A Greek-English Lexicon</b:Title>
    <b:RefOrder>20</b:RefOrder>
  </b:Source>
  <b:Source>
    <b:Tag>Rah15</b:Tag>
    <b:SourceType>JournalArticle</b:SourceType>
    <b:Guid>{75229204-9A51-44D8-B8B8-06DF0D3C7C97}</b:Guid>
    <b:Title>Robust gesture recognition using Kinect: A comparison between DTW and HMM</b:Title>
    <b:Year>2015</b:Year>
    <b:Author>
      <b:Author>
        <b:NameList>
          <b:Person>
            <b:Last>Raheja</b:Last>
            <b:First>Jagdish</b:First>
            <b:Middle>&amp; Minhas, M. &amp; Prashanth, D. &amp; Shah, Tarang &amp; Chaudhary, Ankit</b:Middle>
          </b:Person>
        </b:NameList>
      </b:Author>
    </b:Author>
    <b:JournalName>Optik - International Journal for Light and Electron Optics</b:JournalName>
    <b:RefOrder>21</b:RefOrder>
  </b:Source>
  <b:Source>
    <b:Tag>Car12</b:Tag>
    <b:SourceType>ConferenceProceedings</b:SourceType>
    <b:Guid>{1E7AE3DC-82F0-45CD-BAA9-F7117B0382C9}</b:Guid>
    <b:Author>
      <b:Author>
        <b:NameList>
          <b:Person>
            <b:Last>Carmona J.M.</b:Last>
            <b:First>Climent</b:First>
            <b:Middle>J.</b:Middle>
          </b:Person>
        </b:NameList>
      </b:Author>
    </b:Author>
    <b:Title>A Performance Evaluation of HMM and DTW for Gesture Recognition</b:Title>
    <b:JournalName>Progress in Pattern Recognition, Image Analysis, Computer Vision, and Applications</b:JournalName>
    <b:Year>2012</b:Year>
    <b:ConferenceName>Progress in Pattern Recognition, Image Analysis, Computer Vision, and Applications</b:ConferenceName>
    <b:RefOrder>22</b:RefOrder>
  </b:Source>
  <b:Source>
    <b:Tag>Hiy16</b:Tag>
    <b:SourceType>JournalArticle</b:SourceType>
    <b:Guid>{148D5B60-87A6-452D-BECF-D3F103817A5E}</b:Guid>
    <b:Title>Combination of HMM and DTW for 3D Dynamic Gesture Recognition Using Depth Only.</b:Title>
    <b:Year>2016</b:Year>
    <b:Author>
      <b:Author>
        <b:NameList>
          <b:Person>
            <b:Last>Hiyadi</b:Last>
            <b:First>Hajar</b:First>
            <b:Middle>&amp; Ababsa, Fakhreddine &amp; Montagne, Christophe &amp; Bouyakhf, El Houssine &amp; Regragui, Fakhita</b:Middle>
          </b:Person>
        </b:NameList>
      </b:Author>
    </b:Author>
    <b:RefOrder>23</b:RefOrder>
  </b:Source>
  <b:Source>
    <b:Tag>Cho17</b:Tag>
    <b:SourceType>JournalArticle</b:SourceType>
    <b:Guid>{192D6C4A-A190-4CA0-9B26-6B5F71F0723B}</b:Guid>
    <b:Author>
      <b:Author>
        <b:NameList>
          <b:Person>
            <b:Last>Choi</b:Last>
            <b:First>Hyo-rim</b:First>
            <b:Middle>&amp; Kim, Tae-Yong</b:Middle>
          </b:Person>
        </b:NameList>
      </b:Author>
    </b:Author>
    <b:Title>Directional Dynamic Time Warping for Gesture Recognition</b:Title>
    <b:Year>2017</b:Year>
    <b:Pages>22-25</b:Pages>
    <b:RefOrder>24</b:RefOrder>
  </b:Source>
  <b:Source>
    <b:Tag>Sta04</b:Tag>
    <b:SourceType>JournalArticle</b:SourceType>
    <b:Guid>{55DDECA2-032D-42CE-82FE-8D1A61F86AD9}</b:Guid>
    <b:Author>
      <b:Author>
        <b:NameList>
          <b:Person>
            <b:Last>Salvador</b:Last>
            <b:First>Stan</b:First>
          </b:Person>
        </b:NameList>
      </b:Author>
    </b:Author>
    <b:Title>FastDTW: Toward Accurate Dynamic Time Warping in Linear Time and Space</b:Title>
    <b:JournalName>Intelligent Data Analysis</b:JournalName>
    <b:Year>2004</b:Year>
    <b:RefOrder>25</b:RefOrder>
  </b:Source>
  <b:Source>
    <b:Tag>Pia</b:Tag>
    <b:SourceType>JournalArticle</b:SourceType>
    <b:Guid>{89074E50-6651-480E-ABB3-193BBD14EE88}</b:Guid>
    <b:Author>
      <b:Author>
        <b:NameList>
          <b:Person>
            <b:Last>Piana</b:Last>
          </b:Person>
          <b:Person>
            <b:Last>Stagliano</b:Last>
          </b:Person>
          <b:Person>
            <b:Last>Odone</b:Last>
          </b:Person>
          <b:Person>
            <b:Last>Verri</b:Last>
          </b:Person>
          <b:Person>
            <b:Last>Camurri</b:Last>
          </b:Person>
        </b:NameList>
      </b:Author>
    </b:Author>
    <b:Title>Real-time Automatic Emotion Recognition from Body</b:Title>
    <b:RefOrder>27</b:RefOrder>
  </b:Source>
  <b:Source>
    <b:Tag>DIB</b:Tag>
    <b:SourceType>InternetSite</b:SourceType>
    <b:Guid>{087B7F11-CF18-49A3-973D-68E6B53CBEB3}</b:Guid>
    <b:Title>The EyesWeb Project</b:Title>
    <b:Author>
      <b:Author>
        <b:Corporate>DIBRIS - University of Genoa</b:Corporate>
      </b:Author>
    </b:Author>
    <b:InternetSiteTitle>Infomus</b:InternetSiteTitle>
    <b:URL>http://www.infomus.org/eyesweb_eng.php</b:URL>
    <b:RefOrder>26</b:RefOrder>
  </b:Source>
  <b:Source>
    <b:Tag>Mar79</b:Tag>
    <b:SourceType>BookSection</b:SourceType>
    <b:Guid>{F1366BE3-8452-4425-BC9E-22939D10787A}</b:Guid>
    <b:Title>La repŕesentation spatio-verticale du caractère musical grave-aigu et l'élaboration de lanotion de hauteur de son dans la conscience musicale occidentale</b:Title>
    <b:Year>1979</b:Year>
    <b:Author>
      <b:Author>
        <b:NameList>
          <b:Person>
            <b:Last>Duchez</b:Last>
            <b:First>Marie-Elisabeth</b:First>
          </b:Person>
        </b:NameList>
      </b:Author>
      <b:BookAuthor>
        <b:NameList>
          <b:Person>
            <b:Last>Society</b:Last>
            <b:First>International</b:First>
            <b:Middle>Musicological</b:Middle>
          </b:Person>
        </b:NameList>
      </b:BookAuthor>
    </b:Author>
    <b:BookTitle>Acta Musicologica, Vol. 51, Fasc. 1</b:BookTitle>
    <b:RefOrder>17</b:RefOrder>
  </b:Source>
  <b:Source>
    <b:Tag>Yer</b:Tag>
    <b:SourceType>ConferenceProceedings</b:SourceType>
    <b:Guid>{BF1A8D2B-06FB-4E0A-9917-625406C3A825}</b:Guid>
    <b:Title>Analysis of Soundpainting sign language visuals</b:Title>
    <b:Author>
      <b:Author>
        <b:NameList>
          <b:Person>
            <b:Last>Yerlikaya</b:Last>
          </b:Person>
          <b:Person>
            <b:Last>Coskumer</b:Last>
          </b:Person>
        </b:NameList>
      </b:Author>
    </b:Author>
    <b:ConferenceName>MĀKSLA UN MŪZIKA KULTŪRAS DISKURSĀ</b:ConferenceName>
    <b:Year>2016</b:Year>
    <b:RefOrder>18</b:RefOrder>
  </b:Source>
  <b:Source>
    <b:Tag>Aer16</b:Tag>
    <b:SourceType>JournalArticle</b:SourceType>
    <b:Guid>{CFEB882E-4479-40B0-B236-0D6567ADD8B5}</b:Guid>
    <b:Author>
      <b:Author>
        <b:NameList>
          <b:Person>
            <b:Last>Aerts</b:Last>
          </b:Person>
          <b:Person>
            <b:Last>Broekaert</b:Last>
          </b:Person>
          <b:Person>
            <b:Last>Gabora</b:Last>
          </b:Person>
          <b:Person>
            <b:Last>Sozzo</b:Last>
          </b:Person>
        </b:NameList>
      </b:Author>
    </b:Author>
    <b:Title>Generalizing Prototype Theory: A Formal Quantum Framework</b:Title>
    <b:Year>2016</b:Year>
    <b:JournalName>Frontiers in Psychology</b:JournalName>
    <b:RefOrder>16</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602D445-33F4-42E7-BEFE-B0FD4A7B6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15235</TotalTime>
  <Pages>85</Pages>
  <Words>30843</Words>
  <Characters>169640</Characters>
  <Application>Microsoft Office Word</Application>
  <DocSecurity>0</DocSecurity>
  <Lines>1413</Lines>
  <Paragraphs>400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200083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Arthur Parmentier</dc:creator>
  <cp:lastModifiedBy>Arthur Parmentier</cp:lastModifiedBy>
  <cp:revision>1959</cp:revision>
  <dcterms:created xsi:type="dcterms:W3CDTF">2019-12-11T06:12:00Z</dcterms:created>
  <dcterms:modified xsi:type="dcterms:W3CDTF">2020-06-12T11:38:00Z</dcterms:modified>
</cp:coreProperties>
</file>