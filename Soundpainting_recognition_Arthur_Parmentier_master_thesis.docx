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Default="001536DF" w:rsidP="00E6654A">
      <w:pPr>
        <w:pStyle w:val="Titre"/>
      </w:pPr>
    </w:p>
    <w:p w:rsidR="001536DF" w:rsidRDefault="001536DF" w:rsidP="00E6654A">
      <w:pPr>
        <w:pStyle w:val="Titre"/>
      </w:pPr>
    </w:p>
    <w:p w:rsidR="001536DF" w:rsidRDefault="001536DF" w:rsidP="00E6654A">
      <w:pPr>
        <w:pStyle w:val="Titre"/>
      </w:pPr>
    </w:p>
    <w:p w:rsidR="00A768EF" w:rsidRDefault="00900BAB" w:rsidP="00DE6220">
      <w:pPr>
        <w:pStyle w:val="Titre"/>
        <w:jc w:val="center"/>
      </w:pPr>
      <w:r w:rsidRPr="00953072">
        <w:br/>
        <w:t xml:space="preserve">Soundpainting </w:t>
      </w:r>
      <w:r w:rsidR="005D1170" w:rsidRPr="00953072">
        <w:t>language</w:t>
      </w:r>
      <w:r w:rsidRPr="00953072">
        <w:t xml:space="preserve"> recognition</w:t>
      </w:r>
    </w:p>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DE6220">
      <w:pPr>
        <w:jc w:val="center"/>
      </w:pPr>
    </w:p>
    <w:p w:rsidR="001536DF" w:rsidRPr="00953072" w:rsidRDefault="00BF0ED0" w:rsidP="00DE6220">
      <w:pPr>
        <w:pStyle w:val="Titre"/>
        <w:jc w:val="center"/>
      </w:pPr>
      <w:r>
        <w:t xml:space="preserve">EPFL DH </w:t>
      </w:r>
      <w:r w:rsidR="001536DF" w:rsidRPr="00953072">
        <w:t>Master thesis</w:t>
      </w:r>
    </w:p>
    <w:p w:rsidR="001536DF" w:rsidRPr="00953072" w:rsidRDefault="001536DF" w:rsidP="00DE6220">
      <w:pPr>
        <w:jc w:val="center"/>
      </w:pPr>
    </w:p>
    <w:p w:rsidR="001D7151" w:rsidRPr="001536DF" w:rsidRDefault="001536DF" w:rsidP="00DE6220">
      <w:pPr>
        <w:jc w:val="center"/>
      </w:pPr>
      <w:r w:rsidRPr="00953072">
        <w:t>By</w:t>
      </w:r>
      <w:r w:rsidRPr="00953072">
        <w:br/>
        <w:t>Arthur Parmentier</w:t>
      </w:r>
    </w:p>
    <w:p w:rsidR="00A768EF" w:rsidRPr="00953072" w:rsidRDefault="001D7151" w:rsidP="00E6654A">
      <w:pPr>
        <w:pStyle w:val="Titre1"/>
      </w:pPr>
      <w:bookmarkStart w:id="1" w:name="_Toc39912162"/>
      <w:bookmarkStart w:id="2" w:name="_Toc40025927"/>
      <w:bookmarkStart w:id="3" w:name="_Toc42259041"/>
      <w:r w:rsidRPr="00953072">
        <w:lastRenderedPageBreak/>
        <w:t>Introduction</w:t>
      </w:r>
      <w:bookmarkEnd w:id="1"/>
      <w:bookmarkEnd w:id="2"/>
      <w:bookmarkEnd w:id="3"/>
    </w:p>
    <w:p w:rsidR="001261FF" w:rsidRPr="00953072" w:rsidRDefault="00126023" w:rsidP="00E6654A">
      <w:r w:rsidRPr="00953072">
        <w:t>To be written last.</w:t>
      </w:r>
    </w:p>
    <w:bookmarkStart w:id="4" w:name="_Toc42259042"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953072" w:rsidRDefault="00924FE7" w:rsidP="00E6654A">
          <w:pPr>
            <w:pStyle w:val="Titre1"/>
          </w:pPr>
          <w:r w:rsidRPr="00953072">
            <w:t>Table des matières</w:t>
          </w:r>
          <w:bookmarkEnd w:id="4"/>
        </w:p>
        <w:p w:rsidR="00BF73B1" w:rsidRDefault="00924FE7">
          <w:pPr>
            <w:pStyle w:val="TM1"/>
            <w:tabs>
              <w:tab w:val="left" w:pos="440"/>
              <w:tab w:val="right" w:leader="dot" w:pos="9736"/>
            </w:tabs>
            <w:rPr>
              <w:ins w:id="5" w:author="Arthur Parmentier" w:date="2020-06-05T14:15:00Z"/>
              <w:rFonts w:eastAsiaTheme="minorEastAsia" w:cstheme="minorBidi"/>
              <w:b w:val="0"/>
              <w:bCs w:val="0"/>
              <w:i w:val="0"/>
              <w:iCs w:val="0"/>
              <w:noProof/>
              <w:sz w:val="22"/>
              <w:szCs w:val="22"/>
              <w:lang w:val="fr-FR"/>
            </w:rPr>
          </w:pPr>
          <w:r w:rsidRPr="00953072">
            <w:fldChar w:fldCharType="begin"/>
          </w:r>
          <w:r w:rsidRPr="00953072">
            <w:instrText xml:space="preserve"> TOC \o "1-3" \h \z \u </w:instrText>
          </w:r>
          <w:r w:rsidRPr="00953072">
            <w:fldChar w:fldCharType="separate"/>
          </w:r>
          <w:ins w:id="6" w:author="Arthur Parmentier" w:date="2020-06-05T14:15:00Z">
            <w:r w:rsidR="00BF73B1" w:rsidRPr="00337EBD">
              <w:rPr>
                <w:rStyle w:val="Lienhypertexte"/>
                <w:noProof/>
              </w:rPr>
              <w:fldChar w:fldCharType="begin"/>
            </w:r>
            <w:r w:rsidR="00BF73B1" w:rsidRPr="00337EBD">
              <w:rPr>
                <w:rStyle w:val="Lienhypertexte"/>
                <w:noProof/>
              </w:rPr>
              <w:instrText xml:space="preserve"> </w:instrText>
            </w:r>
            <w:r w:rsidR="00BF73B1">
              <w:rPr>
                <w:noProof/>
              </w:rPr>
              <w:instrText>HYPERLINK \l "_Toc42259041"</w:instrText>
            </w:r>
            <w:r w:rsidR="00BF73B1" w:rsidRPr="00337EBD">
              <w:rPr>
                <w:rStyle w:val="Lienhypertexte"/>
                <w:noProof/>
              </w:rPr>
              <w:instrText xml:space="preserve"> </w:instrText>
            </w:r>
            <w:r w:rsidR="00BF73B1" w:rsidRPr="00337EBD">
              <w:rPr>
                <w:rStyle w:val="Lienhypertexte"/>
                <w:noProof/>
              </w:rPr>
              <w:fldChar w:fldCharType="separate"/>
            </w:r>
            <w:r w:rsidR="00BF73B1" w:rsidRPr="00337EBD">
              <w:rPr>
                <w:rStyle w:val="Lienhypertexte"/>
                <w:noProof/>
              </w:rPr>
              <w:t>I.</w:t>
            </w:r>
            <w:r w:rsidR="00BF73B1">
              <w:rPr>
                <w:rFonts w:eastAsiaTheme="minorEastAsia" w:cstheme="minorBidi"/>
                <w:b w:val="0"/>
                <w:bCs w:val="0"/>
                <w:i w:val="0"/>
                <w:iCs w:val="0"/>
                <w:noProof/>
                <w:sz w:val="22"/>
                <w:szCs w:val="22"/>
                <w:lang w:val="fr-FR"/>
              </w:rPr>
              <w:tab/>
            </w:r>
            <w:r w:rsidR="00BF73B1" w:rsidRPr="00337EBD">
              <w:rPr>
                <w:rStyle w:val="Lienhypertexte"/>
                <w:noProof/>
              </w:rPr>
              <w:t>Introduction</w:t>
            </w:r>
            <w:r w:rsidR="00BF73B1">
              <w:rPr>
                <w:noProof/>
                <w:webHidden/>
              </w:rPr>
              <w:tab/>
            </w:r>
            <w:r w:rsidR="00BF73B1">
              <w:rPr>
                <w:noProof/>
                <w:webHidden/>
              </w:rPr>
              <w:fldChar w:fldCharType="begin"/>
            </w:r>
            <w:r w:rsidR="00BF73B1">
              <w:rPr>
                <w:noProof/>
                <w:webHidden/>
              </w:rPr>
              <w:instrText xml:space="preserve"> PAGEREF _Toc42259041 \h </w:instrText>
            </w:r>
          </w:ins>
          <w:r w:rsidR="00BF73B1">
            <w:rPr>
              <w:noProof/>
              <w:webHidden/>
            </w:rPr>
          </w:r>
          <w:r w:rsidR="00BF73B1">
            <w:rPr>
              <w:noProof/>
              <w:webHidden/>
            </w:rPr>
            <w:fldChar w:fldCharType="separate"/>
          </w:r>
          <w:ins w:id="7" w:author="Arthur Parmentier" w:date="2020-06-05T14:15:00Z">
            <w:r w:rsidR="00BF73B1">
              <w:rPr>
                <w:noProof/>
                <w:webHidden/>
              </w:rPr>
              <w:t>2</w:t>
            </w:r>
            <w:r w:rsidR="00BF73B1">
              <w:rPr>
                <w:noProof/>
                <w:webHidden/>
              </w:rPr>
              <w:fldChar w:fldCharType="end"/>
            </w:r>
            <w:r w:rsidR="00BF73B1" w:rsidRPr="00337EBD">
              <w:rPr>
                <w:rStyle w:val="Lienhypertexte"/>
                <w:noProof/>
              </w:rPr>
              <w:fldChar w:fldCharType="end"/>
            </w:r>
          </w:ins>
        </w:p>
        <w:p w:rsidR="00BF73B1" w:rsidRDefault="00BF73B1">
          <w:pPr>
            <w:pStyle w:val="TM1"/>
            <w:tabs>
              <w:tab w:val="left" w:pos="440"/>
              <w:tab w:val="right" w:leader="dot" w:pos="9736"/>
            </w:tabs>
            <w:rPr>
              <w:ins w:id="8" w:author="Arthur Parmentier" w:date="2020-06-05T14:15:00Z"/>
              <w:rFonts w:eastAsiaTheme="minorEastAsia" w:cstheme="minorBidi"/>
              <w:b w:val="0"/>
              <w:bCs w:val="0"/>
              <w:i w:val="0"/>
              <w:iCs w:val="0"/>
              <w:noProof/>
              <w:sz w:val="22"/>
              <w:szCs w:val="22"/>
              <w:lang w:val="fr-FR"/>
            </w:rPr>
          </w:pPr>
          <w:ins w:id="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"_Toc42259042"</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II.</w:t>
            </w:r>
            <w:r>
              <w:rPr>
                <w:rFonts w:eastAsiaTheme="minorEastAsia" w:cstheme="minorBidi"/>
                <w:b w:val="0"/>
                <w:bCs w:val="0"/>
                <w:i w:val="0"/>
                <w:iCs w:val="0"/>
                <w:noProof/>
                <w:sz w:val="22"/>
                <w:szCs w:val="22"/>
                <w:lang w:val="fr-FR"/>
              </w:rPr>
              <w:tab/>
            </w:r>
            <w:r w:rsidRPr="00337EBD">
              <w:rPr>
                <w:rStyle w:val="Lienhypertexte"/>
                <w:noProof/>
              </w:rPr>
              <w:t>Table des matières</w:t>
            </w:r>
            <w:r>
              <w:rPr>
                <w:noProof/>
                <w:webHidden/>
              </w:rPr>
              <w:tab/>
            </w:r>
            <w:r>
              <w:rPr>
                <w:noProof/>
                <w:webHidden/>
              </w:rPr>
              <w:fldChar w:fldCharType="begin"/>
            </w:r>
            <w:r>
              <w:rPr>
                <w:noProof/>
                <w:webHidden/>
              </w:rPr>
              <w:instrText xml:space="preserve"> PAGEREF _Toc42259042 \h </w:instrText>
            </w:r>
          </w:ins>
          <w:r>
            <w:rPr>
              <w:noProof/>
              <w:webHidden/>
            </w:rPr>
          </w:r>
          <w:r>
            <w:rPr>
              <w:noProof/>
              <w:webHidden/>
            </w:rPr>
            <w:fldChar w:fldCharType="separate"/>
          </w:r>
          <w:ins w:id="10" w:author="Arthur Parmentier" w:date="2020-06-05T14:15:00Z">
            <w:r>
              <w:rPr>
                <w:noProof/>
                <w:webHidden/>
              </w:rPr>
              <w:t>2</w:t>
            </w:r>
            <w:r>
              <w:rPr>
                <w:noProof/>
                <w:webHidden/>
              </w:rPr>
              <w:fldChar w:fldCharType="end"/>
            </w:r>
            <w:r w:rsidRPr="00337EBD">
              <w:rPr>
                <w:rStyle w:val="Lienhypertexte"/>
                <w:noProof/>
              </w:rPr>
              <w:fldChar w:fldCharType="end"/>
            </w:r>
          </w:ins>
        </w:p>
        <w:p w:rsidR="00BF73B1" w:rsidRDefault="00BF73B1">
          <w:pPr>
            <w:pStyle w:val="TM1"/>
            <w:tabs>
              <w:tab w:val="left" w:pos="660"/>
              <w:tab w:val="right" w:leader="dot" w:pos="9736"/>
            </w:tabs>
            <w:rPr>
              <w:ins w:id="11" w:author="Arthur Parmentier" w:date="2020-06-05T14:15:00Z"/>
              <w:rFonts w:eastAsiaTheme="minorEastAsia" w:cstheme="minorBidi"/>
              <w:b w:val="0"/>
              <w:bCs w:val="0"/>
              <w:i w:val="0"/>
              <w:iCs w:val="0"/>
              <w:noProof/>
              <w:sz w:val="22"/>
              <w:szCs w:val="22"/>
              <w:lang w:val="fr-FR"/>
            </w:rPr>
          </w:pPr>
          <w:ins w:id="1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"_Toc42259043"</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III.</w:t>
            </w:r>
            <w:r>
              <w:rPr>
                <w:rFonts w:eastAsiaTheme="minorEastAsia" w:cstheme="minorBidi"/>
                <w:b w:val="0"/>
                <w:bCs w:val="0"/>
                <w:i w:val="0"/>
                <w:iCs w:val="0"/>
                <w:noProof/>
                <w:sz w:val="22"/>
                <w:szCs w:val="22"/>
                <w:lang w:val="fr-FR"/>
              </w:rPr>
              <w:tab/>
            </w:r>
            <w:r w:rsidRPr="00337EBD">
              <w:rPr>
                <w:rStyle w:val="Lienhypertexte"/>
                <w:noProof/>
              </w:rPr>
              <w:t>A brief history of Soundpainting</w:t>
            </w:r>
            <w:r>
              <w:rPr>
                <w:noProof/>
                <w:webHidden/>
              </w:rPr>
              <w:tab/>
            </w:r>
            <w:r>
              <w:rPr>
                <w:noProof/>
                <w:webHidden/>
              </w:rPr>
              <w:fldChar w:fldCharType="begin"/>
            </w:r>
            <w:r>
              <w:rPr>
                <w:noProof/>
                <w:webHidden/>
              </w:rPr>
              <w:instrText xml:space="preserve"> PAGEREF _Toc42259043 \h </w:instrText>
            </w:r>
          </w:ins>
          <w:r>
            <w:rPr>
              <w:noProof/>
              <w:webHidden/>
            </w:rPr>
          </w:r>
          <w:r>
            <w:rPr>
              <w:noProof/>
              <w:webHidden/>
            </w:rPr>
            <w:fldChar w:fldCharType="separate"/>
          </w:r>
          <w:ins w:id="13" w:author="Arthur Parmentier" w:date="2020-06-05T14:15:00Z">
            <w:r>
              <w:rPr>
                <w:noProof/>
                <w:webHidden/>
              </w:rPr>
              <w:t>4</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4" w:author="Arthur Parmentier" w:date="2020-06-05T14:15:00Z"/>
              <w:rFonts w:eastAsiaTheme="minorEastAsia" w:cstheme="minorBidi"/>
              <w:b w:val="0"/>
              <w:bCs w:val="0"/>
              <w:noProof/>
              <w:lang w:val="fr-FR"/>
            </w:rPr>
          </w:pPr>
          <w:ins w:id="1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"_Toc42259044"</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A.</w:t>
            </w:r>
            <w:r>
              <w:rPr>
                <w:rFonts w:eastAsiaTheme="minorEastAsia" w:cstheme="minorBidi"/>
                <w:b w:val="0"/>
                <w:bCs w:val="0"/>
                <w:noProof/>
                <w:lang w:val="fr-FR"/>
              </w:rPr>
              <w:tab/>
            </w:r>
            <w:r w:rsidRPr="00337EBD">
              <w:rPr>
                <w:rStyle w:val="Lienhypertexte"/>
                <w:noProof/>
              </w:rPr>
              <w:t>Back in Woodstock 1974: emergence in emergency</w:t>
            </w:r>
            <w:r>
              <w:rPr>
                <w:noProof/>
                <w:webHidden/>
              </w:rPr>
              <w:tab/>
            </w:r>
            <w:r>
              <w:rPr>
                <w:noProof/>
                <w:webHidden/>
              </w:rPr>
              <w:fldChar w:fldCharType="begin"/>
            </w:r>
            <w:r>
              <w:rPr>
                <w:noProof/>
                <w:webHidden/>
              </w:rPr>
              <w:instrText xml:space="preserve"> PAGEREF _Toc42259044 \h </w:instrText>
            </w:r>
          </w:ins>
          <w:r>
            <w:rPr>
              <w:noProof/>
              <w:webHidden/>
            </w:rPr>
          </w:r>
          <w:r>
            <w:rPr>
              <w:noProof/>
              <w:webHidden/>
            </w:rPr>
            <w:fldChar w:fldCharType="separate"/>
          </w:r>
          <w:ins w:id="16" w:author="Arthur Parmentier" w:date="2020-06-05T14:15:00Z">
            <w:r>
              <w:rPr>
                <w:noProof/>
                <w:webHidden/>
              </w:rPr>
              <w:t>4</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7" w:author="Arthur Parmentier" w:date="2020-06-05T14:15:00Z"/>
              <w:rFonts w:eastAsiaTheme="minorEastAsia" w:cstheme="minorBidi"/>
              <w:b w:val="0"/>
              <w:bCs w:val="0"/>
              <w:noProof/>
              <w:lang w:val="fr-FR"/>
            </w:rPr>
          </w:pPr>
          <w:ins w:id="1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"_Toc42259045"</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B.</w:t>
            </w:r>
            <w:r>
              <w:rPr>
                <w:rFonts w:eastAsiaTheme="minorEastAsia" w:cstheme="minorBidi"/>
                <w:b w:val="0"/>
                <w:bCs w:val="0"/>
                <w:noProof/>
                <w:lang w:val="fr-FR"/>
              </w:rPr>
              <w:tab/>
            </w:r>
            <w:r w:rsidRPr="00337EBD">
              <w:rPr>
                <w:rStyle w:val="Lienhypertexte"/>
                <w:noProof/>
              </w:rPr>
              <w:t>Developments</w:t>
            </w:r>
            <w:r>
              <w:rPr>
                <w:noProof/>
                <w:webHidden/>
              </w:rPr>
              <w:tab/>
            </w:r>
            <w:r>
              <w:rPr>
                <w:noProof/>
                <w:webHidden/>
              </w:rPr>
              <w:fldChar w:fldCharType="begin"/>
            </w:r>
            <w:r>
              <w:rPr>
                <w:noProof/>
                <w:webHidden/>
              </w:rPr>
              <w:instrText xml:space="preserve"> PAGEREF _Toc42259045 \h </w:instrText>
            </w:r>
          </w:ins>
          <w:r>
            <w:rPr>
              <w:noProof/>
              <w:webHidden/>
            </w:rPr>
          </w:r>
          <w:r>
            <w:rPr>
              <w:noProof/>
              <w:webHidden/>
            </w:rPr>
            <w:fldChar w:fldCharType="separate"/>
          </w:r>
          <w:ins w:id="19" w:author="Arthur Parmentier" w:date="2020-06-05T14:15:00Z">
            <w:r>
              <w:rPr>
                <w:noProof/>
                <w:webHidden/>
              </w:rPr>
              <w:t>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20" w:author="Arthur Parmentier" w:date="2020-06-05T14:15:00Z"/>
              <w:rFonts w:eastAsiaTheme="minorEastAsia" w:cstheme="minorBidi"/>
              <w:noProof/>
              <w:sz w:val="22"/>
              <w:szCs w:val="22"/>
              <w:lang w:val="fr-FR"/>
            </w:rPr>
          </w:pPr>
          <w:ins w:id="2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"_Toc42259050"</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A multidisciplinary language</w:t>
            </w:r>
            <w:r>
              <w:rPr>
                <w:noProof/>
                <w:webHidden/>
              </w:rPr>
              <w:tab/>
            </w:r>
            <w:r>
              <w:rPr>
                <w:noProof/>
                <w:webHidden/>
              </w:rPr>
              <w:fldChar w:fldCharType="begin"/>
            </w:r>
            <w:r>
              <w:rPr>
                <w:noProof/>
                <w:webHidden/>
              </w:rPr>
              <w:instrText xml:space="preserve"> PAGEREF _Toc42259050 \h </w:instrText>
            </w:r>
          </w:ins>
          <w:r>
            <w:rPr>
              <w:noProof/>
              <w:webHidden/>
            </w:rPr>
          </w:r>
          <w:r>
            <w:rPr>
              <w:noProof/>
              <w:webHidden/>
            </w:rPr>
            <w:fldChar w:fldCharType="separate"/>
          </w:r>
          <w:ins w:id="22" w:author="Arthur Parmentier" w:date="2020-06-05T14:15:00Z">
            <w:r>
              <w:rPr>
                <w:noProof/>
                <w:webHidden/>
              </w:rPr>
              <w:t>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23" w:author="Arthur Parmentier" w:date="2020-06-05T14:15:00Z"/>
              <w:rFonts w:eastAsiaTheme="minorEastAsia" w:cstheme="minorBidi"/>
              <w:noProof/>
              <w:sz w:val="22"/>
              <w:szCs w:val="22"/>
              <w:lang w:val="fr-FR"/>
            </w:rPr>
          </w:pPr>
          <w:ins w:id="2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"_Toc42259051"</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Fertility in Europe, worldwide spread in modern societies</w:t>
            </w:r>
            <w:r>
              <w:rPr>
                <w:noProof/>
                <w:webHidden/>
              </w:rPr>
              <w:tab/>
            </w:r>
            <w:r>
              <w:rPr>
                <w:noProof/>
                <w:webHidden/>
              </w:rPr>
              <w:fldChar w:fldCharType="begin"/>
            </w:r>
            <w:r>
              <w:rPr>
                <w:noProof/>
                <w:webHidden/>
              </w:rPr>
              <w:instrText xml:space="preserve"> PAGEREF _Toc42259051 \h </w:instrText>
            </w:r>
          </w:ins>
          <w:r>
            <w:rPr>
              <w:noProof/>
              <w:webHidden/>
            </w:rPr>
          </w:r>
          <w:r>
            <w:rPr>
              <w:noProof/>
              <w:webHidden/>
            </w:rPr>
            <w:fldChar w:fldCharType="separate"/>
          </w:r>
          <w:ins w:id="25" w:author="Arthur Parmentier" w:date="2020-06-05T14:15:00Z">
            <w:r>
              <w:rPr>
                <w:noProof/>
                <w:webHidden/>
              </w:rPr>
              <w:t>4</w:t>
            </w:r>
            <w:r>
              <w:rPr>
                <w:noProof/>
                <w:webHidden/>
              </w:rPr>
              <w:fldChar w:fldCharType="end"/>
            </w:r>
            <w:r w:rsidRPr="00337EBD">
              <w:rPr>
                <w:rStyle w:val="Lienhypertexte"/>
                <w:noProof/>
              </w:rPr>
              <w:fldChar w:fldCharType="end"/>
            </w:r>
          </w:ins>
        </w:p>
        <w:p w:rsidR="00BF73B1" w:rsidRDefault="00BF73B1">
          <w:pPr>
            <w:pStyle w:val="TM1"/>
            <w:tabs>
              <w:tab w:val="left" w:pos="660"/>
              <w:tab w:val="right" w:leader="dot" w:pos="9736"/>
            </w:tabs>
            <w:rPr>
              <w:ins w:id="26" w:author="Arthur Parmentier" w:date="2020-06-05T14:15:00Z"/>
              <w:rFonts w:eastAsiaTheme="minorEastAsia" w:cstheme="minorBidi"/>
              <w:b w:val="0"/>
              <w:bCs w:val="0"/>
              <w:i w:val="0"/>
              <w:iCs w:val="0"/>
              <w:noProof/>
              <w:sz w:val="22"/>
              <w:szCs w:val="22"/>
              <w:lang w:val="fr-FR"/>
            </w:rPr>
          </w:pPr>
          <w:ins w:id="2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"_Toc42259052"</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IV.</w:t>
            </w:r>
            <w:r>
              <w:rPr>
                <w:rFonts w:eastAsiaTheme="minorEastAsia" w:cstheme="minorBidi"/>
                <w:b w:val="0"/>
                <w:bCs w:val="0"/>
                <w:i w:val="0"/>
                <w:iCs w:val="0"/>
                <w:noProof/>
                <w:sz w:val="22"/>
                <w:szCs w:val="22"/>
                <w:lang w:val="fr-FR"/>
              </w:rPr>
              <w:tab/>
            </w:r>
            <w:r w:rsidRPr="00337EBD">
              <w:rPr>
                <w:rStyle w:val="Lienhypertexte"/>
                <w:noProof/>
              </w:rPr>
              <w:t>Historical and theoretical context</w:t>
            </w:r>
            <w:r>
              <w:rPr>
                <w:noProof/>
                <w:webHidden/>
              </w:rPr>
              <w:tab/>
            </w:r>
            <w:r>
              <w:rPr>
                <w:noProof/>
                <w:webHidden/>
              </w:rPr>
              <w:fldChar w:fldCharType="begin"/>
            </w:r>
            <w:r>
              <w:rPr>
                <w:noProof/>
                <w:webHidden/>
              </w:rPr>
              <w:instrText xml:space="preserve"> PAGEREF _Toc42259052 \h </w:instrText>
            </w:r>
          </w:ins>
          <w:r>
            <w:rPr>
              <w:noProof/>
              <w:webHidden/>
            </w:rPr>
          </w:r>
          <w:r>
            <w:rPr>
              <w:noProof/>
              <w:webHidden/>
            </w:rPr>
            <w:fldChar w:fldCharType="separate"/>
          </w:r>
          <w:ins w:id="28"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29" w:author="Arthur Parmentier" w:date="2020-06-05T14:15:00Z"/>
              <w:rFonts w:eastAsiaTheme="minorEastAsia" w:cstheme="minorBidi"/>
              <w:b w:val="0"/>
              <w:bCs w:val="0"/>
              <w:noProof/>
              <w:lang w:val="fr-FR"/>
            </w:rPr>
          </w:pPr>
          <w:ins w:id="3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"_Toc42259053"</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A.</w:t>
            </w:r>
            <w:r>
              <w:rPr>
                <w:rFonts w:eastAsiaTheme="minorEastAsia" w:cstheme="minorBidi"/>
                <w:b w:val="0"/>
                <w:bCs w:val="0"/>
                <w:noProof/>
                <w:lang w:val="fr-FR"/>
              </w:rPr>
              <w:tab/>
            </w:r>
            <w:r w:rsidRPr="00337EBD">
              <w:rPr>
                <w:rStyle w:val="Lienhypertexte"/>
                <w:noProof/>
              </w:rPr>
              <w:t>Signs for communication: a long history</w:t>
            </w:r>
            <w:r>
              <w:rPr>
                <w:noProof/>
                <w:webHidden/>
              </w:rPr>
              <w:tab/>
            </w:r>
            <w:r>
              <w:rPr>
                <w:noProof/>
                <w:webHidden/>
              </w:rPr>
              <w:fldChar w:fldCharType="begin"/>
            </w:r>
            <w:r>
              <w:rPr>
                <w:noProof/>
                <w:webHidden/>
              </w:rPr>
              <w:instrText xml:space="preserve"> PAGEREF _Toc42259053 \h </w:instrText>
            </w:r>
          </w:ins>
          <w:r>
            <w:rPr>
              <w:noProof/>
              <w:webHidden/>
            </w:rPr>
          </w:r>
          <w:r>
            <w:rPr>
              <w:noProof/>
              <w:webHidden/>
            </w:rPr>
            <w:fldChar w:fldCharType="separate"/>
          </w:r>
          <w:ins w:id="31"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32" w:author="Arthur Parmentier" w:date="2020-06-05T14:15:00Z"/>
              <w:rFonts w:eastAsiaTheme="minorEastAsia" w:cstheme="minorBidi"/>
              <w:noProof/>
              <w:sz w:val="22"/>
              <w:szCs w:val="22"/>
              <w:lang w:val="fr-FR"/>
            </w:rPr>
          </w:pPr>
          <w:ins w:id="3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"_Toc42259054"</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A very long time ago…</w:t>
            </w:r>
            <w:r>
              <w:rPr>
                <w:noProof/>
                <w:webHidden/>
              </w:rPr>
              <w:tab/>
            </w:r>
            <w:r>
              <w:rPr>
                <w:noProof/>
                <w:webHidden/>
              </w:rPr>
              <w:fldChar w:fldCharType="begin"/>
            </w:r>
            <w:r>
              <w:rPr>
                <w:noProof/>
                <w:webHidden/>
              </w:rPr>
              <w:instrText xml:space="preserve"> PAGEREF _Toc42259054 \h </w:instrText>
            </w:r>
          </w:ins>
          <w:r>
            <w:rPr>
              <w:noProof/>
              <w:webHidden/>
            </w:rPr>
          </w:r>
          <w:r>
            <w:rPr>
              <w:noProof/>
              <w:webHidden/>
            </w:rPr>
            <w:fldChar w:fldCharType="separate"/>
          </w:r>
          <w:ins w:id="34"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35" w:author="Arthur Parmentier" w:date="2020-06-05T14:15:00Z"/>
              <w:rFonts w:eastAsiaTheme="minorEastAsia" w:cstheme="minorBidi"/>
              <w:noProof/>
              <w:sz w:val="22"/>
              <w:szCs w:val="22"/>
              <w:lang w:val="fr-FR"/>
            </w:rPr>
          </w:pPr>
          <w:ins w:id="3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"_Toc42259055"</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Middle ages: neumes</w:t>
            </w:r>
            <w:r>
              <w:rPr>
                <w:noProof/>
                <w:webHidden/>
              </w:rPr>
              <w:tab/>
            </w:r>
            <w:r>
              <w:rPr>
                <w:noProof/>
                <w:webHidden/>
              </w:rPr>
              <w:fldChar w:fldCharType="begin"/>
            </w:r>
            <w:r>
              <w:rPr>
                <w:noProof/>
                <w:webHidden/>
              </w:rPr>
              <w:instrText xml:space="preserve"> PAGEREF _Toc42259055 \h </w:instrText>
            </w:r>
          </w:ins>
          <w:r>
            <w:rPr>
              <w:noProof/>
              <w:webHidden/>
            </w:rPr>
          </w:r>
          <w:r>
            <w:rPr>
              <w:noProof/>
              <w:webHidden/>
            </w:rPr>
            <w:fldChar w:fldCharType="separate"/>
          </w:r>
          <w:ins w:id="37"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38" w:author="Arthur Parmentier" w:date="2020-06-05T14:15:00Z"/>
              <w:rFonts w:eastAsiaTheme="minorEastAsia" w:cstheme="minorBidi"/>
              <w:noProof/>
              <w:sz w:val="22"/>
              <w:szCs w:val="22"/>
              <w:lang w:val="fr-FR"/>
            </w:rPr>
          </w:pPr>
          <w:ins w:id="3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"_Toc42259057"</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3.</w:t>
            </w:r>
            <w:r>
              <w:rPr>
                <w:rFonts w:eastAsiaTheme="minorEastAsia" w:cstheme="minorBidi"/>
                <w:noProof/>
                <w:sz w:val="22"/>
                <w:szCs w:val="22"/>
                <w:lang w:val="fr-FR"/>
              </w:rPr>
              <w:tab/>
            </w:r>
            <w:r w:rsidRPr="00337EBD">
              <w:rPr>
                <w:rStyle w:val="Lienhypertexte"/>
                <w:noProof/>
              </w:rPr>
              <w:t>Creation of modern sign languages for deafs (?)</w:t>
            </w:r>
            <w:r>
              <w:rPr>
                <w:noProof/>
                <w:webHidden/>
              </w:rPr>
              <w:tab/>
            </w:r>
            <w:r>
              <w:rPr>
                <w:noProof/>
                <w:webHidden/>
              </w:rPr>
              <w:fldChar w:fldCharType="begin"/>
            </w:r>
            <w:r>
              <w:rPr>
                <w:noProof/>
                <w:webHidden/>
              </w:rPr>
              <w:instrText xml:space="preserve"> PAGEREF _Toc42259057 \h </w:instrText>
            </w:r>
          </w:ins>
          <w:r>
            <w:rPr>
              <w:noProof/>
              <w:webHidden/>
            </w:rPr>
          </w:r>
          <w:r>
            <w:rPr>
              <w:noProof/>
              <w:webHidden/>
            </w:rPr>
            <w:fldChar w:fldCharType="separate"/>
          </w:r>
          <w:ins w:id="40"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41" w:author="Arthur Parmentier" w:date="2020-06-05T14:15:00Z"/>
              <w:rFonts w:eastAsiaTheme="minorEastAsia" w:cstheme="minorBidi"/>
              <w:noProof/>
              <w:sz w:val="22"/>
              <w:szCs w:val="22"/>
              <w:lang w:val="fr-FR"/>
            </w:rPr>
          </w:pPr>
          <w:ins w:id="4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"_Toc42259059"</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4.</w:t>
            </w:r>
            <w:r>
              <w:rPr>
                <w:rFonts w:eastAsiaTheme="minorEastAsia" w:cstheme="minorBidi"/>
                <w:noProof/>
                <w:sz w:val="22"/>
                <w:szCs w:val="22"/>
                <w:lang w:val="fr-FR"/>
              </w:rPr>
              <w:tab/>
            </w:r>
            <w:r w:rsidRPr="00337EBD">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_Toc42259059 \h </w:instrText>
            </w:r>
          </w:ins>
          <w:r>
            <w:rPr>
              <w:noProof/>
              <w:webHidden/>
            </w:rPr>
          </w:r>
          <w:r>
            <w:rPr>
              <w:noProof/>
              <w:webHidden/>
            </w:rPr>
            <w:fldChar w:fldCharType="separate"/>
          </w:r>
          <w:ins w:id="43"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44" w:author="Arthur Parmentier" w:date="2020-06-05T14:15:00Z"/>
              <w:rFonts w:eastAsiaTheme="minorEastAsia" w:cstheme="minorBidi"/>
              <w:b w:val="0"/>
              <w:bCs w:val="0"/>
              <w:noProof/>
              <w:lang w:val="fr-FR"/>
            </w:rPr>
          </w:pPr>
          <w:ins w:id="4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"_Toc42259060"</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B.</w:t>
            </w:r>
            <w:r>
              <w:rPr>
                <w:rFonts w:eastAsiaTheme="minorEastAsia" w:cstheme="minorBidi"/>
                <w:b w:val="0"/>
                <w:bCs w:val="0"/>
                <w:noProof/>
                <w:lang w:val="fr-FR"/>
              </w:rPr>
              <w:tab/>
            </w:r>
            <w:r w:rsidRPr="00337EBD">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_Toc42259060 \h </w:instrText>
            </w:r>
          </w:ins>
          <w:r>
            <w:rPr>
              <w:noProof/>
              <w:webHidden/>
            </w:rPr>
          </w:r>
          <w:r>
            <w:rPr>
              <w:noProof/>
              <w:webHidden/>
            </w:rPr>
            <w:fldChar w:fldCharType="separate"/>
          </w:r>
          <w:ins w:id="46"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47" w:author="Arthur Parmentier" w:date="2020-06-05T14:15:00Z"/>
              <w:rFonts w:eastAsiaTheme="minorEastAsia" w:cstheme="minorBidi"/>
              <w:noProof/>
              <w:sz w:val="22"/>
              <w:szCs w:val="22"/>
              <w:lang w:val="fr-FR"/>
            </w:rPr>
          </w:pPr>
          <w:ins w:id="4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"_Toc42259061"</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Cage &amp; co</w:t>
            </w:r>
            <w:r>
              <w:rPr>
                <w:noProof/>
                <w:webHidden/>
              </w:rPr>
              <w:tab/>
            </w:r>
            <w:r>
              <w:rPr>
                <w:noProof/>
                <w:webHidden/>
              </w:rPr>
              <w:fldChar w:fldCharType="begin"/>
            </w:r>
            <w:r>
              <w:rPr>
                <w:noProof/>
                <w:webHidden/>
              </w:rPr>
              <w:instrText xml:space="preserve"> PAGEREF _Toc42259061 \h </w:instrText>
            </w:r>
          </w:ins>
          <w:r>
            <w:rPr>
              <w:noProof/>
              <w:webHidden/>
            </w:rPr>
          </w:r>
          <w:r>
            <w:rPr>
              <w:noProof/>
              <w:webHidden/>
            </w:rPr>
            <w:fldChar w:fldCharType="separate"/>
          </w:r>
          <w:ins w:id="49"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50" w:author="Arthur Parmentier" w:date="2020-06-05T14:15:00Z"/>
              <w:rFonts w:eastAsiaTheme="minorEastAsia" w:cstheme="minorBidi"/>
              <w:noProof/>
              <w:sz w:val="22"/>
              <w:szCs w:val="22"/>
              <w:lang w:val="fr-FR"/>
            </w:rPr>
          </w:pPr>
          <w:ins w:id="5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"_Toc42259062"</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Algorithmic music</w:t>
            </w:r>
            <w:r>
              <w:rPr>
                <w:noProof/>
                <w:webHidden/>
              </w:rPr>
              <w:tab/>
            </w:r>
            <w:r>
              <w:rPr>
                <w:noProof/>
                <w:webHidden/>
              </w:rPr>
              <w:fldChar w:fldCharType="begin"/>
            </w:r>
            <w:r>
              <w:rPr>
                <w:noProof/>
                <w:webHidden/>
              </w:rPr>
              <w:instrText xml:space="preserve"> PAGEREF _Toc42259062 \h </w:instrText>
            </w:r>
          </w:ins>
          <w:r>
            <w:rPr>
              <w:noProof/>
              <w:webHidden/>
            </w:rPr>
          </w:r>
          <w:r>
            <w:rPr>
              <w:noProof/>
              <w:webHidden/>
            </w:rPr>
            <w:fldChar w:fldCharType="separate"/>
          </w:r>
          <w:ins w:id="52"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53" w:author="Arthur Parmentier" w:date="2020-06-05T14:15:00Z"/>
              <w:rFonts w:eastAsiaTheme="minorEastAsia" w:cstheme="minorBidi"/>
              <w:b w:val="0"/>
              <w:bCs w:val="0"/>
              <w:noProof/>
              <w:lang w:val="fr-FR"/>
            </w:rPr>
          </w:pPr>
          <w:ins w:id="5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"_Toc42259063"</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C.</w:t>
            </w:r>
            <w:r>
              <w:rPr>
                <w:rFonts w:eastAsiaTheme="minorEastAsia" w:cstheme="minorBidi"/>
                <w:b w:val="0"/>
                <w:bCs w:val="0"/>
                <w:noProof/>
                <w:lang w:val="fr-FR"/>
              </w:rPr>
              <w:tab/>
            </w:r>
            <w:r w:rsidRPr="00337EBD">
              <w:rPr>
                <w:rStyle w:val="Lienhypertexte"/>
                <w:noProof/>
              </w:rPr>
              <w:t>Linguistics</w:t>
            </w:r>
            <w:r>
              <w:rPr>
                <w:noProof/>
                <w:webHidden/>
              </w:rPr>
              <w:tab/>
            </w:r>
            <w:r>
              <w:rPr>
                <w:noProof/>
                <w:webHidden/>
              </w:rPr>
              <w:fldChar w:fldCharType="begin"/>
            </w:r>
            <w:r>
              <w:rPr>
                <w:noProof/>
                <w:webHidden/>
              </w:rPr>
              <w:instrText xml:space="preserve"> PAGEREF _Toc42259063 \h </w:instrText>
            </w:r>
          </w:ins>
          <w:r>
            <w:rPr>
              <w:noProof/>
              <w:webHidden/>
            </w:rPr>
          </w:r>
          <w:r>
            <w:rPr>
              <w:noProof/>
              <w:webHidden/>
            </w:rPr>
            <w:fldChar w:fldCharType="separate"/>
          </w:r>
          <w:ins w:id="55"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right" w:leader="dot" w:pos="9736"/>
            </w:tabs>
            <w:rPr>
              <w:ins w:id="56" w:author="Arthur Parmentier" w:date="2020-06-05T14:15:00Z"/>
              <w:rFonts w:eastAsiaTheme="minorEastAsia" w:cstheme="minorBidi"/>
              <w:noProof/>
              <w:sz w:val="22"/>
              <w:szCs w:val="22"/>
              <w:lang w:val="fr-FR"/>
            </w:rPr>
          </w:pPr>
          <w:ins w:id="5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"_Toc42259064"</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_Toc42259064 \h </w:instrText>
            </w:r>
          </w:ins>
          <w:r>
            <w:rPr>
              <w:noProof/>
              <w:webHidden/>
            </w:rPr>
          </w:r>
          <w:r>
            <w:rPr>
              <w:noProof/>
              <w:webHidden/>
            </w:rPr>
            <w:fldChar w:fldCharType="separate"/>
          </w:r>
          <w:ins w:id="58" w:author="Arthur Parmentier" w:date="2020-06-05T14:15:00Z">
            <w:r>
              <w:rPr>
                <w:noProof/>
                <w:webHidden/>
              </w:rPr>
              <w:t>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59" w:author="Arthur Parmentier" w:date="2020-06-05T14:15:00Z"/>
              <w:rFonts w:eastAsiaTheme="minorEastAsia" w:cstheme="minorBidi"/>
              <w:noProof/>
              <w:sz w:val="22"/>
              <w:szCs w:val="22"/>
              <w:lang w:val="fr-FR"/>
            </w:rPr>
          </w:pPr>
          <w:ins w:id="6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"_Toc42259065"</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Regular languages</w:t>
            </w:r>
            <w:r>
              <w:rPr>
                <w:noProof/>
                <w:webHidden/>
              </w:rPr>
              <w:tab/>
            </w:r>
            <w:r>
              <w:rPr>
                <w:noProof/>
                <w:webHidden/>
              </w:rPr>
              <w:fldChar w:fldCharType="begin"/>
            </w:r>
            <w:r>
              <w:rPr>
                <w:noProof/>
                <w:webHidden/>
              </w:rPr>
              <w:instrText xml:space="preserve"> PAGEREF _Toc42259065 \h </w:instrText>
            </w:r>
          </w:ins>
          <w:r>
            <w:rPr>
              <w:noProof/>
              <w:webHidden/>
            </w:rPr>
          </w:r>
          <w:r>
            <w:rPr>
              <w:noProof/>
              <w:webHidden/>
            </w:rPr>
            <w:fldChar w:fldCharType="separate"/>
          </w:r>
          <w:ins w:id="61"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62" w:author="Arthur Parmentier" w:date="2020-06-05T14:15:00Z"/>
              <w:rFonts w:eastAsiaTheme="minorEastAsia" w:cstheme="minorBidi"/>
              <w:noProof/>
              <w:sz w:val="22"/>
              <w:szCs w:val="22"/>
              <w:lang w:val="fr-FR"/>
            </w:rPr>
          </w:pPr>
          <w:ins w:id="6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"_Toc42259066"</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 link with generative music?</w:t>
            </w:r>
            <w:r>
              <w:rPr>
                <w:noProof/>
                <w:webHidden/>
              </w:rPr>
              <w:tab/>
            </w:r>
            <w:r>
              <w:rPr>
                <w:noProof/>
                <w:webHidden/>
              </w:rPr>
              <w:fldChar w:fldCharType="begin"/>
            </w:r>
            <w:r>
              <w:rPr>
                <w:noProof/>
                <w:webHidden/>
              </w:rPr>
              <w:instrText xml:space="preserve"> PAGEREF _Toc42259066 \h </w:instrText>
            </w:r>
          </w:ins>
          <w:r>
            <w:rPr>
              <w:noProof/>
              <w:webHidden/>
            </w:rPr>
          </w:r>
          <w:r>
            <w:rPr>
              <w:noProof/>
              <w:webHidden/>
            </w:rPr>
            <w:fldChar w:fldCharType="separate"/>
          </w:r>
          <w:ins w:id="64"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1"/>
            <w:tabs>
              <w:tab w:val="left" w:pos="440"/>
              <w:tab w:val="right" w:leader="dot" w:pos="9736"/>
            </w:tabs>
            <w:rPr>
              <w:ins w:id="65" w:author="Arthur Parmentier" w:date="2020-06-05T14:15:00Z"/>
              <w:rFonts w:eastAsiaTheme="minorEastAsia" w:cstheme="minorBidi"/>
              <w:b w:val="0"/>
              <w:bCs w:val="0"/>
              <w:i w:val="0"/>
              <w:iCs w:val="0"/>
              <w:noProof/>
              <w:sz w:val="22"/>
              <w:szCs w:val="22"/>
              <w:lang w:val="fr-FR"/>
            </w:rPr>
          </w:pPr>
          <w:ins w:id="6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"_Toc42259067"</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V.</w:t>
            </w:r>
            <w:r>
              <w:rPr>
                <w:rFonts w:eastAsiaTheme="minorEastAsia" w:cstheme="minorBidi"/>
                <w:b w:val="0"/>
                <w:bCs w:val="0"/>
                <w:i w:val="0"/>
                <w:iCs w:val="0"/>
                <w:noProof/>
                <w:sz w:val="22"/>
                <w:szCs w:val="22"/>
                <w:lang w:val="fr-FR"/>
              </w:rPr>
              <w:tab/>
            </w:r>
            <w:r w:rsidRPr="00337EBD">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_Toc42259067 \h </w:instrText>
            </w:r>
          </w:ins>
          <w:r>
            <w:rPr>
              <w:noProof/>
              <w:webHidden/>
            </w:rPr>
          </w:r>
          <w:r>
            <w:rPr>
              <w:noProof/>
              <w:webHidden/>
            </w:rPr>
            <w:fldChar w:fldCharType="separate"/>
          </w:r>
          <w:ins w:id="67"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68" w:author="Arthur Parmentier" w:date="2020-06-05T14:15:00Z"/>
              <w:rFonts w:eastAsiaTheme="minorEastAsia" w:cstheme="minorBidi"/>
              <w:b w:val="0"/>
              <w:bCs w:val="0"/>
              <w:noProof/>
              <w:lang w:val="fr-FR"/>
            </w:rPr>
          </w:pPr>
          <w:ins w:id="6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"_Toc42259068"</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A.</w:t>
            </w:r>
            <w:r>
              <w:rPr>
                <w:rFonts w:eastAsiaTheme="minorEastAsia" w:cstheme="minorBidi"/>
                <w:b w:val="0"/>
                <w:bCs w:val="0"/>
                <w:noProof/>
                <w:lang w:val="fr-FR"/>
              </w:rPr>
              <w:tab/>
            </w:r>
            <w:r w:rsidRPr="00337EBD">
              <w:rPr>
                <w:rStyle w:val="Lienhypertexte"/>
                <w:noProof/>
              </w:rPr>
              <w:t>Preliminary remarks</w:t>
            </w:r>
            <w:r>
              <w:rPr>
                <w:noProof/>
                <w:webHidden/>
              </w:rPr>
              <w:tab/>
            </w:r>
            <w:r>
              <w:rPr>
                <w:noProof/>
                <w:webHidden/>
              </w:rPr>
              <w:fldChar w:fldCharType="begin"/>
            </w:r>
            <w:r>
              <w:rPr>
                <w:noProof/>
                <w:webHidden/>
              </w:rPr>
              <w:instrText xml:space="preserve"> PAGEREF _Toc42259068 \h </w:instrText>
            </w:r>
          </w:ins>
          <w:r>
            <w:rPr>
              <w:noProof/>
              <w:webHidden/>
            </w:rPr>
          </w:r>
          <w:r>
            <w:rPr>
              <w:noProof/>
              <w:webHidden/>
            </w:rPr>
            <w:fldChar w:fldCharType="separate"/>
          </w:r>
          <w:ins w:id="70"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71" w:author="Arthur Parmentier" w:date="2020-06-05T14:15:00Z"/>
              <w:rFonts w:eastAsiaTheme="minorEastAsia" w:cstheme="minorBidi"/>
              <w:noProof/>
              <w:sz w:val="22"/>
              <w:szCs w:val="22"/>
              <w:lang w:val="fr-FR"/>
            </w:rPr>
          </w:pPr>
          <w:ins w:id="7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"_Toc42259069"</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Context and scope of my personal observations</w:t>
            </w:r>
            <w:r>
              <w:rPr>
                <w:noProof/>
                <w:webHidden/>
              </w:rPr>
              <w:tab/>
            </w:r>
            <w:r>
              <w:rPr>
                <w:noProof/>
                <w:webHidden/>
              </w:rPr>
              <w:fldChar w:fldCharType="begin"/>
            </w:r>
            <w:r>
              <w:rPr>
                <w:noProof/>
                <w:webHidden/>
              </w:rPr>
              <w:instrText xml:space="preserve"> PAGEREF _Toc42259069 \h </w:instrText>
            </w:r>
          </w:ins>
          <w:r>
            <w:rPr>
              <w:noProof/>
              <w:webHidden/>
            </w:rPr>
          </w:r>
          <w:r>
            <w:rPr>
              <w:noProof/>
              <w:webHidden/>
            </w:rPr>
            <w:fldChar w:fldCharType="separate"/>
          </w:r>
          <w:ins w:id="73"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74" w:author="Arthur Parmentier" w:date="2020-06-05T14:15:00Z"/>
              <w:rFonts w:eastAsiaTheme="minorEastAsia" w:cstheme="minorBidi"/>
              <w:noProof/>
              <w:sz w:val="22"/>
              <w:szCs w:val="22"/>
              <w:lang w:val="fr-FR"/>
            </w:rPr>
          </w:pPr>
          <w:ins w:id="7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"_Toc42259070"</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_Toc42259070 \h </w:instrText>
            </w:r>
          </w:ins>
          <w:r>
            <w:rPr>
              <w:noProof/>
              <w:webHidden/>
            </w:rPr>
          </w:r>
          <w:r>
            <w:rPr>
              <w:noProof/>
              <w:webHidden/>
            </w:rPr>
            <w:fldChar w:fldCharType="separate"/>
          </w:r>
          <w:ins w:id="76" w:author="Arthur Parmentier" w:date="2020-06-05T14:15:00Z">
            <w:r>
              <w:rPr>
                <w:noProof/>
                <w:webHidden/>
              </w:rPr>
              <w:t>6</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77" w:author="Arthur Parmentier" w:date="2020-06-05T14:15:00Z"/>
              <w:rFonts w:eastAsiaTheme="minorEastAsia" w:cstheme="minorBidi"/>
              <w:b w:val="0"/>
              <w:bCs w:val="0"/>
              <w:noProof/>
              <w:lang w:val="fr-FR"/>
            </w:rPr>
          </w:pPr>
          <w:ins w:id="7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"_Toc42259071"</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A.</w:t>
            </w:r>
            <w:r>
              <w:rPr>
                <w:rFonts w:eastAsiaTheme="minorEastAsia" w:cstheme="minorBidi"/>
                <w:b w:val="0"/>
                <w:bCs w:val="0"/>
                <w:noProof/>
                <w:lang w:val="fr-FR"/>
              </w:rPr>
              <w:tab/>
            </w:r>
            <w:r w:rsidRPr="00337EBD">
              <w:rPr>
                <w:rStyle w:val="Lienhypertexte"/>
                <w:noProof/>
              </w:rPr>
              <w:t>Mechanism 1: transformations (projections?) of concepts into signs on the physical space of the body</w:t>
            </w:r>
            <w:r>
              <w:rPr>
                <w:noProof/>
                <w:webHidden/>
              </w:rPr>
              <w:tab/>
            </w:r>
            <w:r>
              <w:rPr>
                <w:noProof/>
                <w:webHidden/>
              </w:rPr>
              <w:fldChar w:fldCharType="begin"/>
            </w:r>
            <w:r>
              <w:rPr>
                <w:noProof/>
                <w:webHidden/>
              </w:rPr>
              <w:instrText xml:space="preserve"> PAGEREF _Toc42259071 \h </w:instrText>
            </w:r>
          </w:ins>
          <w:r>
            <w:rPr>
              <w:noProof/>
              <w:webHidden/>
            </w:rPr>
          </w:r>
          <w:r>
            <w:rPr>
              <w:noProof/>
              <w:webHidden/>
            </w:rPr>
            <w:fldChar w:fldCharType="separate"/>
          </w:r>
          <w:ins w:id="79" w:author="Arthur Parmentier" w:date="2020-06-05T14:15:00Z">
            <w:r>
              <w:rPr>
                <w:noProof/>
                <w:webHidden/>
              </w:rPr>
              <w:t>7</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80" w:author="Arthur Parmentier" w:date="2020-06-05T14:15:00Z"/>
              <w:rFonts w:eastAsiaTheme="minorEastAsia" w:cstheme="minorBidi"/>
              <w:noProof/>
              <w:sz w:val="22"/>
              <w:szCs w:val="22"/>
              <w:lang w:val="fr-FR"/>
            </w:rPr>
          </w:pPr>
          <w:ins w:id="8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"_Toc42259072"</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Input space</w:t>
            </w:r>
            <w:r>
              <w:rPr>
                <w:noProof/>
                <w:webHidden/>
              </w:rPr>
              <w:tab/>
            </w:r>
            <w:r>
              <w:rPr>
                <w:noProof/>
                <w:webHidden/>
              </w:rPr>
              <w:fldChar w:fldCharType="begin"/>
            </w:r>
            <w:r>
              <w:rPr>
                <w:noProof/>
                <w:webHidden/>
              </w:rPr>
              <w:instrText xml:space="preserve"> PAGEREF _Toc42259072 \h </w:instrText>
            </w:r>
          </w:ins>
          <w:r>
            <w:rPr>
              <w:noProof/>
              <w:webHidden/>
            </w:rPr>
          </w:r>
          <w:r>
            <w:rPr>
              <w:noProof/>
              <w:webHidden/>
            </w:rPr>
            <w:fldChar w:fldCharType="separate"/>
          </w:r>
          <w:ins w:id="82" w:author="Arthur Parmentier" w:date="2020-06-05T14:15:00Z">
            <w:r>
              <w:rPr>
                <w:noProof/>
                <w:webHidden/>
              </w:rPr>
              <w:t>7</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83" w:author="Arthur Parmentier" w:date="2020-06-05T14:15:00Z"/>
              <w:rFonts w:eastAsiaTheme="minorEastAsia" w:cstheme="minorBidi"/>
              <w:noProof/>
              <w:sz w:val="22"/>
              <w:szCs w:val="22"/>
              <w:lang w:val="fr-FR"/>
            </w:rPr>
          </w:pPr>
          <w:ins w:id="8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"_Toc42259073"</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Transformations and output spaces</w:t>
            </w:r>
            <w:r>
              <w:rPr>
                <w:noProof/>
                <w:webHidden/>
              </w:rPr>
              <w:tab/>
            </w:r>
            <w:r>
              <w:rPr>
                <w:noProof/>
                <w:webHidden/>
              </w:rPr>
              <w:fldChar w:fldCharType="begin"/>
            </w:r>
            <w:r>
              <w:rPr>
                <w:noProof/>
                <w:webHidden/>
              </w:rPr>
              <w:instrText xml:space="preserve"> PAGEREF _Toc42259073 \h </w:instrText>
            </w:r>
          </w:ins>
          <w:r>
            <w:rPr>
              <w:noProof/>
              <w:webHidden/>
            </w:rPr>
          </w:r>
          <w:r>
            <w:rPr>
              <w:noProof/>
              <w:webHidden/>
            </w:rPr>
            <w:fldChar w:fldCharType="separate"/>
          </w:r>
          <w:ins w:id="85" w:author="Arthur Parmentier" w:date="2020-06-05T14:15:00Z">
            <w:r>
              <w:rPr>
                <w:noProof/>
                <w:webHidden/>
              </w:rPr>
              <w:t>7</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86" w:author="Arthur Parmentier" w:date="2020-06-05T14:15:00Z"/>
              <w:rFonts w:eastAsiaTheme="minorEastAsia" w:cstheme="minorBidi"/>
              <w:b w:val="0"/>
              <w:bCs w:val="0"/>
              <w:noProof/>
              <w:lang w:val="fr-FR"/>
            </w:rPr>
          </w:pPr>
          <w:ins w:id="8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"_Toc42259074"</w:instrText>
            </w:r>
            <w:r w:rsidRPr="00337EBD">
              <w:rPr>
                <w:rStyle w:val="Lienhypertexte"/>
                <w:noProof/>
              </w:rPr>
              <w:instrText xml:space="preserve"> </w:instrText>
            </w:r>
            <w:r w:rsidRPr="00337EBD">
              <w:rPr>
                <w:rStyle w:val="Lienhypertexte"/>
                <w:noProof/>
              </w:rPr>
              <w:fldChar w:fldCharType="separate"/>
            </w:r>
            <w:r>
              <w:rPr>
                <w:rFonts w:eastAsiaTheme="minorEastAsia" w:cstheme="minorBidi"/>
                <w:b w:val="0"/>
                <w:bCs w:val="0"/>
                <w:noProof/>
                <w:lang w:val="fr-FR"/>
              </w:rPr>
              <w:tab/>
            </w:r>
            <w:r w:rsidRPr="00337EBD">
              <w:rPr>
                <w:rStyle w:val="Lienhypertexte"/>
                <w:noProof/>
              </w:rPr>
              <w:t>Mechanism 2:</w:t>
            </w:r>
            <w:r>
              <w:rPr>
                <w:noProof/>
                <w:webHidden/>
              </w:rPr>
              <w:tab/>
            </w:r>
            <w:r>
              <w:rPr>
                <w:noProof/>
                <w:webHidden/>
              </w:rPr>
              <w:fldChar w:fldCharType="begin"/>
            </w:r>
            <w:r>
              <w:rPr>
                <w:noProof/>
                <w:webHidden/>
              </w:rPr>
              <w:instrText xml:space="preserve"> PAGEREF _Toc42259074 \h </w:instrText>
            </w:r>
          </w:ins>
          <w:r>
            <w:rPr>
              <w:noProof/>
              <w:webHidden/>
            </w:rPr>
          </w:r>
          <w:r>
            <w:rPr>
              <w:noProof/>
              <w:webHidden/>
            </w:rPr>
            <w:fldChar w:fldCharType="separate"/>
          </w:r>
          <w:ins w:id="88" w:author="Arthur Parmentier" w:date="2020-06-05T14:15:00Z">
            <w:r>
              <w:rPr>
                <w:noProof/>
                <w:webHidden/>
              </w:rPr>
              <w:t>8</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89" w:author="Arthur Parmentier" w:date="2020-06-05T14:15:00Z"/>
              <w:rFonts w:eastAsiaTheme="minorEastAsia" w:cstheme="minorBidi"/>
              <w:b w:val="0"/>
              <w:bCs w:val="0"/>
              <w:noProof/>
              <w:lang w:val="fr-FR"/>
            </w:rPr>
          </w:pPr>
          <w:ins w:id="9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"_Toc42259075"</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B.</w:t>
            </w:r>
            <w:r>
              <w:rPr>
                <w:rFonts w:eastAsiaTheme="minorEastAsia" w:cstheme="minorBidi"/>
                <w:b w:val="0"/>
                <w:bCs w:val="0"/>
                <w:noProof/>
                <w:lang w:val="fr-FR"/>
              </w:rPr>
              <w:tab/>
            </w:r>
            <w:r w:rsidRPr="00337EBD">
              <w:rPr>
                <w:rStyle w:val="Lienhypertexte"/>
                <w:noProof/>
              </w:rPr>
              <w:t>Sign “overloading”</w:t>
            </w:r>
            <w:r>
              <w:rPr>
                <w:noProof/>
                <w:webHidden/>
              </w:rPr>
              <w:tab/>
            </w:r>
            <w:r>
              <w:rPr>
                <w:noProof/>
                <w:webHidden/>
              </w:rPr>
              <w:fldChar w:fldCharType="begin"/>
            </w:r>
            <w:r>
              <w:rPr>
                <w:noProof/>
                <w:webHidden/>
              </w:rPr>
              <w:instrText xml:space="preserve"> PAGEREF _Toc42259075 \h </w:instrText>
            </w:r>
          </w:ins>
          <w:r>
            <w:rPr>
              <w:noProof/>
              <w:webHidden/>
            </w:rPr>
          </w:r>
          <w:r>
            <w:rPr>
              <w:noProof/>
              <w:webHidden/>
            </w:rPr>
            <w:fldChar w:fldCharType="separate"/>
          </w:r>
          <w:ins w:id="91" w:author="Arthur Parmentier" w:date="2020-06-05T14:15:00Z">
            <w:r>
              <w:rPr>
                <w:noProof/>
                <w:webHidden/>
              </w:rPr>
              <w:t>8</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92" w:author="Arthur Parmentier" w:date="2020-06-05T14:15:00Z"/>
              <w:rFonts w:eastAsiaTheme="minorEastAsia" w:cstheme="minorBidi"/>
              <w:noProof/>
              <w:sz w:val="22"/>
              <w:szCs w:val="22"/>
              <w:lang w:val="fr-FR"/>
            </w:rPr>
          </w:pPr>
          <w:ins w:id="9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"_Toc42259076"</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Motivation</w:t>
            </w:r>
            <w:r>
              <w:rPr>
                <w:noProof/>
                <w:webHidden/>
              </w:rPr>
              <w:tab/>
            </w:r>
            <w:r>
              <w:rPr>
                <w:noProof/>
                <w:webHidden/>
              </w:rPr>
              <w:fldChar w:fldCharType="begin"/>
            </w:r>
            <w:r>
              <w:rPr>
                <w:noProof/>
                <w:webHidden/>
              </w:rPr>
              <w:instrText xml:space="preserve"> PAGEREF _Toc42259076 \h </w:instrText>
            </w:r>
          </w:ins>
          <w:r>
            <w:rPr>
              <w:noProof/>
              <w:webHidden/>
            </w:rPr>
          </w:r>
          <w:r>
            <w:rPr>
              <w:noProof/>
              <w:webHidden/>
            </w:rPr>
            <w:fldChar w:fldCharType="separate"/>
          </w:r>
          <w:ins w:id="94" w:author="Arthur Parmentier" w:date="2020-06-05T14:15:00Z">
            <w:r>
              <w:rPr>
                <w:noProof/>
                <w:webHidden/>
              </w:rPr>
              <w:t>8</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95" w:author="Arthur Parmentier" w:date="2020-06-05T14:15:00Z"/>
              <w:rFonts w:eastAsiaTheme="minorEastAsia" w:cstheme="minorBidi"/>
              <w:noProof/>
              <w:sz w:val="22"/>
              <w:szCs w:val="22"/>
              <w:lang w:val="fr-FR"/>
            </w:rPr>
          </w:pPr>
          <w:ins w:id="9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"_Toc42259077"</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_Toc42259077 \h </w:instrText>
            </w:r>
          </w:ins>
          <w:r>
            <w:rPr>
              <w:noProof/>
              <w:webHidden/>
            </w:rPr>
          </w:r>
          <w:r>
            <w:rPr>
              <w:noProof/>
              <w:webHidden/>
            </w:rPr>
            <w:fldChar w:fldCharType="separate"/>
          </w:r>
          <w:ins w:id="97" w:author="Arthur Parmentier" w:date="2020-06-05T14:15:00Z">
            <w:r>
              <w:rPr>
                <w:noProof/>
                <w:webHidden/>
              </w:rPr>
              <w:t>8</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98" w:author="Arthur Parmentier" w:date="2020-06-05T14:15:00Z"/>
              <w:rFonts w:eastAsiaTheme="minorEastAsia" w:cstheme="minorBidi"/>
              <w:noProof/>
              <w:sz w:val="22"/>
              <w:szCs w:val="22"/>
              <w:lang w:val="fr-FR"/>
            </w:rPr>
          </w:pPr>
          <w:ins w:id="99" w:author="Arthur Parmentier" w:date="2020-06-05T14:15:00Z">
            <w:r w:rsidRPr="00337EBD">
              <w:rPr>
                <w:rStyle w:val="Lienhypertexte"/>
                <w:noProof/>
              </w:rPr>
              <w:lastRenderedPageBreak/>
              <w:fldChar w:fldCharType="begin"/>
            </w:r>
            <w:r w:rsidRPr="00337EBD">
              <w:rPr>
                <w:rStyle w:val="Lienhypertexte"/>
                <w:noProof/>
              </w:rPr>
              <w:instrText xml:space="preserve"> </w:instrText>
            </w:r>
            <w:r>
              <w:rPr>
                <w:noProof/>
              </w:rPr>
              <w:instrText>HYPERLINK \l "_Toc42259078"</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3.</w:t>
            </w:r>
            <w:r>
              <w:rPr>
                <w:rFonts w:eastAsiaTheme="minorEastAsia" w:cstheme="minorBidi"/>
                <w:noProof/>
                <w:sz w:val="22"/>
                <w:szCs w:val="22"/>
                <w:lang w:val="fr-FR"/>
              </w:rPr>
              <w:tab/>
            </w:r>
            <w:r w:rsidRPr="00337EBD">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_Toc42259078 \h </w:instrText>
            </w:r>
          </w:ins>
          <w:r>
            <w:rPr>
              <w:noProof/>
              <w:webHidden/>
            </w:rPr>
          </w:r>
          <w:r>
            <w:rPr>
              <w:noProof/>
              <w:webHidden/>
            </w:rPr>
            <w:fldChar w:fldCharType="separate"/>
          </w:r>
          <w:ins w:id="100" w:author="Arthur Parmentier" w:date="2020-06-05T14:15:00Z">
            <w:r>
              <w:rPr>
                <w:noProof/>
                <w:webHidden/>
              </w:rPr>
              <w:t>10</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01" w:author="Arthur Parmentier" w:date="2020-06-05T14:15:00Z"/>
              <w:rFonts w:eastAsiaTheme="minorEastAsia" w:cstheme="minorBidi"/>
              <w:noProof/>
              <w:sz w:val="22"/>
              <w:szCs w:val="22"/>
              <w:lang w:val="fr-FR"/>
            </w:rPr>
          </w:pPr>
          <w:ins w:id="10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"_Toc42259079"</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4.</w:t>
            </w:r>
            <w:r>
              <w:rPr>
                <w:rFonts w:eastAsiaTheme="minorEastAsia" w:cstheme="minorBidi"/>
                <w:noProof/>
                <w:sz w:val="22"/>
                <w:szCs w:val="22"/>
                <w:lang w:val="fr-FR"/>
              </w:rPr>
              <w:tab/>
            </w:r>
            <w:r w:rsidRPr="00337EBD">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_Toc42259079 \h </w:instrText>
            </w:r>
          </w:ins>
          <w:r>
            <w:rPr>
              <w:noProof/>
              <w:webHidden/>
            </w:rPr>
          </w:r>
          <w:r>
            <w:rPr>
              <w:noProof/>
              <w:webHidden/>
            </w:rPr>
            <w:fldChar w:fldCharType="separate"/>
          </w:r>
          <w:ins w:id="103" w:author="Arthur Parmentier" w:date="2020-06-05T14:15:00Z">
            <w:r>
              <w:rPr>
                <w:noProof/>
                <w:webHidden/>
              </w:rPr>
              <w:t>10</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04" w:author="Arthur Parmentier" w:date="2020-06-05T14:15:00Z"/>
              <w:rFonts w:eastAsiaTheme="minorEastAsia" w:cstheme="minorBidi"/>
              <w:noProof/>
              <w:sz w:val="22"/>
              <w:szCs w:val="22"/>
              <w:lang w:val="fr-FR"/>
            </w:rPr>
          </w:pPr>
          <w:ins w:id="10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"_Toc42259080"</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5.</w:t>
            </w:r>
            <w:r>
              <w:rPr>
                <w:rFonts w:eastAsiaTheme="minorEastAsia" w:cstheme="minorBidi"/>
                <w:noProof/>
                <w:sz w:val="22"/>
                <w:szCs w:val="22"/>
                <w:lang w:val="fr-FR"/>
              </w:rPr>
              <w:tab/>
            </w:r>
            <w:r w:rsidRPr="00337EBD">
              <w:rPr>
                <w:rStyle w:val="Lienhypertexte"/>
                <w:noProof/>
              </w:rPr>
              <w:t>Sign overloading</w:t>
            </w:r>
            <w:r>
              <w:rPr>
                <w:noProof/>
                <w:webHidden/>
              </w:rPr>
              <w:tab/>
            </w:r>
            <w:r>
              <w:rPr>
                <w:noProof/>
                <w:webHidden/>
              </w:rPr>
              <w:fldChar w:fldCharType="begin"/>
            </w:r>
            <w:r>
              <w:rPr>
                <w:noProof/>
                <w:webHidden/>
              </w:rPr>
              <w:instrText xml:space="preserve"> PAGEREF _Toc42259080 \h </w:instrText>
            </w:r>
          </w:ins>
          <w:r>
            <w:rPr>
              <w:noProof/>
              <w:webHidden/>
            </w:rPr>
          </w:r>
          <w:r>
            <w:rPr>
              <w:noProof/>
              <w:webHidden/>
            </w:rPr>
            <w:fldChar w:fldCharType="separate"/>
          </w:r>
          <w:ins w:id="106" w:author="Arthur Parmentier" w:date="2020-06-05T14:15:00Z">
            <w:r>
              <w:rPr>
                <w:noProof/>
                <w:webHidden/>
              </w:rPr>
              <w:t>11</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07" w:author="Arthur Parmentier" w:date="2020-06-05T14:15:00Z"/>
              <w:rFonts w:eastAsiaTheme="minorEastAsia" w:cstheme="minorBidi"/>
              <w:b w:val="0"/>
              <w:bCs w:val="0"/>
              <w:noProof/>
              <w:lang w:val="fr-FR"/>
            </w:rPr>
          </w:pPr>
          <w:ins w:id="10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"_Toc42259081"</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C.</w:t>
            </w:r>
            <w:r>
              <w:rPr>
                <w:rFonts w:eastAsiaTheme="minorEastAsia" w:cstheme="minorBidi"/>
                <w:b w:val="0"/>
                <w:bCs w:val="0"/>
                <w:noProof/>
                <w:lang w:val="fr-FR"/>
              </w:rPr>
              <w:tab/>
            </w:r>
            <w:r w:rsidRPr="00337EBD">
              <w:rPr>
                <w:rStyle w:val="Lienhypertexte"/>
                <w:noProof/>
              </w:rPr>
              <w:t>Personal observations during SP practice</w:t>
            </w:r>
            <w:r>
              <w:rPr>
                <w:noProof/>
                <w:webHidden/>
              </w:rPr>
              <w:tab/>
            </w:r>
            <w:r>
              <w:rPr>
                <w:noProof/>
                <w:webHidden/>
              </w:rPr>
              <w:fldChar w:fldCharType="begin"/>
            </w:r>
            <w:r>
              <w:rPr>
                <w:noProof/>
                <w:webHidden/>
              </w:rPr>
              <w:instrText xml:space="preserve"> PAGEREF _Toc42259081 \h </w:instrText>
            </w:r>
          </w:ins>
          <w:r>
            <w:rPr>
              <w:noProof/>
              <w:webHidden/>
            </w:rPr>
          </w:r>
          <w:r>
            <w:rPr>
              <w:noProof/>
              <w:webHidden/>
            </w:rPr>
            <w:fldChar w:fldCharType="separate"/>
          </w:r>
          <w:ins w:id="109" w:author="Arthur Parmentier" w:date="2020-06-05T14:15:00Z">
            <w:r>
              <w:rPr>
                <w:noProof/>
                <w:webHidden/>
              </w:rPr>
              <w:t>12</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10" w:author="Arthur Parmentier" w:date="2020-06-05T14:15:00Z"/>
              <w:rFonts w:eastAsiaTheme="minorEastAsia" w:cstheme="minorBidi"/>
              <w:b w:val="0"/>
              <w:bCs w:val="0"/>
              <w:noProof/>
              <w:lang w:val="fr-FR"/>
            </w:rPr>
          </w:pPr>
          <w:ins w:id="11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"_Toc42259082"</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D.</w:t>
            </w:r>
            <w:r>
              <w:rPr>
                <w:rFonts w:eastAsiaTheme="minorEastAsia" w:cstheme="minorBidi"/>
                <w:b w:val="0"/>
                <w:bCs w:val="0"/>
                <w:noProof/>
                <w:lang w:val="fr-FR"/>
              </w:rPr>
              <w:tab/>
            </w:r>
            <w:r w:rsidRPr="00337EBD">
              <w:rPr>
                <w:rStyle w:val="Lienhypertexte"/>
                <w:noProof/>
              </w:rPr>
              <w:t>Structural concepts (the grammar of the language, that results in its language)</w:t>
            </w:r>
            <w:r>
              <w:rPr>
                <w:noProof/>
                <w:webHidden/>
              </w:rPr>
              <w:tab/>
            </w:r>
            <w:r>
              <w:rPr>
                <w:noProof/>
                <w:webHidden/>
              </w:rPr>
              <w:fldChar w:fldCharType="begin"/>
            </w:r>
            <w:r>
              <w:rPr>
                <w:noProof/>
                <w:webHidden/>
              </w:rPr>
              <w:instrText xml:space="preserve"> PAGEREF _Toc42259082 \h </w:instrText>
            </w:r>
          </w:ins>
          <w:r>
            <w:rPr>
              <w:noProof/>
              <w:webHidden/>
            </w:rPr>
          </w:r>
          <w:r>
            <w:rPr>
              <w:noProof/>
              <w:webHidden/>
            </w:rPr>
            <w:fldChar w:fldCharType="separate"/>
          </w:r>
          <w:ins w:id="112" w:author="Arthur Parmentier" w:date="2020-06-05T14:15:00Z">
            <w:r>
              <w:rPr>
                <w:noProof/>
                <w:webHidden/>
              </w:rPr>
              <w:t>14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13" w:author="Arthur Parmentier" w:date="2020-06-05T14:15:00Z"/>
              <w:rFonts w:eastAsiaTheme="minorEastAsia" w:cstheme="minorBidi"/>
              <w:noProof/>
              <w:sz w:val="22"/>
              <w:szCs w:val="22"/>
              <w:lang w:val="fr-FR"/>
            </w:rPr>
          </w:pPr>
          <w:ins w:id="11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"_Toc42259083"</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Identifiers</w:t>
            </w:r>
            <w:r>
              <w:rPr>
                <w:noProof/>
                <w:webHidden/>
              </w:rPr>
              <w:tab/>
            </w:r>
            <w:r>
              <w:rPr>
                <w:noProof/>
                <w:webHidden/>
              </w:rPr>
              <w:fldChar w:fldCharType="begin"/>
            </w:r>
            <w:r>
              <w:rPr>
                <w:noProof/>
                <w:webHidden/>
              </w:rPr>
              <w:instrText xml:space="preserve"> PAGEREF _Toc42259083 \h </w:instrText>
            </w:r>
          </w:ins>
          <w:r>
            <w:rPr>
              <w:noProof/>
              <w:webHidden/>
            </w:rPr>
          </w:r>
          <w:r>
            <w:rPr>
              <w:noProof/>
              <w:webHidden/>
            </w:rPr>
            <w:fldChar w:fldCharType="separate"/>
          </w:r>
          <w:ins w:id="115" w:author="Arthur Parmentier" w:date="2020-06-05T14:15:00Z">
            <w:r>
              <w:rPr>
                <w:noProof/>
                <w:webHidden/>
              </w:rPr>
              <w:t>14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16" w:author="Arthur Parmentier" w:date="2020-06-05T14:15:00Z"/>
              <w:rFonts w:eastAsiaTheme="minorEastAsia" w:cstheme="minorBidi"/>
              <w:noProof/>
              <w:sz w:val="22"/>
              <w:szCs w:val="22"/>
              <w:lang w:val="fr-FR"/>
            </w:rPr>
          </w:pPr>
          <w:ins w:id="11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"_Toc42259084"</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Content</w:t>
            </w:r>
            <w:r>
              <w:rPr>
                <w:noProof/>
                <w:webHidden/>
              </w:rPr>
              <w:tab/>
            </w:r>
            <w:r>
              <w:rPr>
                <w:noProof/>
                <w:webHidden/>
              </w:rPr>
              <w:fldChar w:fldCharType="begin"/>
            </w:r>
            <w:r>
              <w:rPr>
                <w:noProof/>
                <w:webHidden/>
              </w:rPr>
              <w:instrText xml:space="preserve"> PAGEREF _Toc42259084 \h </w:instrText>
            </w:r>
          </w:ins>
          <w:r>
            <w:rPr>
              <w:noProof/>
              <w:webHidden/>
            </w:rPr>
          </w:r>
          <w:r>
            <w:rPr>
              <w:noProof/>
              <w:webHidden/>
            </w:rPr>
            <w:fldChar w:fldCharType="separate"/>
          </w:r>
          <w:ins w:id="118" w:author="Arthur Parmentier" w:date="2020-06-05T14:15:00Z">
            <w:r>
              <w:rPr>
                <w:noProof/>
                <w:webHidden/>
              </w:rPr>
              <w:t>14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19" w:author="Arthur Parmentier" w:date="2020-06-05T14:15:00Z"/>
              <w:rFonts w:eastAsiaTheme="minorEastAsia" w:cstheme="minorBidi"/>
              <w:noProof/>
              <w:sz w:val="22"/>
              <w:szCs w:val="22"/>
              <w:lang w:val="fr-FR"/>
            </w:rPr>
          </w:pPr>
          <w:ins w:id="12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"_Toc42259085"</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3.</w:t>
            </w:r>
            <w:r>
              <w:rPr>
                <w:rFonts w:eastAsiaTheme="minorEastAsia" w:cstheme="minorBidi"/>
                <w:noProof/>
                <w:sz w:val="22"/>
                <w:szCs w:val="22"/>
                <w:lang w:val="fr-FR"/>
              </w:rPr>
              <w:tab/>
            </w:r>
            <w:r w:rsidRPr="00337EBD">
              <w:rPr>
                <w:rStyle w:val="Lienhypertexte"/>
                <w:noProof/>
              </w:rPr>
              <w:t>Modifiers (content parameters)</w:t>
            </w:r>
            <w:r>
              <w:rPr>
                <w:noProof/>
                <w:webHidden/>
              </w:rPr>
              <w:tab/>
            </w:r>
            <w:r>
              <w:rPr>
                <w:noProof/>
                <w:webHidden/>
              </w:rPr>
              <w:fldChar w:fldCharType="begin"/>
            </w:r>
            <w:r>
              <w:rPr>
                <w:noProof/>
                <w:webHidden/>
              </w:rPr>
              <w:instrText xml:space="preserve"> PAGEREF _Toc42259085 \h </w:instrText>
            </w:r>
          </w:ins>
          <w:r>
            <w:rPr>
              <w:noProof/>
              <w:webHidden/>
            </w:rPr>
          </w:r>
          <w:r>
            <w:rPr>
              <w:noProof/>
              <w:webHidden/>
            </w:rPr>
            <w:fldChar w:fldCharType="separate"/>
          </w:r>
          <w:ins w:id="121" w:author="Arthur Parmentier" w:date="2020-06-05T14:15:00Z">
            <w:r>
              <w:rPr>
                <w:noProof/>
                <w:webHidden/>
              </w:rPr>
              <w:t>14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22" w:author="Arthur Parmentier" w:date="2020-06-05T14:15:00Z"/>
              <w:rFonts w:eastAsiaTheme="minorEastAsia" w:cstheme="minorBidi"/>
              <w:noProof/>
              <w:sz w:val="22"/>
              <w:szCs w:val="22"/>
              <w:lang w:val="fr-FR"/>
            </w:rPr>
          </w:pPr>
          <w:ins w:id="12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"_Toc42259086"</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4.</w:t>
            </w:r>
            <w:r>
              <w:rPr>
                <w:rFonts w:eastAsiaTheme="minorEastAsia" w:cstheme="minorBidi"/>
                <w:noProof/>
                <w:sz w:val="22"/>
                <w:szCs w:val="22"/>
                <w:lang w:val="fr-FR"/>
              </w:rPr>
              <w:tab/>
            </w:r>
            <w:r w:rsidRPr="00337EBD">
              <w:rPr>
                <w:rStyle w:val="Lienhypertexte"/>
                <w:noProof/>
              </w:rPr>
              <w:t>Mode</w:t>
            </w:r>
            <w:r>
              <w:rPr>
                <w:noProof/>
                <w:webHidden/>
              </w:rPr>
              <w:tab/>
            </w:r>
            <w:r>
              <w:rPr>
                <w:noProof/>
                <w:webHidden/>
              </w:rPr>
              <w:fldChar w:fldCharType="begin"/>
            </w:r>
            <w:r>
              <w:rPr>
                <w:noProof/>
                <w:webHidden/>
              </w:rPr>
              <w:instrText xml:space="preserve"> PAGEREF _Toc42259086 \h </w:instrText>
            </w:r>
          </w:ins>
          <w:r>
            <w:rPr>
              <w:noProof/>
              <w:webHidden/>
            </w:rPr>
          </w:r>
          <w:r>
            <w:rPr>
              <w:noProof/>
              <w:webHidden/>
            </w:rPr>
            <w:fldChar w:fldCharType="separate"/>
          </w:r>
          <w:ins w:id="124" w:author="Arthur Parmentier" w:date="2020-06-05T14:15:00Z">
            <w:r>
              <w:rPr>
                <w:noProof/>
                <w:webHidden/>
              </w:rPr>
              <w:t>14</w:t>
            </w:r>
            <w:r>
              <w:rPr>
                <w:noProof/>
                <w:webHidden/>
              </w:rPr>
              <w:fldChar w:fldCharType="end"/>
            </w:r>
            <w:r w:rsidRPr="00337EBD">
              <w:rPr>
                <w:rStyle w:val="Lienhypertexte"/>
                <w:noProof/>
              </w:rPr>
              <w:fldChar w:fldCharType="end"/>
            </w:r>
          </w:ins>
        </w:p>
        <w:p w:rsidR="00BF73B1" w:rsidRDefault="00BF73B1">
          <w:pPr>
            <w:pStyle w:val="TM1"/>
            <w:tabs>
              <w:tab w:val="right" w:leader="dot" w:pos="9736"/>
            </w:tabs>
            <w:rPr>
              <w:ins w:id="125" w:author="Arthur Parmentier" w:date="2020-06-05T14:15:00Z"/>
              <w:rFonts w:eastAsiaTheme="minorEastAsia" w:cstheme="minorBidi"/>
              <w:b w:val="0"/>
              <w:bCs w:val="0"/>
              <w:i w:val="0"/>
              <w:iCs w:val="0"/>
              <w:noProof/>
              <w:sz w:val="22"/>
              <w:szCs w:val="22"/>
              <w:lang w:val="fr-FR"/>
            </w:rPr>
          </w:pPr>
          <w:ins w:id="12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"_Toc42259087"</w:instrText>
            </w:r>
            <w:r w:rsidRPr="00337EBD">
              <w:rPr>
                <w:rStyle w:val="Lienhypertexte"/>
                <w:noProof/>
              </w:rPr>
              <w:instrText xml:space="preserve"> </w:instrText>
            </w:r>
            <w:r w:rsidRPr="00337EBD">
              <w:rPr>
                <w:rStyle w:val="Lienhypertexte"/>
                <w:noProof/>
              </w:rPr>
              <w:fldChar w:fldCharType="separate"/>
            </w:r>
            <w:r>
              <w:rPr>
                <w:rFonts w:eastAsiaTheme="minorEastAsia" w:cstheme="minorBidi"/>
                <w:b w:val="0"/>
                <w:bCs w:val="0"/>
                <w:i w:val="0"/>
                <w:iCs w:val="0"/>
                <w:noProof/>
                <w:sz w:val="22"/>
                <w:szCs w:val="22"/>
                <w:lang w:val="fr-FR"/>
              </w:rPr>
              <w:tab/>
            </w:r>
            <w:r w:rsidRPr="00337EBD">
              <w:rPr>
                <w:rStyle w:val="Lienhypertexte"/>
                <w:noProof/>
              </w:rPr>
              <w:t>Influence of context (from grammar to performance)</w:t>
            </w:r>
            <w:r>
              <w:rPr>
                <w:noProof/>
                <w:webHidden/>
              </w:rPr>
              <w:tab/>
            </w:r>
            <w:r>
              <w:rPr>
                <w:noProof/>
                <w:webHidden/>
              </w:rPr>
              <w:fldChar w:fldCharType="begin"/>
            </w:r>
            <w:r>
              <w:rPr>
                <w:noProof/>
                <w:webHidden/>
              </w:rPr>
              <w:instrText xml:space="preserve"> PAGEREF _Toc42259087 \h </w:instrText>
            </w:r>
          </w:ins>
          <w:r>
            <w:rPr>
              <w:noProof/>
              <w:webHidden/>
            </w:rPr>
          </w:r>
          <w:r>
            <w:rPr>
              <w:noProof/>
              <w:webHidden/>
            </w:rPr>
            <w:fldChar w:fldCharType="separate"/>
          </w:r>
          <w:ins w:id="127" w:author="Arthur Parmentier" w:date="2020-06-05T14:15:00Z">
            <w:r>
              <w:rPr>
                <w:noProof/>
                <w:webHidden/>
              </w:rPr>
              <w:t>15</w:t>
            </w:r>
            <w:r>
              <w:rPr>
                <w:noProof/>
                <w:webHidden/>
              </w:rPr>
              <w:fldChar w:fldCharType="end"/>
            </w:r>
            <w:r w:rsidRPr="00337EBD">
              <w:rPr>
                <w:rStyle w:val="Lienhypertexte"/>
                <w:noProof/>
              </w:rPr>
              <w:fldChar w:fldCharType="end"/>
            </w:r>
          </w:ins>
        </w:p>
        <w:p w:rsidR="00BF73B1" w:rsidRDefault="00BF73B1">
          <w:pPr>
            <w:pStyle w:val="TM1"/>
            <w:tabs>
              <w:tab w:val="right" w:leader="dot" w:pos="9736"/>
            </w:tabs>
            <w:rPr>
              <w:ins w:id="128" w:author="Arthur Parmentier" w:date="2020-06-05T14:15:00Z"/>
              <w:rFonts w:eastAsiaTheme="minorEastAsia" w:cstheme="minorBidi"/>
              <w:b w:val="0"/>
              <w:bCs w:val="0"/>
              <w:i w:val="0"/>
              <w:iCs w:val="0"/>
              <w:noProof/>
              <w:sz w:val="22"/>
              <w:szCs w:val="22"/>
              <w:lang w:val="fr-FR"/>
            </w:rPr>
          </w:pPr>
          <w:ins w:id="12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"_Toc42259088"</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VI.</w:t>
            </w:r>
            <w:r>
              <w:rPr>
                <w:noProof/>
                <w:webHidden/>
              </w:rPr>
              <w:tab/>
            </w:r>
            <w:r>
              <w:rPr>
                <w:noProof/>
                <w:webHidden/>
              </w:rPr>
              <w:fldChar w:fldCharType="begin"/>
            </w:r>
            <w:r>
              <w:rPr>
                <w:noProof/>
                <w:webHidden/>
              </w:rPr>
              <w:instrText xml:space="preserve"> PAGEREF _Toc42259088 \h </w:instrText>
            </w:r>
          </w:ins>
          <w:r>
            <w:rPr>
              <w:noProof/>
              <w:webHidden/>
            </w:rPr>
          </w:r>
          <w:r>
            <w:rPr>
              <w:noProof/>
              <w:webHidden/>
            </w:rPr>
            <w:fldChar w:fldCharType="separate"/>
          </w:r>
          <w:ins w:id="130" w:author="Arthur Parmentier" w:date="2020-06-05T14:15:00Z">
            <w:r>
              <w:rPr>
                <w:noProof/>
                <w:webHidden/>
              </w:rPr>
              <w:t>15</w:t>
            </w:r>
            <w:r>
              <w:rPr>
                <w:noProof/>
                <w:webHidden/>
              </w:rPr>
              <w:fldChar w:fldCharType="end"/>
            </w:r>
            <w:r w:rsidRPr="00337EBD">
              <w:rPr>
                <w:rStyle w:val="Lienhypertexte"/>
                <w:noProof/>
              </w:rPr>
              <w:fldChar w:fldCharType="end"/>
            </w:r>
          </w:ins>
        </w:p>
        <w:p w:rsidR="00BF73B1" w:rsidRDefault="00BF73B1">
          <w:pPr>
            <w:pStyle w:val="TM1"/>
            <w:tabs>
              <w:tab w:val="left" w:pos="660"/>
              <w:tab w:val="right" w:leader="dot" w:pos="9736"/>
            </w:tabs>
            <w:rPr>
              <w:ins w:id="131" w:author="Arthur Parmentier" w:date="2020-06-05T14:15:00Z"/>
              <w:rFonts w:eastAsiaTheme="minorEastAsia" w:cstheme="minorBidi"/>
              <w:b w:val="0"/>
              <w:bCs w:val="0"/>
              <w:i w:val="0"/>
              <w:iCs w:val="0"/>
              <w:noProof/>
              <w:sz w:val="22"/>
              <w:szCs w:val="22"/>
              <w:lang w:val="fr-FR"/>
            </w:rPr>
          </w:pPr>
          <w:ins w:id="13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"_Toc42259090"</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VII.</w:t>
            </w:r>
            <w:r>
              <w:rPr>
                <w:rFonts w:eastAsiaTheme="minorEastAsia" w:cstheme="minorBidi"/>
                <w:b w:val="0"/>
                <w:bCs w:val="0"/>
                <w:i w:val="0"/>
                <w:iCs w:val="0"/>
                <w:noProof/>
                <w:sz w:val="22"/>
                <w:szCs w:val="22"/>
                <w:lang w:val="fr-FR"/>
              </w:rPr>
              <w:tab/>
            </w:r>
            <w:r w:rsidRPr="00337EBD">
              <w:rPr>
                <w:rStyle w:val="Lienhypertexte"/>
                <w:noProof/>
              </w:rPr>
              <w:t>Soundpainting recognition with Max/MSP</w:t>
            </w:r>
            <w:r>
              <w:rPr>
                <w:noProof/>
                <w:webHidden/>
              </w:rPr>
              <w:tab/>
            </w:r>
            <w:r>
              <w:rPr>
                <w:noProof/>
                <w:webHidden/>
              </w:rPr>
              <w:fldChar w:fldCharType="begin"/>
            </w:r>
            <w:r>
              <w:rPr>
                <w:noProof/>
                <w:webHidden/>
              </w:rPr>
              <w:instrText xml:space="preserve"> PAGEREF _Toc42259090 \h </w:instrText>
            </w:r>
          </w:ins>
          <w:r>
            <w:rPr>
              <w:noProof/>
              <w:webHidden/>
            </w:rPr>
          </w:r>
          <w:r>
            <w:rPr>
              <w:noProof/>
              <w:webHidden/>
            </w:rPr>
            <w:fldChar w:fldCharType="separate"/>
          </w:r>
          <w:ins w:id="133" w:author="Arthur Parmentier" w:date="2020-06-05T14:15:00Z">
            <w:r>
              <w:rPr>
                <w:noProof/>
                <w:webHidden/>
              </w:rPr>
              <w:t>15</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34" w:author="Arthur Parmentier" w:date="2020-06-05T14:15:00Z"/>
              <w:rFonts w:eastAsiaTheme="minorEastAsia" w:cstheme="minorBidi"/>
              <w:b w:val="0"/>
              <w:bCs w:val="0"/>
              <w:noProof/>
              <w:lang w:val="fr-FR"/>
            </w:rPr>
          </w:pPr>
          <w:ins w:id="13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"_Toc42259091"</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A.</w:t>
            </w:r>
            <w:r>
              <w:rPr>
                <w:rFonts w:eastAsiaTheme="minorEastAsia" w:cstheme="minorBidi"/>
                <w:b w:val="0"/>
                <w:bCs w:val="0"/>
                <w:noProof/>
                <w:lang w:val="fr-FR"/>
              </w:rPr>
              <w:tab/>
            </w:r>
            <w:r w:rsidRPr="00337EBD">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_Toc42259091 \h </w:instrText>
            </w:r>
          </w:ins>
          <w:r>
            <w:rPr>
              <w:noProof/>
              <w:webHidden/>
            </w:rPr>
          </w:r>
          <w:r>
            <w:rPr>
              <w:noProof/>
              <w:webHidden/>
            </w:rPr>
            <w:fldChar w:fldCharType="separate"/>
          </w:r>
          <w:ins w:id="136" w:author="Arthur Parmentier" w:date="2020-06-05T14:15:00Z">
            <w:r>
              <w:rPr>
                <w:noProof/>
                <w:webHidden/>
              </w:rPr>
              <w:t>15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37" w:author="Arthur Parmentier" w:date="2020-06-05T14:15:00Z"/>
              <w:rFonts w:eastAsiaTheme="minorEastAsia" w:cstheme="minorBidi"/>
              <w:noProof/>
              <w:sz w:val="22"/>
              <w:szCs w:val="22"/>
              <w:lang w:val="fr-FR"/>
            </w:rPr>
          </w:pPr>
          <w:ins w:id="13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"_Toc42259092"</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Motivations</w:t>
            </w:r>
            <w:r>
              <w:rPr>
                <w:noProof/>
                <w:webHidden/>
              </w:rPr>
              <w:tab/>
            </w:r>
            <w:r>
              <w:rPr>
                <w:noProof/>
                <w:webHidden/>
              </w:rPr>
              <w:fldChar w:fldCharType="begin"/>
            </w:r>
            <w:r>
              <w:rPr>
                <w:noProof/>
                <w:webHidden/>
              </w:rPr>
              <w:instrText xml:space="preserve"> PAGEREF _Toc42259092 \h </w:instrText>
            </w:r>
          </w:ins>
          <w:r>
            <w:rPr>
              <w:noProof/>
              <w:webHidden/>
            </w:rPr>
          </w:r>
          <w:r>
            <w:rPr>
              <w:noProof/>
              <w:webHidden/>
            </w:rPr>
            <w:fldChar w:fldCharType="separate"/>
          </w:r>
          <w:ins w:id="139" w:author="Arthur Parmentier" w:date="2020-06-05T14:15:00Z">
            <w:r>
              <w:rPr>
                <w:noProof/>
                <w:webHidden/>
              </w:rPr>
              <w:t>15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40" w:author="Arthur Parmentier" w:date="2020-06-05T14:15:00Z"/>
              <w:rFonts w:eastAsiaTheme="minorEastAsia" w:cstheme="minorBidi"/>
              <w:noProof/>
              <w:sz w:val="22"/>
              <w:szCs w:val="22"/>
              <w:lang w:val="fr-FR"/>
            </w:rPr>
          </w:pPr>
          <w:ins w:id="14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"_Toc42259093"</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Goals</w:t>
            </w:r>
            <w:r>
              <w:rPr>
                <w:noProof/>
                <w:webHidden/>
              </w:rPr>
              <w:tab/>
            </w:r>
            <w:r>
              <w:rPr>
                <w:noProof/>
                <w:webHidden/>
              </w:rPr>
              <w:fldChar w:fldCharType="begin"/>
            </w:r>
            <w:r>
              <w:rPr>
                <w:noProof/>
                <w:webHidden/>
              </w:rPr>
              <w:instrText xml:space="preserve"> PAGEREF _Toc42259093 \h </w:instrText>
            </w:r>
          </w:ins>
          <w:r>
            <w:rPr>
              <w:noProof/>
              <w:webHidden/>
            </w:rPr>
          </w:r>
          <w:r>
            <w:rPr>
              <w:noProof/>
              <w:webHidden/>
            </w:rPr>
            <w:fldChar w:fldCharType="separate"/>
          </w:r>
          <w:ins w:id="142" w:author="Arthur Parmentier" w:date="2020-06-05T14:15:00Z">
            <w:r>
              <w:rPr>
                <w:noProof/>
                <w:webHidden/>
              </w:rPr>
              <w:t>16</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43" w:author="Arthur Parmentier" w:date="2020-06-05T14:15:00Z"/>
              <w:rFonts w:eastAsiaTheme="minorEastAsia" w:cstheme="minorBidi"/>
              <w:b w:val="0"/>
              <w:bCs w:val="0"/>
              <w:noProof/>
              <w:lang w:val="fr-FR"/>
            </w:rPr>
          </w:pPr>
          <w:ins w:id="14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"_Toc42259094"</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B.</w:t>
            </w:r>
            <w:r>
              <w:rPr>
                <w:rFonts w:eastAsiaTheme="minorEastAsia" w:cstheme="minorBidi"/>
                <w:b w:val="0"/>
                <w:bCs w:val="0"/>
                <w:noProof/>
                <w:lang w:val="fr-FR"/>
              </w:rPr>
              <w:tab/>
            </w:r>
            <w:r w:rsidRPr="00337EBD">
              <w:rPr>
                <w:rStyle w:val="Lienhypertexte"/>
                <w:noProof/>
              </w:rPr>
              <w:t>The big picture</w:t>
            </w:r>
            <w:r>
              <w:rPr>
                <w:noProof/>
                <w:webHidden/>
              </w:rPr>
              <w:tab/>
            </w:r>
            <w:r>
              <w:rPr>
                <w:noProof/>
                <w:webHidden/>
              </w:rPr>
              <w:fldChar w:fldCharType="begin"/>
            </w:r>
            <w:r>
              <w:rPr>
                <w:noProof/>
                <w:webHidden/>
              </w:rPr>
              <w:instrText xml:space="preserve"> PAGEREF _Toc42259094 \h </w:instrText>
            </w:r>
          </w:ins>
          <w:r>
            <w:rPr>
              <w:noProof/>
              <w:webHidden/>
            </w:rPr>
          </w:r>
          <w:r>
            <w:rPr>
              <w:noProof/>
              <w:webHidden/>
            </w:rPr>
            <w:fldChar w:fldCharType="separate"/>
          </w:r>
          <w:ins w:id="145" w:author="Arthur Parmentier" w:date="2020-06-05T14:15:00Z">
            <w:r>
              <w:rPr>
                <w:noProof/>
                <w:webHidden/>
              </w:rPr>
              <w:t>17</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46" w:author="Arthur Parmentier" w:date="2020-06-05T14:15:00Z"/>
              <w:rFonts w:eastAsiaTheme="minorEastAsia" w:cstheme="minorBidi"/>
              <w:noProof/>
              <w:sz w:val="22"/>
              <w:szCs w:val="22"/>
              <w:lang w:val="fr-FR"/>
            </w:rPr>
          </w:pPr>
          <w:ins w:id="14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"_Toc42259095"</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General overview of the system</w:t>
            </w:r>
            <w:r>
              <w:rPr>
                <w:noProof/>
                <w:webHidden/>
              </w:rPr>
              <w:tab/>
            </w:r>
            <w:r>
              <w:rPr>
                <w:noProof/>
                <w:webHidden/>
              </w:rPr>
              <w:fldChar w:fldCharType="begin"/>
            </w:r>
            <w:r>
              <w:rPr>
                <w:noProof/>
                <w:webHidden/>
              </w:rPr>
              <w:instrText xml:space="preserve"> PAGEREF _Toc42259095 \h </w:instrText>
            </w:r>
          </w:ins>
          <w:r>
            <w:rPr>
              <w:noProof/>
              <w:webHidden/>
            </w:rPr>
          </w:r>
          <w:r>
            <w:rPr>
              <w:noProof/>
              <w:webHidden/>
            </w:rPr>
            <w:fldChar w:fldCharType="separate"/>
          </w:r>
          <w:ins w:id="148" w:author="Arthur Parmentier" w:date="2020-06-05T14:15:00Z">
            <w:r>
              <w:rPr>
                <w:noProof/>
                <w:webHidden/>
              </w:rPr>
              <w:t>17</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49" w:author="Arthur Parmentier" w:date="2020-06-05T14:15:00Z"/>
              <w:rFonts w:eastAsiaTheme="minorEastAsia" w:cstheme="minorBidi"/>
              <w:noProof/>
              <w:sz w:val="22"/>
              <w:szCs w:val="22"/>
              <w:lang w:val="fr-FR"/>
            </w:rPr>
          </w:pPr>
          <w:ins w:id="15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"_Toc42259096"</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The choice of Max/MSP</w:t>
            </w:r>
            <w:r>
              <w:rPr>
                <w:noProof/>
                <w:webHidden/>
              </w:rPr>
              <w:tab/>
            </w:r>
            <w:r>
              <w:rPr>
                <w:noProof/>
                <w:webHidden/>
              </w:rPr>
              <w:fldChar w:fldCharType="begin"/>
            </w:r>
            <w:r>
              <w:rPr>
                <w:noProof/>
                <w:webHidden/>
              </w:rPr>
              <w:instrText xml:space="preserve"> PAGEREF _Toc42259096 \h </w:instrText>
            </w:r>
          </w:ins>
          <w:r>
            <w:rPr>
              <w:noProof/>
              <w:webHidden/>
            </w:rPr>
          </w:r>
          <w:r>
            <w:rPr>
              <w:noProof/>
              <w:webHidden/>
            </w:rPr>
            <w:fldChar w:fldCharType="separate"/>
          </w:r>
          <w:ins w:id="151" w:author="Arthur Parmentier" w:date="2020-06-05T14:15:00Z">
            <w:r>
              <w:rPr>
                <w:noProof/>
                <w:webHidden/>
              </w:rPr>
              <w:t>19</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52" w:author="Arthur Parmentier" w:date="2020-06-05T14:15:00Z"/>
              <w:rFonts w:eastAsiaTheme="minorEastAsia" w:cstheme="minorBidi"/>
              <w:b w:val="0"/>
              <w:bCs w:val="0"/>
              <w:noProof/>
              <w:lang w:val="fr-FR"/>
            </w:rPr>
          </w:pPr>
          <w:ins w:id="15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"_Toc42259097"</w:instrText>
            </w:r>
            <w:r w:rsidRPr="00337EBD">
              <w:rPr>
                <w:rStyle w:val="Lienhypertexte"/>
                <w:noProof/>
              </w:rPr>
              <w:instrText xml:space="preserve"> </w:instrText>
            </w:r>
            <w:r w:rsidRPr="00337EBD">
              <w:rPr>
                <w:rStyle w:val="Lienhypertexte"/>
                <w:noProof/>
              </w:rPr>
              <w:fldChar w:fldCharType="separate"/>
            </w:r>
            <w:r>
              <w:rPr>
                <w:rFonts w:eastAsiaTheme="minorEastAsia" w:cstheme="minorBidi"/>
                <w:b w:val="0"/>
                <w:bCs w:val="0"/>
                <w:noProof/>
                <w:lang w:val="fr-FR"/>
              </w:rPr>
              <w:tab/>
            </w:r>
            <w:r w:rsidRPr="00337EBD">
              <w:rPr>
                <w:rStyle w:val="Lienhypertexte"/>
                <w:noProof/>
              </w:rPr>
              <w:t>Description of each layer</w:t>
            </w:r>
            <w:r>
              <w:rPr>
                <w:noProof/>
                <w:webHidden/>
              </w:rPr>
              <w:tab/>
            </w:r>
            <w:r>
              <w:rPr>
                <w:noProof/>
                <w:webHidden/>
              </w:rPr>
              <w:fldChar w:fldCharType="begin"/>
            </w:r>
            <w:r>
              <w:rPr>
                <w:noProof/>
                <w:webHidden/>
              </w:rPr>
              <w:instrText xml:space="preserve"> PAGEREF _Toc42259097 \h </w:instrText>
            </w:r>
          </w:ins>
          <w:r>
            <w:rPr>
              <w:noProof/>
              <w:webHidden/>
            </w:rPr>
          </w:r>
          <w:r>
            <w:rPr>
              <w:noProof/>
              <w:webHidden/>
            </w:rPr>
            <w:fldChar w:fldCharType="separate"/>
          </w:r>
          <w:ins w:id="154" w:author="Arthur Parmentier" w:date="2020-06-05T14:15:00Z">
            <w:r>
              <w:rPr>
                <w:noProof/>
                <w:webHidden/>
              </w:rPr>
              <w:t>19</w:t>
            </w:r>
            <w:r>
              <w:rPr>
                <w:noProof/>
                <w:webHidden/>
              </w:rPr>
              <w:fldChar w:fldCharType="end"/>
            </w:r>
            <w:r w:rsidRPr="00337EBD">
              <w:rPr>
                <w:rStyle w:val="Lienhypertexte"/>
                <w:noProof/>
              </w:rPr>
              <w:fldChar w:fldCharType="end"/>
            </w:r>
          </w:ins>
        </w:p>
        <w:p w:rsidR="00BF73B1" w:rsidRDefault="00BF73B1">
          <w:pPr>
            <w:pStyle w:val="TM2"/>
            <w:tabs>
              <w:tab w:val="right" w:leader="dot" w:pos="9736"/>
            </w:tabs>
            <w:rPr>
              <w:ins w:id="155" w:author="Arthur Parmentier" w:date="2020-06-05T14:15:00Z"/>
              <w:rFonts w:eastAsiaTheme="minorEastAsia" w:cstheme="minorBidi"/>
              <w:b w:val="0"/>
              <w:bCs w:val="0"/>
              <w:noProof/>
              <w:lang w:val="fr-FR"/>
            </w:rPr>
          </w:pPr>
          <w:ins w:id="15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"_Toc42259098"</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C.</w:t>
            </w:r>
            <w:r>
              <w:rPr>
                <w:noProof/>
                <w:webHidden/>
              </w:rPr>
              <w:tab/>
            </w:r>
            <w:r>
              <w:rPr>
                <w:noProof/>
                <w:webHidden/>
              </w:rPr>
              <w:fldChar w:fldCharType="begin"/>
            </w:r>
            <w:r>
              <w:rPr>
                <w:noProof/>
                <w:webHidden/>
              </w:rPr>
              <w:instrText xml:space="preserve"> PAGEREF _Toc42259098 \h </w:instrText>
            </w:r>
          </w:ins>
          <w:r>
            <w:rPr>
              <w:noProof/>
              <w:webHidden/>
            </w:rPr>
          </w:r>
          <w:r>
            <w:rPr>
              <w:noProof/>
              <w:webHidden/>
            </w:rPr>
            <w:fldChar w:fldCharType="separate"/>
          </w:r>
          <w:ins w:id="157" w:author="Arthur Parmentier" w:date="2020-06-05T14:15:00Z">
            <w:r>
              <w:rPr>
                <w:noProof/>
                <w:webHidden/>
              </w:rPr>
              <w:t>19</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58" w:author="Arthur Parmentier" w:date="2020-06-05T14:15:00Z"/>
              <w:rFonts w:eastAsiaTheme="minorEastAsia" w:cstheme="minorBidi"/>
              <w:noProof/>
              <w:sz w:val="22"/>
              <w:szCs w:val="22"/>
              <w:lang w:val="fr-FR"/>
            </w:rPr>
          </w:pPr>
          <w:ins w:id="15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"_Toc42259099"</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Part 1: Motion tracking inputs</w:t>
            </w:r>
            <w:r>
              <w:rPr>
                <w:noProof/>
                <w:webHidden/>
              </w:rPr>
              <w:tab/>
            </w:r>
            <w:r>
              <w:rPr>
                <w:noProof/>
                <w:webHidden/>
              </w:rPr>
              <w:fldChar w:fldCharType="begin"/>
            </w:r>
            <w:r>
              <w:rPr>
                <w:noProof/>
                <w:webHidden/>
              </w:rPr>
              <w:instrText xml:space="preserve"> PAGEREF _Toc42259099 \h </w:instrText>
            </w:r>
          </w:ins>
          <w:r>
            <w:rPr>
              <w:noProof/>
              <w:webHidden/>
            </w:rPr>
          </w:r>
          <w:r>
            <w:rPr>
              <w:noProof/>
              <w:webHidden/>
            </w:rPr>
            <w:fldChar w:fldCharType="separate"/>
          </w:r>
          <w:ins w:id="160" w:author="Arthur Parmentier" w:date="2020-06-05T14:15:00Z">
            <w:r>
              <w:rPr>
                <w:noProof/>
                <w:webHidden/>
              </w:rPr>
              <w:t>19</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61" w:author="Arthur Parmentier" w:date="2020-06-05T14:15:00Z"/>
              <w:rFonts w:eastAsiaTheme="minorEastAsia" w:cstheme="minorBidi"/>
              <w:noProof/>
              <w:sz w:val="22"/>
              <w:szCs w:val="22"/>
              <w:lang w:val="fr-FR"/>
            </w:rPr>
          </w:pPr>
          <w:ins w:id="16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"_Toc42259101"</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Part 2: Signs &amp; dictionary management</w:t>
            </w:r>
            <w:r>
              <w:rPr>
                <w:noProof/>
                <w:webHidden/>
              </w:rPr>
              <w:tab/>
            </w:r>
            <w:r>
              <w:rPr>
                <w:noProof/>
                <w:webHidden/>
              </w:rPr>
              <w:fldChar w:fldCharType="begin"/>
            </w:r>
            <w:r>
              <w:rPr>
                <w:noProof/>
                <w:webHidden/>
              </w:rPr>
              <w:instrText xml:space="preserve"> PAGEREF _Toc42259101 \h </w:instrText>
            </w:r>
          </w:ins>
          <w:r>
            <w:rPr>
              <w:noProof/>
              <w:webHidden/>
            </w:rPr>
          </w:r>
          <w:r>
            <w:rPr>
              <w:noProof/>
              <w:webHidden/>
            </w:rPr>
            <w:fldChar w:fldCharType="separate"/>
          </w:r>
          <w:ins w:id="163" w:author="Arthur Parmentier" w:date="2020-06-05T14:15:00Z">
            <w:r>
              <w:rPr>
                <w:noProof/>
                <w:webHidden/>
              </w:rPr>
              <w:t>30</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64" w:author="Arthur Parmentier" w:date="2020-06-05T14:15:00Z"/>
              <w:rFonts w:eastAsiaTheme="minorEastAsia" w:cstheme="minorBidi"/>
              <w:noProof/>
              <w:sz w:val="22"/>
              <w:szCs w:val="22"/>
              <w:lang w:val="fr-FR"/>
            </w:rPr>
          </w:pPr>
          <w:ins w:id="16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"_Toc42259103"</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3.</w:t>
            </w:r>
            <w:r>
              <w:rPr>
                <w:rFonts w:eastAsiaTheme="minorEastAsia" w:cstheme="minorBidi"/>
                <w:noProof/>
                <w:sz w:val="22"/>
                <w:szCs w:val="22"/>
                <w:lang w:val="fr-FR"/>
              </w:rPr>
              <w:tab/>
            </w:r>
            <w:r w:rsidRPr="00337EBD">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_Toc42259103 \h </w:instrText>
            </w:r>
          </w:ins>
          <w:r>
            <w:rPr>
              <w:noProof/>
              <w:webHidden/>
            </w:rPr>
          </w:r>
          <w:r>
            <w:rPr>
              <w:noProof/>
              <w:webHidden/>
            </w:rPr>
            <w:fldChar w:fldCharType="separate"/>
          </w:r>
          <w:ins w:id="166" w:author="Arthur Parmentier" w:date="2020-06-05T14:15:00Z">
            <w:r>
              <w:rPr>
                <w:noProof/>
                <w:webHidden/>
              </w:rPr>
              <w:t>34</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67" w:author="Arthur Parmentier" w:date="2020-06-05T14:15:00Z"/>
              <w:rFonts w:eastAsiaTheme="minorEastAsia" w:cstheme="minorBidi"/>
              <w:noProof/>
              <w:sz w:val="22"/>
              <w:szCs w:val="22"/>
              <w:lang w:val="fr-FR"/>
            </w:rPr>
          </w:pPr>
          <w:ins w:id="16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"_Toc42259105"</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4.</w:t>
            </w:r>
            <w:r>
              <w:rPr>
                <w:rFonts w:eastAsiaTheme="minorEastAsia" w:cstheme="minorBidi"/>
                <w:noProof/>
                <w:sz w:val="22"/>
                <w:szCs w:val="22"/>
                <w:lang w:val="fr-FR"/>
              </w:rPr>
              <w:tab/>
            </w:r>
            <w:r w:rsidRPr="00337EBD">
              <w:rPr>
                <w:rStyle w:val="Lienhypertexte"/>
                <w:noProof/>
              </w:rPr>
              <w:t>Part 4: Grammar parsing</w:t>
            </w:r>
            <w:r>
              <w:rPr>
                <w:noProof/>
                <w:webHidden/>
              </w:rPr>
              <w:tab/>
            </w:r>
            <w:r>
              <w:rPr>
                <w:noProof/>
                <w:webHidden/>
              </w:rPr>
              <w:fldChar w:fldCharType="begin"/>
            </w:r>
            <w:r>
              <w:rPr>
                <w:noProof/>
                <w:webHidden/>
              </w:rPr>
              <w:instrText xml:space="preserve"> PAGEREF _Toc42259105 \h </w:instrText>
            </w:r>
          </w:ins>
          <w:r>
            <w:rPr>
              <w:noProof/>
              <w:webHidden/>
            </w:rPr>
          </w:r>
          <w:r>
            <w:rPr>
              <w:noProof/>
              <w:webHidden/>
            </w:rPr>
            <w:fldChar w:fldCharType="separate"/>
          </w:r>
          <w:ins w:id="169" w:author="Arthur Parmentier" w:date="2020-06-05T14:15:00Z">
            <w:r>
              <w:rPr>
                <w:noProof/>
                <w:webHidden/>
              </w:rPr>
              <w:t>38</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70" w:author="Arthur Parmentier" w:date="2020-06-05T14:15:00Z"/>
              <w:rFonts w:eastAsiaTheme="minorEastAsia" w:cstheme="minorBidi"/>
              <w:noProof/>
              <w:sz w:val="22"/>
              <w:szCs w:val="22"/>
              <w:lang w:val="fr-FR"/>
            </w:rPr>
          </w:pPr>
          <w:ins w:id="171"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"_Toc42259107"</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5.</w:t>
            </w:r>
            <w:r>
              <w:rPr>
                <w:rFonts w:eastAsiaTheme="minorEastAsia" w:cstheme="minorBidi"/>
                <w:noProof/>
                <w:sz w:val="22"/>
                <w:szCs w:val="22"/>
                <w:lang w:val="fr-FR"/>
              </w:rPr>
              <w:tab/>
            </w:r>
            <w:r w:rsidRPr="00337EBD">
              <w:rPr>
                <w:rStyle w:val="Lienhypertexte"/>
                <w:noProof/>
              </w:rPr>
              <w:t>Part 5: Orchestra simulation</w:t>
            </w:r>
            <w:r>
              <w:rPr>
                <w:noProof/>
                <w:webHidden/>
              </w:rPr>
              <w:tab/>
            </w:r>
            <w:r>
              <w:rPr>
                <w:noProof/>
                <w:webHidden/>
              </w:rPr>
              <w:fldChar w:fldCharType="begin"/>
            </w:r>
            <w:r>
              <w:rPr>
                <w:noProof/>
                <w:webHidden/>
              </w:rPr>
              <w:instrText xml:space="preserve"> PAGEREF _Toc42259107 \h </w:instrText>
            </w:r>
          </w:ins>
          <w:r>
            <w:rPr>
              <w:noProof/>
              <w:webHidden/>
            </w:rPr>
          </w:r>
          <w:r>
            <w:rPr>
              <w:noProof/>
              <w:webHidden/>
            </w:rPr>
            <w:fldChar w:fldCharType="separate"/>
          </w:r>
          <w:ins w:id="172" w:author="Arthur Parmentier" w:date="2020-06-05T14:15:00Z">
            <w:r>
              <w:rPr>
                <w:noProof/>
                <w:webHidden/>
              </w:rPr>
              <w:t>43</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73" w:author="Arthur Parmentier" w:date="2020-06-05T14:15:00Z"/>
              <w:rFonts w:eastAsiaTheme="minorEastAsia" w:cstheme="minorBidi"/>
              <w:b w:val="0"/>
              <w:bCs w:val="0"/>
              <w:noProof/>
              <w:lang w:val="fr-FR"/>
            </w:rPr>
          </w:pPr>
          <w:ins w:id="174"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"_Toc42259108"</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D.</w:t>
            </w:r>
            <w:r>
              <w:rPr>
                <w:rFonts w:eastAsiaTheme="minorEastAsia" w:cstheme="minorBidi"/>
                <w:b w:val="0"/>
                <w:bCs w:val="0"/>
                <w:noProof/>
                <w:lang w:val="fr-FR"/>
              </w:rPr>
              <w:tab/>
            </w:r>
            <w:r w:rsidRPr="00337EBD">
              <w:rPr>
                <w:rStyle w:val="Lienhypertexte"/>
                <w:noProof/>
              </w:rPr>
              <w:t>Performance aspects</w:t>
            </w:r>
            <w:r>
              <w:rPr>
                <w:noProof/>
                <w:webHidden/>
              </w:rPr>
              <w:tab/>
            </w:r>
            <w:r>
              <w:rPr>
                <w:noProof/>
                <w:webHidden/>
              </w:rPr>
              <w:fldChar w:fldCharType="begin"/>
            </w:r>
            <w:r>
              <w:rPr>
                <w:noProof/>
                <w:webHidden/>
              </w:rPr>
              <w:instrText xml:space="preserve"> PAGEREF _Toc42259108 \h </w:instrText>
            </w:r>
          </w:ins>
          <w:r>
            <w:rPr>
              <w:noProof/>
              <w:webHidden/>
            </w:rPr>
          </w:r>
          <w:r>
            <w:rPr>
              <w:noProof/>
              <w:webHidden/>
            </w:rPr>
            <w:fldChar w:fldCharType="separate"/>
          </w:r>
          <w:ins w:id="175" w:author="Arthur Parmentier" w:date="2020-06-05T14:15:00Z">
            <w:r>
              <w:rPr>
                <w:noProof/>
                <w:webHidden/>
              </w:rPr>
              <w:t>45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76" w:author="Arthur Parmentier" w:date="2020-06-05T14:15:00Z"/>
              <w:rFonts w:eastAsiaTheme="minorEastAsia" w:cstheme="minorBidi"/>
              <w:noProof/>
              <w:sz w:val="22"/>
              <w:szCs w:val="22"/>
              <w:lang w:val="fr-FR"/>
            </w:rPr>
          </w:pPr>
          <w:ins w:id="177"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"_Toc42259109"</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PoseNet and Wekinator settings</w:t>
            </w:r>
            <w:r>
              <w:rPr>
                <w:noProof/>
                <w:webHidden/>
              </w:rPr>
              <w:tab/>
            </w:r>
            <w:r>
              <w:rPr>
                <w:noProof/>
                <w:webHidden/>
              </w:rPr>
              <w:fldChar w:fldCharType="begin"/>
            </w:r>
            <w:r>
              <w:rPr>
                <w:noProof/>
                <w:webHidden/>
              </w:rPr>
              <w:instrText xml:space="preserve"> PAGEREF _Toc42259109 \h </w:instrText>
            </w:r>
          </w:ins>
          <w:r>
            <w:rPr>
              <w:noProof/>
              <w:webHidden/>
            </w:rPr>
          </w:r>
          <w:r>
            <w:rPr>
              <w:noProof/>
              <w:webHidden/>
            </w:rPr>
            <w:fldChar w:fldCharType="separate"/>
          </w:r>
          <w:ins w:id="178" w:author="Arthur Parmentier" w:date="2020-06-05T14:15:00Z">
            <w:r>
              <w:rPr>
                <w:noProof/>
                <w:webHidden/>
              </w:rPr>
              <w:t>45</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79" w:author="Arthur Parmentier" w:date="2020-06-05T14:15:00Z"/>
              <w:rFonts w:eastAsiaTheme="minorEastAsia" w:cstheme="minorBidi"/>
              <w:noProof/>
              <w:sz w:val="22"/>
              <w:szCs w:val="22"/>
              <w:lang w:val="fr-FR"/>
            </w:rPr>
          </w:pPr>
          <w:ins w:id="180"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"_Toc42259110"</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Threading</w:t>
            </w:r>
            <w:r>
              <w:rPr>
                <w:noProof/>
                <w:webHidden/>
              </w:rPr>
              <w:tab/>
            </w:r>
            <w:r>
              <w:rPr>
                <w:noProof/>
                <w:webHidden/>
              </w:rPr>
              <w:fldChar w:fldCharType="begin"/>
            </w:r>
            <w:r>
              <w:rPr>
                <w:noProof/>
                <w:webHidden/>
              </w:rPr>
              <w:instrText xml:space="preserve"> PAGEREF _Toc42259110 \h </w:instrText>
            </w:r>
          </w:ins>
          <w:r>
            <w:rPr>
              <w:noProof/>
              <w:webHidden/>
            </w:rPr>
          </w:r>
          <w:r>
            <w:rPr>
              <w:noProof/>
              <w:webHidden/>
            </w:rPr>
            <w:fldChar w:fldCharType="separate"/>
          </w:r>
          <w:ins w:id="181" w:author="Arthur Parmentier" w:date="2020-06-05T14:15:00Z">
            <w:r>
              <w:rPr>
                <w:noProof/>
                <w:webHidden/>
              </w:rPr>
              <w:t>46</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82" w:author="Arthur Parmentier" w:date="2020-06-05T14:15:00Z"/>
              <w:rFonts w:eastAsiaTheme="minorEastAsia" w:cstheme="minorBidi"/>
              <w:b w:val="0"/>
              <w:bCs w:val="0"/>
              <w:noProof/>
              <w:lang w:val="fr-FR"/>
            </w:rPr>
          </w:pPr>
          <w:ins w:id="183"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"_Toc42259111"</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E.</w:t>
            </w:r>
            <w:r>
              <w:rPr>
                <w:rFonts w:eastAsiaTheme="minorEastAsia" w:cstheme="minorBidi"/>
                <w:b w:val="0"/>
                <w:bCs w:val="0"/>
                <w:noProof/>
                <w:lang w:val="fr-FR"/>
              </w:rPr>
              <w:tab/>
            </w:r>
            <w:r w:rsidRPr="00337EBD">
              <w:rPr>
                <w:rStyle w:val="Lienhypertexte"/>
                <w:noProof/>
              </w:rPr>
              <w:t>Learning in SP and numerical tool</w:t>
            </w:r>
            <w:r>
              <w:rPr>
                <w:noProof/>
                <w:webHidden/>
              </w:rPr>
              <w:tab/>
            </w:r>
            <w:r>
              <w:rPr>
                <w:noProof/>
                <w:webHidden/>
              </w:rPr>
              <w:fldChar w:fldCharType="begin"/>
            </w:r>
            <w:r>
              <w:rPr>
                <w:noProof/>
                <w:webHidden/>
              </w:rPr>
              <w:instrText xml:space="preserve"> PAGEREF _Toc42259111 \h </w:instrText>
            </w:r>
          </w:ins>
          <w:r>
            <w:rPr>
              <w:noProof/>
              <w:webHidden/>
            </w:rPr>
          </w:r>
          <w:r>
            <w:rPr>
              <w:noProof/>
              <w:webHidden/>
            </w:rPr>
            <w:fldChar w:fldCharType="separate"/>
          </w:r>
          <w:ins w:id="184" w:author="Arthur Parmentier" w:date="2020-06-05T14:15:00Z">
            <w:r>
              <w:rPr>
                <w:noProof/>
                <w:webHidden/>
              </w:rPr>
              <w:t>46</w:t>
            </w:r>
            <w:r>
              <w:rPr>
                <w:noProof/>
                <w:webHidden/>
              </w:rPr>
              <w:fldChar w:fldCharType="end"/>
            </w:r>
            <w:r w:rsidRPr="00337EBD">
              <w:rPr>
                <w:rStyle w:val="Lienhypertexte"/>
                <w:noProof/>
              </w:rPr>
              <w:fldChar w:fldCharType="end"/>
            </w:r>
          </w:ins>
        </w:p>
        <w:p w:rsidR="00BF73B1" w:rsidRDefault="00BF73B1">
          <w:pPr>
            <w:pStyle w:val="TM2"/>
            <w:tabs>
              <w:tab w:val="left" w:pos="660"/>
              <w:tab w:val="right" w:leader="dot" w:pos="9736"/>
            </w:tabs>
            <w:rPr>
              <w:ins w:id="185" w:author="Arthur Parmentier" w:date="2020-06-05T14:15:00Z"/>
              <w:rFonts w:eastAsiaTheme="minorEastAsia" w:cstheme="minorBidi"/>
              <w:b w:val="0"/>
              <w:bCs w:val="0"/>
              <w:noProof/>
              <w:lang w:val="fr-FR"/>
            </w:rPr>
          </w:pPr>
          <w:ins w:id="186"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"_Toc42259112"</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F.</w:t>
            </w:r>
            <w:r>
              <w:rPr>
                <w:rFonts w:eastAsiaTheme="minorEastAsia" w:cstheme="minorBidi"/>
                <w:b w:val="0"/>
                <w:bCs w:val="0"/>
                <w:noProof/>
                <w:lang w:val="fr-FR"/>
              </w:rPr>
              <w:tab/>
            </w:r>
            <w:r w:rsidRPr="00337EBD">
              <w:rPr>
                <w:rStyle w:val="Lienhypertexte"/>
                <w:noProof/>
              </w:rPr>
              <w:t>Potential &amp; future of the tool</w:t>
            </w:r>
            <w:r>
              <w:rPr>
                <w:noProof/>
                <w:webHidden/>
              </w:rPr>
              <w:tab/>
            </w:r>
            <w:r>
              <w:rPr>
                <w:noProof/>
                <w:webHidden/>
              </w:rPr>
              <w:fldChar w:fldCharType="begin"/>
            </w:r>
            <w:r>
              <w:rPr>
                <w:noProof/>
                <w:webHidden/>
              </w:rPr>
              <w:instrText xml:space="preserve"> PAGEREF _Toc42259112 \h </w:instrText>
            </w:r>
          </w:ins>
          <w:r>
            <w:rPr>
              <w:noProof/>
              <w:webHidden/>
            </w:rPr>
          </w:r>
          <w:r>
            <w:rPr>
              <w:noProof/>
              <w:webHidden/>
            </w:rPr>
            <w:fldChar w:fldCharType="separate"/>
          </w:r>
          <w:ins w:id="187" w:author="Arthur Parmentier" w:date="2020-06-05T14:15:00Z">
            <w:r>
              <w:rPr>
                <w:noProof/>
                <w:webHidden/>
              </w:rPr>
              <w:t>46</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88" w:author="Arthur Parmentier" w:date="2020-06-05T14:15:00Z"/>
              <w:rFonts w:eastAsiaTheme="minorEastAsia" w:cstheme="minorBidi"/>
              <w:noProof/>
              <w:sz w:val="22"/>
              <w:szCs w:val="22"/>
              <w:lang w:val="fr-FR"/>
            </w:rPr>
          </w:pPr>
          <w:ins w:id="189"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"_Toc42259113"</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1.</w:t>
            </w:r>
            <w:r>
              <w:rPr>
                <w:rFonts w:eastAsiaTheme="minorEastAsia" w:cstheme="minorBidi"/>
                <w:noProof/>
                <w:sz w:val="22"/>
                <w:szCs w:val="22"/>
                <w:lang w:val="fr-FR"/>
              </w:rPr>
              <w:tab/>
            </w:r>
            <w:r w:rsidRPr="00337EBD">
              <w:rPr>
                <w:rStyle w:val="Lienhypertexte"/>
                <w:noProof/>
              </w:rPr>
              <w:t>Emotion recognition</w:t>
            </w:r>
            <w:r>
              <w:rPr>
                <w:noProof/>
                <w:webHidden/>
              </w:rPr>
              <w:tab/>
            </w:r>
            <w:r>
              <w:rPr>
                <w:noProof/>
                <w:webHidden/>
              </w:rPr>
              <w:fldChar w:fldCharType="begin"/>
            </w:r>
            <w:r>
              <w:rPr>
                <w:noProof/>
                <w:webHidden/>
              </w:rPr>
              <w:instrText xml:space="preserve"> PAGEREF _Toc42259113 \h </w:instrText>
            </w:r>
          </w:ins>
          <w:r>
            <w:rPr>
              <w:noProof/>
              <w:webHidden/>
            </w:rPr>
          </w:r>
          <w:r>
            <w:rPr>
              <w:noProof/>
              <w:webHidden/>
            </w:rPr>
            <w:fldChar w:fldCharType="separate"/>
          </w:r>
          <w:ins w:id="190" w:author="Arthur Parmentier" w:date="2020-06-05T14:15:00Z">
            <w:r>
              <w:rPr>
                <w:noProof/>
                <w:webHidden/>
              </w:rPr>
              <w:t>46</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91" w:author="Arthur Parmentier" w:date="2020-06-05T14:15:00Z"/>
              <w:rFonts w:eastAsiaTheme="minorEastAsia" w:cstheme="minorBidi"/>
              <w:noProof/>
              <w:sz w:val="22"/>
              <w:szCs w:val="22"/>
              <w:lang w:val="fr-FR"/>
            </w:rPr>
          </w:pPr>
          <w:ins w:id="192"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"_Toc42259115"</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2.</w:t>
            </w:r>
            <w:r>
              <w:rPr>
                <w:rFonts w:eastAsiaTheme="minorEastAsia" w:cstheme="minorBidi"/>
                <w:noProof/>
                <w:sz w:val="22"/>
                <w:szCs w:val="22"/>
                <w:lang w:val="fr-FR"/>
              </w:rPr>
              <w:tab/>
            </w:r>
            <w:r w:rsidRPr="00337EBD">
              <w:rPr>
                <w:rStyle w:val="Lienhypertexte"/>
                <w:noProof/>
              </w:rPr>
              <w:t>Classification problem with CRF</w:t>
            </w:r>
            <w:r>
              <w:rPr>
                <w:noProof/>
                <w:webHidden/>
              </w:rPr>
              <w:tab/>
            </w:r>
            <w:r>
              <w:rPr>
                <w:noProof/>
                <w:webHidden/>
              </w:rPr>
              <w:fldChar w:fldCharType="begin"/>
            </w:r>
            <w:r>
              <w:rPr>
                <w:noProof/>
                <w:webHidden/>
              </w:rPr>
              <w:instrText xml:space="preserve"> PAGEREF _Toc42259115 \h </w:instrText>
            </w:r>
          </w:ins>
          <w:r>
            <w:rPr>
              <w:noProof/>
              <w:webHidden/>
            </w:rPr>
          </w:r>
          <w:r>
            <w:rPr>
              <w:noProof/>
              <w:webHidden/>
            </w:rPr>
            <w:fldChar w:fldCharType="separate"/>
          </w:r>
          <w:ins w:id="193" w:author="Arthur Parmentier" w:date="2020-06-05T14:15:00Z">
            <w:r>
              <w:rPr>
                <w:noProof/>
                <w:webHidden/>
              </w:rPr>
              <w:t>47</w:t>
            </w:r>
            <w:r>
              <w:rPr>
                <w:noProof/>
                <w:webHidden/>
              </w:rPr>
              <w:fldChar w:fldCharType="end"/>
            </w:r>
            <w:r w:rsidRPr="00337EBD">
              <w:rPr>
                <w:rStyle w:val="Lienhypertexte"/>
                <w:noProof/>
              </w:rPr>
              <w:fldChar w:fldCharType="end"/>
            </w:r>
          </w:ins>
        </w:p>
        <w:p w:rsidR="00BF73B1" w:rsidRDefault="00BF73B1">
          <w:pPr>
            <w:pStyle w:val="TM3"/>
            <w:tabs>
              <w:tab w:val="left" w:pos="880"/>
              <w:tab w:val="right" w:leader="dot" w:pos="9736"/>
            </w:tabs>
            <w:rPr>
              <w:ins w:id="194" w:author="Arthur Parmentier" w:date="2020-06-05T14:15:00Z"/>
              <w:rFonts w:eastAsiaTheme="minorEastAsia" w:cstheme="minorBidi"/>
              <w:noProof/>
              <w:sz w:val="22"/>
              <w:szCs w:val="22"/>
              <w:lang w:val="fr-FR"/>
            </w:rPr>
          </w:pPr>
          <w:ins w:id="195"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"_Toc42259116"</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3.</w:t>
            </w:r>
            <w:r>
              <w:rPr>
                <w:rFonts w:eastAsiaTheme="minorEastAsia" w:cstheme="minorBidi"/>
                <w:noProof/>
                <w:sz w:val="22"/>
                <w:szCs w:val="22"/>
                <w:lang w:val="fr-FR"/>
              </w:rPr>
              <w:tab/>
            </w:r>
            <w:r w:rsidRPr="00337EBD">
              <w:rPr>
                <w:rStyle w:val="Lienhypertexte"/>
                <w:noProof/>
              </w:rPr>
              <w:t>The future</w:t>
            </w:r>
            <w:r>
              <w:rPr>
                <w:noProof/>
                <w:webHidden/>
              </w:rPr>
              <w:tab/>
            </w:r>
            <w:r>
              <w:rPr>
                <w:noProof/>
                <w:webHidden/>
              </w:rPr>
              <w:fldChar w:fldCharType="begin"/>
            </w:r>
            <w:r>
              <w:rPr>
                <w:noProof/>
                <w:webHidden/>
              </w:rPr>
              <w:instrText xml:space="preserve"> PAGEREF _Toc42259116 \h </w:instrText>
            </w:r>
          </w:ins>
          <w:r>
            <w:rPr>
              <w:noProof/>
              <w:webHidden/>
            </w:rPr>
          </w:r>
          <w:r>
            <w:rPr>
              <w:noProof/>
              <w:webHidden/>
            </w:rPr>
            <w:fldChar w:fldCharType="separate"/>
          </w:r>
          <w:ins w:id="196" w:author="Arthur Parmentier" w:date="2020-06-05T14:15:00Z">
            <w:r>
              <w:rPr>
                <w:noProof/>
                <w:webHidden/>
              </w:rPr>
              <w:t>47</w:t>
            </w:r>
            <w:r>
              <w:rPr>
                <w:noProof/>
                <w:webHidden/>
              </w:rPr>
              <w:fldChar w:fldCharType="end"/>
            </w:r>
            <w:r w:rsidRPr="00337EBD">
              <w:rPr>
                <w:rStyle w:val="Lienhypertexte"/>
                <w:noProof/>
              </w:rPr>
              <w:fldChar w:fldCharType="end"/>
            </w:r>
          </w:ins>
        </w:p>
        <w:p w:rsidR="00BF73B1" w:rsidRDefault="00BF73B1">
          <w:pPr>
            <w:pStyle w:val="TM1"/>
            <w:tabs>
              <w:tab w:val="left" w:pos="660"/>
              <w:tab w:val="right" w:leader="dot" w:pos="9736"/>
            </w:tabs>
            <w:rPr>
              <w:ins w:id="197" w:author="Arthur Parmentier" w:date="2020-06-05T14:15:00Z"/>
              <w:rFonts w:eastAsiaTheme="minorEastAsia" w:cstheme="minorBidi"/>
              <w:b w:val="0"/>
              <w:bCs w:val="0"/>
              <w:i w:val="0"/>
              <w:iCs w:val="0"/>
              <w:noProof/>
              <w:sz w:val="22"/>
              <w:szCs w:val="22"/>
              <w:lang w:val="fr-FR"/>
            </w:rPr>
          </w:pPr>
          <w:ins w:id="198" w:author="Arthur Parmentier" w:date="2020-06-05T14:15:00Z">
            <w:r w:rsidRPr="00337EBD">
              <w:rPr>
                <w:rStyle w:val="Lienhypertexte"/>
                <w:noProof/>
              </w:rPr>
              <w:fldChar w:fldCharType="begin"/>
            </w:r>
            <w:r w:rsidRPr="00337EBD">
              <w:rPr>
                <w:rStyle w:val="Lienhypertexte"/>
                <w:noProof/>
              </w:rPr>
              <w:instrText xml:space="preserve"> </w:instrText>
            </w:r>
            <w:r>
              <w:rPr>
                <w:noProof/>
              </w:rPr>
              <w:instrText>HYPERLINK \l "_Toc42259117"</w:instrText>
            </w:r>
            <w:r w:rsidRPr="00337EBD">
              <w:rPr>
                <w:rStyle w:val="Lienhypertexte"/>
                <w:noProof/>
              </w:rPr>
              <w:instrText xml:space="preserve"> </w:instrText>
            </w:r>
            <w:r w:rsidRPr="00337EBD">
              <w:rPr>
                <w:rStyle w:val="Lienhypertexte"/>
                <w:noProof/>
              </w:rPr>
              <w:fldChar w:fldCharType="separate"/>
            </w:r>
            <w:r w:rsidRPr="00337EBD">
              <w:rPr>
                <w:rStyle w:val="Lienhypertexte"/>
                <w:noProof/>
              </w:rPr>
              <w:t>VIII.</w:t>
            </w:r>
            <w:r>
              <w:rPr>
                <w:rFonts w:eastAsiaTheme="minorEastAsia" w:cstheme="minorBidi"/>
                <w:b w:val="0"/>
                <w:bCs w:val="0"/>
                <w:i w:val="0"/>
                <w:iCs w:val="0"/>
                <w:noProof/>
                <w:sz w:val="22"/>
                <w:szCs w:val="22"/>
                <w:lang w:val="fr-FR"/>
              </w:rPr>
              <w:tab/>
            </w:r>
            <w:r w:rsidRPr="00337EBD">
              <w:rPr>
                <w:rStyle w:val="Lienhypertexte"/>
                <w:noProof/>
              </w:rPr>
              <w:t>Conclusion</w:t>
            </w:r>
            <w:r>
              <w:rPr>
                <w:noProof/>
                <w:webHidden/>
              </w:rPr>
              <w:tab/>
            </w:r>
            <w:r>
              <w:rPr>
                <w:noProof/>
                <w:webHidden/>
              </w:rPr>
              <w:fldChar w:fldCharType="begin"/>
            </w:r>
            <w:r>
              <w:rPr>
                <w:noProof/>
                <w:webHidden/>
              </w:rPr>
              <w:instrText xml:space="preserve"> PAGEREF _Toc42259117 \h </w:instrText>
            </w:r>
          </w:ins>
          <w:r>
            <w:rPr>
              <w:noProof/>
              <w:webHidden/>
            </w:rPr>
          </w:r>
          <w:r>
            <w:rPr>
              <w:noProof/>
              <w:webHidden/>
            </w:rPr>
            <w:fldChar w:fldCharType="separate"/>
          </w:r>
          <w:ins w:id="199" w:author="Arthur Parmentier" w:date="2020-06-05T14:15:00Z">
            <w:r>
              <w:rPr>
                <w:noProof/>
                <w:webHidden/>
              </w:rPr>
              <w:t>47</w:t>
            </w:r>
            <w:r>
              <w:rPr>
                <w:noProof/>
                <w:webHidden/>
              </w:rPr>
              <w:fldChar w:fldCharType="end"/>
            </w:r>
            <w:r w:rsidRPr="00337EBD">
              <w:rPr>
                <w:rStyle w:val="Lienhypertexte"/>
                <w:noProof/>
              </w:rPr>
              <w:fldChar w:fldCharType="end"/>
            </w:r>
          </w:ins>
        </w:p>
        <w:p w:rsidR="00DC3FF9" w:rsidDel="00BA3828" w:rsidRDefault="00DC3FF9" w:rsidP="00E6654A">
          <w:pPr>
            <w:pStyle w:val="TM1"/>
            <w:rPr>
              <w:del w:id="200" w:author="Arthur Parmentier" w:date="2020-05-14T13:28:00Z"/>
              <w:rFonts w:eastAsiaTheme="minorEastAsia" w:cstheme="minorBidi"/>
              <w:noProof/>
              <w:sz w:val="22"/>
              <w:szCs w:val="22"/>
              <w:lang w:val="fr-FR"/>
            </w:rPr>
          </w:pPr>
          <w:del w:id="201" w:author="Arthur Parmentier" w:date="2020-05-14T13:28:00Z">
            <w:r w:rsidRPr="00BA3828" w:rsidDel="00BA3828">
              <w:rPr>
                <w:rPrChange w:id="202" w:author="Arthur Parmentier" w:date="2020-05-14T13:28:00Z">
                  <w:rPr>
                    <w:rStyle w:val="Lienhypertexte"/>
                    <w:noProof/>
                  </w:rPr>
                </w:rPrChange>
              </w:rPr>
              <w:delText>I.</w:delText>
            </w:r>
            <w:r w:rsidDel="00BA3828">
              <w:rPr>
                <w:rFonts w:eastAsiaTheme="minorEastAsia" w:cstheme="minorBidi"/>
                <w:noProof/>
                <w:sz w:val="22"/>
                <w:szCs w:val="22"/>
                <w:lang w:val="fr-FR"/>
              </w:rPr>
              <w:tab/>
            </w:r>
            <w:r w:rsidRPr="00BA3828" w:rsidDel="00BA3828">
              <w:rPr>
                <w:rPrChange w:id="203" w:author="Arthur Parmentier" w:date="2020-05-14T13:28:00Z">
                  <w:rPr>
                    <w:rStyle w:val="Lienhypertexte"/>
                    <w:noProof/>
                  </w:rPr>
                </w:rPrChange>
              </w:rPr>
              <w:delText>Introduction</w:delText>
            </w:r>
            <w:r w:rsidDel="00BA3828">
              <w:rPr>
                <w:noProof/>
                <w:webHidden/>
              </w:rPr>
              <w:tab/>
              <w:delText>2</w:delText>
            </w:r>
          </w:del>
        </w:p>
        <w:p w:rsidR="00DC3FF9" w:rsidDel="00BA3828" w:rsidRDefault="00DC3FF9" w:rsidP="00E6654A">
          <w:pPr>
            <w:pStyle w:val="TM1"/>
            <w:rPr>
              <w:del w:id="204" w:author="Arthur Parmentier" w:date="2020-05-14T13:28:00Z"/>
              <w:rFonts w:eastAsiaTheme="minorEastAsia" w:cstheme="minorBidi"/>
              <w:noProof/>
              <w:sz w:val="22"/>
              <w:szCs w:val="22"/>
              <w:lang w:val="fr-FR"/>
            </w:rPr>
          </w:pPr>
          <w:del w:id="205" w:author="Arthur Parmentier" w:date="2020-05-14T13:28:00Z">
            <w:r w:rsidRPr="00BA3828" w:rsidDel="00BA3828">
              <w:rPr>
                <w:rPrChange w:id="206" w:author="Arthur Parmentier" w:date="2020-05-14T13:28:00Z">
                  <w:rPr>
                    <w:rStyle w:val="Lienhypertexte"/>
                    <w:noProof/>
                  </w:rPr>
                </w:rPrChange>
              </w:rPr>
              <w:delText>III.</w:delText>
            </w:r>
            <w:r w:rsidDel="00BA3828">
              <w:rPr>
                <w:rFonts w:eastAsiaTheme="minorEastAsia" w:cstheme="minorBidi"/>
                <w:noProof/>
                <w:sz w:val="22"/>
                <w:szCs w:val="22"/>
                <w:lang w:val="fr-FR"/>
              </w:rPr>
              <w:tab/>
            </w:r>
            <w:r w:rsidRPr="00BA3828" w:rsidDel="00BA3828">
              <w:rPr>
                <w:rPrChange w:id="207" w:author="Arthur Parmentier" w:date="2020-05-14T13:28:00Z">
                  <w:rPr>
                    <w:rStyle w:val="Lienhypertexte"/>
                    <w:noProof/>
                  </w:rPr>
                </w:rPrChange>
              </w:rPr>
              <w:delText>A brief history of Soundpainting</w:delText>
            </w:r>
            <w:r w:rsidDel="00BA3828">
              <w:rPr>
                <w:noProof/>
                <w:webHidden/>
              </w:rPr>
              <w:tab/>
              <w:delText>3</w:delText>
            </w:r>
          </w:del>
        </w:p>
        <w:p w:rsidR="00DC3FF9" w:rsidDel="00BA3828" w:rsidRDefault="00DC3FF9" w:rsidP="00E6654A">
          <w:pPr>
            <w:pStyle w:val="TM2"/>
            <w:rPr>
              <w:del w:id="208" w:author="Arthur Parmentier" w:date="2020-05-14T13:28:00Z"/>
              <w:rFonts w:eastAsiaTheme="minorEastAsia" w:cstheme="minorBidi"/>
              <w:noProof/>
              <w:lang w:val="fr-FR"/>
            </w:rPr>
          </w:pPr>
          <w:del w:id="209" w:author="Arthur Parmentier" w:date="2020-05-14T13:28:00Z">
            <w:r w:rsidRPr="00BA3828" w:rsidDel="00BA3828">
              <w:rPr>
                <w:rPrChange w:id="210" w:author="Arthur Parmentier" w:date="2020-05-14T13:28:00Z">
                  <w:rPr>
                    <w:rStyle w:val="Lienhypertexte"/>
                    <w:noProof/>
                  </w:rPr>
                </w:rPrChange>
              </w:rPr>
              <w:delText>A.</w:delText>
            </w:r>
            <w:r w:rsidDel="00BA3828">
              <w:rPr>
                <w:rFonts w:eastAsiaTheme="minorEastAsia" w:cstheme="minorBidi"/>
                <w:noProof/>
                <w:lang w:val="fr-FR"/>
              </w:rPr>
              <w:tab/>
            </w:r>
            <w:r w:rsidRPr="00BA3828" w:rsidDel="00BA3828">
              <w:rPr>
                <w:rPrChange w:id="211" w:author="Arthur Parmentier" w:date="2020-05-14T13:28:00Z">
                  <w:rPr>
                    <w:rStyle w:val="Lienhypertexte"/>
                    <w:noProof/>
                  </w:rPr>
                </w:rPrChange>
              </w:rPr>
              <w:delText>Back in Woodstock 1974: emergence in emergency</w:delText>
            </w:r>
            <w:r w:rsidDel="00BA3828">
              <w:rPr>
                <w:noProof/>
                <w:webHidden/>
              </w:rPr>
              <w:tab/>
              <w:delText>3</w:delText>
            </w:r>
          </w:del>
        </w:p>
        <w:p w:rsidR="00DC3FF9" w:rsidDel="00BA3828" w:rsidRDefault="00DC3FF9" w:rsidP="00E6654A">
          <w:pPr>
            <w:pStyle w:val="TM2"/>
            <w:rPr>
              <w:del w:id="212" w:author="Arthur Parmentier" w:date="2020-05-14T13:28:00Z"/>
              <w:rFonts w:eastAsiaTheme="minorEastAsia" w:cstheme="minorBidi"/>
              <w:noProof/>
              <w:lang w:val="fr-FR"/>
            </w:rPr>
          </w:pPr>
          <w:del w:id="213" w:author="Arthur Parmentier" w:date="2020-05-14T13:28:00Z">
            <w:r w:rsidRPr="00BA3828" w:rsidDel="00BA3828">
              <w:rPr>
                <w:rPrChange w:id="214" w:author="Arthur Parmentier" w:date="2020-05-14T13:28:00Z">
                  <w:rPr>
                    <w:rStyle w:val="Lienhypertexte"/>
                    <w:noProof/>
                  </w:rPr>
                </w:rPrChange>
              </w:rPr>
              <w:delText>B.</w:delText>
            </w:r>
            <w:r w:rsidDel="00BA3828">
              <w:rPr>
                <w:rFonts w:eastAsiaTheme="minorEastAsia" w:cstheme="minorBidi"/>
                <w:noProof/>
                <w:lang w:val="fr-FR"/>
              </w:rPr>
              <w:tab/>
            </w:r>
            <w:r w:rsidRPr="00BA3828" w:rsidDel="00BA3828">
              <w:rPr>
                <w:rPrChange w:id="215" w:author="Arthur Parmentier" w:date="2020-05-14T13:28:00Z">
                  <w:rPr>
                    <w:rStyle w:val="Lienhypertexte"/>
                    <w:noProof/>
                  </w:rPr>
                </w:rPrChange>
              </w:rPr>
              <w:delText>A new form of composition</w:delText>
            </w:r>
            <w:r w:rsidDel="00BA3828">
              <w:rPr>
                <w:noProof/>
                <w:webHidden/>
              </w:rPr>
              <w:tab/>
              <w:delText>3</w:delText>
            </w:r>
          </w:del>
        </w:p>
        <w:p w:rsidR="00DC3FF9" w:rsidDel="00BA3828" w:rsidRDefault="00DC3FF9" w:rsidP="00E6654A">
          <w:pPr>
            <w:pStyle w:val="TM3"/>
            <w:rPr>
              <w:del w:id="216" w:author="Arthur Parmentier" w:date="2020-05-14T13:28:00Z"/>
              <w:rFonts w:eastAsiaTheme="minorEastAsia" w:cstheme="minorBidi"/>
              <w:noProof/>
              <w:sz w:val="22"/>
              <w:szCs w:val="22"/>
              <w:lang w:val="fr-FR"/>
            </w:rPr>
          </w:pPr>
          <w:del w:id="217" w:author="Arthur Parmentier" w:date="2020-05-14T13:28:00Z">
            <w:r w:rsidRPr="00BA3828" w:rsidDel="00BA3828">
              <w:rPr>
                <w:rPrChange w:id="218"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19" w:author="Arthur Parmentier" w:date="2020-05-14T13:28:00Z">
                  <w:rPr>
                    <w:rStyle w:val="Lienhypertexte"/>
                    <w:noProof/>
                  </w:rPr>
                </w:rPrChange>
              </w:rPr>
              <w:delText>Sign language: from cultural concepts to performance</w:delText>
            </w:r>
            <w:r w:rsidDel="00BA3828">
              <w:rPr>
                <w:noProof/>
                <w:webHidden/>
              </w:rPr>
              <w:tab/>
              <w:delText>3</w:delText>
            </w:r>
          </w:del>
        </w:p>
        <w:p w:rsidR="00DC3FF9" w:rsidDel="00BA3828" w:rsidRDefault="00DC3FF9" w:rsidP="00E6654A">
          <w:pPr>
            <w:pStyle w:val="TM3"/>
            <w:rPr>
              <w:del w:id="220" w:author="Arthur Parmentier" w:date="2020-05-14T13:28:00Z"/>
              <w:rFonts w:eastAsiaTheme="minorEastAsia" w:cstheme="minorBidi"/>
              <w:noProof/>
              <w:sz w:val="22"/>
              <w:szCs w:val="22"/>
              <w:lang w:val="fr-FR"/>
            </w:rPr>
          </w:pPr>
          <w:del w:id="221" w:author="Arthur Parmentier" w:date="2020-05-14T13:28:00Z">
            <w:r w:rsidRPr="00BA3828" w:rsidDel="00BA3828">
              <w:rPr>
                <w:rPrChange w:id="222"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23" w:author="Arthur Parmentier" w:date="2020-05-14T13:28:00Z">
                  <w:rPr>
                    <w:rStyle w:val="Lienhypertexte"/>
                    <w:noProof/>
                  </w:rPr>
                </w:rPrChange>
              </w:rPr>
              <w:delText>A multidisciplinary language</w:delText>
            </w:r>
            <w:r w:rsidDel="00BA3828">
              <w:rPr>
                <w:noProof/>
                <w:webHidden/>
              </w:rPr>
              <w:tab/>
              <w:delText>3</w:delText>
            </w:r>
          </w:del>
        </w:p>
        <w:p w:rsidR="00DC3FF9" w:rsidDel="00BA3828" w:rsidRDefault="00DC3FF9" w:rsidP="00E6654A">
          <w:pPr>
            <w:pStyle w:val="TM3"/>
            <w:rPr>
              <w:del w:id="224" w:author="Arthur Parmentier" w:date="2020-05-14T13:28:00Z"/>
              <w:rFonts w:eastAsiaTheme="minorEastAsia" w:cstheme="minorBidi"/>
              <w:noProof/>
              <w:sz w:val="22"/>
              <w:szCs w:val="22"/>
              <w:lang w:val="fr-FR"/>
            </w:rPr>
          </w:pPr>
          <w:del w:id="225" w:author="Arthur Parmentier" w:date="2020-05-14T13:28:00Z">
            <w:r w:rsidRPr="00BA3828" w:rsidDel="00BA3828">
              <w:rPr>
                <w:rPrChange w:id="226"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227" w:author="Arthur Parmentier" w:date="2020-05-14T13:28:00Z">
                  <w:rPr>
                    <w:rStyle w:val="Lienhypertexte"/>
                    <w:noProof/>
                  </w:rPr>
                </w:rPrChange>
              </w:rPr>
              <w:delText>Fertility in Europe, worldwide spread in modern societies</w:delText>
            </w:r>
            <w:r w:rsidDel="00BA3828">
              <w:rPr>
                <w:noProof/>
                <w:webHidden/>
              </w:rPr>
              <w:tab/>
              <w:delText>4</w:delText>
            </w:r>
          </w:del>
        </w:p>
        <w:p w:rsidR="00DC3FF9" w:rsidDel="00BA3828" w:rsidRDefault="00DC3FF9" w:rsidP="00E6654A">
          <w:pPr>
            <w:pStyle w:val="TM1"/>
            <w:rPr>
              <w:del w:id="228" w:author="Arthur Parmentier" w:date="2020-05-14T13:28:00Z"/>
              <w:rFonts w:eastAsiaTheme="minorEastAsia" w:cstheme="minorBidi"/>
              <w:noProof/>
              <w:sz w:val="22"/>
              <w:szCs w:val="22"/>
              <w:lang w:val="fr-FR"/>
            </w:rPr>
          </w:pPr>
          <w:del w:id="229" w:author="Arthur Parmentier" w:date="2020-05-14T13:28:00Z">
            <w:r w:rsidRPr="00BA3828" w:rsidDel="00BA3828">
              <w:rPr>
                <w:rPrChange w:id="230" w:author="Arthur Parmentier" w:date="2020-05-14T13:28:00Z">
                  <w:rPr>
                    <w:rStyle w:val="Lienhypertexte"/>
                    <w:noProof/>
                  </w:rPr>
                </w:rPrChange>
              </w:rPr>
              <w:delText>IV.</w:delText>
            </w:r>
            <w:r w:rsidDel="00BA3828">
              <w:rPr>
                <w:rFonts w:eastAsiaTheme="minorEastAsia" w:cstheme="minorBidi"/>
                <w:noProof/>
                <w:sz w:val="22"/>
                <w:szCs w:val="22"/>
                <w:lang w:val="fr-FR"/>
              </w:rPr>
              <w:tab/>
            </w:r>
            <w:r w:rsidRPr="00BA3828" w:rsidDel="00BA3828">
              <w:rPr>
                <w:rPrChange w:id="231" w:author="Arthur Parmentier" w:date="2020-05-14T13:28:00Z">
                  <w:rPr>
                    <w:rStyle w:val="Lienhypertexte"/>
                    <w:noProof/>
                  </w:rPr>
                </w:rPrChange>
              </w:rPr>
              <w:delText>Historical and theoretical context</w:delText>
            </w:r>
            <w:r w:rsidDel="00BA3828">
              <w:rPr>
                <w:noProof/>
                <w:webHidden/>
              </w:rPr>
              <w:tab/>
              <w:delText>4</w:delText>
            </w:r>
          </w:del>
        </w:p>
        <w:p w:rsidR="00DC3FF9" w:rsidDel="00BA3828" w:rsidRDefault="00DC3FF9" w:rsidP="00E6654A">
          <w:pPr>
            <w:pStyle w:val="TM2"/>
            <w:rPr>
              <w:del w:id="232" w:author="Arthur Parmentier" w:date="2020-05-14T13:28:00Z"/>
              <w:rFonts w:eastAsiaTheme="minorEastAsia" w:cstheme="minorBidi"/>
              <w:noProof/>
              <w:lang w:val="fr-FR"/>
            </w:rPr>
          </w:pPr>
          <w:del w:id="233" w:author="Arthur Parmentier" w:date="2020-05-14T13:28:00Z">
            <w:r w:rsidRPr="00BA3828" w:rsidDel="00BA3828">
              <w:rPr>
                <w:rPrChange w:id="234" w:author="Arthur Parmentier" w:date="2020-05-14T13:28:00Z">
                  <w:rPr>
                    <w:rStyle w:val="Lienhypertexte"/>
                    <w:noProof/>
                  </w:rPr>
                </w:rPrChange>
              </w:rPr>
              <w:delText>A.</w:delText>
            </w:r>
            <w:r w:rsidDel="00BA3828">
              <w:rPr>
                <w:rFonts w:eastAsiaTheme="minorEastAsia" w:cstheme="minorBidi"/>
                <w:noProof/>
                <w:lang w:val="fr-FR"/>
              </w:rPr>
              <w:tab/>
            </w:r>
            <w:r w:rsidRPr="00BA3828" w:rsidDel="00BA3828">
              <w:rPr>
                <w:rPrChange w:id="235" w:author="Arthur Parmentier" w:date="2020-05-14T13:28:00Z">
                  <w:rPr>
                    <w:rStyle w:val="Lienhypertexte"/>
                    <w:noProof/>
                  </w:rPr>
                </w:rPrChange>
              </w:rPr>
              <w:delText>Gestures and signs for communication: a long history</w:delText>
            </w:r>
            <w:r w:rsidDel="00BA3828">
              <w:rPr>
                <w:noProof/>
                <w:webHidden/>
              </w:rPr>
              <w:tab/>
              <w:delText>4</w:delText>
            </w:r>
          </w:del>
        </w:p>
        <w:p w:rsidR="00DC3FF9" w:rsidDel="00BA3828" w:rsidRDefault="00DC3FF9" w:rsidP="00E6654A">
          <w:pPr>
            <w:pStyle w:val="TM3"/>
            <w:rPr>
              <w:del w:id="236" w:author="Arthur Parmentier" w:date="2020-05-14T13:28:00Z"/>
              <w:rFonts w:eastAsiaTheme="minorEastAsia" w:cstheme="minorBidi"/>
              <w:noProof/>
              <w:sz w:val="22"/>
              <w:szCs w:val="22"/>
              <w:lang w:val="fr-FR"/>
            </w:rPr>
          </w:pPr>
          <w:del w:id="237" w:author="Arthur Parmentier" w:date="2020-05-14T13:28:00Z">
            <w:r w:rsidRPr="00BA3828" w:rsidDel="00BA3828">
              <w:rPr>
                <w:rPrChange w:id="238"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39" w:author="Arthur Parmentier" w:date="2020-05-14T13:28:00Z">
                  <w:rPr>
                    <w:rStyle w:val="Lienhypertexte"/>
                    <w:noProof/>
                  </w:rPr>
                </w:rPrChange>
              </w:rPr>
              <w:delText>A very long time ago…</w:delText>
            </w:r>
            <w:r w:rsidDel="00BA3828">
              <w:rPr>
                <w:noProof/>
                <w:webHidden/>
              </w:rPr>
              <w:tab/>
              <w:delText>5</w:delText>
            </w:r>
          </w:del>
        </w:p>
        <w:p w:rsidR="00DC3FF9" w:rsidDel="00BA3828" w:rsidRDefault="00DC3FF9" w:rsidP="00E6654A">
          <w:pPr>
            <w:pStyle w:val="TM3"/>
            <w:rPr>
              <w:del w:id="240" w:author="Arthur Parmentier" w:date="2020-05-14T13:28:00Z"/>
              <w:rFonts w:eastAsiaTheme="minorEastAsia" w:cstheme="minorBidi"/>
              <w:noProof/>
              <w:sz w:val="22"/>
              <w:szCs w:val="22"/>
              <w:lang w:val="fr-FR"/>
            </w:rPr>
          </w:pPr>
          <w:del w:id="241" w:author="Arthur Parmentier" w:date="2020-05-14T13:28:00Z">
            <w:r w:rsidRPr="00BA3828" w:rsidDel="00BA3828">
              <w:rPr>
                <w:rPrChange w:id="242"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43" w:author="Arthur Parmentier" w:date="2020-05-14T13:28:00Z">
                  <w:rPr>
                    <w:rStyle w:val="Lienhypertexte"/>
                    <w:noProof/>
                  </w:rPr>
                </w:rPrChange>
              </w:rPr>
              <w:delText>Middle ages: neumes</w:delText>
            </w:r>
            <w:r w:rsidDel="00BA3828">
              <w:rPr>
                <w:noProof/>
                <w:webHidden/>
              </w:rPr>
              <w:tab/>
              <w:delText>5</w:delText>
            </w:r>
          </w:del>
        </w:p>
        <w:p w:rsidR="00DC3FF9" w:rsidDel="00BA3828" w:rsidRDefault="00DC3FF9" w:rsidP="00E6654A">
          <w:pPr>
            <w:pStyle w:val="TM3"/>
            <w:rPr>
              <w:del w:id="244" w:author="Arthur Parmentier" w:date="2020-05-14T13:28:00Z"/>
              <w:rFonts w:eastAsiaTheme="minorEastAsia" w:cstheme="minorBidi"/>
              <w:noProof/>
              <w:sz w:val="22"/>
              <w:szCs w:val="22"/>
              <w:lang w:val="fr-FR"/>
            </w:rPr>
          </w:pPr>
          <w:del w:id="245" w:author="Arthur Parmentier" w:date="2020-05-14T13:28:00Z">
            <w:r w:rsidRPr="00BA3828" w:rsidDel="00BA3828">
              <w:rPr>
                <w:rPrChange w:id="246"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247" w:author="Arthur Parmentier" w:date="2020-05-14T13:28:00Z">
                  <w:rPr>
                    <w:rStyle w:val="Lienhypertexte"/>
                    <w:noProof/>
                  </w:rPr>
                </w:rPrChange>
              </w:rPr>
              <w:delText>Rousseau, Wittgenstein.. theory of signs</w:delText>
            </w:r>
            <w:r w:rsidDel="00BA3828">
              <w:rPr>
                <w:noProof/>
                <w:webHidden/>
              </w:rPr>
              <w:tab/>
              <w:delText>5</w:delText>
            </w:r>
          </w:del>
        </w:p>
        <w:p w:rsidR="00DC3FF9" w:rsidDel="00BA3828" w:rsidRDefault="00DC3FF9" w:rsidP="00E6654A">
          <w:pPr>
            <w:pStyle w:val="TM3"/>
            <w:rPr>
              <w:del w:id="248" w:author="Arthur Parmentier" w:date="2020-05-14T13:28:00Z"/>
              <w:rFonts w:eastAsiaTheme="minorEastAsia" w:cstheme="minorBidi"/>
              <w:noProof/>
              <w:sz w:val="22"/>
              <w:szCs w:val="22"/>
              <w:lang w:val="fr-FR"/>
            </w:rPr>
          </w:pPr>
          <w:del w:id="249" w:author="Arthur Parmentier" w:date="2020-05-14T13:28:00Z">
            <w:r w:rsidRPr="00BA3828" w:rsidDel="00BA3828">
              <w:rPr>
                <w:rPrChange w:id="250" w:author="Arthur Parmentier" w:date="2020-05-14T13:28:00Z">
                  <w:rPr>
                    <w:rStyle w:val="Lienhypertexte"/>
                    <w:noProof/>
                  </w:rPr>
                </w:rPrChange>
              </w:rPr>
              <w:delText>4.</w:delText>
            </w:r>
            <w:r w:rsidDel="00BA3828">
              <w:rPr>
                <w:rFonts w:eastAsiaTheme="minorEastAsia" w:cstheme="minorBidi"/>
                <w:noProof/>
                <w:sz w:val="22"/>
                <w:szCs w:val="22"/>
                <w:lang w:val="fr-FR"/>
              </w:rPr>
              <w:tab/>
            </w:r>
            <w:r w:rsidRPr="00BA3828" w:rsidDel="00BA3828">
              <w:rPr>
                <w:rPrChange w:id="251" w:author="Arthur Parmentier" w:date="2020-05-14T13:28:00Z">
                  <w:rPr>
                    <w:rStyle w:val="Lienhypertexte"/>
                    <w:noProof/>
                  </w:rPr>
                </w:rPrChange>
              </w:rPr>
              <w:delText>Creation of modern sign languages for deafs (?)</w:delText>
            </w:r>
            <w:r w:rsidDel="00BA3828">
              <w:rPr>
                <w:noProof/>
                <w:webHidden/>
              </w:rPr>
              <w:tab/>
              <w:delText>5</w:delText>
            </w:r>
          </w:del>
        </w:p>
        <w:p w:rsidR="00DC3FF9" w:rsidDel="00BA3828" w:rsidRDefault="00DC3FF9" w:rsidP="00E6654A">
          <w:pPr>
            <w:pStyle w:val="TM3"/>
            <w:rPr>
              <w:del w:id="252" w:author="Arthur Parmentier" w:date="2020-05-14T13:28:00Z"/>
              <w:rFonts w:eastAsiaTheme="minorEastAsia" w:cstheme="minorBidi"/>
              <w:noProof/>
              <w:sz w:val="22"/>
              <w:szCs w:val="22"/>
              <w:lang w:val="fr-FR"/>
            </w:rPr>
          </w:pPr>
          <w:del w:id="253" w:author="Arthur Parmentier" w:date="2020-05-14T13:28:00Z">
            <w:r w:rsidRPr="00BA3828" w:rsidDel="00BA3828">
              <w:rPr>
                <w:rPrChange w:id="254" w:author="Arthur Parmentier" w:date="2020-05-14T13:28:00Z">
                  <w:rPr>
                    <w:rStyle w:val="Lienhypertexte"/>
                    <w:noProof/>
                  </w:rPr>
                </w:rPrChange>
              </w:rPr>
              <w:delText>5.</w:delText>
            </w:r>
            <w:r w:rsidDel="00BA3828">
              <w:rPr>
                <w:rFonts w:eastAsiaTheme="minorEastAsia" w:cstheme="minorBidi"/>
                <w:noProof/>
                <w:sz w:val="22"/>
                <w:szCs w:val="22"/>
                <w:lang w:val="fr-FR"/>
              </w:rPr>
              <w:tab/>
            </w:r>
            <w:r w:rsidRPr="00BA3828" w:rsidDel="00BA3828">
              <w:rPr>
                <w:rPrChange w:id="255" w:author="Arthur Parmentier" w:date="2020-05-14T13:28:00Z">
                  <w:rPr>
                    <w:rStyle w:val="Lienhypertexte"/>
                    <w:noProof/>
                  </w:rPr>
                </w:rPrChange>
              </w:rPr>
              <w:delText>Attempts or cases in arts before SP</w:delText>
            </w:r>
            <w:r w:rsidDel="00BA3828">
              <w:rPr>
                <w:noProof/>
                <w:webHidden/>
              </w:rPr>
              <w:tab/>
              <w:delText>5</w:delText>
            </w:r>
          </w:del>
        </w:p>
        <w:p w:rsidR="00DC3FF9" w:rsidDel="00BA3828" w:rsidRDefault="00DC3FF9" w:rsidP="00E6654A">
          <w:pPr>
            <w:pStyle w:val="TM3"/>
            <w:rPr>
              <w:del w:id="256" w:author="Arthur Parmentier" w:date="2020-05-14T13:28:00Z"/>
              <w:rFonts w:eastAsiaTheme="minorEastAsia" w:cstheme="minorBidi"/>
              <w:noProof/>
              <w:sz w:val="22"/>
              <w:szCs w:val="22"/>
              <w:lang w:val="fr-FR"/>
            </w:rPr>
          </w:pPr>
          <w:del w:id="257" w:author="Arthur Parmentier" w:date="2020-05-14T13:28:00Z">
            <w:r w:rsidRPr="00BA3828" w:rsidDel="00BA3828">
              <w:rPr>
                <w:rPrChange w:id="258" w:author="Arthur Parmentier" w:date="2020-05-14T13:28:00Z">
                  <w:rPr>
                    <w:rStyle w:val="Lienhypertexte"/>
                    <w:noProof/>
                  </w:rPr>
                </w:rPrChange>
              </w:rPr>
              <w:delText>6.</w:delText>
            </w:r>
            <w:r w:rsidDel="00BA3828">
              <w:rPr>
                <w:rFonts w:eastAsiaTheme="minorEastAsia" w:cstheme="minorBidi"/>
                <w:noProof/>
                <w:sz w:val="22"/>
                <w:szCs w:val="22"/>
                <w:lang w:val="fr-FR"/>
              </w:rPr>
              <w:tab/>
            </w:r>
            <w:r w:rsidRPr="00BA3828" w:rsidDel="00BA3828">
              <w:rPr>
                <w:rPrChange w:id="259" w:author="Arthur Parmentier" w:date="2020-05-14T13:28:00Z">
                  <w:rPr>
                    <w:rStyle w:val="Lienhypertexte"/>
                    <w:noProof/>
                  </w:rPr>
                </w:rPrChange>
              </w:rPr>
              <w:delText>Conduction &amp; other contemporary forms of artistic sign languages</w:delText>
            </w:r>
            <w:r w:rsidDel="00BA3828">
              <w:rPr>
                <w:noProof/>
                <w:webHidden/>
              </w:rPr>
              <w:tab/>
              <w:delText>5</w:delText>
            </w:r>
          </w:del>
        </w:p>
        <w:p w:rsidR="00DC3FF9" w:rsidDel="00BA3828" w:rsidRDefault="00DC3FF9" w:rsidP="00E6654A">
          <w:pPr>
            <w:pStyle w:val="TM2"/>
            <w:rPr>
              <w:del w:id="260" w:author="Arthur Parmentier" w:date="2020-05-14T13:28:00Z"/>
              <w:rFonts w:eastAsiaTheme="minorEastAsia" w:cstheme="minorBidi"/>
              <w:noProof/>
              <w:lang w:val="fr-FR"/>
            </w:rPr>
          </w:pPr>
          <w:del w:id="261" w:author="Arthur Parmentier" w:date="2020-05-14T13:28:00Z">
            <w:r w:rsidRPr="00BA3828" w:rsidDel="00BA3828">
              <w:rPr>
                <w:rPrChange w:id="262" w:author="Arthur Parmentier" w:date="2020-05-14T13:28:00Z">
                  <w:rPr>
                    <w:rStyle w:val="Lienhypertexte"/>
                    <w:noProof/>
                  </w:rPr>
                </w:rPrChange>
              </w:rPr>
              <w:delText>B.</w:delText>
            </w:r>
            <w:r w:rsidDel="00BA3828">
              <w:rPr>
                <w:rFonts w:eastAsiaTheme="minorEastAsia" w:cstheme="minorBidi"/>
                <w:noProof/>
                <w:lang w:val="fr-FR"/>
              </w:rPr>
              <w:tab/>
            </w:r>
            <w:r w:rsidRPr="00BA3828" w:rsidDel="00BA3828">
              <w:rPr>
                <w:rPrChange w:id="263" w:author="Arthur Parmentier" w:date="2020-05-14T13:28:00Z">
                  <w:rPr>
                    <w:rStyle w:val="Lienhypertexte"/>
                    <w:noProof/>
                  </w:rPr>
                </w:rPrChange>
              </w:rPr>
              <w:delText>Real-time composition/improvisation/generative music in the XXth century</w:delText>
            </w:r>
            <w:r w:rsidDel="00BA3828">
              <w:rPr>
                <w:noProof/>
                <w:webHidden/>
              </w:rPr>
              <w:tab/>
              <w:delText>5</w:delText>
            </w:r>
          </w:del>
        </w:p>
        <w:p w:rsidR="00DC3FF9" w:rsidDel="00BA3828" w:rsidRDefault="00DC3FF9" w:rsidP="00E6654A">
          <w:pPr>
            <w:pStyle w:val="TM3"/>
            <w:rPr>
              <w:del w:id="264" w:author="Arthur Parmentier" w:date="2020-05-14T13:28:00Z"/>
              <w:rFonts w:eastAsiaTheme="minorEastAsia" w:cstheme="minorBidi"/>
              <w:noProof/>
              <w:sz w:val="22"/>
              <w:szCs w:val="22"/>
              <w:lang w:val="fr-FR"/>
            </w:rPr>
          </w:pPr>
          <w:del w:id="265" w:author="Arthur Parmentier" w:date="2020-05-14T13:28:00Z">
            <w:r w:rsidRPr="00BA3828" w:rsidDel="00BA3828">
              <w:rPr>
                <w:rPrChange w:id="266"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67" w:author="Arthur Parmentier" w:date="2020-05-14T13:28:00Z">
                  <w:rPr>
                    <w:rStyle w:val="Lienhypertexte"/>
                    <w:noProof/>
                  </w:rPr>
                </w:rPrChange>
              </w:rPr>
              <w:delText>Cage &amp; co</w:delText>
            </w:r>
            <w:r w:rsidDel="00BA3828">
              <w:rPr>
                <w:noProof/>
                <w:webHidden/>
              </w:rPr>
              <w:tab/>
              <w:delText>5</w:delText>
            </w:r>
          </w:del>
        </w:p>
        <w:p w:rsidR="00DC3FF9" w:rsidDel="00BA3828" w:rsidRDefault="00DC3FF9" w:rsidP="00E6654A">
          <w:pPr>
            <w:pStyle w:val="TM3"/>
            <w:rPr>
              <w:del w:id="268" w:author="Arthur Parmentier" w:date="2020-05-14T13:28:00Z"/>
              <w:rFonts w:eastAsiaTheme="minorEastAsia" w:cstheme="minorBidi"/>
              <w:noProof/>
              <w:sz w:val="22"/>
              <w:szCs w:val="22"/>
              <w:lang w:val="fr-FR"/>
            </w:rPr>
          </w:pPr>
          <w:del w:id="269" w:author="Arthur Parmentier" w:date="2020-05-14T13:28:00Z">
            <w:r w:rsidRPr="00BA3828" w:rsidDel="00BA3828">
              <w:rPr>
                <w:rPrChange w:id="270"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71" w:author="Arthur Parmentier" w:date="2020-05-14T13:28:00Z">
                  <w:rPr>
                    <w:rStyle w:val="Lienhypertexte"/>
                    <w:noProof/>
                  </w:rPr>
                </w:rPrChange>
              </w:rPr>
              <w:delText>Algorithmic music</w:delText>
            </w:r>
            <w:r w:rsidDel="00BA3828">
              <w:rPr>
                <w:noProof/>
                <w:webHidden/>
              </w:rPr>
              <w:tab/>
              <w:delText>5</w:delText>
            </w:r>
          </w:del>
        </w:p>
        <w:p w:rsidR="00DC3FF9" w:rsidDel="00BA3828" w:rsidRDefault="00DC3FF9" w:rsidP="00E6654A">
          <w:pPr>
            <w:pStyle w:val="TM2"/>
            <w:rPr>
              <w:del w:id="272" w:author="Arthur Parmentier" w:date="2020-05-14T13:28:00Z"/>
              <w:rFonts w:eastAsiaTheme="minorEastAsia" w:cstheme="minorBidi"/>
              <w:noProof/>
              <w:lang w:val="fr-FR"/>
            </w:rPr>
          </w:pPr>
          <w:del w:id="273" w:author="Arthur Parmentier" w:date="2020-05-14T13:28:00Z">
            <w:r w:rsidRPr="00BA3828" w:rsidDel="00BA3828">
              <w:rPr>
                <w:rPrChange w:id="274" w:author="Arthur Parmentier" w:date="2020-05-14T13:28:00Z">
                  <w:rPr>
                    <w:rStyle w:val="Lienhypertexte"/>
                    <w:noProof/>
                  </w:rPr>
                </w:rPrChange>
              </w:rPr>
              <w:delText>C.</w:delText>
            </w:r>
            <w:r w:rsidDel="00BA3828">
              <w:rPr>
                <w:rFonts w:eastAsiaTheme="minorEastAsia" w:cstheme="minorBidi"/>
                <w:noProof/>
                <w:lang w:val="fr-FR"/>
              </w:rPr>
              <w:tab/>
            </w:r>
            <w:r w:rsidRPr="00BA3828" w:rsidDel="00BA3828">
              <w:rPr>
                <w:rPrChange w:id="275" w:author="Arthur Parmentier" w:date="2020-05-14T13:28:00Z">
                  <w:rPr>
                    <w:rStyle w:val="Lienhypertexte"/>
                    <w:noProof/>
                  </w:rPr>
                </w:rPrChange>
              </w:rPr>
              <w:delText>Linguistics</w:delText>
            </w:r>
            <w:r w:rsidDel="00BA3828">
              <w:rPr>
                <w:noProof/>
                <w:webHidden/>
              </w:rPr>
              <w:tab/>
              <w:delText>5</w:delText>
            </w:r>
          </w:del>
        </w:p>
        <w:p w:rsidR="00DC3FF9" w:rsidDel="00BA3828" w:rsidRDefault="00DC3FF9" w:rsidP="00E6654A">
          <w:pPr>
            <w:pStyle w:val="TM3"/>
            <w:rPr>
              <w:del w:id="276" w:author="Arthur Parmentier" w:date="2020-05-14T13:28:00Z"/>
              <w:rFonts w:eastAsiaTheme="minorEastAsia" w:cstheme="minorBidi"/>
              <w:noProof/>
              <w:sz w:val="22"/>
              <w:szCs w:val="22"/>
              <w:lang w:val="fr-FR"/>
            </w:rPr>
          </w:pPr>
          <w:del w:id="277" w:author="Arthur Parmentier" w:date="2020-05-14T13:28:00Z">
            <w:r w:rsidRPr="00BA3828" w:rsidDel="00BA3828">
              <w:rPr>
                <w:rPrChange w:id="278"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79" w:author="Arthur Parmentier" w:date="2020-05-14T13:28:00Z">
                  <w:rPr>
                    <w:rStyle w:val="Lienhypertexte"/>
                    <w:noProof/>
                  </w:rPr>
                </w:rPrChange>
              </w:rPr>
              <w:delText>Regular languages</w:delText>
            </w:r>
            <w:r w:rsidDel="00BA3828">
              <w:rPr>
                <w:noProof/>
                <w:webHidden/>
              </w:rPr>
              <w:tab/>
              <w:delText>5</w:delText>
            </w:r>
          </w:del>
        </w:p>
        <w:p w:rsidR="00DC3FF9" w:rsidDel="00BA3828" w:rsidRDefault="00DC3FF9" w:rsidP="00E6654A">
          <w:pPr>
            <w:pStyle w:val="TM3"/>
            <w:rPr>
              <w:del w:id="280" w:author="Arthur Parmentier" w:date="2020-05-14T13:28:00Z"/>
              <w:rFonts w:eastAsiaTheme="minorEastAsia" w:cstheme="minorBidi"/>
              <w:noProof/>
              <w:sz w:val="22"/>
              <w:szCs w:val="22"/>
              <w:lang w:val="fr-FR"/>
            </w:rPr>
          </w:pPr>
          <w:del w:id="281" w:author="Arthur Parmentier" w:date="2020-05-14T13:28:00Z">
            <w:r w:rsidRPr="00BA3828" w:rsidDel="00BA3828">
              <w:rPr>
                <w:rPrChange w:id="282"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83" w:author="Arthur Parmentier" w:date="2020-05-14T13:28:00Z">
                  <w:rPr>
                    <w:rStyle w:val="Lienhypertexte"/>
                    <w:noProof/>
                  </w:rPr>
                </w:rPrChange>
              </w:rPr>
              <w:delText>… link with generative music?</w:delText>
            </w:r>
            <w:r w:rsidDel="00BA3828">
              <w:rPr>
                <w:noProof/>
                <w:webHidden/>
              </w:rPr>
              <w:tab/>
              <w:delText>5</w:delText>
            </w:r>
          </w:del>
        </w:p>
        <w:p w:rsidR="00DC3FF9" w:rsidDel="00BA3828" w:rsidRDefault="00DC3FF9" w:rsidP="00E6654A">
          <w:pPr>
            <w:pStyle w:val="TM1"/>
            <w:rPr>
              <w:del w:id="284" w:author="Arthur Parmentier" w:date="2020-05-14T13:28:00Z"/>
              <w:rFonts w:eastAsiaTheme="minorEastAsia" w:cstheme="minorBidi"/>
              <w:noProof/>
              <w:sz w:val="22"/>
              <w:szCs w:val="22"/>
              <w:lang w:val="fr-FR"/>
            </w:rPr>
          </w:pPr>
          <w:del w:id="285" w:author="Arthur Parmentier" w:date="2020-05-14T13:28:00Z">
            <w:r w:rsidRPr="00BA3828" w:rsidDel="00BA3828">
              <w:rPr>
                <w:rPrChange w:id="286" w:author="Arthur Parmentier" w:date="2020-05-14T13:28:00Z">
                  <w:rPr>
                    <w:rStyle w:val="Lienhypertexte"/>
                    <w:noProof/>
                  </w:rPr>
                </w:rPrChange>
              </w:rPr>
              <w:delText>V.</w:delText>
            </w:r>
            <w:r w:rsidDel="00BA3828">
              <w:rPr>
                <w:rFonts w:eastAsiaTheme="minorEastAsia" w:cstheme="minorBidi"/>
                <w:noProof/>
                <w:sz w:val="22"/>
                <w:szCs w:val="22"/>
                <w:lang w:val="fr-FR"/>
              </w:rPr>
              <w:tab/>
            </w:r>
            <w:r w:rsidRPr="00BA3828" w:rsidDel="00BA3828">
              <w:rPr>
                <w:rPrChange w:id="287" w:author="Arthur Parmentier" w:date="2020-05-14T13:28:00Z">
                  <w:rPr>
                    <w:rStyle w:val="Lienhypertexte"/>
                    <w:noProof/>
                  </w:rPr>
                </w:rPrChange>
              </w:rPr>
              <w:delText>(abstract) Mechanisms and concepts of Soundpainting (a model of SP)</w:delText>
            </w:r>
            <w:r w:rsidDel="00BA3828">
              <w:rPr>
                <w:noProof/>
                <w:webHidden/>
              </w:rPr>
              <w:tab/>
              <w:delText>5</w:delText>
            </w:r>
          </w:del>
        </w:p>
        <w:p w:rsidR="00DC3FF9" w:rsidDel="00BA3828" w:rsidRDefault="00DC3FF9" w:rsidP="00E6654A">
          <w:pPr>
            <w:pStyle w:val="TM2"/>
            <w:rPr>
              <w:del w:id="288" w:author="Arthur Parmentier" w:date="2020-05-14T13:28:00Z"/>
              <w:rFonts w:eastAsiaTheme="minorEastAsia" w:cstheme="minorBidi"/>
              <w:noProof/>
              <w:lang w:val="fr-FR"/>
            </w:rPr>
          </w:pPr>
          <w:del w:id="289" w:author="Arthur Parmentier" w:date="2020-05-14T13:28:00Z">
            <w:r w:rsidRPr="00BA3828" w:rsidDel="00BA3828">
              <w:rPr>
                <w:rPrChange w:id="290" w:author="Arthur Parmentier" w:date="2020-05-14T13:28:00Z">
                  <w:rPr>
                    <w:rStyle w:val="Lienhypertexte"/>
                    <w:noProof/>
                  </w:rPr>
                </w:rPrChange>
              </w:rPr>
              <w:delText>A.</w:delText>
            </w:r>
            <w:r w:rsidDel="00BA3828">
              <w:rPr>
                <w:rFonts w:eastAsiaTheme="minorEastAsia" w:cstheme="minorBidi"/>
                <w:noProof/>
                <w:lang w:val="fr-FR"/>
              </w:rPr>
              <w:tab/>
            </w:r>
            <w:r w:rsidRPr="00BA3828" w:rsidDel="00BA3828">
              <w:rPr>
                <w:rPrChange w:id="291" w:author="Arthur Parmentier" w:date="2020-05-14T13:28:00Z">
                  <w:rPr>
                    <w:rStyle w:val="Lienhypertexte"/>
                    <w:noProof/>
                  </w:rPr>
                </w:rPrChange>
              </w:rPr>
              <w:delText>Mechanism 1: transformations (projections?) of concepts onto the physical space of the body</w:delText>
            </w:r>
            <w:r w:rsidDel="00BA3828">
              <w:rPr>
                <w:noProof/>
                <w:webHidden/>
              </w:rPr>
              <w:tab/>
              <w:delText>6</w:delText>
            </w:r>
          </w:del>
        </w:p>
        <w:p w:rsidR="00DC3FF9" w:rsidDel="00BA3828" w:rsidRDefault="00DC3FF9" w:rsidP="00E6654A">
          <w:pPr>
            <w:pStyle w:val="TM3"/>
            <w:rPr>
              <w:del w:id="292" w:author="Arthur Parmentier" w:date="2020-05-14T13:28:00Z"/>
              <w:rFonts w:eastAsiaTheme="minorEastAsia" w:cstheme="minorBidi"/>
              <w:noProof/>
              <w:sz w:val="22"/>
              <w:szCs w:val="22"/>
              <w:lang w:val="fr-FR"/>
            </w:rPr>
          </w:pPr>
          <w:del w:id="293" w:author="Arthur Parmentier" w:date="2020-05-14T13:28:00Z">
            <w:r w:rsidRPr="00BA3828" w:rsidDel="00BA3828">
              <w:rPr>
                <w:rPrChange w:id="294"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95" w:author="Arthur Parmentier" w:date="2020-05-14T13:28:00Z">
                  <w:rPr>
                    <w:rStyle w:val="Lienhypertexte"/>
                    <w:noProof/>
                  </w:rPr>
                </w:rPrChange>
              </w:rPr>
              <w:delText>Input space</w:delText>
            </w:r>
            <w:r w:rsidDel="00BA3828">
              <w:rPr>
                <w:noProof/>
                <w:webHidden/>
              </w:rPr>
              <w:tab/>
              <w:delText>6</w:delText>
            </w:r>
          </w:del>
        </w:p>
        <w:p w:rsidR="00DC3FF9" w:rsidDel="00BA3828" w:rsidRDefault="00DC3FF9" w:rsidP="00E6654A">
          <w:pPr>
            <w:pStyle w:val="TM3"/>
            <w:rPr>
              <w:del w:id="296" w:author="Arthur Parmentier" w:date="2020-05-14T13:28:00Z"/>
              <w:rFonts w:eastAsiaTheme="minorEastAsia" w:cstheme="minorBidi"/>
              <w:noProof/>
              <w:sz w:val="22"/>
              <w:szCs w:val="22"/>
              <w:lang w:val="fr-FR"/>
            </w:rPr>
          </w:pPr>
          <w:del w:id="297" w:author="Arthur Parmentier" w:date="2020-05-14T13:28:00Z">
            <w:r w:rsidRPr="00BA3828" w:rsidDel="00BA3828">
              <w:rPr>
                <w:rPrChange w:id="298"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99" w:author="Arthur Parmentier" w:date="2020-05-14T13:28:00Z">
                  <w:rPr>
                    <w:rStyle w:val="Lienhypertexte"/>
                    <w:noProof/>
                  </w:rPr>
                </w:rPrChange>
              </w:rPr>
              <w:delText>Transformations and output spaces</w:delText>
            </w:r>
            <w:r w:rsidDel="00BA3828">
              <w:rPr>
                <w:noProof/>
                <w:webHidden/>
              </w:rPr>
              <w:tab/>
              <w:delText>6</w:delText>
            </w:r>
          </w:del>
        </w:p>
        <w:p w:rsidR="00DC3FF9" w:rsidDel="00BA3828" w:rsidRDefault="00DC3FF9" w:rsidP="00E6654A">
          <w:pPr>
            <w:pStyle w:val="TM2"/>
            <w:rPr>
              <w:del w:id="300" w:author="Arthur Parmentier" w:date="2020-05-14T13:28:00Z"/>
              <w:rFonts w:eastAsiaTheme="minorEastAsia" w:cstheme="minorBidi"/>
              <w:noProof/>
              <w:lang w:val="fr-FR"/>
            </w:rPr>
          </w:pPr>
          <w:del w:id="301" w:author="Arthur Parmentier" w:date="2020-05-14T13:28:00Z">
            <w:r w:rsidRPr="00BA3828" w:rsidDel="00BA3828">
              <w:rPr>
                <w:rPrChange w:id="302" w:author="Arthur Parmentier" w:date="2020-05-14T13:28:00Z">
                  <w:rPr>
                    <w:rStyle w:val="Lienhypertexte"/>
                    <w:noProof/>
                  </w:rPr>
                </w:rPrChange>
              </w:rPr>
              <w:delText>B.</w:delText>
            </w:r>
            <w:r w:rsidDel="00BA3828">
              <w:rPr>
                <w:rFonts w:eastAsiaTheme="minorEastAsia" w:cstheme="minorBidi"/>
                <w:noProof/>
                <w:lang w:val="fr-FR"/>
              </w:rPr>
              <w:tab/>
            </w:r>
            <w:r w:rsidRPr="00BA3828" w:rsidDel="00BA3828">
              <w:rPr>
                <w:rPrChange w:id="303" w:author="Arthur Parmentier" w:date="2020-05-14T13:28:00Z">
                  <w:rPr>
                    <w:rStyle w:val="Lienhypertexte"/>
                    <w:noProof/>
                  </w:rPr>
                </w:rPrChange>
              </w:rPr>
              <w:delText>Structural concepts (the grammar of the language, that results in its language)</w:delText>
            </w:r>
            <w:r w:rsidDel="00BA3828">
              <w:rPr>
                <w:noProof/>
                <w:webHidden/>
              </w:rPr>
              <w:tab/>
              <w:delText>7</w:delText>
            </w:r>
          </w:del>
        </w:p>
        <w:p w:rsidR="00DC3FF9" w:rsidDel="00BA3828" w:rsidRDefault="00DC3FF9" w:rsidP="00E6654A">
          <w:pPr>
            <w:pStyle w:val="TM3"/>
            <w:rPr>
              <w:del w:id="304" w:author="Arthur Parmentier" w:date="2020-05-14T13:28:00Z"/>
              <w:rFonts w:eastAsiaTheme="minorEastAsia" w:cstheme="minorBidi"/>
              <w:noProof/>
              <w:sz w:val="22"/>
              <w:szCs w:val="22"/>
              <w:lang w:val="fr-FR"/>
            </w:rPr>
          </w:pPr>
          <w:del w:id="305" w:author="Arthur Parmentier" w:date="2020-05-14T13:28:00Z">
            <w:r w:rsidRPr="00BA3828" w:rsidDel="00BA3828">
              <w:rPr>
                <w:rPrChange w:id="306"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307" w:author="Arthur Parmentier" w:date="2020-05-14T13:28:00Z">
                  <w:rPr>
                    <w:rStyle w:val="Lienhypertexte"/>
                    <w:noProof/>
                  </w:rPr>
                </w:rPrChange>
              </w:rPr>
              <w:delText>Identifiers</w:delText>
            </w:r>
            <w:r w:rsidDel="00BA3828">
              <w:rPr>
                <w:noProof/>
                <w:webHidden/>
              </w:rPr>
              <w:tab/>
              <w:delText>7</w:delText>
            </w:r>
          </w:del>
        </w:p>
        <w:p w:rsidR="00DC3FF9" w:rsidDel="00BA3828" w:rsidRDefault="00DC3FF9" w:rsidP="00E6654A">
          <w:pPr>
            <w:pStyle w:val="TM3"/>
            <w:rPr>
              <w:del w:id="308" w:author="Arthur Parmentier" w:date="2020-05-14T13:28:00Z"/>
              <w:rFonts w:eastAsiaTheme="minorEastAsia" w:cstheme="minorBidi"/>
              <w:noProof/>
              <w:sz w:val="22"/>
              <w:szCs w:val="22"/>
              <w:lang w:val="fr-FR"/>
            </w:rPr>
          </w:pPr>
          <w:del w:id="309" w:author="Arthur Parmentier" w:date="2020-05-14T13:28:00Z">
            <w:r w:rsidRPr="00BA3828" w:rsidDel="00BA3828">
              <w:rPr>
                <w:rPrChange w:id="310"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311" w:author="Arthur Parmentier" w:date="2020-05-14T13:28:00Z">
                  <w:rPr>
                    <w:rStyle w:val="Lienhypertexte"/>
                    <w:noProof/>
                  </w:rPr>
                </w:rPrChange>
              </w:rPr>
              <w:delText>Content</w:delText>
            </w:r>
            <w:r w:rsidDel="00BA3828">
              <w:rPr>
                <w:noProof/>
                <w:webHidden/>
              </w:rPr>
              <w:tab/>
              <w:delText>7</w:delText>
            </w:r>
          </w:del>
        </w:p>
        <w:p w:rsidR="00DC3FF9" w:rsidDel="00BA3828" w:rsidRDefault="00DC3FF9" w:rsidP="00E6654A">
          <w:pPr>
            <w:pStyle w:val="TM3"/>
            <w:rPr>
              <w:del w:id="312" w:author="Arthur Parmentier" w:date="2020-05-14T13:28:00Z"/>
              <w:rFonts w:eastAsiaTheme="minorEastAsia" w:cstheme="minorBidi"/>
              <w:noProof/>
              <w:sz w:val="22"/>
              <w:szCs w:val="22"/>
              <w:lang w:val="fr-FR"/>
            </w:rPr>
          </w:pPr>
          <w:del w:id="313" w:author="Arthur Parmentier" w:date="2020-05-14T13:28:00Z">
            <w:r w:rsidRPr="00BA3828" w:rsidDel="00BA3828">
              <w:rPr>
                <w:rPrChange w:id="314"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315" w:author="Arthur Parmentier" w:date="2020-05-14T13:28:00Z">
                  <w:rPr>
                    <w:rStyle w:val="Lienhypertexte"/>
                    <w:noProof/>
                  </w:rPr>
                </w:rPrChange>
              </w:rPr>
              <w:delText>Modifiers (content parameters)</w:delText>
            </w:r>
            <w:r w:rsidDel="00BA3828">
              <w:rPr>
                <w:noProof/>
                <w:webHidden/>
              </w:rPr>
              <w:tab/>
              <w:delText>7</w:delText>
            </w:r>
          </w:del>
        </w:p>
        <w:p w:rsidR="00DC3FF9" w:rsidDel="00BA3828" w:rsidRDefault="00DC3FF9" w:rsidP="00E6654A">
          <w:pPr>
            <w:pStyle w:val="TM3"/>
            <w:rPr>
              <w:del w:id="316" w:author="Arthur Parmentier" w:date="2020-05-14T13:28:00Z"/>
              <w:rFonts w:eastAsiaTheme="minorEastAsia" w:cstheme="minorBidi"/>
              <w:noProof/>
              <w:sz w:val="22"/>
              <w:szCs w:val="22"/>
              <w:lang w:val="fr-FR"/>
            </w:rPr>
          </w:pPr>
          <w:del w:id="317" w:author="Arthur Parmentier" w:date="2020-05-14T13:28:00Z">
            <w:r w:rsidRPr="00BA3828" w:rsidDel="00BA3828">
              <w:rPr>
                <w:rPrChange w:id="318" w:author="Arthur Parmentier" w:date="2020-05-14T13:28:00Z">
                  <w:rPr>
                    <w:rStyle w:val="Lienhypertexte"/>
                    <w:noProof/>
                  </w:rPr>
                </w:rPrChange>
              </w:rPr>
              <w:delText>4.</w:delText>
            </w:r>
            <w:r w:rsidDel="00BA3828">
              <w:rPr>
                <w:rFonts w:eastAsiaTheme="minorEastAsia" w:cstheme="minorBidi"/>
                <w:noProof/>
                <w:sz w:val="22"/>
                <w:szCs w:val="22"/>
                <w:lang w:val="fr-FR"/>
              </w:rPr>
              <w:tab/>
            </w:r>
            <w:r w:rsidRPr="00BA3828" w:rsidDel="00BA3828">
              <w:rPr>
                <w:rPrChange w:id="319" w:author="Arthur Parmentier" w:date="2020-05-14T13:28:00Z">
                  <w:rPr>
                    <w:rStyle w:val="Lienhypertexte"/>
                    <w:noProof/>
                  </w:rPr>
                </w:rPrChange>
              </w:rPr>
              <w:delText>Mode</w:delText>
            </w:r>
            <w:r w:rsidDel="00BA3828">
              <w:rPr>
                <w:noProof/>
                <w:webHidden/>
              </w:rPr>
              <w:tab/>
              <w:delText>7</w:delText>
            </w:r>
          </w:del>
        </w:p>
        <w:p w:rsidR="00DC3FF9" w:rsidDel="00BA3828" w:rsidRDefault="00DC3FF9" w:rsidP="00E6654A">
          <w:pPr>
            <w:pStyle w:val="TM1"/>
            <w:rPr>
              <w:del w:id="320" w:author="Arthur Parmentier" w:date="2020-05-14T13:28:00Z"/>
              <w:rFonts w:eastAsiaTheme="minorEastAsia" w:cstheme="minorBidi"/>
              <w:noProof/>
              <w:sz w:val="22"/>
              <w:szCs w:val="22"/>
              <w:lang w:val="fr-FR"/>
            </w:rPr>
          </w:pPr>
          <w:del w:id="321" w:author="Arthur Parmentier" w:date="2020-05-14T13:28:00Z">
            <w:r w:rsidRPr="00BA3828" w:rsidDel="00BA3828">
              <w:rPr>
                <w:rPrChange w:id="322" w:author="Arthur Parmentier" w:date="2020-05-14T13:28:00Z">
                  <w:rPr>
                    <w:rStyle w:val="Lienhypertexte"/>
                    <w:noProof/>
                  </w:rPr>
                </w:rPrChange>
              </w:rPr>
              <w:delText>VI.</w:delText>
            </w:r>
            <w:r w:rsidDel="00BA3828">
              <w:rPr>
                <w:rFonts w:eastAsiaTheme="minorEastAsia" w:cstheme="minorBidi"/>
                <w:noProof/>
                <w:sz w:val="22"/>
                <w:szCs w:val="22"/>
                <w:lang w:val="fr-FR"/>
              </w:rPr>
              <w:tab/>
            </w:r>
            <w:r w:rsidRPr="00BA3828" w:rsidDel="00BA3828">
              <w:rPr>
                <w:rPrChange w:id="323" w:author="Arthur Parmentier" w:date="2020-05-14T13:28:00Z">
                  <w:rPr>
                    <w:rStyle w:val="Lienhypertexte"/>
                    <w:noProof/>
                  </w:rPr>
                </w:rPrChange>
              </w:rPr>
              <w:delText>Soundpainting recognition with Max/MSP</w:delText>
            </w:r>
            <w:r w:rsidDel="00BA3828">
              <w:rPr>
                <w:noProof/>
                <w:webHidden/>
              </w:rPr>
              <w:tab/>
              <w:delText>8</w:delText>
            </w:r>
          </w:del>
        </w:p>
        <w:p w:rsidR="00DC3FF9" w:rsidDel="00BA3828" w:rsidRDefault="00DC3FF9" w:rsidP="00E6654A">
          <w:pPr>
            <w:pStyle w:val="TM2"/>
            <w:rPr>
              <w:del w:id="324" w:author="Arthur Parmentier" w:date="2020-05-14T13:28:00Z"/>
              <w:rFonts w:eastAsiaTheme="minorEastAsia" w:cstheme="minorBidi"/>
              <w:noProof/>
              <w:lang w:val="fr-FR"/>
            </w:rPr>
          </w:pPr>
          <w:del w:id="325" w:author="Arthur Parmentier" w:date="2020-05-14T13:28:00Z">
            <w:r w:rsidRPr="00BA3828" w:rsidDel="00BA3828">
              <w:rPr>
                <w:rPrChange w:id="326" w:author="Arthur Parmentier" w:date="2020-05-14T13:28:00Z">
                  <w:rPr>
                    <w:rStyle w:val="Lienhypertexte"/>
                    <w:noProof/>
                  </w:rPr>
                </w:rPrChange>
              </w:rPr>
              <w:delText>A.</w:delText>
            </w:r>
            <w:r w:rsidDel="00BA3828">
              <w:rPr>
                <w:rFonts w:eastAsiaTheme="minorEastAsia" w:cstheme="minorBidi"/>
                <w:noProof/>
                <w:lang w:val="fr-FR"/>
              </w:rPr>
              <w:tab/>
            </w:r>
            <w:r w:rsidRPr="00BA3828" w:rsidDel="00BA3828">
              <w:rPr>
                <w:rPrChange w:id="327" w:author="Arthur Parmentier" w:date="2020-05-14T13:28:00Z">
                  <w:rPr>
                    <w:rStyle w:val="Lienhypertexte"/>
                    <w:noProof/>
                  </w:rPr>
                </w:rPrChange>
              </w:rPr>
              <w:delText>A new configuration: motivations, goals, workflow &amp; challenges</w:delText>
            </w:r>
            <w:r w:rsidDel="00BA3828">
              <w:rPr>
                <w:noProof/>
                <w:webHidden/>
              </w:rPr>
              <w:tab/>
              <w:delText>8</w:delText>
            </w:r>
          </w:del>
        </w:p>
        <w:p w:rsidR="00DC3FF9" w:rsidDel="00BA3828" w:rsidRDefault="00DC3FF9" w:rsidP="00E6654A">
          <w:pPr>
            <w:pStyle w:val="TM2"/>
            <w:rPr>
              <w:del w:id="328" w:author="Arthur Parmentier" w:date="2020-05-14T13:28:00Z"/>
              <w:rFonts w:eastAsiaTheme="minorEastAsia" w:cstheme="minorBidi"/>
              <w:noProof/>
              <w:lang w:val="fr-FR"/>
            </w:rPr>
          </w:pPr>
          <w:del w:id="329" w:author="Arthur Parmentier" w:date="2020-05-14T13:28:00Z">
            <w:r w:rsidRPr="00BA3828" w:rsidDel="00BA3828">
              <w:rPr>
                <w:rPrChange w:id="330" w:author="Arthur Parmentier" w:date="2020-05-14T13:28:00Z">
                  <w:rPr>
                    <w:rStyle w:val="Lienhypertexte"/>
                    <w:noProof/>
                  </w:rPr>
                </w:rPrChange>
              </w:rPr>
              <w:delText>B.</w:delText>
            </w:r>
            <w:r w:rsidDel="00BA3828">
              <w:rPr>
                <w:rFonts w:eastAsiaTheme="minorEastAsia" w:cstheme="minorBidi"/>
                <w:noProof/>
                <w:lang w:val="fr-FR"/>
              </w:rPr>
              <w:tab/>
            </w:r>
            <w:r w:rsidRPr="00BA3828" w:rsidDel="00BA3828">
              <w:rPr>
                <w:rPrChange w:id="331" w:author="Arthur Parmentier" w:date="2020-05-14T13:28:00Z">
                  <w:rPr>
                    <w:rStyle w:val="Lienhypertexte"/>
                    <w:noProof/>
                  </w:rPr>
                </w:rPrChange>
              </w:rPr>
              <w:delText>The big picture: general description of the system</w:delText>
            </w:r>
            <w:r w:rsidDel="00BA3828">
              <w:rPr>
                <w:noProof/>
                <w:webHidden/>
              </w:rPr>
              <w:tab/>
              <w:delText>8</w:delText>
            </w:r>
          </w:del>
        </w:p>
        <w:p w:rsidR="00DC3FF9" w:rsidDel="00BA3828" w:rsidRDefault="00DC3FF9" w:rsidP="00E6654A">
          <w:pPr>
            <w:pStyle w:val="TM2"/>
            <w:rPr>
              <w:del w:id="332" w:author="Arthur Parmentier" w:date="2020-05-14T13:28:00Z"/>
              <w:rFonts w:eastAsiaTheme="minorEastAsia" w:cstheme="minorBidi"/>
              <w:noProof/>
              <w:lang w:val="fr-FR"/>
            </w:rPr>
          </w:pPr>
          <w:del w:id="333" w:author="Arthur Parmentier" w:date="2020-05-14T13:28:00Z">
            <w:r w:rsidRPr="00BA3828" w:rsidDel="00BA3828">
              <w:rPr>
                <w:rPrChange w:id="334" w:author="Arthur Parmentier" w:date="2020-05-14T13:28:00Z">
                  <w:rPr>
                    <w:rStyle w:val="Lienhypertexte"/>
                    <w:noProof/>
                  </w:rPr>
                </w:rPrChange>
              </w:rPr>
              <w:delText>C.</w:delText>
            </w:r>
            <w:r w:rsidDel="00BA3828">
              <w:rPr>
                <w:rFonts w:eastAsiaTheme="minorEastAsia" w:cstheme="minorBidi"/>
                <w:noProof/>
                <w:lang w:val="fr-FR"/>
              </w:rPr>
              <w:tab/>
            </w:r>
            <w:r w:rsidRPr="00BA3828" w:rsidDel="00BA3828">
              <w:rPr>
                <w:rPrChange w:id="335" w:author="Arthur Parmentier" w:date="2020-05-14T13:28:00Z">
                  <w:rPr>
                    <w:rStyle w:val="Lienhypertexte"/>
                    <w:noProof/>
                  </w:rPr>
                </w:rPrChange>
              </w:rPr>
              <w:delText>Part 1: Posenet &amp; gloves feature building</w:delText>
            </w:r>
            <w:r w:rsidDel="00BA3828">
              <w:rPr>
                <w:noProof/>
                <w:webHidden/>
              </w:rPr>
              <w:tab/>
              <w:delText>8</w:delText>
            </w:r>
          </w:del>
        </w:p>
        <w:p w:rsidR="00DC3FF9" w:rsidDel="00BA3828" w:rsidRDefault="00DC3FF9" w:rsidP="00E6654A">
          <w:pPr>
            <w:pStyle w:val="TM2"/>
            <w:rPr>
              <w:del w:id="336" w:author="Arthur Parmentier" w:date="2020-05-14T13:28:00Z"/>
              <w:rFonts w:eastAsiaTheme="minorEastAsia" w:cstheme="minorBidi"/>
              <w:noProof/>
              <w:lang w:val="fr-FR"/>
            </w:rPr>
          </w:pPr>
          <w:del w:id="337" w:author="Arthur Parmentier" w:date="2020-05-14T13:28:00Z">
            <w:r w:rsidRPr="00BA3828" w:rsidDel="00BA3828">
              <w:rPr>
                <w:rPrChange w:id="338" w:author="Arthur Parmentier" w:date="2020-05-14T13:28:00Z">
                  <w:rPr>
                    <w:rStyle w:val="Lienhypertexte"/>
                    <w:noProof/>
                  </w:rPr>
                </w:rPrChange>
              </w:rPr>
              <w:delText>D.</w:delText>
            </w:r>
            <w:r w:rsidDel="00BA3828">
              <w:rPr>
                <w:rFonts w:eastAsiaTheme="minorEastAsia" w:cstheme="minorBidi"/>
                <w:noProof/>
                <w:lang w:val="fr-FR"/>
              </w:rPr>
              <w:tab/>
            </w:r>
            <w:r w:rsidRPr="00BA3828" w:rsidDel="00BA3828">
              <w:rPr>
                <w:rPrChange w:id="339" w:author="Arthur Parmentier" w:date="2020-05-14T13:28:00Z">
                  <w:rPr>
                    <w:rStyle w:val="Lienhypertexte"/>
                    <w:noProof/>
                  </w:rPr>
                </w:rPrChange>
              </w:rPr>
              <w:delText>Part 2: Training &amp; data management</w:delText>
            </w:r>
            <w:r w:rsidDel="00BA3828">
              <w:rPr>
                <w:noProof/>
                <w:webHidden/>
              </w:rPr>
              <w:tab/>
              <w:delText>8</w:delText>
            </w:r>
          </w:del>
        </w:p>
        <w:p w:rsidR="00DC3FF9" w:rsidDel="00BA3828" w:rsidRDefault="00DC3FF9" w:rsidP="00E6654A">
          <w:pPr>
            <w:pStyle w:val="TM2"/>
            <w:rPr>
              <w:del w:id="340" w:author="Arthur Parmentier" w:date="2020-05-14T13:28:00Z"/>
              <w:rFonts w:eastAsiaTheme="minorEastAsia" w:cstheme="minorBidi"/>
              <w:noProof/>
              <w:lang w:val="fr-FR"/>
            </w:rPr>
          </w:pPr>
          <w:del w:id="341" w:author="Arthur Parmentier" w:date="2020-05-14T13:28:00Z">
            <w:r w:rsidRPr="00BA3828" w:rsidDel="00BA3828">
              <w:rPr>
                <w:rPrChange w:id="342" w:author="Arthur Parmentier" w:date="2020-05-14T13:28:00Z">
                  <w:rPr>
                    <w:rStyle w:val="Lienhypertexte"/>
                    <w:noProof/>
                  </w:rPr>
                </w:rPrChange>
              </w:rPr>
              <w:delText>E.</w:delText>
            </w:r>
            <w:r w:rsidDel="00BA3828">
              <w:rPr>
                <w:rFonts w:eastAsiaTheme="minorEastAsia" w:cstheme="minorBidi"/>
                <w:noProof/>
                <w:lang w:val="fr-FR"/>
              </w:rPr>
              <w:tab/>
            </w:r>
            <w:r w:rsidRPr="00BA3828" w:rsidDel="00BA3828">
              <w:rPr>
                <w:rPrChange w:id="343" w:author="Arthur Parmentier" w:date="2020-05-14T13:28:00Z">
                  <w:rPr>
                    <w:rStyle w:val="Lienhypertexte"/>
                    <w:noProof/>
                  </w:rPr>
                </w:rPrChange>
              </w:rPr>
              <w:delText>Part 3: Classification</w:delText>
            </w:r>
            <w:r w:rsidDel="00BA3828">
              <w:rPr>
                <w:noProof/>
                <w:webHidden/>
              </w:rPr>
              <w:tab/>
              <w:delText>8</w:delText>
            </w:r>
          </w:del>
        </w:p>
        <w:p w:rsidR="00DC3FF9" w:rsidDel="00BA3828" w:rsidRDefault="00DC3FF9" w:rsidP="00E6654A">
          <w:pPr>
            <w:pStyle w:val="TM2"/>
            <w:rPr>
              <w:del w:id="344" w:author="Arthur Parmentier" w:date="2020-05-14T13:28:00Z"/>
              <w:rFonts w:eastAsiaTheme="minorEastAsia" w:cstheme="minorBidi"/>
              <w:noProof/>
              <w:lang w:val="fr-FR"/>
            </w:rPr>
          </w:pPr>
          <w:del w:id="345" w:author="Arthur Parmentier" w:date="2020-05-14T13:28:00Z">
            <w:r w:rsidRPr="00BA3828" w:rsidDel="00BA3828">
              <w:rPr>
                <w:rPrChange w:id="346" w:author="Arthur Parmentier" w:date="2020-05-14T13:28:00Z">
                  <w:rPr>
                    <w:rStyle w:val="Lienhypertexte"/>
                    <w:noProof/>
                  </w:rPr>
                </w:rPrChange>
              </w:rPr>
              <w:delText>F.</w:delText>
            </w:r>
            <w:r w:rsidDel="00BA3828">
              <w:rPr>
                <w:rFonts w:eastAsiaTheme="minorEastAsia" w:cstheme="minorBidi"/>
                <w:noProof/>
                <w:lang w:val="fr-FR"/>
              </w:rPr>
              <w:tab/>
            </w:r>
            <w:r w:rsidRPr="00BA3828" w:rsidDel="00BA3828">
              <w:rPr>
                <w:rPrChange w:id="347" w:author="Arthur Parmentier" w:date="2020-05-14T13:28:00Z">
                  <w:rPr>
                    <w:rStyle w:val="Lienhypertexte"/>
                    <w:noProof/>
                  </w:rPr>
                </w:rPrChange>
              </w:rPr>
              <w:delText>Part 4: Grammar parsing</w:delText>
            </w:r>
            <w:r w:rsidDel="00BA3828">
              <w:rPr>
                <w:noProof/>
                <w:webHidden/>
              </w:rPr>
              <w:tab/>
              <w:delText>8</w:delText>
            </w:r>
          </w:del>
        </w:p>
        <w:p w:rsidR="00DC3FF9" w:rsidDel="00BA3828" w:rsidRDefault="00DC3FF9" w:rsidP="00E6654A">
          <w:pPr>
            <w:pStyle w:val="TM2"/>
            <w:rPr>
              <w:del w:id="348" w:author="Arthur Parmentier" w:date="2020-05-14T13:28:00Z"/>
              <w:rFonts w:eastAsiaTheme="minorEastAsia" w:cstheme="minorBidi"/>
              <w:noProof/>
              <w:lang w:val="fr-FR"/>
            </w:rPr>
          </w:pPr>
          <w:del w:id="349" w:author="Arthur Parmentier" w:date="2020-05-14T13:28:00Z">
            <w:r w:rsidRPr="00BA3828" w:rsidDel="00BA3828">
              <w:rPr>
                <w:rPrChange w:id="350" w:author="Arthur Parmentier" w:date="2020-05-14T13:28:00Z">
                  <w:rPr>
                    <w:rStyle w:val="Lienhypertexte"/>
                    <w:noProof/>
                  </w:rPr>
                </w:rPrChange>
              </w:rPr>
              <w:delText>G.</w:delText>
            </w:r>
            <w:r w:rsidDel="00BA3828">
              <w:rPr>
                <w:rFonts w:eastAsiaTheme="minorEastAsia" w:cstheme="minorBidi"/>
                <w:noProof/>
                <w:lang w:val="fr-FR"/>
              </w:rPr>
              <w:tab/>
            </w:r>
            <w:r w:rsidRPr="00BA3828" w:rsidDel="00BA3828">
              <w:rPr>
                <w:rPrChange w:id="351" w:author="Arthur Parmentier" w:date="2020-05-14T13:28:00Z">
                  <w:rPr>
                    <w:rStyle w:val="Lienhypertexte"/>
                    <w:noProof/>
                  </w:rPr>
                </w:rPrChange>
              </w:rPr>
              <w:delText>Part 5: Orchestra simulation</w:delText>
            </w:r>
            <w:r w:rsidDel="00BA3828">
              <w:rPr>
                <w:noProof/>
                <w:webHidden/>
              </w:rPr>
              <w:tab/>
              <w:delText>8</w:delText>
            </w:r>
          </w:del>
        </w:p>
        <w:p w:rsidR="00DC3FF9" w:rsidDel="00BA3828" w:rsidRDefault="00DC3FF9" w:rsidP="00E6654A">
          <w:pPr>
            <w:pStyle w:val="TM2"/>
            <w:rPr>
              <w:del w:id="352" w:author="Arthur Parmentier" w:date="2020-05-14T13:28:00Z"/>
              <w:rFonts w:eastAsiaTheme="minorEastAsia" w:cstheme="minorBidi"/>
              <w:noProof/>
              <w:lang w:val="fr-FR"/>
            </w:rPr>
          </w:pPr>
          <w:del w:id="353" w:author="Arthur Parmentier" w:date="2020-05-14T13:28:00Z">
            <w:r w:rsidRPr="00BA3828" w:rsidDel="00BA3828">
              <w:rPr>
                <w:rPrChange w:id="354" w:author="Arthur Parmentier" w:date="2020-05-14T13:28:00Z">
                  <w:rPr>
                    <w:rStyle w:val="Lienhypertexte"/>
                    <w:noProof/>
                  </w:rPr>
                </w:rPrChange>
              </w:rPr>
              <w:delText>H.</w:delText>
            </w:r>
            <w:r w:rsidDel="00BA3828">
              <w:rPr>
                <w:rFonts w:eastAsiaTheme="minorEastAsia" w:cstheme="minorBidi"/>
                <w:noProof/>
                <w:lang w:val="fr-FR"/>
              </w:rPr>
              <w:tab/>
            </w:r>
            <w:r w:rsidRPr="00BA3828" w:rsidDel="00BA3828">
              <w:rPr>
                <w:rPrChange w:id="355" w:author="Arthur Parmentier" w:date="2020-05-14T13:28:00Z">
                  <w:rPr>
                    <w:rStyle w:val="Lienhypertexte"/>
                    <w:noProof/>
                  </w:rPr>
                </w:rPrChange>
              </w:rPr>
              <w:delText>Part 6: Learning mechanism (?)</w:delText>
            </w:r>
            <w:r w:rsidDel="00BA3828">
              <w:rPr>
                <w:noProof/>
                <w:webHidden/>
              </w:rPr>
              <w:tab/>
              <w:delText>8</w:delText>
            </w:r>
          </w:del>
        </w:p>
        <w:p w:rsidR="00DC3FF9" w:rsidDel="00BA3828" w:rsidRDefault="00DC3FF9" w:rsidP="00E6654A">
          <w:pPr>
            <w:pStyle w:val="TM1"/>
            <w:rPr>
              <w:del w:id="356" w:author="Arthur Parmentier" w:date="2020-05-14T13:28:00Z"/>
              <w:rFonts w:eastAsiaTheme="minorEastAsia" w:cstheme="minorBidi"/>
              <w:noProof/>
              <w:sz w:val="22"/>
              <w:szCs w:val="22"/>
              <w:lang w:val="fr-FR"/>
            </w:rPr>
          </w:pPr>
          <w:del w:id="357" w:author="Arthur Parmentier" w:date="2020-05-14T13:28:00Z">
            <w:r w:rsidRPr="00BA3828" w:rsidDel="00BA3828">
              <w:rPr>
                <w:rPrChange w:id="358" w:author="Arthur Parmentier" w:date="2020-05-14T13:28:00Z">
                  <w:rPr>
                    <w:rStyle w:val="Lienhypertexte"/>
                    <w:noProof/>
                  </w:rPr>
                </w:rPrChange>
              </w:rPr>
              <w:delText>VII.</w:delText>
            </w:r>
            <w:r w:rsidDel="00BA3828">
              <w:rPr>
                <w:rFonts w:eastAsiaTheme="minorEastAsia" w:cstheme="minorBidi"/>
                <w:noProof/>
                <w:sz w:val="22"/>
                <w:szCs w:val="22"/>
                <w:lang w:val="fr-FR"/>
              </w:rPr>
              <w:tab/>
            </w:r>
            <w:r w:rsidRPr="00BA3828" w:rsidDel="00BA3828">
              <w:rPr>
                <w:rPrChange w:id="359" w:author="Arthur Parmentier" w:date="2020-05-14T13:28:00Z">
                  <w:rPr>
                    <w:rStyle w:val="Lienhypertexte"/>
                    <w:noProof/>
                  </w:rPr>
                </w:rPrChange>
              </w:rPr>
              <w:delText>Potential &amp; future of the tool</w:delText>
            </w:r>
            <w:r w:rsidDel="00BA3828">
              <w:rPr>
                <w:noProof/>
                <w:webHidden/>
              </w:rPr>
              <w:tab/>
              <w:delText>8</w:delText>
            </w:r>
          </w:del>
        </w:p>
        <w:p w:rsidR="00DC3FF9" w:rsidDel="00BA3828" w:rsidRDefault="00DC3FF9" w:rsidP="00E6654A">
          <w:pPr>
            <w:pStyle w:val="TM2"/>
            <w:rPr>
              <w:del w:id="360" w:author="Arthur Parmentier" w:date="2020-05-14T13:28:00Z"/>
              <w:rFonts w:eastAsiaTheme="minorEastAsia" w:cstheme="minorBidi"/>
              <w:noProof/>
              <w:lang w:val="fr-FR"/>
            </w:rPr>
          </w:pPr>
          <w:del w:id="361" w:author="Arthur Parmentier" w:date="2020-05-14T13:28:00Z">
            <w:r w:rsidRPr="00BA3828" w:rsidDel="00BA3828">
              <w:rPr>
                <w:rPrChange w:id="362" w:author="Arthur Parmentier" w:date="2020-05-14T13:28:00Z">
                  <w:rPr>
                    <w:rStyle w:val="Lienhypertexte"/>
                    <w:noProof/>
                  </w:rPr>
                </w:rPrChange>
              </w:rPr>
              <w:delText>A.</w:delText>
            </w:r>
            <w:r w:rsidDel="00BA3828">
              <w:rPr>
                <w:rFonts w:eastAsiaTheme="minorEastAsia" w:cstheme="minorBidi"/>
                <w:noProof/>
                <w:lang w:val="fr-FR"/>
              </w:rPr>
              <w:tab/>
            </w:r>
            <w:r w:rsidRPr="00BA3828" w:rsidDel="00BA3828">
              <w:rPr>
                <w:rPrChange w:id="363" w:author="Arthur Parmentier" w:date="2020-05-14T13:28:00Z">
                  <w:rPr>
                    <w:rStyle w:val="Lienhypertexte"/>
                    <w:noProof/>
                  </w:rPr>
                </w:rPrChange>
              </w:rPr>
              <w:delText>Topic A: what could be improved and how</w:delText>
            </w:r>
            <w:r w:rsidDel="00BA3828">
              <w:rPr>
                <w:noProof/>
                <w:webHidden/>
              </w:rPr>
              <w:tab/>
              <w:delText>8</w:delText>
            </w:r>
          </w:del>
        </w:p>
        <w:p w:rsidR="00DC3FF9" w:rsidDel="00BA3828" w:rsidRDefault="00DC3FF9" w:rsidP="00E6654A">
          <w:pPr>
            <w:pStyle w:val="TM2"/>
            <w:rPr>
              <w:del w:id="364" w:author="Arthur Parmentier" w:date="2020-05-14T13:28:00Z"/>
              <w:rFonts w:eastAsiaTheme="minorEastAsia" w:cstheme="minorBidi"/>
              <w:noProof/>
              <w:lang w:val="fr-FR"/>
            </w:rPr>
          </w:pPr>
          <w:del w:id="365" w:author="Arthur Parmentier" w:date="2020-05-14T13:28:00Z">
            <w:r w:rsidRPr="00BA3828" w:rsidDel="00BA3828">
              <w:rPr>
                <w:rPrChange w:id="366" w:author="Arthur Parmentier" w:date="2020-05-14T13:28:00Z">
                  <w:rPr>
                    <w:rStyle w:val="Lienhypertexte"/>
                    <w:noProof/>
                  </w:rPr>
                </w:rPrChange>
              </w:rPr>
              <w:delText>B.</w:delText>
            </w:r>
            <w:r w:rsidDel="00BA3828">
              <w:rPr>
                <w:rFonts w:eastAsiaTheme="minorEastAsia" w:cstheme="minorBidi"/>
                <w:noProof/>
                <w:lang w:val="fr-FR"/>
              </w:rPr>
              <w:tab/>
            </w:r>
            <w:r w:rsidRPr="00BA3828" w:rsidDel="00BA3828">
              <w:rPr>
                <w:rPrChange w:id="367" w:author="Arthur Parmentier" w:date="2020-05-14T13:28:00Z">
                  <w:rPr>
                    <w:rStyle w:val="Lienhypertexte"/>
                    <w:noProof/>
                  </w:rPr>
                </w:rPrChange>
              </w:rPr>
              <w:delText>Topic B: …</w:delText>
            </w:r>
            <w:r w:rsidDel="00BA3828">
              <w:rPr>
                <w:noProof/>
                <w:webHidden/>
              </w:rPr>
              <w:tab/>
              <w:delText>8</w:delText>
            </w:r>
          </w:del>
        </w:p>
        <w:p w:rsidR="00DC3FF9" w:rsidDel="00BA3828" w:rsidRDefault="00DC3FF9" w:rsidP="00E6654A">
          <w:pPr>
            <w:pStyle w:val="TM2"/>
            <w:rPr>
              <w:del w:id="368" w:author="Arthur Parmentier" w:date="2020-05-14T13:28:00Z"/>
              <w:rFonts w:eastAsiaTheme="minorEastAsia" w:cstheme="minorBidi"/>
              <w:noProof/>
              <w:lang w:val="fr-FR"/>
            </w:rPr>
          </w:pPr>
          <w:del w:id="369" w:author="Arthur Parmentier" w:date="2020-05-14T13:28:00Z">
            <w:r w:rsidRPr="00BA3828" w:rsidDel="00BA3828">
              <w:rPr>
                <w:rPrChange w:id="370" w:author="Arthur Parmentier" w:date="2020-05-14T13:28:00Z">
                  <w:rPr>
                    <w:rStyle w:val="Lienhypertexte"/>
                    <w:noProof/>
                  </w:rPr>
                </w:rPrChange>
              </w:rPr>
              <w:delText>C.</w:delText>
            </w:r>
            <w:r w:rsidDel="00BA3828">
              <w:rPr>
                <w:rFonts w:eastAsiaTheme="minorEastAsia" w:cstheme="minorBidi"/>
                <w:noProof/>
                <w:lang w:val="fr-FR"/>
              </w:rPr>
              <w:tab/>
            </w:r>
            <w:r w:rsidRPr="00BA3828" w:rsidDel="00BA3828">
              <w:rPr>
                <w:rPrChange w:id="371" w:author="Arthur Parmentier" w:date="2020-05-14T13:28:00Z">
                  <w:rPr>
                    <w:rStyle w:val="Lienhypertexte"/>
                    <w:noProof/>
                  </w:rPr>
                </w:rPrChange>
              </w:rPr>
              <w:delText>The future</w:delText>
            </w:r>
            <w:r w:rsidDel="00BA3828">
              <w:rPr>
                <w:noProof/>
                <w:webHidden/>
              </w:rPr>
              <w:tab/>
              <w:delText>8</w:delText>
            </w:r>
          </w:del>
        </w:p>
        <w:p w:rsidR="00DC3FF9" w:rsidDel="00BA3828" w:rsidRDefault="00DC3FF9" w:rsidP="00E6654A">
          <w:pPr>
            <w:pStyle w:val="TM1"/>
            <w:rPr>
              <w:del w:id="372" w:author="Arthur Parmentier" w:date="2020-05-14T13:28:00Z"/>
              <w:rFonts w:eastAsiaTheme="minorEastAsia" w:cstheme="minorBidi"/>
              <w:noProof/>
              <w:sz w:val="22"/>
              <w:szCs w:val="22"/>
              <w:lang w:val="fr-FR"/>
            </w:rPr>
          </w:pPr>
          <w:del w:id="373" w:author="Arthur Parmentier" w:date="2020-05-14T13:28:00Z">
            <w:r w:rsidRPr="00BA3828" w:rsidDel="00BA3828">
              <w:rPr>
                <w:rPrChange w:id="374" w:author="Arthur Parmentier" w:date="2020-05-14T13:28:00Z">
                  <w:rPr>
                    <w:rStyle w:val="Lienhypertexte"/>
                    <w:noProof/>
                  </w:rPr>
                </w:rPrChange>
              </w:rPr>
              <w:delText>VIII.</w:delText>
            </w:r>
            <w:r w:rsidDel="00BA3828">
              <w:rPr>
                <w:rFonts w:eastAsiaTheme="minorEastAsia" w:cstheme="minorBidi"/>
                <w:noProof/>
                <w:sz w:val="22"/>
                <w:szCs w:val="22"/>
                <w:lang w:val="fr-FR"/>
              </w:rPr>
              <w:tab/>
            </w:r>
            <w:r w:rsidRPr="00BA3828" w:rsidDel="00BA3828">
              <w:rPr>
                <w:rPrChange w:id="375" w:author="Arthur Parmentier" w:date="2020-05-14T13:28:00Z">
                  <w:rPr>
                    <w:rStyle w:val="Lienhypertexte"/>
                    <w:noProof/>
                  </w:rPr>
                </w:rPrChange>
              </w:rPr>
              <w:delText>Conclusion</w:delText>
            </w:r>
            <w:r w:rsidDel="00BA3828">
              <w:rPr>
                <w:noProof/>
                <w:webHidden/>
              </w:rPr>
              <w:tab/>
              <w:delText>8</w:delText>
            </w:r>
          </w:del>
        </w:p>
        <w:p w:rsidR="00924FE7" w:rsidRPr="00953072" w:rsidRDefault="00924FE7" w:rsidP="00E6654A">
          <w:r w:rsidRPr="00953072">
            <w:fldChar w:fldCharType="end"/>
          </w:r>
        </w:p>
      </w:sdtContent>
    </w:sdt>
    <w:p w:rsidR="001261FF" w:rsidRPr="00953072" w:rsidRDefault="001261FF" w:rsidP="00E6654A"/>
    <w:p w:rsidR="00AC57DD" w:rsidRPr="00953072" w:rsidRDefault="00BD621B" w:rsidP="00E6654A">
      <w:pPr>
        <w:pStyle w:val="Titre1"/>
      </w:pPr>
      <w:bookmarkStart w:id="376" w:name="_Toc40025928"/>
      <w:bookmarkStart w:id="377" w:name="_Toc42259043"/>
      <w:bookmarkStart w:id="378" w:name="_Toc39912163"/>
      <w:r w:rsidRPr="00953072">
        <w:t>A brief history of Soundpainting</w:t>
      </w:r>
      <w:bookmarkEnd w:id="376"/>
      <w:bookmarkEnd w:id="377"/>
    </w:p>
    <w:p w:rsidR="00F20CBC" w:rsidRPr="00F20CBC" w:rsidRDefault="006840DA">
      <w:pPr>
        <w:pStyle w:val="Titre2"/>
      </w:pPr>
      <w:bookmarkStart w:id="379" w:name="_Toc40025929"/>
      <w:bookmarkStart w:id="380" w:name="_Toc42259044"/>
      <w:r w:rsidRPr="00953072">
        <w:t>Back in Woodstock 1974</w:t>
      </w:r>
      <w:r w:rsidR="009F19C2" w:rsidRPr="00953072">
        <w:t>: emergence in emergency</w:t>
      </w:r>
      <w:bookmarkEnd w:id="379"/>
      <w:bookmarkEnd w:id="380"/>
    </w:p>
    <w:p w:rsidR="000027F3" w:rsidRPr="00953072" w:rsidDel="00765D65" w:rsidRDefault="000027F3" w:rsidP="00E6654A">
      <w:pPr>
        <w:rPr>
          <w:del w:id="381" w:author="Arthur Parmentier" w:date="2020-06-06T14:57:00Z"/>
        </w:rPr>
      </w:pPr>
      <w:del w:id="382" w:author="Arthur Parmentier" w:date="2020-06-06T14:57:00Z">
        <w:r w:rsidRPr="00953072" w:rsidDel="00765D65">
          <w:delText>Emergence of the first SP signs with the orchestra.</w:delText>
        </w:r>
        <w:r w:rsidR="00DC4FBF" w:rsidRPr="00953072" w:rsidDel="00765D65">
          <w:delText xml:space="preserve"> Emergent in emergency (</w:delText>
        </w:r>
        <w:r w:rsidR="00DC4FBF" w:rsidRPr="00953072" w:rsidDel="00765D65">
          <w:rPr>
            <w:i/>
            <w:iCs/>
          </w:rPr>
          <w:delText>Emergent</w:delText>
        </w:r>
        <w:r w:rsidR="00DC4FBF" w:rsidRPr="00953072" w:rsidDel="00765D65">
          <w:delText xml:space="preserve"> means beginning to arise and </w:delText>
        </w:r>
        <w:r w:rsidR="00DC4FBF" w:rsidRPr="00953072" w:rsidDel="00765D65">
          <w:rPr>
            <w:i/>
            <w:iCs/>
          </w:rPr>
          <w:delText>emergency</w:delText>
        </w:r>
        <w:r w:rsidR="00DC4FBF" w:rsidRPr="00953072" w:rsidDel="00765D65">
          <w:delText xml:space="preserve"> means arising unexpectedly)!</w:delText>
        </w:r>
      </w:del>
    </w:p>
    <w:p w:rsidR="00F20CBC" w:rsidRDefault="00670002" w:rsidP="00E6654A">
      <w:pPr>
        <w:rPr>
          <w:ins w:id="383" w:author="Arthur Parmentier" w:date="2020-06-06T14:49:00Z"/>
          <w:rStyle w:val="Lienhypertexte"/>
          <w:u w:val="none"/>
        </w:rPr>
      </w:pPr>
      <w:del w:id="384" w:author="Arthur Parmentier" w:date="2020-06-06T14:57:00Z">
        <w:r w:rsidDel="00765D65">
          <w:fldChar w:fldCharType="begin"/>
        </w:r>
        <w:r w:rsidDel="00765D65">
          <w:delInstrText xml:space="preserve"> HYPERLINK "http://www.soundpainting.com/history/" </w:delInstrText>
        </w:r>
        <w:r w:rsidDel="00765D65">
          <w:fldChar w:fldCharType="separate"/>
        </w:r>
        <w:r w:rsidR="000027F3" w:rsidRPr="00953072" w:rsidDel="00765D65">
          <w:rPr>
            <w:rStyle w:val="Lienhypertexte"/>
          </w:rPr>
          <w:delText>http://www.soundpainting.com/history/</w:delText>
        </w:r>
        <w:r w:rsidDel="00765D65">
          <w:rPr>
            <w:rStyle w:val="Lienhypertexte"/>
          </w:rPr>
          <w:fldChar w:fldCharType="end"/>
        </w:r>
      </w:del>
      <w:ins w:id="385" w:author="Arthur Parmentier" w:date="2020-06-06T14:41:00Z">
        <w:r w:rsidR="00682B61">
          <w:rPr>
            <w:rStyle w:val="Lienhypertexte"/>
            <w:u w:val="none"/>
          </w:rPr>
          <w:t xml:space="preserve">The </w:t>
        </w:r>
      </w:ins>
      <w:ins w:id="386" w:author="Arthur Parmentier" w:date="2020-06-06T14:42:00Z">
        <w:r w:rsidR="00682B61">
          <w:rPr>
            <w:rStyle w:val="Lienhypertexte"/>
            <w:u w:val="none"/>
          </w:rPr>
          <w:t>emergence of SP is well documented by its creator Walter Thompson</w:t>
        </w:r>
      </w:ins>
      <w:ins w:id="387" w:author="Arthur Parmentier" w:date="2020-06-06T14:48:00Z">
        <w:r w:rsidR="00682B61">
          <w:rPr>
            <w:rStyle w:val="Lienhypertexte"/>
            <w:u w:val="none"/>
          </w:rPr>
          <w:t xml:space="preserve"> in the first SP workbook “Soundpainting, The Art of Live Com</w:t>
        </w:r>
      </w:ins>
      <w:ins w:id="388" w:author="Arthur Parmentier" w:date="2020-06-06T14:49:00Z">
        <w:r w:rsidR="00682B61">
          <w:rPr>
            <w:rStyle w:val="Lienhypertexte"/>
            <w:u w:val="none"/>
          </w:rPr>
          <w:t>position” (Walter Thompson, 2006):</w:t>
        </w:r>
      </w:ins>
    </w:p>
    <w:p w:rsidR="00682B61" w:rsidRPr="00682B61" w:rsidRDefault="00682B61">
      <w:pPr>
        <w:pStyle w:val="Citation"/>
        <w:rPr>
          <w:ins w:id="389" w:author="Arthur Parmentier" w:date="2020-06-06T14:53:00Z"/>
          <w:lang w:val="fr-FR"/>
        </w:rPr>
        <w:pPrChange w:id="390" w:author="Arthur Parmentier" w:date="2020-06-06T14:53:00Z">
          <w:pPr>
            <w:spacing w:before="100" w:beforeAutospacing="1" w:after="100" w:afterAutospacing="1" w:line="240" w:lineRule="auto"/>
          </w:pPr>
        </w:pPrChange>
      </w:pPr>
      <w:ins w:id="391" w:author="Arthur Parmentier" w:date="2020-06-06T14:53:00Z">
        <w:r w:rsidRPr="00682B61">
          <w:rPr>
            <w:lang w:val="fr-FR"/>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682B61" w:rsidRDefault="00682B61">
      <w:pPr>
        <w:pStyle w:val="Citation"/>
        <w:rPr>
          <w:ins w:id="392" w:author="Arthur Parmentier" w:date="2020-06-06T14:53:00Z"/>
          <w:lang w:val="fr-FR"/>
        </w:rPr>
        <w:pPrChange w:id="393" w:author="Arthur Parmentier" w:date="2020-06-06T14:53:00Z">
          <w:pPr>
            <w:spacing w:after="0" w:line="240" w:lineRule="auto"/>
          </w:pPr>
        </w:pPrChange>
      </w:pPr>
      <w:ins w:id="394" w:author="Arthur Parmentier" w:date="2020-06-06T14:53:00Z">
        <w:r w:rsidRPr="00682B61">
          <w:rPr>
            <w:lang w:val="fr-FR"/>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682B61" w:rsidRDefault="00682B61">
      <w:pPr>
        <w:pStyle w:val="Citation"/>
        <w:rPr>
          <w:ins w:id="395" w:author="Arthur Parmentier" w:date="2020-06-06T14:53:00Z"/>
          <w:lang w:val="fr-FR"/>
        </w:rPr>
        <w:pPrChange w:id="396" w:author="Arthur Parmentier" w:date="2020-06-06T14:53:00Z">
          <w:pPr>
            <w:spacing w:before="100" w:beforeAutospacing="1" w:after="100" w:afterAutospacing="1" w:line="240" w:lineRule="auto"/>
          </w:pPr>
        </w:pPrChange>
      </w:pPr>
      <w:ins w:id="397" w:author="Arthur Parmentier" w:date="2020-06-06T14:53:00Z">
        <w:r w:rsidRPr="00682B61">
          <w:rPr>
            <w:lang w:val="fr-FR"/>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Default="00682B61" w:rsidP="00765D65">
      <w:pPr>
        <w:pStyle w:val="Citation"/>
        <w:rPr>
          <w:ins w:id="398" w:author="Arthur Parmentier" w:date="2020-06-06T14:53:00Z"/>
          <w:lang w:val="fr-FR"/>
        </w:rPr>
      </w:pPr>
      <w:ins w:id="399" w:author="Arthur Parmentier" w:date="2020-06-06T14:53:00Z">
        <w:r w:rsidRPr="00682B61">
          <w:rPr>
            <w:lang w:val="fr-FR"/>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the his orchestra and decided to use </w:t>
        </w:r>
        <w:r w:rsidRPr="00682B61">
          <w:rPr>
            <w:lang w:val="fr-FR"/>
          </w:rPr>
          <w:lastRenderedPageBreak/>
          <w:t>some of his signs. Trumpet 2 was soloing and during his solo Thompson asked one of the other trumpet players to create a repetitive background behind the soloist and 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Default="00765D65" w:rsidP="00765D65">
      <w:pPr>
        <w:rPr>
          <w:ins w:id="400" w:author="Arthur Parmentier" w:date="2020-06-06T15:08:00Z"/>
          <w:lang w:val="fr-FR"/>
        </w:rPr>
      </w:pPr>
      <w:ins w:id="401" w:author="Arthur Parmentier" w:date="2020-06-06T14:58:00Z">
        <w:r>
          <w:rPr>
            <w:lang w:val="fr-FR"/>
          </w:rPr>
          <w:t xml:space="preserve">One important remark is that </w:t>
        </w:r>
      </w:ins>
      <w:ins w:id="402" w:author="Arthur Parmentier" w:date="2020-06-06T14:56:00Z">
        <w:r>
          <w:rPr>
            <w:lang w:val="fr-FR"/>
          </w:rPr>
          <w:t>SP has emerged in emergency.</w:t>
        </w:r>
      </w:ins>
      <w:ins w:id="403" w:author="Arthur Parmentier" w:date="2020-06-06T15:03:00Z">
        <w:r w:rsidR="002827FA">
          <w:rPr>
            <w:lang w:val="fr-FR"/>
          </w:rPr>
          <w:t xml:space="preserve"> At the opposite of oral and written languages that we know ha</w:t>
        </w:r>
      </w:ins>
      <w:ins w:id="404" w:author="Arthur Parmentier" w:date="2020-06-06T15:04:00Z">
        <w:r w:rsidR="002827FA">
          <w:rPr>
            <w:lang w:val="fr-FR"/>
          </w:rPr>
          <w:t xml:space="preserve">ve emerged and developped in thousand of years, </w:t>
        </w:r>
      </w:ins>
      <w:ins w:id="405" w:author="Arthur Parmentier" w:date="2020-06-06T15:00:00Z">
        <w:r>
          <w:rPr>
            <w:lang w:val="fr-FR"/>
          </w:rPr>
          <w:t xml:space="preserve">Thompson had to construct signs </w:t>
        </w:r>
      </w:ins>
      <w:ins w:id="406" w:author="Arthur Parmentier" w:date="2020-06-06T15:04:00Z">
        <w:r w:rsidR="002827FA">
          <w:rPr>
            <w:lang w:val="fr-FR"/>
          </w:rPr>
          <w:t xml:space="preserve">and a syntax </w:t>
        </w:r>
      </w:ins>
      <w:ins w:id="407" w:author="Arthur Parmentier" w:date="2020-06-06T15:00:00Z">
        <w:r>
          <w:rPr>
            <w:lang w:val="fr-FR"/>
          </w:rPr>
          <w:t>that he thought the orchestra would understand</w:t>
        </w:r>
      </w:ins>
      <w:ins w:id="408" w:author="Arthur Parmentier" w:date="2020-06-06T15:07:00Z">
        <w:r w:rsidR="00DF2693">
          <w:rPr>
            <w:lang w:val="fr-FR"/>
          </w:rPr>
          <w:t xml:space="preserve"> </w:t>
        </w:r>
      </w:ins>
      <w:ins w:id="409" w:author="Arthur Parmentier" w:date="2020-06-06T15:03:00Z">
        <w:r w:rsidR="0090325B">
          <w:rPr>
            <w:lang w:val="fr-FR"/>
          </w:rPr>
          <w:t>on the fly</w:t>
        </w:r>
      </w:ins>
      <w:ins w:id="410" w:author="Arthur Parmentier" w:date="2020-06-06T15:07:00Z">
        <w:r w:rsidR="00DF2693">
          <w:rPr>
            <w:lang w:val="fr-FR"/>
          </w:rPr>
          <w:t xml:space="preserve"> without being able to d</w:t>
        </w:r>
      </w:ins>
      <w:ins w:id="411" w:author="Arthur Parmentier" w:date="2020-06-06T15:08:00Z">
        <w:r w:rsidR="00DF2693">
          <w:rPr>
            <w:lang w:val="fr-FR"/>
          </w:rPr>
          <w:t xml:space="preserve">iscuss prior conventions. </w:t>
        </w:r>
      </w:ins>
    </w:p>
    <w:p w:rsidR="00765D65" w:rsidRPr="00765D65" w:rsidRDefault="00DF2693">
      <w:pPr>
        <w:rPr>
          <w:lang w:val="fr-FR"/>
          <w:rPrChange w:id="412" w:author="Arthur Parmentier" w:date="2020-06-06T14:53:00Z">
            <w:rPr/>
          </w:rPrChange>
        </w:rPr>
      </w:pPr>
      <w:ins w:id="413" w:author="Arthur Parmentier" w:date="2020-06-06T15:08:00Z">
        <w:r>
          <w:rPr>
            <w:lang w:val="fr-FR"/>
          </w:rPr>
          <w:t xml:space="preserve">Even though later, signs were discussed and learned </w:t>
        </w:r>
      </w:ins>
      <w:ins w:id="414" w:author="Arthur Parmentier" w:date="2020-06-06T15:09:00Z">
        <w:r>
          <w:rPr>
            <w:lang w:val="fr-FR"/>
          </w:rPr>
          <w:t xml:space="preserve">with </w:t>
        </w:r>
      </w:ins>
      <w:ins w:id="415" w:author="Arthur Parmentier" w:date="2020-06-06T15:08:00Z">
        <w:r>
          <w:rPr>
            <w:lang w:val="fr-FR"/>
          </w:rPr>
          <w:t>convention</w:t>
        </w:r>
      </w:ins>
      <w:ins w:id="416" w:author="Arthur Parmentier" w:date="2020-06-06T15:09:00Z">
        <w:r>
          <w:rPr>
            <w:lang w:val="fr-FR"/>
          </w:rPr>
          <w:t>s</w:t>
        </w:r>
      </w:ins>
      <w:ins w:id="417" w:author="Arthur Parmentier" w:date="2020-06-06T15:08:00Z">
        <w:r>
          <w:rPr>
            <w:lang w:val="fr-FR"/>
          </w:rPr>
          <w:t xml:space="preserve">, </w:t>
        </w:r>
      </w:ins>
      <w:ins w:id="418" w:author="Arthur Parmentier" w:date="2020-06-06T15:13:00Z">
        <w:r w:rsidR="00784AD2">
          <w:rPr>
            <w:lang w:val="fr-FR"/>
          </w:rPr>
          <w:t xml:space="preserve">the fact that signs </w:t>
        </w:r>
      </w:ins>
      <w:ins w:id="419" w:author="Arthur Parmentier" w:date="2020-06-06T15:14:00Z">
        <w:r w:rsidR="00784AD2">
          <w:rPr>
            <w:lang w:val="fr-FR"/>
          </w:rPr>
          <w:t xml:space="preserve">must be learned and understood </w:t>
        </w:r>
      </w:ins>
      <w:ins w:id="420" w:author="Arthur Parmentier" w:date="2020-06-06T15:18:00Z">
        <w:r w:rsidR="00784AD2">
          <w:rPr>
            <w:lang w:val="fr-FR"/>
          </w:rPr>
          <w:t>quickly had important consequences that will discuss later.</w:t>
        </w:r>
      </w:ins>
    </w:p>
    <w:p w:rsidR="00915AFD" w:rsidRPr="00953072" w:rsidRDefault="00A938B2" w:rsidP="00E6654A">
      <w:pPr>
        <w:pStyle w:val="Titre2"/>
      </w:pPr>
      <w:bookmarkStart w:id="421" w:name="_Toc42259045"/>
      <w:bookmarkStart w:id="422" w:name="_Toc40025930"/>
      <w:ins w:id="423" w:author="Arthur Parmentier" w:date="2020-05-14T14:10:00Z">
        <w:r>
          <w:t>Developments</w:t>
        </w:r>
      </w:ins>
      <w:bookmarkEnd w:id="421"/>
      <w:del w:id="424" w:author="Arthur Parmentier" w:date="2020-05-14T14:10:00Z">
        <w:r w:rsidR="00915AFD" w:rsidRPr="00953072" w:rsidDel="00A938B2">
          <w:delText>A new</w:delText>
        </w:r>
      </w:del>
      <w:del w:id="425" w:author="Arthur Parmentier" w:date="2020-05-14T14:09:00Z">
        <w:r w:rsidR="00915AFD" w:rsidRPr="00953072" w:rsidDel="00706FFA">
          <w:delText xml:space="preserve"> form</w:delText>
        </w:r>
      </w:del>
      <w:del w:id="426" w:author="Arthur Parmentier" w:date="2020-05-14T14:10:00Z">
        <w:r w:rsidR="00915AFD" w:rsidRPr="00953072" w:rsidDel="00A938B2">
          <w:delText xml:space="preserve"> of c</w:delText>
        </w:r>
      </w:del>
      <w:del w:id="427" w:author="Arthur Parmentier" w:date="2020-05-14T14:11:00Z">
        <w:r w:rsidR="00915AFD" w:rsidRPr="00953072" w:rsidDel="00A938B2">
          <w:delText>omposition</w:delText>
        </w:r>
      </w:del>
      <w:bookmarkEnd w:id="422"/>
    </w:p>
    <w:p w:rsidR="00486FDC" w:rsidRPr="00953072" w:rsidDel="00A938B2" w:rsidRDefault="00486FDC">
      <w:pPr>
        <w:pStyle w:val="Titre3"/>
        <w:rPr>
          <w:del w:id="428" w:author="Arthur Parmentier" w:date="2020-05-14T14:10:00Z"/>
        </w:rPr>
      </w:pPr>
      <w:bookmarkStart w:id="429" w:name="_Toc40025931"/>
      <w:del w:id="430" w:author="Arthur Parmentier" w:date="2020-05-14T14:10:00Z">
        <w:r w:rsidRPr="00953072" w:rsidDel="00A938B2">
          <w:delText>Sign language: from cultural concepts to performance</w:delText>
        </w:r>
        <w:bookmarkStart w:id="431" w:name="_Toc40363654"/>
        <w:bookmarkStart w:id="432" w:name="_Toc40363717"/>
        <w:bookmarkStart w:id="433" w:name="_Toc40431426"/>
        <w:bookmarkStart w:id="434" w:name="_Toc41067154"/>
        <w:bookmarkStart w:id="435" w:name="_Toc42258969"/>
        <w:bookmarkStart w:id="436" w:name="_Toc42259046"/>
        <w:bookmarkEnd w:id="429"/>
        <w:bookmarkEnd w:id="431"/>
        <w:bookmarkEnd w:id="432"/>
        <w:bookmarkEnd w:id="433"/>
        <w:bookmarkEnd w:id="434"/>
        <w:bookmarkEnd w:id="435"/>
        <w:bookmarkEnd w:id="436"/>
      </w:del>
    </w:p>
    <w:p w:rsidR="00486FDC" w:rsidRPr="00953072" w:rsidDel="00A938B2" w:rsidRDefault="00486FDC" w:rsidP="00E6654A">
      <w:pPr>
        <w:rPr>
          <w:del w:id="437" w:author="Arthur Parmentier" w:date="2020-05-14T14:10:00Z"/>
        </w:rPr>
      </w:pPr>
      <w:del w:id="438" w:author="Arthur Parmentier" w:date="2020-05-14T14:10:00Z">
        <w:r w:rsidRPr="00953072" w:rsidDel="00A938B2">
          <w:delText>The point here is: SP could grow fast because it is originally built on existing concepts (or latent concepts) in the fields of music, artistic performance, human communication (identifiers, content, parameters…).</w:delText>
        </w:r>
        <w:bookmarkStart w:id="439" w:name="_Toc40363655"/>
        <w:bookmarkStart w:id="440" w:name="_Toc40363718"/>
        <w:bookmarkStart w:id="441" w:name="_Toc40431427"/>
        <w:bookmarkStart w:id="442" w:name="_Toc41067155"/>
        <w:bookmarkStart w:id="443" w:name="_Toc42258970"/>
        <w:bookmarkStart w:id="444" w:name="_Toc42259047"/>
        <w:bookmarkEnd w:id="439"/>
        <w:bookmarkEnd w:id="440"/>
        <w:bookmarkEnd w:id="441"/>
        <w:bookmarkEnd w:id="442"/>
        <w:bookmarkEnd w:id="443"/>
        <w:bookmarkEnd w:id="444"/>
      </w:del>
    </w:p>
    <w:p w:rsidR="00665CB4" w:rsidRPr="00953072" w:rsidDel="00A938B2" w:rsidRDefault="00665CB4" w:rsidP="00E6654A">
      <w:pPr>
        <w:rPr>
          <w:del w:id="445" w:author="Arthur Parmentier" w:date="2020-05-14T14:10:00Z"/>
        </w:rPr>
      </w:pPr>
      <w:del w:id="446" w:author="Arthur Parmentier" w:date="2020-05-14T14:10:00Z">
        <w:r w:rsidRPr="00953072" w:rsidDel="00A938B2">
          <w:delText xml:space="preserve">Develop cultural aspects examples. </w:delText>
        </w:r>
        <w:bookmarkStart w:id="447" w:name="_Toc40363656"/>
        <w:bookmarkStart w:id="448" w:name="_Toc40363719"/>
        <w:bookmarkStart w:id="449" w:name="_Toc40431428"/>
        <w:bookmarkStart w:id="450" w:name="_Toc41067156"/>
        <w:bookmarkStart w:id="451" w:name="_Toc42258971"/>
        <w:bookmarkStart w:id="452" w:name="_Toc42259048"/>
        <w:bookmarkEnd w:id="447"/>
        <w:bookmarkEnd w:id="448"/>
        <w:bookmarkEnd w:id="449"/>
        <w:bookmarkEnd w:id="450"/>
        <w:bookmarkEnd w:id="451"/>
        <w:bookmarkEnd w:id="452"/>
      </w:del>
    </w:p>
    <w:p w:rsidR="00486FDC" w:rsidRPr="00953072" w:rsidDel="00A938B2" w:rsidRDefault="00486FDC" w:rsidP="00E6654A">
      <w:pPr>
        <w:rPr>
          <w:del w:id="453" w:author="Arthur Parmentier" w:date="2020-05-14T14:10:00Z"/>
        </w:rPr>
      </w:pPr>
      <w:del w:id="454" w:author="Arthur Parmentier" w:date="2020-05-14T14:10:00Z">
        <w:r w:rsidRPr="00953072" w:rsidDel="00A938B2">
          <w:delText xml:space="preserve">Q: Is it only a mere translation of old concepts into a more efficient sign/gestural </w:delText>
        </w:r>
      </w:del>
      <w:del w:id="455" w:author="Arthur Parmentier" w:date="2020-05-13T09:25:00Z">
        <w:r w:rsidRPr="00953072" w:rsidDel="00990A90">
          <w:delText>langage</w:delText>
        </w:r>
      </w:del>
      <w:del w:id="456" w:author="Arthur Parmentier" w:date="2020-05-14T14:10:00Z">
        <w:r w:rsidRPr="00953072" w:rsidDel="00A938B2">
          <w:delText>? A: no. It also has emergent properties (think of shapeline).</w:delText>
        </w:r>
        <w:bookmarkStart w:id="457" w:name="_Toc40363657"/>
        <w:bookmarkStart w:id="458" w:name="_Toc40363720"/>
        <w:bookmarkStart w:id="459" w:name="_Toc40431429"/>
        <w:bookmarkStart w:id="460" w:name="_Toc41067157"/>
        <w:bookmarkStart w:id="461" w:name="_Toc42258972"/>
        <w:bookmarkStart w:id="462" w:name="_Toc42259049"/>
        <w:bookmarkEnd w:id="457"/>
        <w:bookmarkEnd w:id="458"/>
        <w:bookmarkEnd w:id="459"/>
        <w:bookmarkEnd w:id="460"/>
        <w:bookmarkEnd w:id="461"/>
        <w:bookmarkEnd w:id="462"/>
      </w:del>
    </w:p>
    <w:p w:rsidR="00486FDC" w:rsidRPr="00953072" w:rsidRDefault="00915AFD">
      <w:pPr>
        <w:pStyle w:val="Titre3"/>
      </w:pPr>
      <w:bookmarkStart w:id="463" w:name="_Toc40025932"/>
      <w:bookmarkStart w:id="464" w:name="_Toc42259050"/>
      <w:r w:rsidRPr="00953072">
        <w:t>A m</w:t>
      </w:r>
      <w:r w:rsidR="003706BA" w:rsidRPr="00953072">
        <w:t>ultidisciplinary language</w:t>
      </w:r>
      <w:bookmarkEnd w:id="463"/>
      <w:bookmarkEnd w:id="464"/>
    </w:p>
    <w:p w:rsidR="007F1E08" w:rsidRDefault="001875CF" w:rsidP="00E6654A">
      <w:pPr>
        <w:rPr>
          <w:ins w:id="465" w:author="Arthur Parmentier" w:date="2020-06-06T15:19:00Z"/>
        </w:rPr>
      </w:pPr>
      <w:ins w:id="466" w:author="Arthur Parmentier" w:date="2020-06-06T15:41:00Z">
        <w:r>
          <w:t xml:space="preserve">One of the most important development of SP </w:t>
        </w:r>
      </w:ins>
      <w:ins w:id="467" w:author="Arthur Parmentier" w:date="2020-06-06T15:47:00Z">
        <w:r w:rsidR="00AC50C0">
          <w:t xml:space="preserve">in the 90’s and later </w:t>
        </w:r>
      </w:ins>
      <w:ins w:id="468" w:author="Arthur Parmentier" w:date="2020-06-06T15:41:00Z">
        <w:r>
          <w:t xml:space="preserve">is </w:t>
        </w:r>
      </w:ins>
      <w:ins w:id="469" w:author="Arthur Parmentier" w:date="2020-06-06T15:42:00Z">
        <w:r>
          <w:t xml:space="preserve">its use with several disciplines: </w:t>
        </w:r>
      </w:ins>
      <w:ins w:id="470" w:author="Arthur Parmentier" w:date="2020-06-06T15:43:00Z">
        <w:r>
          <w:t xml:space="preserve">music, dance, acting, </w:t>
        </w:r>
      </w:ins>
      <w:ins w:id="471" w:author="Arthur Parmentier" w:date="2020-06-06T15:44:00Z">
        <w:r w:rsidR="00BA026A">
          <w:t xml:space="preserve">all visual arts, sculpture… </w:t>
        </w:r>
      </w:ins>
      <w:ins w:id="472" w:author="Arthur Parmentier" w:date="2020-06-06T15:45:00Z">
        <w:r w:rsidR="00BA026A">
          <w:t>Recently, SP was used to control a swarm of drones</w:t>
        </w:r>
        <w:r w:rsidR="00BA026A">
          <w:rPr>
            <w:rStyle w:val="Appelnotedebasdep"/>
          </w:rPr>
          <w:footnoteReference w:id="1"/>
        </w:r>
      </w:ins>
      <w:ins w:id="477" w:author="Arthur Parmentier" w:date="2020-06-06T15:46:00Z">
        <w:r w:rsidR="00AC50C0">
          <w:t xml:space="preserve"> and its extent keep growing over the year as composer and performers use it </w:t>
        </w:r>
      </w:ins>
      <w:ins w:id="478" w:author="Arthur Parmentier" w:date="2020-06-06T15:47:00Z">
        <w:r w:rsidR="00AC50C0">
          <w:t>in very different contexts and configurations.</w:t>
        </w:r>
      </w:ins>
    </w:p>
    <w:p w:rsidR="003706BA" w:rsidRPr="00953072" w:rsidDel="00AC50C0" w:rsidRDefault="00C75BE3" w:rsidP="00E6654A">
      <w:pPr>
        <w:rPr>
          <w:del w:id="479" w:author="Arthur Parmentier" w:date="2020-06-06T15:47:00Z"/>
        </w:rPr>
      </w:pPr>
      <w:del w:id="480" w:author="Arthur Parmentier" w:date="2020-06-06T15:47:00Z">
        <w:r w:rsidRPr="00953072" w:rsidDel="00AC50C0">
          <w:delText>SP not limited to music performance. Signs started to be created by W himself from 90+ for multidisciplinary performance.</w:delText>
        </w:r>
      </w:del>
    </w:p>
    <w:p w:rsidR="00C75BE3" w:rsidRPr="00953072" w:rsidRDefault="00C75BE3">
      <w:pPr>
        <w:pStyle w:val="Titre3"/>
      </w:pPr>
      <w:bookmarkStart w:id="481" w:name="_Toc40025933"/>
      <w:bookmarkStart w:id="482" w:name="_Toc42259051"/>
      <w:r w:rsidRPr="00953072">
        <w:t xml:space="preserve">Fertility in Europe, </w:t>
      </w:r>
      <w:r w:rsidR="00ED2072" w:rsidRPr="00953072">
        <w:t xml:space="preserve">worldwide </w:t>
      </w:r>
      <w:r w:rsidRPr="00953072">
        <w:t>spread</w:t>
      </w:r>
      <w:r w:rsidR="00ED2072" w:rsidRPr="00953072">
        <w:t xml:space="preserve"> in modern societies</w:t>
      </w:r>
      <w:bookmarkEnd w:id="481"/>
      <w:bookmarkEnd w:id="482"/>
      <w:ins w:id="483" w:author="Arthur Parmentier" w:date="2020-06-06T15:57:00Z">
        <w:r w:rsidR="00FA052A">
          <w:t>, the constr</w:t>
        </w:r>
      </w:ins>
      <w:ins w:id="484" w:author="Arthur Parmentier" w:date="2020-06-06T15:58:00Z">
        <w:r w:rsidR="00FA052A">
          <w:t xml:space="preserve">uction of a community and the beginning of the </w:t>
        </w:r>
      </w:ins>
      <w:ins w:id="485" w:author="Arthur Parmentier" w:date="2020-06-06T15:59:00Z">
        <w:r w:rsidR="00FA052A">
          <w:t>normalization of SP</w:t>
        </w:r>
      </w:ins>
    </w:p>
    <w:p w:rsidR="002676CA" w:rsidRPr="00953072" w:rsidRDefault="002676CA" w:rsidP="00E6654A">
      <w:r w:rsidRPr="00953072">
        <w:t>Walter gave his first SP workshop in Europe in the late 90’s and found a very fertile ground for Soundpainting in France, which now has probably the largest SP community over the world.</w:t>
      </w:r>
    </w:p>
    <w:p w:rsidR="009A2092" w:rsidRPr="00953072" w:rsidDel="00FA052A" w:rsidRDefault="009A2092" w:rsidP="00E6654A">
      <w:pPr>
        <w:rPr>
          <w:del w:id="486" w:author="Arthur Parmentier" w:date="2020-06-06T15:55:00Z"/>
        </w:rPr>
      </w:pPr>
      <w:r w:rsidRPr="00953072">
        <w:lastRenderedPageBreak/>
        <w:t>Today, Soundpainting is used for on</w:t>
      </w:r>
      <w:ins w:id="487" w:author="Arthur Parmentier" w:date="2020-06-06T15:49:00Z">
        <w:r w:rsidR="00F479B2">
          <w:t xml:space="preserve"> </w:t>
        </w:r>
      </w:ins>
      <w:del w:id="488" w:author="Arthur Parmentier" w:date="2020-06-06T15:50:00Z">
        <w:r w:rsidRPr="00953072" w:rsidDel="00F479B2">
          <w:delText xml:space="preserve"> </w:delText>
        </w:r>
      </w:del>
      <w:r w:rsidRPr="00953072">
        <w:t xml:space="preserve">every </w:t>
      </w:r>
      <w:ins w:id="489" w:author="Arthur Parmentier" w:date="2020-06-06T15:50:00Z">
        <w:r w:rsidR="00F479B2">
          <w:t xml:space="preserve">populated </w:t>
        </w:r>
      </w:ins>
      <w:r w:rsidRPr="00953072">
        <w:t>continent</w:t>
      </w:r>
      <w:ins w:id="490" w:author="Arthur Parmentier" w:date="2020-06-06T15:59:00Z">
        <w:r w:rsidR="00FA052A">
          <w:t>, especially in modern societies.</w:t>
        </w:r>
        <w:r w:rsidR="00FA052A">
          <w:rPr>
            <w:rStyle w:val="Appelnotedebasdep"/>
          </w:rPr>
          <w:footnoteReference w:id="2"/>
        </w:r>
      </w:ins>
      <w:del w:id="499" w:author="Arthur Parmentier" w:date="2020-06-06T15:59:00Z">
        <w:r w:rsidRPr="00953072" w:rsidDel="00FA052A">
          <w:delText xml:space="preserve"> and</w:delText>
        </w:r>
      </w:del>
      <w:ins w:id="500" w:author="Arthur Parmentier" w:date="2020-06-06T15:59:00Z">
        <w:r w:rsidR="00FA052A">
          <w:br/>
        </w:r>
      </w:ins>
      <w:del w:id="501" w:author="Arthur Parmentier" w:date="2020-06-06T15:59:00Z">
        <w:r w:rsidRPr="00953072" w:rsidDel="00FA052A">
          <w:delText xml:space="preserve"> s</w:delText>
        </w:r>
      </w:del>
      <w:ins w:id="502" w:author="Arthur Parmentier" w:date="2020-06-06T15:59:00Z">
        <w:r w:rsidR="00FA052A">
          <w:t>S</w:t>
        </w:r>
      </w:ins>
      <w:r w:rsidRPr="00953072">
        <w:t>everal artists created their own signs for the needs</w:t>
      </w:r>
      <w:ins w:id="503" w:author="Arthur Parmentier" w:date="2020-06-06T15:51:00Z">
        <w:r w:rsidR="00912BCC">
          <w:t xml:space="preserve"> of their</w:t>
        </w:r>
      </w:ins>
      <w:del w:id="504" w:author="Arthur Parmentier" w:date="2020-06-06T15:51:00Z">
        <w:r w:rsidRPr="00953072" w:rsidDel="00912BCC">
          <w:delText xml:space="preserve"> of their own</w:delText>
        </w:r>
      </w:del>
      <w:r w:rsidRPr="00953072">
        <w:t xml:space="preserve"> group</w:t>
      </w:r>
      <w:ins w:id="505" w:author="Arthur Parmentier" w:date="2020-06-06T15:51:00Z">
        <w:r w:rsidR="00912BCC">
          <w:t>s</w:t>
        </w:r>
      </w:ins>
      <w:r w:rsidRPr="00953072">
        <w:t xml:space="preserve"> </w:t>
      </w:r>
      <w:ins w:id="506" w:author="Arthur Parmentier" w:date="2020-06-06T15:52:00Z">
        <w:r w:rsidR="00912BCC">
          <w:t>and</w:t>
        </w:r>
      </w:ins>
      <w:del w:id="507" w:author="Arthur Parmentier" w:date="2020-06-06T15:52:00Z">
        <w:r w:rsidRPr="00953072" w:rsidDel="00912BCC">
          <w:delText>or</w:delText>
        </w:r>
      </w:del>
      <w:r w:rsidRPr="00953072">
        <w:t xml:space="preserve"> </w:t>
      </w:r>
      <w:ins w:id="508" w:author="Arthur Parmentier" w:date="2020-06-06T15:52:00Z">
        <w:r w:rsidR="00912BCC">
          <w:t xml:space="preserve">performance </w:t>
        </w:r>
      </w:ins>
      <w:r w:rsidRPr="00953072">
        <w:t>configuration</w:t>
      </w:r>
      <w:ins w:id="509" w:author="Arthur Parmentier" w:date="2020-06-06T15:52:00Z">
        <w:r w:rsidR="00912BCC">
          <w:t>s</w:t>
        </w:r>
      </w:ins>
      <w:r w:rsidRPr="00953072">
        <w:t>.</w:t>
      </w:r>
      <w:ins w:id="510" w:author="Arthur Parmentier" w:date="2020-06-06T15:52:00Z">
        <w:r w:rsidR="00B74CBB">
          <w:t xml:space="preserve"> T</w:t>
        </w:r>
      </w:ins>
      <w:ins w:id="511" w:author="Arthur Parmentier" w:date="2020-06-06T15:53:00Z">
        <w:r w:rsidR="00B74CBB">
          <w:t xml:space="preserve">hompson </w:t>
        </w:r>
      </w:ins>
      <w:ins w:id="512" w:author="Arthur Parmentier" w:date="2020-06-06T15:54:00Z">
        <w:r w:rsidR="00FA052A">
          <w:t>is still however the main figure of SP and gave himself a special role in keeping the language normalized and un</w:t>
        </w:r>
      </w:ins>
      <w:ins w:id="513" w:author="Arthur Parmentier" w:date="2020-06-06T15:55:00Z">
        <w:r w:rsidR="00FA052A">
          <w:t xml:space="preserve">iversal. He leads </w:t>
        </w:r>
      </w:ins>
    </w:p>
    <w:p w:rsidR="006C4B1C" w:rsidRPr="00953072" w:rsidDel="00FA052A" w:rsidRDefault="006C4B1C" w:rsidP="00E6654A">
      <w:pPr>
        <w:rPr>
          <w:del w:id="514" w:author="Arthur Parmentier" w:date="2020-06-06T15:55:00Z"/>
        </w:rPr>
      </w:pPr>
      <w:del w:id="515" w:author="Arthur Parmentier" w:date="2020-06-06T15:55:00Z">
        <w:r w:rsidRPr="00953072" w:rsidDel="00FA052A">
          <w:delText xml:space="preserve">Important point: W wants to make sure that the language stays normalized and universal. </w:delText>
        </w:r>
      </w:del>
      <w:ins w:id="516" w:author="Arthur Parmentier" w:date="2020-06-06T15:55:00Z">
        <w:r w:rsidR="00FA052A">
          <w:t>t</w:t>
        </w:r>
      </w:ins>
      <w:del w:id="517" w:author="Arthur Parmentier" w:date="2020-06-06T15:55:00Z">
        <w:r w:rsidRPr="00953072" w:rsidDel="00FA052A">
          <w:delText>T</w:delText>
        </w:r>
      </w:del>
      <w:r w:rsidRPr="00953072">
        <w:t>hink tanks,</w:t>
      </w:r>
      <w:ins w:id="518" w:author="Arthur Parmentier" w:date="2020-06-06T15:55:00Z">
        <w:r w:rsidR="00FA052A">
          <w:t xml:space="preserve"> community groups and discussions,</w:t>
        </w:r>
      </w:ins>
      <w:r w:rsidRPr="00953072">
        <w:t xml:space="preserve"> </w:t>
      </w:r>
      <w:ins w:id="519" w:author="Arthur Parmentier" w:date="2020-06-06T15:55:00Z">
        <w:r w:rsidR="00FA052A">
          <w:t>the constr</w:t>
        </w:r>
      </w:ins>
      <w:ins w:id="520" w:author="Arthur Parmentier" w:date="2020-06-06T15:56:00Z">
        <w:r w:rsidR="00FA052A">
          <w:t xml:space="preserve">uction of </w:t>
        </w:r>
      </w:ins>
      <w:r w:rsidRPr="00953072">
        <w:t>glossar</w:t>
      </w:r>
      <w:ins w:id="521" w:author="Arthur Parmentier" w:date="2020-06-06T15:55:00Z">
        <w:r w:rsidR="00FA052A">
          <w:t>ies</w:t>
        </w:r>
      </w:ins>
      <w:del w:id="522" w:author="Arthur Parmentier" w:date="2020-06-06T15:55:00Z">
        <w:r w:rsidRPr="00953072" w:rsidDel="00FA052A">
          <w:delText>y</w:delText>
        </w:r>
      </w:del>
      <w:ins w:id="523" w:author="Arthur Parmentier" w:date="2020-06-06T15:55:00Z">
        <w:r w:rsidR="00FA052A">
          <w:t xml:space="preserve"> and </w:t>
        </w:r>
      </w:ins>
      <w:del w:id="524" w:author="Arthur Parmentier" w:date="2020-06-06T15:55:00Z">
        <w:r w:rsidRPr="00953072" w:rsidDel="00FA052A">
          <w:delText>/</w:delText>
        </w:r>
      </w:del>
      <w:r w:rsidRPr="00953072">
        <w:t>dictionar</w:t>
      </w:r>
      <w:ins w:id="525" w:author="Arthur Parmentier" w:date="2020-06-06T15:55:00Z">
        <w:r w:rsidR="00FA052A">
          <w:t>ies</w:t>
        </w:r>
      </w:ins>
      <w:del w:id="526" w:author="Arthur Parmentier" w:date="2020-06-06T15:55:00Z">
        <w:r w:rsidRPr="00953072" w:rsidDel="00FA052A">
          <w:delText>y of signs, community relations…</w:delText>
        </w:r>
      </w:del>
    </w:p>
    <w:p w:rsidR="009A2092" w:rsidRDefault="00FA052A" w:rsidP="00E6654A">
      <w:pPr>
        <w:rPr>
          <w:ins w:id="527" w:author="Arthur Parmentier" w:date="2020-06-06T15:56:00Z"/>
        </w:rPr>
      </w:pPr>
      <w:ins w:id="528" w:author="Arthur Parmentier" w:date="2020-06-06T15:55:00Z">
        <w:r>
          <w:t xml:space="preserve"> </w:t>
        </w:r>
      </w:ins>
      <w:ins w:id="529" w:author="Arthur Parmentier" w:date="2020-06-06T15:56:00Z">
        <w:r>
          <w:t>where the signs</w:t>
        </w:r>
      </w:ins>
      <w:ins w:id="530" w:author="Arthur Parmentier" w:date="2020-06-06T16:29:00Z">
        <w:r w:rsidR="008030DF">
          <w:t>, their meanings</w:t>
        </w:r>
      </w:ins>
      <w:ins w:id="531" w:author="Arthur Parmentier" w:date="2020-06-06T15:56:00Z">
        <w:r>
          <w:t xml:space="preserve"> and uses are discussed.</w:t>
        </w:r>
      </w:ins>
    </w:p>
    <w:p w:rsidR="00FA052A" w:rsidRPr="00953072" w:rsidRDefault="00B3767E" w:rsidP="00E6654A">
      <w:ins w:id="532" w:author="Arthur Parmentier" w:date="2020-06-06T16:09:00Z">
        <w:r>
          <w:t>T</w:t>
        </w:r>
      </w:ins>
      <w:ins w:id="533" w:author="Arthur Parmentier" w:date="2020-06-06T16:10:00Z">
        <w:r>
          <w:t xml:space="preserve">wo conflictual views of on </w:t>
        </w:r>
      </w:ins>
      <w:ins w:id="534" w:author="Arthur Parmentier" w:date="2020-06-06T16:15:00Z">
        <w:r>
          <w:t>SP</w:t>
        </w:r>
      </w:ins>
      <w:ins w:id="535" w:author="Arthur Parmentier" w:date="2020-06-06T16:10:00Z">
        <w:r>
          <w:t xml:space="preserve"> are observed: </w:t>
        </w:r>
      </w:ins>
      <w:ins w:id="536" w:author="Arthur Parmentier" w:date="2020-06-06T16:13:00Z">
        <w:r>
          <w:br/>
          <w:t>On one hand</w:t>
        </w:r>
      </w:ins>
      <w:ins w:id="537" w:author="Arthur Parmentier" w:date="2020-06-06T16:10:00Z">
        <w:r>
          <w:t xml:space="preserve"> </w:t>
        </w:r>
      </w:ins>
      <w:ins w:id="538" w:author="Arthur Parmentier" w:date="2020-06-06T16:11:00Z">
        <w:r>
          <w:t xml:space="preserve">the idea of SP as a language in constant evolution, whose rules and definitions are changing over time as people </w:t>
        </w:r>
      </w:ins>
      <w:ins w:id="539" w:author="Arthur Parmentier" w:date="2020-06-06T16:12:00Z">
        <w:r>
          <w:t xml:space="preserve">transform </w:t>
        </w:r>
      </w:ins>
      <w:ins w:id="540" w:author="Arthur Parmentier" w:date="2020-06-06T16:11:00Z">
        <w:r>
          <w:t xml:space="preserve">it for </w:t>
        </w:r>
      </w:ins>
      <w:ins w:id="541" w:author="Arthur Parmentier" w:date="2020-06-06T16:12:00Z">
        <w:r>
          <w:t xml:space="preserve">their own use; an element of culture that </w:t>
        </w:r>
      </w:ins>
      <w:ins w:id="542" w:author="Arthur Parmentier" w:date="2020-06-06T16:13:00Z">
        <w:r>
          <w:t>can fundamentally not be owned and controlled.</w:t>
        </w:r>
      </w:ins>
      <w:ins w:id="543" w:author="Arthur Parmentier" w:date="2020-06-06T16:14:00Z">
        <w:r>
          <w:t xml:space="preserve"> This representation is close to the one of other languages whose diversit</w:t>
        </w:r>
      </w:ins>
      <w:ins w:id="544" w:author="Arthur Parmentier" w:date="2020-06-06T16:15:00Z">
        <w:r>
          <w:t>ies and divergent evolutions are well-known throughout history.</w:t>
        </w:r>
      </w:ins>
      <w:ins w:id="545" w:author="Arthur Parmentier" w:date="2020-06-06T16:13:00Z">
        <w:r>
          <w:br/>
          <w:t>On the other hand</w:t>
        </w:r>
      </w:ins>
      <w:ins w:id="546" w:author="Arthur Parmentier" w:date="2020-06-06T16:15:00Z">
        <w:r>
          <w:t xml:space="preserve">, </w:t>
        </w:r>
        <w:r w:rsidR="0053613D">
          <w:t>SP is considered as a creation</w:t>
        </w:r>
      </w:ins>
      <w:ins w:id="547" w:author="Arthur Parmentier" w:date="2020-06-06T16:16:00Z">
        <w:r w:rsidR="0053613D">
          <w:t xml:space="preserve"> (moreover, with a living creator)</w:t>
        </w:r>
      </w:ins>
      <w:ins w:id="548" w:author="Arthur Parmentier" w:date="2020-06-06T16:17:00Z">
        <w:r w:rsidR="0053613D">
          <w:t xml:space="preserve"> </w:t>
        </w:r>
      </w:ins>
      <w:ins w:id="549" w:author="Arthur Parmentier" w:date="2020-06-06T16:20:00Z">
        <w:r w:rsidR="0053613D">
          <w:t>that cannot legitimately be transformed by anyone under the same name and whose transformations must be discussed</w:t>
        </w:r>
      </w:ins>
      <w:ins w:id="550" w:author="Arthur Parmentier" w:date="2020-06-06T16:21:00Z">
        <w:r w:rsidR="0053613D">
          <w:t xml:space="preserve"> and eventually approved by its creator and the members of the community.</w:t>
        </w:r>
      </w:ins>
    </w:p>
    <w:p w:rsidR="009A2092" w:rsidRDefault="00B43E85" w:rsidP="00E6654A">
      <w:pPr>
        <w:rPr>
          <w:ins w:id="551" w:author="Arthur Parmentier" w:date="2020-06-06T16:29:00Z"/>
        </w:rPr>
      </w:pPr>
      <w:ins w:id="552" w:author="Arthur Parmentier" w:date="2020-06-06T16:23:00Z">
        <w:r>
          <w:t>Th</w:t>
        </w:r>
      </w:ins>
      <w:ins w:id="553" w:author="Arthur Parmentier" w:date="2020-06-06T16:24:00Z">
        <w:r>
          <w:t xml:space="preserve">is conflict is also found in several societies between institutions that claim to have an authority on </w:t>
        </w:r>
      </w:ins>
      <w:ins w:id="554" w:author="Arthur Parmentier" w:date="2020-06-06T16:25:00Z">
        <w:r>
          <w:t xml:space="preserve">both the syntactic rules of a language and its dictionary and </w:t>
        </w:r>
      </w:ins>
      <w:ins w:id="555" w:author="Arthur Parmentier" w:date="2020-06-06T16:26:00Z">
        <w:r>
          <w:t xml:space="preserve">speakers who are constantly transforming the language </w:t>
        </w:r>
      </w:ins>
      <w:ins w:id="556" w:author="Arthur Parmentier" w:date="2020-06-06T16:28:00Z">
        <w:r w:rsidR="00651357">
          <w:t>irrespectively of the</w:t>
        </w:r>
      </w:ins>
      <w:ins w:id="557" w:author="Arthur Parmentier" w:date="2020-06-06T16:26:00Z">
        <w:r>
          <w:t xml:space="preserve"> approv</w:t>
        </w:r>
      </w:ins>
      <w:ins w:id="558" w:author="Arthur Parmentier" w:date="2020-06-06T16:28:00Z">
        <w:r w:rsidR="00651357">
          <w:t>al</w:t>
        </w:r>
      </w:ins>
      <w:ins w:id="559" w:author="Arthur Parmentier" w:date="2020-06-06T16:26:00Z">
        <w:r>
          <w:t xml:space="preserve"> </w:t>
        </w:r>
      </w:ins>
      <w:ins w:id="560" w:author="Arthur Parmentier" w:date="2020-06-06T16:29:00Z">
        <w:r w:rsidR="00651357">
          <w:t>or control of</w:t>
        </w:r>
      </w:ins>
      <w:ins w:id="561" w:author="Arthur Parmentier" w:date="2020-06-06T16:26:00Z">
        <w:r>
          <w:t xml:space="preserve"> these institution</w:t>
        </w:r>
      </w:ins>
      <w:ins w:id="562" w:author="Arthur Parmentier" w:date="2020-06-06T16:29:00Z">
        <w:r w:rsidR="00651357">
          <w:t>s.</w:t>
        </w:r>
      </w:ins>
    </w:p>
    <w:p w:rsidR="003724FD" w:rsidRDefault="00B16E7C" w:rsidP="00E6654A">
      <w:pPr>
        <w:rPr>
          <w:ins w:id="563" w:author="Arthur Parmentier" w:date="2020-06-06T17:02:00Z"/>
        </w:rPr>
      </w:pPr>
      <w:ins w:id="564" w:author="Arthur Parmentier" w:date="2020-06-06T16:30:00Z">
        <w:r>
          <w:t>The</w:t>
        </w:r>
      </w:ins>
      <w:ins w:id="565" w:author="Arthur Parmentier" w:date="2020-06-06T16:34:00Z">
        <w:r>
          <w:t xml:space="preserve"> need for normalization and the</w:t>
        </w:r>
      </w:ins>
      <w:ins w:id="566" w:author="Arthur Parmentier" w:date="2020-06-06T16:30:00Z">
        <w:r>
          <w:t xml:space="preserve"> concern that a language might drift and be so split apart that t</w:t>
        </w:r>
      </w:ins>
      <w:ins w:id="567" w:author="Arthur Parmentier" w:date="2020-06-06T16:31:00Z">
        <w:r>
          <w:t xml:space="preserve">wo speakers would have trouble understanding each other </w:t>
        </w:r>
      </w:ins>
      <w:ins w:id="568" w:author="Arthur Parmentier" w:date="2020-06-06T16:34:00Z">
        <w:r>
          <w:t>are</w:t>
        </w:r>
      </w:ins>
      <w:ins w:id="569" w:author="Arthur Parmentier" w:date="2020-06-06T16:31:00Z">
        <w:r>
          <w:t xml:space="preserve"> also found </w:t>
        </w:r>
      </w:ins>
      <w:ins w:id="570" w:author="Arthur Parmentier" w:date="2020-06-06T16:35:00Z">
        <w:r>
          <w:t xml:space="preserve">with </w:t>
        </w:r>
      </w:ins>
      <w:ins w:id="571" w:author="Arthur Parmentier" w:date="2020-06-06T16:34:00Z">
        <w:r>
          <w:t>other sign languages</w:t>
        </w:r>
      </w:ins>
      <w:ins w:id="572" w:author="Arthur Parmentier" w:date="2020-06-06T16:35:00Z">
        <w:r w:rsidR="00A025BD">
          <w:t>. For instance in France, where SP</w:t>
        </w:r>
      </w:ins>
      <w:ins w:id="573" w:author="Arthur Parmentier" w:date="2020-06-06T16:36:00Z">
        <w:r w:rsidR="00A025BD">
          <w:t xml:space="preserve"> has grown rapidly, we can find a lot of divergent views </w:t>
        </w:r>
      </w:ins>
      <w:ins w:id="574" w:author="Arthur Parmentier" w:date="2020-06-06T16:38:00Z">
        <w:r w:rsidR="00057697">
          <w:t>on</w:t>
        </w:r>
      </w:ins>
      <w:ins w:id="575" w:author="Arthur Parmentier" w:date="2020-06-06T16:36:00Z">
        <w:r w:rsidR="00A025BD">
          <w:t xml:space="preserve"> the French Sign Language which alth</w:t>
        </w:r>
      </w:ins>
      <w:ins w:id="576" w:author="Arthur Parmentier" w:date="2020-06-06T16:37:00Z">
        <w:r w:rsidR="00A025BD">
          <w:t>ough being much older, has a number of speakers relatively low</w:t>
        </w:r>
      </w:ins>
      <w:ins w:id="577" w:author="Arthur Parmentier" w:date="2020-06-06T16:38:00Z">
        <w:r w:rsidR="00A025BD">
          <w:t xml:space="preserve"> who only recently in history started forming a visible community and has</w:t>
        </w:r>
      </w:ins>
      <w:ins w:id="578" w:author="Arthur Parmentier" w:date="2020-06-06T16:37:00Z">
        <w:r w:rsidR="00A025BD">
          <w:t xml:space="preserve"> very little literature that describes its grammatical rules and structure.</w:t>
        </w:r>
      </w:ins>
      <w:ins w:id="579" w:author="Arthur Parmentier" w:date="2020-06-06T16:32:00Z">
        <w:r>
          <w:rPr>
            <w:rStyle w:val="Appelnotedebasdep"/>
          </w:rPr>
          <w:footnoteReference w:id="3"/>
        </w:r>
      </w:ins>
      <w:ins w:id="585" w:author="Arthur Parmentier" w:date="2020-06-06T16:59:00Z">
        <w:r w:rsidR="003724FD">
          <w:br/>
        </w:r>
      </w:ins>
      <w:ins w:id="586" w:author="Arthur Parmentier" w:date="2020-06-06T17:00:00Z">
        <w:r w:rsidR="003724FD">
          <w:t>It is often said that “there are no mistakes in SP”</w:t>
        </w:r>
        <w:r w:rsidR="003724FD">
          <w:rPr>
            <w:rStyle w:val="Appelnotedebasdep"/>
          </w:rPr>
          <w:footnoteReference w:id="4"/>
        </w:r>
        <w:r w:rsidR="003724FD">
          <w:t xml:space="preserve">, </w:t>
        </w:r>
      </w:ins>
      <w:ins w:id="589" w:author="Arthur Parmentier" w:date="2020-06-06T17:01:00Z">
        <w:r w:rsidR="003724FD">
          <w:t>and Thompson’s view is that “It is much more interesting and challenging to Soundpaint with the so-called mistake than to acknowledge one has been made. [His] experience has been that composing with the mistake is quite often a more interesting direction to take the composition than any I could think of.”</w:t>
        </w:r>
      </w:ins>
      <w:ins w:id="590" w:author="Arthur Parmentier" w:date="2020-06-06T17:02:00Z">
        <w:r w:rsidR="003724FD">
          <w:t xml:space="preserve"> But if mistakes are interesting of the side of the performer, is it any different on the side of the soundpainter?</w:t>
        </w:r>
      </w:ins>
    </w:p>
    <w:p w:rsidR="003724FD" w:rsidRPr="00953072" w:rsidRDefault="003724FD" w:rsidP="00E6654A"/>
    <w:p w:rsidR="00A7011E" w:rsidRPr="00953072" w:rsidRDefault="00A7011E" w:rsidP="00E6654A">
      <w:r w:rsidRPr="00953072">
        <w:t>Modern societies: to what extent can the SP concepts of performance, content, parameters, identifiers… apply to non-modern groups?</w:t>
      </w:r>
    </w:p>
    <w:p w:rsidR="00010FF3" w:rsidRPr="00953072" w:rsidRDefault="00462E61" w:rsidP="00E6654A">
      <w:r w:rsidRPr="00953072">
        <w:t>Transition: culture to concepts</w:t>
      </w:r>
    </w:p>
    <w:p w:rsidR="001D5E7F" w:rsidRPr="00953072" w:rsidRDefault="001D5E7F" w:rsidP="00E6654A"/>
    <w:p w:rsidR="001D5E7F" w:rsidRPr="00953072" w:rsidRDefault="001D5E7F" w:rsidP="00E6654A"/>
    <w:p w:rsidR="001D5E7F" w:rsidRDefault="001D5E7F" w:rsidP="00E6654A">
      <w:pPr>
        <w:rPr>
          <w:ins w:id="591" w:author="Arthur Parmentier" w:date="2020-05-14T14:13:00Z"/>
        </w:rPr>
      </w:pPr>
      <w:r w:rsidRPr="00953072">
        <w:t>Write more about the evolution, in order to introduce the concepts later.</w:t>
      </w:r>
      <w:r w:rsidR="00960BA6" w:rsidRPr="00953072">
        <w:t xml:space="preserve"> It should already give an overall broad picture of what SP looks like at this point</w:t>
      </w:r>
    </w:p>
    <w:p w:rsidR="00A938B2" w:rsidRPr="00953072" w:rsidRDefault="00A938B2" w:rsidP="00E6654A">
      <w:ins w:id="592" w:author="Arthur Parmentier" w:date="2020-05-14T14:13:00Z">
        <w:r>
          <w:t>Hypothesis: historical link with neums (dev in fr)</w:t>
        </w:r>
      </w:ins>
    </w:p>
    <w:p w:rsidR="000027F3" w:rsidRPr="00953072" w:rsidRDefault="000027F3" w:rsidP="00E6654A"/>
    <w:p w:rsidR="00960BA6" w:rsidRPr="00953072" w:rsidRDefault="00960BA6" w:rsidP="00E6654A">
      <w:pPr>
        <w:pStyle w:val="Titre1"/>
      </w:pPr>
      <w:bookmarkStart w:id="593" w:name="_Toc40025943"/>
      <w:bookmarkStart w:id="594" w:name="_Toc42259052"/>
      <w:bookmarkStart w:id="595" w:name="_Toc40025934"/>
      <w:r w:rsidRPr="00953072">
        <w:t>Historical and theoretical context</w:t>
      </w:r>
      <w:bookmarkEnd w:id="593"/>
      <w:bookmarkEnd w:id="594"/>
    </w:p>
    <w:p w:rsidR="00960BA6" w:rsidRPr="00953072" w:rsidRDefault="00EE3C9F" w:rsidP="00E6654A">
      <w:pPr>
        <w:pStyle w:val="Titre2"/>
      </w:pPr>
      <w:bookmarkStart w:id="596" w:name="_Toc40025944"/>
      <w:bookmarkStart w:id="597" w:name="_Toc42259053"/>
      <w:bookmarkEnd w:id="596"/>
      <w:ins w:id="598" w:author="Arthur Parmentier" w:date="2020-05-13T09:25:00Z">
        <w:r>
          <w:t>Signs</w:t>
        </w:r>
      </w:ins>
      <w:del w:id="599" w:author="Arthur Parmentier" w:date="2020-05-13T09:25:00Z">
        <w:r w:rsidR="00960BA6" w:rsidRPr="00953072" w:rsidDel="00EE3C9F">
          <w:delText>Gestures and signs</w:delText>
        </w:r>
      </w:del>
      <w:r w:rsidR="00960BA6" w:rsidRPr="00953072">
        <w:t xml:space="preserve"> for communication: a long history</w:t>
      </w:r>
      <w:bookmarkEnd w:id="597"/>
    </w:p>
    <w:p w:rsidR="00960BA6" w:rsidRPr="00953072" w:rsidRDefault="00960BA6" w:rsidP="00E6654A">
      <w:r w:rsidRPr="00953072">
        <w:t>Chronological view</w:t>
      </w:r>
      <w:r w:rsidR="006E6EE1" w:rsidRPr="00953072">
        <w:t xml:space="preserve"> (?)</w:t>
      </w:r>
    </w:p>
    <w:p w:rsidR="00960BA6" w:rsidRPr="00953072" w:rsidRDefault="00960BA6">
      <w:pPr>
        <w:pStyle w:val="Titre3"/>
      </w:pPr>
      <w:bookmarkStart w:id="600" w:name="_Toc42259054"/>
      <w:r w:rsidRPr="00953072">
        <w:t>A very long time ago…</w:t>
      </w:r>
      <w:bookmarkEnd w:id="600"/>
    </w:p>
    <w:p w:rsidR="00960BA6" w:rsidRDefault="00960BA6">
      <w:pPr>
        <w:pStyle w:val="Titre3"/>
        <w:rPr>
          <w:ins w:id="601" w:author="Arthur Parmentier" w:date="2020-06-05T13:55:00Z"/>
        </w:rPr>
      </w:pPr>
      <w:bookmarkStart w:id="602" w:name="_Toc42259055"/>
      <w:r w:rsidRPr="00953072">
        <w:t>Middle ages: neumes</w:t>
      </w:r>
      <w:bookmarkEnd w:id="602"/>
    </w:p>
    <w:p w:rsidR="0054171C" w:rsidRPr="0054171C" w:rsidRDefault="0054171C">
      <w:pPr>
        <w:rPr>
          <w:rPrChange w:id="603" w:author="Arthur Parmentier" w:date="2020-06-05T13:55:00Z">
            <w:rPr/>
          </w:rPrChange>
        </w:rPr>
        <w:pPrChange w:id="604" w:author="Arthur Parmentier" w:date="2020-06-05T13:55:00Z">
          <w:pPr>
            <w:pStyle w:val="Titre3"/>
          </w:pPr>
        </w:pPrChange>
      </w:pPr>
      <w:ins w:id="605" w:author="Arthur Parmentier" w:date="2020-06-05T13:55:00Z">
        <w:r>
          <w:t>Main Guido d’arezzo</w:t>
        </w:r>
      </w:ins>
    </w:p>
    <w:p w:rsidR="00960BA6" w:rsidRPr="00953072" w:rsidDel="00A01FAD" w:rsidRDefault="00960BA6">
      <w:pPr>
        <w:pStyle w:val="Titre3"/>
        <w:rPr>
          <w:del w:id="606" w:author="Arthur Parmentier" w:date="2020-05-14T14:23:00Z"/>
        </w:rPr>
      </w:pPr>
      <w:del w:id="607" w:author="Arthur Parmentier" w:date="2020-05-14T14:23:00Z">
        <w:r w:rsidRPr="00953072" w:rsidDel="00A01FAD">
          <w:delText>Rousseau, Wittgenstein.. theory of signs</w:delText>
        </w:r>
        <w:bookmarkStart w:id="608" w:name="_Toc40363664"/>
        <w:bookmarkStart w:id="609" w:name="_Toc40363727"/>
        <w:bookmarkStart w:id="610" w:name="_Toc40431436"/>
        <w:bookmarkStart w:id="611" w:name="_Toc41067164"/>
        <w:bookmarkStart w:id="612" w:name="_Toc42258979"/>
        <w:bookmarkStart w:id="613" w:name="_Toc42259056"/>
        <w:bookmarkEnd w:id="608"/>
        <w:bookmarkEnd w:id="609"/>
        <w:bookmarkEnd w:id="610"/>
        <w:bookmarkEnd w:id="611"/>
        <w:bookmarkEnd w:id="612"/>
        <w:bookmarkEnd w:id="613"/>
      </w:del>
    </w:p>
    <w:p w:rsidR="00960BA6" w:rsidRDefault="00960BA6" w:rsidP="00414962">
      <w:pPr>
        <w:pStyle w:val="Titre3"/>
        <w:rPr>
          <w:ins w:id="614" w:author="Arthur Parmentier" w:date="2020-05-14T14:18:00Z"/>
        </w:rPr>
      </w:pPr>
      <w:bookmarkStart w:id="615" w:name="_Toc42259057"/>
      <w:r w:rsidRPr="00953072">
        <w:t>Creation of modern sign languages for deafs (?)</w:t>
      </w:r>
      <w:bookmarkEnd w:id="615"/>
    </w:p>
    <w:p w:rsidR="008F1E52" w:rsidRPr="008F1E52" w:rsidRDefault="008F1E52">
      <w:pPr>
        <w:rPr>
          <w:rPrChange w:id="616" w:author="Arthur Parmentier" w:date="2020-05-14T14:18:00Z">
            <w:rPr/>
          </w:rPrChange>
        </w:rPr>
        <w:pPrChange w:id="617" w:author="Arthur Parmentier" w:date="2020-05-14T14:18:00Z">
          <w:pPr>
            <w:pStyle w:val="Titre3"/>
          </w:pPr>
        </w:pPrChange>
      </w:pPr>
      <w:ins w:id="618" w:author="Arthur Parmentier" w:date="2020-05-14T14:18:00Z">
        <w:r>
          <w:t>Lien avec Chant-signes IVT</w:t>
        </w:r>
      </w:ins>
    </w:p>
    <w:p w:rsidR="00960BA6" w:rsidRPr="00953072" w:rsidDel="00EF2E96" w:rsidRDefault="00960BA6">
      <w:pPr>
        <w:pStyle w:val="Titre3"/>
        <w:rPr>
          <w:del w:id="619" w:author="Arthur Parmentier" w:date="2020-05-14T14:21:00Z"/>
        </w:rPr>
      </w:pPr>
      <w:del w:id="620" w:author="Arthur Parmentier" w:date="2020-05-14T14:21:00Z">
        <w:r w:rsidRPr="00953072" w:rsidDel="00EF2E96">
          <w:delText>Attempts or cases in arts before SP</w:delText>
        </w:r>
        <w:bookmarkStart w:id="621" w:name="_Toc40363666"/>
        <w:bookmarkStart w:id="622" w:name="_Toc40363729"/>
        <w:bookmarkStart w:id="623" w:name="_Toc40431438"/>
        <w:bookmarkStart w:id="624" w:name="_Toc41067166"/>
        <w:bookmarkStart w:id="625" w:name="_Toc42258981"/>
        <w:bookmarkStart w:id="626" w:name="_Toc42259058"/>
        <w:bookmarkEnd w:id="621"/>
        <w:bookmarkEnd w:id="622"/>
        <w:bookmarkEnd w:id="623"/>
        <w:bookmarkEnd w:id="624"/>
        <w:bookmarkEnd w:id="625"/>
        <w:bookmarkEnd w:id="626"/>
      </w:del>
    </w:p>
    <w:p w:rsidR="00960BA6" w:rsidRPr="00953072" w:rsidRDefault="00960BA6">
      <w:pPr>
        <w:pStyle w:val="Titre3"/>
      </w:pPr>
      <w:bookmarkStart w:id="627" w:name="_Toc42259059"/>
      <w:r w:rsidRPr="00953072">
        <w:t>Conduction &amp; other contemporary forms of artistic sign languages</w:t>
      </w:r>
      <w:bookmarkEnd w:id="627"/>
    </w:p>
    <w:p w:rsidR="00960BA6" w:rsidRPr="00953072" w:rsidRDefault="00960BA6" w:rsidP="00E6654A">
      <w:pPr>
        <w:pStyle w:val="Titre2"/>
      </w:pPr>
      <w:bookmarkStart w:id="628" w:name="_Toc42259060"/>
      <w:r w:rsidRPr="00953072">
        <w:t>Real-time composition/improvisation/generative music in the XXth century</w:t>
      </w:r>
      <w:bookmarkEnd w:id="628"/>
    </w:p>
    <w:p w:rsidR="00725D84" w:rsidRDefault="00725D84" w:rsidP="00E6654A">
      <w:pPr>
        <w:rPr>
          <w:ins w:id="629" w:author="Arthur Parmentier" w:date="2020-05-14T14:22:00Z"/>
        </w:rPr>
      </w:pPr>
      <w:r w:rsidRPr="00953072">
        <w:t>How to structure this part? By example? Topic?</w:t>
      </w:r>
    </w:p>
    <w:p w:rsidR="00D81005" w:rsidRDefault="00D81005" w:rsidP="00E6654A">
      <w:pPr>
        <w:rPr>
          <w:ins w:id="630" w:author="Arthur Parmentier" w:date="2020-06-05T14:00:00Z"/>
        </w:rPr>
      </w:pPr>
      <w:ins w:id="631" w:author="Arthur Parmentier" w:date="2020-05-14T14:22:00Z">
        <w:r>
          <w:t xml:space="preserve">Musique stochastique </w:t>
        </w:r>
      </w:ins>
      <w:ins w:id="632" w:author="Arthur Parmentier" w:date="2020-06-05T14:00:00Z">
        <w:r w:rsidR="003D5749">
          <w:t>Xenakis</w:t>
        </w:r>
      </w:ins>
    </w:p>
    <w:p w:rsidR="003D5749" w:rsidRDefault="003D5749" w:rsidP="00E6654A">
      <w:pPr>
        <w:rPr>
          <w:ins w:id="633" w:author="Arthur Parmentier" w:date="2020-06-05T14:00:00Z"/>
        </w:rPr>
      </w:pPr>
      <w:ins w:id="634" w:author="Arthur Parmentier" w:date="2020-06-05T14:00:00Z">
        <w:r>
          <w:t>Gros labo de recherche en general (minimalism, dodéca…) – comment faire de la nouvelle musique et experimenter?</w:t>
        </w:r>
      </w:ins>
    </w:p>
    <w:p w:rsidR="00F7515C" w:rsidRDefault="00F7515C" w:rsidP="00E6654A">
      <w:pPr>
        <w:rPr>
          <w:ins w:id="635" w:author="Arthur Parmentier" w:date="2020-06-05T14:01:00Z"/>
        </w:rPr>
      </w:pPr>
      <w:ins w:id="636" w:author="Arthur Parmentier" w:date="2020-06-05T14:00:00Z">
        <w:r>
          <w:t>Musique électronique, concrete…</w:t>
        </w:r>
      </w:ins>
      <w:ins w:id="637" w:author="Arthur Parmentier" w:date="2020-06-05T14:01:00Z">
        <w:r w:rsidR="00FD1DF3">
          <w:t xml:space="preserve"> </w:t>
        </w:r>
      </w:ins>
    </w:p>
    <w:p w:rsidR="00FD1DF3" w:rsidRDefault="00FD1DF3" w:rsidP="00E6654A">
      <w:pPr>
        <w:rPr>
          <w:ins w:id="638" w:author="Arthur Parmentier" w:date="2020-06-05T14:01:00Z"/>
        </w:rPr>
      </w:pPr>
      <w:ins w:id="639" w:author="Arthur Parmentier" w:date="2020-06-05T14:01:00Z">
        <w:r>
          <w:t>Mvt avant garde -&gt; contemporain</w:t>
        </w:r>
      </w:ins>
    </w:p>
    <w:p w:rsidR="00252D92" w:rsidRPr="00953072" w:rsidRDefault="00252D92" w:rsidP="00E6654A">
      <w:ins w:id="640" w:author="Arthur Parmentier" w:date="2020-06-05T14:01:00Z">
        <w:r>
          <w:t>Connection Walter &amp; free jazz..</w:t>
        </w:r>
      </w:ins>
    </w:p>
    <w:p w:rsidR="00960BA6" w:rsidRPr="00953072" w:rsidRDefault="00960BA6">
      <w:pPr>
        <w:pStyle w:val="Titre3"/>
      </w:pPr>
      <w:bookmarkStart w:id="641" w:name="_Toc42259061"/>
      <w:r w:rsidRPr="00953072">
        <w:lastRenderedPageBreak/>
        <w:t>Cage &amp; co</w:t>
      </w:r>
      <w:bookmarkEnd w:id="641"/>
    </w:p>
    <w:p w:rsidR="00960BA6" w:rsidRPr="00953072" w:rsidRDefault="001642FC">
      <w:pPr>
        <w:pStyle w:val="Titre3"/>
      </w:pPr>
      <w:bookmarkStart w:id="642" w:name="_Toc42259062"/>
      <w:r w:rsidRPr="00953072">
        <w:t>Algorithmic music</w:t>
      </w:r>
      <w:bookmarkEnd w:id="642"/>
    </w:p>
    <w:p w:rsidR="000B4E52" w:rsidRPr="00953072" w:rsidRDefault="000B4E52" w:rsidP="00E6654A">
      <w:pPr>
        <w:pStyle w:val="Titre2"/>
      </w:pPr>
      <w:bookmarkStart w:id="643" w:name="_Toc42259063"/>
      <w:r w:rsidRPr="00953072">
        <w:t>Linguistics</w:t>
      </w:r>
      <w:bookmarkEnd w:id="643"/>
    </w:p>
    <w:p w:rsidR="00A01FAD" w:rsidRDefault="00A01FAD" w:rsidP="00A01FAD">
      <w:pPr>
        <w:pStyle w:val="Titre3"/>
        <w:numPr>
          <w:ilvl w:val="0"/>
          <w:numId w:val="0"/>
        </w:numPr>
        <w:ind w:left="1440"/>
        <w:rPr>
          <w:ins w:id="644" w:author="Arthur Parmentier" w:date="2020-05-14T14:25:00Z"/>
        </w:rPr>
      </w:pPr>
      <w:bookmarkStart w:id="645" w:name="_Toc42259064"/>
      <w:ins w:id="646" w:author="Arthur Parmentier" w:date="2020-05-14T14:23:00Z">
        <w:r w:rsidRPr="00953072">
          <w:t>Rousseau, Wittgenstein.. theory of signs</w:t>
        </w:r>
      </w:ins>
      <w:ins w:id="647" w:author="Arthur Parmentier" w:date="2020-05-14T14:24:00Z">
        <w:r w:rsidR="00592C13">
          <w:t xml:space="preserve">: </w:t>
        </w:r>
      </w:ins>
      <w:ins w:id="648" w:author="Arthur Parmentier" w:date="2020-05-14T14:23:00Z">
        <w:r>
          <w:t xml:space="preserve">De </w:t>
        </w:r>
      </w:ins>
      <w:ins w:id="649" w:author="Arthur Parmentier" w:date="2020-05-14T14:24:00Z">
        <w:r w:rsidR="00685B7F">
          <w:t>S</w:t>
        </w:r>
        <w:r w:rsidR="00593AA1">
          <w:t>aussure (sign theory)</w:t>
        </w:r>
      </w:ins>
      <w:bookmarkEnd w:id="645"/>
    </w:p>
    <w:p w:rsidR="008F3F58" w:rsidRPr="008F3F58" w:rsidRDefault="0066003C">
      <w:pPr>
        <w:rPr>
          <w:ins w:id="650" w:author="Arthur Parmentier" w:date="2020-05-14T14:23:00Z"/>
          <w:rPrChange w:id="651" w:author="Arthur Parmentier" w:date="2020-05-14T14:25:00Z">
            <w:rPr>
              <w:ins w:id="652" w:author="Arthur Parmentier" w:date="2020-05-14T14:23:00Z"/>
            </w:rPr>
          </w:rPrChange>
        </w:rPr>
        <w:pPrChange w:id="653" w:author="Arthur Parmentier" w:date="2020-05-14T14:25:00Z">
          <w:pPr>
            <w:pStyle w:val="Titre3"/>
          </w:pPr>
        </w:pPrChange>
      </w:pPr>
      <w:ins w:id="654" w:author="Arthur Parmentier" w:date="2020-05-14T14:25:00Z">
        <w:r>
          <w:t>Emetteur/recepteur;;.</w:t>
        </w:r>
      </w:ins>
    </w:p>
    <w:p w:rsidR="000B4E52" w:rsidRPr="00953072" w:rsidRDefault="000B4E52">
      <w:pPr>
        <w:pStyle w:val="Titre3"/>
      </w:pPr>
      <w:bookmarkStart w:id="655" w:name="_Toc42259065"/>
      <w:r w:rsidRPr="00953072">
        <w:t>Regular languages</w:t>
      </w:r>
      <w:bookmarkEnd w:id="655"/>
    </w:p>
    <w:p w:rsidR="000B4E52" w:rsidRPr="00953072" w:rsidRDefault="000B4E52">
      <w:pPr>
        <w:pStyle w:val="Titre3"/>
      </w:pPr>
      <w:bookmarkStart w:id="656" w:name="_Toc42259066"/>
      <w:r w:rsidRPr="00953072">
        <w:t>… link with generative music?</w:t>
      </w:r>
      <w:bookmarkEnd w:id="656"/>
    </w:p>
    <w:p w:rsidR="000B4E52" w:rsidRPr="00953072" w:rsidRDefault="000B4E52" w:rsidP="00E6654A">
      <w:r w:rsidRPr="00953072">
        <w:t>Check relevancy: Chomsky, hierarchical models, markov models, study of music within linguistic models.</w:t>
      </w:r>
    </w:p>
    <w:p w:rsidR="00BE04C2" w:rsidRDefault="00960BA6" w:rsidP="00E6654A">
      <w:pPr>
        <w:pStyle w:val="Titre1"/>
      </w:pPr>
      <w:r w:rsidRPr="00953072">
        <w:t xml:space="preserve"> </w:t>
      </w:r>
      <w:bookmarkStart w:id="657" w:name="_Toc42259067"/>
      <w:r w:rsidR="00177D40" w:rsidRPr="00953072">
        <w:t xml:space="preserve">(abstract) </w:t>
      </w:r>
      <w:r w:rsidR="00112903" w:rsidRPr="00953072">
        <w:t>Mechanisms and c</w:t>
      </w:r>
      <w:r w:rsidR="00010FF3" w:rsidRPr="00953072">
        <w:t xml:space="preserve">oncepts </w:t>
      </w:r>
      <w:r w:rsidR="000D082F" w:rsidRPr="00953072">
        <w:t xml:space="preserve">of </w:t>
      </w:r>
      <w:r w:rsidR="005E047A" w:rsidRPr="00953072">
        <w:t>S</w:t>
      </w:r>
      <w:r w:rsidR="000D082F" w:rsidRPr="00953072">
        <w:t>oundpainting</w:t>
      </w:r>
      <w:bookmarkEnd w:id="595"/>
      <w:r w:rsidR="00086E5D" w:rsidRPr="00953072">
        <w:t xml:space="preserve"> (a </w:t>
      </w:r>
      <w:r w:rsidR="003739E8">
        <w:t xml:space="preserve">theoretical </w:t>
      </w:r>
      <w:r w:rsidR="00086E5D" w:rsidRPr="00953072">
        <w:t>model of SP)</w:t>
      </w:r>
      <w:bookmarkEnd w:id="657"/>
    </w:p>
    <w:p w:rsidR="007776CB" w:rsidRDefault="00E6654A" w:rsidP="00E6654A">
      <w:r>
        <w:t>Now that we have seen a bit of the development of SP and the theoretical background it lies in, I would like to propose a model of Soundpainting that would explicit its construction mechanisms</w:t>
      </w:r>
      <w:ins w:id="658" w:author="Arthur Parmentier" w:date="2020-05-14T13:29:00Z">
        <w:r w:rsidR="00BA3828">
          <w:t xml:space="preserve"> as a sign language, </w:t>
        </w:r>
      </w:ins>
      <w:del w:id="659" w:author="Arthur Parmentier" w:date="2020-05-14T13:29:00Z">
        <w:r w:rsidDel="00BA3828">
          <w:delText xml:space="preserve"> </w:delText>
        </w:r>
      </w:del>
      <w:r>
        <w:t>as well as the implicit operations that makes it an efficient language for art performance.</w:t>
      </w:r>
    </w:p>
    <w:p w:rsidR="00B12EC1" w:rsidRDefault="00B12EC1" w:rsidP="00B12EC1">
      <w:pPr>
        <w:pStyle w:val="Titre2"/>
      </w:pPr>
      <w:bookmarkStart w:id="660" w:name="_Toc42259068"/>
      <w:r>
        <w:t xml:space="preserve">Preliminary </w:t>
      </w:r>
      <w:r w:rsidR="00E44A97">
        <w:t>remarks</w:t>
      </w:r>
      <w:bookmarkEnd w:id="660"/>
    </w:p>
    <w:p w:rsidR="00E44A97" w:rsidRPr="00E44A97" w:rsidRDefault="00E44A97">
      <w:pPr>
        <w:pStyle w:val="Titre3"/>
      </w:pPr>
      <w:bookmarkStart w:id="661" w:name="_Toc42259069"/>
      <w:r>
        <w:t>Context and scope of my personal observations</w:t>
      </w:r>
      <w:bookmarkEnd w:id="661"/>
    </w:p>
    <w:p w:rsidR="000046FB" w:rsidRDefault="000046FB" w:rsidP="000046FB">
      <w:r>
        <w:t>The reader must be aware that my experience with Soundpainting and the observations that I consider in this section:</w:t>
      </w:r>
    </w:p>
    <w:p w:rsidR="000046FB" w:rsidRDefault="000046FB" w:rsidP="000046FB">
      <w:pPr>
        <w:pStyle w:val="Paragraphedeliste"/>
        <w:numPr>
          <w:ilvl w:val="0"/>
          <w:numId w:val="12"/>
        </w:numPr>
      </w:pPr>
      <w:r>
        <w:t>Are rather limited in time (3 years span)</w:t>
      </w:r>
    </w:p>
    <w:p w:rsidR="000046FB" w:rsidRDefault="000046FB" w:rsidP="000046FB">
      <w:pPr>
        <w:pStyle w:val="Paragraphedeliste"/>
        <w:numPr>
          <w:ilvl w:val="0"/>
          <w:numId w:val="12"/>
        </w:numPr>
      </w:pPr>
      <w:r>
        <w: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t>
      </w:r>
    </w:p>
    <w:p w:rsidR="000046FB" w:rsidRDefault="000046FB" w:rsidP="000046FB">
      <w:pPr>
        <w:pStyle w:val="Paragraphedeliste"/>
        <w:numPr>
          <w:ilvl w:val="0"/>
          <w:numId w:val="12"/>
        </w:numPr>
      </w:pPr>
      <w:r>
        <w:t>Are rather limited in terms of configuration (mostly groups of musicians, either in weekly sessions with 3-10 performers or workshops with guest soundpainter).</w:t>
      </w:r>
    </w:p>
    <w:p w:rsidR="000046FB" w:rsidRDefault="000046FB" w:rsidP="000046FB">
      <w:r>
        <w:t>The reader is invited to compare my observation with his and criticize the models and interpretation I give in this section.</w:t>
      </w:r>
    </w:p>
    <w:p w:rsidR="00061E60" w:rsidRDefault="00E44A97">
      <w:pPr>
        <w:pStyle w:val="Titre3"/>
        <w:numPr>
          <w:ilvl w:val="2"/>
          <w:numId w:val="13"/>
        </w:numPr>
      </w:pPr>
      <w:bookmarkStart w:id="662" w:name="_Toc42259070"/>
      <w:r>
        <w:lastRenderedPageBreak/>
        <w:t>The categorical and prototypical perception of concepts</w:t>
      </w:r>
      <w:bookmarkEnd w:id="662"/>
      <w:r w:rsidR="00061E60" w:rsidRPr="00061E60">
        <w:t xml:space="preserve"> </w:t>
      </w:r>
    </w:p>
    <w:p w:rsidR="00554E5F" w:rsidRDefault="00554E5F" w:rsidP="00061E60">
      <w:r>
        <w:t xml:space="preserve">The human </w:t>
      </w:r>
      <w:r w:rsidR="004D468F">
        <w:t xml:space="preserve">(innate) </w:t>
      </w:r>
      <w:r>
        <w:t>categorical perception scheme has been studied in music REF and many other fields</w:t>
      </w:r>
      <w:r w:rsidR="004D468F">
        <w:t xml:space="preserve"> and plays a very important role in the construction of basic artistic concepts such as note, pitch, scale, line, hi</w:t>
      </w:r>
      <w:ins w:id="663" w:author="Arthur Parmentier" w:date="2020-05-13T09:28:00Z">
        <w:r w:rsidR="00B7596F">
          <w:t xml:space="preserve">t… by constructing </w:t>
        </w:r>
      </w:ins>
      <w:ins w:id="664" w:author="Arthur Parmentier" w:date="2020-05-13T09:29:00Z">
        <w:r w:rsidR="00B7596F">
          <w:t>discrete categories out of a continuous set of elements.</w:t>
        </w:r>
      </w:ins>
      <w:del w:id="665" w:author="Arthur Parmentier" w:date="2020-05-13T09:28:00Z">
        <w:r w:rsidR="004D468F" w:rsidDel="00B7596F">
          <w:delText>t…</w:delText>
        </w:r>
      </w:del>
    </w:p>
    <w:p w:rsidR="00DF3BEC" w:rsidRDefault="00061E60" w:rsidP="00061E60">
      <w:r>
        <w:t>We</w:t>
      </w:r>
      <w:ins w:id="666" w:author="Arthur Parmentier" w:date="2020-05-13T09:29:00Z">
        <w:r w:rsidR="00FE7602">
          <w:t xml:space="preserve"> also</w:t>
        </w:r>
      </w:ins>
      <w:r>
        <w:t xml:space="preserve"> </w:t>
      </w:r>
      <w:del w:id="667" w:author="Arthur Parmentier" w:date="2020-05-13T09:29:00Z">
        <w:r w:rsidR="00F572C3" w:rsidDel="00FE7602">
          <w:delText xml:space="preserve">also </w:delText>
        </w:r>
      </w:del>
      <w:r>
        <w:t>know from</w:t>
      </w:r>
      <w:del w:id="668" w:author="Arthur Parmentier" w:date="2020-05-13T09:34:00Z">
        <w:r w:rsidDel="00FB0C2C">
          <w:delText xml:space="preserve"> </w:delText>
        </w:r>
        <w:r w:rsidR="00643933" w:rsidDel="00FB0C2C">
          <w:delText>recent</w:delText>
        </w:r>
      </w:del>
      <w:r w:rsidR="00643933">
        <w:t xml:space="preserve"> </w:t>
      </w:r>
      <w:r>
        <w:t>research in psychology</w:t>
      </w:r>
      <w:r w:rsidR="00643933">
        <w:rPr>
          <w:rStyle w:val="Appelnotedebasdep"/>
        </w:rPr>
        <w:footnoteReference w:id="5"/>
      </w:r>
      <w:r>
        <w:t xml:space="preserve"> that a </w:t>
      </w:r>
      <w:ins w:id="674" w:author="Arthur Parmentier" w:date="2020-05-13T09:36:00Z">
        <w:r w:rsidR="00FB0C2C">
          <w:t xml:space="preserve">single </w:t>
        </w:r>
      </w:ins>
      <w:r>
        <w:t xml:space="preserve">concept </w:t>
      </w:r>
      <w:del w:id="675" w:author="Arthur Parmentier" w:date="2020-05-13T09:36:00Z">
        <w:r w:rsidDel="00CE30A8">
          <w:delText xml:space="preserve">corresponds </w:delText>
        </w:r>
      </w:del>
      <w:ins w:id="676" w:author="Arthur Parmentier" w:date="2020-05-13T09:36:00Z">
        <w:r w:rsidR="00CE30A8">
          <w:t>can be modeled as</w:t>
        </w:r>
      </w:ins>
      <w:del w:id="677" w:author="Arthur Parmentier" w:date="2020-05-13T09:36:00Z">
        <w:r w:rsidDel="00CE30A8">
          <w:delText>to</w:delText>
        </w:r>
      </w:del>
      <w:r>
        <w:t xml:space="preserve"> a category of elements around a prototype</w:t>
      </w:r>
      <w:r w:rsidR="00FD25EA">
        <w:t>, considered as the central point of the category</w:t>
      </w:r>
      <w:r>
        <w:t>.</w:t>
      </w:r>
      <w:r w:rsidR="006155A3">
        <w:t xml:space="preserve"> Moreover, people tend to define the concept itself by the characteristic traits of the prototype</w:t>
      </w:r>
      <w:r w:rsidR="00BC3D06">
        <w:t>, whereas in general, it extends beyond such a definition.</w:t>
      </w:r>
      <w:r w:rsidR="00DB185F">
        <w:br/>
        <w:t xml:space="preserve">The </w:t>
      </w:r>
      <w:r w:rsidR="00DF3BEC">
        <w:t>prototypical</w:t>
      </w:r>
      <w:r w:rsidR="00DB185F">
        <w:t xml:space="preserve"> scheme </w:t>
      </w:r>
      <w:r w:rsidR="00523640">
        <w:t>rejects</w:t>
      </w:r>
      <w:r w:rsidR="00DB185F">
        <w:t xml:space="preserve"> the </w:t>
      </w:r>
      <w:r w:rsidR="00860214">
        <w:t xml:space="preserve">discrete </w:t>
      </w:r>
      <w:r w:rsidR="00DB185F">
        <w:t>notion of ‘limit’ or ‘border’</w:t>
      </w:r>
      <w:ins w:id="678" w:author="Arthur Parmentier" w:date="2020-05-12T19:02:00Z">
        <w:r w:rsidR="00341F58">
          <w:t>,</w:t>
        </w:r>
      </w:ins>
      <w:del w:id="679" w:author="Arthur Parmentier" w:date="2020-05-12T19:02:00Z">
        <w:r w:rsidR="00DB185F" w:rsidDel="00341F58">
          <w:delText xml:space="preserve"> for</w:delText>
        </w:r>
      </w:del>
      <w:r w:rsidR="00DB185F">
        <w:t xml:space="preserve"> </w:t>
      </w:r>
      <w:ins w:id="680" w:author="Arthur Parmentier" w:date="2020-05-12T19:02:00Z">
        <w:r w:rsidR="00341F58">
          <w:t>replaced by the</w:t>
        </w:r>
      </w:ins>
      <w:del w:id="681" w:author="Arthur Parmentier" w:date="2020-05-12T19:02:00Z">
        <w:r w:rsidR="006A5C81" w:rsidDel="00341F58">
          <w:delText>the</w:delText>
        </w:r>
      </w:del>
      <w:r w:rsidR="006A5C81">
        <w:t xml:space="preserve"> continuous</w:t>
      </w:r>
      <w:r w:rsidR="00DB185F">
        <w:t xml:space="preserve"> notion</w:t>
      </w:r>
      <w:ins w:id="682" w:author="Arthur Parmentier" w:date="2020-05-12T19:05:00Z">
        <w:r w:rsidR="008E17B4">
          <w:t>s of graded membership (</w:t>
        </w:r>
      </w:ins>
      <w:del w:id="683" w:author="Arthur Parmentier" w:date="2020-05-12T19:05:00Z">
        <w:r w:rsidR="00DB185F" w:rsidDel="008E17B4">
          <w:delText xml:space="preserve"> of </w:delText>
        </w:r>
      </w:del>
      <w:r w:rsidR="00DB185F">
        <w:t>similarity to the prototyp</w:t>
      </w:r>
      <w:ins w:id="684" w:author="Arthur Parmentier" w:date="2020-05-12T19:05:00Z">
        <w:r w:rsidR="00157F8B">
          <w:t>e)</w:t>
        </w:r>
      </w:ins>
      <w:del w:id="685" w:author="Arthur Parmentier" w:date="2020-05-12T19:05:00Z">
        <w:r w:rsidR="0084003C" w:rsidDel="008E17B4">
          <w:delText>e</w:delText>
        </w:r>
      </w:del>
      <w:ins w:id="686" w:author="Arthur Parmentier" w:date="2020-05-12T19:02:00Z">
        <w:r w:rsidR="00341F58">
          <w:t xml:space="preserve"> and the fuzzy edges</w:t>
        </w:r>
      </w:ins>
      <w:ins w:id="687" w:author="Arthur Parmentier" w:date="2020-05-12T19:05:00Z">
        <w:r w:rsidR="008E17B4">
          <w:t xml:space="preserve"> of concepts</w:t>
        </w:r>
      </w:ins>
      <w:r w:rsidR="00DF3BEC">
        <w:t>.</w:t>
      </w:r>
      <w:ins w:id="688" w:author="Arthur Parmentier" w:date="2020-05-12T19:07:00Z">
        <w:r w:rsidR="00AD6FFE">
          <w:rPr>
            <w:rStyle w:val="Appelnotedebasdep"/>
          </w:rPr>
          <w:footnoteReference w:id="6"/>
        </w:r>
      </w:ins>
      <w:r w:rsidR="00391624">
        <w:t xml:space="preserve"> But on top of the prototypical scheme,</w:t>
      </w:r>
      <w:r w:rsidR="00360E78">
        <w:t xml:space="preserve"> the categorical scheme introduce</w:t>
      </w:r>
      <w:r w:rsidR="00391624">
        <w:t>s</w:t>
      </w:r>
      <w:r w:rsidR="00360E78">
        <w:t xml:space="preserve"> a rupture by either accepting or rejection an element inside the category based on its similarity with the prototype</w:t>
      </w:r>
      <w:r w:rsidR="006B3B0D">
        <w:rPr>
          <w:rStyle w:val="Appelnotedebasdep"/>
        </w:rPr>
        <w:footnoteReference w:id="7"/>
      </w:r>
      <w:r w:rsidR="006B3B0D">
        <w:t>.</w:t>
      </w:r>
    </w:p>
    <w:p w:rsidR="00725EA3" w:rsidRDefault="00725EA3" w:rsidP="00061E60">
      <w:pPr>
        <w:rPr>
          <w:ins w:id="697" w:author="Arthur Parmentier" w:date="2020-05-14T13:32:00Z"/>
          <w:i/>
          <w:iCs/>
        </w:rPr>
      </w:pPr>
      <w:r w:rsidRPr="00FA53E4">
        <w:rPr>
          <w:i/>
          <w:iCs/>
          <w:rPrChange w:id="698" w:author="Arthur Parmentier" w:date="2020-05-13T09:48:00Z">
            <w:rPr/>
          </w:rPrChange>
        </w:rPr>
        <w:t>Let’s take the examples of birds… (does it needs an illustration?)</w:t>
      </w:r>
    </w:p>
    <w:p w:rsidR="00D621DF" w:rsidRPr="00953072" w:rsidRDefault="00D621DF" w:rsidP="00D621DF">
      <w:pPr>
        <w:pStyle w:val="Titre2"/>
        <w:numPr>
          <w:ilvl w:val="1"/>
          <w:numId w:val="22"/>
        </w:numPr>
        <w:rPr>
          <w:ins w:id="699" w:author="Arthur Parmentier" w:date="2020-05-14T13:32:00Z"/>
        </w:rPr>
      </w:pPr>
      <w:bookmarkStart w:id="700" w:name="_Toc42259071"/>
      <w:ins w:id="701" w:author="Arthur Parmentier" w:date="2020-05-14T13:32:00Z">
        <w:r w:rsidRPr="00953072">
          <w:t xml:space="preserve">Mechanism 1: transformations (projections?) of concepts </w:t>
        </w:r>
      </w:ins>
      <w:ins w:id="702" w:author="Arthur Parmentier" w:date="2020-05-14T13:38:00Z">
        <w:r w:rsidR="00515E70">
          <w:t>into signs</w:t>
        </w:r>
      </w:ins>
      <w:ins w:id="703" w:author="Arthur Parmentier" w:date="2020-06-05T16:48:00Z">
        <w:r w:rsidR="008F5BD3">
          <w:t xml:space="preserve"> (morphemes)</w:t>
        </w:r>
      </w:ins>
      <w:ins w:id="704" w:author="Arthur Parmentier" w:date="2020-05-14T13:38:00Z">
        <w:r w:rsidR="00515E70">
          <w:t xml:space="preserve"> on</w:t>
        </w:r>
      </w:ins>
      <w:ins w:id="705" w:author="Arthur Parmentier" w:date="2020-05-14T13:32:00Z">
        <w:r w:rsidRPr="00953072">
          <w:t xml:space="preserve"> the physical space of the body</w:t>
        </w:r>
        <w:bookmarkEnd w:id="700"/>
      </w:ins>
    </w:p>
    <w:p w:rsidR="00D621DF" w:rsidRPr="00953072" w:rsidRDefault="00D621DF" w:rsidP="00D621DF">
      <w:pPr>
        <w:rPr>
          <w:ins w:id="706" w:author="Arthur Parmentier" w:date="2020-05-14T13:32:00Z"/>
        </w:rPr>
      </w:pPr>
      <w:ins w:id="707" w:author="Arthur Parmentier" w:date="2020-05-14T13:32:00Z">
        <w:r w:rsidRPr="00953072">
          <w:t>Key idea: forming a sign/gestural language means creating a mapping between concepts from different sources (fields?) and the physical space of the human person who signs. How is this done in SP?</w:t>
        </w:r>
      </w:ins>
    </w:p>
    <w:p w:rsidR="00D621DF" w:rsidRPr="00953072" w:rsidRDefault="00D621DF" w:rsidP="00D621DF">
      <w:pPr>
        <w:rPr>
          <w:ins w:id="708" w:author="Arthur Parmentier" w:date="2020-05-14T13:32:00Z"/>
        </w:rPr>
      </w:pPr>
      <w:ins w:id="709" w:author="Arthur Parmentier" w:date="2020-05-14T13:32:00Z">
        <w:r w:rsidRPr="00953072">
          <w:t>OVERALL TRANSFORMATION SCHEME (illustrate the scheme of the transformation process: source concepts to signs that represents them, gestures that evoke them…)</w:t>
        </w:r>
      </w:ins>
    </w:p>
    <w:p w:rsidR="00D621DF" w:rsidRPr="00953072" w:rsidRDefault="00D621DF">
      <w:pPr>
        <w:pStyle w:val="Titre3"/>
        <w:rPr>
          <w:ins w:id="710" w:author="Arthur Parmentier" w:date="2020-05-14T13:32:00Z"/>
        </w:rPr>
      </w:pPr>
      <w:bookmarkStart w:id="711" w:name="_Toc42259072"/>
      <w:ins w:id="712" w:author="Arthur Parmentier" w:date="2020-05-14T13:32:00Z">
        <w:r w:rsidRPr="00953072">
          <w:t>Input space</w:t>
        </w:r>
        <w:bookmarkEnd w:id="711"/>
      </w:ins>
    </w:p>
    <w:p w:rsidR="00D621DF" w:rsidRPr="00953072" w:rsidRDefault="00D621DF" w:rsidP="00D621DF">
      <w:pPr>
        <w:rPr>
          <w:ins w:id="713" w:author="Arthur Parmentier" w:date="2020-05-14T13:32:00Z"/>
        </w:rPr>
      </w:pPr>
      <w:ins w:id="714" w:author="Arthur Parmentier" w:date="2020-05-14T13:32:00Z">
        <w:r w:rsidRPr="00953072">
          <w:t>We can identify several repertoires (sources) of concepts in the input space of this transformation scheme</w:t>
        </w:r>
      </w:ins>
    </w:p>
    <w:p w:rsidR="00D621DF" w:rsidRPr="00953072" w:rsidRDefault="00D621DF" w:rsidP="00D621DF">
      <w:pPr>
        <w:pStyle w:val="Titre4"/>
        <w:rPr>
          <w:ins w:id="715" w:author="Arthur Parmentier" w:date="2020-05-14T13:32:00Z"/>
        </w:rPr>
      </w:pPr>
      <w:ins w:id="716" w:author="Arthur Parmentier" w:date="2020-05-14T13:32:00Z">
        <w:r w:rsidRPr="00E24064">
          <w:t>Concepts</w:t>
        </w:r>
        <w:r w:rsidRPr="00953072">
          <w:t xml:space="preserve"> from artistic disciplines</w:t>
        </w:r>
      </w:ins>
    </w:p>
    <w:p w:rsidR="00D621DF" w:rsidRDefault="00D621DF" w:rsidP="00D621DF">
      <w:pPr>
        <w:rPr>
          <w:ins w:id="717" w:author="Arthur Parmentier" w:date="2020-06-06T17:12:00Z"/>
        </w:rPr>
      </w:pPr>
      <w:ins w:id="718" w:author="Arthur Parmentier" w:date="2020-05-14T13:32:00Z">
        <w:r w:rsidRPr="00953072">
          <w:t>Long Tone, minimalism…</w:t>
        </w:r>
      </w:ins>
    </w:p>
    <w:p w:rsidR="00237DE8" w:rsidRDefault="00237DE8" w:rsidP="00237DE8">
      <w:pPr>
        <w:pStyle w:val="NormalWeb"/>
        <w:rPr>
          <w:ins w:id="719" w:author="Arthur Parmentier" w:date="2020-06-06T17:12:00Z"/>
        </w:rPr>
      </w:pPr>
      <w:ins w:id="720" w:author="Arthur Parmentier" w:date="2020-06-06T17:12:00Z">
        <w:r>
          <w:t>d.Some of your terms come from specific mediums. For example, “Brush Work” is suggestive of painting. Why has this idea been taken to suggest a limited accompaniment?</w:t>
        </w:r>
      </w:ins>
    </w:p>
    <w:p w:rsidR="00237DE8" w:rsidRDefault="00237DE8" w:rsidP="00237DE8">
      <w:pPr>
        <w:pStyle w:val="NormalWeb"/>
        <w:rPr>
          <w:ins w:id="721" w:author="Arthur Parmentier" w:date="2020-06-06T17:12:00Z"/>
        </w:rPr>
      </w:pPr>
      <w:ins w:id="722" w:author="Arthur Parmentier" w:date="2020-06-06T17:12:00Z">
        <w:r>
          <w:lastRenderedPageBreak/>
          <w:t>Brush Work is one of the early gestures I created. At the time of its creation I needed a gesture to indicate complimentary support of a soloist. The Brush Work gesture seemed appropriate as I imagined a sporadic brushing-on of material – a supportive and spacious background relationship.</w:t>
        </w:r>
      </w:ins>
    </w:p>
    <w:p w:rsidR="00237DE8" w:rsidRPr="00953072" w:rsidRDefault="00237DE8" w:rsidP="00D621DF">
      <w:pPr>
        <w:rPr>
          <w:ins w:id="723" w:author="Arthur Parmentier" w:date="2020-05-14T13:32:00Z"/>
        </w:rPr>
      </w:pPr>
    </w:p>
    <w:p w:rsidR="00D621DF" w:rsidRPr="00953072" w:rsidRDefault="00D621DF" w:rsidP="00D621DF">
      <w:pPr>
        <w:pStyle w:val="Titre4"/>
        <w:rPr>
          <w:ins w:id="724" w:author="Arthur Parmentier" w:date="2020-05-14T13:32:00Z"/>
        </w:rPr>
      </w:pPr>
      <w:ins w:id="725" w:author="Arthur Parmentier" w:date="2020-05-14T13:32:00Z">
        <w:r w:rsidRPr="00953072">
          <w:t>Concepts from oral languages</w:t>
        </w:r>
      </w:ins>
    </w:p>
    <w:p w:rsidR="00D621DF" w:rsidRPr="00953072" w:rsidRDefault="00D621DF" w:rsidP="00D621DF">
      <w:pPr>
        <w:rPr>
          <w:ins w:id="726" w:author="Arthur Parmentier" w:date="2020-05-14T13:32:00Z"/>
        </w:rPr>
      </w:pPr>
      <w:ins w:id="727" w:author="Arthur Parmentier" w:date="2020-05-14T13:32:00Z">
        <w:r w:rsidRPr="00953072">
          <w:t>Logical elements</w:t>
        </w:r>
      </w:ins>
    </w:p>
    <w:p w:rsidR="00D621DF" w:rsidRPr="00953072" w:rsidRDefault="00D621DF" w:rsidP="00D621DF">
      <w:pPr>
        <w:pStyle w:val="Titre4"/>
        <w:rPr>
          <w:ins w:id="728" w:author="Arthur Parmentier" w:date="2020-05-14T13:32:00Z"/>
        </w:rPr>
      </w:pPr>
      <w:ins w:id="729" w:author="Arthur Parmentier" w:date="2020-05-14T13:32:00Z">
        <w:r w:rsidRPr="00953072">
          <w:t>“High/low” cultural representations of quiet/loud (volume), slow/fast (tempo), pitch…</w:t>
        </w:r>
      </w:ins>
    </w:p>
    <w:p w:rsidR="00D621DF" w:rsidRDefault="00D621DF" w:rsidP="00D621DF">
      <w:pPr>
        <w:rPr>
          <w:ins w:id="730" w:author="Arthur Parmentier" w:date="2020-06-06T17:10:00Z"/>
        </w:rPr>
      </w:pPr>
      <w:ins w:id="731" w:author="Arthur Parmentier" w:date="2020-05-14T13:32:00Z">
        <w:r w:rsidRPr="00953072">
          <w:t>Even though the concepts of volume, tempo or pitch may be universal, their mapping onto a low/high axis is defined culturally in modern societies.</w:t>
        </w:r>
      </w:ins>
    </w:p>
    <w:p w:rsidR="00237DE8" w:rsidRDefault="00237DE8" w:rsidP="00237DE8">
      <w:pPr>
        <w:pStyle w:val="NormalWeb"/>
        <w:rPr>
          <w:ins w:id="732" w:author="Arthur Parmentier" w:date="2020-06-06T17:10:00Z"/>
        </w:rPr>
      </w:pPr>
      <w:ins w:id="733" w:author="Arthur Parmentier" w:date="2020-06-06T17:10:00Z">
        <w:r>
          <w:t>« h.In what way would you say your gestures are culturally determined (specific to Western contexts)?</w:t>
        </w:r>
      </w:ins>
    </w:p>
    <w:p w:rsidR="00237DE8" w:rsidRDefault="00237DE8" w:rsidP="00237DE8">
      <w:pPr>
        <w:pStyle w:val="NormalWeb"/>
        <w:rPr>
          <w:ins w:id="734" w:author="Arthur Parmentier" w:date="2020-06-06T17:10:00Z"/>
        </w:rPr>
      </w:pPr>
      <w:ins w:id="735" w:author="Arthur Parmentier" w:date="2020-06-06T17:10:00Z">
        <w:r>
          <w:t>The gestures are culturally determined in a sense that their physicality is created from what we see in everyday life such as events occurring on television, computers, people in crowds, sports, etc.</w:t>
        </w:r>
      </w:ins>
    </w:p>
    <w:p w:rsidR="00237DE8" w:rsidRDefault="00237DE8" w:rsidP="00237DE8">
      <w:pPr>
        <w:pStyle w:val="NormalWeb"/>
        <w:rPr>
          <w:ins w:id="736" w:author="Arthur Parmentier" w:date="2020-06-06T17:10:00Z"/>
        </w:rPr>
      </w:pPr>
      <w:ins w:id="737" w:author="Arthur Parmentier" w:date="2020-06-06T17:10:00Z">
        <w:r>
          <w:t>5. Multidisciplinary Issues</w:t>
        </w:r>
      </w:ins>
    </w:p>
    <w:p w:rsidR="00237DE8" w:rsidRDefault="00237DE8" w:rsidP="00237DE8">
      <w:pPr>
        <w:pStyle w:val="NormalWeb"/>
        <w:rPr>
          <w:ins w:id="738" w:author="Arthur Parmentier" w:date="2020-06-06T17:10:00Z"/>
        </w:rPr>
      </w:pPr>
      <w:ins w:id="739" w:author="Arthur Parmentier" w:date="2020-06-06T17:10:00Z">
        <w:r>
          <w:t>a.Pitch is reliant on a Western concept of height in relation to sound (e.g. high and low), replying on our metaphorical understanding of music. How would you expect a dancer/actor to respond to this musically determined gesture?</w:t>
        </w:r>
      </w:ins>
    </w:p>
    <w:p w:rsidR="00237DE8" w:rsidRDefault="00237DE8" w:rsidP="00237DE8">
      <w:pPr>
        <w:pStyle w:val="NormalWeb"/>
        <w:rPr>
          <w:ins w:id="740" w:author="Arthur Parmentier" w:date="2020-06-06T17:10:00Z"/>
        </w:rPr>
      </w:pPr>
      <w:ins w:id="741" w:author="Arthur Parmentier" w:date="2020-06-06T17:10:00Z">
        <w:r>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 »</w:t>
        </w:r>
      </w:ins>
    </w:p>
    <w:p w:rsidR="00237DE8" w:rsidRPr="00953072" w:rsidRDefault="00237DE8" w:rsidP="00D621DF">
      <w:pPr>
        <w:rPr>
          <w:ins w:id="742" w:author="Arthur Parmentier" w:date="2020-05-14T13:32:00Z"/>
        </w:rPr>
      </w:pPr>
    </w:p>
    <w:p w:rsidR="00D621DF" w:rsidRPr="00953072" w:rsidRDefault="00D621DF" w:rsidP="00D621DF">
      <w:pPr>
        <w:pStyle w:val="Titre4"/>
        <w:rPr>
          <w:ins w:id="743" w:author="Arthur Parmentier" w:date="2020-05-14T13:32:00Z"/>
        </w:rPr>
      </w:pPr>
      <w:ins w:id="744" w:author="Arthur Parmentier" w:date="2020-05-14T13:32:00Z">
        <w:r w:rsidRPr="00953072">
          <w:t>…</w:t>
        </w:r>
      </w:ins>
    </w:p>
    <w:p w:rsidR="00D621DF" w:rsidRDefault="00D621DF">
      <w:pPr>
        <w:pStyle w:val="Titre3"/>
        <w:rPr>
          <w:ins w:id="745" w:author="Arthur Parmentier" w:date="2020-05-14T13:39:00Z"/>
        </w:rPr>
      </w:pPr>
      <w:bookmarkStart w:id="746" w:name="_Toc42259073"/>
      <w:ins w:id="747" w:author="Arthur Parmentier" w:date="2020-05-14T13:32:00Z">
        <w:r w:rsidRPr="00953072">
          <w:t>Transformations and output spaces</w:t>
        </w:r>
      </w:ins>
      <w:bookmarkEnd w:id="746"/>
    </w:p>
    <w:p w:rsidR="00D0639C" w:rsidRPr="00D0639C" w:rsidRDefault="00D0639C">
      <w:pPr>
        <w:rPr>
          <w:ins w:id="748" w:author="Arthur Parmentier" w:date="2020-05-14T13:32:00Z"/>
          <w:rPrChange w:id="749" w:author="Arthur Parmentier" w:date="2020-05-14T13:39:00Z">
            <w:rPr>
              <w:ins w:id="750" w:author="Arthur Parmentier" w:date="2020-05-14T13:32:00Z"/>
            </w:rPr>
          </w:rPrChange>
        </w:rPr>
        <w:pPrChange w:id="751" w:author="Arthur Parmentier" w:date="2020-05-14T13:39:00Z">
          <w:pPr>
            <w:pStyle w:val="Titre3"/>
          </w:pPr>
        </w:pPrChange>
      </w:pPr>
      <w:ins w:id="752" w:author="Arthur Parmentier" w:date="2020-05-14T13:39:00Z">
        <w:r>
          <w:t>Sign = (symbol, icon, indice).</w:t>
        </w:r>
      </w:ins>
    </w:p>
    <w:p w:rsidR="00D621DF" w:rsidRPr="00953072" w:rsidRDefault="00D621DF" w:rsidP="00D621DF">
      <w:pPr>
        <w:pStyle w:val="Titre4"/>
        <w:rPr>
          <w:ins w:id="753" w:author="Arthur Parmentier" w:date="2020-05-14T13:32:00Z"/>
        </w:rPr>
      </w:pPr>
      <w:ins w:id="754" w:author="Arthur Parmentier" w:date="2020-05-14T13:32:00Z">
        <w:r w:rsidRPr="00953072">
          <w:t>Creation of a s</w:t>
        </w:r>
      </w:ins>
      <w:ins w:id="755" w:author="Arthur Parmentier" w:date="2020-05-14T13:39:00Z">
        <w:r w:rsidR="00D0639C">
          <w:t>ymbol</w:t>
        </w:r>
      </w:ins>
    </w:p>
    <w:p w:rsidR="00D621DF" w:rsidRPr="00953072" w:rsidRDefault="00D621DF" w:rsidP="00D621DF">
      <w:pPr>
        <w:rPr>
          <w:ins w:id="756" w:author="Arthur Parmentier" w:date="2020-05-14T13:32:00Z"/>
        </w:rPr>
      </w:pPr>
      <w:ins w:id="757" w:author="Arthur Parmentier" w:date="2020-05-14T13:32:00Z">
        <w:r w:rsidRPr="00953072">
          <w:t>… Describe here more about the process of creating a sign (examples, general rules…)</w:t>
        </w:r>
      </w:ins>
    </w:p>
    <w:p w:rsidR="00D621DF" w:rsidRDefault="00D621DF">
      <w:pPr>
        <w:pStyle w:val="Titre4"/>
        <w:rPr>
          <w:ins w:id="758" w:author="Arthur Parmentier" w:date="2020-06-06T17:06:00Z"/>
        </w:rPr>
      </w:pPr>
      <w:ins w:id="759" w:author="Arthur Parmentier" w:date="2020-05-14T13:32:00Z">
        <w:r w:rsidRPr="00953072">
          <w:lastRenderedPageBreak/>
          <w:t xml:space="preserve">Creation of a </w:t>
        </w:r>
      </w:ins>
      <w:ins w:id="760" w:author="Arthur Parmentier" w:date="2020-05-14T13:39:00Z">
        <w:r w:rsidR="00D0639C">
          <w:t>icon</w:t>
        </w:r>
      </w:ins>
    </w:p>
    <w:p w:rsidR="003C785D" w:rsidRPr="003C785D" w:rsidRDefault="003C785D">
      <w:pPr>
        <w:rPr>
          <w:ins w:id="761" w:author="Arthur Parmentier" w:date="2020-05-14T13:32:00Z"/>
        </w:rPr>
      </w:pPr>
      <w:ins w:id="762" w:author="Arthur Parmentier" w:date="2020-06-06T17:06:00Z">
        <w:r>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based on the language for the deaf or hard of hearing.”</w:t>
        </w:r>
        <w:r>
          <w:rPr>
            <w:rStyle w:val="Appelnotedebasdep"/>
          </w:rPr>
          <w:footnoteReference w:id="8"/>
        </w:r>
      </w:ins>
    </w:p>
    <w:p w:rsidR="00D621DF" w:rsidRPr="00953072" w:rsidRDefault="00D621DF">
      <w:pPr>
        <w:pStyle w:val="Titre4"/>
        <w:rPr>
          <w:ins w:id="765" w:author="Arthur Parmentier" w:date="2020-05-14T13:32:00Z"/>
        </w:rPr>
        <w:pPrChange w:id="766" w:author="Arthur Parmentier" w:date="2020-05-14T13:40:00Z">
          <w:pPr/>
        </w:pPrChange>
      </w:pPr>
      <w:ins w:id="767" w:author="Arthur Parmentier" w:date="2020-05-14T13:32:00Z">
        <w:r w:rsidRPr="00953072">
          <w:t>Creation of a</w:t>
        </w:r>
      </w:ins>
      <w:ins w:id="768" w:author="Arthur Parmentier" w:date="2020-05-14T13:39:00Z">
        <w:r w:rsidR="00D0639C">
          <w:t xml:space="preserve">n </w:t>
        </w:r>
      </w:ins>
      <w:ins w:id="769" w:author="Arthur Parmentier" w:date="2020-05-14T13:40:00Z">
        <w:r w:rsidR="00D0639C">
          <w:t>indices</w:t>
        </w:r>
      </w:ins>
    </w:p>
    <w:p w:rsidR="00D621DF" w:rsidRPr="00FA53E4" w:rsidDel="00D0639C" w:rsidRDefault="003E1EE3" w:rsidP="00D621DF">
      <w:pPr>
        <w:rPr>
          <w:del w:id="770" w:author="Arthur Parmentier" w:date="2020-05-14T13:40:00Z"/>
          <w:i/>
          <w:iCs/>
          <w:rPrChange w:id="771" w:author="Arthur Parmentier" w:date="2020-05-13T09:48:00Z">
            <w:rPr>
              <w:del w:id="772" w:author="Arthur Parmentier" w:date="2020-05-14T13:40:00Z"/>
            </w:rPr>
          </w:rPrChange>
        </w:rPr>
      </w:pPr>
      <w:bookmarkStart w:id="773" w:name="_Toc40356075"/>
      <w:bookmarkStart w:id="774" w:name="_Toc42259074"/>
      <w:bookmarkEnd w:id="773"/>
      <w:ins w:id="775" w:author="Arthur Parmentier" w:date="2020-05-14T13:40:00Z">
        <w:r>
          <w:t>Mechanism 2:</w:t>
        </w:r>
        <w:bookmarkEnd w:id="774"/>
        <w:r>
          <w:t xml:space="preserve"> </w:t>
        </w:r>
      </w:ins>
    </w:p>
    <w:p w:rsidR="007B1805" w:rsidRDefault="007B1805" w:rsidP="00FF4C82">
      <w:pPr>
        <w:pStyle w:val="Titre2"/>
      </w:pPr>
      <w:bookmarkStart w:id="776" w:name="_Toc42259075"/>
      <w:r>
        <w:t xml:space="preserve">Sign </w:t>
      </w:r>
      <w:ins w:id="777" w:author="Arthur Parmentier" w:date="2020-05-13T10:35:00Z">
        <w:r w:rsidR="003D29B8">
          <w:t>“</w:t>
        </w:r>
      </w:ins>
      <w:r>
        <w:t>overloading</w:t>
      </w:r>
      <w:ins w:id="778" w:author="Arthur Parmentier" w:date="2020-05-13T10:35:00Z">
        <w:r w:rsidR="003D29B8">
          <w:t>”</w:t>
        </w:r>
      </w:ins>
      <w:bookmarkEnd w:id="776"/>
    </w:p>
    <w:p w:rsidR="005A6DBA" w:rsidRDefault="005A6DBA">
      <w:pPr>
        <w:pStyle w:val="Titre3"/>
        <w:rPr>
          <w:ins w:id="779" w:author="Arthur Parmentier" w:date="2020-05-13T10:10:00Z"/>
        </w:rPr>
        <w:pPrChange w:id="780" w:author="Arthur Parmentier" w:date="2020-05-14T14:00:00Z">
          <w:pPr/>
        </w:pPrChange>
      </w:pPr>
      <w:bookmarkStart w:id="781" w:name="_Toc42259076"/>
      <w:ins w:id="782" w:author="Arthur Parmentier" w:date="2020-05-13T10:10:00Z">
        <w:r>
          <w:t>Motivation</w:t>
        </w:r>
        <w:bookmarkEnd w:id="781"/>
      </w:ins>
    </w:p>
    <w:p w:rsidR="0053230A" w:rsidRDefault="001B082B" w:rsidP="001B082B">
      <w:pPr>
        <w:rPr>
          <w:ins w:id="783" w:author="Arthur Parmentier" w:date="2020-05-13T09:52:00Z"/>
        </w:rPr>
      </w:pPr>
      <w:r>
        <w:t xml:space="preserve">We have seen from the evolution of SP that </w:t>
      </w:r>
      <w:ins w:id="784" w:author="Arthur Parmentier" w:date="2020-05-13T09:50:00Z">
        <w:r w:rsidR="0053230A">
          <w:t xml:space="preserve">a single sign </w:t>
        </w:r>
      </w:ins>
      <w:ins w:id="785" w:author="Arthur Parmentier" w:date="2020-05-13T09:51:00Z">
        <w:r w:rsidR="0053230A">
          <w:t>can be use to signify a content</w:t>
        </w:r>
      </w:ins>
      <w:ins w:id="786" w:author="Arthur Parmentier" w:date="2020-05-13T11:16:00Z">
        <w:r w:rsidR="00B45CE3">
          <w:rPr>
            <w:rStyle w:val="Appelnotedebasdep"/>
          </w:rPr>
          <w:footnoteReference w:id="9"/>
        </w:r>
      </w:ins>
      <w:ins w:id="790" w:author="Arthur Parmentier" w:date="2020-05-13T09:52:00Z">
        <w:r w:rsidR="0053230A">
          <w:t xml:space="preserve"> not only for different instruments of the same discipline</w:t>
        </w:r>
      </w:ins>
      <w:ins w:id="791" w:author="Arthur Parmentier" w:date="2020-05-13T10:07:00Z">
        <w:r w:rsidR="00434325">
          <w:t xml:space="preserve"> (1)</w:t>
        </w:r>
      </w:ins>
      <w:ins w:id="792" w:author="Arthur Parmentier" w:date="2020-05-13T09:52:00Z">
        <w:r w:rsidR="0053230A">
          <w:t xml:space="preserve"> but also across discipline</w:t>
        </w:r>
      </w:ins>
      <w:ins w:id="793" w:author="Arthur Parmentier" w:date="2020-05-13T10:07:00Z">
        <w:r w:rsidR="00434325">
          <w:t xml:space="preserve"> (2).</w:t>
        </w:r>
      </w:ins>
      <w:ins w:id="794" w:author="Arthur Parmentier" w:date="2020-05-13T10:35:00Z">
        <w:r w:rsidR="003D29B8">
          <w:t xml:space="preserve"> This what I call the “overloading” of a sign.</w:t>
        </w:r>
        <w:r w:rsidR="003D29B8">
          <w:rPr>
            <w:rStyle w:val="Appelnotedebasdep"/>
          </w:rPr>
          <w:footnoteReference w:id="10"/>
        </w:r>
      </w:ins>
      <w:del w:id="799" w:author="Arthur Parmentier" w:date="2020-05-13T09:50:00Z">
        <w:r w:rsidDel="0053230A">
          <w:delText>it uses single sign</w:delText>
        </w:r>
        <w:r w:rsidR="001A0623" w:rsidDel="0053230A">
          <w:delText>s</w:delText>
        </w:r>
        <w:r w:rsidDel="0053230A">
          <w:delText xml:space="preserve"> to</w:delText>
        </w:r>
      </w:del>
      <w:del w:id="800" w:author="Arthur Parmentier" w:date="2020-05-13T09:49:00Z">
        <w:r w:rsidDel="0053230A">
          <w:delText xml:space="preserve"> encapsulate several concepts from different disciplines</w:delText>
        </w:r>
      </w:del>
      <w:del w:id="801" w:author="Arthur Parmentier" w:date="2020-05-13T09:52:00Z">
        <w:r w:rsidDel="0053230A">
          <w:delText xml:space="preserve">; </w:delText>
        </w:r>
      </w:del>
    </w:p>
    <w:p w:rsidR="00B45CE3" w:rsidRDefault="00434325" w:rsidP="001B082B">
      <w:pPr>
        <w:rPr>
          <w:ins w:id="802" w:author="Arthur Parmentier" w:date="2020-05-13T09:52:00Z"/>
        </w:rPr>
      </w:pPr>
      <w:ins w:id="803" w:author="Arthur Parmentier" w:date="2020-05-13T10:08:00Z">
        <w:r>
          <w:t xml:space="preserve">We will try to identify whether the operability of a sign </w:t>
        </w:r>
      </w:ins>
      <w:ins w:id="804" w:author="Arthur Parmentier" w:date="2020-05-13T10:09:00Z">
        <w:r>
          <w:t xml:space="preserve">in (1) and (2) </w:t>
        </w:r>
      </w:ins>
      <w:ins w:id="805" w:author="Arthur Parmentier" w:date="2020-05-13T10:08:00Z">
        <w:r>
          <w:t>involves mechanisms of different nature</w:t>
        </w:r>
      </w:ins>
      <w:ins w:id="806" w:author="Arthur Parmentier" w:date="2020-05-13T10:09:00Z">
        <w:r>
          <w:t>.</w:t>
        </w:r>
      </w:ins>
    </w:p>
    <w:p w:rsidR="0053230A" w:rsidRDefault="005A6DBA">
      <w:pPr>
        <w:pStyle w:val="Titre3"/>
        <w:rPr>
          <w:ins w:id="807" w:author="Arthur Parmentier" w:date="2020-05-13T09:52:00Z"/>
        </w:rPr>
        <w:pPrChange w:id="808" w:author="Arthur Parmentier" w:date="2020-05-14T14:00:00Z">
          <w:pPr/>
        </w:pPrChange>
      </w:pPr>
      <w:bookmarkStart w:id="809" w:name="_Toc42259077"/>
      <w:ins w:id="810" w:author="Arthur Parmentier" w:date="2020-05-13T10:11:00Z">
        <w:r>
          <w:t>Differentiation of signified across disciplines</w:t>
        </w:r>
      </w:ins>
      <w:bookmarkEnd w:id="809"/>
    </w:p>
    <w:p w:rsidR="002F5B0B" w:rsidRDefault="002F5B0B" w:rsidP="001B082B">
      <w:pPr>
        <w:rPr>
          <w:ins w:id="811" w:author="Arthur Parmentier" w:date="2020-05-13T10:30:00Z"/>
        </w:rPr>
      </w:pPr>
      <w:ins w:id="812" w:author="Arthur Parmentier" w:date="2020-05-13T10:12:00Z">
        <w:r>
          <w:t>We very commonly observe signs made of one sign</w:t>
        </w:r>
      </w:ins>
      <w:ins w:id="813" w:author="Arthur Parmentier" w:date="2020-05-13T10:13:00Z">
        <w:r>
          <w:t xml:space="preserve">ifier and several signified </w:t>
        </w:r>
        <w:r w:rsidR="00AE58D1">
          <w:t>in oral languages and our everyday life.</w:t>
        </w:r>
      </w:ins>
      <w:ins w:id="814" w:author="Arthur Parmentier" w:date="2020-05-13T10:14:00Z">
        <w:r w:rsidR="00AE58D1">
          <w:t xml:space="preserve"> The signified is understood by an operation of “disambiguation” </w:t>
        </w:r>
      </w:ins>
      <w:ins w:id="815" w:author="Arthur Parmentier" w:date="2020-05-13T10:15:00Z">
        <w:r w:rsidR="00AE58D1">
          <w:t>that depends on the context of the communication.</w:t>
        </w:r>
      </w:ins>
      <w:ins w:id="816" w:author="Arthur Parmentier" w:date="2020-05-13T10:16:00Z">
        <w:r w:rsidR="00AE58D1">
          <w:t xml:space="preserve"> In this section, we will see that a </w:t>
        </w:r>
      </w:ins>
      <w:ins w:id="817" w:author="Arthur Parmentier" w:date="2020-05-14T11:09:00Z">
        <w:r w:rsidR="001F6197">
          <w:t xml:space="preserve">multi-disciplinary </w:t>
        </w:r>
      </w:ins>
      <w:ins w:id="818" w:author="Arthur Parmentier" w:date="2020-05-13T10:16:00Z">
        <w:r w:rsidR="00AE58D1">
          <w:t>sign in SP can indeed have several si</w:t>
        </w:r>
      </w:ins>
      <w:ins w:id="819" w:author="Arthur Parmentier" w:date="2020-05-13T10:17:00Z">
        <w:r w:rsidR="00AE58D1">
          <w:t>gnified</w:t>
        </w:r>
      </w:ins>
      <w:ins w:id="820" w:author="Arthur Parmentier" w:date="2020-05-13T10:18:00Z">
        <w:r w:rsidR="00AE58D1">
          <w:t xml:space="preserve"> </w:t>
        </w:r>
      </w:ins>
      <w:ins w:id="821" w:author="Arthur Parmentier" w:date="2020-05-14T10:58:00Z">
        <w:r w:rsidR="00A46D19">
          <w:t xml:space="preserve">that allow </w:t>
        </w:r>
      </w:ins>
      <w:ins w:id="822" w:author="Arthur Parmentier" w:date="2020-05-14T11:09:00Z">
        <w:r w:rsidR="001F6197">
          <w:t>it</w:t>
        </w:r>
      </w:ins>
      <w:ins w:id="823" w:author="Arthur Parmentier" w:date="2020-05-14T10:58:00Z">
        <w:r w:rsidR="00A46D19">
          <w:t xml:space="preserve"> to operate </w:t>
        </w:r>
      </w:ins>
      <w:ins w:id="824" w:author="Arthur Parmentier" w:date="2020-05-14T10:59:00Z">
        <w:r w:rsidR="00A46D19">
          <w:t>in several disciplines</w:t>
        </w:r>
      </w:ins>
      <w:ins w:id="825" w:author="Arthur Parmentier" w:date="2020-05-13T10:18:00Z">
        <w:r w:rsidR="00AE58D1">
          <w:t>.</w:t>
        </w:r>
      </w:ins>
      <w:ins w:id="826" w:author="Arthur Parmentier" w:date="2020-05-13T10:19:00Z">
        <w:r w:rsidR="00AE58D1">
          <w:rPr>
            <w:rStyle w:val="Appelnotedebasdep"/>
          </w:rPr>
          <w:footnoteReference w:id="11"/>
        </w:r>
      </w:ins>
      <w:ins w:id="831" w:author="Arthur Parmentier" w:date="2020-05-13T10:18:00Z">
        <w:r w:rsidR="00AE58D1">
          <w:t xml:space="preserve"> </w:t>
        </w:r>
      </w:ins>
      <w:ins w:id="832" w:author="Arthur Parmentier" w:date="2020-05-13T10:20:00Z">
        <w:r w:rsidR="00803E2B">
          <w:t xml:space="preserve">Moreover, </w:t>
        </w:r>
      </w:ins>
      <w:ins w:id="833" w:author="Arthur Parmentier" w:date="2020-05-13T10:21:00Z">
        <w:r w:rsidR="00803E2B">
          <w:t xml:space="preserve">we </w:t>
        </w:r>
      </w:ins>
      <w:ins w:id="834" w:author="Arthur Parmentier" w:date="2020-05-13T10:22:00Z">
        <w:r w:rsidR="00803E2B">
          <w:t xml:space="preserve">will discuss the </w:t>
        </w:r>
      </w:ins>
      <w:ins w:id="835" w:author="Arthur Parmentier" w:date="2020-05-13T10:23:00Z">
        <w:r w:rsidR="00803E2B">
          <w:t xml:space="preserve">model of a </w:t>
        </w:r>
      </w:ins>
      <w:ins w:id="836" w:author="Arthur Parmentier" w:date="2020-05-13T10:22:00Z">
        <w:r w:rsidR="00803E2B">
          <w:t xml:space="preserve">bijection between </w:t>
        </w:r>
      </w:ins>
      <w:ins w:id="837" w:author="Arthur Parmentier" w:date="2020-05-14T11:13:00Z">
        <w:r w:rsidR="004F6E10">
          <w:t>signified concepts and disciplines.</w:t>
        </w:r>
      </w:ins>
      <w:ins w:id="838" w:author="Arthur Parmentier" w:date="2020-05-14T11:11:00Z">
        <w:r w:rsidR="004F6E10">
          <w:t xml:space="preserve">, </w:t>
        </w:r>
      </w:ins>
      <w:ins w:id="839" w:author="Arthur Parmentier" w:date="2020-05-14T11:13:00Z">
        <w:r w:rsidR="004F6E10">
          <w:t>Finally, we will discuss the construction process of these multi-disciplinary sign to show that the</w:t>
        </w:r>
      </w:ins>
      <w:ins w:id="840" w:author="Arthur Parmentier" w:date="2020-05-14T11:14:00Z">
        <w:r w:rsidR="004F6E10">
          <w:t xml:space="preserve">ir signified are </w:t>
        </w:r>
      </w:ins>
      <w:ins w:id="841" w:author="Arthur Parmentier" w:date="2020-05-14T11:37:00Z">
        <w:r w:rsidR="00BF5AB9">
          <w:t>linked by analogies.</w:t>
        </w:r>
      </w:ins>
      <w:ins w:id="842" w:author="Arthur Parmentier" w:date="2020-05-14T11:12:00Z">
        <w:r w:rsidR="004F6E10">
          <w:t xml:space="preserve"> </w:t>
        </w:r>
      </w:ins>
    </w:p>
    <w:p w:rsidR="00F150E6" w:rsidRDefault="00F150E6">
      <w:pPr>
        <w:pStyle w:val="Titre4"/>
        <w:rPr>
          <w:ins w:id="843" w:author="Arthur Parmentier" w:date="2020-05-13T10:41:00Z"/>
        </w:rPr>
        <w:pPrChange w:id="844" w:author="Arthur Parmentier" w:date="2020-05-13T10:41:00Z">
          <w:pPr/>
        </w:pPrChange>
      </w:pPr>
      <w:ins w:id="845" w:author="Arthur Parmentier" w:date="2020-05-13T10:41:00Z">
        <w:r>
          <w:t>Existence of several signified concepts</w:t>
        </w:r>
      </w:ins>
    </w:p>
    <w:p w:rsidR="005868B3" w:rsidRDefault="00FD47FA" w:rsidP="005868B3">
      <w:pPr>
        <w:rPr>
          <w:ins w:id="846" w:author="Arthur Parmentier" w:date="2020-05-13T10:30:00Z"/>
        </w:rPr>
      </w:pPr>
      <w:ins w:id="847" w:author="Arthur Parmentier" w:date="2020-05-13T10:37:00Z">
        <w:r>
          <w:t xml:space="preserve">To demonstrate the existence of several concepts (the signified) </w:t>
        </w:r>
      </w:ins>
      <w:ins w:id="848" w:author="Arthur Parmentier" w:date="2020-05-13T10:38:00Z">
        <w:r>
          <w:t>under a multi-disciplinary sign in SP, l</w:t>
        </w:r>
      </w:ins>
      <w:ins w:id="849" w:author="Arthur Parmentier" w:date="2020-05-13T10:30:00Z">
        <w:r w:rsidR="005868B3">
          <w:t>et’s take the</w:t>
        </w:r>
      </w:ins>
      <w:ins w:id="850" w:author="Arthur Parmentier" w:date="2020-05-13T10:38:00Z">
        <w:r>
          <w:t xml:space="preserve"> common</w:t>
        </w:r>
      </w:ins>
      <w:ins w:id="851" w:author="Arthur Parmentier" w:date="2020-05-13T10:30:00Z">
        <w:r w:rsidR="005868B3">
          <w:t xml:space="preserve"> example of the LT, that we will use all over this section to demonstrate some of the mechanisms of SP.</w:t>
        </w:r>
      </w:ins>
    </w:p>
    <w:p w:rsidR="005868B3" w:rsidRDefault="005868B3" w:rsidP="005868B3">
      <w:pPr>
        <w:rPr>
          <w:ins w:id="852" w:author="Arthur Parmentier" w:date="2020-05-13T10:30:00Z"/>
        </w:rPr>
      </w:pPr>
      <w:ins w:id="853" w:author="Arthur Parmentier" w:date="2020-05-13T10:30:00Z">
        <w:r>
          <w:t xml:space="preserve">For a musician, the LT is a concept preexisting to SP with a specific prototype, whose characteristic traits are “constant volume”, “constant pitch” (among others). But is the concept of the LT for a </w:t>
        </w:r>
        <w:r>
          <w:lastRenderedPageBreak/>
          <w:t>musician the same as the one for a dancer or a visual artist? To answer this question, let’s first remark that soundpainters often explain how to perform a LT differently for each discipline:</w:t>
        </w:r>
      </w:ins>
    </w:p>
    <w:p w:rsidR="005868B3" w:rsidRDefault="005868B3" w:rsidP="005868B3">
      <w:pPr>
        <w:pStyle w:val="Paragraphedeliste"/>
        <w:numPr>
          <w:ilvl w:val="0"/>
          <w:numId w:val="17"/>
        </w:numPr>
        <w:rPr>
          <w:ins w:id="854" w:author="Arthur Parmentier" w:date="2020-05-13T10:30:00Z"/>
        </w:rPr>
      </w:pPr>
      <w:ins w:id="855" w:author="Arthur Parmentier" w:date="2020-05-13T10:30:00Z">
        <w:r w:rsidDel="00697BA8">
          <w:t xml:space="preserve"> </w:t>
        </w:r>
        <w:r>
          <w:t>“A fluid movement, without accent” for dancers</w:t>
        </w:r>
      </w:ins>
    </w:p>
    <w:p w:rsidR="005868B3" w:rsidRDefault="005868B3" w:rsidP="005868B3">
      <w:pPr>
        <w:pStyle w:val="Paragraphedeliste"/>
        <w:numPr>
          <w:ilvl w:val="0"/>
          <w:numId w:val="17"/>
        </w:numPr>
        <w:rPr>
          <w:ins w:id="856" w:author="Arthur Parmentier" w:date="2020-05-13T10:30:00Z"/>
        </w:rPr>
      </w:pPr>
      <w:ins w:id="857" w:author="Arthur Parmentier" w:date="2020-05-13T10:30:00Z">
        <w:r w:rsidDel="002C1E78">
          <w:t xml:space="preserve"> </w:t>
        </w:r>
        <w:r>
          <w:t>“A freeze on the first syllable of a word” for actors</w:t>
        </w:r>
      </w:ins>
    </w:p>
    <w:p w:rsidR="005868B3" w:rsidRDefault="005868B3" w:rsidP="005868B3">
      <w:pPr>
        <w:pStyle w:val="Paragraphedeliste"/>
        <w:numPr>
          <w:ilvl w:val="0"/>
          <w:numId w:val="17"/>
        </w:numPr>
        <w:rPr>
          <w:ins w:id="858" w:author="Arthur Parmentier" w:date="2020-05-13T10:30:00Z"/>
        </w:rPr>
      </w:pPr>
      <w:ins w:id="859" w:author="Arthur Parmentier" w:date="2020-05-13T10:30:00Z">
        <w:r>
          <w:t>“A note with constant volume and constant pitch over time” for most musicians</w:t>
        </w:r>
      </w:ins>
    </w:p>
    <w:p w:rsidR="005868B3" w:rsidRDefault="005868B3" w:rsidP="005868B3">
      <w:pPr>
        <w:pStyle w:val="Paragraphedeliste"/>
        <w:numPr>
          <w:ilvl w:val="0"/>
          <w:numId w:val="17"/>
        </w:numPr>
        <w:rPr>
          <w:ins w:id="860" w:author="Arthur Parmentier" w:date="2020-05-13T10:30:00Z"/>
        </w:rPr>
      </w:pPr>
      <w:ins w:id="861" w:author="Arthur Parmentier" w:date="2020-05-13T10:30:00Z">
        <w:r>
          <w:t>…</w:t>
        </w:r>
      </w:ins>
    </w:p>
    <w:p w:rsidR="005868B3" w:rsidRDefault="005868B3" w:rsidP="005868B3">
      <w:pPr>
        <w:rPr>
          <w:ins w:id="862" w:author="Arthur Parmentier" w:date="2020-05-13T10:30:00Z"/>
        </w:rPr>
      </w:pPr>
      <w:ins w:id="863" w:author="Arthur Parmentier" w:date="2020-05-13T10:30:00Z">
        <w:r>
          <w:t>They also often illustrate those descriptions with a prototypical example.</w:t>
        </w:r>
      </w:ins>
    </w:p>
    <w:p w:rsidR="005868B3" w:rsidRDefault="005868B3" w:rsidP="005868B3">
      <w:pPr>
        <w:rPr>
          <w:ins w:id="864" w:author="Arthur Parmentier" w:date="2020-05-13T10:30:00Z"/>
        </w:rPr>
      </w:pPr>
      <w:ins w:id="865" w:author="Arthur Parmentier" w:date="2020-05-13T10:30:00Z">
        <w:r>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866" w:author="Arthur Parmentier" w:date="2020-05-13T10:39:00Z">
        <w:r w:rsidR="003E3E64">
          <w:t>signified of the sign</w:t>
        </w:r>
      </w:ins>
      <w:ins w:id="867" w:author="Arthur Parmentier" w:date="2020-05-13T10:30:00Z">
        <w:r>
          <w:t xml:space="preserve"> “LT” is a voluntary construction</w:t>
        </w:r>
        <w:r>
          <w:rPr>
            <w:rStyle w:val="Appelnotedebasdep"/>
          </w:rPr>
          <w:footnoteReference w:id="12"/>
        </w:r>
        <w:r>
          <w:t>.</w:t>
        </w:r>
      </w:ins>
    </w:p>
    <w:p w:rsidR="005868B3" w:rsidRDefault="005868B3" w:rsidP="005868B3">
      <w:pPr>
        <w:rPr>
          <w:ins w:id="873" w:author="Arthur Parmentier" w:date="2020-05-13T17:10:00Z"/>
        </w:rPr>
      </w:pPr>
      <w:ins w:id="874" w:author="Arthur Parmentier" w:date="2020-05-13T10:30:00Z">
        <w:r>
          <w:t>Although we illustrated the overloading mechanism with the sign “LT”, we can observe the same mechanism for other signs, for instance multi-disciplinary signs.</w:t>
        </w:r>
      </w:ins>
    </w:p>
    <w:p w:rsidR="00F150E6" w:rsidRDefault="00F150E6" w:rsidP="00F150E6">
      <w:pPr>
        <w:pStyle w:val="Titre4"/>
        <w:rPr>
          <w:ins w:id="875" w:author="Arthur Parmentier" w:date="2020-05-13T10:43:00Z"/>
        </w:rPr>
      </w:pPr>
      <w:ins w:id="876" w:author="Arthur Parmentier" w:date="2020-05-13T10:42:00Z">
        <w:r>
          <w:t xml:space="preserve">Bijection, surjection or injection between </w:t>
        </w:r>
      </w:ins>
      <w:ins w:id="877" w:author="Arthur Parmentier" w:date="2020-05-13T10:43:00Z">
        <w:r>
          <w:t>signified and disciplines?</w:t>
        </w:r>
      </w:ins>
    </w:p>
    <w:p w:rsidR="00603CFA" w:rsidRDefault="00F150E6" w:rsidP="00581F4F">
      <w:pPr>
        <w:rPr>
          <w:ins w:id="878" w:author="Arthur Parmentier" w:date="2020-05-13T11:01:00Z"/>
        </w:rPr>
      </w:pPr>
      <w:ins w:id="879" w:author="Arthur Parmentier" w:date="2020-05-13T10:43:00Z">
        <w:r>
          <w:t xml:space="preserve">Although we have shown the existence of several signified </w:t>
        </w:r>
      </w:ins>
      <w:ins w:id="880" w:author="Arthur Parmentier" w:date="2020-05-13T17:40:00Z">
        <w:r w:rsidR="00693047">
          <w:t xml:space="preserve">(several concepts) </w:t>
        </w:r>
      </w:ins>
      <w:ins w:id="881" w:author="Arthur Parmentier" w:date="2020-05-13T10:43:00Z">
        <w:r>
          <w:t xml:space="preserve">and their </w:t>
        </w:r>
      </w:ins>
      <w:ins w:id="882" w:author="Arthur Parmentier" w:date="2020-05-13T10:44:00Z">
        <w:r>
          <w:t>relationship</w:t>
        </w:r>
      </w:ins>
      <w:ins w:id="883" w:author="Arthur Parmentier" w:date="2020-05-13T10:43:00Z">
        <w:r>
          <w:t xml:space="preserve"> with</w:t>
        </w:r>
      </w:ins>
      <w:ins w:id="884" w:author="Arthur Parmentier" w:date="2020-05-13T10:44:00Z">
        <w:r>
          <w:t xml:space="preserve"> discipline</w:t>
        </w:r>
      </w:ins>
      <w:ins w:id="885" w:author="Arthur Parmentier" w:date="2020-05-13T17:40:00Z">
        <w:r w:rsidR="00C209FE">
          <w:t>s</w:t>
        </w:r>
      </w:ins>
      <w:ins w:id="886" w:author="Arthur Parmentier" w:date="2020-05-13T10:44:00Z">
        <w:r>
          <w:t>, one can wonder whether</w:t>
        </w:r>
      </w:ins>
      <w:ins w:id="887" w:author="Arthur Parmentier" w:date="2020-05-13T10:58:00Z">
        <w:r w:rsidR="00581F4F">
          <w:t xml:space="preserve"> their relationship is a bijection</w:t>
        </w:r>
      </w:ins>
      <w:ins w:id="888" w:author="Arthur Parmentier" w:date="2020-05-13T11:11:00Z">
        <w:r w:rsidR="00C36A2F">
          <w:t xml:space="preserve"> (to a unique discipline corresponds a unique signified)</w:t>
        </w:r>
      </w:ins>
      <w:ins w:id="889" w:author="Arthur Parmentier" w:date="2020-05-13T10:58:00Z">
        <w:r w:rsidR="00581F4F">
          <w:t>, su</w:t>
        </w:r>
      </w:ins>
      <w:ins w:id="890" w:author="Arthur Parmentier" w:date="2020-05-13T10:59:00Z">
        <w:r w:rsidR="00581F4F">
          <w:t>r</w:t>
        </w:r>
      </w:ins>
      <w:ins w:id="891" w:author="Arthur Parmentier" w:date="2020-05-13T10:58:00Z">
        <w:r w:rsidR="00581F4F">
          <w:t>jection</w:t>
        </w:r>
      </w:ins>
      <w:ins w:id="892" w:author="Arthur Parmentier" w:date="2020-05-13T11:11:00Z">
        <w:r w:rsidR="00C36A2F">
          <w:t xml:space="preserve"> (each discipline has one or more signified)</w:t>
        </w:r>
      </w:ins>
      <w:ins w:id="893" w:author="Arthur Parmentier" w:date="2020-05-13T10:58:00Z">
        <w:r w:rsidR="00581F4F">
          <w:t xml:space="preserve"> or injection</w:t>
        </w:r>
      </w:ins>
      <w:ins w:id="894" w:author="Arthur Parmentier" w:date="2020-05-13T11:12:00Z">
        <w:r w:rsidR="00C36A2F">
          <w:t xml:space="preserve"> (each discipline </w:t>
        </w:r>
        <w:r w:rsidR="00862E4D">
          <w:t>has either a unique signified, either no signified)</w:t>
        </w:r>
      </w:ins>
      <w:ins w:id="895" w:author="Arthur Parmentier" w:date="2020-05-13T10:58:00Z">
        <w:r w:rsidR="00581F4F">
          <w:t>.</w:t>
        </w:r>
      </w:ins>
    </w:p>
    <w:p w:rsidR="00581F4F" w:rsidRDefault="0083672F">
      <w:pPr>
        <w:rPr>
          <w:ins w:id="896" w:author="Arthur Parmentier" w:date="2020-05-13T10:49:00Z"/>
        </w:rPr>
        <w:pPrChange w:id="897" w:author="Arthur Parmentier" w:date="2020-05-13T10:58:00Z">
          <w:pPr>
            <w:pStyle w:val="Paragraphedeliste"/>
            <w:numPr>
              <w:numId w:val="19"/>
            </w:numPr>
            <w:ind w:hanging="360"/>
          </w:pPr>
        </w:pPrChange>
      </w:pPr>
      <w:ins w:id="898" w:author="Arthur Parmentier" w:date="2020-05-13T11:03:00Z">
        <w:r>
          <w:t xml:space="preserve">First, we can remark that </w:t>
        </w:r>
      </w:ins>
      <w:ins w:id="899" w:author="Arthur Parmentier" w:date="2020-05-13T11:04:00Z">
        <w:r>
          <w:t>there is a bijection in the case of the so called “multi-disciplinary signs” whose properties is exactly that each discipline has its own</w:t>
        </w:r>
      </w:ins>
      <w:ins w:id="900" w:author="Arthur Parmentier" w:date="2020-05-13T11:05:00Z">
        <w:r>
          <w:t xml:space="preserve"> unique</w:t>
        </w:r>
      </w:ins>
      <w:ins w:id="901" w:author="Arthur Parmentier" w:date="2020-05-13T11:04:00Z">
        <w:r>
          <w:t xml:space="preserve"> interpretation (signified) of the sign.</w:t>
        </w:r>
      </w:ins>
    </w:p>
    <w:p w:rsidR="00603CFA" w:rsidRDefault="0083672F" w:rsidP="00603CFA">
      <w:pPr>
        <w:rPr>
          <w:ins w:id="902" w:author="Arthur Parmentier" w:date="2020-05-13T11:08:00Z"/>
        </w:rPr>
      </w:pPr>
      <w:ins w:id="903" w:author="Arthur Parmentier" w:date="2020-05-13T11:05:00Z">
        <w:r>
          <w:t xml:space="preserve">Then, we can also </w:t>
        </w:r>
      </w:ins>
      <w:ins w:id="904" w:author="Arthur Parmentier" w:date="2020-05-13T11:19:00Z">
        <w:r w:rsidR="002067E2">
          <w:t xml:space="preserve">observe that </w:t>
        </w:r>
      </w:ins>
      <w:ins w:id="905" w:author="Arthur Parmentier" w:date="2020-05-13T11:05:00Z">
        <w:r>
          <w:t xml:space="preserve">some signs </w:t>
        </w:r>
      </w:ins>
      <w:ins w:id="906" w:author="Arthur Parmentier" w:date="2020-05-13T11:06:00Z">
        <w:r>
          <w:t>are very specific to a discipline</w:t>
        </w:r>
      </w:ins>
      <w:ins w:id="907" w:author="Arthur Parmentier" w:date="2020-05-13T11:07:00Z">
        <w:r>
          <w:t xml:space="preserve"> (</w:t>
        </w:r>
      </w:ins>
      <w:ins w:id="908" w:author="Arthur Parmentier" w:date="2020-05-13T11:08:00Z">
        <w:r>
          <w:t>sometimes by construction)</w:t>
        </w:r>
      </w:ins>
      <w:ins w:id="909" w:author="Arthur Parmentier" w:date="2020-05-13T11:06:00Z">
        <w:r>
          <w:t>, such that other discipline cannot interpret them.</w:t>
        </w:r>
      </w:ins>
      <w:ins w:id="910" w:author="Arthur Parmentier" w:date="2020-05-13T11:08:00Z">
        <w:r w:rsidR="00C36A2F">
          <w:t xml:space="preserve"> It is </w:t>
        </w:r>
      </w:ins>
      <w:ins w:id="911" w:author="Arthur Parmentier" w:date="2020-05-13T11:12:00Z">
        <w:r w:rsidR="00365C58">
          <w:t>enough</w:t>
        </w:r>
      </w:ins>
      <w:ins w:id="912" w:author="Arthur Parmentier" w:date="2020-05-13T11:08:00Z">
        <w:r w:rsidR="00C36A2F">
          <w:t xml:space="preserve"> to conclude that in general, there is no surjection between signified and the set of disciplines.</w:t>
        </w:r>
      </w:ins>
    </w:p>
    <w:p w:rsidR="00C36A2F" w:rsidRDefault="00C36A2F" w:rsidP="00603CFA">
      <w:pPr>
        <w:rPr>
          <w:ins w:id="913" w:author="Arthur Parmentier" w:date="2020-05-13T10:54:00Z"/>
        </w:rPr>
      </w:pPr>
      <w:ins w:id="914" w:author="Arthur Parmentier" w:date="2020-05-13T11:08:00Z">
        <w:r>
          <w:t>Finally</w:t>
        </w:r>
      </w:ins>
      <w:ins w:id="915" w:author="Arthur Parmentier" w:date="2020-05-13T11:09:00Z">
        <w:r>
          <w:t xml:space="preserve">, </w:t>
        </w:r>
      </w:ins>
      <w:ins w:id="916" w:author="Arthur Parmentier" w:date="2020-05-13T11:31:00Z">
        <w:r w:rsidR="00D5164C">
          <w:t>on the question of injectivity, m</w:t>
        </w:r>
      </w:ins>
      <w:ins w:id="917" w:author="Arthur Parmentier" w:date="2020-05-13T11:22:00Z">
        <w:r w:rsidR="00D5164C">
          <w:t xml:space="preserve">y hypothesis is that unlike oral languages, SP </w:t>
        </w:r>
      </w:ins>
      <w:ins w:id="918" w:author="Arthur Parmentier" w:date="2020-05-13T11:25:00Z">
        <w:r w:rsidR="00D5164C">
          <w:t>can be modeled as a regular langua</w:t>
        </w:r>
      </w:ins>
      <w:ins w:id="919" w:author="Arthur Parmentier" w:date="2020-05-13T11:26:00Z">
        <w:r w:rsidR="00D5164C">
          <w:t xml:space="preserve">ge, hence a </w:t>
        </w:r>
      </w:ins>
      <w:ins w:id="920" w:author="Arthur Parmentier" w:date="2020-05-13T11:27:00Z">
        <w:r w:rsidR="00D5164C">
          <w:t>context-free language, such that the context (signs prior</w:t>
        </w:r>
      </w:ins>
      <w:ins w:id="921" w:author="Arthur Parmentier" w:date="2020-05-13T11:28:00Z">
        <w:r w:rsidR="00D5164C">
          <w:t xml:space="preserve"> to the last executed sign) does not influence the meaning of</w:t>
        </w:r>
      </w:ins>
      <w:ins w:id="922" w:author="Arthur Parmentier" w:date="2020-05-13T11:29:00Z">
        <w:r w:rsidR="00D5164C">
          <w:t xml:space="preserve"> the considered sign. We will see </w:t>
        </w:r>
      </w:ins>
      <w:ins w:id="923" w:author="Arthur Parmentier" w:date="2020-05-13T11:30:00Z">
        <w:r w:rsidR="00D5164C">
          <w:t xml:space="preserve">in a future section </w:t>
        </w:r>
      </w:ins>
      <w:ins w:id="924" w:author="Arthur Parmentier" w:date="2020-05-13T11:29:00Z">
        <w:r w:rsidR="00D5164C">
          <w:t xml:space="preserve">how this approach is successful in modeling </w:t>
        </w:r>
      </w:ins>
      <w:ins w:id="925" w:author="Arthur Parmentier" w:date="2020-05-13T11:30:00Z">
        <w:r w:rsidR="00D5164C">
          <w:t xml:space="preserve">the very basics of SP, while it is unclear whether all SP modes, </w:t>
        </w:r>
      </w:ins>
      <w:ins w:id="926" w:author="Arthur Parmentier" w:date="2020-05-13T11:31:00Z">
        <w:r w:rsidR="00D5164C">
          <w:t xml:space="preserve">rules and signs could indeed </w:t>
        </w:r>
      </w:ins>
      <w:ins w:id="927" w:author="Arthur Parmentier" w:date="2020-05-13T11:59:00Z">
        <w:r w:rsidR="000C29FF">
          <w:t>be represented by</w:t>
        </w:r>
      </w:ins>
      <w:ins w:id="928" w:author="Arthur Parmentier" w:date="2020-05-13T11:31:00Z">
        <w:r w:rsidR="00D5164C">
          <w:t xml:space="preserve"> a regular language.</w:t>
        </w:r>
      </w:ins>
      <w:ins w:id="929" w:author="Arthur Parmentier" w:date="2020-05-13T12:00:00Z">
        <w:r w:rsidR="009230DE">
          <w:t xml:space="preserve"> In my hypothesis, there is indeed an injection</w:t>
        </w:r>
      </w:ins>
      <w:ins w:id="930" w:author="Arthur Parmentier" w:date="2020-05-13T12:01:00Z">
        <w:r w:rsidR="009230DE">
          <w:t xml:space="preserve"> between signified and disciplines, but </w:t>
        </w:r>
      </w:ins>
      <w:ins w:id="931" w:author="Arthur Parmentier" w:date="2020-05-13T11:32:00Z">
        <w:r w:rsidR="00D5164C">
          <w:t xml:space="preserve">I leave to experts in the domain the prospection of </w:t>
        </w:r>
      </w:ins>
      <w:ins w:id="932" w:author="Arthur Parmentier" w:date="2020-05-13T12:01:00Z">
        <w:r w:rsidR="00B41CA4">
          <w:t xml:space="preserve">counter examples, such as </w:t>
        </w:r>
      </w:ins>
      <w:ins w:id="933" w:author="Arthur Parmentier" w:date="2020-05-13T11:32:00Z">
        <w:r w:rsidR="00D5164C">
          <w:t xml:space="preserve">context-sensitive examples that </w:t>
        </w:r>
        <w:r w:rsidR="002463AB">
          <w:t xml:space="preserve">would demonstrate that a single sign can indeed have </w:t>
        </w:r>
      </w:ins>
      <w:ins w:id="934" w:author="Arthur Parmentier" w:date="2020-05-13T11:33:00Z">
        <w:r w:rsidR="002463AB">
          <w:t>several signified for one discipline, that can be differentiated by the context instead.</w:t>
        </w:r>
      </w:ins>
    </w:p>
    <w:p w:rsidR="00EE2DD4" w:rsidRDefault="00543457">
      <w:pPr>
        <w:pStyle w:val="Titre3"/>
        <w:rPr>
          <w:ins w:id="935" w:author="Arthur Parmentier" w:date="2020-05-13T12:05:00Z"/>
        </w:rPr>
        <w:pPrChange w:id="936" w:author="Arthur Parmentier" w:date="2020-05-14T14:00:00Z">
          <w:pPr>
            <w:pStyle w:val="Titre4"/>
          </w:pPr>
        </w:pPrChange>
      </w:pPr>
      <w:bookmarkStart w:id="937" w:name="_Toc42259078"/>
      <w:ins w:id="938" w:author="Arthur Parmentier" w:date="2020-05-13T12:05:00Z">
        <w:r>
          <w:lastRenderedPageBreak/>
          <w:t>The difference between discipline</w:t>
        </w:r>
      </w:ins>
      <w:ins w:id="939" w:author="Arthur Parmentier" w:date="2020-05-14T14:45:00Z">
        <w:r w:rsidR="00AE0A35">
          <w:t xml:space="preserve"> (</w:t>
        </w:r>
      </w:ins>
      <w:ins w:id="940" w:author="Arthur Parmentier" w:date="2020-05-14T14:46:00Z">
        <w:r w:rsidR="00AE0A35">
          <w:t>music, theater..)</w:t>
        </w:r>
      </w:ins>
      <w:ins w:id="941" w:author="Arthur Parmentier" w:date="2020-05-13T12:05:00Z">
        <w:r>
          <w:t xml:space="preserve"> and technical apparatus</w:t>
        </w:r>
      </w:ins>
      <w:ins w:id="942" w:author="Arthur Parmentier" w:date="2020-05-13T17:18:00Z">
        <w:r w:rsidR="00D7385F">
          <w:t xml:space="preserve">, or “why we </w:t>
        </w:r>
      </w:ins>
      <w:ins w:id="943" w:author="Arthur Parmentier" w:date="2020-05-13T17:19:00Z">
        <w:r w:rsidR="00D7385F">
          <w:t>sometimes need to specify how to play a long tone, and sometimes not”</w:t>
        </w:r>
      </w:ins>
      <w:bookmarkEnd w:id="937"/>
    </w:p>
    <w:p w:rsidR="00167DAB" w:rsidRDefault="00543457" w:rsidP="00E34725">
      <w:pPr>
        <w:rPr>
          <w:ins w:id="944" w:author="Arthur Parmentier" w:date="2020-05-13T18:36:00Z"/>
        </w:rPr>
      </w:pPr>
      <w:ins w:id="945" w:author="Arthur Parmentier" w:date="2020-05-13T12:05:00Z">
        <w:r>
          <w:t xml:space="preserve">In the “Motivation” part, </w:t>
        </w:r>
      </w:ins>
      <w:ins w:id="946" w:author="Arthur Parmentier" w:date="2020-05-13T12:06:00Z">
        <w:r>
          <w:t xml:space="preserve">I </w:t>
        </w:r>
      </w:ins>
      <w:ins w:id="947" w:author="Arthur Parmentier" w:date="2020-05-13T14:22:00Z">
        <w:r w:rsidR="007E0A0A">
          <w:t>differentiated</w:t>
        </w:r>
      </w:ins>
      <w:ins w:id="948" w:author="Arthur Parmentier" w:date="2020-05-13T12:06:00Z">
        <w:r>
          <w:t xml:space="preserve"> the notion of “discipline” and “instrument”, that we could </w:t>
        </w:r>
      </w:ins>
      <w:ins w:id="949" w:author="Arthur Parmentier" w:date="2020-05-13T17:14:00Z">
        <w:r w:rsidR="00454612">
          <w:t>also call a</w:t>
        </w:r>
      </w:ins>
      <w:ins w:id="950" w:author="Arthur Parmentier" w:date="2020-05-13T12:06:00Z">
        <w:r>
          <w:t xml:space="preserve"> “technical appa</w:t>
        </w:r>
      </w:ins>
      <w:ins w:id="951" w:author="Arthur Parmentier" w:date="2020-05-13T12:07:00Z">
        <w:r>
          <w:t>ratus”.</w:t>
        </w:r>
      </w:ins>
      <w:ins w:id="952" w:author="Arthur Parmentier" w:date="2020-05-13T14:28:00Z">
        <w:r w:rsidR="00596602">
          <w:t xml:space="preserve"> In</w:t>
        </w:r>
      </w:ins>
      <w:ins w:id="953" w:author="Arthur Parmentier" w:date="2020-05-13T14:29:00Z">
        <w:r w:rsidR="00596602">
          <w:t>deed, one</w:t>
        </w:r>
      </w:ins>
      <w:ins w:id="954" w:author="Arthur Parmentier" w:date="2020-05-13T14:30:00Z">
        <w:r w:rsidR="00596602">
          <w:t xml:space="preserve"> could </w:t>
        </w:r>
      </w:ins>
      <w:ins w:id="955" w:author="Arthur Parmentier" w:date="2020-05-13T18:36:00Z">
        <w:r w:rsidR="00E34725">
          <w:t xml:space="preserve">wonder why </w:t>
        </w:r>
      </w:ins>
      <w:ins w:id="956" w:author="Arthur Parmentier" w:date="2020-05-13T18:37:00Z">
        <w:r w:rsidR="0083564B">
          <w:t>the concept of a LT would</w:t>
        </w:r>
        <w:r w:rsidR="00E34725">
          <w:t xml:space="preserve"> be different in each discipline, but still the same for all instruments of the discipline.</w:t>
        </w:r>
      </w:ins>
    </w:p>
    <w:p w:rsidR="00A708EC" w:rsidRDefault="00F00F6E" w:rsidP="00E34725">
      <w:pPr>
        <w:rPr>
          <w:ins w:id="957" w:author="Arthur Parmentier" w:date="2020-05-13T18:36:00Z"/>
        </w:rPr>
      </w:pPr>
      <w:ins w:id="958" w:author="Arthur Parmentier" w:date="2020-05-14T11:39:00Z">
        <w:r>
          <w:t>In this part, I wil try to show you that the operability of a sign across disciplines is constructed</w:t>
        </w:r>
      </w:ins>
      <w:ins w:id="959" w:author="Arthur Parmentier" w:date="2020-05-14T11:42:00Z">
        <w:r>
          <w:t xml:space="preserve"> “by SP”</w:t>
        </w:r>
      </w:ins>
      <w:ins w:id="960" w:author="Arthur Parmentier" w:date="2020-05-14T11:39:00Z">
        <w:r>
          <w:t xml:space="preserve"> with </w:t>
        </w:r>
      </w:ins>
      <w:ins w:id="961" w:author="Arthur Parmentier" w:date="2020-05-14T11:40:00Z">
        <w:r>
          <w:t xml:space="preserve">learned (cultural) relations of analogy between signified whereas the operability of a sign across instruments of the same discipline </w:t>
        </w:r>
      </w:ins>
      <w:ins w:id="962" w:author="Arthur Parmentier" w:date="2020-05-14T11:41:00Z">
        <w:r>
          <w:t xml:space="preserve">is in general </w:t>
        </w:r>
      </w:ins>
      <w:ins w:id="963" w:author="Arthur Parmentier" w:date="2020-05-14T11:42:00Z">
        <w:r w:rsidR="00A708EC">
          <w:t>a construction external to SP</w:t>
        </w:r>
      </w:ins>
      <w:ins w:id="964" w:author="Arthur Parmentier" w:date="2020-05-14T11:43:00Z">
        <w:r w:rsidR="00A708EC">
          <w:t xml:space="preserve"> that i</w:t>
        </w:r>
      </w:ins>
      <w:ins w:id="965" w:author="Arthur Parmentier" w:date="2020-05-14T11:44:00Z">
        <w:r w:rsidR="00A708EC">
          <w:t>n</w:t>
        </w:r>
      </w:ins>
      <w:ins w:id="966" w:author="Arthur Parmentier" w:date="2020-05-14T11:45:00Z">
        <w:r w:rsidR="00A708EC">
          <w:t xml:space="preserve">volves </w:t>
        </w:r>
      </w:ins>
      <w:ins w:id="967" w:author="Arthur Parmentier" w:date="2020-05-14T11:46:00Z">
        <w:r w:rsidR="00A708EC">
          <w:t>the human perceptual scheme.</w:t>
        </w:r>
      </w:ins>
    </w:p>
    <w:p w:rsidR="005868B3" w:rsidRDefault="005868B3" w:rsidP="005868B3">
      <w:pPr>
        <w:rPr>
          <w:ins w:id="968" w:author="Arthur Parmentier" w:date="2020-05-14T11:38:00Z"/>
        </w:rPr>
      </w:pPr>
    </w:p>
    <w:p w:rsidR="00F00F6E" w:rsidRDefault="00F00F6E" w:rsidP="005868B3">
      <w:pPr>
        <w:rPr>
          <w:ins w:id="969" w:author="Arthur Parmentier" w:date="2020-05-13T10:31:00Z"/>
        </w:rPr>
      </w:pPr>
    </w:p>
    <w:p w:rsidR="005868B3" w:rsidRPr="00670002" w:rsidRDefault="005868B3" w:rsidP="005868B3">
      <w:pPr>
        <w:rPr>
          <w:ins w:id="970" w:author="Arthur Parmentier" w:date="2020-05-13T10:31:00Z"/>
          <w:lang w:val="fr-FR"/>
          <w:rPrChange w:id="971" w:author="Arthur Parmentier" w:date="2020-05-18T14:23:00Z">
            <w:rPr>
              <w:ins w:id="972" w:author="Arthur Parmentier" w:date="2020-05-13T10:31:00Z"/>
            </w:rPr>
          </w:rPrChange>
        </w:rPr>
      </w:pPr>
      <w:ins w:id="973" w:author="Arthur Parmentier" w:date="2020-05-13T10:31:00Z">
        <w:r w:rsidRPr="00670002">
          <w:rPr>
            <w:lang w:val="fr-FR"/>
            <w:rPrChange w:id="974" w:author="Arthur Parmentier" w:date="2020-05-18T14:23:00Z">
              <w:rPr/>
            </w:rPrChange>
          </w:rPr>
          <w:t>DIFFERENCE D APPAREIL TECHNIQUE MAIS MEME PROROTYPE VS DIFF DE DISCIPLINE DONC DE PROTOTYPE (MEME SI L APPAREIL TECHNIQUE EST LE MEME).</w:t>
        </w:r>
      </w:ins>
    </w:p>
    <w:p w:rsidR="005868B3" w:rsidRPr="00670002" w:rsidRDefault="005868B3" w:rsidP="005868B3">
      <w:pPr>
        <w:rPr>
          <w:ins w:id="975" w:author="Arthur Parmentier" w:date="2020-05-13T10:30:00Z"/>
          <w:lang w:val="fr-FR"/>
          <w:rPrChange w:id="976" w:author="Arthur Parmentier" w:date="2020-05-18T14:23:00Z">
            <w:rPr>
              <w:ins w:id="977" w:author="Arthur Parmentier" w:date="2020-05-13T10:30:00Z"/>
            </w:rPr>
          </w:rPrChange>
        </w:rPr>
      </w:pPr>
    </w:p>
    <w:p w:rsidR="005868B3" w:rsidRPr="00670002" w:rsidRDefault="005868B3" w:rsidP="001B082B">
      <w:pPr>
        <w:rPr>
          <w:ins w:id="978" w:author="Arthur Parmentier" w:date="2020-05-13T10:15:00Z"/>
          <w:lang w:val="fr-FR"/>
          <w:rPrChange w:id="979" w:author="Arthur Parmentier" w:date="2020-05-18T14:23:00Z">
            <w:rPr>
              <w:ins w:id="980" w:author="Arthur Parmentier" w:date="2020-05-13T10:15:00Z"/>
            </w:rPr>
          </w:rPrChange>
        </w:rPr>
      </w:pPr>
    </w:p>
    <w:p w:rsidR="00AE58D1" w:rsidRPr="00414962" w:rsidRDefault="00743436">
      <w:pPr>
        <w:pStyle w:val="Titre3"/>
        <w:rPr>
          <w:ins w:id="981" w:author="Arthur Parmentier" w:date="2020-05-13T10:11:00Z"/>
          <w:rPrChange w:id="982" w:author="Arthur Parmentier" w:date="2020-05-14T14:00:00Z">
            <w:rPr>
              <w:ins w:id="983" w:author="Arthur Parmentier" w:date="2020-05-13T10:11:00Z"/>
            </w:rPr>
          </w:rPrChange>
        </w:rPr>
        <w:pPrChange w:id="984" w:author="Arthur Parmentier" w:date="2020-05-14T14:00:00Z">
          <w:pPr/>
        </w:pPrChange>
      </w:pPr>
      <w:bookmarkStart w:id="985" w:name="_Toc42259079"/>
      <w:ins w:id="986" w:author="Arthur Parmentier" w:date="2020-05-13T10:29:00Z">
        <w:r w:rsidRPr="00414962">
          <w:rPr>
            <w:rPrChange w:id="987" w:author="Arthur Parmentier" w:date="2020-05-14T14:00:00Z">
              <w:rPr/>
            </w:rPrChange>
          </w:rPr>
          <w:t>Speculative theory of differen</w:t>
        </w:r>
      </w:ins>
      <w:ins w:id="988" w:author="Arthur Parmentier" w:date="2020-05-13T10:30:00Z">
        <w:r w:rsidRPr="00414962">
          <w:rPr>
            <w:rPrChange w:id="989" w:author="Arthur Parmentier" w:date="2020-05-14T14:00:00Z">
              <w:rPr/>
            </w:rPrChange>
          </w:rPr>
          <w:t>tiation of signified across instruments (technical apparatus) of the same discipline</w:t>
        </w:r>
      </w:ins>
      <w:bookmarkEnd w:id="985"/>
    </w:p>
    <w:p w:rsidR="001A0623" w:rsidDel="005868B3" w:rsidRDefault="001B082B" w:rsidP="001B082B">
      <w:pPr>
        <w:rPr>
          <w:del w:id="990" w:author="Arthur Parmentier" w:date="2020-05-13T10:30:00Z"/>
        </w:rPr>
      </w:pPr>
      <w:del w:id="991" w:author="Arthur Parmentier" w:date="2020-05-13T10:30:00Z">
        <w:r w:rsidDel="005868B3">
          <w:delText xml:space="preserve">the sign itself acting as an “alias”, a label </w:delText>
        </w:r>
        <w:r w:rsidR="001A0623" w:rsidDel="005868B3">
          <w:delText>several</w:delText>
        </w:r>
        <w:r w:rsidDel="005868B3">
          <w:delText xml:space="preserve"> underlying concepts. This is what I call “overloading” a sign.</w:delText>
        </w:r>
        <w:r w:rsidR="001A0623" w:rsidDel="005868B3">
          <w:delText xml:space="preserve"> All signs in SP may not be overloaded, some signs may indeed refer to a very specific concept or idea, but the overloading of signs is </w:delText>
        </w:r>
      </w:del>
      <w:del w:id="992" w:author="Arthur Parmentier" w:date="2020-05-12T18:25:00Z">
        <w:r w:rsidR="001A0623" w:rsidDel="009B2D7C">
          <w:delText>at the core</w:delText>
        </w:r>
      </w:del>
      <w:del w:id="993" w:author="Arthur Parmentier" w:date="2020-05-13T10:30:00Z">
        <w:r w:rsidR="001A0623" w:rsidDel="005868B3">
          <w:delText xml:space="preserve"> of the </w:delText>
        </w:r>
      </w:del>
      <w:del w:id="994" w:author="Arthur Parmentier" w:date="2020-05-12T18:25:00Z">
        <w:r w:rsidR="001A0623" w:rsidDel="007D075F">
          <w:delText>set</w:delText>
        </w:r>
      </w:del>
      <w:del w:id="995" w:author="Arthur Parmentier" w:date="2020-05-13T10:30:00Z">
        <w:r w:rsidR="001A0623" w:rsidDel="005868B3">
          <w:delText xml:space="preserve"> of multidisciplinary signs.</w:delText>
        </w:r>
      </w:del>
    </w:p>
    <w:p w:rsidR="001A0623" w:rsidDel="005868B3" w:rsidRDefault="001A0623" w:rsidP="001B082B">
      <w:pPr>
        <w:rPr>
          <w:del w:id="996" w:author="Arthur Parmentier" w:date="2020-05-13T10:30:00Z"/>
        </w:rPr>
      </w:pPr>
      <w:del w:id="997" w:author="Arthur Parmentier" w:date="2020-05-13T10:30:00Z">
        <w:r w:rsidDel="005868B3">
          <w:delText>Let’s take the example of the LT, that we will use all over th</w:delText>
        </w:r>
        <w:r w:rsidR="00934630" w:rsidDel="005868B3">
          <w:delText>is</w:delText>
        </w:r>
        <w:r w:rsidDel="005868B3">
          <w:delText xml:space="preserve"> section to demonstrate some of the mechanisms of SP.</w:delText>
        </w:r>
      </w:del>
    </w:p>
    <w:p w:rsidR="001A0623" w:rsidDel="00697BA8" w:rsidRDefault="001A0623" w:rsidP="00697BA8">
      <w:pPr>
        <w:rPr>
          <w:del w:id="998" w:author="Arthur Parmentier" w:date="2020-05-12T18:13:00Z"/>
        </w:rPr>
      </w:pPr>
      <w:del w:id="999" w:author="Arthur Parmentier" w:date="2020-05-13T10:30:00Z">
        <w:r w:rsidDel="005868B3">
          <w:delText xml:space="preserve">For a musician, the LT </w:delText>
        </w:r>
      </w:del>
      <w:del w:id="1000" w:author="Arthur Parmentier" w:date="2020-05-12T18:22:00Z">
        <w:r w:rsidDel="00AD0ADB">
          <w:delText xml:space="preserve">has </w:delText>
        </w:r>
      </w:del>
      <w:del w:id="1001" w:author="Arthur Parmentier" w:date="2020-05-13T10:30:00Z">
        <w:r w:rsidDel="005868B3">
          <w:delText xml:space="preserve">a specific prototype, whose characteristic traits are “constant volume”, “constant pitch” (among others). But is the </w:delText>
        </w:r>
      </w:del>
      <w:del w:id="1002" w:author="Arthur Parmentier" w:date="2020-05-12T18:23:00Z">
        <w:r w:rsidDel="009B2D7C">
          <w:delText>prototype</w:delText>
        </w:r>
      </w:del>
      <w:del w:id="1003" w:author="Arthur Parmentier" w:date="2020-05-13T10:30:00Z">
        <w:r w:rsidDel="005868B3">
          <w:delText xml:space="preserve"> of the LT for a musician the same as the one for a dancer or a visual artist? To answer this question, let’s first remark that </w:delText>
        </w:r>
        <w:r w:rsidR="004714EE" w:rsidDel="005868B3">
          <w:delText>s</w:delText>
        </w:r>
        <w:r w:rsidDel="005868B3">
          <w:delText>oundpainters often explain how to perform a LT</w:delText>
        </w:r>
      </w:del>
      <w:del w:id="1004" w:author="Arthur Parmentier" w:date="2020-05-12T18:13:00Z">
        <w:r w:rsidDel="00697BA8">
          <w:delText>:</w:delText>
        </w:r>
      </w:del>
    </w:p>
    <w:p w:rsidR="001A0623" w:rsidDel="00697BA8" w:rsidRDefault="005C09F0">
      <w:pPr>
        <w:rPr>
          <w:del w:id="1005" w:author="Arthur Parmentier" w:date="2020-05-12T18:13:00Z"/>
        </w:rPr>
        <w:pPrChange w:id="1006" w:author="Arthur Parmentier" w:date="2020-05-12T18:13:00Z">
          <w:pPr>
            <w:pStyle w:val="Paragraphedeliste"/>
            <w:numPr>
              <w:numId w:val="17"/>
            </w:numPr>
            <w:ind w:hanging="360"/>
          </w:pPr>
        </w:pPrChange>
      </w:pPr>
      <w:del w:id="1007" w:author="Arthur Parmentier" w:date="2020-05-12T18:13:00Z">
        <w:r w:rsidDel="00697BA8">
          <w:delText>For</w:delText>
        </w:r>
        <w:r w:rsidR="001A0623" w:rsidDel="00697BA8">
          <w:delText xml:space="preserve"> each discipline</w:delText>
        </w:r>
      </w:del>
    </w:p>
    <w:p w:rsidR="001A0623" w:rsidDel="005868B3" w:rsidRDefault="005C09F0">
      <w:pPr>
        <w:rPr>
          <w:del w:id="1008" w:author="Arthur Parmentier" w:date="2020-05-13T10:30:00Z"/>
        </w:rPr>
        <w:pPrChange w:id="1009" w:author="Arthur Parmentier" w:date="2020-05-12T18:13:00Z">
          <w:pPr>
            <w:pStyle w:val="Paragraphedeliste"/>
            <w:numPr>
              <w:numId w:val="17"/>
            </w:numPr>
            <w:ind w:hanging="360"/>
          </w:pPr>
        </w:pPrChange>
      </w:pPr>
      <w:del w:id="1010" w:author="Arthur Parmentier" w:date="2020-05-12T18:13:00Z">
        <w:r w:rsidDel="00697BA8">
          <w:delText xml:space="preserve">For </w:delText>
        </w:r>
        <w:r w:rsidR="0034219C" w:rsidDel="00697BA8">
          <w:delText>instruments/technical apparatus</w:delText>
        </w:r>
        <w:r w:rsidR="001C0B0E" w:rsidDel="00697BA8">
          <w:rPr>
            <w:rStyle w:val="Appelnotedebasdep"/>
          </w:rPr>
          <w:footnoteReference w:id="13"/>
        </w:r>
        <w:r w:rsidR="0034219C" w:rsidDel="00697BA8">
          <w:delText xml:space="preserve"> </w:delText>
        </w:r>
        <w:r w:rsidDel="00697BA8">
          <w:delText>which may not offer trivial ways of producing a LT (we will see later that point with the example of percussions)</w:delText>
        </w:r>
      </w:del>
    </w:p>
    <w:p w:rsidR="005C09F0" w:rsidDel="00697BA8" w:rsidRDefault="00937D97" w:rsidP="005C09F0">
      <w:pPr>
        <w:rPr>
          <w:del w:id="1013" w:author="Arthur Parmentier" w:date="2020-05-12T18:14:00Z"/>
        </w:rPr>
      </w:pPr>
      <w:del w:id="1014" w:author="Arthur Parmentier" w:date="2020-05-12T18:14:00Z">
        <w:r w:rsidDel="00697BA8">
          <w:delText>In each case</w:delText>
        </w:r>
        <w:r w:rsidR="004714EE" w:rsidDel="00697BA8">
          <w:delText>, soundpainter</w:delText>
        </w:r>
        <w:r w:rsidR="00B63D67" w:rsidDel="00697BA8">
          <w:delText>s</w:delText>
        </w:r>
        <w:r w:rsidR="004714EE" w:rsidDel="00697BA8">
          <w:delText xml:space="preserve"> describe</w:delText>
        </w:r>
        <w:r w:rsidR="00B63D67" w:rsidDel="00697BA8">
          <w:delText xml:space="preserve"> the LT </w:delText>
        </w:r>
        <w:r w:rsidDel="00697BA8">
          <w:delText>differently</w:delText>
        </w:r>
        <w:r w:rsidR="00B44442" w:rsidDel="00697BA8">
          <w:delText>, often illustrating their description with a prototypical example:</w:delText>
        </w:r>
      </w:del>
    </w:p>
    <w:p w:rsidR="004714EE" w:rsidDel="005868B3" w:rsidRDefault="004714EE" w:rsidP="004714EE">
      <w:pPr>
        <w:pStyle w:val="Paragraphedeliste"/>
        <w:numPr>
          <w:ilvl w:val="0"/>
          <w:numId w:val="17"/>
        </w:numPr>
        <w:rPr>
          <w:del w:id="1015" w:author="Arthur Parmentier" w:date="2020-05-13T10:30:00Z"/>
        </w:rPr>
      </w:pPr>
      <w:del w:id="1016" w:author="Arthur Parmentier" w:date="2020-05-13T10:30:00Z">
        <w:r w:rsidDel="005868B3">
          <w:delText>“A fluid movement, without accent” for dancers</w:delText>
        </w:r>
      </w:del>
    </w:p>
    <w:p w:rsidR="004714EE" w:rsidDel="005868B3" w:rsidRDefault="004714EE" w:rsidP="004714EE">
      <w:pPr>
        <w:pStyle w:val="Paragraphedeliste"/>
        <w:numPr>
          <w:ilvl w:val="0"/>
          <w:numId w:val="17"/>
        </w:numPr>
        <w:rPr>
          <w:del w:id="1017" w:author="Arthur Parmentier" w:date="2020-05-13T10:30:00Z"/>
          <w:moveFrom w:id="1018" w:author="Arthur Parmentier" w:date="2020-05-12T18:21:00Z"/>
        </w:rPr>
      </w:pPr>
      <w:moveFromRangeStart w:id="1019" w:author="Arthur Parmentier" w:date="2020-05-12T18:21:00Z" w:name="move40200108"/>
      <w:moveFrom w:id="1020" w:author="Arthur Parmentier" w:date="2020-05-12T18:21:00Z">
        <w:del w:id="1021" w:author="Arthur Parmentier" w:date="2020-05-13T10:30:00Z">
          <w:r w:rsidDel="005868B3">
            <w:delText>“A fast roll” for percussions</w:delText>
          </w:r>
        </w:del>
      </w:moveFrom>
    </w:p>
    <w:moveFromRangeEnd w:id="1019"/>
    <w:p w:rsidR="002C1E78" w:rsidDel="002C1E78" w:rsidRDefault="004714EE" w:rsidP="002C1E78">
      <w:pPr>
        <w:pStyle w:val="Paragraphedeliste"/>
        <w:numPr>
          <w:ilvl w:val="0"/>
          <w:numId w:val="17"/>
        </w:numPr>
        <w:rPr>
          <w:del w:id="1022" w:author="Arthur Parmentier" w:date="2020-05-12T18:21:00Z"/>
          <w:moveTo w:id="1023" w:author="Arthur Parmentier" w:date="2020-05-12T18:21:00Z"/>
        </w:rPr>
      </w:pPr>
      <w:del w:id="1024" w:author="Arthur Parmentier" w:date="2020-05-13T10:30:00Z">
        <w:r w:rsidDel="005868B3">
          <w:delText>“A freeze on the first syllable of a word” for actors</w:delText>
        </w:r>
      </w:del>
      <w:moveToRangeStart w:id="1025" w:author="Arthur Parmentier" w:date="2020-05-12T18:21:00Z" w:name="move40200108"/>
      <w:moveTo w:id="1026" w:author="Arthur Parmentier" w:date="2020-05-12T18:21:00Z">
        <w:del w:id="1027" w:author="Arthur Parmentier" w:date="2020-05-13T10:30:00Z">
          <w:r w:rsidR="002C1E78" w:rsidDel="005868B3">
            <w:delText>“A fast roll” for percussions</w:delText>
          </w:r>
        </w:del>
      </w:moveTo>
    </w:p>
    <w:moveToRangeEnd w:id="1025"/>
    <w:p w:rsidR="00697BA8" w:rsidDel="005868B3" w:rsidRDefault="00697BA8" w:rsidP="002459E7">
      <w:pPr>
        <w:pStyle w:val="Paragraphedeliste"/>
        <w:numPr>
          <w:ilvl w:val="0"/>
          <w:numId w:val="17"/>
        </w:numPr>
        <w:rPr>
          <w:del w:id="1028" w:author="Arthur Parmentier" w:date="2020-05-13T10:30:00Z"/>
        </w:rPr>
      </w:pPr>
    </w:p>
    <w:p w:rsidR="00697BA8" w:rsidDel="005868B3" w:rsidRDefault="004714EE">
      <w:pPr>
        <w:rPr>
          <w:del w:id="1029" w:author="Arthur Parmentier" w:date="2020-05-13T10:30:00Z"/>
        </w:rPr>
        <w:pPrChange w:id="1030" w:author="Arthur Parmentier" w:date="2020-05-12T18:15:00Z">
          <w:pPr>
            <w:pStyle w:val="Paragraphedeliste"/>
            <w:numPr>
              <w:numId w:val="17"/>
            </w:numPr>
            <w:ind w:hanging="360"/>
          </w:pPr>
        </w:pPrChange>
      </w:pPr>
      <w:del w:id="1031" w:author="Arthur Parmentier" w:date="2020-05-13T10:30:00Z">
        <w:r w:rsidDel="005868B3">
          <w:delText>…</w:delText>
        </w:r>
      </w:del>
    </w:p>
    <w:p w:rsidR="004E4397" w:rsidDel="005868B3" w:rsidRDefault="00B44442" w:rsidP="004E4397">
      <w:pPr>
        <w:rPr>
          <w:del w:id="1032" w:author="Arthur Parmentier" w:date="2020-05-13T10:30:00Z"/>
          <w:moveTo w:id="1033" w:author="Arthur Parmentier" w:date="2020-05-12T18:35:00Z"/>
        </w:rPr>
      </w:pPr>
      <w:del w:id="1034" w:author="Arthur Parmentier" w:date="2020-05-13T10:30:00Z">
        <w:r w:rsidDel="005868B3">
          <w:delText>B</w:delText>
        </w:r>
        <w:r w:rsidR="009300B6" w:rsidDel="005868B3">
          <w:delText xml:space="preserve">y looking at the description themselves, we </w:delText>
        </w:r>
        <w:r w:rsidR="0059081B" w:rsidDel="005868B3">
          <w:delText>can see that they invo</w:delText>
        </w:r>
        <w:r w:rsidR="00B37963" w:rsidDel="005868B3">
          <w:delText>lve</w:delText>
        </w:r>
        <w:r w:rsidR="0059081B" w:rsidDel="005868B3">
          <w:delText xml:space="preserve"> different concepts:</w:delText>
        </w:r>
        <w:r w:rsidR="009300B6" w:rsidDel="005868B3">
          <w:delText xml:space="preserve"> a “movement”</w:delText>
        </w:r>
        <w:r w:rsidR="0059081B" w:rsidDel="005868B3">
          <w:delText>,</w:delText>
        </w:r>
        <w:r w:rsidR="009300B6" w:rsidDel="005868B3">
          <w:delText xml:space="preserve"> “roll” or a “syllable”</w:delText>
        </w:r>
        <w:r w:rsidR="00540F15" w:rsidDel="005868B3">
          <w:delText>, which cannot be considered equivalent.</w:delText>
        </w:r>
      </w:del>
      <w:moveToRangeStart w:id="1035" w:author="Arthur Parmentier" w:date="2020-05-12T18:35:00Z" w:name="move40200963"/>
      <w:moveTo w:id="1036" w:author="Arthur Parmentier" w:date="2020-05-12T18:35:00Z">
        <w:del w:id="1037" w:author="Arthur Parmentier" w:date="2020-05-13T10:30:00Z">
          <w:r w:rsidR="004E4397"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1035"/>
    <w:p w:rsidR="002459E7" w:rsidRDefault="002459E7" w:rsidP="004714EE">
      <w:pPr>
        <w:rPr>
          <w:ins w:id="1038" w:author="Arthur Parmentier" w:date="2020-05-12T18:38:00Z"/>
        </w:rPr>
      </w:pPr>
    </w:p>
    <w:p w:rsidR="002459E7" w:rsidRDefault="002459E7" w:rsidP="004714EE">
      <w:pPr>
        <w:rPr>
          <w:ins w:id="1039" w:author="Arthur Parmentier" w:date="2020-05-12T18:38:00Z"/>
        </w:rPr>
      </w:pPr>
    </w:p>
    <w:p w:rsidR="004714EE" w:rsidDel="005868B3" w:rsidRDefault="00277A13">
      <w:pPr>
        <w:rPr>
          <w:del w:id="1040" w:author="Arthur Parmentier" w:date="2020-05-13T10:30:00Z"/>
        </w:rPr>
      </w:pPr>
      <w:r>
        <w:br/>
      </w:r>
      <w:del w:id="1041" w:author="Arthur Parmentier" w:date="2020-05-12T18:34:00Z">
        <w:r w:rsidDel="004E4397">
          <w:delText>My conclusion is</w:delText>
        </w:r>
      </w:del>
      <w:del w:id="1042" w:author="Arthur Parmentier" w:date="2020-05-13T10:30:00Z">
        <w:r w:rsidDel="005868B3">
          <w:delText xml:space="preserve"> that:</w:delText>
        </w:r>
      </w:del>
    </w:p>
    <w:p w:rsidR="00277A13" w:rsidDel="005868B3" w:rsidRDefault="0051191F">
      <w:pPr>
        <w:rPr>
          <w:del w:id="1043" w:author="Arthur Parmentier" w:date="2020-05-13T10:30:00Z"/>
        </w:rPr>
        <w:pPrChange w:id="1044" w:author="Arthur Parmentier" w:date="2020-05-13T10:30:00Z">
          <w:pPr>
            <w:pStyle w:val="Paragraphedeliste"/>
            <w:numPr>
              <w:numId w:val="18"/>
            </w:numPr>
            <w:ind w:hanging="360"/>
          </w:pPr>
        </w:pPrChange>
      </w:pPr>
      <w:del w:id="1045" w:author="Arthur Parmentier" w:date="2020-05-12T18:26:00Z">
        <w:r w:rsidDel="009D7F8E">
          <w:delText>T</w:delText>
        </w:r>
      </w:del>
      <w:del w:id="1046" w:author="Arthur Parmentier" w:date="2020-05-12T18:35:00Z">
        <w:r w:rsidDel="004E4397">
          <w:delText>he</w:delText>
        </w:r>
      </w:del>
      <w:del w:id="1047" w:author="Arthur Parmentier" w:date="2020-05-13T10:30:00Z">
        <w:r w:rsidDel="005868B3">
          <w:delText xml:space="preserve"> sign</w:delText>
        </w:r>
      </w:del>
      <w:del w:id="1048" w:author="Arthur Parmentier" w:date="2020-05-12T18:34:00Z">
        <w:r w:rsidDel="004E4397">
          <w:delText xml:space="preserve"> </w:delText>
        </w:r>
        <w:r w:rsidR="00277A13" w:rsidDel="004E4397">
          <w:delText>LT</w:delText>
        </w:r>
      </w:del>
      <w:del w:id="1049" w:author="Arthur Parmentier" w:date="2020-05-13T10:30:00Z">
        <w:r w:rsidR="00277A13" w:rsidDel="005868B3">
          <w:delText xml:space="preserve"> </w:delText>
        </w:r>
        <w:r w:rsidDel="005868B3">
          <w:delText>refers to a</w:delText>
        </w:r>
        <w:r w:rsidR="00685808" w:rsidDel="005868B3">
          <w:delText xml:space="preserve"> family of concepts</w:delText>
        </w:r>
      </w:del>
    </w:p>
    <w:p w:rsidR="00277A13" w:rsidDel="005868B3" w:rsidRDefault="00277A13">
      <w:pPr>
        <w:rPr>
          <w:del w:id="1050" w:author="Arthur Parmentier" w:date="2020-05-13T10:30:00Z"/>
        </w:rPr>
        <w:pPrChange w:id="1051" w:author="Arthur Parmentier" w:date="2020-05-13T10:30:00Z">
          <w:pPr>
            <w:pStyle w:val="Paragraphedeliste"/>
            <w:numPr>
              <w:numId w:val="18"/>
            </w:numPr>
            <w:ind w:hanging="360"/>
          </w:pPr>
        </w:pPrChange>
      </w:pPr>
      <w:del w:id="1052" w:author="Arthur Parmentier" w:date="2020-05-13T10:30:00Z">
        <w:r w:rsidDel="005868B3">
          <w:delText>Each discipline or technical apparatus may have its own concept of a LT</w:delText>
        </w:r>
      </w:del>
    </w:p>
    <w:p w:rsidR="00277A13" w:rsidDel="005868B3" w:rsidRDefault="00277A13">
      <w:pPr>
        <w:rPr>
          <w:del w:id="1053" w:author="Arthur Parmentier" w:date="2020-05-13T10:30:00Z"/>
        </w:rPr>
        <w:pPrChange w:id="1054" w:author="Arthur Parmentier" w:date="2020-05-13T10:30:00Z">
          <w:pPr>
            <w:pStyle w:val="Paragraphedeliste"/>
            <w:numPr>
              <w:numId w:val="18"/>
            </w:numPr>
            <w:ind w:hanging="360"/>
          </w:pPr>
        </w:pPrChange>
      </w:pPr>
      <w:del w:id="1055" w:author="Arthur Parmentier" w:date="2020-05-13T10:30:00Z">
        <w:r w:rsidDel="005868B3">
          <w:delText>The concept representing a LT in each discipline</w:delText>
        </w:r>
        <w:r w:rsidR="00DA634B" w:rsidDel="005868B3">
          <w:delText>/</w:delText>
        </w:r>
        <w:r w:rsidDel="005868B3">
          <w:delText>technical apparatus</w:delText>
        </w:r>
        <w:r w:rsidR="00CC74C2" w:rsidDel="005868B3">
          <w:rPr>
            <w:rStyle w:val="Appelnotedebasdep"/>
          </w:rPr>
          <w:delText xml:space="preserve"> </w:delText>
        </w:r>
      </w:del>
      <w:del w:id="1056" w:author="Arthur Parmentier" w:date="2020-05-12T18:28:00Z">
        <w:r w:rsidDel="00BF3C70">
          <w:delText>must be</w:delText>
        </w:r>
      </w:del>
      <w:del w:id="1057" w:author="Arthur Parmentier" w:date="2020-05-13T10:30:00Z">
        <w:r w:rsidDel="005868B3">
          <w:delText xml:space="preserve"> </w:delText>
        </w:r>
      </w:del>
      <w:del w:id="1058" w:author="Arthur Parmentier" w:date="2020-05-12T18:30:00Z">
        <w:r w:rsidDel="00042A1D">
          <w:delText xml:space="preserve">constructed </w:delText>
        </w:r>
      </w:del>
      <w:del w:id="1059" w:author="Arthur Parmentier" w:date="2020-05-13T10:30:00Z">
        <w:r w:rsidDel="005868B3">
          <w:delText xml:space="preserve">in relation with the concepts </w:delText>
        </w:r>
      </w:del>
      <w:del w:id="1060" w:author="Arthur Parmentier" w:date="2020-05-12T18:28:00Z">
        <w:r w:rsidDel="003126BD">
          <w:delText xml:space="preserve">representing a </w:delText>
        </w:r>
      </w:del>
      <w:del w:id="1061" w:author="Arthur Parmentier" w:date="2020-05-13T10:30:00Z">
        <w:r w:rsidDel="005868B3">
          <w:delText>LT in other disciplines</w:delText>
        </w:r>
        <w:r w:rsidR="00DA634B" w:rsidDel="005868B3">
          <w:delText>/technical apparatus</w:delText>
        </w:r>
      </w:del>
    </w:p>
    <w:p w:rsidR="00277A13" w:rsidDel="005868B3" w:rsidRDefault="00277A13">
      <w:pPr>
        <w:rPr>
          <w:del w:id="1062" w:author="Arthur Parmentier" w:date="2020-05-13T10:30:00Z"/>
        </w:rPr>
      </w:pPr>
      <w:del w:id="1063" w:author="Arthur Parmentier" w:date="2020-05-13T10:30:00Z">
        <w:r w:rsidDel="005868B3">
          <w:delText xml:space="preserve">We will see further that this relation can </w:delText>
        </w:r>
        <w:r w:rsidR="008B7AAC" w:rsidDel="005868B3">
          <w:delText>be supported by</w:delText>
        </w:r>
        <w:r w:rsidDel="005868B3">
          <w:delText xml:space="preserve"> cultural</w:delText>
        </w:r>
        <w:r w:rsidR="008B7AAC" w:rsidDel="005868B3">
          <w:delText xml:space="preserve"> mechanisms</w:delText>
        </w:r>
        <w:r w:rsidDel="005868B3">
          <w:delText xml:space="preserve">, for </w:delText>
        </w:r>
        <w:r w:rsidR="008B7AAC" w:rsidDel="005868B3">
          <w:delText xml:space="preserve">instance </w:delText>
        </w:r>
        <w:r w:rsidDel="005868B3">
          <w:delText>a relation of analogy</w:delText>
        </w:r>
        <w:r w:rsidR="008B7AAC" w:rsidDel="005868B3">
          <w:rPr>
            <w:rStyle w:val="Appelnotedebasdep"/>
          </w:rPr>
          <w:footnoteReference w:id="14"/>
        </w:r>
        <w:r w:rsidDel="005868B3">
          <w:delText xml:space="preserve"> </w:delText>
        </w:r>
        <w:r w:rsidR="002A3C42" w:rsidDel="005868B3">
          <w:delText>and/</w:delText>
        </w:r>
        <w:r w:rsidDel="005868B3">
          <w:delText>or innate</w:delText>
        </w:r>
        <w:r w:rsidR="008B7AAC" w:rsidDel="005868B3">
          <w:delText xml:space="preserve"> mechanisms such as the categorical human perception scheme.</w:delText>
        </w:r>
      </w:del>
    </w:p>
    <w:p w:rsidR="003F4ACB" w:rsidDel="005868B3" w:rsidRDefault="003F4ACB">
      <w:pPr>
        <w:rPr>
          <w:del w:id="1066" w:author="Arthur Parmentier" w:date="2020-05-13T10:30:00Z"/>
          <w:moveFrom w:id="1067" w:author="Arthur Parmentier" w:date="2020-05-12T18:35:00Z"/>
        </w:rPr>
      </w:pPr>
      <w:moveFromRangeStart w:id="1068" w:author="Arthur Parmentier" w:date="2020-05-12T18:35:00Z" w:name="move40200963"/>
      <w:moveFrom w:id="1069" w:author="Arthur Parmentier" w:date="2020-05-12T18:35:00Z">
        <w:del w:id="1070" w:author="Arthur Parmentier" w:date="2020-05-13T10:30:00Z">
          <w:r w:rsidDel="005868B3">
            <w:delText>The term “overloading” corresponds to the multiplicity of concepts underlying a single sign such as LT.</w:delText>
          </w:r>
          <w:r w:rsidR="000224C7" w:rsidDel="005868B3">
            <w:delText xml:space="preserve"> Although we illustrated the overloading mechanism with the sign “LT”, we can observe the same mechanism for other signs, </w:delText>
          </w:r>
          <w:r w:rsidR="00DF40D9" w:rsidDel="005868B3">
            <w:delText>for instance</w:delText>
          </w:r>
          <w:r w:rsidR="000224C7" w:rsidDel="005868B3">
            <w:delText xml:space="preserve"> multi-disciplinary signs.</w:delText>
          </w:r>
        </w:del>
      </w:moveFrom>
    </w:p>
    <w:moveFromRangeEnd w:id="1068"/>
    <w:p w:rsidR="001B082B" w:rsidDel="005868B3" w:rsidRDefault="001B082B">
      <w:pPr>
        <w:rPr>
          <w:del w:id="1071" w:author="Arthur Parmentier" w:date="2020-05-13T10:30:00Z"/>
        </w:rPr>
      </w:pPr>
    </w:p>
    <w:p w:rsidR="001D7225" w:rsidRPr="001B082B" w:rsidDel="005868B3" w:rsidRDefault="001D7225">
      <w:pPr>
        <w:rPr>
          <w:del w:id="1072" w:author="Arthur Parmentier" w:date="2020-05-13T10:30:00Z"/>
        </w:rPr>
      </w:pPr>
      <w:del w:id="1073" w:author="Arthur Parmentier" w:date="2020-05-13T10:30:00Z">
        <w:r w:rsidDel="005868B3">
          <w:delText>DIFFERENCE D APPAREIL TECHNIQUE MAIS MEME PROROTYPE VS DIFF DE DISCIPLINE DONC DE PROTOTYPE (MEME SI L APPAREIL TECHNIQUE EST LE MEME).</w:delText>
        </w:r>
      </w:del>
    </w:p>
    <w:p w:rsidR="00F163F4" w:rsidRDefault="00FF4C82">
      <w:pPr>
        <w:pPrChange w:id="1074" w:author="Arthur Parmentier" w:date="2020-05-13T10:30:00Z">
          <w:pPr>
            <w:pStyle w:val="Titre2"/>
          </w:pPr>
        </w:pPrChange>
      </w:pPr>
      <w:r>
        <w:t>Wrap-up: w</w:t>
      </w:r>
      <w:r w:rsidR="00B53663">
        <w:t>hat is a long tone?</w:t>
      </w:r>
    </w:p>
    <w:p w:rsidR="006155A3" w:rsidRDefault="00F163F4" w:rsidP="00061E60">
      <w:r>
        <w:t>By taking the simple example of the LT, we will see how the categorical and prototypical perception scheme plays an important role in the mechanisms of SP.</w:t>
      </w:r>
    </w:p>
    <w:p w:rsidR="00BC3D06" w:rsidRDefault="00BC3D06" w:rsidP="00061E60">
      <w:r>
        <w:t xml:space="preserve">What is a long tone? </w:t>
      </w:r>
      <w:r>
        <w:br/>
        <w:t>It would be tempting to define the long tone for each discipline by giving a set of characteristics that all long tone must have, for instance:</w:t>
      </w:r>
    </w:p>
    <w:p w:rsidR="00BC3D06" w:rsidRDefault="00BC3D06" w:rsidP="00BC3D06">
      <w:pPr>
        <w:pStyle w:val="Paragraphedeliste"/>
        <w:numPr>
          <w:ilvl w:val="0"/>
          <w:numId w:val="14"/>
        </w:numPr>
      </w:pPr>
      <w:r>
        <w:t>In music, a constant pitch and volume over time</w:t>
      </w:r>
    </w:p>
    <w:p w:rsidR="00BC3D06" w:rsidRDefault="00BC3D06" w:rsidP="00BC3D06">
      <w:pPr>
        <w:pStyle w:val="Paragraphedeliste"/>
        <w:numPr>
          <w:ilvl w:val="0"/>
          <w:numId w:val="14"/>
        </w:numPr>
      </w:pPr>
      <w:r>
        <w:t>In dance, a movement without accent…</w:t>
      </w:r>
    </w:p>
    <w:p w:rsidR="00E44A97" w:rsidRDefault="00BC3D06" w:rsidP="004714EE">
      <w:r>
        <w:t>We know however from the research on our perception scheme that the LT is not (and perhaps, cannot) be defined with such characteristics or traits.</w:t>
      </w:r>
      <w:r w:rsidR="00F636CA">
        <w:t xml:space="preserve"> It shows us that the</w:t>
      </w:r>
      <w:r w:rsidR="00061E60">
        <w:t xml:space="preserve"> LT is not a musical element defined by a finite number of properties</w:t>
      </w:r>
      <w:r w:rsidR="00F636CA">
        <w:t xml:space="preserve"> </w:t>
      </w:r>
      <w:r w:rsidR="00061E60">
        <w:t>but is rather a category constructed by the human perception</w:t>
      </w:r>
      <w:r w:rsidR="000F1531">
        <w:t xml:space="preserve"> </w:t>
      </w:r>
      <w:r w:rsidR="000F1531">
        <w:lastRenderedPageBreak/>
        <w:t>scheme</w:t>
      </w:r>
      <w:r w:rsidR="00F636CA">
        <w:rPr>
          <w:rStyle w:val="Appelnotedebasdep"/>
        </w:rPr>
        <w:footnoteReference w:id="15"/>
      </w:r>
      <w:r w:rsidR="00061E60">
        <w:t xml:space="preserve"> around a “prototypical” element which exhibits the features that are usually said to define the concept</w:t>
      </w:r>
      <w:r w:rsidR="00001C42">
        <w:t>s</w:t>
      </w:r>
      <w:r w:rsidR="00061E60">
        <w:t xml:space="preserve"> of a LT.</w:t>
      </w:r>
      <w:r w:rsidR="00061E60">
        <w:br/>
      </w:r>
      <w:r w:rsidR="002B4F17">
        <w:t xml:space="preserve">In </w:t>
      </w:r>
      <w:r w:rsidR="0036091B">
        <w:t>this framework, a c</w:t>
      </w:r>
      <w:r w:rsidR="008211BE">
        <w:t>ontent</w:t>
      </w:r>
      <w:r w:rsidR="00061E60">
        <w:t xml:space="preserve"> is perceived as “more” or “less” a LT, rather than either a LT or not.</w:t>
      </w:r>
    </w:p>
    <w:p w:rsidR="00B12EC1" w:rsidRPr="00B12EC1" w:rsidRDefault="00B12EC1">
      <w:pPr>
        <w:pStyle w:val="Titre3"/>
      </w:pPr>
      <w:bookmarkStart w:id="1076" w:name="_Toc42259080"/>
      <w:r>
        <w:t>Sign overloading</w:t>
      </w:r>
      <w:bookmarkEnd w:id="1076"/>
    </w:p>
    <w:p w:rsidR="00FF5B3F" w:rsidRDefault="004659F5" w:rsidP="00B12EC1">
      <w:r>
        <w:t>I will try to show that</w:t>
      </w:r>
      <w:r w:rsidR="00B12EC1">
        <w:t xml:space="preserve"> that in general, the </w:t>
      </w:r>
      <w:r w:rsidR="003579B0">
        <w:t xml:space="preserve">grouping </w:t>
      </w:r>
      <w:r>
        <w:t>relations</w:t>
      </w:r>
      <w:r w:rsidR="00B12EC1">
        <w:t xml:space="preserve"> linking those concepts together</w:t>
      </w:r>
      <w:r w:rsidR="006D58F1">
        <w:t xml:space="preserve"> under a single sign</w:t>
      </w:r>
      <w:r w:rsidR="00B12EC1">
        <w:t xml:space="preserve"> are </w:t>
      </w:r>
      <w:r w:rsidR="00CE6B94">
        <w:t>made possible by</w:t>
      </w:r>
      <w:r w:rsidR="00B12EC1">
        <w:t xml:space="preserve"> cultural </w:t>
      </w:r>
      <w:r w:rsidR="00EA4C32">
        <w:t>schemes (analogies)</w:t>
      </w:r>
      <w:r w:rsidR="00B12EC1">
        <w:t xml:space="preserve"> and innate perception schemes of human mind.</w:t>
      </w:r>
      <w:r w:rsidR="009E7ADA">
        <w:t xml:space="preserve"> I will use the example of the sign LT to illustrate </w:t>
      </w:r>
      <w:r w:rsidR="00AE2C19">
        <w:t>how these schemes allow for translating the sign LT into the concepts that are relevant for each discipline, instrument (or technical apparatus).</w:t>
      </w:r>
    </w:p>
    <w:p w:rsidR="00727764" w:rsidRDefault="00727764" w:rsidP="00727764">
      <w:pPr>
        <w:pStyle w:val="Titre4"/>
      </w:pPr>
      <w:r>
        <w:t>Innate perception schemes</w:t>
      </w:r>
    </w:p>
    <w:p w:rsidR="0036185A" w:rsidRPr="0036185A" w:rsidRDefault="0036185A" w:rsidP="0036185A">
      <w:pPr>
        <w:pStyle w:val="Titre5"/>
      </w:pPr>
      <w:r>
        <w:t>How to perform a LT on percussions?</w:t>
      </w:r>
    </w:p>
    <w:p w:rsidR="00C362C5" w:rsidRDefault="00161FBC" w:rsidP="00161FBC">
      <w:r>
        <w:t>I often see questions arising about how to perform a sign for a specific instrument or discipline, for instance a percussionist asking how he should perform a long tone with drums.</w:t>
      </w:r>
      <w:r w:rsidR="00BE6883">
        <w:br/>
      </w:r>
      <w:r>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br/>
      </w:r>
      <w:r>
        <w:t>Let’s break down the conceptual operations that allow the percussionist to respond to a LT when its prototype is out the set of possibilities offered by his instrument.</w:t>
      </w:r>
      <w:r>
        <w:br/>
        <w:t>To achieve this, the percussionist w</w:t>
      </w:r>
      <w:r w:rsidR="00BE6883">
        <w:t>ould</w:t>
      </w:r>
      <w:r>
        <w:t xml:space="preserve"> typically translate the concept of LT to another concept, the roll, easily accessible to the performer. The roll will allow him to approach the prototype of the LT by increasing the speed of the roll as much as he can.</w:t>
      </w:r>
      <w:r>
        <w:br/>
      </w:r>
      <w:r w:rsidR="006F6F60">
        <w:t>Another</w:t>
      </w:r>
      <w:r>
        <w:t xml:space="preserve"> way to phrase this conceptually is to say that in the space of musical concepts, the prototype of the LT is the asymptotical, limit point of the concept of roll when its speed goes to infinity.</w:t>
      </w:r>
    </w:p>
    <w:p w:rsidR="00C362C5" w:rsidRDefault="00C362C5" w:rsidP="00C362C5">
      <w:pPr>
        <w:pStyle w:val="Titre5"/>
      </w:pPr>
      <w:r>
        <w:t xml:space="preserve">An implicit translation </w:t>
      </w:r>
      <w:r w:rsidR="00C91523">
        <w:t>by our perception scheme</w:t>
      </w:r>
    </w:p>
    <w:p w:rsidR="00914B9D" w:rsidRDefault="00161FBC" w:rsidP="00C362C5">
      <w:r>
        <w:t>The important point illustrated here is that SP involves operations of translation from concepts whose prototype</w:t>
      </w:r>
      <w:r w:rsidR="007E7D0A">
        <w:rPr>
          <w:rStyle w:val="Appelnotedebasdep"/>
        </w:rPr>
        <w:footnoteReference w:id="16"/>
      </w:r>
      <w:r>
        <w:t xml:space="preserve"> does not exist in a discipline to a concept of the discipline that relates to the prototype. </w:t>
      </w:r>
      <w:r w:rsidR="000F1082">
        <w:t>In previous example, we saw that the percussionist could translate the sign LT to the concept of roll that is relevant to its instrument. But what is the implicit scheme allowing for this translation?</w:t>
      </w:r>
    </w:p>
    <w:p w:rsidR="00FA4DD8" w:rsidRDefault="000F1082" w:rsidP="00C362C5">
      <w:r>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t>expertise</w:t>
      </w:r>
      <w:r>
        <w:t xml:space="preserve"> </w:t>
      </w:r>
      <w:r w:rsidR="00C27D4A">
        <w:t>and of the scope of this text,</w:t>
      </w:r>
      <w:r w:rsidR="00914B9D">
        <w:t xml:space="preserve"> we can remark that the acoustic response of a fast roll “approaches” the performer’s expectation of the acoustic response of a LT, such that the human perception scheme will associate the fast roll with the prototype of the LT.</w:t>
      </w:r>
    </w:p>
    <w:p w:rsidR="00FA4DD8" w:rsidRDefault="00FA4DD8" w:rsidP="00FA4DD8">
      <w:pPr>
        <w:pStyle w:val="Titre5"/>
      </w:pPr>
      <w:r>
        <w:lastRenderedPageBreak/>
        <w:t>Learning the translation</w:t>
      </w:r>
    </w:p>
    <w:p w:rsidR="00161FBC" w:rsidRDefault="00161FBC" w:rsidP="00FA4DD8">
      <w:pPr>
        <w:rPr>
          <w:ins w:id="1078" w:author="Arthur Parmentier" w:date="2020-05-14T16:16:00Z"/>
        </w:rPr>
      </w:pPr>
      <w:r>
        <w:t>While the operations of translation are in general not obvious (hence the questions on the subject), I observed that most Soundpainters explicit what operations are valid to beginners in SP.</w:t>
      </w:r>
      <w:ins w:id="1079" w:author="Arthur Parmentier" w:date="2020-05-14T16:15:00Z">
        <w:r w:rsidR="00FE325D">
          <w:br/>
        </w:r>
        <w:r w:rsidR="00FE325D">
          <w:br/>
          <w:t>IMITATION</w:t>
        </w:r>
        <w:r w:rsidR="003873DC">
          <w:t xml:space="preserve"> et mimetisme</w:t>
        </w:r>
      </w:ins>
    </w:p>
    <w:p w:rsidR="00863F70" w:rsidRDefault="00863F70" w:rsidP="00FA4DD8">
      <w:ins w:id="1080" w:author="Arthur Parmentier" w:date="2020-05-14T16:16:00Z">
        <w:r>
          <w:t>SEul vs a plusieurs</w:t>
        </w:r>
      </w:ins>
    </w:p>
    <w:p w:rsidR="00161FBC" w:rsidRPr="00161FBC" w:rsidRDefault="00161FBC" w:rsidP="00161FBC"/>
    <w:p w:rsidR="00727764" w:rsidRPr="00727764" w:rsidRDefault="00727764" w:rsidP="00727764">
      <w:pPr>
        <w:pStyle w:val="Titre4"/>
      </w:pPr>
      <w:r>
        <w:t>Cultural analogies</w:t>
      </w:r>
    </w:p>
    <w:p w:rsidR="00D36F5F" w:rsidRDefault="00D36F5F" w:rsidP="00061E60">
      <w:pPr>
        <w:pStyle w:val="Titre2"/>
      </w:pPr>
      <w:bookmarkStart w:id="1081" w:name="_Toc42259081"/>
      <w:r>
        <w:t>Personal observations during SP practice</w:t>
      </w:r>
      <w:bookmarkEnd w:id="1081"/>
    </w:p>
    <w:p w:rsidR="003E3973" w:rsidRDefault="004F1D82" w:rsidP="00B12EC1">
      <w:r>
        <w:t>My theory is that o</w:t>
      </w:r>
      <w:r w:rsidR="00D36F5F">
        <w:t>ur categorical and prototypical perception scheme plays an important role on both how performers and soundpainters can interpret the artistic material that is being produced by the group</w:t>
      </w:r>
      <w:r w:rsidR="00020B23">
        <w:t>,</w:t>
      </w:r>
      <w:r w:rsidR="00966026">
        <w:t xml:space="preserve"> and </w:t>
      </w:r>
      <w:r w:rsidR="00D36F5F">
        <w:t>how they will respond to the requests, i.e. what content</w:t>
      </w:r>
      <w:r w:rsidR="003E3973">
        <w:t xml:space="preserve"> the performer will produce.</w:t>
      </w:r>
    </w:p>
    <w:p w:rsidR="00B12EC1" w:rsidRDefault="00D36F5F" w:rsidP="00B12EC1">
      <w:r>
        <w:t xml:space="preserve"> </w:t>
      </w:r>
      <w:r w:rsidR="003E3973">
        <w:t xml:space="preserve">I will </w:t>
      </w:r>
      <w:r w:rsidR="00E6096A">
        <w:t xml:space="preserve">try to support </w:t>
      </w:r>
      <w:r w:rsidR="003E3973">
        <w:t xml:space="preserve">this theory by analyzing examples from my own experience as a performer, a soundpainter </w:t>
      </w:r>
      <w:r w:rsidR="00E46E02">
        <w:t>and</w:t>
      </w:r>
      <w:r w:rsidR="003E3973">
        <w:t xml:space="preserve"> discussions I had with other performers</w:t>
      </w:r>
      <w:r w:rsidR="004B4D10">
        <w:t xml:space="preserve"> on the topic of the </w:t>
      </w:r>
      <w:r w:rsidR="008852B8">
        <w:t xml:space="preserve">LT </w:t>
      </w:r>
      <w:r w:rsidR="004B4D10">
        <w:t>which appears as a</w:t>
      </w:r>
      <w:r w:rsidR="00E86487">
        <w:t xml:space="preserve">n easy </w:t>
      </w:r>
      <w:r w:rsidR="004B4D10">
        <w:t xml:space="preserve">example to observe </w:t>
      </w:r>
      <w:r w:rsidR="00E86487">
        <w:t>some of the</w:t>
      </w:r>
      <w:r w:rsidR="004B4D10">
        <w:t xml:space="preserve"> underlying schemes of perception </w:t>
      </w:r>
      <w:r w:rsidR="00D52FC2">
        <w:t>and association</w:t>
      </w:r>
      <w:r w:rsidR="00577853">
        <w:t>s of</w:t>
      </w:r>
      <w:r w:rsidR="00E86487">
        <w:t xml:space="preserve"> musical concepts.</w:t>
      </w:r>
    </w:p>
    <w:p w:rsidR="00D74CAF" w:rsidRDefault="00D97343" w:rsidP="00D74CAF">
      <w:r>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t>characteristically</w:t>
      </w:r>
      <w:r>
        <w:t xml:space="preserve"> trait of the concept</w:t>
      </w:r>
      <w:r w:rsidR="009D41F3">
        <w:t xml:space="preserve">, for instance “a fluid movement without accent” for dancers and then give illustrations using their body, with different speeds for each example. For musician, they would for instance mention that </w:t>
      </w:r>
      <w:r w:rsidR="00E00D2B">
        <w:t xml:space="preserve">a LT is a sound with constant </w:t>
      </w:r>
      <w:r w:rsidR="00084B44">
        <w:t>frequency</w:t>
      </w:r>
      <w:r w:rsidR="009D41F3">
        <w:t xml:space="preserve"> </w:t>
      </w:r>
      <w:r w:rsidR="002D269B">
        <w:t xml:space="preserve">as first definition of the concept </w:t>
      </w:r>
      <w:r w:rsidR="009D41F3">
        <w:t>and give examples by singing the prototype of a LT at different frequencies.</w:t>
      </w:r>
    </w:p>
    <w:p w:rsidR="00616EBE" w:rsidRDefault="00D74CAF" w:rsidP="00D74CAF">
      <w:pPr>
        <w:pStyle w:val="Paragraphedeliste"/>
        <w:numPr>
          <w:ilvl w:val="0"/>
          <w:numId w:val="11"/>
        </w:numPr>
      </w:pPr>
      <w:r>
        <w:t>From the examples</w:t>
      </w:r>
      <w:r w:rsidR="00C32ADD">
        <w:t xml:space="preserve"> given by the soundpainter</w:t>
      </w:r>
      <w:r>
        <w:t xml:space="preserve">, </w:t>
      </w:r>
      <w:r w:rsidR="00F813C8">
        <w:t xml:space="preserve">unexperienced </w:t>
      </w:r>
      <w:r>
        <w:t xml:space="preserve">performers are usually able to internalize the prototype of the concept </w:t>
      </w:r>
      <w:r w:rsidR="00B66461">
        <w:t xml:space="preserve">of a LT for their discipline </w:t>
      </w:r>
      <w:r>
        <w:t>and produce examples of their own at different frequencies/speeds.</w:t>
      </w:r>
      <w:r w:rsidR="00AB02F6">
        <w:t xml:space="preserve"> </w:t>
      </w:r>
      <w:r>
        <w:t xml:space="preserve">I observed that the examples </w:t>
      </w:r>
      <w:r w:rsidR="00CD7228">
        <w:t>produced by</w:t>
      </w:r>
      <w:r>
        <w:t xml:space="preserve"> unexperienced performers</w:t>
      </w:r>
      <w:r w:rsidR="00CD7228">
        <w:t xml:space="preserve"> </w:t>
      </w:r>
      <w:r>
        <w:t>at first are very often close to the prototype</w:t>
      </w:r>
      <w:r w:rsidR="001D3228">
        <w:t>.</w:t>
      </w:r>
      <w:r w:rsidR="00D007E8">
        <w:br/>
        <w:t xml:space="preserve">But as performers become more experienced, I observed that </w:t>
      </w:r>
      <w:r w:rsidR="0072458D">
        <w:t xml:space="preserve">they </w:t>
      </w:r>
      <w:r w:rsidR="00D007E8">
        <w:t>tend to increase the span of produced examples not only by broadening the distribution to the parameters that have been introduced to (volume, frequency</w:t>
      </w:r>
      <w:r w:rsidR="001D3228">
        <w:t>, timbre</w:t>
      </w:r>
      <w:r w:rsidR="00D007E8">
        <w:t>…) but also by exploring different “dimensions” of the sound, such as vibrato, micro-distortions, extended techniques etc.</w:t>
      </w:r>
      <w:r w:rsidR="00B4379D">
        <w:t xml:space="preserve"> </w:t>
      </w:r>
      <w:r w:rsidR="001A2544">
        <w:t>In other words, they</w:t>
      </w:r>
      <w:r w:rsidR="00B4379D">
        <w:t xml:space="preserve"> </w:t>
      </w:r>
      <w:r w:rsidR="001A2544">
        <w:t>progressively “</w:t>
      </w:r>
      <w:r w:rsidR="00B4379D">
        <w:t>detach</w:t>
      </w:r>
      <w:r w:rsidR="001A2544">
        <w:t>”</w:t>
      </w:r>
      <w:r w:rsidR="00B4379D">
        <w:t xml:space="preserve"> from the prototypes of the LT concepts</w:t>
      </w:r>
      <w:r w:rsidR="001A2544">
        <w:rPr>
          <w:rStyle w:val="Appelnotedebasdep"/>
        </w:rPr>
        <w:footnoteReference w:id="17"/>
      </w:r>
      <w:r w:rsidR="001A2544">
        <w:t xml:space="preserve"> </w:t>
      </w:r>
      <w:r w:rsidR="00B4379D">
        <w:t xml:space="preserve">and their characteristic </w:t>
      </w:r>
      <w:r w:rsidR="00B4379D">
        <w:lastRenderedPageBreak/>
        <w:t>features by exploring more features of the content and reaching more extremal points.</w:t>
      </w:r>
      <w:r w:rsidR="00685AAF">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br/>
        <w:t xml:space="preserve">This expansion process was discussed especially </w:t>
      </w:r>
      <w:r w:rsidR="00276A39">
        <w:t>in my experience with a year-lasting Soundpainting group, in which we had sessions dedicated to explore new generative processes and dimensions for LT and other very prototyped concepts.</w:t>
      </w:r>
      <w:r w:rsidR="008A6CE7">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br/>
        <w:t>During one week or shorter workshops that mixed both beginners and experienced performers in Soundpainting, I observed that experienced performers were responding to requests with a wider variety than beginners in Soundpainting</w:t>
      </w:r>
      <w:r w:rsidR="00616EBE">
        <w:t xml:space="preserve"> as one could expect from previous observations, but also that performers with a greater technical level would also respond with a greater variety. My interpretation of this observation is that </w:t>
      </w:r>
    </w:p>
    <w:p w:rsidR="00E6096A" w:rsidRDefault="00616EBE" w:rsidP="00616EBE">
      <w:pPr>
        <w:pStyle w:val="Paragraphedeliste"/>
        <w:numPr>
          <w:ilvl w:val="1"/>
          <w:numId w:val="11"/>
        </w:numPr>
      </w:pPr>
      <w:r>
        <w:t>the cognitive load of the production of a content depends not only on the experience of the performer with SP, but also with his discipline</w:t>
      </w:r>
    </w:p>
    <w:p w:rsidR="00616EBE" w:rsidRDefault="00616EBE" w:rsidP="00616EBE">
      <w:pPr>
        <w:pStyle w:val="Paragraphedeliste"/>
        <w:numPr>
          <w:ilvl w:val="1"/>
          <w:numId w:val="11"/>
        </w:numPr>
      </w:pPr>
      <w:r>
        <w:t>the cognitive load is a key metric for understanding how far from a prototype a given performer can respond to a SP request</w:t>
      </w:r>
    </w:p>
    <w:p w:rsidR="00DB6A50" w:rsidRDefault="00DB6A50" w:rsidP="00B96316">
      <w:pPr>
        <w:pStyle w:val="Paragraphedeliste"/>
      </w:pPr>
      <w:r>
        <w:t>From my experience in Brazil, I can add to the latter the following remark:</w:t>
      </w:r>
    </w:p>
    <w:p w:rsidR="00DB6A50" w:rsidRDefault="00DB6A50" w:rsidP="00DB6A50">
      <w:pPr>
        <w:pStyle w:val="Paragraphedeliste"/>
        <w:numPr>
          <w:ilvl w:val="1"/>
          <w:numId w:val="11"/>
        </w:numPr>
      </w:pPr>
      <w:r>
        <w:t xml:space="preserve">the desire or </w:t>
      </w:r>
      <w:r w:rsidR="00AD6A79">
        <w:t>willingness</w:t>
      </w:r>
      <w:r>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t xml:space="preserve">a certain type of response, should it by prototypical or not. In fact, this expansion </w:t>
      </w:r>
      <w:r w:rsidR="00FC61C6">
        <w:t>relies</w:t>
      </w:r>
      <w:r w:rsidR="00AD6A79">
        <w:t xml:space="preserve"> on the motivation of</w:t>
      </w:r>
      <w:r w:rsidR="00FC61C6">
        <w:t>/relevancy for</w:t>
      </w:r>
      <w:r w:rsidR="00AD6A79">
        <w:t xml:space="preserve"> the performer to vary its responses for artistic reasons that depend on the context</w:t>
      </w:r>
      <w:r w:rsidR="005A6D19">
        <w:t xml:space="preserve"> </w:t>
      </w:r>
      <w:r w:rsidR="00D97670">
        <w:t xml:space="preserve">of the performance </w:t>
      </w:r>
      <w:r w:rsidR="005A6D19">
        <w:t xml:space="preserve">and </w:t>
      </w:r>
      <w:r w:rsidR="00AD6A79">
        <w:t>the background of the performer, including his cultural background.</w:t>
      </w:r>
      <w:r w:rsidR="00DC6324">
        <w:rPr>
          <w:rStyle w:val="Appelnotedebasdep"/>
        </w:rPr>
        <w:footnoteReference w:id="18"/>
      </w:r>
    </w:p>
    <w:p w:rsidR="00446AB2" w:rsidRDefault="00446AB2" w:rsidP="00665749">
      <w:pPr>
        <w:pStyle w:val="Paragraphedeliste"/>
        <w:numPr>
          <w:ilvl w:val="0"/>
          <w:numId w:val="11"/>
        </w:numPr>
      </w:pPr>
      <w:r>
        <w:t xml:space="preserve">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w:t>
      </w:r>
      <w:r>
        <w:lastRenderedPageBreak/>
        <w:t>Soundpainters prefer that beginners show that they have understood the concepts by responding with prototypical examples instead of “extreme” examples.</w:t>
      </w:r>
    </w:p>
    <w:p w:rsidR="00E6096A" w:rsidRPr="00B12EC1" w:rsidRDefault="00E6096A" w:rsidP="00B12EC1"/>
    <w:p w:rsidR="00B400C3" w:rsidRPr="00E6096A" w:rsidRDefault="00B400C3" w:rsidP="00E6654A">
      <w:pPr>
        <w:rPr>
          <w:i/>
          <w:iCs/>
        </w:rPr>
      </w:pPr>
      <w:r w:rsidRPr="00E6096A">
        <w:rPr>
          <w:i/>
          <w:iCs/>
        </w:rPr>
        <w:t xml:space="preserve">Goal: </w:t>
      </w:r>
      <w:r w:rsidR="00B51491" w:rsidRPr="00E6096A">
        <w:rPr>
          <w:i/>
          <w:iCs/>
        </w:rPr>
        <w:t>describe the concepts that SP deals with and propose a categorization of these concepts based on an interpretation of the mechanisms of SP</w:t>
      </w:r>
      <w:r w:rsidR="00C31E28" w:rsidRPr="00E6096A">
        <w:rPr>
          <w:i/>
          <w:iCs/>
        </w:rPr>
        <w:t xml:space="preserve"> (SP as a set of operations – transformations).</w:t>
      </w:r>
    </w:p>
    <w:p w:rsidR="00DE1655" w:rsidRPr="00953072" w:rsidDel="007776CB" w:rsidRDefault="00D770BE" w:rsidP="00E6654A">
      <w:pPr>
        <w:pStyle w:val="Titre2"/>
        <w:rPr>
          <w:del w:id="1086" w:author="Arthur Parmentier" w:date="2020-05-14T13:31:00Z"/>
        </w:rPr>
      </w:pPr>
      <w:bookmarkStart w:id="1087" w:name="_Toc40025935"/>
      <w:del w:id="1088" w:author="Arthur Parmentier" w:date="2020-05-14T13:31:00Z">
        <w:r w:rsidRPr="00953072" w:rsidDel="007776CB">
          <w:delText>Mechanism 1: t</w:delText>
        </w:r>
        <w:r w:rsidR="00273CAA" w:rsidRPr="00953072" w:rsidDel="007776CB">
          <w:delText>ransformations (</w:delText>
        </w:r>
        <w:r w:rsidR="00FA6678" w:rsidRPr="00953072" w:rsidDel="007776CB">
          <w:delText>projections?</w:delText>
        </w:r>
        <w:r w:rsidR="00273CAA" w:rsidRPr="00953072" w:rsidDel="007776CB">
          <w:delText>)</w:delText>
        </w:r>
        <w:r w:rsidR="009824AD" w:rsidRPr="00953072" w:rsidDel="007776CB">
          <w:delText xml:space="preserve"> of concepts onto the physical space of the body</w:delText>
        </w:r>
        <w:bookmarkEnd w:id="1087"/>
      </w:del>
    </w:p>
    <w:p w:rsidR="00616215" w:rsidRPr="00953072" w:rsidDel="007776CB" w:rsidRDefault="00616215" w:rsidP="00E6654A">
      <w:pPr>
        <w:rPr>
          <w:del w:id="1089" w:author="Arthur Parmentier" w:date="2020-05-14T13:31:00Z"/>
        </w:rPr>
      </w:pPr>
      <w:del w:id="1090" w:author="Arthur Parmentier" w:date="2020-05-14T13:31:00Z">
        <w:r w:rsidRPr="00953072" w:rsidDel="007776CB">
          <w:delText xml:space="preserve">Key idea: forming a sign/gestural language means creating a mapping between concepts </w:delText>
        </w:r>
        <w:r w:rsidR="00FA6678" w:rsidRPr="00953072" w:rsidDel="007776CB">
          <w:delText xml:space="preserve">from different sources (fields?) </w:delText>
        </w:r>
        <w:r w:rsidRPr="00953072" w:rsidDel="007776CB">
          <w:delText>and the physical space of the human person who signs. How is this done in SP?</w:delText>
        </w:r>
      </w:del>
    </w:p>
    <w:p w:rsidR="00AD2F7B" w:rsidRPr="00953072" w:rsidDel="007776CB" w:rsidRDefault="00DB4763" w:rsidP="00E6654A">
      <w:pPr>
        <w:rPr>
          <w:del w:id="1091" w:author="Arthur Parmentier" w:date="2020-05-14T13:31:00Z"/>
        </w:rPr>
      </w:pPr>
      <w:del w:id="1092" w:author="Arthur Parmentier" w:date="2020-05-14T13:31:00Z">
        <w:r w:rsidRPr="00953072" w:rsidDel="007776CB">
          <w:delText xml:space="preserve">OVERALL TRANSFORMATION SCHEME </w:delText>
        </w:r>
        <w:r w:rsidR="00AD2F7B" w:rsidRPr="00953072" w:rsidDel="007776CB">
          <w:delText xml:space="preserve">(illustrate the scheme of the </w:delText>
        </w:r>
        <w:r w:rsidR="005E605C" w:rsidRPr="00953072" w:rsidDel="007776CB">
          <w:delText>transformation</w:delText>
        </w:r>
        <w:r w:rsidR="00AD2F7B" w:rsidRPr="00953072" w:rsidDel="007776CB">
          <w:delText xml:space="preserve"> process</w:delText>
        </w:r>
        <w:r w:rsidR="00F76CA7" w:rsidRPr="00953072" w:rsidDel="007776CB">
          <w:delText>: source concepts to signs that represents them, gestures that evoke them…</w:delText>
        </w:r>
        <w:r w:rsidR="00AD2F7B" w:rsidRPr="00953072" w:rsidDel="007776CB">
          <w:delText>)</w:delText>
        </w:r>
      </w:del>
    </w:p>
    <w:p w:rsidR="00DE1B67" w:rsidRPr="00953072" w:rsidDel="007776CB" w:rsidRDefault="00DB4763" w:rsidP="00061E60">
      <w:pPr>
        <w:pStyle w:val="Titre3"/>
        <w:rPr>
          <w:del w:id="1093" w:author="Arthur Parmentier" w:date="2020-05-14T13:31:00Z"/>
        </w:rPr>
      </w:pPr>
      <w:del w:id="1094" w:author="Arthur Parmentier" w:date="2020-05-14T13:31:00Z">
        <w:r w:rsidRPr="00953072" w:rsidDel="007776CB">
          <w:delText>Input space</w:delText>
        </w:r>
      </w:del>
    </w:p>
    <w:p w:rsidR="00DE1B67" w:rsidRPr="00953072" w:rsidDel="007776CB" w:rsidRDefault="00AD2F7B" w:rsidP="00E6654A">
      <w:pPr>
        <w:rPr>
          <w:del w:id="1095" w:author="Arthur Parmentier" w:date="2020-05-14T13:31:00Z"/>
        </w:rPr>
      </w:pPr>
      <w:del w:id="1096" w:author="Arthur Parmentier" w:date="2020-05-14T13:31:00Z">
        <w:r w:rsidRPr="00953072" w:rsidDel="007776CB">
          <w:delText xml:space="preserve">We can identify several </w:delText>
        </w:r>
        <w:r w:rsidR="00900C8A" w:rsidRPr="00953072" w:rsidDel="007776CB">
          <w:delText xml:space="preserve">repertoires </w:delText>
        </w:r>
        <w:r w:rsidR="00575AED" w:rsidRPr="00953072" w:rsidDel="007776CB">
          <w:delText xml:space="preserve">(sources) </w:delText>
        </w:r>
        <w:r w:rsidR="00F76CA7" w:rsidRPr="00953072" w:rsidDel="007776CB">
          <w:delText xml:space="preserve">of concepts </w:delText>
        </w:r>
        <w:r w:rsidR="005639BB" w:rsidRPr="00953072" w:rsidDel="007776CB">
          <w:delText>in the input space of</w:delText>
        </w:r>
        <w:r w:rsidR="00F76CA7" w:rsidRPr="00953072" w:rsidDel="007776CB">
          <w:delText xml:space="preserve"> this transformation scheme</w:delText>
        </w:r>
      </w:del>
    </w:p>
    <w:p w:rsidR="005A3CBF" w:rsidRPr="00953072" w:rsidDel="007776CB" w:rsidRDefault="005A3CBF" w:rsidP="00E6654A">
      <w:pPr>
        <w:pStyle w:val="Titre4"/>
        <w:rPr>
          <w:del w:id="1097" w:author="Arthur Parmentier" w:date="2020-05-14T13:31:00Z"/>
        </w:rPr>
      </w:pPr>
      <w:del w:id="1098" w:author="Arthur Parmentier" w:date="2020-05-14T13:31:00Z">
        <w:r w:rsidRPr="00E24064" w:rsidDel="007776CB">
          <w:delText>Concepts</w:delText>
        </w:r>
        <w:r w:rsidRPr="00953072" w:rsidDel="007776CB">
          <w:delText xml:space="preserve"> from artistic disciplines</w:delText>
        </w:r>
      </w:del>
    </w:p>
    <w:p w:rsidR="005A3CBF" w:rsidRPr="00953072" w:rsidDel="007776CB" w:rsidRDefault="005A3CBF" w:rsidP="00E6654A">
      <w:pPr>
        <w:rPr>
          <w:del w:id="1099" w:author="Arthur Parmentier" w:date="2020-05-14T13:31:00Z"/>
        </w:rPr>
      </w:pPr>
      <w:del w:id="1100" w:author="Arthur Parmentier" w:date="2020-05-14T13:31:00Z">
        <w:r w:rsidRPr="00953072" w:rsidDel="007776CB">
          <w:delText>Long Tone, minimalism…</w:delText>
        </w:r>
      </w:del>
    </w:p>
    <w:p w:rsidR="0049358D" w:rsidRPr="00953072" w:rsidDel="007776CB" w:rsidRDefault="005A3CBF" w:rsidP="00E6654A">
      <w:pPr>
        <w:pStyle w:val="Titre4"/>
        <w:rPr>
          <w:del w:id="1101" w:author="Arthur Parmentier" w:date="2020-05-14T13:31:00Z"/>
        </w:rPr>
      </w:pPr>
      <w:del w:id="1102" w:author="Arthur Parmentier" w:date="2020-05-14T13:31:00Z">
        <w:r w:rsidRPr="00953072" w:rsidDel="007776CB">
          <w:delText xml:space="preserve">Concepts from </w:delText>
        </w:r>
        <w:r w:rsidR="0049358D" w:rsidRPr="00953072" w:rsidDel="007776CB">
          <w:delText>oral languages</w:delText>
        </w:r>
      </w:del>
    </w:p>
    <w:p w:rsidR="0049358D" w:rsidRPr="00953072" w:rsidDel="007776CB" w:rsidRDefault="0049358D" w:rsidP="00E6654A">
      <w:pPr>
        <w:rPr>
          <w:del w:id="1103" w:author="Arthur Parmentier" w:date="2020-05-14T13:31:00Z"/>
        </w:rPr>
      </w:pPr>
      <w:del w:id="1104" w:author="Arthur Parmentier" w:date="2020-05-14T13:31:00Z">
        <w:r w:rsidRPr="00953072" w:rsidDel="007776CB">
          <w:delText>Logic</w:delText>
        </w:r>
        <w:r w:rsidR="0067424B" w:rsidRPr="00953072" w:rsidDel="007776CB">
          <w:delText>al elements</w:delText>
        </w:r>
      </w:del>
    </w:p>
    <w:p w:rsidR="008833B3" w:rsidRPr="00953072" w:rsidDel="007776CB" w:rsidRDefault="0067424B" w:rsidP="00E6654A">
      <w:pPr>
        <w:pStyle w:val="Titre4"/>
        <w:rPr>
          <w:del w:id="1105" w:author="Arthur Parmentier" w:date="2020-05-14T13:31:00Z"/>
        </w:rPr>
      </w:pPr>
      <w:del w:id="1106" w:author="Arthur Parmentier" w:date="2020-05-14T13:31:00Z">
        <w:r w:rsidRPr="00953072" w:rsidDel="007776CB">
          <w:delText>“High/low”</w:delText>
        </w:r>
        <w:r w:rsidR="005A3CBF" w:rsidRPr="00953072" w:rsidDel="007776CB">
          <w:delText xml:space="preserve"> </w:delText>
        </w:r>
        <w:r w:rsidRPr="00953072" w:rsidDel="007776CB">
          <w:delText>cultural representations of quiet/loud (volume), slow/fast (tempo), pitch…</w:delText>
        </w:r>
      </w:del>
    </w:p>
    <w:p w:rsidR="0067424B" w:rsidRPr="00953072" w:rsidDel="007776CB" w:rsidRDefault="0067424B" w:rsidP="00E6654A">
      <w:pPr>
        <w:rPr>
          <w:del w:id="1107" w:author="Arthur Parmentier" w:date="2020-05-14T13:31:00Z"/>
        </w:rPr>
      </w:pPr>
      <w:del w:id="1108" w:author="Arthur Parmentier" w:date="2020-05-14T13:31:00Z">
        <w:r w:rsidRPr="00953072" w:rsidDel="007776CB">
          <w:delText>Even though the concepts of volume, tempo or pitch may be universal, their mapping onto a low/high axis is defined culturally in modern societies.</w:delText>
        </w:r>
      </w:del>
    </w:p>
    <w:p w:rsidR="008833B3" w:rsidRPr="00953072" w:rsidDel="007776CB" w:rsidRDefault="008833B3" w:rsidP="00E6654A">
      <w:pPr>
        <w:pStyle w:val="Titre4"/>
        <w:rPr>
          <w:del w:id="1109" w:author="Arthur Parmentier" w:date="2020-05-14T13:31:00Z"/>
        </w:rPr>
      </w:pPr>
      <w:del w:id="1110" w:author="Arthur Parmentier" w:date="2020-05-14T13:31:00Z">
        <w:r w:rsidRPr="00953072" w:rsidDel="007776CB">
          <w:delText>…</w:delText>
        </w:r>
      </w:del>
    </w:p>
    <w:p w:rsidR="008833B3" w:rsidRPr="00953072" w:rsidDel="007776CB" w:rsidRDefault="008833B3" w:rsidP="00061E60">
      <w:pPr>
        <w:pStyle w:val="Titre3"/>
        <w:rPr>
          <w:del w:id="1111" w:author="Arthur Parmentier" w:date="2020-05-14T13:31:00Z"/>
        </w:rPr>
      </w:pPr>
      <w:del w:id="1112" w:author="Arthur Parmentier" w:date="2020-05-14T13:31:00Z">
        <w:r w:rsidRPr="00953072" w:rsidDel="007776CB">
          <w:delText>Transformations</w:delText>
        </w:r>
        <w:r w:rsidR="006223A9" w:rsidRPr="00953072" w:rsidDel="007776CB">
          <w:delText xml:space="preserve"> and output spaces</w:delText>
        </w:r>
      </w:del>
    </w:p>
    <w:p w:rsidR="008833B3" w:rsidRPr="00953072" w:rsidDel="007776CB" w:rsidRDefault="008833B3" w:rsidP="00E6654A">
      <w:pPr>
        <w:pStyle w:val="Titre4"/>
        <w:rPr>
          <w:del w:id="1113" w:author="Arthur Parmentier" w:date="2020-05-14T13:31:00Z"/>
        </w:rPr>
      </w:pPr>
      <w:del w:id="1114" w:author="Arthur Parmentier" w:date="2020-05-14T13:31:00Z">
        <w:r w:rsidRPr="00953072" w:rsidDel="007776CB">
          <w:delText>Creation of a sign</w:delText>
        </w:r>
      </w:del>
    </w:p>
    <w:p w:rsidR="008833B3" w:rsidRPr="00953072" w:rsidDel="007776CB" w:rsidRDefault="008833B3" w:rsidP="00E6654A">
      <w:pPr>
        <w:rPr>
          <w:del w:id="1115" w:author="Arthur Parmentier" w:date="2020-05-14T13:31:00Z"/>
        </w:rPr>
      </w:pPr>
      <w:del w:id="1116" w:author="Arthur Parmentier" w:date="2020-05-14T13:31:00Z">
        <w:r w:rsidRPr="00953072" w:rsidDel="007776CB">
          <w:delText>… Describe here more about the process of creating a sign (examples, general rules…)</w:delText>
        </w:r>
      </w:del>
    </w:p>
    <w:p w:rsidR="008833B3" w:rsidRPr="00953072" w:rsidDel="007776CB" w:rsidRDefault="008833B3" w:rsidP="00E6654A">
      <w:pPr>
        <w:pStyle w:val="Titre4"/>
        <w:rPr>
          <w:del w:id="1117" w:author="Arthur Parmentier" w:date="2020-05-14T13:31:00Z"/>
        </w:rPr>
      </w:pPr>
      <w:del w:id="1118" w:author="Arthur Parmentier" w:date="2020-05-14T13:31:00Z">
        <w:r w:rsidRPr="00953072" w:rsidDel="007776CB">
          <w:delText>Creation of a potentiometer</w:delText>
        </w:r>
      </w:del>
    </w:p>
    <w:p w:rsidR="002A0CF5" w:rsidRPr="00953072" w:rsidDel="007776CB" w:rsidRDefault="002A0CF5" w:rsidP="00E6654A">
      <w:pPr>
        <w:rPr>
          <w:del w:id="1119" w:author="Arthur Parmentier" w:date="2020-05-14T13:31:00Z"/>
        </w:rPr>
      </w:pPr>
      <w:del w:id="1120" w:author="Arthur Parmentier" w:date="2020-05-14T13:31:00Z">
        <w:r w:rsidRPr="00953072" w:rsidDel="007776CB">
          <w:delText>Volume, tempo…</w:delText>
        </w:r>
      </w:del>
    </w:p>
    <w:p w:rsidR="00B5754F" w:rsidRPr="00953072" w:rsidDel="007776CB" w:rsidRDefault="00B5754F" w:rsidP="00E6654A">
      <w:pPr>
        <w:pStyle w:val="Titre4"/>
        <w:rPr>
          <w:del w:id="1121" w:author="Arthur Parmentier" w:date="2020-05-14T13:31:00Z"/>
        </w:rPr>
      </w:pPr>
      <w:del w:id="1122" w:author="Arthur Parmentier" w:date="2020-05-14T13:31:00Z">
        <w:r w:rsidRPr="00953072" w:rsidDel="007776CB">
          <w:delText>Creation of a “pointer” (as identifier)</w:delText>
        </w:r>
      </w:del>
    </w:p>
    <w:p w:rsidR="007A5BBA" w:rsidRPr="00953072" w:rsidDel="007776CB" w:rsidRDefault="007A5BBA" w:rsidP="00E6654A">
      <w:pPr>
        <w:rPr>
          <w:del w:id="1123" w:author="Arthur Parmentier" w:date="2020-05-14T13:31:00Z"/>
        </w:rPr>
      </w:pPr>
      <w:del w:id="1124" w:author="Arthur Parmentier" w:date="2020-05-14T13:31:00Z">
        <w:r w:rsidRPr="00953072" w:rsidDel="007776CB">
          <w:delText>PTP, scanning</w:delText>
        </w:r>
      </w:del>
    </w:p>
    <w:p w:rsidR="000E4DCD" w:rsidRPr="00953072" w:rsidDel="007776CB" w:rsidRDefault="000E4DCD" w:rsidP="00E6654A">
      <w:pPr>
        <w:pStyle w:val="Titre4"/>
        <w:rPr>
          <w:del w:id="1125" w:author="Arthur Parmentier" w:date="2020-05-14T13:31:00Z"/>
        </w:rPr>
      </w:pPr>
      <w:del w:id="1126" w:author="Arthur Parmentier" w:date="2020-05-14T13:31:00Z">
        <w:r w:rsidRPr="00953072" w:rsidDel="007776CB">
          <w:delText xml:space="preserve">Creation of </w:delText>
        </w:r>
        <w:r w:rsidR="00B07984" w:rsidRPr="00953072" w:rsidDel="007776CB">
          <w:delText xml:space="preserve">a </w:delText>
        </w:r>
        <w:r w:rsidRPr="00953072" w:rsidDel="007776CB">
          <w:delText>gesture (!= sign,</w:delText>
        </w:r>
        <w:r w:rsidR="00A37827" w:rsidRPr="00953072" w:rsidDel="007776CB">
          <w:delText xml:space="preserve"> ==</w:delText>
        </w:r>
        <w:r w:rsidRPr="00953072" w:rsidDel="007776CB">
          <w:delText xml:space="preserve"> mere evocations of ideas through cultural representation)</w:delText>
        </w:r>
      </w:del>
    </w:p>
    <w:p w:rsidR="000E48D1" w:rsidRPr="00953072" w:rsidRDefault="000E48D1" w:rsidP="00E6654A">
      <w:del w:id="1127" w:author="Arthur Parmentier" w:date="2020-05-14T13:31:00Z">
        <w:r w:rsidRPr="00953072" w:rsidDel="007776CB">
          <w:delText>Shapeline example is the most relevant one.</w:delText>
        </w:r>
        <w:r w:rsidR="005E047F" w:rsidRPr="00953072" w:rsidDel="007776CB">
          <w:delText xml:space="preserve">  =&gt; using suggestive gestures that are interpreted by performers thanks to their cultural equipment/knowledge.</w:delText>
        </w:r>
      </w:del>
    </w:p>
    <w:p w:rsidR="00DE3F01" w:rsidRDefault="005E6896" w:rsidP="00E6654A">
      <w:pPr>
        <w:pStyle w:val="Titre2"/>
        <w:rPr>
          <w:ins w:id="1128" w:author="Arthur Parmentier" w:date="2020-06-05T16:28:00Z"/>
        </w:rPr>
      </w:pPr>
      <w:bookmarkStart w:id="1129" w:name="_Toc40025938"/>
      <w:bookmarkStart w:id="1130" w:name="_Toc42259082"/>
      <w:ins w:id="1131" w:author="Arthur Parmentier" w:date="2020-06-06T20:39:00Z">
        <w:r>
          <w:t>High level structures in the language: the SP grammar</w:t>
        </w:r>
      </w:ins>
      <w:del w:id="1132" w:author="Arthur Parmentier" w:date="2020-06-06T20:39:00Z">
        <w:r w:rsidR="00BE04C2" w:rsidRPr="00953072" w:rsidDel="005E6896">
          <w:delText>Structur</w:delText>
        </w:r>
      </w:del>
      <w:del w:id="1133" w:author="Arthur Parmentier" w:date="2020-06-06T20:38:00Z">
        <w:r w:rsidR="00C16C06" w:rsidRPr="00953072" w:rsidDel="00397A02">
          <w:delText>al</w:delText>
        </w:r>
      </w:del>
      <w:del w:id="1134" w:author="Arthur Parmentier" w:date="2020-06-06T20:39:00Z">
        <w:r w:rsidR="00C16C06" w:rsidRPr="00953072" w:rsidDel="005E6896">
          <w:delText xml:space="preserve"> concepts</w:delText>
        </w:r>
      </w:del>
      <w:del w:id="1135" w:author="Arthur Parmentier" w:date="2020-06-06T20:38:00Z">
        <w:r w:rsidR="00C16C06" w:rsidRPr="00953072" w:rsidDel="00397A02">
          <w:delText xml:space="preserve"> (the grammar</w:delText>
        </w:r>
        <w:r w:rsidR="00915B3A" w:rsidRPr="00953072" w:rsidDel="00397A02">
          <w:delText xml:space="preserve"> of the language</w:delText>
        </w:r>
      </w:del>
      <w:del w:id="1136" w:author="Arthur Parmentier" w:date="2020-06-05T16:27:00Z">
        <w:r w:rsidR="00FC7B7A" w:rsidRPr="00953072" w:rsidDel="00E814B3">
          <w:delText>, that results in its language</w:delText>
        </w:r>
        <w:r w:rsidR="00C16C06" w:rsidRPr="00953072" w:rsidDel="00E814B3">
          <w:delText>)</w:delText>
        </w:r>
      </w:del>
      <w:bookmarkEnd w:id="1129"/>
      <w:bookmarkEnd w:id="1130"/>
    </w:p>
    <w:p w:rsidR="00E814B3" w:rsidRDefault="00E814B3" w:rsidP="00E814B3">
      <w:pPr>
        <w:rPr>
          <w:ins w:id="1137" w:author="Arthur Parmentier" w:date="2020-06-05T16:28:00Z"/>
        </w:rPr>
      </w:pPr>
      <w:ins w:id="1138" w:author="Arthur Parmentier" w:date="2020-06-05T16:28:00Z">
        <w:r>
          <w:t xml:space="preserve">Like </w:t>
        </w:r>
      </w:ins>
      <w:ins w:id="1139" w:author="Arthur Parmentier" w:date="2020-06-05T16:29:00Z">
        <w:r>
          <w:t>other languages</w:t>
        </w:r>
      </w:ins>
      <w:ins w:id="1140" w:author="Arthur Parmentier" w:date="2020-06-06T18:49:00Z">
        <w:r w:rsidR="00C76B94">
          <w:t xml:space="preserve">, </w:t>
        </w:r>
      </w:ins>
      <w:ins w:id="1141" w:author="Arthur Parmentier" w:date="2020-06-05T16:29:00Z">
        <w:r>
          <w:t xml:space="preserve">SP has evolved </w:t>
        </w:r>
      </w:ins>
      <w:ins w:id="1142" w:author="Arthur Parmentier" w:date="2020-06-06T18:50:00Z">
        <w:r w:rsidR="00C76B94">
          <w:t>with</w:t>
        </w:r>
      </w:ins>
      <w:ins w:id="1143" w:author="Arthur Parmentier" w:date="2020-06-05T16:29:00Z">
        <w:r>
          <w:t xml:space="preserve"> complex structures</w:t>
        </w:r>
      </w:ins>
      <w:ins w:id="1144" w:author="Arthur Parmentier" w:date="2020-06-05T16:30:00Z">
        <w:r>
          <w:t xml:space="preserve"> and rules that allow to form sentences, i.e. </w:t>
        </w:r>
      </w:ins>
      <w:ins w:id="1145" w:author="Arthur Parmentier" w:date="2020-06-06T18:50:00Z">
        <w:r w:rsidR="00E30346">
          <w:t xml:space="preserve">to form </w:t>
        </w:r>
      </w:ins>
      <w:ins w:id="1146" w:author="Arthur Parmentier" w:date="2020-06-05T16:30:00Z">
        <w:r>
          <w:t>meaning at a higher level that the signs themselves. Those structures are what define the grammar</w:t>
        </w:r>
      </w:ins>
      <w:ins w:id="1147" w:author="Arthur Parmentier" w:date="2020-06-05T16:31:00Z">
        <w:r>
          <w:t xml:space="preserve"> of SP</w:t>
        </w:r>
      </w:ins>
      <w:ins w:id="1148" w:author="Arthur Parmentier" w:date="2020-06-06T18:50:00Z">
        <w:r w:rsidR="00C928AB">
          <w:t>, which</w:t>
        </w:r>
      </w:ins>
      <w:ins w:id="1149" w:author="Arthur Parmentier" w:date="2020-06-05T16:31:00Z">
        <w:r>
          <w:t xml:space="preserve"> allow</w:t>
        </w:r>
      </w:ins>
      <w:ins w:id="1150" w:author="Arthur Parmentier" w:date="2020-06-06T18:51:00Z">
        <w:r w:rsidR="0045073A">
          <w:t xml:space="preserve"> soundpainters</w:t>
        </w:r>
      </w:ins>
      <w:ins w:id="1151" w:author="Arthur Parmentier" w:date="2020-06-05T16:31:00Z">
        <w:r>
          <w:t xml:space="preserve"> to communicate by creating temporal sequences of </w:t>
        </w:r>
      </w:ins>
      <w:ins w:id="1152" w:author="Arthur Parmentier" w:date="2020-06-05T16:35:00Z">
        <w:r>
          <w:t>signs or</w:t>
        </w:r>
      </w:ins>
      <w:ins w:id="1153" w:author="Arthur Parmentier" w:date="2020-06-05T16:34:00Z">
        <w:r>
          <w:t xml:space="preserve"> combining several signs together.</w:t>
        </w:r>
      </w:ins>
    </w:p>
    <w:p w:rsidR="00E814B3" w:rsidRDefault="00E814B3" w:rsidP="00E814B3">
      <w:pPr>
        <w:rPr>
          <w:ins w:id="1154" w:author="Arthur Parmentier" w:date="2020-06-05T16:35:00Z"/>
        </w:rPr>
      </w:pPr>
      <w:ins w:id="1155" w:author="Arthur Parmentier" w:date="2020-06-05T16:35:00Z">
        <w:r>
          <w:t>At the linguistic level, grammar can be split in two parts: morphology and syntax.</w:t>
        </w:r>
      </w:ins>
    </w:p>
    <w:p w:rsidR="00E814B3" w:rsidRDefault="00E814B3">
      <w:pPr>
        <w:pStyle w:val="Titre3"/>
        <w:rPr>
          <w:ins w:id="1156" w:author="Arthur Parmentier" w:date="2020-06-05T16:36:00Z"/>
        </w:rPr>
        <w:pPrChange w:id="1157" w:author="Arthur Parmentier" w:date="2020-06-06T20:39:00Z">
          <w:pPr>
            <w:pStyle w:val="Titre4"/>
          </w:pPr>
        </w:pPrChange>
      </w:pPr>
      <w:ins w:id="1158" w:author="Arthur Parmentier" w:date="2020-06-05T16:36:00Z">
        <w:r>
          <w:t xml:space="preserve">Morphology </w:t>
        </w:r>
      </w:ins>
      <w:ins w:id="1159" w:author="Arthur Parmentier" w:date="2020-06-05T16:39:00Z">
        <w:r w:rsidR="00501832">
          <w:t>in</w:t>
        </w:r>
      </w:ins>
      <w:ins w:id="1160" w:author="Arthur Parmentier" w:date="2020-06-05T16:36:00Z">
        <w:r>
          <w:t xml:space="preserve"> SP</w:t>
        </w:r>
      </w:ins>
    </w:p>
    <w:p w:rsidR="00E814B3" w:rsidRDefault="00501832" w:rsidP="00E814B3">
      <w:pPr>
        <w:rPr>
          <w:ins w:id="1161" w:author="Arthur Parmentier" w:date="2020-06-05T16:39:00Z"/>
        </w:rPr>
      </w:pPr>
      <w:ins w:id="1162" w:author="Arthur Parmentier" w:date="2020-06-05T16:38:00Z">
        <w:r>
          <w:t>As defined in written and oral languages, m</w:t>
        </w:r>
      </w:ins>
      <w:ins w:id="1163" w:author="Arthur Parmentier" w:date="2020-06-05T16:37:00Z">
        <w:r w:rsidR="00E814B3">
          <w:t xml:space="preserve">orphology has to do with the </w:t>
        </w:r>
        <w:r w:rsidR="00E814B3" w:rsidRPr="00E814B3">
          <w:rPr>
            <w:rStyle w:val="lev"/>
            <w:b w:val="0"/>
            <w:bCs w:val="0"/>
            <w:rPrChange w:id="1164" w:author="Arthur Parmentier" w:date="2020-06-05T16:37:00Z">
              <w:rPr>
                <w:rStyle w:val="lev"/>
              </w:rPr>
            </w:rPrChange>
          </w:rPr>
          <w:t>internal</w:t>
        </w:r>
        <w:r w:rsidR="00E814B3">
          <w:t xml:space="preserve"> economy of words. </w:t>
        </w:r>
      </w:ins>
      <w:ins w:id="1165" w:author="Arthur Parmentier" w:date="2020-06-05T16:38:00Z">
        <w:r>
          <w:t>In English, a</w:t>
        </w:r>
      </w:ins>
      <w:ins w:id="1166" w:author="Arthur Parmentier" w:date="2020-06-05T16:37:00Z">
        <w:r w:rsidR="00E814B3">
          <w:t xml:space="preserve"> word like </w:t>
        </w:r>
        <w:r w:rsidR="00E814B3">
          <w:rPr>
            <w:rStyle w:val="Accentuation"/>
          </w:rPr>
          <w:t>bookkeepers</w:t>
        </w:r>
        <w:r w:rsidR="00E814B3">
          <w:t xml:space="preserve"> has four morphemes (</w:t>
        </w:r>
        <w:r w:rsidR="00E814B3">
          <w:rPr>
            <w:rStyle w:val="Accentuation"/>
          </w:rPr>
          <w:t>book, keep, -er, -s</w:t>
        </w:r>
        <w:r w:rsidR="00E814B3">
          <w:t>) and is put together with morphology</w:t>
        </w:r>
      </w:ins>
      <w:ins w:id="1167" w:author="Arthur Parmentier" w:date="2020-06-05T16:38:00Z">
        <w:r>
          <w:t>.</w:t>
        </w:r>
      </w:ins>
    </w:p>
    <w:p w:rsidR="00C30769" w:rsidRDefault="00501832" w:rsidP="00E814B3">
      <w:pPr>
        <w:rPr>
          <w:ins w:id="1168" w:author="Arthur Parmentier" w:date="2020-06-06T18:57:00Z"/>
        </w:rPr>
      </w:pPr>
      <w:ins w:id="1169" w:author="Arthur Parmentier" w:date="2020-06-05T16:39:00Z">
        <w:r>
          <w:t xml:space="preserve">In </w:t>
        </w:r>
      </w:ins>
      <w:ins w:id="1170" w:author="Arthur Parmentier" w:date="2020-06-05T16:40:00Z">
        <w:r>
          <w:t>sign languages in general, there are a variety of morphological</w:t>
        </w:r>
      </w:ins>
      <w:ins w:id="1171" w:author="Arthur Parmentier" w:date="2020-06-05T16:42:00Z">
        <w:r>
          <w:t xml:space="preserve"> systems and rules</w:t>
        </w:r>
      </w:ins>
      <w:ins w:id="1172" w:author="Arthur Parmentier" w:date="2020-06-05T16:54:00Z">
        <w:r w:rsidR="007C61CD">
          <w:rPr>
            <w:rStyle w:val="Appelnotedebasdep"/>
          </w:rPr>
          <w:footnoteReference w:id="19"/>
        </w:r>
      </w:ins>
      <w:ins w:id="1176" w:author="Arthur Parmentier" w:date="2020-06-06T18:52:00Z">
        <w:r w:rsidR="00476F68">
          <w:t xml:space="preserve"> that </w:t>
        </w:r>
      </w:ins>
      <w:ins w:id="1177" w:author="Arthur Parmentier" w:date="2020-06-06T18:55:00Z">
        <w:r w:rsidR="00F701F6">
          <w:t>assemble basic signs (the equivalent or morphemes) in more complex</w:t>
        </w:r>
      </w:ins>
      <w:ins w:id="1178" w:author="Arthur Parmentier" w:date="2020-06-06T18:56:00Z">
        <w:r w:rsidR="00F701F6">
          <w:t xml:space="preserve"> ones (the equivalent of the words)</w:t>
        </w:r>
      </w:ins>
      <w:ins w:id="1179" w:author="Arthur Parmentier" w:date="2020-06-05T16:42:00Z">
        <w:r>
          <w:t xml:space="preserve">. </w:t>
        </w:r>
      </w:ins>
      <w:ins w:id="1180" w:author="Arthur Parmentier" w:date="2020-06-05T16:43:00Z">
        <w:r>
          <w:t xml:space="preserve">Consider for instance the sign for “falling” in </w:t>
        </w:r>
      </w:ins>
      <w:ins w:id="1181" w:author="Arthur Parmentier" w:date="2020-06-05T16:44:00Z">
        <w:r>
          <w:t>French sign language</w:t>
        </w:r>
        <w:r>
          <w:rPr>
            <w:rStyle w:val="Appelnotedebasdep"/>
          </w:rPr>
          <w:footnoteReference w:id="20"/>
        </w:r>
        <w:r>
          <w:t>:</w:t>
        </w:r>
        <w:r w:rsidR="00585D0B">
          <w:t xml:space="preserve"> starting </w:t>
        </w:r>
      </w:ins>
      <w:ins w:id="1184" w:author="Arthur Parmentier" w:date="2020-06-05T16:45:00Z">
        <w:r w:rsidR="00585D0B">
          <w:t xml:space="preserve">from the icon of a person with one hand and the icon of the ground with the other hand, the movement of both hands represents the </w:t>
        </w:r>
      </w:ins>
      <w:ins w:id="1185" w:author="Arthur Parmentier" w:date="2020-06-05T16:46:00Z">
        <w:r w:rsidR="00585D0B">
          <w:t xml:space="preserve">movement that a person would have when falling on the ground. We can interpret this sign as a morphological construction </w:t>
        </w:r>
      </w:ins>
      <w:ins w:id="1186" w:author="Arthur Parmentier" w:date="2020-06-05T16:50:00Z">
        <w:r w:rsidR="007C61CD">
          <w:t>from the morphemes “</w:t>
        </w:r>
      </w:ins>
      <w:ins w:id="1187" w:author="Arthur Parmentier" w:date="2020-06-05T16:51:00Z">
        <w:r w:rsidR="007C61CD">
          <w:t>agent</w:t>
        </w:r>
      </w:ins>
      <w:ins w:id="1188" w:author="Arthur Parmentier" w:date="2020-06-05T16:50:00Z">
        <w:r w:rsidR="007C61CD">
          <w:t>”</w:t>
        </w:r>
      </w:ins>
      <w:ins w:id="1189" w:author="Arthur Parmentier" w:date="2020-06-05T16:51:00Z">
        <w:r w:rsidR="007C61CD">
          <w:t xml:space="preserve"> (person)</w:t>
        </w:r>
      </w:ins>
      <w:ins w:id="1190" w:author="Arthur Parmentier" w:date="2020-06-05T16:50:00Z">
        <w:r w:rsidR="007C61CD">
          <w:t xml:space="preserve"> and “ground”.</w:t>
        </w:r>
      </w:ins>
      <w:ins w:id="1191" w:author="Arthur Parmentier" w:date="2020-06-05T16:51:00Z">
        <w:r w:rsidR="007C61CD">
          <w:t xml:space="preserve"> Because of the relatively young age of several sign language, there morpho</w:t>
        </w:r>
      </w:ins>
      <w:ins w:id="1192" w:author="Arthur Parmentier" w:date="2020-06-05T16:52:00Z">
        <w:r w:rsidR="007C61CD">
          <w:t>logy is not always clear</w:t>
        </w:r>
      </w:ins>
      <w:ins w:id="1193" w:author="Arthur Parmentier" w:date="2020-06-05T16:53:00Z">
        <w:r w:rsidR="007C61CD">
          <w:t xml:space="preserve"> and shared among all speakers of the language.</w:t>
        </w:r>
        <w:r w:rsidR="007C61CD">
          <w:rPr>
            <w:rStyle w:val="Appelnotedebasdep"/>
          </w:rPr>
          <w:footnoteReference w:id="21"/>
        </w:r>
      </w:ins>
    </w:p>
    <w:p w:rsidR="007D784E" w:rsidRDefault="00C30769" w:rsidP="00E814B3">
      <w:pPr>
        <w:rPr>
          <w:ins w:id="1199" w:author="Arthur Parmentier" w:date="2020-06-05T17:03:00Z"/>
        </w:rPr>
      </w:pPr>
      <w:ins w:id="1200" w:author="Arthur Parmentier" w:date="2020-06-06T18:57:00Z">
        <w:r>
          <w:t>I</w:t>
        </w:r>
      </w:ins>
      <w:ins w:id="1201" w:author="Arthur Parmentier" w:date="2020-06-05T16:55:00Z">
        <w:r w:rsidR="007D784E">
          <w:t xml:space="preserve">n SP, </w:t>
        </w:r>
      </w:ins>
      <w:ins w:id="1202" w:author="Arthur Parmentier" w:date="2020-06-06T18:57:00Z">
        <w:r>
          <w:t>we can also observe</w:t>
        </w:r>
      </w:ins>
      <w:ins w:id="1203" w:author="Arthur Parmentier" w:date="2020-06-05T16:55:00Z">
        <w:r w:rsidR="007D784E">
          <w:t xml:space="preserve"> several morphological constructions that </w:t>
        </w:r>
      </w:ins>
      <w:ins w:id="1204" w:author="Arthur Parmentier" w:date="2020-06-06T18:58:00Z">
        <w:r>
          <w:t>historically explain particular formations of new signs</w:t>
        </w:r>
      </w:ins>
      <w:ins w:id="1205" w:author="Arthur Parmentier" w:date="2020-06-05T16:56:00Z">
        <w:r w:rsidR="007D784E">
          <w:t xml:space="preserve">. </w:t>
        </w:r>
      </w:ins>
      <w:ins w:id="1206" w:author="Arthur Parmentier" w:date="2020-06-05T17:00:00Z">
        <w:r w:rsidR="00B6139A">
          <w:t>A controverted example in the SP community is the “chan</w:t>
        </w:r>
      </w:ins>
      <w:ins w:id="1207" w:author="Arthur Parmentier" w:date="2020-06-05T17:01:00Z">
        <w:r w:rsidR="00B6139A">
          <w:t xml:space="preserve">ge now” sign that </w:t>
        </w:r>
      </w:ins>
      <w:ins w:id="1208" w:author="Arthur Parmentier" w:date="2020-06-05T17:02:00Z">
        <w:r w:rsidR="00B6139A">
          <w:t>is</w:t>
        </w:r>
      </w:ins>
      <w:ins w:id="1209" w:author="Arthur Parmentier" w:date="2020-06-05T17:01:00Z">
        <w:r w:rsidR="00B6139A">
          <w:t xml:space="preserve"> a morphological construction from the </w:t>
        </w:r>
      </w:ins>
      <w:ins w:id="1210" w:author="Arthur Parmentier" w:date="2020-06-06T19:00:00Z">
        <w:r w:rsidR="00B44471">
          <w:t>morpheme</w:t>
        </w:r>
      </w:ins>
      <w:ins w:id="1211" w:author="Arthur Parmentier" w:date="2020-06-05T17:01:00Z">
        <w:r w:rsidR="00B6139A">
          <w:t xml:space="preserve"> “</w:t>
        </w:r>
      </w:ins>
      <w:ins w:id="1212" w:author="Arthur Parmentier" w:date="2020-06-05T17:02:00Z">
        <w:r w:rsidR="00B6139A">
          <w:t>change” and the</w:t>
        </w:r>
      </w:ins>
      <w:ins w:id="1213" w:author="Arthur Parmentier" w:date="2020-06-06T19:00:00Z">
        <w:r w:rsidR="00B44471">
          <w:t xml:space="preserve"> morpheme</w:t>
        </w:r>
      </w:ins>
      <w:ins w:id="1214" w:author="Arthur Parmentier" w:date="2020-06-05T17:02:00Z">
        <w:r w:rsidR="00B6139A">
          <w:t xml:space="preserve"> “hit”, borrowing the hand pose from the first and the movement of the hand from the latter one, creating a </w:t>
        </w:r>
      </w:ins>
      <w:ins w:id="1215" w:author="Arthur Parmentier" w:date="2020-06-05T17:03:00Z">
        <w:r w:rsidR="00B6139A">
          <w:t xml:space="preserve">new sign </w:t>
        </w:r>
      </w:ins>
      <w:ins w:id="1216" w:author="Arthur Parmentier" w:date="2020-06-06T19:00:00Z">
        <w:r w:rsidR="00B44471">
          <w:t>that could be named</w:t>
        </w:r>
      </w:ins>
      <w:ins w:id="1217" w:author="Arthur Parmentier" w:date="2020-06-05T17:03:00Z">
        <w:r w:rsidR="00B6139A">
          <w:t xml:space="preserve"> “change now” (or “change hit”).</w:t>
        </w:r>
      </w:ins>
      <w:ins w:id="1218" w:author="Arthur Parmentier" w:date="2020-06-06T19:01:00Z">
        <w:r w:rsidR="00A83B49">
          <w:t xml:space="preserve"> It is also possible to think of the sign “glissando” as an </w:t>
        </w:r>
        <w:r w:rsidR="00A83B49">
          <w:lastRenderedPageBreak/>
          <w:t>extension of the morpheme “long tone” to</w:t>
        </w:r>
      </w:ins>
      <w:ins w:id="1219" w:author="Arthur Parmentier" w:date="2020-06-06T19:02:00Z">
        <w:r w:rsidR="00A83B49">
          <w:t xml:space="preserve"> the “imaginary ladder” that represents the mapping of pitches in the Y axis of the body (height).</w:t>
        </w:r>
      </w:ins>
    </w:p>
    <w:p w:rsidR="00FE0C03" w:rsidRPr="00E814B3" w:rsidRDefault="00B6139A">
      <w:pPr>
        <w:rPr>
          <w:ins w:id="1220" w:author="Arthur Parmentier" w:date="2020-06-05T16:36:00Z"/>
          <w:rPrChange w:id="1221" w:author="Arthur Parmentier" w:date="2020-06-05T16:36:00Z">
            <w:rPr>
              <w:ins w:id="1222" w:author="Arthur Parmentier" w:date="2020-06-05T16:36:00Z"/>
            </w:rPr>
          </w:rPrChange>
        </w:rPr>
        <w:pPrChange w:id="1223" w:author="Arthur Parmentier" w:date="2020-06-05T16:36:00Z">
          <w:pPr>
            <w:pStyle w:val="Titre4"/>
          </w:pPr>
        </w:pPrChange>
      </w:pPr>
      <w:ins w:id="1224" w:author="Arthur Parmentier" w:date="2020-06-05T17:03:00Z">
        <w:r>
          <w:t>These examples are raised</w:t>
        </w:r>
      </w:ins>
      <w:ins w:id="1225" w:author="Arthur Parmentier" w:date="2020-06-06T19:03:00Z">
        <w:r w:rsidR="00201997">
          <w:t xml:space="preserve"> in this report</w:t>
        </w:r>
      </w:ins>
      <w:ins w:id="1226" w:author="Arthur Parmentier" w:date="2020-06-05T17:03:00Z">
        <w:r>
          <w:t xml:space="preserve"> </w:t>
        </w:r>
      </w:ins>
      <w:ins w:id="1227" w:author="Arthur Parmentier" w:date="2020-06-05T17:04:00Z">
        <w:r>
          <w:t>to point out the role of morphology in the grammar of SP. A deep study from linguists should be made to explore further its mechanisms.</w:t>
        </w:r>
      </w:ins>
    </w:p>
    <w:p w:rsidR="00E814B3" w:rsidRDefault="00E814B3">
      <w:pPr>
        <w:pStyle w:val="Titre3"/>
        <w:rPr>
          <w:ins w:id="1228" w:author="Arthur Parmentier" w:date="2020-06-05T18:58:00Z"/>
        </w:rPr>
        <w:pPrChange w:id="1229" w:author="Arthur Parmentier" w:date="2020-06-06T20:39:00Z">
          <w:pPr>
            <w:pStyle w:val="Titre4"/>
          </w:pPr>
        </w:pPrChange>
      </w:pPr>
      <w:ins w:id="1230" w:author="Arthur Parmentier" w:date="2020-06-05T16:36:00Z">
        <w:r>
          <w:t xml:space="preserve">Syntax </w:t>
        </w:r>
      </w:ins>
      <w:ins w:id="1231" w:author="Arthur Parmentier" w:date="2020-06-05T16:39:00Z">
        <w:r w:rsidR="00501832">
          <w:t>in</w:t>
        </w:r>
      </w:ins>
      <w:ins w:id="1232" w:author="Arthur Parmentier" w:date="2020-06-05T16:36:00Z">
        <w:r>
          <w:t xml:space="preserve"> SP</w:t>
        </w:r>
      </w:ins>
    </w:p>
    <w:p w:rsidR="00EB42AE" w:rsidRPr="00EB42AE" w:rsidRDefault="00EB42AE">
      <w:pPr>
        <w:pStyle w:val="Titre4"/>
        <w:rPr>
          <w:ins w:id="1233" w:author="Arthur Parmentier" w:date="2020-06-05T16:35:00Z"/>
          <w:rPrChange w:id="1234" w:author="Arthur Parmentier" w:date="2020-06-05T18:58:00Z">
            <w:rPr>
              <w:ins w:id="1235" w:author="Arthur Parmentier" w:date="2020-06-05T16:35:00Z"/>
            </w:rPr>
          </w:rPrChange>
        </w:rPr>
        <w:pPrChange w:id="1236" w:author="Arthur Parmentier" w:date="2020-06-06T20:39:00Z">
          <w:pPr/>
        </w:pPrChange>
      </w:pPr>
      <w:ins w:id="1237" w:author="Arthur Parmentier" w:date="2020-06-05T18:58:00Z">
        <w:r>
          <w:t>The way SP syntax is usually</w:t>
        </w:r>
      </w:ins>
      <w:ins w:id="1238" w:author="Arthur Parmentier" w:date="2020-06-06T19:03:00Z">
        <w:r w:rsidR="007D41A1">
          <w:t xml:space="preserve"> (historically?)</w:t>
        </w:r>
      </w:ins>
      <w:ins w:id="1239" w:author="Arthur Parmentier" w:date="2020-06-05T18:58:00Z">
        <w:r>
          <w:t xml:space="preserve"> presented</w:t>
        </w:r>
      </w:ins>
    </w:p>
    <w:p w:rsidR="00E814B3" w:rsidRDefault="00B40A17" w:rsidP="00E814B3">
      <w:pPr>
        <w:rPr>
          <w:ins w:id="1240" w:author="Arthur Parmentier" w:date="2020-06-05T17:09:00Z"/>
        </w:rPr>
      </w:pPr>
      <w:ins w:id="1241" w:author="Arthur Parmentier" w:date="2020-06-06T19:04:00Z">
        <w:r>
          <w:t>In addition</w:t>
        </w:r>
      </w:ins>
      <w:ins w:id="1242" w:author="Arthur Parmentier" w:date="2020-06-05T17:07:00Z">
        <w:r w:rsidR="00F941D4">
          <w:t xml:space="preserve"> to morphology, syntax is </w:t>
        </w:r>
      </w:ins>
      <w:ins w:id="1243" w:author="Arthur Parmentier" w:date="2020-06-06T19:04:00Z">
        <w:r w:rsidR="00F2032B">
          <w:t>the second</w:t>
        </w:r>
      </w:ins>
      <w:ins w:id="1244" w:author="Arthur Parmentier" w:date="2020-06-05T17:08:00Z">
        <w:r w:rsidR="00F941D4">
          <w:t xml:space="preserve"> important part of the grammar that defines</w:t>
        </w:r>
        <w:r w:rsidR="00FE0C03">
          <w:t xml:space="preserve"> how the different signs can be temporally laid out to form sentences.</w:t>
        </w:r>
      </w:ins>
    </w:p>
    <w:p w:rsidR="00FE0C03" w:rsidRDefault="00FE0C03" w:rsidP="00E814B3">
      <w:pPr>
        <w:rPr>
          <w:ins w:id="1245" w:author="Arthur Parmentier" w:date="2020-06-05T16:28:00Z"/>
        </w:rPr>
      </w:pPr>
      <w:ins w:id="1246" w:author="Arthur Parmentier" w:date="2020-06-05T17:09:00Z">
        <w:r>
          <w:t>Historically, syntax in SP started to be discu</w:t>
        </w:r>
      </w:ins>
      <w:ins w:id="1247" w:author="Arthur Parmentier" w:date="2020-06-05T17:10:00Z">
        <w:r>
          <w:t>ssed in the 90’s, long after its basic rules were already internalized and used by Walter himself and the other few soundpainters that had learned the langu</w:t>
        </w:r>
      </w:ins>
      <w:ins w:id="1248" w:author="Arthur Parmentier" w:date="2020-06-05T17:11:00Z">
        <w:r>
          <w:t>age</w:t>
        </w:r>
      </w:ins>
      <w:ins w:id="1249" w:author="Arthur Parmentier" w:date="2020-06-06T17:05:00Z">
        <w:r w:rsidR="003724FD">
          <w:t>: “It wasn’t until 1997 during a Soundpainting residence in Woodstock, NY that I and Soundpainter Sarah Weaver formalized the syntax.”</w:t>
        </w:r>
        <w:r w:rsidR="003724FD">
          <w:rPr>
            <w:rStyle w:val="Appelnotedebasdep"/>
          </w:rPr>
          <w:footnoteReference w:id="22"/>
        </w:r>
      </w:ins>
    </w:p>
    <w:p w:rsidR="00FE0C03" w:rsidRDefault="00FE0C03" w:rsidP="00FE0C03">
      <w:pPr>
        <w:rPr>
          <w:ins w:id="1252" w:author="Arthur Parmentier" w:date="2020-06-05T17:15:00Z"/>
        </w:rPr>
      </w:pPr>
      <w:ins w:id="1253" w:author="Arthur Parmentier" w:date="2020-06-05T17:12:00Z">
        <w:r>
          <w:t>In his SP workbook</w:t>
        </w:r>
      </w:ins>
      <w:ins w:id="1254" w:author="Arthur Parmentier" w:date="2020-06-05T17:13:00Z">
        <w:r>
          <w:t xml:space="preserve"> 2</w:t>
        </w:r>
      </w:ins>
      <w:ins w:id="1255" w:author="Arthur Parmentier" w:date="2020-06-05T17:14:00Z">
        <w:r>
          <w:t xml:space="preserve"> as well as on his website</w:t>
        </w:r>
        <w:r>
          <w:rPr>
            <w:rStyle w:val="Appelnotedebasdep"/>
          </w:rPr>
          <w:footnoteReference w:id="23"/>
        </w:r>
      </w:ins>
      <w:ins w:id="1258" w:author="Arthur Parmentier" w:date="2020-06-05T17:12:00Z">
        <w:r>
          <w:t>, Walter</w:t>
        </w:r>
      </w:ins>
      <w:ins w:id="1259" w:author="Arthur Parmentier" w:date="2020-06-05T17:13:00Z">
        <w:r>
          <w:t xml:space="preserve"> presents the “structure of SP” in the following terms:</w:t>
        </w:r>
      </w:ins>
      <w:ins w:id="1260" w:author="Arthur Parmentier" w:date="2020-06-05T17:15:00Z">
        <w:r>
          <w:t xml:space="preserve"> </w:t>
        </w:r>
      </w:ins>
    </w:p>
    <w:p w:rsidR="00FE0C03" w:rsidRDefault="00FE0C03">
      <w:pPr>
        <w:pStyle w:val="Citation"/>
        <w:rPr>
          <w:ins w:id="1261" w:author="Arthur Parmentier" w:date="2020-06-05T17:15:00Z"/>
        </w:rPr>
        <w:pPrChange w:id="1262" w:author="Arthur Parmentier" w:date="2020-06-05T17:15:00Z">
          <w:pPr/>
        </w:pPrChange>
      </w:pPr>
      <w:ins w:id="1263" w:author="Arthur Parmentier" w:date="2020-06-05T17:15:00Z">
        <w:r>
          <w:t>“The Soundpainting gestures are grouped in two basic categories: Sculpting gestures and Function signals.</w:t>
        </w:r>
      </w:ins>
    </w:p>
    <w:p w:rsidR="00FE0C03" w:rsidRDefault="00FE0C03">
      <w:pPr>
        <w:pStyle w:val="Citation"/>
        <w:rPr>
          <w:ins w:id="1264" w:author="Arthur Parmentier" w:date="2020-06-05T17:15:00Z"/>
        </w:rPr>
        <w:pPrChange w:id="1265" w:author="Arthur Parmentier" w:date="2020-06-05T17:15:00Z">
          <w:pPr/>
        </w:pPrChange>
      </w:pPr>
      <w:ins w:id="1266" w:author="Arthur Parmentier" w:date="2020-06-05T17:15:00Z">
        <w: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Default="00FE0C03">
      <w:pPr>
        <w:pStyle w:val="Citation"/>
        <w:rPr>
          <w:ins w:id="1267" w:author="Arthur Parmentier" w:date="2020-06-05T17:15:00Z"/>
        </w:rPr>
        <w:pPrChange w:id="1268" w:author="Arthur Parmentier" w:date="2020-06-05T17:15:00Z">
          <w:pPr/>
        </w:pPrChange>
      </w:pPr>
      <w:ins w:id="1269" w:author="Arthur Parmentier" w:date="2020-06-05T17:15:00Z">
        <w:r>
          <w:t>The Soundpainting syntax Who, What, How, When and the two basic categories Sculpting Gestures and Function Signals are further broken down into six subcategories: Identifiers, Content, Modifiers, Go gestures, Modes, and Palettes.</w:t>
        </w:r>
      </w:ins>
    </w:p>
    <w:p w:rsidR="00FE0C03" w:rsidRDefault="00FE0C03">
      <w:pPr>
        <w:pStyle w:val="Citation"/>
        <w:rPr>
          <w:ins w:id="1270" w:author="Arthur Parmentier" w:date="2020-06-05T17:15:00Z"/>
        </w:rPr>
        <w:pPrChange w:id="1271" w:author="Arthur Parmentier" w:date="2020-06-05T17:15:00Z">
          <w:pPr/>
        </w:pPrChange>
      </w:pPr>
      <w:ins w:id="1272" w:author="Arthur Parmentier" w:date="2020-06-05T17:15:00Z">
        <w:r>
          <w:t>1 – Identifiers are in the Function category and are Who gestures such as Whole Group, Woodwinds, Brass, Group 1, Rest of the Group, etc.</w:t>
        </w:r>
      </w:ins>
    </w:p>
    <w:p w:rsidR="00FE0C03" w:rsidRDefault="00FE0C03">
      <w:pPr>
        <w:pStyle w:val="Citation"/>
        <w:rPr>
          <w:ins w:id="1273" w:author="Arthur Parmentier" w:date="2020-06-05T17:15:00Z"/>
        </w:rPr>
        <w:pPrChange w:id="1274" w:author="Arthur Parmentier" w:date="2020-06-05T17:15:00Z">
          <w:pPr/>
        </w:pPrChange>
      </w:pPr>
      <w:ins w:id="1275" w:author="Arthur Parmentier" w:date="2020-06-05T17:15:00Z">
        <w:r>
          <w:t>2 – Content gestures are in the Sculpting category and identify What type of material is to be performed such as Pointillism, Minimalism, Long Tone, Play Can’t Play etc.</w:t>
        </w:r>
      </w:ins>
    </w:p>
    <w:p w:rsidR="00FE0C03" w:rsidRDefault="00FE0C03">
      <w:pPr>
        <w:pStyle w:val="Citation"/>
        <w:rPr>
          <w:ins w:id="1276" w:author="Arthur Parmentier" w:date="2020-06-05T17:15:00Z"/>
        </w:rPr>
        <w:pPrChange w:id="1277" w:author="Arthur Parmentier" w:date="2020-06-05T17:15:00Z">
          <w:pPr/>
        </w:pPrChange>
      </w:pPr>
      <w:ins w:id="1278" w:author="Arthur Parmentier" w:date="2020-06-05T17:15:00Z">
        <w:r>
          <w:lastRenderedPageBreak/>
          <w:t>3 – Modifiers are in the Sculpting category and are How gestures such as Volume Fader and Tempo Fader.</w:t>
        </w:r>
      </w:ins>
    </w:p>
    <w:p w:rsidR="00FE0C03" w:rsidRDefault="00FE0C03">
      <w:pPr>
        <w:pStyle w:val="Citation"/>
        <w:rPr>
          <w:ins w:id="1279" w:author="Arthur Parmentier" w:date="2020-06-05T17:15:00Z"/>
        </w:rPr>
        <w:pPrChange w:id="1280" w:author="Arthur Parmentier" w:date="2020-06-05T17:15:00Z">
          <w:pPr/>
        </w:pPrChange>
      </w:pPr>
      <w:ins w:id="1281" w:author="Arthur Parmentier" w:date="2020-06-05T17:15:00Z">
        <w:r>
          <w:t>4 – Go gestures are in the Function category and indicate When to enter or exit the composition and in some cases when to exit Content such as Snapshot or Launch Mode.</w:t>
        </w:r>
      </w:ins>
    </w:p>
    <w:p w:rsidR="00FE0C03" w:rsidRDefault="00FE0C03">
      <w:pPr>
        <w:pStyle w:val="Citation"/>
        <w:rPr>
          <w:ins w:id="1282" w:author="Arthur Parmentier" w:date="2020-06-05T17:15:00Z"/>
        </w:rPr>
        <w:pPrChange w:id="1283" w:author="Arthur Parmentier" w:date="2020-06-05T17:15:00Z">
          <w:pPr/>
        </w:pPrChange>
      </w:pPr>
      <w:ins w:id="1284" w:author="Arthur Parmentier" w:date="2020-06-05T17:15:00Z">
        <w:r>
          <w:t>5 – Modes are in the Sculpting category and are Content gestures embodying specific performance parameters. Scanning, Point to Point, and Launch Mode are several examples of Modes.</w:t>
        </w:r>
      </w:ins>
    </w:p>
    <w:p w:rsidR="00FE0C03" w:rsidRDefault="00FE0C03">
      <w:pPr>
        <w:pStyle w:val="Citation"/>
        <w:rPr>
          <w:ins w:id="1285" w:author="Arthur Parmentier" w:date="2020-06-05T17:13:00Z"/>
        </w:rPr>
        <w:pPrChange w:id="1286" w:author="Arthur Parmentier" w:date="2020-06-05T17:15:00Z">
          <w:pPr/>
        </w:pPrChange>
      </w:pPr>
      <w:ins w:id="1287" w:author="Arthur Parmentier" w:date="2020-06-05T17:15:00Z">
        <w:r>
          <w:t>6 – Palettes are in the Sculpting category and are primarily Content gestures identifying composed and/or rehearsed material”</w:t>
        </w:r>
      </w:ins>
    </w:p>
    <w:p w:rsidR="00E814B3" w:rsidRDefault="00FE0C03" w:rsidP="00E814B3">
      <w:pPr>
        <w:rPr>
          <w:ins w:id="1288" w:author="Arthur Parmentier" w:date="2020-06-05T17:23:00Z"/>
        </w:rPr>
      </w:pPr>
      <w:ins w:id="1289" w:author="Arthur Parmentier" w:date="2020-06-05T17:12:00Z">
        <w:r>
          <w:t xml:space="preserve"> </w:t>
        </w:r>
      </w:ins>
      <w:ins w:id="1290" w:author="Arthur Parmentier" w:date="2020-06-05T17:20:00Z">
        <w:r w:rsidR="00BF0C35">
          <w:t xml:space="preserve">We can see that </w:t>
        </w:r>
      </w:ins>
      <w:ins w:id="1291" w:author="Arthur Parmentier" w:date="2020-06-06T19:05:00Z">
        <w:r w:rsidR="0069782B">
          <w:t>by the term “structure”, Thompson refers to</w:t>
        </w:r>
      </w:ins>
      <w:ins w:id="1292" w:author="Arthur Parmentier" w:date="2020-06-05T17:20:00Z">
        <w:r w:rsidR="00BF0C35">
          <w:t xml:space="preserve"> the syntax of SP (and perhaps the term “structure” could be refined in that sense; we have seen previously that there</w:t>
        </w:r>
      </w:ins>
      <w:ins w:id="1293" w:author="Arthur Parmentier" w:date="2020-06-05T17:21:00Z">
        <w:r w:rsidR="00BF0C35">
          <w:t xml:space="preserve"> are other important structures in SP). It is also in those terms that SP is presented during the workshops that I have experienced.</w:t>
        </w:r>
      </w:ins>
      <w:ins w:id="1294" w:author="Arthur Parmentier" w:date="2020-06-05T17:23:00Z">
        <w:r w:rsidR="00BF0C35">
          <w:t xml:space="preserve"> Before going further, let’s make some initial remarks on this introduction to the SP syntax:</w:t>
        </w:r>
      </w:ins>
    </w:p>
    <w:p w:rsidR="00BF0C35" w:rsidRDefault="00BF0C35" w:rsidP="00BF0C35">
      <w:pPr>
        <w:pStyle w:val="Paragraphedeliste"/>
        <w:numPr>
          <w:ilvl w:val="0"/>
          <w:numId w:val="11"/>
        </w:numPr>
        <w:rPr>
          <w:ins w:id="1295" w:author="Arthur Parmentier" w:date="2020-06-05T17:27:00Z"/>
        </w:rPr>
      </w:pPr>
      <w:ins w:id="1296" w:author="Arthur Parmentier" w:date="2020-06-05T17:25:00Z">
        <w:r>
          <w:t xml:space="preserve">Walter describes a hierarchy of categories: the two </w:t>
        </w:r>
      </w:ins>
      <w:ins w:id="1297" w:author="Arthur Parmentier" w:date="2020-06-05T17:26:00Z">
        <w:r>
          <w:t>initially categories “sculpting gestures” and “function signals” are broken into the Who, What, How, When, Modes and Palettes sub-categories.</w:t>
        </w:r>
      </w:ins>
    </w:p>
    <w:p w:rsidR="00BF0C35" w:rsidRDefault="00BF0C35" w:rsidP="00BF0C35">
      <w:pPr>
        <w:pStyle w:val="Paragraphedeliste"/>
        <w:numPr>
          <w:ilvl w:val="0"/>
          <w:numId w:val="11"/>
        </w:numPr>
        <w:rPr>
          <w:ins w:id="1298" w:author="Arthur Parmentier" w:date="2020-06-05T17:34:00Z"/>
        </w:rPr>
      </w:pPr>
      <w:ins w:id="1299" w:author="Arthur Parmentier" w:date="2020-06-05T17:27:00Z">
        <w:r>
          <w:t>The ordering at which the signs are sequenced in time is at the level of the sub-categories (Who, What, How, When – the ordering when using</w:t>
        </w:r>
      </w:ins>
      <w:ins w:id="1300" w:author="Arthur Parmentier" w:date="2020-06-05T17:28:00Z">
        <w:r>
          <w:t xml:space="preserve"> Modes or Palettes is not mentioned) but is independent of the meta-categories “Sculpting gestures” and “function signals”. </w:t>
        </w:r>
      </w:ins>
      <w:ins w:id="1301" w:author="Arthur Parmentier" w:date="2020-06-05T17:35:00Z">
        <w:r w:rsidR="00573D3D">
          <w:t>Consequently</w:t>
        </w:r>
      </w:ins>
      <w:ins w:id="1302" w:author="Arthur Parmentier" w:date="2020-06-05T17:29:00Z">
        <w:r>
          <w:t xml:space="preserve">, these meta-categories are not syntax </w:t>
        </w:r>
      </w:ins>
      <w:ins w:id="1303" w:author="Arthur Parmentier" w:date="2020-06-05T17:30:00Z">
        <w:r w:rsidR="00573D3D">
          <w:t>categorizes</w:t>
        </w:r>
      </w:ins>
      <w:ins w:id="1304" w:author="Arthur Parmentier" w:date="2020-06-05T17:29:00Z">
        <w:r w:rsidR="00573D3D">
          <w:t xml:space="preserve"> but </w:t>
        </w:r>
      </w:ins>
      <w:ins w:id="1305" w:author="Arthur Parmentier" w:date="2020-06-05T17:34:00Z">
        <w:r w:rsidR="00573D3D">
          <w:t xml:space="preserve">my interpretation is that they </w:t>
        </w:r>
      </w:ins>
      <w:ins w:id="1306" w:author="Arthur Parmentier" w:date="2020-06-05T17:29:00Z">
        <w:r w:rsidR="00573D3D">
          <w:t xml:space="preserve">rather </w:t>
        </w:r>
      </w:ins>
      <w:ins w:id="1307" w:author="Arthur Parmentier" w:date="2020-06-05T17:34:00Z">
        <w:r w:rsidR="00573D3D">
          <w:t>represent</w:t>
        </w:r>
      </w:ins>
      <w:ins w:id="1308" w:author="Arthur Parmentier" w:date="2020-06-05T17:30:00Z">
        <w:r w:rsidR="00573D3D">
          <w:t xml:space="preserve"> Walter’s interpretation of their </w:t>
        </w:r>
      </w:ins>
      <w:ins w:id="1309" w:author="Arthur Parmentier" w:date="2020-06-06T19:09:00Z">
        <w:r w:rsidR="005D20E2">
          <w:t>role</w:t>
        </w:r>
      </w:ins>
      <w:ins w:id="1310" w:author="Arthur Parmentier" w:date="2020-06-05T17:30:00Z">
        <w:r w:rsidR="00573D3D">
          <w:t xml:space="preserve"> in the sentence</w:t>
        </w:r>
      </w:ins>
      <w:ins w:id="1311" w:author="Arthur Parmentier" w:date="2020-06-06T19:10:00Z">
        <w:r w:rsidR="005D20E2">
          <w:t>, from the point of view of the composer rather than the linguist</w:t>
        </w:r>
      </w:ins>
      <w:ins w:id="1312" w:author="Arthur Parmentier" w:date="2020-06-05T17:30:00Z">
        <w:r w:rsidR="00573D3D">
          <w:t>.</w:t>
        </w:r>
      </w:ins>
    </w:p>
    <w:p w:rsidR="00573D3D" w:rsidRDefault="00573D3D" w:rsidP="00BF0C35">
      <w:pPr>
        <w:pStyle w:val="Paragraphedeliste"/>
        <w:numPr>
          <w:ilvl w:val="0"/>
          <w:numId w:val="11"/>
        </w:numPr>
        <w:rPr>
          <w:ins w:id="1313" w:author="Arthur Parmentier" w:date="2020-06-05T17:38:00Z"/>
        </w:rPr>
      </w:pPr>
      <w:ins w:id="1314" w:author="Arthur Parmentier" w:date="2020-06-05T17:35:00Z">
        <w:r>
          <w:t>There are some ambiguities with the “Pa</w:t>
        </w:r>
      </w:ins>
      <w:ins w:id="1315" w:author="Arthur Parmentier" w:date="2020-06-05T17:36:00Z">
        <w:r>
          <w:t>lettes” category, that is said to also contain signs o</w:t>
        </w:r>
      </w:ins>
      <w:ins w:id="1316" w:author="Arthur Parmentier" w:date="2020-06-05T17:37:00Z">
        <w:r>
          <w:t xml:space="preserve">f </w:t>
        </w:r>
      </w:ins>
      <w:ins w:id="1317" w:author="Arthur Parmentier" w:date="2020-06-05T17:36:00Z">
        <w:r>
          <w:t>the category “Content”, although this division is at the same level.</w:t>
        </w:r>
      </w:ins>
      <w:ins w:id="1318" w:author="Arthur Parmentier" w:date="2020-06-05T17:37:00Z">
        <w:r>
          <w:t xml:space="preserve"> My interpretation is that “Palettes” is not a syntax cate</w:t>
        </w:r>
      </w:ins>
      <w:ins w:id="1319" w:author="Arthur Parmentier" w:date="2020-06-05T17:38:00Z">
        <w:r>
          <w:t>gory either, but rather a specific type of Contents.</w:t>
        </w:r>
      </w:ins>
    </w:p>
    <w:p w:rsidR="00573D3D" w:rsidRDefault="00573D3D" w:rsidP="00BF0C35">
      <w:pPr>
        <w:pStyle w:val="Paragraphedeliste"/>
        <w:numPr>
          <w:ilvl w:val="0"/>
          <w:numId w:val="11"/>
        </w:numPr>
        <w:rPr>
          <w:ins w:id="1320" w:author="Arthur Parmentier" w:date="2020-06-05T17:45:00Z"/>
        </w:rPr>
      </w:pPr>
      <w:ins w:id="1321" w:author="Arthur Parmentier" w:date="2020-06-05T17:39:00Z">
        <w:r>
          <w:t xml:space="preserve">The same remark with “Modes” </w:t>
        </w:r>
      </w:ins>
      <w:ins w:id="1322" w:author="Arthur Parmentier" w:date="2020-06-05T17:40:00Z">
        <w:r>
          <w:t xml:space="preserve">lead to the </w:t>
        </w:r>
        <w:r w:rsidR="005441BE">
          <w:t xml:space="preserve">naïve conclusion that they also are </w:t>
        </w:r>
      </w:ins>
      <w:ins w:id="1323" w:author="Arthur Parmentier" w:date="2020-06-06T19:10:00Z">
        <w:r w:rsidR="002778E1">
          <w:t>specific</w:t>
        </w:r>
      </w:ins>
      <w:ins w:id="1324" w:author="Arthur Parmentier" w:date="2020-06-05T17:41:00Z">
        <w:r w:rsidR="005441BE">
          <w:t xml:space="preserve"> types</w:t>
        </w:r>
      </w:ins>
      <w:ins w:id="1325" w:author="Arthur Parmentier" w:date="2020-06-05T17:40:00Z">
        <w:r w:rsidR="005441BE">
          <w:t xml:space="preserve"> of </w:t>
        </w:r>
      </w:ins>
      <w:ins w:id="1326" w:author="Arthur Parmentier" w:date="2020-06-05T17:41:00Z">
        <w:r w:rsidR="005441BE">
          <w:t xml:space="preserve">Content gestures. However, when using Modes signs, </w:t>
        </w:r>
      </w:ins>
      <w:ins w:id="1327" w:author="Arthur Parmentier" w:date="2020-06-05T17:42:00Z">
        <w:r w:rsidR="005441BE">
          <w:t>When signs are be omitted at the end of the sequence, whereas they are necessary for all (other</w:t>
        </w:r>
      </w:ins>
      <w:ins w:id="1328" w:author="Arthur Parmentier" w:date="2020-06-05T17:43:00Z">
        <w:r w:rsidR="005441BE">
          <w:t xml:space="preserve">) </w:t>
        </w:r>
      </w:ins>
      <w:ins w:id="1329" w:author="Arthur Parmentier" w:date="2020-06-05T17:42:00Z">
        <w:r w:rsidR="005441BE">
          <w:t>Content gestures</w:t>
        </w:r>
      </w:ins>
      <w:ins w:id="1330" w:author="Arthur Parmentier" w:date="2020-06-05T17:43:00Z">
        <w:r w:rsidR="005441BE">
          <w:t xml:space="preserve">. </w:t>
        </w:r>
      </w:ins>
      <w:ins w:id="1331" w:author="Arthur Parmentier" w:date="2020-06-06T19:10:00Z">
        <w:r w:rsidR="00DD6F1F">
          <w:br/>
          <w:t>We will</w:t>
        </w:r>
      </w:ins>
      <w:ins w:id="1332" w:author="Arthur Parmentier" w:date="2020-06-06T19:11:00Z">
        <w:r w:rsidR="00DD6F1F">
          <w:t xml:space="preserve"> discuss later my</w:t>
        </w:r>
      </w:ins>
      <w:ins w:id="1333" w:author="Arthur Parmentier" w:date="2020-06-05T17:44:00Z">
        <w:r w:rsidR="005441BE">
          <w:t xml:space="preserve"> interpretation of Modes as additional syntaxes from within t</w:t>
        </w:r>
      </w:ins>
      <w:ins w:id="1334" w:author="Arthur Parmentier" w:date="2020-06-05T17:45:00Z">
        <w:r w:rsidR="005441BE">
          <w:t>he SP languages, therefore very different from Contents at the syntax level.</w:t>
        </w:r>
      </w:ins>
    </w:p>
    <w:p w:rsidR="005441BE" w:rsidRDefault="005441BE">
      <w:pPr>
        <w:rPr>
          <w:ins w:id="1335" w:author="Arthur Parmentier" w:date="2020-06-05T17:23:00Z"/>
        </w:rPr>
      </w:pPr>
      <w:ins w:id="1336" w:author="Arthur Parmentier" w:date="2020-06-05T17:46:00Z">
        <w:r>
          <w:t xml:space="preserve">The “Who, What, How, When” categories can be seen as the </w:t>
        </w:r>
      </w:ins>
      <w:ins w:id="1337" w:author="Arthur Parmentier" w:date="2020-06-05T17:47:00Z">
        <w:r>
          <w:t>analogies</w:t>
        </w:r>
      </w:ins>
      <w:ins w:id="1338" w:author="Arthur Parmentier" w:date="2020-06-05T17:46:00Z">
        <w:r>
          <w:t xml:space="preserve"> of </w:t>
        </w:r>
      </w:ins>
      <w:ins w:id="1339" w:author="Arthur Parmentier" w:date="2020-06-05T17:47:00Z">
        <w:r>
          <w:t>pronouns</w:t>
        </w:r>
      </w:ins>
      <w:ins w:id="1340" w:author="Arthur Parmentier" w:date="2020-06-05T17:46:00Z">
        <w:r>
          <w:t>, verbs, noun</w:t>
        </w:r>
      </w:ins>
      <w:ins w:id="1341" w:author="Arthur Parmentier" w:date="2020-06-05T17:47:00Z">
        <w:r>
          <w:t xml:space="preserve">s and other </w:t>
        </w:r>
      </w:ins>
      <w:ins w:id="1342" w:author="Arthur Parmentier" w:date="2020-06-05T19:22:00Z">
        <w:r w:rsidR="000E299B">
          <w:t>syntactic</w:t>
        </w:r>
      </w:ins>
      <w:ins w:id="1343" w:author="Arthur Parmentier" w:date="2020-06-05T17:47:00Z">
        <w:r>
          <w:t xml:space="preserve"> elements in written or oral languages we are familiar with.</w:t>
        </w:r>
      </w:ins>
    </w:p>
    <w:p w:rsidR="00BF0C35" w:rsidRDefault="00CC430C" w:rsidP="00E814B3">
      <w:pPr>
        <w:rPr>
          <w:ins w:id="1344" w:author="Arthur Parmentier" w:date="2020-06-05T18:02:00Z"/>
        </w:rPr>
      </w:pPr>
      <w:ins w:id="1345" w:author="Arthur Parmentier" w:date="2020-06-05T18:02:00Z">
        <w:r>
          <w:t>It is in these categories that they are also shown in Walter’s SP workbooks</w:t>
        </w:r>
      </w:ins>
      <w:ins w:id="1346" w:author="Arthur Parmentier" w:date="2020-06-06T19:11:00Z">
        <w:r w:rsidR="00DD6F1F">
          <w:t xml:space="preserve"> 1 and 2</w:t>
        </w:r>
      </w:ins>
      <w:ins w:id="1347" w:author="Arthur Parmentier" w:date="2020-06-05T18:02:00Z">
        <w:r>
          <w:t>.</w:t>
        </w:r>
      </w:ins>
    </w:p>
    <w:p w:rsidR="00CC430C" w:rsidRDefault="00CC430C" w:rsidP="00E814B3">
      <w:pPr>
        <w:rPr>
          <w:ins w:id="1348" w:author="Arthur Parmentier" w:date="2020-06-05T17:23:00Z"/>
        </w:rPr>
      </w:pPr>
      <w:ins w:id="1349" w:author="Arthur Parmentier" w:date="2020-06-05T18:04:00Z">
        <w:r>
          <w:rPr>
            <w:noProof/>
          </w:rPr>
          <w:lastRenderedPageBreak/>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Default="00CC430C" w:rsidP="00E814B3">
      <w:pPr>
        <w:rPr>
          <w:ins w:id="1350" w:author="Arthur Parmentier" w:date="2020-06-05T17:23:00Z"/>
        </w:rPr>
      </w:pPr>
      <w:ins w:id="1351" w:author="Arthur Parmentier" w:date="2020-06-05T18:07:00Z">
        <w:r>
          <w:rPr>
            <w:noProof/>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Pr>
            <w:noProof/>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Pr>
            <w:noProof/>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Pr>
            <w:noProof/>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Pr>
            <w:noProof/>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Default="00C04C33" w:rsidP="00E814B3">
      <w:pPr>
        <w:rPr>
          <w:ins w:id="1352" w:author="Arthur Parmentier" w:date="2020-06-05T18:14:00Z"/>
        </w:rPr>
      </w:pPr>
      <w:ins w:id="1353" w:author="Arthur Parmentier" w:date="2020-06-05T18:12:00Z">
        <w:r>
          <w:t>Although</w:t>
        </w:r>
      </w:ins>
      <w:ins w:id="1354" w:author="Arthur Parmentier" w:date="2020-06-05T18:09:00Z">
        <w:r w:rsidR="00CC430C">
          <w:t xml:space="preserve"> in the WB1, the signs are only classified by “syntax”</w:t>
        </w:r>
      </w:ins>
      <w:ins w:id="1355" w:author="Arthur Parmentier" w:date="2020-06-05T18:10:00Z">
        <w:r w:rsidR="00CC430C">
          <w:t xml:space="preserve"> (Who, What, How, When)</w:t>
        </w:r>
      </w:ins>
      <w:ins w:id="1356" w:author="Arthur Parmentier" w:date="2020-06-05T18:09:00Z">
        <w:r w:rsidR="00CC430C">
          <w:t xml:space="preserve"> and “category” (function signals </w:t>
        </w:r>
      </w:ins>
      <w:ins w:id="1357" w:author="Arthur Parmentier" w:date="2020-06-05T18:10:00Z">
        <w:r w:rsidR="00CC430C">
          <w:t>or sculpting gestures), in WB2</w:t>
        </w:r>
      </w:ins>
      <w:ins w:id="1358" w:author="Arthur Parmentier" w:date="2020-06-05T18:11:00Z">
        <w:r w:rsidR="00CC430C">
          <w:t xml:space="preserve"> the “subcategories” are introduced.</w:t>
        </w:r>
      </w:ins>
      <w:ins w:id="1359" w:author="Arthur Parmentier" w:date="2020-06-05T18:12:00Z">
        <w:r>
          <w:t xml:space="preserve"> From the reading of the “structure of Soundpainting” and our initial remarks, we could conclude that there is an exact </w:t>
        </w:r>
      </w:ins>
      <w:ins w:id="1360" w:author="Arthur Parmentier" w:date="2020-06-05T18:13:00Z">
        <w:r>
          <w:t xml:space="preserve">mapping between the syntax categories Who, What, How, When and the “Identifier, Content, Modifier, Go gesture” classification. However, we observer examples </w:t>
        </w:r>
      </w:ins>
      <w:ins w:id="1361" w:author="Arthur Parmentier" w:date="2020-06-05T18:14:00Z">
        <w:r>
          <w:t xml:space="preserve">in the WB2 that contradicts this </w:t>
        </w:r>
      </w:ins>
      <w:ins w:id="1362" w:author="Arthur Parmentier" w:date="2020-06-06T19:13:00Z">
        <w:r w:rsidR="00257B38">
          <w:t>hypothesis</w:t>
        </w:r>
      </w:ins>
      <w:ins w:id="1363" w:author="Arthur Parmentier" w:date="2020-06-05T18:14:00Z">
        <w:r>
          <w:t>.</w:t>
        </w:r>
      </w:ins>
    </w:p>
    <w:p w:rsidR="00C04C33" w:rsidRDefault="00C04C33" w:rsidP="00E814B3">
      <w:pPr>
        <w:rPr>
          <w:ins w:id="1364" w:author="Arthur Parmentier" w:date="2020-06-05T18:08:00Z"/>
        </w:rPr>
      </w:pPr>
      <w:ins w:id="1365" w:author="Arthur Parmentier" w:date="2020-06-05T18:15:00Z">
        <w:r>
          <w:rPr>
            <w:noProof/>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Pr>
            <w:noProof/>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Pr>
            <w:noProof/>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Pr>
            <w:noProof/>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Default="00C04C33" w:rsidP="00E814B3">
      <w:pPr>
        <w:rPr>
          <w:ins w:id="1366" w:author="Arthur Parmentier" w:date="2020-06-05T18:19:00Z"/>
        </w:rPr>
      </w:pPr>
      <w:ins w:id="1367" w:author="Arthur Parmentier" w:date="2020-06-05T18:16:00Z">
        <w:r>
          <w:t>In those examples, additional syntax categories are mentioned in parenthesis and we observe signs of the c</w:t>
        </w:r>
      </w:ins>
      <w:ins w:id="1368" w:author="Arthur Parmentier" w:date="2020-06-05T18:17:00Z">
        <w:r>
          <w:t>ategory “Content” that are classified as part of the “How” syntax class, or “Modifiers” that are part of the “What” and possibly the “</w:t>
        </w:r>
      </w:ins>
      <w:ins w:id="1369" w:author="Arthur Parmentier" w:date="2020-06-05T18:18:00Z">
        <w:r>
          <w:t>Who” category. Similarly, other signs are indicated as sharing the syntax categories What and How, What and Who… and</w:t>
        </w:r>
      </w:ins>
      <w:ins w:id="1370" w:author="Arthur Parmentier" w:date="2020-06-05T18:19:00Z">
        <w:r>
          <w:t xml:space="preserve"> some Modifiers are said to be in the syntax class “When”. How is it possible?</w:t>
        </w:r>
      </w:ins>
    </w:p>
    <w:p w:rsidR="00752860" w:rsidRDefault="00C04C33" w:rsidP="00E814B3">
      <w:pPr>
        <w:rPr>
          <w:ins w:id="1371" w:author="Arthur Parmentier" w:date="2020-06-05T18:22:00Z"/>
        </w:rPr>
      </w:pPr>
      <w:ins w:id="1372" w:author="Arthur Parmentier" w:date="2020-06-05T18:19:00Z">
        <w:r>
          <w:t xml:space="preserve">I suggest </w:t>
        </w:r>
      </w:ins>
      <w:ins w:id="1373" w:author="Arthur Parmentier" w:date="2020-06-05T18:22:00Z">
        <w:r w:rsidR="00752860">
          <w:t>several answers to that question:</w:t>
        </w:r>
      </w:ins>
    </w:p>
    <w:p w:rsidR="00C04C33" w:rsidRDefault="00752860" w:rsidP="00752860">
      <w:pPr>
        <w:pStyle w:val="Paragraphedeliste"/>
        <w:numPr>
          <w:ilvl w:val="0"/>
          <w:numId w:val="11"/>
        </w:numPr>
        <w:rPr>
          <w:ins w:id="1374" w:author="Arthur Parmentier" w:date="2020-06-05T18:23:00Z"/>
        </w:rPr>
      </w:pPr>
      <w:ins w:id="1375" w:author="Arthur Parmentier" w:date="2020-06-05T18:22:00Z">
        <w:r>
          <w:t>First, I think that</w:t>
        </w:r>
      </w:ins>
      <w:ins w:id="1376" w:author="Arthur Parmentier" w:date="2020-06-05T18:19:00Z">
        <w:r w:rsidR="00C04C33">
          <w:t xml:space="preserve"> there </w:t>
        </w:r>
      </w:ins>
      <w:ins w:id="1377" w:author="Arthur Parmentier" w:date="2020-06-05T18:20:00Z">
        <w:r w:rsidR="00C04C33">
          <w:t>is a confusion between the syntax categories that determines the possible positions of the sign in the sentence</w:t>
        </w:r>
      </w:ins>
      <w:ins w:id="1378" w:author="Arthur Parmentier" w:date="2020-06-05T18:21:00Z">
        <w:r w:rsidR="00C04C33">
          <w:t xml:space="preserve"> </w:t>
        </w:r>
      </w:ins>
      <w:ins w:id="1379" w:author="Arthur Parmentier" w:date="2020-06-05T18:20:00Z">
        <w:r w:rsidR="00C04C33">
          <w:t xml:space="preserve">with the “function” of these signs in more artistic </w:t>
        </w:r>
        <w:r w:rsidR="00C04C33">
          <w:lastRenderedPageBreak/>
          <w:t>or abstract terms</w:t>
        </w:r>
      </w:ins>
      <w:ins w:id="1380" w:author="Arthur Parmentier" w:date="2020-06-05T18:21:00Z">
        <w:r w:rsidR="00C04C33">
          <w:t xml:space="preserve">. </w:t>
        </w:r>
      </w:ins>
      <w:ins w:id="1381" w:author="Arthur Parmentier" w:date="2020-06-05T18:22:00Z">
        <w:r w:rsidR="00C04C33">
          <w:t>While t</w:t>
        </w:r>
        <w:r>
          <w:t>he term “Content” clearly is an answer to “What” shou</w:t>
        </w:r>
      </w:ins>
      <w:ins w:id="1382" w:author="Arthur Parmentier" w:date="2020-06-05T18:23:00Z">
        <w:r>
          <w:t>ld be played and a Modifier is relevant to How something should be performed, there separation at both the syntax level and artistic interpretation level brings ambiguity in their use.</w:t>
        </w:r>
      </w:ins>
    </w:p>
    <w:p w:rsidR="00752860" w:rsidRDefault="00752860" w:rsidP="00752860">
      <w:pPr>
        <w:pStyle w:val="Paragraphedeliste"/>
        <w:numPr>
          <w:ilvl w:val="0"/>
          <w:numId w:val="11"/>
        </w:numPr>
        <w:rPr>
          <w:ins w:id="1383" w:author="Arthur Parmentier" w:date="2020-06-05T18:25:00Z"/>
        </w:rPr>
      </w:pPr>
      <w:ins w:id="1384" w:author="Arthur Parmentier" w:date="2020-06-05T18:23:00Z">
        <w:r>
          <w:t>T</w:t>
        </w:r>
      </w:ins>
      <w:ins w:id="1385" w:author="Arthur Parmentier" w:date="2020-06-05T18:24:00Z">
        <w:r>
          <w:t>hen, I think that this hierarchy of categories has been designed to explain further complexity in the syntax itself, without studying it mechanisms properly</w:t>
        </w:r>
      </w:ins>
      <w:ins w:id="1386" w:author="Arthur Parmentier" w:date="2020-06-05T18:25:00Z">
        <w:r>
          <w:t xml:space="preserve"> to derive the relevant syntax categories in SP.</w:t>
        </w:r>
      </w:ins>
      <w:ins w:id="1387" w:author="Arthur Parmentier" w:date="2020-06-05T18:26:00Z">
        <w:r w:rsidR="00C87BEA">
          <w:t xml:space="preserve"> In other words, I think that the syntax of SP is much more complex than</w:t>
        </w:r>
      </w:ins>
      <w:ins w:id="1388" w:author="Arthur Parmentier" w:date="2020-06-05T18:27:00Z">
        <w:r w:rsidR="00C87BEA">
          <w:t xml:space="preserve"> the “Who, What, How, When” structure and that a finer study would lead to relevant categories to think about</w:t>
        </w:r>
      </w:ins>
      <w:ins w:id="1389" w:author="Arthur Parmentier" w:date="2020-06-05T18:28:00Z">
        <w:r w:rsidR="00C87BEA">
          <w:t xml:space="preserve"> the signs in terms of their position in the sequence.</w:t>
        </w:r>
      </w:ins>
    </w:p>
    <w:p w:rsidR="00752860" w:rsidRDefault="00C87BEA" w:rsidP="00752860">
      <w:pPr>
        <w:pStyle w:val="Paragraphedeliste"/>
        <w:numPr>
          <w:ilvl w:val="0"/>
          <w:numId w:val="11"/>
        </w:numPr>
        <w:rPr>
          <w:ins w:id="1390" w:author="Arthur Parmentier" w:date="2020-06-06T18:04:00Z"/>
        </w:rPr>
      </w:pPr>
      <w:ins w:id="1391" w:author="Arthur Parmentier" w:date="2020-06-05T18:29:00Z">
        <w:r>
          <w:t>Finally, I think that this description suffers from the high speed at which the language has evolved from basic elements of syntax to very complex uses and rul</w:t>
        </w:r>
      </w:ins>
      <w:ins w:id="1392" w:author="Arthur Parmentier" w:date="2020-06-05T18:30:00Z">
        <w:r>
          <w:t>es. This description might have been proposed at a time at which it made sense to think in those terms, while SP has</w:t>
        </w:r>
      </w:ins>
      <w:ins w:id="1393" w:author="Arthur Parmentier" w:date="2020-06-05T18:31:00Z">
        <w:r>
          <w:t xml:space="preserve"> evolved to other structures in the meantime.</w:t>
        </w:r>
      </w:ins>
    </w:p>
    <w:p w:rsidR="00C51F09" w:rsidRDefault="00C51F09">
      <w:pPr>
        <w:rPr>
          <w:ins w:id="1394" w:author="Arthur Parmentier" w:date="2020-06-05T18:31:00Z"/>
        </w:rPr>
        <w:pPrChange w:id="1395" w:author="Arthur Parmentier" w:date="2020-06-06T18:04:00Z">
          <w:pPr>
            <w:pStyle w:val="Paragraphedeliste"/>
            <w:numPr>
              <w:numId w:val="11"/>
            </w:numPr>
            <w:ind w:hanging="360"/>
          </w:pPr>
        </w:pPrChange>
      </w:pPr>
      <w:ins w:id="1396" w:author="Arthur Parmentier" w:date="2020-06-06T18:04:00Z">
        <w:r>
          <w:t>T</w:t>
        </w:r>
        <w:r w:rsidRPr="00C51F09">
          <w:t xml:space="preserve">he description of </w:t>
        </w:r>
      </w:ins>
      <w:ins w:id="1397" w:author="Arthur Parmentier" w:date="2020-06-06T18:05:00Z">
        <w:r>
          <w:t>the</w:t>
        </w:r>
      </w:ins>
      <w:ins w:id="1398" w:author="Arthur Parmentier" w:date="2020-06-06T18:04:00Z">
        <w:r w:rsidRPr="00C51F09">
          <w:t xml:space="preserve"> whole syntax </w:t>
        </w:r>
      </w:ins>
      <w:ins w:id="1399" w:author="Arthur Parmentier" w:date="2020-06-06T18:05:00Z">
        <w:r>
          <w:t xml:space="preserve">of SP </w:t>
        </w:r>
      </w:ins>
      <w:ins w:id="1400" w:author="Arthur Parmentier" w:date="2020-06-06T18:04:00Z">
        <w:r w:rsidRPr="00C51F09">
          <w:t>would be the subject of a whole book and could not fit into this report. However, I will discuss some of its basic elements that will motivate the implementation of the parsing in my recognition tool</w:t>
        </w:r>
      </w:ins>
      <w:ins w:id="1401" w:author="Arthur Parmentier" w:date="2020-06-06T18:05:00Z">
        <w:r w:rsidR="007B2664">
          <w:t xml:space="preserve"> and that can maybe bring new elements in its discussion.</w:t>
        </w:r>
      </w:ins>
    </w:p>
    <w:p w:rsidR="00EB42AE" w:rsidRDefault="00EB42AE">
      <w:pPr>
        <w:pStyle w:val="Titre4"/>
        <w:rPr>
          <w:ins w:id="1402" w:author="Arthur Parmentier" w:date="2020-06-05T19:00:00Z"/>
        </w:rPr>
        <w:pPrChange w:id="1403" w:author="Arthur Parmentier" w:date="2020-06-06T20:39:00Z">
          <w:pPr>
            <w:pStyle w:val="Titre5"/>
          </w:pPr>
        </w:pPrChange>
      </w:pPr>
      <w:ins w:id="1404" w:author="Arthur Parmentier" w:date="2020-06-05T19:00:00Z">
        <w:r>
          <w:t xml:space="preserve">A closer look </w:t>
        </w:r>
      </w:ins>
      <w:ins w:id="1405" w:author="Arthur Parmentier" w:date="2020-06-05T19:20:00Z">
        <w:r w:rsidR="000E299B">
          <w:t>at</w:t>
        </w:r>
      </w:ins>
      <w:ins w:id="1406" w:author="Arthur Parmentier" w:date="2020-06-05T19:00:00Z">
        <w:r>
          <w:t xml:space="preserve"> SP syntax</w:t>
        </w:r>
      </w:ins>
    </w:p>
    <w:p w:rsidR="00DC1017" w:rsidRDefault="00EB42AE" w:rsidP="00EB42AE">
      <w:pPr>
        <w:rPr>
          <w:ins w:id="1407" w:author="Arthur Parmentier" w:date="2020-06-05T19:20:00Z"/>
        </w:rPr>
      </w:pPr>
      <w:ins w:id="1408" w:author="Arthur Parmentier" w:date="2020-06-05T19:01:00Z">
        <w:r>
          <w:t xml:space="preserve">In this part, I will </w:t>
        </w:r>
      </w:ins>
      <w:ins w:id="1409" w:author="Arthur Parmentier" w:date="2020-06-05T19:02:00Z">
        <w:r>
          <w:t>step back from the historical description of the SP syntax to cover its structure in its contemporary form</w:t>
        </w:r>
      </w:ins>
      <w:ins w:id="1410" w:author="Arthur Parmentier" w:date="2020-06-05T19:03:00Z">
        <w:r>
          <w:t>s and</w:t>
        </w:r>
      </w:ins>
      <w:ins w:id="1411" w:author="Arthur Parmentier" w:date="2020-06-05T21:03:00Z">
        <w:r w:rsidR="007E76C0">
          <w:t xml:space="preserve"> try</w:t>
        </w:r>
      </w:ins>
      <w:ins w:id="1412" w:author="Arthur Parmentier" w:date="2020-06-06T12:46:00Z">
        <w:r w:rsidR="00551BBF">
          <w:t xml:space="preserve"> to</w:t>
        </w:r>
      </w:ins>
      <w:ins w:id="1413" w:author="Arthur Parmentier" w:date="2020-06-05T19:03:00Z">
        <w:r>
          <w:t xml:space="preserve"> provide a wider view</w:t>
        </w:r>
      </w:ins>
      <w:ins w:id="1414" w:author="Arthur Parmentier" w:date="2020-06-05T19:30:00Z">
        <w:r w:rsidR="00706ADC">
          <w:t xml:space="preserve"> of its components</w:t>
        </w:r>
      </w:ins>
      <w:ins w:id="1415" w:author="Arthur Parmentier" w:date="2020-06-06T20:40:00Z">
        <w:r w:rsidR="005E6896">
          <w:t xml:space="preserve"> </w:t>
        </w:r>
        <w:r w:rsidR="006A6B19">
          <w:t>including my own observations and</w:t>
        </w:r>
      </w:ins>
      <w:ins w:id="1416" w:author="Arthur Parmentier" w:date="2020-06-06T20:41:00Z">
        <w:r w:rsidR="006A6B19">
          <w:t xml:space="preserve"> interpretations.</w:t>
        </w:r>
      </w:ins>
    </w:p>
    <w:p w:rsidR="000E299B" w:rsidRDefault="000E299B">
      <w:pPr>
        <w:pStyle w:val="Titre5"/>
        <w:rPr>
          <w:ins w:id="1417" w:author="Arthur Parmentier" w:date="2020-06-05T20:54:00Z"/>
        </w:rPr>
        <w:pPrChange w:id="1418" w:author="Arthur Parmentier" w:date="2020-06-06T20:39:00Z">
          <w:pPr>
            <w:pStyle w:val="Titre6"/>
          </w:pPr>
        </w:pPrChange>
      </w:pPr>
      <w:ins w:id="1419" w:author="Arthur Parmentier" w:date="2020-06-05T19:20:00Z">
        <w:r>
          <w:lastRenderedPageBreak/>
          <w:t>The big picture</w:t>
        </w:r>
      </w:ins>
    </w:p>
    <w:p w:rsidR="001C2AA6" w:rsidRDefault="007E76C0">
      <w:pPr>
        <w:keepNext/>
        <w:rPr>
          <w:ins w:id="1420" w:author="Arthur Parmentier" w:date="2020-06-05T21:05:00Z"/>
        </w:rPr>
        <w:pPrChange w:id="1421" w:author="Arthur Parmentier" w:date="2020-06-05T21:05:00Z">
          <w:pPr/>
        </w:pPrChange>
      </w:pPr>
      <w:ins w:id="1422" w:author="Arthur Parmentier" w:date="2020-06-05T20:54:00Z">
        <w:r>
          <w:rPr>
            <w:noProof/>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Default="001C2AA6" w:rsidP="001C2AA6">
      <w:pPr>
        <w:pStyle w:val="Lgende"/>
        <w:rPr>
          <w:ins w:id="1423" w:author="Arthur Parmentier" w:date="2020-06-05T21:09:00Z"/>
        </w:rPr>
      </w:pPr>
      <w:bookmarkStart w:id="1424" w:name="_Ref42283886"/>
      <w:bookmarkStart w:id="1425" w:name="_Ref42283881"/>
      <w:ins w:id="1426" w:author="Arthur Parmentier" w:date="2020-06-05T21:05:00Z">
        <w:r>
          <w:t xml:space="preserve">Figure </w:t>
        </w:r>
        <w:r>
          <w:fldChar w:fldCharType="begin"/>
        </w:r>
        <w:r>
          <w:instrText xml:space="preserve"> SEQ Figure \* ARABIC </w:instrText>
        </w:r>
      </w:ins>
      <w:r>
        <w:fldChar w:fldCharType="separate"/>
      </w:r>
      <w:ins w:id="1427" w:author="Arthur Parmentier" w:date="2020-06-05T21:05:00Z">
        <w:r>
          <w:rPr>
            <w:noProof/>
          </w:rPr>
          <w:t>1</w:t>
        </w:r>
        <w:r>
          <w:fldChar w:fldCharType="end"/>
        </w:r>
        <w:bookmarkEnd w:id="1424"/>
        <w:r>
          <w:t xml:space="preserve"> Representations of the modes, their "enter"-"escape" dynamic with respect to the "Default mode" and the </w:t>
        </w:r>
      </w:ins>
      <w:ins w:id="1428" w:author="Arthur Parmentier" w:date="2020-06-05T21:06:00Z">
        <w:r w:rsidR="00B964BD">
          <w:t>correlation of</w:t>
        </w:r>
      </w:ins>
      <w:ins w:id="1429" w:author="Arthur Parmentier" w:date="2020-06-05T21:05:00Z">
        <w:r>
          <w:t xml:space="preserve"> the ambiguity bet</w:t>
        </w:r>
      </w:ins>
      <w:ins w:id="1430" w:author="Arthur Parmentier" w:date="2020-06-05T21:06:00Z">
        <w:r w:rsidR="003E12E8">
          <w:t>ween</w:t>
        </w:r>
      </w:ins>
      <w:ins w:id="1431" w:author="Arthur Parmentier" w:date="2020-06-05T21:05:00Z">
        <w:r>
          <w:t xml:space="preserve"> two modes and their respective sig</w:t>
        </w:r>
      </w:ins>
      <w:ins w:id="1432" w:author="Arthur Parmentier" w:date="2020-06-06T12:20:00Z">
        <w:r w:rsidR="00A440D0">
          <w:t xml:space="preserve">n/gestures </w:t>
        </w:r>
      </w:ins>
      <w:ins w:id="1433" w:author="Arthur Parmentier" w:date="2020-06-05T21:05:00Z">
        <w:r>
          <w:t>corpus</w:t>
        </w:r>
      </w:ins>
      <w:bookmarkEnd w:id="1425"/>
      <w:ins w:id="1434" w:author="Arthur Parmentier" w:date="2020-06-06T12:20:00Z">
        <w:r w:rsidR="00A440D0">
          <w:t xml:space="preserve">: the “enter” and “escape” signs are used to disambiguate the interpretation of </w:t>
        </w:r>
      </w:ins>
      <w:ins w:id="1435" w:author="Arthur Parmentier" w:date="2020-06-06T12:21:00Z">
        <w:r w:rsidR="00A440D0">
          <w:t>gestures or sign common to two or more modes for the performer. In the non-ambiguous cases, we see that the “escape” signs disappear (</w:t>
        </w:r>
      </w:ins>
      <w:ins w:id="1436" w:author="Arthur Parmentier" w:date="2020-06-06T12:22:00Z">
        <w:r w:rsidR="00A440D0">
          <w:t>or is simply a “step outside the box”).</w:t>
        </w:r>
      </w:ins>
      <w:ins w:id="1437" w:author="Arthur Parmentier" w:date="2020-06-06T19:14:00Z">
        <w:r w:rsidR="00BD746C">
          <w:br/>
        </w:r>
        <w:r w:rsidR="00BD746C">
          <w:br/>
        </w:r>
      </w:ins>
      <w:ins w:id="1438" w:author="Arthur Parmentier" w:date="2020-06-06T12:22:00Z">
        <w:r w:rsidR="00A440D0">
          <w:t xml:space="preserve"> </w:t>
        </w:r>
        <w:r w:rsidR="00A440D0">
          <w:rPr>
            <w:vertAlign w:val="superscript"/>
          </w:rPr>
          <w:t>1</w:t>
        </w:r>
        <w:r w:rsidR="00A440D0">
          <w:t xml:space="preserve">Launch mode </w:t>
        </w:r>
      </w:ins>
      <w:ins w:id="1439" w:author="Arthur Parmentier" w:date="2020-06-06T12:23:00Z">
        <w:r w:rsidR="00A440D0">
          <w:t xml:space="preserve">is ambiguous because some signs must be interpreted as in shapeline (Identifiers for instance). However, </w:t>
        </w:r>
      </w:ins>
      <w:ins w:id="1440" w:author="Arthur Parmentier" w:date="2020-06-06T12:24:00Z">
        <w:r w:rsidR="00A440D0">
          <w:t>it is not ambiguous for contents and modifiers, which can simply be performed immediately when the soundpainter “steps into the box”.</w:t>
        </w:r>
      </w:ins>
      <w:ins w:id="1441" w:author="Arthur Parmentier" w:date="2020-06-06T12:25:00Z">
        <w:r w:rsidR="00A440D0">
          <w:t xml:space="preserve"> For that reason, </w:t>
        </w:r>
      </w:ins>
      <w:ins w:id="1442" w:author="Arthur Parmentier" w:date="2020-06-06T12:46:00Z">
        <w:r w:rsidR="0071562A">
          <w:t>their</w:t>
        </w:r>
      </w:ins>
      <w:ins w:id="1443" w:author="Arthur Parmentier" w:date="2020-06-06T12:25:00Z">
        <w:r w:rsidR="00A440D0">
          <w:t xml:space="preserve"> enter and exit signs are not always performed when there is no ambiguity. It is also possible that </w:t>
        </w:r>
      </w:ins>
      <w:ins w:id="1444" w:author="Arthur Parmentier" w:date="2020-06-06T12:26:00Z">
        <w:r w:rsidR="00A440D0">
          <w:t>one particular mode is used by convention</w:t>
        </w:r>
      </w:ins>
      <w:ins w:id="1445" w:author="Arthur Parmentier" w:date="2020-06-06T12:46:00Z">
        <w:r w:rsidR="00FB620E">
          <w:t xml:space="preserve"> </w:t>
        </w:r>
      </w:ins>
      <w:ins w:id="1446" w:author="Arthur Parmentier" w:date="2020-06-06T12:47:00Z">
        <w:r w:rsidR="004D7731">
          <w:t xml:space="preserve">(by default) </w:t>
        </w:r>
      </w:ins>
      <w:ins w:id="1447" w:author="Arthur Parmentier" w:date="2020-06-06T12:46:00Z">
        <w:r w:rsidR="00FB620E">
          <w:t xml:space="preserve">instead of the </w:t>
        </w:r>
      </w:ins>
      <w:ins w:id="1448" w:author="Arthur Parmentier" w:date="2020-06-06T12:47:00Z">
        <w:r w:rsidR="005C65F5">
          <w:t>“</w:t>
        </w:r>
      </w:ins>
      <w:ins w:id="1449" w:author="Arthur Parmentier" w:date="2020-06-06T12:46:00Z">
        <w:r w:rsidR="00FB620E">
          <w:t>default mode</w:t>
        </w:r>
      </w:ins>
      <w:ins w:id="1450" w:author="Arthur Parmentier" w:date="2020-06-06T12:47:00Z">
        <w:r w:rsidR="005C65F5">
          <w:t>”</w:t>
        </w:r>
      </w:ins>
      <w:ins w:id="1451" w:author="Arthur Parmentier" w:date="2020-06-06T12:20:00Z">
        <w:r w:rsidR="00A440D0">
          <w:t xml:space="preserve"> </w:t>
        </w:r>
      </w:ins>
      <w:ins w:id="1452" w:author="Arthur Parmentier" w:date="2020-06-06T12:26:00Z">
        <w:r w:rsidR="00A440D0">
          <w:t xml:space="preserve">(for instance, it is often the case that dancer </w:t>
        </w:r>
      </w:ins>
      <w:ins w:id="1453" w:author="Arthur Parmentier" w:date="2020-06-06T12:46:00Z">
        <w:r w:rsidR="0071562A">
          <w:t>interprets</w:t>
        </w:r>
      </w:ins>
      <w:ins w:id="1454" w:author="Arthur Parmentier" w:date="2020-06-06T12:26:00Z">
        <w:r w:rsidR="00A440D0">
          <w:t xml:space="preserve"> signs and gestures in launch mode during p</w:t>
        </w:r>
      </w:ins>
      <w:ins w:id="1455" w:author="Arthur Parmentier" w:date="2020-06-06T12:27:00Z">
        <w:r w:rsidR="00A440D0">
          <w:t>erformance by default), in which case the enter and escape sign may not be used either.</w:t>
        </w:r>
      </w:ins>
    </w:p>
    <w:p w:rsidR="0077353F" w:rsidRDefault="00122D9C" w:rsidP="00122D9C">
      <w:pPr>
        <w:rPr>
          <w:ins w:id="1456" w:author="Arthur Parmentier" w:date="2020-06-06T19:24:00Z"/>
        </w:rPr>
      </w:pPr>
      <w:ins w:id="1457" w:author="Arthur Parmentier" w:date="2020-06-05T21:09:00Z">
        <w:r>
          <w:t>Let’s start with the big picture.</w:t>
        </w:r>
      </w:ins>
      <w:ins w:id="1458" w:author="Arthur Parmentier" w:date="2020-06-05T21:26:00Z">
        <w:r w:rsidR="00274337">
          <w:br/>
        </w:r>
      </w:ins>
      <w:ins w:id="1459" w:author="Arthur Parmentier" w:date="2020-06-05T21:16:00Z">
        <w:r>
          <w:t xml:space="preserve">Imagine a language that has an alphabet (a set of signs) and several </w:t>
        </w:r>
      </w:ins>
      <w:ins w:id="1460" w:author="Arthur Parmentier" w:date="2020-06-05T21:18:00Z">
        <w:r>
          <w:t>syntaxes</w:t>
        </w:r>
      </w:ins>
      <w:ins w:id="1461" w:author="Arthur Parmentier" w:date="2020-06-05T21:16:00Z">
        <w:r>
          <w:t xml:space="preserve"> that </w:t>
        </w:r>
      </w:ins>
      <w:ins w:id="1462" w:author="Arthur Parmentier" w:date="2020-06-05T21:17:00Z">
        <w:r>
          <w:t xml:space="preserve">all speakers know and can use whenever they think that one is more appropriate than </w:t>
        </w:r>
      </w:ins>
      <w:ins w:id="1463" w:author="Arthur Parmentier" w:date="2020-06-05T21:18:00Z">
        <w:r>
          <w:t xml:space="preserve">the </w:t>
        </w:r>
      </w:ins>
      <w:ins w:id="1464" w:author="Arthur Parmentier" w:date="2020-06-05T21:17:00Z">
        <w:r>
          <w:t xml:space="preserve">others. Let’s call these </w:t>
        </w:r>
      </w:ins>
      <w:ins w:id="1465" w:author="Arthur Parmentier" w:date="2020-06-05T21:18:00Z">
        <w:r>
          <w:t>syntaxes</w:t>
        </w:r>
      </w:ins>
      <w:ins w:id="1466" w:author="Arthur Parmentier" w:date="2020-06-05T21:17:00Z">
        <w:r>
          <w:t xml:space="preserve"> “modes”.</w:t>
        </w:r>
      </w:ins>
      <w:ins w:id="1467" w:author="Arthur Parmentier" w:date="2020-06-05T21:19:00Z">
        <w:r>
          <w:t xml:space="preserve"> SP is such a language. </w:t>
        </w:r>
        <w:r w:rsidR="004C1058">
          <w:t xml:space="preserve">We have seen that SP has an alphabet and how it is created. </w:t>
        </w:r>
      </w:ins>
      <w:ins w:id="1468" w:author="Arthur Parmentier" w:date="2020-06-05T21:20:00Z">
        <w:r w:rsidR="004C1058">
          <w:t xml:space="preserve">We have also seen that modes are said by Walter Thompson to “embody </w:t>
        </w:r>
      </w:ins>
      <w:ins w:id="1469" w:author="Arthur Parmentier" w:date="2020-06-05T21:21:00Z">
        <w:r w:rsidR="004C1058">
          <w:t xml:space="preserve">specific performance parameters”, even though </w:t>
        </w:r>
      </w:ins>
      <w:ins w:id="1470" w:author="Arthur Parmentier" w:date="2020-06-06T19:15:00Z">
        <w:r w:rsidR="003C4D17">
          <w:t>they are at this point</w:t>
        </w:r>
      </w:ins>
      <w:ins w:id="1471" w:author="Arthur Parmentier" w:date="2020-06-05T21:21:00Z">
        <w:r w:rsidR="004C1058">
          <w:t xml:space="preserve"> probably not usual Content gestures. </w:t>
        </w:r>
      </w:ins>
      <w:ins w:id="1472" w:author="Arthur Parmentier" w:date="2020-06-06T19:15:00Z">
        <w:r w:rsidR="00163AE7">
          <w:br/>
        </w:r>
      </w:ins>
      <w:ins w:id="1473" w:author="Arthur Parmentier" w:date="2020-06-05T21:22:00Z">
        <w:r w:rsidR="004C1058">
          <w:t xml:space="preserve">My proposition is to understand modes as several </w:t>
        </w:r>
      </w:ins>
      <w:ins w:id="1474" w:author="Arthur Parmentier" w:date="2020-06-06T13:06:00Z">
        <w:r w:rsidR="00DD01C7">
          <w:t>syntactic</w:t>
        </w:r>
      </w:ins>
      <w:ins w:id="1475" w:author="Arthur Parmentier" w:date="2020-06-05T21:23:00Z">
        <w:r w:rsidR="004C1058">
          <w:t xml:space="preserve"> and semantic</w:t>
        </w:r>
        <w:r w:rsidR="004C1058">
          <w:rPr>
            <w:rStyle w:val="Appelnotedebasdep"/>
          </w:rPr>
          <w:footnoteReference w:id="24"/>
        </w:r>
      </w:ins>
      <w:ins w:id="1481" w:author="Arthur Parmentier" w:date="2020-06-05T21:22:00Z">
        <w:r w:rsidR="004C1058">
          <w:t xml:space="preserve"> modules that the </w:t>
        </w:r>
        <w:r w:rsidR="004C1058">
          <w:lastRenderedPageBreak/>
          <w:t>soundpainter can use during the performan</w:t>
        </w:r>
      </w:ins>
      <w:ins w:id="1482" w:author="Arthur Parmentier" w:date="2020-06-05T21:23:00Z">
        <w:r w:rsidR="004C1058">
          <w:t>ce</w:t>
        </w:r>
      </w:ins>
      <w:ins w:id="1483" w:author="Arthur Parmentier" w:date="2020-06-05T21:25:00Z">
        <w:r w:rsidR="002E7599">
          <w:t>, i.</w:t>
        </w:r>
      </w:ins>
      <w:ins w:id="1484" w:author="Arthur Parmentier" w:date="2020-06-05T21:26:00Z">
        <w:r w:rsidR="002E7599">
          <w:t xml:space="preserve">e. the specific performance parameters that Walter Thompson speaks about are their </w:t>
        </w:r>
      </w:ins>
      <w:ins w:id="1485" w:author="Arthur Parmentier" w:date="2020-06-06T13:06:00Z">
        <w:r w:rsidR="00DD01C7">
          <w:t>syntactic</w:t>
        </w:r>
      </w:ins>
      <w:ins w:id="1486" w:author="Arthur Parmentier" w:date="2020-06-05T21:26:00Z">
        <w:r w:rsidR="002E7599">
          <w:t xml:space="preserve"> (and semantic) </w:t>
        </w:r>
        <w:r w:rsidR="00274337">
          <w:t>components</w:t>
        </w:r>
        <w:r w:rsidR="002E7599">
          <w:t>.</w:t>
        </w:r>
      </w:ins>
      <w:ins w:id="1487" w:author="Arthur Parmentier" w:date="2020-06-05T21:27:00Z">
        <w:r w:rsidR="00274337">
          <w:br/>
          <w:t>One may say that such two different modules, because they have different syntaxes,</w:t>
        </w:r>
      </w:ins>
      <w:ins w:id="1488" w:author="Arthur Parmentier" w:date="2020-06-05T21:28:00Z">
        <w:r w:rsidR="00274337">
          <w:t xml:space="preserve"> are </w:t>
        </w:r>
      </w:ins>
      <w:ins w:id="1489" w:author="Arthur Parmentier" w:date="2020-06-06T19:16:00Z">
        <w:r w:rsidR="00C66F72">
          <w:t xml:space="preserve">therefore </w:t>
        </w:r>
      </w:ins>
      <w:ins w:id="1490" w:author="Arthur Parmentier" w:date="2020-06-05T21:28:00Z">
        <w:r w:rsidR="00274337">
          <w:t xml:space="preserve">two different languages </w:t>
        </w:r>
      </w:ins>
      <w:ins w:id="1491" w:author="Arthur Parmentier" w:date="2020-06-06T19:17:00Z">
        <w:r w:rsidR="00BB7AB5">
          <w:t>and wonder how they could</w:t>
        </w:r>
        <w:r w:rsidR="00983480">
          <w:t xml:space="preserve"> form</w:t>
        </w:r>
      </w:ins>
      <w:ins w:id="1492" w:author="Arthur Parmentier" w:date="2020-06-05T21:28:00Z">
        <w:r w:rsidR="00274337">
          <w:t xml:space="preserve"> a single language that we call SP. </w:t>
        </w:r>
      </w:ins>
      <w:ins w:id="1493" w:author="Arthur Parmentier" w:date="2020-06-06T19:17:00Z">
        <w:r w:rsidR="00A70873">
          <w:t>T</w:t>
        </w:r>
      </w:ins>
      <w:ins w:id="1494" w:author="Arthur Parmentier" w:date="2020-06-05T21:29:00Z">
        <w:r w:rsidR="00274337">
          <w:t xml:space="preserve">o understand how they </w:t>
        </w:r>
      </w:ins>
      <w:ins w:id="1495" w:author="Arthur Parmentier" w:date="2020-06-06T19:18:00Z">
        <w:r w:rsidR="006B144E">
          <w:t>relate to</w:t>
        </w:r>
      </w:ins>
      <w:ins w:id="1496" w:author="Arthur Parmentier" w:date="2020-06-05T21:29:00Z">
        <w:r w:rsidR="00274337">
          <w:t xml:space="preserve"> each other and labeled under “SP”, let’s take a look at the </w:t>
        </w:r>
      </w:ins>
      <w:ins w:id="1497" w:author="Arthur Parmentier" w:date="2020-06-06T19:17:00Z">
        <w:r w:rsidR="0015677B">
          <w:t xml:space="preserve">alphabetical level (their set of possible </w:t>
        </w:r>
      </w:ins>
      <w:ins w:id="1498" w:author="Arthur Parmentier" w:date="2020-06-06T19:18:00Z">
        <w:r w:rsidR="0015677B">
          <w:t xml:space="preserve">signs) </w:t>
        </w:r>
      </w:ins>
      <w:ins w:id="1499" w:author="Arthur Parmentier" w:date="2020-06-05T21:29:00Z">
        <w:r w:rsidR="00687A5C">
          <w:t>to understand their common features.</w:t>
        </w:r>
      </w:ins>
    </w:p>
    <w:p w:rsidR="00B437A4" w:rsidRDefault="00B437A4">
      <w:pPr>
        <w:pStyle w:val="Titre5"/>
        <w:rPr>
          <w:ins w:id="1500" w:author="Arthur Parmentier" w:date="2020-06-06T19:18:00Z"/>
        </w:rPr>
        <w:pPrChange w:id="1501" w:author="Arthur Parmentier" w:date="2020-06-06T20:39:00Z">
          <w:pPr/>
        </w:pPrChange>
      </w:pPr>
      <w:ins w:id="1502" w:author="Arthur Parmentier" w:date="2020-06-06T19:24:00Z">
        <w:r>
          <w:t>A shared alphabet for several syntaxes</w:t>
        </w:r>
      </w:ins>
    </w:p>
    <w:p w:rsidR="00122D9C" w:rsidRDefault="00122D9C" w:rsidP="00122D9C">
      <w:pPr>
        <w:rPr>
          <w:ins w:id="1503" w:author="Arthur Parmentier" w:date="2020-06-06T19:24:00Z"/>
        </w:rPr>
      </w:pPr>
      <w:ins w:id="1504" w:author="Arthur Parmentier" w:date="2020-06-05T21:09:00Z">
        <w:r>
          <w:t xml:space="preserve">Imagine </w:t>
        </w:r>
      </w:ins>
      <w:ins w:id="1505" w:author="Arthur Parmentier" w:date="2020-06-05T21:10:00Z">
        <w:r>
          <w:t>the dictionary of SP and visualize the abstract space of all signs in SP (bottom of</w:t>
        </w:r>
      </w:ins>
      <w:ins w:id="1506" w:author="Arthur Parmentier" w:date="2020-06-05T21:11:00Z">
        <w:r>
          <w:t xml:space="preserve"> </w:t>
        </w:r>
        <w:r>
          <w:fldChar w:fldCharType="begin"/>
        </w:r>
        <w:r>
          <w:instrText xml:space="preserve"> REF _Ref42283886 \h </w:instrText>
        </w:r>
      </w:ins>
      <w:r>
        <w:fldChar w:fldCharType="separate"/>
      </w:r>
      <w:ins w:id="1507" w:author="Arthur Parmentier" w:date="2020-06-05T21:11:00Z">
        <w:r>
          <w:t xml:space="preserve">Figure </w:t>
        </w:r>
        <w:r>
          <w:rPr>
            <w:noProof/>
          </w:rPr>
          <w:t>1</w:t>
        </w:r>
        <w:r>
          <w:fldChar w:fldCharType="end"/>
        </w:r>
        <w:r>
          <w:t xml:space="preserve">). </w:t>
        </w:r>
      </w:ins>
      <w:ins w:id="1508" w:author="Arthur Parmentier" w:date="2020-06-05T21:15:00Z">
        <w:r>
          <w:br/>
        </w:r>
      </w:ins>
      <w:ins w:id="1509" w:author="Arthur Parmentier" w:date="2020-06-05T21:11:00Z">
        <w:r>
          <w:t xml:space="preserve">Among those signs, some are used in specific modes only. For instance, the sign “scan” </w:t>
        </w:r>
      </w:ins>
      <w:ins w:id="1510" w:author="Arthur Parmentier" w:date="2020-06-05T21:12:00Z">
        <w:r>
          <w:t xml:space="preserve">is significant only for the mode that </w:t>
        </w:r>
      </w:ins>
      <w:ins w:id="1511" w:author="Arthur Parmentier" w:date="2020-06-06T19:19:00Z">
        <w:r w:rsidR="001D75D5">
          <w:t>has</w:t>
        </w:r>
      </w:ins>
      <w:ins w:id="1512" w:author="Arthur Parmentier" w:date="2020-06-05T21:12:00Z">
        <w:r>
          <w:t xml:space="preserve"> its name, as it allows the soundpainter to enter the scan mode from </w:t>
        </w:r>
      </w:ins>
      <w:ins w:id="1513" w:author="Arthur Parmentier" w:date="2020-06-05T21:13:00Z">
        <w:r>
          <w:t xml:space="preserve">the “Who, What, How, When”-like </w:t>
        </w:r>
      </w:ins>
      <w:ins w:id="1514" w:author="Arthur Parmentier" w:date="2020-06-05T21:14:00Z">
        <w:r>
          <w:t xml:space="preserve">syntactic </w:t>
        </w:r>
      </w:ins>
      <w:ins w:id="1515" w:author="Arthur Parmentier" w:date="2020-06-05T21:13:00Z">
        <w:r>
          <w:t>structure, that we will call the “</w:t>
        </w:r>
      </w:ins>
      <w:ins w:id="1516" w:author="Arthur Parmentier" w:date="2020-06-05T21:14:00Z">
        <w:r>
          <w:t>d</w:t>
        </w:r>
      </w:ins>
      <w:ins w:id="1517" w:author="Arthur Parmentier" w:date="2020-06-05T21:13:00Z">
        <w:r>
          <w:t>efault mode” of SP</w:t>
        </w:r>
      </w:ins>
      <w:ins w:id="1518" w:author="Arthur Parmentier" w:date="2020-06-06T19:21:00Z">
        <w:r w:rsidR="00B001BB">
          <w:t xml:space="preserve"> (t</w:t>
        </w:r>
      </w:ins>
      <w:ins w:id="1519" w:author="Arthur Parmentier" w:date="2020-06-06T19:19:00Z">
        <w:r w:rsidR="002869D0">
          <w:t xml:space="preserve">he main reason for choosing this name (default) is that it </w:t>
        </w:r>
      </w:ins>
      <w:ins w:id="1520" w:author="Arthur Parmentier" w:date="2020-06-06T19:20:00Z">
        <w:r w:rsidR="002869D0">
          <w:t>is the syntactic module that soundpainters use by convention and which allows to connect all modes together</w:t>
        </w:r>
      </w:ins>
      <w:ins w:id="1521" w:author="Arthur Parmentier" w:date="2020-06-06T19:21:00Z">
        <w:r w:rsidR="00B001BB">
          <w:t>)</w:t>
        </w:r>
      </w:ins>
      <w:ins w:id="1522" w:author="Arthur Parmentier" w:date="2020-06-06T19:20:00Z">
        <w:r w:rsidR="002869D0">
          <w:t>.</w:t>
        </w:r>
      </w:ins>
      <w:ins w:id="1523" w:author="Arthur Parmentier" w:date="2020-06-05T21:13:00Z">
        <w:r>
          <w:t xml:space="preserve"> </w:t>
        </w:r>
      </w:ins>
      <w:ins w:id="1524" w:author="Arthur Parmentier" w:date="2020-06-05T21:14:00Z">
        <w:r>
          <w:t>Outside the scan mode an</w:t>
        </w:r>
      </w:ins>
      <w:ins w:id="1525" w:author="Arthur Parmentier" w:date="2020-06-05T21:15:00Z">
        <w:r>
          <w:t xml:space="preserve">d its variations, the </w:t>
        </w:r>
      </w:ins>
      <w:ins w:id="1526" w:author="Arthur Parmentier" w:date="2020-06-06T19:21:00Z">
        <w:r w:rsidR="00AF1433">
          <w:t xml:space="preserve">sign </w:t>
        </w:r>
      </w:ins>
      <w:ins w:id="1527" w:author="Arthur Parmentier" w:date="2020-06-05T21:15:00Z">
        <w:r>
          <w:t xml:space="preserve">“scan” is practically not meaningful </w:t>
        </w:r>
      </w:ins>
      <w:ins w:id="1528" w:author="Arthur Parmentier" w:date="2020-06-06T19:21:00Z">
        <w:r w:rsidR="00AF1433">
          <w:t>n</w:t>
        </w:r>
      </w:ins>
      <w:ins w:id="1529" w:author="Arthur Parmentier" w:date="2020-06-05T21:15:00Z">
        <w:r>
          <w:t>or used.</w:t>
        </w:r>
      </w:ins>
      <w:ins w:id="1530" w:author="Arthur Parmentier" w:date="2020-06-05T21:36:00Z">
        <w:r w:rsidR="006C6E21">
          <w:t xml:space="preserve"> Therefore, when the soundpainter uses that sign, it is clear for the performer which mode the soundpainter uses.</w:t>
        </w:r>
      </w:ins>
      <w:ins w:id="1531" w:author="Arthur Parmentier" w:date="2020-06-05T21:15:00Z">
        <w:r>
          <w:br/>
          <w:t xml:space="preserve">However, some </w:t>
        </w:r>
      </w:ins>
      <w:ins w:id="1532" w:author="Arthur Parmentier" w:date="2020-06-05T21:32:00Z">
        <w:r w:rsidR="00907944">
          <w:t xml:space="preserve">signs </w:t>
        </w:r>
      </w:ins>
      <w:ins w:id="1533" w:author="Arthur Parmentier" w:date="2020-06-06T12:19:00Z">
        <w:r w:rsidR="0072567A">
          <w:t>are significant and can be interpreted differently</w:t>
        </w:r>
      </w:ins>
      <w:ins w:id="1534" w:author="Arthur Parmentier" w:date="2020-06-05T21:33:00Z">
        <w:r w:rsidR="00907944">
          <w:t xml:space="preserve"> </w:t>
        </w:r>
      </w:ins>
      <w:ins w:id="1535" w:author="Arthur Parmentier" w:date="2020-06-05T21:34:00Z">
        <w:r w:rsidR="006C6E21">
          <w:t xml:space="preserve">in </w:t>
        </w:r>
      </w:ins>
      <w:ins w:id="1536" w:author="Arthur Parmentier" w:date="2020-06-05T21:35:00Z">
        <w:r w:rsidR="006C6E21">
          <w:t xml:space="preserve">several modes, which is represented in </w:t>
        </w:r>
        <w:r w:rsidR="006C6E21">
          <w:fldChar w:fldCharType="begin"/>
        </w:r>
        <w:r w:rsidR="006C6E21">
          <w:instrText xml:space="preserve"> REF _Ref42283886 \h </w:instrText>
        </w:r>
      </w:ins>
      <w:ins w:id="1537" w:author="Arthur Parmentier" w:date="2020-06-05T21:35:00Z">
        <w:r w:rsidR="006C6E21">
          <w:fldChar w:fldCharType="separate"/>
        </w:r>
        <w:r w:rsidR="006C6E21">
          <w:t xml:space="preserve">Figure </w:t>
        </w:r>
        <w:r w:rsidR="006C6E21">
          <w:rPr>
            <w:noProof/>
          </w:rPr>
          <w:t>1</w:t>
        </w:r>
        <w:r w:rsidR="006C6E21">
          <w:fldChar w:fldCharType="end"/>
        </w:r>
        <w:r w:rsidR="006C6E21">
          <w:t xml:space="preserve"> by the overlapping of two </w:t>
        </w:r>
      </w:ins>
      <w:ins w:id="1538" w:author="Arthur Parmentier" w:date="2020-06-06T12:19:00Z">
        <w:r w:rsidR="0072567A">
          <w:t>sets (ellipses)</w:t>
        </w:r>
      </w:ins>
      <w:ins w:id="1539" w:author="Arthur Parmentier" w:date="2020-06-05T21:35:00Z">
        <w:r w:rsidR="006C6E21">
          <w:t xml:space="preserve"> at the </w:t>
        </w:r>
      </w:ins>
      <w:ins w:id="1540" w:author="Arthur Parmentier" w:date="2020-06-06T19:22:00Z">
        <w:r w:rsidR="00E02161">
          <w:t>gestures</w:t>
        </w:r>
      </w:ins>
      <w:ins w:id="1541" w:author="Arthur Parmentier" w:date="2020-06-05T21:35:00Z">
        <w:r w:rsidR="006C6E21">
          <w:t xml:space="preserve"> level. </w:t>
        </w:r>
      </w:ins>
      <w:ins w:id="1542" w:author="Arthur Parmentier" w:date="2020-06-06T19:22:00Z">
        <w:r w:rsidR="001C10F6">
          <w:t>When using those signs</w:t>
        </w:r>
      </w:ins>
      <w:ins w:id="1543" w:author="Arthur Parmentier" w:date="2020-06-05T21:35:00Z">
        <w:r w:rsidR="006C6E21">
          <w:t xml:space="preserve">, </w:t>
        </w:r>
      </w:ins>
      <w:ins w:id="1544" w:author="Arthur Parmentier" w:date="2020-06-05T21:36:00Z">
        <w:r w:rsidR="006C6E21">
          <w:t xml:space="preserve">it is no longer </w:t>
        </w:r>
      </w:ins>
      <w:ins w:id="1545" w:author="Arthur Parmentier" w:date="2020-06-06T19:22:00Z">
        <w:r w:rsidR="001C10F6">
          <w:t>obvious</w:t>
        </w:r>
      </w:ins>
      <w:ins w:id="1546" w:author="Arthur Parmentier" w:date="2020-06-05T21:36:00Z">
        <w:r w:rsidR="006C6E21">
          <w:t xml:space="preserve"> what mode the soundpainter uses</w:t>
        </w:r>
      </w:ins>
      <w:ins w:id="1547" w:author="Arthur Parmentier" w:date="2020-06-06T19:22:00Z">
        <w:r w:rsidR="001C10F6">
          <w:t xml:space="preserve"> and how they shou</w:t>
        </w:r>
      </w:ins>
      <w:ins w:id="1548" w:author="Arthur Parmentier" w:date="2020-06-06T19:23:00Z">
        <w:r w:rsidR="001C10F6">
          <w:t>ld be interpreted:</w:t>
        </w:r>
      </w:ins>
      <w:ins w:id="1549" w:author="Arthur Parmentier" w:date="2020-06-06T10:34:00Z">
        <w:r w:rsidR="00EE3EF9">
          <w:t xml:space="preserve"> the mode is ambiguous</w:t>
        </w:r>
      </w:ins>
      <w:ins w:id="1550" w:author="Arthur Parmentier" w:date="2020-06-05T21:37:00Z">
        <w:r w:rsidR="006C6E21">
          <w:t xml:space="preserve">, so there </w:t>
        </w:r>
      </w:ins>
      <w:ins w:id="1551" w:author="Arthur Parmentier" w:date="2020-06-05T21:39:00Z">
        <w:r w:rsidR="00A451DF">
          <w:t>must</w:t>
        </w:r>
      </w:ins>
      <w:ins w:id="1552" w:author="Arthur Parmentier" w:date="2020-06-05T21:37:00Z">
        <w:r w:rsidR="006C6E21">
          <w:t xml:space="preserve"> be a way for the soundpainter to let the performers know what mode he is using. This is the role of what I call the “enter” and “es</w:t>
        </w:r>
      </w:ins>
      <w:ins w:id="1553" w:author="Arthur Parmentier" w:date="2020-06-05T21:38:00Z">
        <w:r w:rsidR="006C6E21">
          <w:t>cape”</w:t>
        </w:r>
        <w:r w:rsidR="006C6E21">
          <w:rPr>
            <w:rStyle w:val="Appelnotedebasdep"/>
          </w:rPr>
          <w:footnoteReference w:id="25"/>
        </w:r>
        <w:r w:rsidR="006C6E21">
          <w:t xml:space="preserve"> signs</w:t>
        </w:r>
      </w:ins>
      <w:ins w:id="1558" w:author="Arthur Parmentier" w:date="2020-06-06T12:28:00Z">
        <w:r w:rsidR="00595AA3">
          <w:t xml:space="preserve"> for each mode</w:t>
        </w:r>
      </w:ins>
      <w:ins w:id="1559" w:author="Arthur Parmentier" w:date="2020-06-06T10:44:00Z">
        <w:r w:rsidR="003A5421">
          <w:t>.</w:t>
        </w:r>
      </w:ins>
    </w:p>
    <w:p w:rsidR="00B437A4" w:rsidRDefault="00B437A4">
      <w:pPr>
        <w:pStyle w:val="Titre5"/>
        <w:rPr>
          <w:ins w:id="1560" w:author="Arthur Parmentier" w:date="2020-06-05T21:39:00Z"/>
        </w:rPr>
        <w:pPrChange w:id="1561" w:author="Arthur Parmentier" w:date="2020-06-06T20:39:00Z">
          <w:pPr/>
        </w:pPrChange>
      </w:pPr>
      <w:ins w:id="1562" w:author="Arthur Parmentier" w:date="2020-06-06T19:24:00Z">
        <w:r>
          <w:t>The ambiguit</w:t>
        </w:r>
      </w:ins>
      <w:ins w:id="1563" w:author="Arthur Parmentier" w:date="2020-06-06T19:25:00Z">
        <w:r>
          <w:t>ies</w:t>
        </w:r>
      </w:ins>
      <w:ins w:id="1564" w:author="Arthur Parmentier" w:date="2020-06-06T19:24:00Z">
        <w:r>
          <w:t xml:space="preserve"> between modes </w:t>
        </w:r>
      </w:ins>
      <w:ins w:id="1565" w:author="Arthur Parmentier" w:date="2020-06-06T19:25:00Z">
        <w:r w:rsidR="001303A0">
          <w:t>resolved by the</w:t>
        </w:r>
      </w:ins>
      <w:ins w:id="1566" w:author="Arthur Parmentier" w:date="2020-06-06T19:24:00Z">
        <w:r>
          <w:t xml:space="preserve"> “enter” and “escape” signs</w:t>
        </w:r>
      </w:ins>
    </w:p>
    <w:p w:rsidR="0079757F" w:rsidRDefault="00A451DF">
      <w:pPr>
        <w:rPr>
          <w:ins w:id="1567" w:author="Arthur Parmentier" w:date="2020-06-06T12:51:00Z"/>
        </w:rPr>
      </w:pPr>
      <w:ins w:id="1568" w:author="Arthur Parmentier" w:date="2020-06-05T21:39:00Z">
        <w:r>
          <w:t>The enter and escape signs allow the soundpainter to “navigate” between the different modes</w:t>
        </w:r>
        <w:r w:rsidR="00106056">
          <w:t xml:space="preserve">, by signing the enter sign </w:t>
        </w:r>
      </w:ins>
      <w:ins w:id="1569" w:author="Arthur Parmentier" w:date="2020-06-05T21:40:00Z">
        <w:r w:rsidR="00106056">
          <w:t>of</w:t>
        </w:r>
      </w:ins>
      <w:ins w:id="1570" w:author="Arthur Parmentier" w:date="2020-06-05T21:42:00Z">
        <w:r w:rsidR="00106056">
          <w:t xml:space="preserve"> one</w:t>
        </w:r>
      </w:ins>
      <w:ins w:id="1571" w:author="Arthur Parmentier" w:date="2020-06-05T21:40:00Z">
        <w:r w:rsidR="00106056">
          <w:t xml:space="preserve"> mode </w:t>
        </w:r>
      </w:ins>
      <w:ins w:id="1572" w:author="Arthur Parmentier" w:date="2020-06-05T21:42:00Z">
        <w:r w:rsidR="00106056">
          <w:t>to “enter</w:t>
        </w:r>
      </w:ins>
      <w:ins w:id="1573" w:author="Arthur Parmentier" w:date="2020-06-05T21:40:00Z">
        <w:r w:rsidR="00106056">
          <w:t xml:space="preserve"> it</w:t>
        </w:r>
      </w:ins>
      <w:ins w:id="1574" w:author="Arthur Parmentier" w:date="2020-06-05T21:42:00Z">
        <w:r w:rsidR="00106056">
          <w:t xml:space="preserve">” (i.e. use its </w:t>
        </w:r>
      </w:ins>
      <w:ins w:id="1575" w:author="Arthur Parmentier" w:date="2020-06-06T13:06:00Z">
        <w:r w:rsidR="00DD01C7">
          <w:t>syntactic</w:t>
        </w:r>
      </w:ins>
      <w:ins w:id="1576" w:author="Arthur Parmentier" w:date="2020-06-05T21:42:00Z">
        <w:r w:rsidR="00106056">
          <w:t xml:space="preserve"> and semantic structure)</w:t>
        </w:r>
      </w:ins>
      <w:ins w:id="1577" w:author="Arthur Parmentier" w:date="2020-06-05T21:40:00Z">
        <w:r w:rsidR="00106056">
          <w:t xml:space="preserve"> and signing its escape sign when escaping from that mode.</w:t>
        </w:r>
      </w:ins>
      <w:ins w:id="1578" w:author="Arthur Parmentier" w:date="2020-06-06T10:35:00Z">
        <w:r w:rsidR="00EE3EF9">
          <w:t xml:space="preserve"> </w:t>
        </w:r>
      </w:ins>
      <w:ins w:id="1579" w:author="Arthur Parmentier" w:date="2020-06-05T21:41:00Z">
        <w:r w:rsidR="00106056">
          <w:t xml:space="preserve"> </w:t>
        </w:r>
      </w:ins>
      <w:ins w:id="1580" w:author="Arthur Parmentier" w:date="2020-06-05T22:27:00Z">
        <w:r w:rsidR="00C514A9">
          <w:t>However, not all modes are in</w:t>
        </w:r>
      </w:ins>
      <w:ins w:id="1581" w:author="Arthur Parmentier" w:date="2020-06-05T22:28:00Z">
        <w:r w:rsidR="00C514A9">
          <w:t xml:space="preserve"> the graph are connected; in fact, there is a mode from which we can enter all other modes and that we return to by default when escaping a mode</w:t>
        </w:r>
      </w:ins>
      <w:ins w:id="1582" w:author="Arthur Parmentier" w:date="2020-06-05T22:29:00Z">
        <w:r w:rsidR="00C514A9">
          <w:t xml:space="preserve">. I call it the “default mode” (or the “core”, “central” mode of SP), from </w:t>
        </w:r>
      </w:ins>
      <w:ins w:id="1583" w:author="Arthur Parmentier" w:date="2020-06-05T22:30:00Z">
        <w:r w:rsidR="00C514A9">
          <w:t>which the other modes connect, just like modules in the system.</w:t>
        </w:r>
      </w:ins>
      <w:ins w:id="1584" w:author="Arthur Parmentier" w:date="2020-06-06T10:44:00Z">
        <w:r w:rsidR="003A5421">
          <w:t xml:space="preserve"> We can see that the “escape”</w:t>
        </w:r>
      </w:ins>
      <w:ins w:id="1585" w:author="Arthur Parmentier" w:date="2020-06-05T22:30:00Z">
        <w:r w:rsidR="00297C3F">
          <w:br/>
          <w:t>It would be interesting to discuss further the</w:t>
        </w:r>
      </w:ins>
      <w:ins w:id="1586" w:author="Arthur Parmentier" w:date="2020-06-06T10:30:00Z">
        <w:r w:rsidR="00CF01B3">
          <w:t xml:space="preserve"> motivations and</w:t>
        </w:r>
      </w:ins>
      <w:ins w:id="1587" w:author="Arthur Parmentier" w:date="2020-06-05T22:30:00Z">
        <w:r w:rsidR="00297C3F">
          <w:t xml:space="preserve"> consequences of this centrality of the default mode, and why it is not possible to direct</w:t>
        </w:r>
      </w:ins>
      <w:ins w:id="1588" w:author="Arthur Parmentier" w:date="2020-06-05T22:31:00Z">
        <w:r w:rsidR="00297C3F">
          <w:t>ly move on from one mode to the others</w:t>
        </w:r>
        <w:r w:rsidR="00DE44D3">
          <w:t xml:space="preserve"> by simply signing </w:t>
        </w:r>
      </w:ins>
      <w:ins w:id="1589" w:author="Arthur Parmentier" w:date="2020-06-05T22:32:00Z">
        <w:r w:rsidR="00DE44D3">
          <w:t>the dedicated “enter” signs for each mode.</w:t>
        </w:r>
      </w:ins>
      <w:ins w:id="1590" w:author="Arthur Parmentier" w:date="2020-06-06T10:30:00Z">
        <w:r w:rsidR="00CF01B3">
          <w:t xml:space="preserve"> If it was the case, I speculate that </w:t>
        </w:r>
      </w:ins>
      <w:ins w:id="1591" w:author="Arthur Parmentier" w:date="2020-06-05T22:32:00Z">
        <w:r w:rsidR="00DE44D3">
          <w:t xml:space="preserve">the common “tear up” sign would take the place of the enter sign for the default mode. </w:t>
        </w:r>
      </w:ins>
      <w:ins w:id="1592" w:author="Arthur Parmentier" w:date="2020-06-06T10:31:00Z">
        <w:r w:rsidR="00EE3EF9">
          <w:t>I leave that discuss</w:t>
        </w:r>
      </w:ins>
      <w:ins w:id="1593" w:author="Arthur Parmentier" w:date="2020-06-06T12:28:00Z">
        <w:r w:rsidR="0079757F">
          <w:t>ion</w:t>
        </w:r>
      </w:ins>
      <w:ins w:id="1594" w:author="Arthur Parmentier" w:date="2020-06-06T10:31:00Z">
        <w:r w:rsidR="00EE3EF9">
          <w:t xml:space="preserve"> to further research and debates in the </w:t>
        </w:r>
      </w:ins>
      <w:ins w:id="1595" w:author="Arthur Parmentier" w:date="2020-06-06T10:32:00Z">
        <w:r w:rsidR="00EE3EF9">
          <w:t>SP community.</w:t>
        </w:r>
      </w:ins>
    </w:p>
    <w:p w:rsidR="00B427B1" w:rsidRDefault="0016056E">
      <w:pPr>
        <w:pStyle w:val="Titre5"/>
        <w:rPr>
          <w:ins w:id="1596" w:author="Arthur Parmentier" w:date="2020-06-06T12:53:00Z"/>
        </w:rPr>
        <w:pPrChange w:id="1597" w:author="Arthur Parmentier" w:date="2020-06-06T20:39:00Z">
          <w:pPr>
            <w:pStyle w:val="Titre6"/>
          </w:pPr>
        </w:pPrChange>
      </w:pPr>
      <w:ins w:id="1598" w:author="Arthur Parmentier" w:date="2020-06-06T19:51:00Z">
        <w:r>
          <w:lastRenderedPageBreak/>
          <w:t>About syntactic</w:t>
        </w:r>
      </w:ins>
      <w:ins w:id="1599" w:author="Arthur Parmentier" w:date="2020-06-06T12:53:00Z">
        <w:r w:rsidR="00B427B1">
          <w:t xml:space="preserve"> differences</w:t>
        </w:r>
      </w:ins>
      <w:ins w:id="1600" w:author="Arthur Parmentier" w:date="2020-06-06T19:51:00Z">
        <w:r>
          <w:t xml:space="preserve"> and semantic similarities</w:t>
        </w:r>
      </w:ins>
      <w:ins w:id="1601" w:author="Arthur Parmentier" w:date="2020-06-06T12:53:00Z">
        <w:r w:rsidR="00B427B1">
          <w:t xml:space="preserve"> between modes</w:t>
        </w:r>
      </w:ins>
    </w:p>
    <w:p w:rsidR="00B427B1" w:rsidRDefault="00B427B1" w:rsidP="00B427B1">
      <w:pPr>
        <w:rPr>
          <w:ins w:id="1602" w:author="Arthur Parmentier" w:date="2020-06-06T19:26:00Z"/>
        </w:rPr>
      </w:pPr>
      <w:ins w:id="1603" w:author="Arthur Parmentier" w:date="2020-06-06T12:53:00Z">
        <w:r>
          <w:t>Synta</w:t>
        </w:r>
      </w:ins>
      <w:ins w:id="1604" w:author="Arthur Parmentier" w:date="2020-06-06T13:06:00Z">
        <w:r w:rsidR="00DD01C7">
          <w:t>ct</w:t>
        </w:r>
      </w:ins>
      <w:ins w:id="1605" w:author="Arthur Parmentier" w:date="2020-06-06T12:53:00Z">
        <w:r>
          <w:t xml:space="preserve">ic differences are the most obvious ones to observe between modes. </w:t>
        </w:r>
      </w:ins>
      <w:ins w:id="1606" w:author="Arthur Parmentier" w:date="2020-06-06T12:54:00Z">
        <w:r>
          <w:t>Whereas some modes have a structured syntax that allow to form complex requests (such as the Who, What, How, When s</w:t>
        </w:r>
      </w:ins>
      <w:ins w:id="1607" w:author="Arthur Parmentier" w:date="2020-06-06T12:55:00Z">
        <w:r>
          <w:t>yntax), some modes suc</w:t>
        </w:r>
      </w:ins>
      <w:ins w:id="1608" w:author="Arthur Parmentier" w:date="2020-06-06T12:56:00Z">
        <w:r>
          <w:t>h as “shapeline” have no syntax</w:t>
        </w:r>
      </w:ins>
      <w:ins w:id="1609" w:author="Arthur Parmentier" w:date="2020-06-06T12:57:00Z">
        <w:r>
          <w:t>: the performer must interpret freely</w:t>
        </w:r>
      </w:ins>
      <w:ins w:id="1610" w:author="Arthur Parmentier" w:date="2020-06-06T12:58:00Z">
        <w:r w:rsidR="00FC110A">
          <w:t>, or in “abstract ways”</w:t>
        </w:r>
      </w:ins>
      <w:ins w:id="1611" w:author="Arthur Parmentier" w:date="2020-06-06T12:57:00Z">
        <w:r>
          <w:t xml:space="preserve"> the gestures and signs of the soundpainter</w:t>
        </w:r>
      </w:ins>
      <w:ins w:id="1612" w:author="Arthur Parmentier" w:date="2020-06-06T12:58:00Z">
        <w:r w:rsidR="00FC110A">
          <w:t xml:space="preserve">. Everything can be signed in that mode, even signs </w:t>
        </w:r>
      </w:ins>
      <w:ins w:id="1613" w:author="Arthur Parmentier" w:date="2020-06-06T12:59:00Z">
        <w:r w:rsidR="00FC110A">
          <w:t xml:space="preserve">that do not exist in the SP language (or dictionary). We also have modes with other </w:t>
        </w:r>
      </w:ins>
      <w:ins w:id="1614" w:author="Arthur Parmentier" w:date="2020-06-06T13:06:00Z">
        <w:r w:rsidR="00DD01C7">
          <w:t>syntactic</w:t>
        </w:r>
      </w:ins>
      <w:ins w:id="1615" w:author="Arthur Parmentier" w:date="2020-06-06T12:59:00Z">
        <w:r w:rsidR="00FC110A">
          <w:t xml:space="preserve"> structures</w:t>
        </w:r>
      </w:ins>
      <w:ins w:id="1616" w:author="Arthur Parmentier" w:date="2020-06-06T13:00:00Z">
        <w:r w:rsidR="00FC110A">
          <w:t xml:space="preserve"> that the default mode, for instance “Play can’t play”.</w:t>
        </w:r>
      </w:ins>
      <w:ins w:id="1617" w:author="Arthur Parmentier" w:date="2020-06-06T18:45:00Z">
        <w:r w:rsidR="00C76B94">
          <w:t xml:space="preserve"> In general</w:t>
        </w:r>
      </w:ins>
      <w:ins w:id="1618" w:author="Arthur Parmentier" w:date="2020-06-06T19:25:00Z">
        <w:r w:rsidR="005F3CFB">
          <w:t xml:space="preserve">, </w:t>
        </w:r>
      </w:ins>
      <w:ins w:id="1619" w:author="Arthur Parmentier" w:date="2020-06-06T19:26:00Z">
        <w:r w:rsidR="005F3CFB">
          <w:t>we can classify the modes in two types that are relevant to the composer:</w:t>
        </w:r>
      </w:ins>
    </w:p>
    <w:p w:rsidR="005F3CFB" w:rsidRDefault="005F3CFB" w:rsidP="005F3CFB">
      <w:pPr>
        <w:pStyle w:val="Paragraphedeliste"/>
        <w:numPr>
          <w:ilvl w:val="0"/>
          <w:numId w:val="11"/>
        </w:numPr>
        <w:rPr>
          <w:ins w:id="1620" w:author="Arthur Parmentier" w:date="2020-06-06T19:27:00Z"/>
        </w:rPr>
      </w:pPr>
      <w:ins w:id="1621" w:author="Arthur Parmentier" w:date="2020-06-06T19:26:00Z">
        <w:r>
          <w:t>Those that allow to create structured and delayed requests, in which the signs are not interpreted immediately but only</w:t>
        </w:r>
      </w:ins>
      <w:ins w:id="1622" w:author="Arthur Parmentier" w:date="2020-06-06T19:27:00Z">
        <w:r>
          <w:t xml:space="preserve"> at the end of a sequence</w:t>
        </w:r>
      </w:ins>
    </w:p>
    <w:p w:rsidR="005F3CFB" w:rsidRDefault="005F3CFB" w:rsidP="005F3CFB">
      <w:pPr>
        <w:pStyle w:val="Paragraphedeliste"/>
        <w:numPr>
          <w:ilvl w:val="0"/>
          <w:numId w:val="11"/>
        </w:numPr>
        <w:rPr>
          <w:ins w:id="1623" w:author="Arthur Parmentier" w:date="2020-06-06T19:27:00Z"/>
        </w:rPr>
      </w:pPr>
      <w:ins w:id="1624" w:author="Arthur Parmentier" w:date="2020-06-06T19:27:00Z">
        <w:r>
          <w:t>Those that request the performers to respond to the signs in real time</w:t>
        </w:r>
      </w:ins>
    </w:p>
    <w:p w:rsidR="003807C2" w:rsidRDefault="003807C2">
      <w:pPr>
        <w:rPr>
          <w:ins w:id="1625" w:author="Arthur Parmentier" w:date="2020-06-06T13:00:00Z"/>
        </w:rPr>
      </w:pPr>
      <w:ins w:id="1626" w:author="Arthur Parmentier" w:date="2020-06-06T19:28:00Z">
        <w:r>
          <w:t xml:space="preserve">To mark this polarity between “structured request and delayed response” and “immediate response to single signs or gestures”, the </w:t>
        </w:r>
      </w:ins>
      <w:ins w:id="1627" w:author="Arthur Parmentier" w:date="2020-06-06T19:29:00Z">
        <w:r>
          <w:t>“</w:t>
        </w:r>
      </w:ins>
      <w:ins w:id="1628" w:author="Arthur Parmentier" w:date="2020-06-06T19:28:00Z">
        <w:r>
          <w:t>imaginary</w:t>
        </w:r>
      </w:ins>
      <w:ins w:id="1629" w:author="Arthur Parmentier" w:date="2020-06-06T19:29:00Z">
        <w:r>
          <w:t xml:space="preserve"> box” is used. </w:t>
        </w:r>
      </w:ins>
      <w:ins w:id="1630" w:author="Arthur Parmentier" w:date="2020-06-06T19:30:00Z">
        <w:r>
          <w:t xml:space="preserve">The imaginary box is usually introduced as an imaginary space in front of the soundpainter </w:t>
        </w:r>
      </w:ins>
      <w:ins w:id="1631" w:author="Arthur Parmentier" w:date="2020-06-06T19:31:00Z">
        <w:r>
          <w:t xml:space="preserve">that the soundpainter enters when he wants his request to be </w:t>
        </w:r>
      </w:ins>
      <w:ins w:id="1632" w:author="Arthur Parmentier" w:date="2020-06-06T19:32:00Z">
        <w:r>
          <w:t>executed by the performers</w:t>
        </w:r>
      </w:ins>
      <w:ins w:id="1633" w:author="Arthur Parmentier" w:date="2020-06-06T19:33:00Z">
        <w:r>
          <w:t>, opposed to the neutral position where the soundpainter prepares the request. Howe</w:t>
        </w:r>
      </w:ins>
      <w:ins w:id="1634" w:author="Arthur Parmentier" w:date="2020-06-06T19:34:00Z">
        <w:r>
          <w:t>ver, this description is only merely valid for the syntax of the default mode (Who, What, How, When -like)</w:t>
        </w:r>
      </w:ins>
      <w:ins w:id="1635" w:author="Arthur Parmentier" w:date="2020-06-06T19:36:00Z">
        <w:r>
          <w:t>: t</w:t>
        </w:r>
      </w:ins>
      <w:ins w:id="1636" w:author="Arthur Parmentier" w:date="2020-06-06T19:34:00Z">
        <w:r>
          <w:t>he imagina</w:t>
        </w:r>
      </w:ins>
      <w:ins w:id="1637" w:author="Arthur Parmentier" w:date="2020-06-06T19:35:00Z">
        <w:r>
          <w:t xml:space="preserve">ry box is also used in other modes, including those in which there are no structured requests. </w:t>
        </w:r>
      </w:ins>
      <w:ins w:id="1638" w:author="Arthur Parmentier" w:date="2020-06-06T19:36:00Z">
        <w:r>
          <w:t xml:space="preserve">In fact, the box is a </w:t>
        </w:r>
      </w:ins>
      <w:ins w:id="1639" w:author="Arthur Parmentier" w:date="2020-06-06T19:37:00Z">
        <w:r>
          <w:t xml:space="preserve">sign universal to all SP modes, with a slightly different meaning than what Thompson presents: </w:t>
        </w:r>
      </w:ins>
      <w:ins w:id="1640" w:author="Arthur Parmentier" w:date="2020-06-06T19:38:00Z">
        <w:r w:rsidR="006B493F">
          <w:t>entering or not the box is the sign of whether the re</w:t>
        </w:r>
      </w:ins>
      <w:ins w:id="1641" w:author="Arthur Parmentier" w:date="2020-06-06T19:39:00Z">
        <w:r w:rsidR="006B493F">
          <w:t>quest is to be answered immediately by the performer or not; it is the indication</w:t>
        </w:r>
      </w:ins>
      <w:ins w:id="1642" w:author="Arthur Parmentier" w:date="2020-06-06T19:40:00Z">
        <w:r w:rsidR="00F35428">
          <w:t xml:space="preserve"> to the performers</w:t>
        </w:r>
      </w:ins>
      <w:ins w:id="1643" w:author="Arthur Parmentier" w:date="2020-06-06T19:39:00Z">
        <w:r w:rsidR="006B493F">
          <w:t xml:space="preserve"> of whether to expect a structure in the request </w:t>
        </w:r>
      </w:ins>
      <w:ins w:id="1644" w:author="Arthur Parmentier" w:date="2020-06-06T19:40:00Z">
        <w:r w:rsidR="006B493F">
          <w:t>or not.</w:t>
        </w:r>
        <w:r w:rsidR="0091268D">
          <w:t xml:space="preserve"> Therefore, in all modes that do not allow </w:t>
        </w:r>
      </w:ins>
      <w:ins w:id="1645" w:author="Arthur Parmentier" w:date="2020-06-06T19:41:00Z">
        <w:r w:rsidR="0091268D">
          <w:t>for building structured requests, the soundpainter uses his signs inside the box.</w:t>
        </w:r>
        <w:r w:rsidR="0091268D">
          <w:br/>
        </w:r>
      </w:ins>
      <w:ins w:id="1646" w:author="Arthur Parmentier" w:date="2020-06-06T19:42:00Z">
        <w:r w:rsidR="0091268D">
          <w:t>Stepping in or out this imaginary box can also act as an</w:t>
        </w:r>
      </w:ins>
      <w:ins w:id="1647" w:author="Arthur Parmentier" w:date="2020-06-06T19:43:00Z">
        <w:r w:rsidR="0091268D">
          <w:t xml:space="preserve"> enter/</w:t>
        </w:r>
      </w:ins>
      <w:ins w:id="1648" w:author="Arthur Parmentier" w:date="2020-06-06T19:42:00Z">
        <w:r w:rsidR="0091268D">
          <w:t>escape sign from</w:t>
        </w:r>
      </w:ins>
      <w:ins w:id="1649" w:author="Arthur Parmentier" w:date="2020-06-06T19:44:00Z">
        <w:r w:rsidR="00AE2B8F">
          <w:t xml:space="preserve"> the default mode to</w:t>
        </w:r>
      </w:ins>
      <w:ins w:id="1650" w:author="Arthur Parmentier" w:date="2020-06-06T19:42:00Z">
        <w:r w:rsidR="0091268D">
          <w:t xml:space="preserve"> all that only propose</w:t>
        </w:r>
      </w:ins>
      <w:ins w:id="1651" w:author="Arthur Parmentier" w:date="2020-06-06T19:43:00Z">
        <w:r w:rsidR="0091268D">
          <w:t xml:space="preserve"> non-structured requests</w:t>
        </w:r>
      </w:ins>
      <w:ins w:id="1652" w:author="Arthur Parmentier" w:date="2020-06-06T19:45:00Z">
        <w:r w:rsidR="00AE2B8F">
          <w:t xml:space="preserve"> and are unambiguous</w:t>
        </w:r>
      </w:ins>
      <w:ins w:id="1653" w:author="Arthur Parmentier" w:date="2020-06-06T19:46:00Z">
        <w:r w:rsidR="00AE2B8F">
          <w:t xml:space="preserve"> with respect to the default mode</w:t>
        </w:r>
      </w:ins>
      <w:ins w:id="1654" w:author="Arthur Parmentier" w:date="2020-06-06T19:44:00Z">
        <w:r w:rsidR="00AE2B8F">
          <w:t xml:space="preserve">. For instance, to exit the scan mode, it is </w:t>
        </w:r>
      </w:ins>
      <w:ins w:id="1655" w:author="Arthur Parmentier" w:date="2020-06-06T19:46:00Z">
        <w:r w:rsidR="00AE2B8F">
          <w:t>enough</w:t>
        </w:r>
      </w:ins>
      <w:ins w:id="1656" w:author="Arthur Parmentier" w:date="2020-06-06T19:45:00Z">
        <w:r w:rsidR="00AE2B8F">
          <w:t xml:space="preserve"> to step out of the box and use the default mode syntax again, without using an additional escape sign</w:t>
        </w:r>
      </w:ins>
      <w:ins w:id="1657" w:author="Arthur Parmentier" w:date="2020-06-06T19:46:00Z">
        <w:r w:rsidR="00AE2B8F">
          <w:t xml:space="preserve"> to signify </w:t>
        </w:r>
        <w:r w:rsidR="00C6459A">
          <w:t>the change in mode.</w:t>
        </w:r>
      </w:ins>
    </w:p>
    <w:p w:rsidR="00FC110A" w:rsidRPr="00B427B1" w:rsidRDefault="00FC110A">
      <w:pPr>
        <w:rPr>
          <w:ins w:id="1658" w:author="Arthur Parmentier" w:date="2020-06-05T19:20:00Z"/>
          <w:rPrChange w:id="1659" w:author="Arthur Parmentier" w:date="2020-06-06T12:53:00Z">
            <w:rPr>
              <w:ins w:id="1660" w:author="Arthur Parmentier" w:date="2020-06-05T19:20:00Z"/>
            </w:rPr>
          </w:rPrChange>
        </w:rPr>
        <w:pPrChange w:id="1661" w:author="Arthur Parmentier" w:date="2020-06-06T12:53:00Z">
          <w:pPr>
            <w:pStyle w:val="Titre6"/>
          </w:pPr>
        </w:pPrChange>
      </w:pPr>
      <w:ins w:id="1662" w:author="Arthur Parmentier" w:date="2020-06-06T13:00:00Z">
        <w:r>
          <w:t xml:space="preserve">On the </w:t>
        </w:r>
      </w:ins>
      <w:ins w:id="1663" w:author="Arthur Parmentier" w:date="2020-06-06T19:47:00Z">
        <w:r w:rsidR="00F65BD6">
          <w:t>semantic side</w:t>
        </w:r>
      </w:ins>
      <w:ins w:id="1664" w:author="Arthur Parmentier" w:date="2020-06-06T13:00:00Z">
        <w:r>
          <w:t xml:space="preserve">, </w:t>
        </w:r>
      </w:ins>
      <w:ins w:id="1665" w:author="Arthur Parmentier" w:date="2020-06-06T13:01:00Z">
        <w:r>
          <w:t xml:space="preserve">many signs are shared by several modes and have similar, if not equivalent meanings in all these modes. </w:t>
        </w:r>
      </w:ins>
      <w:ins w:id="1666" w:author="Arthur Parmentier" w:date="2020-06-06T13:02:00Z">
        <w:r>
          <w:t xml:space="preserve">In fact, the common semantic features of the different SP modes are what make them efficient and what allow their </w:t>
        </w:r>
      </w:ins>
      <w:ins w:id="1667" w:author="Arthur Parmentier" w:date="2020-06-06T13:03:00Z">
        <w:r>
          <w:t xml:space="preserve">quick </w:t>
        </w:r>
      </w:ins>
      <w:ins w:id="1668" w:author="Arthur Parmentier" w:date="2020-06-06T13:02:00Z">
        <w:r>
          <w:t xml:space="preserve">learning and memorization </w:t>
        </w:r>
      </w:ins>
      <w:ins w:id="1669" w:author="Arthur Parmentier" w:date="2020-06-06T13:03:00Z">
        <w:r>
          <w:t>by the performers. Indeed, if instead there were only signs proper to each mode and new signs had to be learned for each one, S</w:t>
        </w:r>
      </w:ins>
      <w:ins w:id="1670" w:author="Arthur Parmentier" w:date="2020-06-06T13:04:00Z">
        <w:r>
          <w:t>P would probably loose much of its performativity, which for me lies in its ability to mix several syntaxes with similar semantics.</w:t>
        </w:r>
      </w:ins>
    </w:p>
    <w:p w:rsidR="000E299B" w:rsidRDefault="00DE27EC">
      <w:pPr>
        <w:pStyle w:val="Titre5"/>
        <w:rPr>
          <w:ins w:id="1671" w:author="Arthur Parmentier" w:date="2020-06-06T12:48:00Z"/>
        </w:rPr>
        <w:pPrChange w:id="1672" w:author="Arthur Parmentier" w:date="2020-06-06T20:39:00Z">
          <w:pPr>
            <w:pStyle w:val="Titre6"/>
          </w:pPr>
        </w:pPrChange>
      </w:pPr>
      <w:ins w:id="1673" w:author="Arthur Parmentier" w:date="2020-06-06T13:08:00Z">
        <w:r>
          <w:t>Remarks on the syntax of the “default” mode</w:t>
        </w:r>
      </w:ins>
    </w:p>
    <w:p w:rsidR="006E03AC" w:rsidRDefault="00E60509" w:rsidP="00B427B1">
      <w:pPr>
        <w:rPr>
          <w:ins w:id="1674" w:author="Arthur Parmentier" w:date="2020-06-06T20:00:00Z"/>
        </w:rPr>
      </w:pPr>
      <w:ins w:id="1675" w:author="Arthur Parmentier" w:date="2020-06-06T14:04:00Z">
        <w:r>
          <w:t xml:space="preserve">The “default mode” appears as a very </w:t>
        </w:r>
      </w:ins>
      <w:ins w:id="1676" w:author="Arthur Parmentier" w:date="2020-06-06T19:52:00Z">
        <w:r w:rsidR="00DA1511">
          <w:t>unique</w:t>
        </w:r>
      </w:ins>
      <w:ins w:id="1677" w:author="Arthur Parmentier" w:date="2020-06-06T14:04:00Z">
        <w:r>
          <w:t xml:space="preserve"> element of the SP syntax because of its centrality in the </w:t>
        </w:r>
      </w:ins>
      <w:ins w:id="1678" w:author="Arthur Parmentier" w:date="2020-06-06T14:05:00Z">
        <w:r>
          <w:t xml:space="preserve">network of modes </w:t>
        </w:r>
      </w:ins>
      <w:ins w:id="1679" w:author="Arthur Parmentier" w:date="2020-06-06T19:53:00Z">
        <w:r w:rsidR="006127A3">
          <w:t>(</w:t>
        </w:r>
        <w:r w:rsidR="006127A3">
          <w:fldChar w:fldCharType="begin"/>
        </w:r>
        <w:r w:rsidR="006127A3">
          <w:instrText xml:space="preserve"> REF _Ref42283886 \h </w:instrText>
        </w:r>
      </w:ins>
      <w:ins w:id="1680" w:author="Arthur Parmentier" w:date="2020-06-06T19:53:00Z">
        <w:r w:rsidR="006127A3">
          <w:fldChar w:fldCharType="separate"/>
        </w:r>
        <w:r w:rsidR="006127A3">
          <w:t xml:space="preserve">Figure </w:t>
        </w:r>
        <w:r w:rsidR="006127A3">
          <w:rPr>
            <w:noProof/>
          </w:rPr>
          <w:t>1</w:t>
        </w:r>
        <w:r w:rsidR="006127A3">
          <w:fldChar w:fldCharType="end"/>
        </w:r>
        <w:r w:rsidR="006127A3">
          <w:t xml:space="preserve">) </w:t>
        </w:r>
      </w:ins>
      <w:ins w:id="1681" w:author="Arthur Parmentier" w:date="2020-06-06T20:00:00Z">
        <w:r w:rsidR="006E03AC">
          <w:t xml:space="preserve">and </w:t>
        </w:r>
      </w:ins>
      <w:ins w:id="1682" w:author="Arthur Parmentier" w:date="2020-06-06T20:04:00Z">
        <w:r w:rsidR="006E03AC">
          <w:t xml:space="preserve">its use as the conventional syntax of SP, to the point that it is in those syntactic terms that </w:t>
        </w:r>
      </w:ins>
      <w:ins w:id="1683" w:author="Arthur Parmentier" w:date="2020-06-06T20:05:00Z">
        <w:r w:rsidR="006E03AC">
          <w:t>SP is presented, despite the number of syntaxes it covers.</w:t>
        </w:r>
      </w:ins>
    </w:p>
    <w:p w:rsidR="00C45B55" w:rsidRDefault="00E60509" w:rsidP="00B427B1">
      <w:pPr>
        <w:rPr>
          <w:ins w:id="1684" w:author="Arthur Parmentier" w:date="2020-06-06T20:07:00Z"/>
        </w:rPr>
      </w:pPr>
      <w:ins w:id="1685" w:author="Arthur Parmentier" w:date="2020-06-06T14:11:00Z">
        <w:r>
          <w:lastRenderedPageBreak/>
          <w:t xml:space="preserve">In my observations, I found </w:t>
        </w:r>
      </w:ins>
      <w:ins w:id="1686" w:author="Arthur Parmentier" w:date="2020-06-06T19:59:00Z">
        <w:r w:rsidR="00314848">
          <w:t>that</w:t>
        </w:r>
      </w:ins>
      <w:ins w:id="1687" w:author="Arthur Parmentier" w:date="2020-06-06T14:11:00Z">
        <w:r>
          <w:t xml:space="preserve"> the syntactic </w:t>
        </w:r>
      </w:ins>
      <w:ins w:id="1688" w:author="Arthur Parmentier" w:date="2020-06-06T19:59:00Z">
        <w:r w:rsidR="00314848">
          <w:t xml:space="preserve">and grammatical </w:t>
        </w:r>
      </w:ins>
      <w:ins w:id="1689" w:author="Arthur Parmentier" w:date="2020-06-06T20:06:00Z">
        <w:r w:rsidR="00C45B55">
          <w:t>rules</w:t>
        </w:r>
      </w:ins>
      <w:ins w:id="1690" w:author="Arthur Parmentier" w:date="2020-06-06T14:12:00Z">
        <w:r>
          <w:t xml:space="preserve"> are made explicit by the soundpainter </w:t>
        </w:r>
      </w:ins>
      <w:ins w:id="1691" w:author="Arthur Parmentier" w:date="2020-06-06T20:06:00Z">
        <w:r w:rsidR="00C45B55">
          <w:t>(</w:t>
        </w:r>
      </w:ins>
      <w:ins w:id="1692" w:author="Arthur Parmentier" w:date="2020-06-06T14:12:00Z">
        <w:r>
          <w:t>or teacher</w:t>
        </w:r>
      </w:ins>
      <w:ins w:id="1693" w:author="Arthur Parmentier" w:date="2020-06-06T20:06:00Z">
        <w:r w:rsidR="00C45B55">
          <w:t>) for each mode but the default mode</w:t>
        </w:r>
      </w:ins>
      <w:ins w:id="1694" w:author="Arthur Parmentier" w:date="2020-06-06T14:12:00Z">
        <w:r>
          <w:t>.</w:t>
        </w:r>
      </w:ins>
      <w:ins w:id="1695" w:author="Arthur Parmentier" w:date="2020-06-06T20:07:00Z">
        <w:r w:rsidR="00C45B55">
          <w:t xml:space="preserve"> I suggest two explanations for this phenomenon:</w:t>
        </w:r>
      </w:ins>
    </w:p>
    <w:p w:rsidR="00C45B55" w:rsidRDefault="00C45B55" w:rsidP="00C45B55">
      <w:pPr>
        <w:pStyle w:val="Paragraphedeliste"/>
        <w:numPr>
          <w:ilvl w:val="0"/>
          <w:numId w:val="11"/>
        </w:numPr>
        <w:rPr>
          <w:ins w:id="1696" w:author="Arthur Parmentier" w:date="2020-06-06T20:08:00Z"/>
        </w:rPr>
      </w:pPr>
      <w:ins w:id="1697" w:author="Arthur Parmentier" w:date="2020-06-06T20:07:00Z">
        <w:r>
          <w:t>The default mode syntax is the most compl</w:t>
        </w:r>
      </w:ins>
      <w:ins w:id="1698" w:author="Arthur Parmentier" w:date="2020-06-06T20:08:00Z">
        <w:r>
          <w:t>ex one of all modes</w:t>
        </w:r>
      </w:ins>
    </w:p>
    <w:p w:rsidR="00C45B55" w:rsidRDefault="00C45B55">
      <w:pPr>
        <w:pStyle w:val="Paragraphedeliste"/>
        <w:numPr>
          <w:ilvl w:val="0"/>
          <w:numId w:val="11"/>
        </w:numPr>
        <w:rPr>
          <w:ins w:id="1699" w:author="Arthur Parmentier" w:date="2020-06-06T20:08:00Z"/>
        </w:rPr>
      </w:pPr>
      <w:ins w:id="1700" w:author="Arthur Parmentier" w:date="2020-06-06T20:08:00Z">
        <w:r>
          <w:t>Part of its syntax is borrowed from languages that the performers are already familiar with</w:t>
        </w:r>
      </w:ins>
    </w:p>
    <w:p w:rsidR="00A5016A" w:rsidRDefault="00B46B57" w:rsidP="00A5016A">
      <w:pPr>
        <w:rPr>
          <w:ins w:id="1701" w:author="Arthur Parmentier" w:date="2020-06-06T20:34:00Z"/>
        </w:rPr>
      </w:pPr>
      <w:ins w:id="1702" w:author="Arthur Parmentier" w:date="2020-06-06T20:09:00Z">
        <w:r>
          <w:t>Indeed,</w:t>
        </w:r>
        <w:r w:rsidR="00C45B55" w:rsidRPr="00C45B55">
          <w:t xml:space="preserve"> a unique feature of the default mode is that is incorporates syntactic elements and rules from </w:t>
        </w:r>
        <w:r w:rsidR="00D15B2C">
          <w:t>Western oral and written languages.</w:t>
        </w:r>
        <w:r w:rsidR="00C45B55" w:rsidRPr="00C45B55">
          <w:t xml:space="preserve"> Those elements, such as recursion, omission, prepositions (both simple and complex adpositions), postpositions or logic operators allow for greater complexity in the reques</w:t>
        </w:r>
      </w:ins>
      <w:ins w:id="1703" w:author="Arthur Parmentier" w:date="2020-06-06T20:10:00Z">
        <w:r w:rsidR="007C5AC4">
          <w:t>t structure</w:t>
        </w:r>
      </w:ins>
      <w:ins w:id="1704" w:author="Arthur Parmentier" w:date="2020-06-06T20:09:00Z">
        <w:r w:rsidR="00C45B55" w:rsidRPr="00C45B55">
          <w:t xml:space="preserve"> and are usually implicitly learned (i.e. they are not explicated by the teacher or soundpainter). </w:t>
        </w:r>
      </w:ins>
      <w:ins w:id="1705" w:author="Arthur Parmentier" w:date="2020-06-06T20:10:00Z">
        <w:r w:rsidR="00BC4BBB">
          <w:t xml:space="preserve">Examples of such elements are </w:t>
        </w:r>
      </w:ins>
      <w:ins w:id="1706" w:author="Arthur Parmentier" w:date="2020-06-06T20:09:00Z">
        <w:r w:rsidR="00C45B55" w:rsidRPr="00C45B55">
          <w:t>with, within (and without), through, add, remove, go back to, move on to….</w:t>
        </w:r>
      </w:ins>
      <w:ins w:id="1707" w:author="Arthur Parmentier" w:date="2020-06-06T20:33:00Z">
        <w:r w:rsidR="00A5016A">
          <w:br/>
        </w:r>
      </w:ins>
      <w:ins w:id="1708" w:author="Arthur Parmentier" w:date="2020-06-06T20:34:00Z">
        <w:r w:rsidR="00A5016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Default="00A5016A" w:rsidP="00237DE8">
      <w:pPr>
        <w:rPr>
          <w:ins w:id="1709" w:author="Arthur Parmentier" w:date="2020-06-06T17:14:00Z"/>
        </w:rPr>
      </w:pPr>
      <w:ins w:id="1710" w:author="Arthur Parmentier" w:date="2020-06-06T20:34:00Z">
        <w:r>
          <w:t>In linguistic literature, we have observed several languages that do not possess these concepts.</w:t>
        </w:r>
        <w:r>
          <w:rPr>
            <w:rStyle w:val="Appelnotedebasdep"/>
          </w:rPr>
          <w:footnoteReference w:id="26"/>
        </w:r>
        <w:r>
          <w:t xml:space="preserve"> One could wonder how much presenting the syntax of the default SP mode to communities that are not familiar to Western languages would challenge the usual conceptions of the SP syntax. </w:t>
        </w:r>
      </w:ins>
      <w:ins w:id="1713" w:author="Arthur Parmentier" w:date="2020-06-06T17:52:00Z">
        <w:r w:rsidR="00A531CB">
          <w:t>The story of the e</w:t>
        </w:r>
      </w:ins>
      <w:ins w:id="1714" w:author="Arthur Parmentier" w:date="2020-06-06T18:06:00Z">
        <w:r w:rsidR="006A1B0D">
          <w:t>me</w:t>
        </w:r>
      </w:ins>
      <w:ins w:id="1715" w:author="Arthur Parmentier" w:date="2020-06-06T17:52:00Z">
        <w:r w:rsidR="00A531CB">
          <w:t xml:space="preserve">rgence of the Launch Mode is an </w:t>
        </w:r>
      </w:ins>
      <w:ins w:id="1716" w:author="Arthur Parmentier" w:date="2020-06-06T20:35:00Z">
        <w:r>
          <w:t>answer to that question</w:t>
        </w:r>
      </w:ins>
      <w:ins w:id="1717" w:author="Arthur Parmentier" w:date="2020-06-06T17:53:00Z">
        <w:r w:rsidR="00A531CB">
          <w:t>:</w:t>
        </w:r>
      </w:ins>
    </w:p>
    <w:p w:rsidR="00237DE8" w:rsidRDefault="00237DE8">
      <w:pPr>
        <w:pStyle w:val="Citation"/>
        <w:rPr>
          <w:ins w:id="1718" w:author="Arthur Parmentier" w:date="2020-06-06T17:14:00Z"/>
        </w:rPr>
        <w:pPrChange w:id="1719" w:author="Arthur Parmentier" w:date="2020-06-06T17:53:00Z">
          <w:pPr>
            <w:pStyle w:val="NormalWeb"/>
          </w:pPr>
        </w:pPrChange>
      </w:pPr>
      <w:ins w:id="1720" w:author="Arthur Parmentier" w:date="2020-06-06T17:14:00Z">
        <w:r>
          <w:t>“Launch Mode means to respond to the What gesture immediately – a Go gesture is not needed. In other words, when the Soundpainter signs a Long Tone, at the moment of signing the gesture, the group responds and performs a Long Tone.</w:t>
        </w:r>
      </w:ins>
    </w:p>
    <w:p w:rsidR="00237DE8" w:rsidRDefault="00237DE8">
      <w:pPr>
        <w:pStyle w:val="Citation"/>
        <w:rPr>
          <w:ins w:id="1721" w:author="Arthur Parmentier" w:date="2020-06-06T17:14:00Z"/>
        </w:rPr>
        <w:pPrChange w:id="1722" w:author="Arthur Parmentier" w:date="2020-06-06T17:53:00Z">
          <w:pPr>
            <w:pStyle w:val="NormalWeb"/>
          </w:pPr>
        </w:pPrChange>
      </w:pPr>
      <w:ins w:id="1723" w:author="Arthur Parmentier" w:date="2020-06-06T17:14:00Z">
        <w:r>
          <w:t>The idea for this gesture came from my work with the learning impaired. It isn’t always possible for people with learning disabilities to comprehend a Soundpainting phrase incorporating the syntax in its entirety – Whole Group, Long Tone, Volume Fader (ppp), Play. This type of phrase wasn’t possible to follow the first time I Soundpainted with a group of learning impaired people. So I ask the group to respond to the Long Tone gesture at the moment I signed them. I gave an oral example of what was expected and the group found it very easy to comprehend. I took the same approach with all the other gestures I taught the group.</w:t>
        </w:r>
      </w:ins>
    </w:p>
    <w:p w:rsidR="00237DE8" w:rsidRDefault="00237DE8" w:rsidP="00A531CB">
      <w:pPr>
        <w:pStyle w:val="Citation"/>
        <w:rPr>
          <w:ins w:id="1724" w:author="Arthur Parmentier" w:date="2020-06-06T17:53:00Z"/>
        </w:rPr>
      </w:pPr>
      <w:ins w:id="1725" w:author="Arthur Parmentier" w:date="2020-06-06T17:14:00Z">
        <w:r>
          <w:t xml:space="preserve">Afterwards, I decided to use the immediate response to a What gesture and created Launch Mode. Nowadays, Launch Mode is a widely used gesture amongst many Soundpainters and its origin came from </w:t>
        </w:r>
      </w:ins>
      <w:ins w:id="1726" w:author="Arthur Parmentier" w:date="2020-06-06T17:53:00Z">
        <w:r w:rsidR="00D83AC5">
          <w:t>necessity. “</w:t>
        </w:r>
        <w:r w:rsidR="00A531CB">
          <w:rPr>
            <w:rStyle w:val="Appelnotedebasdep"/>
          </w:rPr>
          <w:footnoteReference w:id="27"/>
        </w:r>
      </w:ins>
    </w:p>
    <w:p w:rsidR="005B7F91" w:rsidRDefault="00D83AC5" w:rsidP="00D83AC5">
      <w:pPr>
        <w:rPr>
          <w:ins w:id="1729" w:author="Arthur Parmentier" w:date="2020-06-06T21:59:00Z"/>
        </w:rPr>
      </w:pPr>
      <w:ins w:id="1730" w:author="Arthur Parmentier" w:date="2020-06-06T17:53:00Z">
        <w:r>
          <w:lastRenderedPageBreak/>
          <w:t>In this example, we can see that t</w:t>
        </w:r>
      </w:ins>
      <w:ins w:id="1731" w:author="Arthur Parmentier" w:date="2020-06-06T17:54:00Z">
        <w:r>
          <w:t xml:space="preserve">he default mode does have a degree of complexity that involve </w:t>
        </w:r>
      </w:ins>
      <w:ins w:id="1732" w:author="Arthur Parmentier" w:date="2020-06-06T20:35:00Z">
        <w:r w:rsidR="00421D32">
          <w:t>prior</w:t>
        </w:r>
      </w:ins>
      <w:ins w:id="1733" w:author="Arthur Parmentier" w:date="2020-06-06T20:36:00Z">
        <w:r w:rsidR="00421D32">
          <w:t xml:space="preserve"> </w:t>
        </w:r>
      </w:ins>
      <w:ins w:id="1734" w:author="Arthur Parmentier" w:date="2020-06-06T17:54:00Z">
        <w:r>
          <w:t xml:space="preserve">knowledge in </w:t>
        </w:r>
      </w:ins>
      <w:ins w:id="1735" w:author="Arthur Parmentier" w:date="2020-06-06T20:36:00Z">
        <w:r w:rsidR="00421D32">
          <w:t>grammatical rules</w:t>
        </w:r>
      </w:ins>
      <w:ins w:id="1736" w:author="Arthur Parmentier" w:date="2020-06-06T17:55:00Z">
        <w:r>
          <w:t xml:space="preserve"> </w:t>
        </w:r>
      </w:ins>
      <w:ins w:id="1737" w:author="Arthur Parmentier" w:date="2020-06-06T20:36:00Z">
        <w:r w:rsidR="00421D32">
          <w:t>and</w:t>
        </w:r>
      </w:ins>
      <w:ins w:id="1738" w:author="Arthur Parmentier" w:date="2020-06-06T17:55:00Z">
        <w:r>
          <w:t xml:space="preserve"> logic. </w:t>
        </w:r>
      </w:ins>
      <w:ins w:id="1739" w:author="Arthur Parmentier" w:date="2020-06-06T21:59:00Z">
        <w:r w:rsidR="007D30A4">
          <w:t>Of course, all mechanisms of language are not cultural and learned, but t</w:t>
        </w:r>
      </w:ins>
      <w:ins w:id="1740" w:author="Arthur Parmentier" w:date="2020-06-06T17:57:00Z">
        <w:r>
          <w:t>h</w:t>
        </w:r>
      </w:ins>
      <w:ins w:id="1741" w:author="Arthur Parmentier" w:date="2020-06-06T20:36:00Z">
        <w:r w:rsidR="009D182D">
          <w:t>ese rules</w:t>
        </w:r>
      </w:ins>
      <w:ins w:id="1742" w:author="Arthur Parmentier" w:date="2020-06-06T17:55:00Z">
        <w:r>
          <w:t xml:space="preserve"> were not </w:t>
        </w:r>
      </w:ins>
      <w:ins w:id="1743" w:author="Arthur Parmentier" w:date="2020-06-06T17:56:00Z">
        <w:r>
          <w:t xml:space="preserve">internalized by the learning impaired and it might </w:t>
        </w:r>
      </w:ins>
      <w:ins w:id="1744" w:author="Arthur Parmentier" w:date="2020-06-06T20:35:00Z">
        <w:r w:rsidR="00EB6FB5">
          <w:t xml:space="preserve">as </w:t>
        </w:r>
      </w:ins>
      <w:ins w:id="1745" w:author="Arthur Parmentier" w:date="2020-06-06T17:56:00Z">
        <w:r>
          <w:t>well be an issue for working with p</w:t>
        </w:r>
      </w:ins>
      <w:ins w:id="1746" w:author="Arthur Parmentier" w:date="2020-06-06T20:36:00Z">
        <w:r w:rsidR="009D182D">
          <w:t>eople</w:t>
        </w:r>
      </w:ins>
      <w:ins w:id="1747" w:author="Arthur Parmentier" w:date="2020-06-06T17:56:00Z">
        <w:r>
          <w:t xml:space="preserve"> whose language or culture</w:t>
        </w:r>
      </w:ins>
      <w:ins w:id="1748" w:author="Arthur Parmentier" w:date="2020-06-06T17:57:00Z">
        <w:r>
          <w:t xml:space="preserve"> does not yield them either.</w:t>
        </w:r>
      </w:ins>
    </w:p>
    <w:p w:rsidR="005A4AA8" w:rsidRDefault="005A4AA8" w:rsidP="00D83AC5">
      <w:pPr>
        <w:rPr>
          <w:ins w:id="1749" w:author="Arthur Parmentier" w:date="2020-06-06T21:58:00Z"/>
        </w:rPr>
      </w:pPr>
      <w:ins w:id="1750" w:author="Arthur Parmentier" w:date="2020-06-06T21:59:00Z">
        <w:r>
          <w:t xml:space="preserve">I suggest </w:t>
        </w:r>
      </w:ins>
      <w:ins w:id="1751" w:author="Arthur Parmentier" w:date="2020-06-06T22:00:00Z">
        <w:r>
          <w:t xml:space="preserve">for future research </w:t>
        </w:r>
      </w:ins>
      <w:ins w:id="1752" w:author="Arthur Parmentier" w:date="2020-06-06T21:59:00Z">
        <w:r>
          <w:t xml:space="preserve">to push the analysis of the SP syntax </w:t>
        </w:r>
      </w:ins>
      <w:ins w:id="1753" w:author="Arthur Parmentier" w:date="2020-06-06T22:04:00Z">
        <w:r>
          <w:t xml:space="preserve">and its formalization in linguistic terms. </w:t>
        </w:r>
      </w:ins>
      <w:ins w:id="1754" w:author="Arthur Parmentier" w:date="2020-06-06T22:05:00Z">
        <w:r>
          <w:t>At the moment</w:t>
        </w:r>
      </w:ins>
      <w:ins w:id="1755" w:author="Arthur Parmentier" w:date="2020-06-06T22:06:00Z">
        <w:r>
          <w:t xml:space="preserve"> I am writing </w:t>
        </w:r>
      </w:ins>
      <w:ins w:id="1756" w:author="Arthur Parmentier" w:date="2020-06-06T22:05:00Z">
        <w:r>
          <w:t xml:space="preserve">this report, a dictionary is being built that </w:t>
        </w:r>
      </w:ins>
      <w:ins w:id="1757" w:author="Arthur Parmentier" w:date="2020-06-06T22:09:00Z">
        <w:r w:rsidR="003911EB">
          <w:t xml:space="preserve">already </w:t>
        </w:r>
      </w:ins>
      <w:ins w:id="1758" w:author="Arthur Parmentier" w:date="2020-06-06T22:05:00Z">
        <w:r>
          <w:t>contain</w:t>
        </w:r>
      </w:ins>
      <w:ins w:id="1759" w:author="Arthur Parmentier" w:date="2020-06-06T22:06:00Z">
        <w:r>
          <w:t>s</w:t>
        </w:r>
      </w:ins>
      <w:ins w:id="1760" w:author="Arthur Parmentier" w:date="2020-06-06T22:09:00Z">
        <w:r w:rsidR="003911EB">
          <w:t xml:space="preserve"> some</w:t>
        </w:r>
      </w:ins>
      <w:ins w:id="1761" w:author="Arthur Parmentier" w:date="2020-06-06T22:06:00Z">
        <w:r>
          <w:t xml:space="preserve"> descriptions of signs in terms of syntax</w:t>
        </w:r>
      </w:ins>
      <w:ins w:id="1762" w:author="Arthur Parmentier" w:date="2020-06-06T22:09:00Z">
        <w:r w:rsidR="003911EB">
          <w:t>, such as the ones that have historically been formalized by Thompson</w:t>
        </w:r>
      </w:ins>
      <w:ins w:id="1763" w:author="Arthur Parmentier" w:date="2020-06-06T22:06:00Z">
        <w:r>
          <w:t>. I believe that a linguistic approach</w:t>
        </w:r>
      </w:ins>
      <w:ins w:id="1764" w:author="Arthur Parmentier" w:date="2020-06-06T22:08:00Z">
        <w:r>
          <w:t xml:space="preserve"> to SP</w:t>
        </w:r>
      </w:ins>
      <w:ins w:id="1765" w:author="Arthur Parmentier" w:date="2020-06-06T22:06:00Z">
        <w:r>
          <w:t xml:space="preserve"> would</w:t>
        </w:r>
      </w:ins>
      <w:ins w:id="1766" w:author="Arthur Parmentier" w:date="2020-06-06T22:08:00Z">
        <w:r>
          <w:t xml:space="preserve"> be very relevant and</w:t>
        </w:r>
      </w:ins>
      <w:ins w:id="1767" w:author="Arthur Parmentier" w:date="2020-06-06T22:06:00Z">
        <w:r>
          <w:t xml:space="preserve"> add </w:t>
        </w:r>
      </w:ins>
      <w:ins w:id="1768" w:author="Arthur Parmentier" w:date="2020-06-06T22:09:00Z">
        <w:r w:rsidR="00111E92">
          <w:t xml:space="preserve">a lot of </w:t>
        </w:r>
      </w:ins>
      <w:ins w:id="1769" w:author="Arthur Parmentier" w:date="2020-06-06T22:06:00Z">
        <w:r>
          <w:t>value to this collaborative work</w:t>
        </w:r>
      </w:ins>
      <w:ins w:id="1770" w:author="Arthur Parmentier" w:date="2020-06-06T22:09:00Z">
        <w:r>
          <w:t>.</w:t>
        </w:r>
      </w:ins>
    </w:p>
    <w:p w:rsidR="009E3561" w:rsidRDefault="00EC0188">
      <w:pPr>
        <w:rPr>
          <w:ins w:id="1771" w:author="Arthur Parmentier" w:date="2020-06-05T18:18:00Z"/>
        </w:rPr>
      </w:pPr>
      <w:ins w:id="1772" w:author="Arthur Parmentier" w:date="2020-06-05T18:40:00Z">
        <w:r>
          <w:br w:type="page"/>
        </w:r>
        <w:r>
          <w:lastRenderedPageBreak/>
          <w:br/>
        </w:r>
      </w:ins>
    </w:p>
    <w:p w:rsidR="00C04C33" w:rsidRDefault="00C04C33" w:rsidP="00E814B3">
      <w:pPr>
        <w:rPr>
          <w:ins w:id="1773" w:author="Arthur Parmentier" w:date="2020-06-05T18:08:00Z"/>
        </w:rPr>
      </w:pPr>
    </w:p>
    <w:p w:rsidR="00CC430C" w:rsidRPr="00E814B3" w:rsidDel="00CC430C" w:rsidRDefault="00CC430C">
      <w:pPr>
        <w:rPr>
          <w:del w:id="1774" w:author="Arthur Parmentier" w:date="2020-06-05T18:08:00Z"/>
          <w:rPrChange w:id="1775" w:author="Arthur Parmentier" w:date="2020-06-05T16:28:00Z">
            <w:rPr>
              <w:del w:id="1776" w:author="Arthur Parmentier" w:date="2020-06-05T18:08:00Z"/>
            </w:rPr>
          </w:rPrChange>
        </w:rPr>
        <w:pPrChange w:id="1777" w:author="Arthur Parmentier" w:date="2020-06-05T16:28:00Z">
          <w:pPr>
            <w:pStyle w:val="Titre2"/>
          </w:pPr>
        </w:pPrChange>
      </w:pPr>
    </w:p>
    <w:p w:rsidR="00B400C3" w:rsidRPr="00953072" w:rsidDel="00CC430C" w:rsidRDefault="00B400C3" w:rsidP="00E6654A">
      <w:pPr>
        <w:rPr>
          <w:del w:id="1778" w:author="Arthur Parmentier" w:date="2020-06-05T18:08:00Z"/>
        </w:rPr>
      </w:pPr>
      <w:del w:id="1779" w:author="Arthur Parmentier" w:date="2020-06-05T18:08:00Z">
        <w:r w:rsidRPr="00953072" w:rsidDel="00CC430C">
          <w:delText>Those concepts are used to describe the structure of the language</w:delText>
        </w:r>
        <w:r w:rsidR="00D23577" w:rsidRPr="00953072" w:rsidDel="00CC430C">
          <w:delText>: its grammar</w:delText>
        </w:r>
        <w:r w:rsidRPr="00953072" w:rsidDel="00CC430C">
          <w:delText>. They are emergent from SP, in the sense that they have been formalized dozens of years after the creation of SP and refer to its</w:delText>
        </w:r>
        <w:r w:rsidR="00B11EF1" w:rsidRPr="00953072" w:rsidDel="00CC430C">
          <w:delText xml:space="preserve"> particular</w:delText>
        </w:r>
        <w:r w:rsidRPr="00953072" w:rsidDel="00CC430C">
          <w:delText xml:space="preserve"> </w:delText>
        </w:r>
        <w:r w:rsidR="00B11EF1" w:rsidRPr="00953072" w:rsidDel="00CC430C">
          <w:delText>grammar</w:delText>
        </w:r>
        <w:r w:rsidRPr="00953072" w:rsidDel="00CC430C">
          <w:delText xml:space="preserve"> rather than objects that are also found in other contexts. I would </w:delText>
        </w:r>
        <w:r w:rsidR="00BA63E4" w:rsidRPr="00953072" w:rsidDel="00CC430C">
          <w:delText>call</w:delText>
        </w:r>
        <w:r w:rsidRPr="00953072" w:rsidDel="00CC430C">
          <w:delText xml:space="preserve"> the latter ones “borrowed” concepts.</w:delText>
        </w:r>
      </w:del>
    </w:p>
    <w:p w:rsidR="00BA63E4" w:rsidRPr="00953072" w:rsidDel="00CC430C" w:rsidRDefault="00BA63E4" w:rsidP="00E6654A">
      <w:pPr>
        <w:rPr>
          <w:del w:id="1780" w:author="Arthur Parmentier" w:date="2020-06-05T18:08:00Z"/>
        </w:rPr>
      </w:pPr>
      <w:del w:id="1781" w:author="Arthur Parmentier" w:date="2020-06-05T18:08:00Z">
        <w:r w:rsidRPr="00953072" w:rsidDel="00CC430C">
          <w:delText>One should really think of these concepts as an equivalent of the “noun”, “verb”, “</w:delText>
        </w:r>
        <w:r w:rsidR="00245836" w:rsidRPr="00953072" w:rsidDel="00CC430C">
          <w:delText>adjective” …</w:delText>
        </w:r>
        <w:r w:rsidRPr="00953072" w:rsidDel="00CC430C">
          <w:delText xml:space="preserve"> that are used to describe oral languages that modern societies are familiar with</w:delText>
        </w:r>
        <w:r w:rsidR="008C1CCA" w:rsidRPr="00953072" w:rsidDel="00CC430C">
          <w:delText xml:space="preserve"> in their oral languages.</w:delText>
        </w:r>
      </w:del>
    </w:p>
    <w:p w:rsidR="00245836" w:rsidRPr="00953072" w:rsidDel="00CC430C" w:rsidRDefault="00245836" w:rsidP="00E6654A">
      <w:pPr>
        <w:rPr>
          <w:del w:id="1782" w:author="Arthur Parmentier" w:date="2020-06-05T18:08:00Z"/>
        </w:rPr>
      </w:pPr>
      <w:del w:id="1783" w:author="Arthur Parmentier" w:date="2020-06-05T18:08:00Z">
        <w:r w:rsidRPr="00953072" w:rsidDel="00CC430C">
          <w:delText xml:space="preserve">It is important to note that sign languages (among which, SP) do </w:delText>
        </w:r>
        <w:r w:rsidRPr="00953072" w:rsidDel="00CC430C">
          <w:rPr>
            <w:b/>
            <w:bCs/>
          </w:rPr>
          <w:delText>not</w:delText>
        </w:r>
        <w:r w:rsidRPr="00953072" w:rsidDel="00CC430C">
          <w:delText xml:space="preserve"> use </w:delText>
        </w:r>
        <w:r w:rsidR="00B7667C" w:rsidRPr="00953072" w:rsidDel="00CC430C">
          <w:delText>the same concepts as modern oral languages to describe their grammar.</w:delText>
        </w:r>
      </w:del>
    </w:p>
    <w:p w:rsidR="00BE04C2" w:rsidRPr="00953072" w:rsidDel="00486DE0" w:rsidRDefault="00BE04C2">
      <w:pPr>
        <w:pStyle w:val="Titre3"/>
        <w:rPr>
          <w:del w:id="1784" w:author="Arthur Parmentier" w:date="2020-06-06T18:07:00Z"/>
        </w:rPr>
      </w:pPr>
      <w:bookmarkStart w:id="1785" w:name="_Toc40025939"/>
      <w:bookmarkStart w:id="1786" w:name="_Toc42259083"/>
      <w:del w:id="1787" w:author="Arthur Parmentier" w:date="2020-06-06T18:07:00Z">
        <w:r w:rsidRPr="00953072" w:rsidDel="00486DE0">
          <w:delText>Identifiers</w:delText>
        </w:r>
        <w:bookmarkEnd w:id="1785"/>
        <w:bookmarkEnd w:id="1786"/>
      </w:del>
    </w:p>
    <w:p w:rsidR="00DE3F01" w:rsidRPr="00953072" w:rsidDel="00486DE0" w:rsidRDefault="00DE3F01">
      <w:pPr>
        <w:pStyle w:val="Titre3"/>
        <w:rPr>
          <w:del w:id="1788" w:author="Arthur Parmentier" w:date="2020-06-06T18:07:00Z"/>
        </w:rPr>
      </w:pPr>
      <w:bookmarkStart w:id="1789" w:name="_Toc40025940"/>
      <w:bookmarkStart w:id="1790" w:name="_Toc42259084"/>
      <w:del w:id="1791" w:author="Arthur Parmentier" w:date="2020-06-06T18:07:00Z">
        <w:r w:rsidRPr="00953072" w:rsidDel="00486DE0">
          <w:delText>Content</w:delText>
        </w:r>
        <w:bookmarkEnd w:id="1789"/>
        <w:bookmarkEnd w:id="1790"/>
      </w:del>
    </w:p>
    <w:p w:rsidR="00BE04C2" w:rsidRPr="00953072" w:rsidDel="00486DE0" w:rsidRDefault="00BE04C2">
      <w:pPr>
        <w:pStyle w:val="Titre3"/>
        <w:rPr>
          <w:del w:id="1792" w:author="Arthur Parmentier" w:date="2020-06-06T18:07:00Z"/>
        </w:rPr>
      </w:pPr>
      <w:bookmarkStart w:id="1793" w:name="_Toc40025941"/>
      <w:bookmarkStart w:id="1794" w:name="_Toc42259085"/>
      <w:del w:id="1795" w:author="Arthur Parmentier" w:date="2020-06-06T18:07:00Z">
        <w:r w:rsidRPr="00953072" w:rsidDel="00486DE0">
          <w:delText>Modifiers (content parameters)</w:delText>
        </w:r>
        <w:bookmarkEnd w:id="1793"/>
        <w:bookmarkEnd w:id="1794"/>
      </w:del>
    </w:p>
    <w:p w:rsidR="00C16C06" w:rsidRPr="00953072" w:rsidDel="00486DE0" w:rsidRDefault="00C16C06">
      <w:pPr>
        <w:pStyle w:val="Titre3"/>
        <w:rPr>
          <w:del w:id="1796" w:author="Arthur Parmentier" w:date="2020-06-06T18:07:00Z"/>
        </w:rPr>
      </w:pPr>
      <w:bookmarkStart w:id="1797" w:name="_Toc40025942"/>
      <w:bookmarkStart w:id="1798" w:name="_Toc42259086"/>
      <w:del w:id="1799" w:author="Arthur Parmentier" w:date="2020-06-06T18:07:00Z">
        <w:r w:rsidRPr="00953072" w:rsidDel="00486DE0">
          <w:delText>Mode</w:delText>
        </w:r>
        <w:bookmarkEnd w:id="1797"/>
        <w:bookmarkEnd w:id="1798"/>
      </w:del>
    </w:p>
    <w:p w:rsidR="00BE04C2" w:rsidRPr="00953072" w:rsidDel="006E2B59" w:rsidRDefault="00400535" w:rsidP="00E6654A">
      <w:pPr>
        <w:rPr>
          <w:del w:id="1800" w:author="Arthur Parmentier" w:date="2020-06-06T22:10:00Z"/>
        </w:rPr>
      </w:pPr>
      <w:del w:id="1801" w:author="Arthur Parmentier" w:date="2020-06-06T22:10:00Z">
        <w:r w:rsidRPr="00953072" w:rsidDel="006E2B59">
          <w:delText>All these structural concepts (grammar) are not culturally dependent.</w:delText>
        </w:r>
      </w:del>
    </w:p>
    <w:p w:rsidR="00E7027A" w:rsidRPr="00953072" w:rsidRDefault="00E7027A" w:rsidP="00E6654A"/>
    <w:p w:rsidR="00086E5D" w:rsidRPr="00953072" w:rsidRDefault="00086E5D" w:rsidP="00E6654A"/>
    <w:p w:rsidR="00086E5D" w:rsidRPr="00953072" w:rsidRDefault="00086E5D" w:rsidP="00E6654A"/>
    <w:p w:rsidR="00086E5D" w:rsidRPr="00953072" w:rsidDel="006E2B59" w:rsidRDefault="00587BD5" w:rsidP="00E6654A">
      <w:pPr>
        <w:rPr>
          <w:moveFrom w:id="1802" w:author="Arthur Parmentier" w:date="2020-06-06T22:11:00Z"/>
        </w:rPr>
      </w:pPr>
      <w:moveFromRangeStart w:id="1803" w:author="Arthur Parmentier" w:date="2020-06-06T22:11:00Z" w:name="move42373884"/>
      <w:moveFrom w:id="1804" w:author="Arthur Parmentier" w:date="2020-06-06T22:11:00Z">
        <w:r w:rsidRPr="00953072" w:rsidDel="006E2B59">
          <w:t>DRAFT</w:t>
        </w:r>
        <w:r w:rsidR="00D72AC0" w:rsidRPr="00953072" w:rsidDel="006E2B59">
          <w:t xml:space="preserve"> of ideas</w:t>
        </w:r>
      </w:moveFrom>
    </w:p>
    <w:p w:rsidR="00103759" w:rsidRPr="00953072" w:rsidDel="006E2B59" w:rsidRDefault="0031070A" w:rsidP="00E6654A">
      <w:pPr>
        <w:pStyle w:val="Paragraphedeliste"/>
        <w:numPr>
          <w:ilvl w:val="0"/>
          <w:numId w:val="8"/>
        </w:numPr>
        <w:rPr>
          <w:moveFrom w:id="1805" w:author="Arthur Parmentier" w:date="2020-06-06T22:11:00Z"/>
        </w:rPr>
      </w:pPr>
      <w:moveFrom w:id="1806" w:author="Arthur Parmentier" w:date="2020-06-06T22:11:00Z">
        <w:r w:rsidRPr="00953072" w:rsidDel="006E2B59">
          <w:t>“Traditional” Soundpainting vs “</w:t>
        </w:r>
        <w:r w:rsidR="0086556A" w:rsidRPr="00953072" w:rsidDel="006E2B59">
          <w:t>Alternative</w:t>
        </w:r>
        <w:r w:rsidRPr="00953072" w:rsidDel="006E2B59">
          <w:t xml:space="preserve">” Soundpainting: a question a configuration </w:t>
        </w:r>
        <w:r w:rsidR="00E7027A" w:rsidRPr="00953072" w:rsidDel="006E2B59">
          <w:t xml:space="preserve">(soundpainting as a </w:t>
        </w:r>
        <w:r w:rsidR="0086556A" w:rsidRPr="00953072" w:rsidDel="006E2B59">
          <w:t>language</w:t>
        </w:r>
        <w:r w:rsidR="00E7027A" w:rsidRPr="00953072" w:rsidDel="006E2B59">
          <w:t xml:space="preserve"> but not a configuration) means that it is not necessarily linked to the frontal relation between a composer (human) and an orchestra (of human performers).</w:t>
        </w:r>
        <w:r w:rsidR="0086556A" w:rsidRPr="00953072" w:rsidDel="006E2B59">
          <w:t xml:space="preserve"> </w:t>
        </w:r>
        <w:r w:rsidR="002C276B" w:rsidRPr="00953072" w:rsidDel="006E2B59">
          <w:t>My use of the word “t</w:t>
        </w:r>
        <w:r w:rsidR="0086556A" w:rsidRPr="00953072" w:rsidDel="006E2B59">
          <w:t>raditional</w:t>
        </w:r>
        <w:r w:rsidR="002C276B" w:rsidRPr="00953072" w:rsidDel="006E2B59">
          <w:t>”</w:t>
        </w:r>
        <w:r w:rsidR="0086556A" w:rsidRPr="00953072" w:rsidDel="006E2B59">
          <w:t xml:space="preserve"> refers to the transmission </w:t>
        </w:r>
        <w:r w:rsidR="001F182F" w:rsidRPr="00953072" w:rsidDel="006E2B59">
          <w:t xml:space="preserve">and definition of SP </w:t>
        </w:r>
        <w:r w:rsidR="0086556A" w:rsidRPr="00953072" w:rsidDel="006E2B59">
          <w:t xml:space="preserve">by Walter, with his own use &amp; configuration of Soundpainting performances. </w:t>
        </w:r>
        <w:r w:rsidR="001450CB" w:rsidRPr="00953072"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953072" w:rsidDel="006E2B59">
          <w:t>.</w:t>
        </w:r>
      </w:moveFrom>
    </w:p>
    <w:p w:rsidR="00B70897" w:rsidRPr="00953072" w:rsidDel="006E2B59" w:rsidRDefault="00B70897" w:rsidP="00E6654A">
      <w:pPr>
        <w:pStyle w:val="Paragraphedeliste"/>
        <w:numPr>
          <w:ilvl w:val="1"/>
          <w:numId w:val="8"/>
        </w:numPr>
        <w:rPr>
          <w:moveFrom w:id="1807" w:author="Arthur Parmentier" w:date="2020-06-06T22:11:00Z"/>
        </w:rPr>
      </w:pPr>
      <w:moveFrom w:id="1808" w:author="Arthur Parmentier" w:date="2020-06-06T22:11:00Z">
        <w:r w:rsidRPr="00953072" w:rsidDel="006E2B59">
          <w:t>The concepts depend on the configuration. For instance, a “note” in music is very different from the concept (or its absence!) of “note” in visual arts.</w:t>
        </w:r>
      </w:moveFrom>
    </w:p>
    <w:p w:rsidR="00B70897" w:rsidRPr="00953072" w:rsidDel="006E2B59" w:rsidRDefault="00B70897" w:rsidP="00E6654A">
      <w:pPr>
        <w:pStyle w:val="Paragraphedeliste"/>
        <w:numPr>
          <w:ilvl w:val="1"/>
          <w:numId w:val="8"/>
        </w:numPr>
        <w:rPr>
          <w:moveFrom w:id="1809" w:author="Arthur Parmentier" w:date="2020-06-06T22:11:00Z"/>
        </w:rPr>
      </w:pPr>
      <w:moveFrom w:id="1810" w:author="Arthur Parmentier" w:date="2020-06-06T22:11:00Z">
        <w:r w:rsidRPr="00953072" w:rsidDel="006E2B59">
          <w:t>SP early concepts were built for music performances and translated later for other disciplines.</w:t>
        </w:r>
        <w:r w:rsidR="00A76EAE" w:rsidRPr="00953072" w:rsidDel="006E2B59">
          <w:t xml:space="preserve"> (Q: why do we even use this word “discipline” in arts?)</w:t>
        </w:r>
        <w:r w:rsidR="002649BB" w:rsidRPr="00953072" w:rsidDel="006E2B59">
          <w:br/>
          <w:t xml:space="preserve">-&gt; Concepts inside SP are “stolen” from </w:t>
        </w:r>
        <w:r w:rsidR="00A40688" w:rsidRPr="00953072" w:rsidDel="006E2B59">
          <w:t>the configuration/context it deals with.</w:t>
        </w:r>
      </w:moveFrom>
    </w:p>
    <w:p w:rsidR="00A40688" w:rsidRPr="00953072" w:rsidDel="006E2B59" w:rsidRDefault="00A40688" w:rsidP="00E6654A">
      <w:pPr>
        <w:pStyle w:val="Paragraphedeliste"/>
        <w:numPr>
          <w:ilvl w:val="1"/>
          <w:numId w:val="8"/>
        </w:numPr>
        <w:rPr>
          <w:moveFrom w:id="1811" w:author="Arthur Parmentier" w:date="2020-06-06T22:11:00Z"/>
        </w:rPr>
      </w:pPr>
      <w:moveFrom w:id="1812" w:author="Arthur Parmentier" w:date="2020-06-06T22:11:00Z">
        <w:r w:rsidRPr="00953072" w:rsidDel="006E2B59">
          <w:t>SP acts as a kind of translation from the concepts of different practices to signs</w:t>
        </w:r>
      </w:moveFrom>
    </w:p>
    <w:p w:rsidR="00103759" w:rsidRPr="00953072" w:rsidDel="006E2B59" w:rsidRDefault="002C276B" w:rsidP="00E6654A">
      <w:pPr>
        <w:pStyle w:val="Paragraphedeliste"/>
        <w:numPr>
          <w:ilvl w:val="1"/>
          <w:numId w:val="8"/>
        </w:numPr>
        <w:rPr>
          <w:moveFrom w:id="1813" w:author="Arthur Parmentier" w:date="2020-06-06T22:11:00Z"/>
        </w:rPr>
      </w:pPr>
      <w:moveFrom w:id="1814" w:author="Arthur Parmentier" w:date="2020-06-06T22:11:00Z">
        <w:r w:rsidRPr="00953072" w:rsidDel="006E2B59">
          <w:t xml:space="preserve">It is therefore important to understand that </w:t>
        </w:r>
        <w:r w:rsidR="00103759" w:rsidRPr="00953072" w:rsidDel="006E2B59">
          <w:t>to my point of view, there is not a fixed set of concepts that would be incorporated by the SP language</w:t>
        </w:r>
      </w:moveFrom>
    </w:p>
    <w:p w:rsidR="0031070A" w:rsidRPr="00953072" w:rsidDel="006E2B59" w:rsidRDefault="00103759" w:rsidP="00E6654A">
      <w:pPr>
        <w:pStyle w:val="Paragraphedeliste"/>
        <w:numPr>
          <w:ilvl w:val="1"/>
          <w:numId w:val="8"/>
        </w:numPr>
        <w:rPr>
          <w:moveFrom w:id="1815" w:author="Arthur Parmentier" w:date="2020-06-06T22:11:00Z"/>
        </w:rPr>
      </w:pPr>
      <w:moveFrom w:id="1816" w:author="Arthur Parmentier" w:date="2020-06-06T22:11:00Z">
        <w:r w:rsidRPr="00953072" w:rsidDel="006E2B59">
          <w:t>but rather a fluid, dynamic and varying grammar</w:t>
        </w:r>
      </w:moveFrom>
    </w:p>
    <w:moveFromRangeEnd w:id="1803"/>
    <w:p w:rsidR="00400535" w:rsidRPr="00953072" w:rsidRDefault="00400535" w:rsidP="00E6654A"/>
    <w:p w:rsidR="0008325B" w:rsidDel="00687356" w:rsidRDefault="00400535">
      <w:pPr>
        <w:pStyle w:val="Titre1"/>
        <w:rPr>
          <w:del w:id="1817" w:author="Arthur Parmentier" w:date="2020-05-14T13:28:00Z"/>
        </w:rPr>
      </w:pPr>
      <w:del w:id="1818" w:author="Arthur Parmentier" w:date="2020-05-14T13:28:00Z">
        <w:r w:rsidRPr="00953072" w:rsidDel="00A84632">
          <w:delText xml:space="preserve">Modes and </w:delText>
        </w:r>
        <w:r w:rsidR="00F25194" w:rsidRPr="00953072" w:rsidDel="00A84632">
          <w:delText>defaults:</w:delText>
        </w:r>
        <w:r w:rsidR="00F419AB" w:rsidRPr="00953072" w:rsidDel="00A84632">
          <w:delText xml:space="preserve"> </w:delText>
        </w:r>
        <w:r w:rsidRPr="00953072" w:rsidDel="00A84632">
          <w:delText>attempt to define particular grammars inside a “universal” one</w:delText>
        </w:r>
        <w:r w:rsidR="00F419AB" w:rsidRPr="00953072" w:rsidDel="00A84632">
          <w:delText>?</w:delText>
        </w:r>
        <w:bookmarkStart w:id="1819" w:name="_Toc40355387"/>
        <w:bookmarkStart w:id="1820" w:name="_Toc40355924"/>
        <w:bookmarkStart w:id="1821" w:name="_Toc40356088"/>
        <w:bookmarkEnd w:id="1819"/>
        <w:bookmarkEnd w:id="1820"/>
        <w:bookmarkEnd w:id="1821"/>
      </w:del>
    </w:p>
    <w:p w:rsidR="00687356" w:rsidRPr="00687356" w:rsidRDefault="00687356">
      <w:pPr>
        <w:rPr>
          <w:ins w:id="1822" w:author="Arthur Parmentier" w:date="2020-06-06T17:23:00Z"/>
          <w:rPrChange w:id="1823" w:author="Arthur Parmentier" w:date="2020-06-06T17:23:00Z">
            <w:rPr>
              <w:ins w:id="1824" w:author="Arthur Parmentier" w:date="2020-06-06T17:23:00Z"/>
            </w:rPr>
          </w:rPrChange>
        </w:rPr>
        <w:pPrChange w:id="1825" w:author="Arthur Parmentier" w:date="2020-06-06T17:23:00Z">
          <w:pPr>
            <w:pStyle w:val="Titre1"/>
          </w:pPr>
        </w:pPrChange>
      </w:pPr>
    </w:p>
    <w:p w:rsidR="003F27F2" w:rsidRDefault="00AC7276">
      <w:pPr>
        <w:pStyle w:val="Titre1"/>
        <w:rPr>
          <w:ins w:id="1826" w:author="Arthur Parmentier" w:date="2020-06-06T23:44:00Z"/>
        </w:rPr>
      </w:pPr>
      <w:bookmarkStart w:id="1827" w:name="_Toc42259088"/>
      <w:bookmarkEnd w:id="1827"/>
      <w:ins w:id="1828" w:author="Arthur Parmentier" w:date="2020-06-06T20:41:00Z">
        <w:r>
          <w:t xml:space="preserve">Meta-structures of SP: </w:t>
        </w:r>
      </w:ins>
      <w:ins w:id="1829" w:author="Arthur Parmentier" w:date="2020-06-06T20:55:00Z">
        <w:r w:rsidR="00804910">
          <w:t xml:space="preserve">configurations, cultural </w:t>
        </w:r>
      </w:ins>
      <w:ins w:id="1830" w:author="Arthur Parmentier" w:date="2020-06-06T20:41:00Z">
        <w:r>
          <w:t xml:space="preserve">context and </w:t>
        </w:r>
      </w:ins>
      <w:ins w:id="1831" w:author="Arthur Parmentier" w:date="2020-06-06T20:55:00Z">
        <w:r w:rsidR="00804910">
          <w:t>diffusion mechani</w:t>
        </w:r>
      </w:ins>
      <w:ins w:id="1832" w:author="Arthur Parmentier" w:date="2020-06-06T20:56:00Z">
        <w:r w:rsidR="00804910">
          <w:t>sms</w:t>
        </w:r>
      </w:ins>
    </w:p>
    <w:p w:rsidR="0057131A" w:rsidRPr="00D62572" w:rsidRDefault="0057131A" w:rsidP="0057131A">
      <w:pPr>
        <w:rPr>
          <w:ins w:id="1833" w:author="Arthur Parmentier" w:date="2020-06-06T23:44:00Z"/>
        </w:rPr>
      </w:pPr>
      <w:ins w:id="1834" w:author="Arthur Parmentier" w:date="2020-06-06T23:44:00Z">
        <w:r>
          <w:t>In the previous sections of this report, I have discussed several mechanisms of SP, its linguistic and intrinsic structural features. But at this stage, it is important to point out that it cannot only be described in those terms and limited to those mechanisms.</w:t>
        </w:r>
      </w:ins>
    </w:p>
    <w:p w:rsidR="0057131A" w:rsidRDefault="0057131A" w:rsidP="0057131A">
      <w:pPr>
        <w:rPr>
          <w:ins w:id="1835" w:author="Arthur Parmentier" w:date="2020-06-07T00:28:00Z"/>
        </w:rPr>
      </w:pPr>
      <w:ins w:id="1836" w:author="Arthur Parmentier" w:date="2020-06-06T23:44:00Z">
        <w:r>
          <w:t>In this section</w:t>
        </w:r>
      </w:ins>
      <w:ins w:id="1837" w:author="Arthur Parmentier" w:date="2020-06-06T23:45:00Z">
        <w:r>
          <w:t>, I would like to give an overview of some extrinsic aspect of SP that play important roles in the way that it is used and understood by tho</w:t>
        </w:r>
      </w:ins>
      <w:ins w:id="1838" w:author="Arthur Parmentier" w:date="2020-06-06T23:46:00Z">
        <w:r>
          <w:t>se who practice it.</w:t>
        </w:r>
      </w:ins>
    </w:p>
    <w:p w:rsidR="00E21AD2" w:rsidRPr="0057131A" w:rsidRDefault="00E21AD2">
      <w:pPr>
        <w:rPr>
          <w:ins w:id="1839" w:author="Arthur Parmentier" w:date="2020-06-06T23:41:00Z"/>
          <w:rPrChange w:id="1840" w:author="Arthur Parmentier" w:date="2020-06-06T23:44:00Z">
            <w:rPr>
              <w:ins w:id="1841" w:author="Arthur Parmentier" w:date="2020-06-06T23:41:00Z"/>
            </w:rPr>
          </w:rPrChange>
        </w:rPr>
        <w:pPrChange w:id="1842" w:author="Arthur Parmentier" w:date="2020-06-06T23:44:00Z">
          <w:pPr>
            <w:pStyle w:val="Titre1"/>
          </w:pPr>
        </w:pPrChange>
      </w:pPr>
      <w:ins w:id="1843" w:author="Arthur Parmentier" w:date="2020-06-07T00:28:00Z">
        <w:r>
          <w:t>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SP is not only a sign language but is allows conventionally recognized as an artistic practice as a whole: a context, configuration, esthetic, conventions… For instance, I heard several times things such as “This sounds like SP”, revealing the possible existence of an esthetic of SP in those statements. While I won’t enter the process of re-defining as precisely as possible SP, I would like to discuss in the following parts what I call the “meta-structures” of SP, which are all the structures and mechanisms above the description of SP as mere sign language.</w:t>
        </w:r>
      </w:ins>
    </w:p>
    <w:p w:rsidR="0057131A" w:rsidRDefault="0057131A" w:rsidP="0057131A">
      <w:pPr>
        <w:pStyle w:val="Titre2"/>
        <w:rPr>
          <w:ins w:id="1844" w:author="Arthur Parmentier" w:date="2020-06-06T23:46:00Z"/>
        </w:rPr>
      </w:pPr>
      <w:ins w:id="1845" w:author="Arthur Parmentier" w:date="2020-06-06T23:46:00Z">
        <w:r>
          <w:t>The feedback from the performer</w:t>
        </w:r>
      </w:ins>
      <w:ins w:id="1846" w:author="Arthur Parmentier" w:date="2020-06-06T23:51:00Z">
        <w:r w:rsidR="00CC42BC">
          <w:t>s</w:t>
        </w:r>
      </w:ins>
    </w:p>
    <w:p w:rsidR="001A4879" w:rsidRDefault="0057131A" w:rsidP="0057131A">
      <w:pPr>
        <w:rPr>
          <w:ins w:id="1847" w:author="Arthur Parmentier" w:date="2020-06-07T10:17:00Z"/>
        </w:rPr>
      </w:pPr>
      <w:ins w:id="1848" w:author="Arthur Parmentier" w:date="2020-06-06T23:47:00Z">
        <w:r>
          <w:t>We have seen that SP allow to form request</w:t>
        </w:r>
      </w:ins>
      <w:ins w:id="1849" w:author="Arthur Parmentier" w:date="2020-06-06T23:52:00Z">
        <w:r w:rsidR="00CC42BC">
          <w:t>s</w:t>
        </w:r>
      </w:ins>
      <w:ins w:id="1850" w:author="Arthur Parmentier" w:date="2020-06-06T23:47:00Z">
        <w:r>
          <w:t xml:space="preserve"> </w:t>
        </w:r>
      </w:ins>
      <w:ins w:id="1851" w:author="Arthur Parmentier" w:date="2020-06-06T23:52:00Z">
        <w:r w:rsidR="00CC42BC">
          <w:t>from an emitter (the soundpainters) to receivers (the performers)</w:t>
        </w:r>
      </w:ins>
      <w:ins w:id="1852" w:author="Arthur Parmentier" w:date="2020-06-06T23:47:00Z">
        <w:r>
          <w:t xml:space="preserve"> but did not </w:t>
        </w:r>
      </w:ins>
      <w:ins w:id="1853" w:author="Arthur Parmentier" w:date="2020-06-06T23:52:00Z">
        <w:r w:rsidR="00CC42BC">
          <w:t>discuss</w:t>
        </w:r>
      </w:ins>
      <w:ins w:id="1854" w:author="Arthur Parmentier" w:date="2020-06-06T23:47:00Z">
        <w:r>
          <w:t xml:space="preserve"> the</w:t>
        </w:r>
      </w:ins>
      <w:ins w:id="1855" w:author="Arthur Parmentier" w:date="2020-06-06T23:52:00Z">
        <w:r w:rsidR="00CC42BC">
          <w:t>ir</w:t>
        </w:r>
      </w:ins>
      <w:ins w:id="1856" w:author="Arthur Parmentier" w:date="2020-06-06T23:47:00Z">
        <w:r>
          <w:t xml:space="preserve"> “response</w:t>
        </w:r>
      </w:ins>
      <w:ins w:id="1857" w:author="Arthur Parmentier" w:date="2020-06-06T23:52:00Z">
        <w:r w:rsidR="00CC42BC">
          <w:t>” in the communication process</w:t>
        </w:r>
      </w:ins>
      <w:ins w:id="1858" w:author="Arthur Parmentier" w:date="2020-06-06T23:47:00Z">
        <w:r>
          <w:t xml:space="preserve">. </w:t>
        </w:r>
      </w:ins>
      <w:ins w:id="1859" w:author="Arthur Parmentier" w:date="2020-06-07T00:10:00Z">
        <w:r w:rsidR="00DA23A3">
          <w:t xml:space="preserve">From the previous sections, </w:t>
        </w:r>
      </w:ins>
      <w:ins w:id="1860" w:author="Arthur Parmentier" w:date="2020-06-06T23:53:00Z">
        <w:r w:rsidR="00CC42BC">
          <w:t xml:space="preserve">we can define a sign language in SP </w:t>
        </w:r>
      </w:ins>
      <w:ins w:id="1861" w:author="Arthur Parmentier" w:date="2020-06-07T00:10:00Z">
        <w:r w:rsidR="003450CE">
          <w:t>by</w:t>
        </w:r>
      </w:ins>
      <w:ins w:id="1862" w:author="Arthur Parmentier" w:date="2020-06-06T23:53:00Z">
        <w:r w:rsidR="00CC42BC">
          <w:t xml:space="preserve"> the emitt</w:t>
        </w:r>
      </w:ins>
      <w:ins w:id="1863" w:author="Arthur Parmentier" w:date="2020-06-06T23:54:00Z">
        <w:r w:rsidR="00CC42BC">
          <w:t>ing</w:t>
        </w:r>
      </w:ins>
      <w:ins w:id="1864" w:author="Arthur Parmentier" w:date="2020-06-06T23:53:00Z">
        <w:r w:rsidR="00CC42BC">
          <w:t xml:space="preserve"> of a request from a soundpainter to a performer</w:t>
        </w:r>
      </w:ins>
      <w:ins w:id="1865" w:author="Arthur Parmentier" w:date="2020-06-07T00:11:00Z">
        <w:r w:rsidR="003450CE">
          <w:t>. However,</w:t>
        </w:r>
      </w:ins>
      <w:ins w:id="1866" w:author="Arthur Parmentier" w:date="2020-06-06T23:54:00Z">
        <w:r w:rsidR="00CC42BC">
          <w:t xml:space="preserve"> the artistic response</w:t>
        </w:r>
      </w:ins>
      <w:ins w:id="1867" w:author="Arthur Parmentier" w:date="2020-06-07T00:11:00Z">
        <w:r w:rsidR="003450CE">
          <w:t>s</w:t>
        </w:r>
      </w:ins>
      <w:ins w:id="1868" w:author="Arthur Parmentier" w:date="2020-06-06T23:54:00Z">
        <w:r w:rsidR="00CC42BC">
          <w:t xml:space="preserve"> of the performer</w:t>
        </w:r>
      </w:ins>
      <w:ins w:id="1869" w:author="Arthur Parmentier" w:date="2020-06-07T00:11:00Z">
        <w:r w:rsidR="003450CE">
          <w:t>s also</w:t>
        </w:r>
      </w:ins>
      <w:ins w:id="1870" w:author="Arthur Parmentier" w:date="2020-06-06T23:54:00Z">
        <w:r w:rsidR="00CC42BC">
          <w:t xml:space="preserve"> play a very important role for the communication</w:t>
        </w:r>
      </w:ins>
      <w:ins w:id="1871" w:author="Arthur Parmentier" w:date="2020-06-07T00:11:00Z">
        <w:r w:rsidR="003450CE">
          <w:t xml:space="preserve"> in SP, outside the sign language itself</w:t>
        </w:r>
      </w:ins>
      <w:ins w:id="1872" w:author="Arthur Parmentier" w:date="2020-06-06T23:54:00Z">
        <w:r w:rsidR="00CC42BC">
          <w:t>.</w:t>
        </w:r>
      </w:ins>
      <w:ins w:id="1873" w:author="Arthur Parmentier" w:date="2020-06-06T23:53:00Z">
        <w:r w:rsidR="00CC42BC">
          <w:br/>
        </w:r>
      </w:ins>
      <w:ins w:id="1874" w:author="Arthur Parmentier" w:date="2020-06-06T23:48:00Z">
        <w:r>
          <w:t>In general, th</w:t>
        </w:r>
      </w:ins>
      <w:ins w:id="1875" w:author="Arthur Parmentier" w:date="2020-06-06T23:54:00Z">
        <w:r w:rsidR="00CC42BC">
          <w:t xml:space="preserve">e artistic </w:t>
        </w:r>
      </w:ins>
      <w:ins w:id="1876" w:author="Arthur Parmentier" w:date="2020-06-06T23:48:00Z">
        <w:r>
          <w:t xml:space="preserve">responses </w:t>
        </w:r>
      </w:ins>
      <w:ins w:id="1877" w:author="Arthur Parmentier" w:date="2020-06-06T23:55:00Z">
        <w:r w:rsidR="00CC42BC">
          <w:t xml:space="preserve">from the performers </w:t>
        </w:r>
      </w:ins>
      <w:ins w:id="1878" w:author="Arthur Parmentier" w:date="2020-06-06T23:48:00Z">
        <w:r>
          <w:t xml:space="preserve">can take many forms and are not SP signs themselves: they may </w:t>
        </w:r>
      </w:ins>
      <w:ins w:id="1879" w:author="Arthur Parmentier" w:date="2020-06-06T23:49:00Z">
        <w:r>
          <w:t>be sounds, lights, movements, visuals, text</w:t>
        </w:r>
      </w:ins>
      <w:ins w:id="1880" w:author="Arthur Parmentier" w:date="2020-06-06T23:55:00Z">
        <w:r w:rsidR="00CC42BC">
          <w:t>…</w:t>
        </w:r>
      </w:ins>
      <w:ins w:id="1881" w:author="Arthur Parmentier" w:date="2020-06-06T23:49:00Z">
        <w:r>
          <w:t xml:space="preserve"> among many others.</w:t>
        </w:r>
      </w:ins>
      <w:ins w:id="1882" w:author="Arthur Parmentier" w:date="2020-06-06T23:50:00Z">
        <w:r w:rsidR="00CC42BC">
          <w:t xml:space="preserve"> Although there are some </w:t>
        </w:r>
      </w:ins>
      <w:ins w:id="1883" w:author="Arthur Parmentier" w:date="2020-06-06T23:55:00Z">
        <w:r w:rsidR="00CC42BC">
          <w:t>configurations</w:t>
        </w:r>
      </w:ins>
      <w:ins w:id="1884" w:author="Arthur Parmentier" w:date="2020-06-06T23:50:00Z">
        <w:r w:rsidR="00CC42BC">
          <w:t xml:space="preserve"> in which it may not be the case, those who communicate using SP signs are usually able to perceive </w:t>
        </w:r>
      </w:ins>
      <w:ins w:id="1885" w:author="Arthur Parmentier" w:date="2020-06-06T23:51:00Z">
        <w:r w:rsidR="00CC42BC">
          <w:t xml:space="preserve">at least parts of the responses to their requests. </w:t>
        </w:r>
      </w:ins>
    </w:p>
    <w:p w:rsidR="001A4879" w:rsidRDefault="001A4879" w:rsidP="0057131A">
      <w:pPr>
        <w:rPr>
          <w:ins w:id="1886" w:author="Arthur Parmentier" w:date="2020-06-07T10:30:00Z"/>
        </w:rPr>
      </w:pPr>
      <w:ins w:id="1887" w:author="Arthur Parmentier" w:date="2020-06-07T10:20:00Z">
        <w:r>
          <w:lastRenderedPageBreak/>
          <w:t>The interference between the sign</w:t>
        </w:r>
        <w:r w:rsidRPr="001A4879">
          <w:t xml:space="preserve"> </w:t>
        </w:r>
        <w:r>
          <w:t>language part of SP (the communication from the soundpaint</w:t>
        </w:r>
      </w:ins>
      <w:ins w:id="1888" w:author="Arthur Parmentier" w:date="2020-06-07T10:21:00Z">
        <w:r>
          <w:t>er to the peformers) and the artistic production from the orchestra is a complex mechanism that is to the soundpainter and th</w:t>
        </w:r>
      </w:ins>
      <w:ins w:id="1889" w:author="Arthur Parmentier" w:date="2020-06-07T10:22:00Z">
        <w:r>
          <w:t xml:space="preserve">e </w:t>
        </w:r>
      </w:ins>
      <w:ins w:id="1890" w:author="Arthur Parmentier" w:date="2020-06-07T10:29:00Z">
        <w:r w:rsidR="00733263">
          <w:t>performers</w:t>
        </w:r>
      </w:ins>
      <w:ins w:id="1891" w:author="Arthur Parmentier" w:date="2020-06-07T10:22:00Z">
        <w:r>
          <w:t xml:space="preserve"> themselves.</w:t>
        </w:r>
      </w:ins>
      <w:ins w:id="1892" w:author="Arthur Parmentier" w:date="2020-06-07T10:29:00Z">
        <w:r w:rsidR="00733263">
          <w:t xml:space="preserve"> </w:t>
        </w:r>
      </w:ins>
    </w:p>
    <w:p w:rsidR="00733263" w:rsidRDefault="00733263" w:rsidP="0057131A">
      <w:pPr>
        <w:rPr>
          <w:ins w:id="1893" w:author="Arthur Parmentier" w:date="2020-06-07T10:18:00Z"/>
        </w:rPr>
      </w:pPr>
      <w:ins w:id="1894" w:author="Arthur Parmentier" w:date="2020-06-07T10:30:00Z">
        <w:r>
          <w:t>Walter Thompson speaks about SP as a language for “real-time composition”</w:t>
        </w:r>
      </w:ins>
      <w:ins w:id="1895" w:author="Arthur Parmentier" w:date="2020-06-07T10:31:00Z">
        <w:r>
          <w:t xml:space="preserve"> and about the soundpainter as a composer.</w:t>
        </w:r>
      </w:ins>
      <w:ins w:id="1896" w:author="Arthur Parmentier" w:date="2020-06-07T10:32:00Z">
        <w:r>
          <w:t xml:space="preserve"> Although I will argue that this refers to a traditional use of SP in specific configurations</w:t>
        </w:r>
      </w:ins>
      <w:ins w:id="1897" w:author="Arthur Parmentier" w:date="2020-06-07T10:46:00Z">
        <w:r w:rsidR="006770A8">
          <w:t xml:space="preserve"> and that the</w:t>
        </w:r>
      </w:ins>
      <w:ins w:id="1898" w:author="Arthur Parmentier" w:date="2020-06-07T10:47:00Z">
        <w:r w:rsidR="006770A8">
          <w:t xml:space="preserve"> roles of performer and composer may be rather blurry in other </w:t>
        </w:r>
      </w:ins>
      <w:ins w:id="1899" w:author="Arthur Parmentier" w:date="2020-06-07T10:48:00Z">
        <w:r w:rsidR="006770A8">
          <w:t xml:space="preserve">configurations, there is a sense of composing </w:t>
        </w:r>
      </w:ins>
      <w:ins w:id="1900" w:author="Arthur Parmentier" w:date="2020-06-07T10:49:00Z">
        <w:r w:rsidR="006770A8">
          <w:t xml:space="preserve">and attention from the soundpainter </w:t>
        </w:r>
      </w:ins>
      <w:ins w:id="1901" w:author="Arthur Parmentier" w:date="2020-06-07T10:50:00Z">
        <w:r w:rsidR="006770A8">
          <w:t xml:space="preserve">to the artistic production </w:t>
        </w:r>
      </w:ins>
      <w:ins w:id="1902" w:author="Arthur Parmentier" w:date="2020-06-07T10:52:00Z">
        <w:r w:rsidR="006770A8">
          <w:t>that takes the place of a feedback and creates a two-ways communication.</w:t>
        </w:r>
      </w:ins>
    </w:p>
    <w:p w:rsidR="005E7680" w:rsidRDefault="007206F0" w:rsidP="0057131A">
      <w:pPr>
        <w:rPr>
          <w:ins w:id="1903" w:author="Arthur Parmentier" w:date="2020-06-07T00:12:00Z"/>
        </w:rPr>
      </w:pPr>
      <w:ins w:id="1904" w:author="Arthur Parmentier" w:date="2020-06-07T00:00:00Z">
        <w:r>
          <w:t xml:space="preserve">One may object that the requests </w:t>
        </w:r>
      </w:ins>
      <w:ins w:id="1905" w:author="Arthur Parmentier" w:date="2020-06-07T00:01:00Z">
        <w:r>
          <w:t xml:space="preserve">of </w:t>
        </w:r>
      </w:ins>
      <w:ins w:id="1906" w:author="Arthur Parmentier" w:date="2020-06-07T00:00:00Z">
        <w:r>
          <w:t xml:space="preserve">the soundpainter could be prepared in advance </w:t>
        </w:r>
      </w:ins>
      <w:ins w:id="1907" w:author="Arthur Parmentier" w:date="2020-06-07T00:02:00Z">
        <w:r>
          <w:t>an</w:t>
        </w:r>
      </w:ins>
      <w:ins w:id="1908" w:author="Arthur Parmentier" w:date="2020-06-07T00:04:00Z">
        <w:r w:rsidR="008754EA">
          <w:t>d</w:t>
        </w:r>
      </w:ins>
      <w:ins w:id="1909" w:author="Arthur Parmentier" w:date="2020-06-07T00:02:00Z">
        <w:r>
          <w:t xml:space="preserve"> written down on some kind of score, </w:t>
        </w:r>
      </w:ins>
      <w:ins w:id="1910" w:author="Arthur Parmentier" w:date="2020-06-07T00:01:00Z">
        <w:r>
          <w:t xml:space="preserve">so that the feedback from the performers would have no influence </w:t>
        </w:r>
      </w:ins>
      <w:ins w:id="1911" w:author="Arthur Parmentier" w:date="2020-06-07T00:02:00Z">
        <w:r>
          <w:t>on its requests during the performance. It is however not the ca</w:t>
        </w:r>
      </w:ins>
      <w:ins w:id="1912" w:author="Arthur Parmentier" w:date="2020-06-07T00:03:00Z">
        <w:r>
          <w:t xml:space="preserve">se in general and it is often reported and discussed how the requests from the soundpainter are in reaction to the proposals of the </w:t>
        </w:r>
        <w:r w:rsidR="008754EA">
          <w:t>performers.</w:t>
        </w:r>
      </w:ins>
      <w:ins w:id="1913" w:author="Arthur Parmentier" w:date="2020-06-07T00:12:00Z">
        <w:r w:rsidR="005E7680">
          <w:t xml:space="preserve"> </w:t>
        </w:r>
      </w:ins>
    </w:p>
    <w:p w:rsidR="00635F2F" w:rsidRDefault="00B55BCA" w:rsidP="00635F2F">
      <w:pPr>
        <w:pStyle w:val="Titre2"/>
        <w:rPr>
          <w:ins w:id="1914" w:author="Arthur Parmentier" w:date="2020-06-07T00:29:00Z"/>
        </w:rPr>
      </w:pPr>
      <w:ins w:id="1915" w:author="Arthur Parmentier" w:date="2020-06-07T00:29:00Z">
        <w:r>
          <w:t>C</w:t>
        </w:r>
      </w:ins>
      <w:ins w:id="1916" w:author="Arthur Parmentier" w:date="2020-06-06T20:52:00Z">
        <w:r w:rsidR="00635F2F">
          <w:t>onfigurations</w:t>
        </w:r>
      </w:ins>
      <w:ins w:id="1917" w:author="Arthur Parmentier" w:date="2020-06-06T20:53:00Z">
        <w:r w:rsidR="00635F2F">
          <w:t xml:space="preserve"> of SP</w:t>
        </w:r>
      </w:ins>
    </w:p>
    <w:p w:rsidR="00C47E0F" w:rsidRDefault="00C47E0F" w:rsidP="00B55BCA">
      <w:pPr>
        <w:rPr>
          <w:ins w:id="1918" w:author="Arthur Parmentier" w:date="2020-06-07T10:56:00Z"/>
        </w:rPr>
      </w:pPr>
    </w:p>
    <w:p w:rsidR="00B55BCA" w:rsidRDefault="00B55BCA" w:rsidP="00B55BCA">
      <w:pPr>
        <w:rPr>
          <w:ins w:id="1919" w:author="Arthur Parmentier" w:date="2020-06-07T00:33:00Z"/>
        </w:rPr>
      </w:pPr>
      <w:ins w:id="1920" w:author="Arthur Parmentier" w:date="2020-06-07T00:29:00Z">
        <w:r>
          <w:t>T</w:t>
        </w:r>
      </w:ins>
      <w:ins w:id="1921" w:author="Arthur Parmentier" w:date="2020-06-07T00:30:00Z">
        <w:r>
          <w:t>here is a sign in SP called “configuration”</w:t>
        </w:r>
      </w:ins>
    </w:p>
    <w:p w:rsidR="00B55BCA" w:rsidRDefault="00B55BCA">
      <w:pPr>
        <w:rPr>
          <w:ins w:id="1922" w:author="Arthur Parmentier" w:date="2020-06-07T10:57:00Z"/>
        </w:rPr>
      </w:pPr>
      <w:ins w:id="1923" w:author="Arthur Parmentier" w:date="2020-06-07T00:33:00Z">
        <w:r>
          <w:t>“A Soundpainter is a real-time composer using the SP language to intiate specific performance parameters and then composes with the results offered by the players to crea</w:t>
        </w:r>
      </w:ins>
      <w:ins w:id="1924" w:author="Arthur Parmentier" w:date="2020-06-07T00:34:00Z">
        <w:r>
          <w:t>te a live composition.” “[…] Ultimately, the Soundpainter is the composer, making choices in the moment as to the next direction to take his/her composition.”</w:t>
        </w:r>
      </w:ins>
    </w:p>
    <w:p w:rsidR="00DE3357" w:rsidRPr="00B55BCA" w:rsidRDefault="00DE3357">
      <w:pPr>
        <w:rPr>
          <w:ins w:id="1925" w:author="Arthur Parmentier" w:date="2020-06-06T23:40:00Z"/>
          <w:rPrChange w:id="1926" w:author="Arthur Parmentier" w:date="2020-06-07T00:29:00Z">
            <w:rPr>
              <w:ins w:id="1927" w:author="Arthur Parmentier" w:date="2020-06-06T23:40:00Z"/>
            </w:rPr>
          </w:rPrChange>
        </w:rPr>
        <w:pPrChange w:id="1928" w:author="Arthur Parmentier" w:date="2020-06-07T00:29:00Z">
          <w:pPr>
            <w:pStyle w:val="Titre2"/>
          </w:pPr>
        </w:pPrChange>
      </w:pPr>
      <w:ins w:id="1929" w:author="Arthur Parmentier" w:date="2020-06-07T10:57:00Z">
        <w:r>
          <w:t>Default parame</w:t>
        </w:r>
      </w:ins>
      <w:ins w:id="1930" w:author="Arthur Parmentier" w:date="2020-06-07T10:58:00Z">
        <w:r>
          <w:t>ters as chosen by the composer</w:t>
        </w:r>
      </w:ins>
    </w:p>
    <w:p w:rsidR="00A51AA2" w:rsidRDefault="00635F2F" w:rsidP="00A51AA2">
      <w:pPr>
        <w:pStyle w:val="Titre2"/>
        <w:rPr>
          <w:ins w:id="1931" w:author="Arthur Parmentier" w:date="2020-06-07T12:23:00Z"/>
        </w:rPr>
      </w:pPr>
      <w:ins w:id="1932" w:author="Arthur Parmentier" w:date="2020-06-06T20:53:00Z">
        <w:r>
          <w:t>Cultural contexts</w:t>
        </w:r>
      </w:ins>
      <w:ins w:id="1933" w:author="Arthur Parmentier" w:date="2020-06-06T20:54:00Z">
        <w:r w:rsidR="00A51AA2">
          <w:t xml:space="preserve">, </w:t>
        </w:r>
      </w:ins>
      <w:ins w:id="1934" w:author="Arthur Parmentier" w:date="2020-06-06T20:55:00Z">
        <w:r w:rsidR="00A51AA2">
          <w:t>t</w:t>
        </w:r>
      </w:ins>
      <w:ins w:id="1935" w:author="Arthur Parmentier" w:date="2020-06-06T20:54:00Z">
        <w:r w:rsidR="00A51AA2">
          <w:t>he group, the composer and what they do with SP</w:t>
        </w:r>
      </w:ins>
    </w:p>
    <w:p w:rsidR="00AB55B3" w:rsidRPr="00AB55B3" w:rsidRDefault="00AB55B3" w:rsidP="00AB55B3">
      <w:pPr>
        <w:pStyle w:val="Titre3"/>
        <w:rPr>
          <w:ins w:id="1936" w:author="Arthur Parmentier" w:date="2020-06-07T11:00:00Z"/>
          <w:rPrChange w:id="1937" w:author="Arthur Parmentier" w:date="2020-06-07T12:23:00Z">
            <w:rPr>
              <w:ins w:id="1938" w:author="Arthur Parmentier" w:date="2020-06-07T11:00:00Z"/>
            </w:rPr>
          </w:rPrChange>
        </w:rPr>
        <w:pPrChange w:id="1939" w:author="Arthur Parmentier" w:date="2020-06-07T12:23:00Z">
          <w:pPr>
            <w:pStyle w:val="Titre2"/>
          </w:pPr>
        </w:pPrChange>
      </w:pPr>
      <w:ins w:id="1940" w:author="Arthur Parmentier" w:date="2020-06-07T12:24:00Z">
        <w:r>
          <w:t>Conventions and default parameters as contextual elements of SP</w:t>
        </w:r>
      </w:ins>
    </w:p>
    <w:p w:rsidR="00CE0118" w:rsidRPr="00CE0118" w:rsidRDefault="00CE0118" w:rsidP="00CE0118">
      <w:pPr>
        <w:rPr>
          <w:ins w:id="1941" w:author="Arthur Parmentier" w:date="2020-06-07T10:59:00Z"/>
          <w:rPrChange w:id="1942" w:author="Arthur Parmentier" w:date="2020-06-07T11:00:00Z">
            <w:rPr>
              <w:ins w:id="1943" w:author="Arthur Parmentier" w:date="2020-06-07T10:59:00Z"/>
            </w:rPr>
          </w:rPrChange>
        </w:rPr>
        <w:pPrChange w:id="1944" w:author="Arthur Parmentier" w:date="2020-06-07T11:00:00Z">
          <w:pPr>
            <w:pStyle w:val="Titre2"/>
          </w:pPr>
        </w:pPrChange>
      </w:pPr>
      <w:ins w:id="1945" w:author="Arthur Parmentier" w:date="2020-06-07T11:00:00Z">
        <w:r>
          <w:t xml:space="preserve">In </w:t>
        </w:r>
      </w:ins>
      <w:ins w:id="1946" w:author="Arthur Parmentier" w:date="2020-06-07T11:01:00Z">
        <w:r>
          <w:t xml:space="preserve">the WB2 of SP, Thompson introduces the complex concept of layer in SP </w:t>
        </w:r>
      </w:ins>
      <w:ins w:id="1947" w:author="Arthur Parmentier" w:date="2020-06-07T11:02:00Z">
        <w:r>
          <w:t>with the following sentence:</w:t>
        </w:r>
      </w:ins>
      <w:ins w:id="1948" w:author="Arthur Parmentier" w:date="2020-06-07T11:01:00Z">
        <w:r>
          <w:t xml:space="preserve"> </w:t>
        </w:r>
      </w:ins>
    </w:p>
    <w:p w:rsidR="00CE0118" w:rsidRDefault="00CE0118" w:rsidP="00CE0118">
      <w:pPr>
        <w:rPr>
          <w:ins w:id="1949" w:author="Arthur Parmentier" w:date="2020-06-07T11:00:00Z"/>
        </w:rPr>
      </w:pPr>
      <w:ins w:id="1950" w:author="Arthur Parmentier" w:date="2020-06-07T10:59:00Z">
        <w:r>
          <w:t>“There is a general rule in SP which states: Whenever any Content is being performed it is an error if the Soundpainter uses Scanning, Point to Point, or any of t</w:t>
        </w:r>
      </w:ins>
      <w:ins w:id="1951" w:author="Arthur Parmentier" w:date="2020-06-07T11:00:00Z">
        <w:r>
          <w:t>he others Modes or Content gestures without first indicating what to for with the materiel being performed.”</w:t>
        </w:r>
      </w:ins>
    </w:p>
    <w:p w:rsidR="00CE0118" w:rsidRDefault="00CE0118" w:rsidP="00CE0118">
      <w:pPr>
        <w:rPr>
          <w:ins w:id="1952" w:author="Arthur Parmentier" w:date="2020-06-07T11:05:00Z"/>
        </w:rPr>
      </w:pPr>
      <w:ins w:id="1953" w:author="Arthur Parmentier" w:date="2020-06-07T11:02:00Z">
        <w:r>
          <w:t xml:space="preserve">He then explains how the concept of </w:t>
        </w:r>
      </w:ins>
      <w:ins w:id="1954" w:author="Arthur Parmentier" w:date="2020-06-07T11:03:00Z">
        <w:r>
          <w:t>l</w:t>
        </w:r>
      </w:ins>
      <w:ins w:id="1955" w:author="Arthur Parmentier" w:date="2020-06-07T11:02:00Z">
        <w:r>
          <w:t>ayer solves this problem by requesting the performers to play those modes or gest</w:t>
        </w:r>
      </w:ins>
      <w:ins w:id="1956" w:author="Arthur Parmentier" w:date="2020-06-07T11:03:00Z">
        <w:r>
          <w:t xml:space="preserve">ures “above” the layer of </w:t>
        </w:r>
      </w:ins>
      <w:ins w:id="1957" w:author="Arthur Parmentier" w:date="2020-06-07T11:04:00Z">
        <w:r>
          <w:t>original</w:t>
        </w:r>
      </w:ins>
      <w:ins w:id="1958" w:author="Arthur Parmentier" w:date="2020-06-07T11:03:00Z">
        <w:r>
          <w:t xml:space="preserve"> material and to return to it </w:t>
        </w:r>
      </w:ins>
      <w:ins w:id="1959" w:author="Arthur Parmentier" w:date="2020-06-07T11:04:00Z">
        <w:r>
          <w:t>when the Scanning, Point to Point or other Content gestures do not require them to perform.</w:t>
        </w:r>
      </w:ins>
    </w:p>
    <w:p w:rsidR="00CE0118" w:rsidRDefault="00CE0118" w:rsidP="00CE0118">
      <w:pPr>
        <w:rPr>
          <w:ins w:id="1960" w:author="Arthur Parmentier" w:date="2020-06-07T11:09:00Z"/>
        </w:rPr>
      </w:pPr>
      <w:ins w:id="1961" w:author="Arthur Parmentier" w:date="2020-06-07T11:05:00Z">
        <w:r>
          <w:t xml:space="preserve">I would like to point out </w:t>
        </w:r>
      </w:ins>
      <w:ins w:id="1962" w:author="Arthur Parmentier" w:date="2020-06-07T11:06:00Z">
        <w:r>
          <w:t>that Thompson speak</w:t>
        </w:r>
        <w:r w:rsidR="002523A7">
          <w:t>s</w:t>
        </w:r>
        <w:r>
          <w:t xml:space="preserve"> about this as a </w:t>
        </w:r>
      </w:ins>
      <w:ins w:id="1963" w:author="Arthur Parmentier" w:date="2020-06-07T11:07:00Z">
        <w:r w:rsidR="002523A7">
          <w:t>“</w:t>
        </w:r>
      </w:ins>
      <w:ins w:id="1964" w:author="Arthur Parmentier" w:date="2020-06-07T11:06:00Z">
        <w:r>
          <w:t>general</w:t>
        </w:r>
      </w:ins>
      <w:ins w:id="1965" w:author="Arthur Parmentier" w:date="2020-06-07T11:07:00Z">
        <w:r w:rsidR="002523A7">
          <w:t>”</w:t>
        </w:r>
      </w:ins>
      <w:ins w:id="1966" w:author="Arthur Parmentier" w:date="2020-06-07T11:06:00Z">
        <w:r>
          <w:t xml:space="preserve"> rule that if not followed, would result in an error from the soundpainter. </w:t>
        </w:r>
        <w:r w:rsidR="002523A7">
          <w:t xml:space="preserve">We have seen previously that </w:t>
        </w:r>
      </w:ins>
      <w:ins w:id="1967" w:author="Arthur Parmentier" w:date="2020-06-07T11:07:00Z">
        <w:r w:rsidR="002523A7">
          <w:t xml:space="preserve">in the “philosophy” of SP, the </w:t>
        </w:r>
        <w:r w:rsidR="002523A7">
          <w:lastRenderedPageBreak/>
          <w:t>mistake has no place on the side of the performer but exists on the side o</w:t>
        </w:r>
      </w:ins>
      <w:ins w:id="1968" w:author="Arthur Parmentier" w:date="2020-06-07T11:08:00Z">
        <w:r w:rsidR="002523A7">
          <w:t>f the soundpainter, for instance in the case he would not follow the conventional syntax.</w:t>
        </w:r>
      </w:ins>
      <w:ins w:id="1969" w:author="Arthur Parmentier" w:date="2020-06-07T11:09:00Z">
        <w:r w:rsidR="002523A7">
          <w:t xml:space="preserve"> I would like to discuss some of these points:</w:t>
        </w:r>
      </w:ins>
    </w:p>
    <w:p w:rsidR="002523A7" w:rsidRDefault="002523A7" w:rsidP="002523A7">
      <w:pPr>
        <w:pStyle w:val="Paragraphedeliste"/>
        <w:numPr>
          <w:ilvl w:val="0"/>
          <w:numId w:val="11"/>
        </w:numPr>
        <w:rPr>
          <w:ins w:id="1970" w:author="Arthur Parmentier" w:date="2020-06-07T11:17:00Z"/>
        </w:rPr>
      </w:pPr>
      <w:ins w:id="1971" w:author="Arthur Parmentier" w:date="2020-06-07T11:09:00Z">
        <w:r>
          <w:t xml:space="preserve">First, one may wonder why </w:t>
        </w:r>
      </w:ins>
      <w:ins w:id="1972" w:author="Arthur Parmentier" w:date="2020-06-07T11:10:00Z">
        <w:r>
          <w:t>would mistake</w:t>
        </w:r>
      </w:ins>
      <w:ins w:id="1973" w:author="Arthur Parmentier" w:date="2020-06-07T11:11:00Z">
        <w:r>
          <w:t>s</w:t>
        </w:r>
      </w:ins>
      <w:ins w:id="1974" w:author="Arthur Parmentier" w:date="2020-06-07T11:10:00Z">
        <w:r>
          <w:t xml:space="preserve"> exist on the side of the soundpainter, even though he might not use the conventional syntax</w:t>
        </w:r>
      </w:ins>
      <w:ins w:id="1975" w:author="Arthur Parmentier" w:date="2020-06-07T11:11:00Z">
        <w:r>
          <w:t xml:space="preserve"> and not being aware of it. Thompson justifies the inexistence of mistakes on the performer side by the interesting propositions and situations</w:t>
        </w:r>
      </w:ins>
      <w:ins w:id="1976" w:author="Arthur Parmentier" w:date="2020-06-07T11:12:00Z">
        <w:r>
          <w:t xml:space="preserve"> it creates for the composition. </w:t>
        </w:r>
      </w:ins>
      <w:ins w:id="1977" w:author="Arthur Parmentier" w:date="2020-06-07T11:16:00Z">
        <w:r w:rsidR="00551D57">
          <w:br/>
        </w:r>
      </w:ins>
      <w:ins w:id="1978" w:author="Arthur Parmentier" w:date="2020-06-07T11:12:00Z">
        <w:r>
          <w:t>I believe that mistakes on the side of the soundpainter could also result in interesting compositional propositions, ambiguities and unexpected behaviors</w:t>
        </w:r>
      </w:ins>
      <w:ins w:id="1979" w:author="Arthur Parmentier" w:date="2020-06-07T11:13:00Z">
        <w:r>
          <w:t xml:space="preserve">. It is well known that languages develop some mistakes and that mistakes are most of the time the result of </w:t>
        </w:r>
      </w:ins>
      <w:ins w:id="1980" w:author="Arthur Parmentier" w:date="2020-06-07T11:14:00Z">
        <w:r>
          <w:t>unconscious</w:t>
        </w:r>
      </w:ins>
      <w:ins w:id="1981" w:author="Arthur Parmentier" w:date="2020-06-07T11:13:00Z">
        <w:r>
          <w:t xml:space="preserve"> </w:t>
        </w:r>
      </w:ins>
      <w:ins w:id="1982" w:author="Arthur Parmentier" w:date="2020-06-07T11:14:00Z">
        <w:r>
          <w:t>analogies</w:t>
        </w:r>
        <w:r>
          <w:rPr>
            <w:rStyle w:val="Appelnotedebasdep"/>
          </w:rPr>
          <w:footnoteReference w:id="28"/>
        </w:r>
      </w:ins>
      <w:ins w:id="1985" w:author="Arthur Parmentier" w:date="2020-06-07T11:13:00Z">
        <w:r>
          <w:t xml:space="preserve"> </w:t>
        </w:r>
      </w:ins>
      <w:ins w:id="1986" w:author="Arthur Parmentier" w:date="2020-06-07T11:14:00Z">
        <w:r>
          <w:t>(and other mechanisms)</w:t>
        </w:r>
        <w:r w:rsidR="00E44F6D">
          <w:t xml:space="preserve"> that reveal </w:t>
        </w:r>
      </w:ins>
      <w:ins w:id="1987" w:author="Arthur Parmentier" w:date="2020-06-07T11:15:00Z">
        <w:r w:rsidR="00E44F6D">
          <w:t xml:space="preserve">their role in the production of new forms of language. In fact, most of the language we use for our </w:t>
        </w:r>
      </w:ins>
      <w:ins w:id="1988" w:author="Arthur Parmentier" w:date="2020-06-07T11:16:00Z">
        <w:r w:rsidR="00551D57">
          <w:t>everyday life</w:t>
        </w:r>
      </w:ins>
      <w:ins w:id="1989" w:author="Arthur Parmentier" w:date="2020-06-07T11:15:00Z">
        <w:r w:rsidR="00E44F6D">
          <w:t xml:space="preserve"> comes </w:t>
        </w:r>
      </w:ins>
      <w:ins w:id="1990" w:author="Arthur Parmentier" w:date="2020-06-07T11:16:00Z">
        <w:r w:rsidR="00E44F6D">
          <w:t xml:space="preserve">from such mistakes and uncontrolled evolutions of </w:t>
        </w:r>
        <w:r w:rsidR="005C38AA">
          <w:t>the grammar.</w:t>
        </w:r>
      </w:ins>
    </w:p>
    <w:p w:rsidR="00551D57" w:rsidRDefault="00551D57" w:rsidP="002523A7">
      <w:pPr>
        <w:pStyle w:val="Paragraphedeliste"/>
        <w:numPr>
          <w:ilvl w:val="0"/>
          <w:numId w:val="11"/>
        </w:numPr>
        <w:rPr>
          <w:ins w:id="1991" w:author="Arthur Parmentier" w:date="2020-06-07T11:32:00Z"/>
        </w:rPr>
      </w:pPr>
      <w:ins w:id="1992" w:author="Arthur Parmentier" w:date="2020-06-07T11:17:00Z">
        <w:r>
          <w:t>Then, I would like to point out one major inconsistency of the statement that will allow us to conceptualize better one piece of context in SP that is called</w:t>
        </w:r>
      </w:ins>
      <w:ins w:id="1993" w:author="Arthur Parmentier" w:date="2020-06-07T11:18:00Z">
        <w:r>
          <w:t xml:space="preserve"> “default parameters”.</w:t>
        </w:r>
        <w:r w:rsidR="001E0BB1">
          <w:br/>
          <w:t xml:space="preserve">In his statement, Thompson points out the </w:t>
        </w:r>
      </w:ins>
      <w:ins w:id="1994" w:author="Arthur Parmentier" w:date="2020-06-07T11:19:00Z">
        <w:r w:rsidR="001E0BB1">
          <w:t>ambiguity</w:t>
        </w:r>
      </w:ins>
      <w:ins w:id="1995" w:author="Arthur Parmentier" w:date="2020-06-07T11:18:00Z">
        <w:r w:rsidR="001E0BB1">
          <w:t xml:space="preserve"> of being request a new content, for instan</w:t>
        </w:r>
      </w:ins>
      <w:ins w:id="1996" w:author="Arthur Parmentier" w:date="2020-06-07T11:19:00Z">
        <w:r w:rsidR="001E0BB1">
          <w:t xml:space="preserve">ce with Content gestures without first indicating what to do with the material being performed. However, in practice, this situation is observed in the compositions of Thompson himself. Take the </w:t>
        </w:r>
      </w:ins>
      <w:ins w:id="1997" w:author="Arthur Parmentier" w:date="2020-06-07T11:20:00Z">
        <w:r w:rsidR="001E0BB1">
          <w:t>following basic example: “whole group, long tone, play. Whole group, minimalism, play”. According to his statement, the second phrase is an error because the performers have not be</w:t>
        </w:r>
      </w:ins>
      <w:ins w:id="1998" w:author="Arthur Parmentier" w:date="2020-06-07T11:21:00Z">
        <w:r w:rsidR="001E0BB1">
          <w:t xml:space="preserve">en indicated what to do with the ongoing long tone. </w:t>
        </w:r>
      </w:ins>
      <w:ins w:id="1999" w:author="Arthur Parmentier" w:date="2020-06-07T11:30:00Z">
        <w:r w:rsidR="00D448A5">
          <w:br/>
          <w:t>However, i</w:t>
        </w:r>
      </w:ins>
      <w:ins w:id="2000" w:author="Arthur Parmentier" w:date="2020-06-07T11:21:00Z">
        <w:r w:rsidR="001E0BB1">
          <w:t>n practice, we learn by convention in SP that the long tone must be stopped at the moment that the minimalism is requested by the soundpainter</w:t>
        </w:r>
      </w:ins>
      <w:ins w:id="2001" w:author="Arthur Parmentier" w:date="2020-06-07T11:22:00Z">
        <w:r w:rsidR="001E0BB1">
          <w:t>. The fact that it must be stopped is a convention that has been formalized in SP as “default parameters”. If one decides to ask the perfo</w:t>
        </w:r>
      </w:ins>
      <w:ins w:id="2002" w:author="Arthur Parmentier" w:date="2020-06-07T11:23:00Z">
        <w:r w:rsidR="001E0BB1">
          <w:t xml:space="preserve">rmers to behave differently, the new parameters </w:t>
        </w:r>
      </w:ins>
      <w:ins w:id="2003" w:author="Arthur Parmentier" w:date="2020-06-07T11:29:00Z">
        <w:r w:rsidR="007843D1">
          <w:t>must</w:t>
        </w:r>
      </w:ins>
      <w:ins w:id="2004" w:author="Arthur Parmentier" w:date="2020-06-07T11:23:00Z">
        <w:r w:rsidR="001E0BB1">
          <w:t xml:space="preserve"> be </w:t>
        </w:r>
      </w:ins>
      <w:ins w:id="2005" w:author="Arthur Parmentier" w:date="2020-06-07T11:29:00Z">
        <w:r w:rsidR="007843D1">
          <w:t xml:space="preserve">conventionally </w:t>
        </w:r>
      </w:ins>
      <w:ins w:id="2006" w:author="Arthur Parmentier" w:date="2020-06-07T11:23:00Z">
        <w:r w:rsidR="001E0BB1">
          <w:t xml:space="preserve">defined prior to the performance </w:t>
        </w:r>
      </w:ins>
      <w:ins w:id="2007" w:author="Arthur Parmentier" w:date="2020-06-07T11:25:00Z">
        <w:r w:rsidR="001E0BB1">
          <w:t>and assigned to specific sign</w:t>
        </w:r>
      </w:ins>
      <w:ins w:id="2008" w:author="Arthur Parmentier" w:date="2020-06-07T11:29:00Z">
        <w:r w:rsidR="00E847B5">
          <w:t>s and indexes</w:t>
        </w:r>
      </w:ins>
      <w:ins w:id="2009" w:author="Arthur Parmentier" w:date="2020-06-07T11:25:00Z">
        <w:r w:rsidR="001E0BB1">
          <w:rPr>
            <w:rStyle w:val="Appelnotedebasdep"/>
          </w:rPr>
          <w:footnoteReference w:id="29"/>
        </w:r>
        <w:r w:rsidR="001E0BB1">
          <w:t>.</w:t>
        </w:r>
      </w:ins>
      <w:ins w:id="2014" w:author="Arthur Parmentier" w:date="2020-06-07T11:30:00Z">
        <w:r w:rsidR="00D448A5">
          <w:t xml:space="preserve"> I</w:t>
        </w:r>
      </w:ins>
      <w:ins w:id="2015" w:author="Arthur Parmentier" w:date="2020-06-07T11:31:00Z">
        <w:r w:rsidR="00D448A5">
          <w:t>n his statement, Thompson seems to forget that the situation he describes is very common but is</w:t>
        </w:r>
      </w:ins>
      <w:ins w:id="2016" w:author="Arthur Parmentier" w:date="2020-06-07T11:32:00Z">
        <w:r w:rsidR="00D448A5">
          <w:t xml:space="preserve"> in practice</w:t>
        </w:r>
      </w:ins>
      <w:ins w:id="2017" w:author="Arthur Parmentier" w:date="2020-06-07T11:31:00Z">
        <w:r w:rsidR="00D448A5">
          <w:t xml:space="preserve"> never judged as an e</w:t>
        </w:r>
      </w:ins>
      <w:ins w:id="2018" w:author="Arthur Parmentier" w:date="2020-06-07T11:32:00Z">
        <w:r w:rsidR="00D448A5">
          <w:t>rror, because of the conventions that are learned on how to interpret such ambiguous requests.</w:t>
        </w:r>
      </w:ins>
    </w:p>
    <w:p w:rsidR="00A87C2C" w:rsidRDefault="000B1D7E" w:rsidP="00A87C2C">
      <w:pPr>
        <w:pStyle w:val="Paragraphedeliste"/>
        <w:numPr>
          <w:ilvl w:val="0"/>
          <w:numId w:val="11"/>
        </w:numPr>
        <w:rPr>
          <w:ins w:id="2019" w:author="Arthur Parmentier" w:date="2020-06-07T12:25:00Z"/>
        </w:rPr>
      </w:pPr>
      <w:ins w:id="2020" w:author="Arthur Parmentier" w:date="2020-06-07T11:32:00Z">
        <w:r>
          <w:t>Finally, I would like to propose an interpre</w:t>
        </w:r>
      </w:ins>
      <w:ins w:id="2021" w:author="Arthur Parmentier" w:date="2020-06-07T11:33:00Z">
        <w:r>
          <w:t xml:space="preserve">tation of this statement as </w:t>
        </w:r>
      </w:ins>
      <w:ins w:id="2022" w:author="Arthur Parmentier" w:date="2020-06-07T11:56:00Z">
        <w:r w:rsidR="0005718B">
          <w:t>a mark</w:t>
        </w:r>
      </w:ins>
      <w:ins w:id="2023" w:author="Arthur Parmentier" w:date="2020-06-07T11:33:00Z">
        <w:r>
          <w:t xml:space="preserve"> of his own conventions as a composer. This will allow us to discuss </w:t>
        </w:r>
      </w:ins>
      <w:ins w:id="2024" w:author="Arthur Parmentier" w:date="2020-06-07T11:34:00Z">
        <w:r>
          <w:t>the role of the traditional composer in the structural rules of SP that are particular to the context of performance rather than the syntax of the sign language.</w:t>
        </w:r>
      </w:ins>
      <w:ins w:id="2025" w:author="Arthur Parmentier" w:date="2020-06-07T11:56:00Z">
        <w:r w:rsidR="00112C15">
          <w:br/>
          <w:t>It is</w:t>
        </w:r>
      </w:ins>
      <w:ins w:id="2026" w:author="Arthur Parmentier" w:date="2020-06-07T11:57:00Z">
        <w:r w:rsidR="00112C15">
          <w:t xml:space="preserve"> obvious that most of structures and conventions in SP follow closely the visions of Thompson on composition and what he would </w:t>
        </w:r>
      </w:ins>
      <w:ins w:id="2027" w:author="Arthur Parmentier" w:date="2020-06-07T11:58:00Z">
        <w:r w:rsidR="00112C15">
          <w:t>expect from the performers.</w:t>
        </w:r>
        <w:r w:rsidR="00116057">
          <w:t xml:space="preserve"> What he calls a “general rule” is instead in my interpretation </w:t>
        </w:r>
      </w:ins>
      <w:ins w:id="2028" w:author="Arthur Parmentier" w:date="2020-06-07T11:59:00Z">
        <w:r w:rsidR="00116057">
          <w:t>his own convention with the performers he works with.</w:t>
        </w:r>
      </w:ins>
      <w:ins w:id="2029" w:author="Arthur Parmentier" w:date="2020-06-07T12:00:00Z">
        <w:r w:rsidR="00116057">
          <w:t xml:space="preserve"> Indeed, a different composer could as well rule that by convention, scan, point to point </w:t>
        </w:r>
        <w:r w:rsidR="00116057">
          <w:lastRenderedPageBreak/>
          <w:t>and all content gestures are meant as layers other the ongoing m</w:t>
        </w:r>
      </w:ins>
      <w:ins w:id="2030" w:author="Arthur Parmentier" w:date="2020-06-07T12:01:00Z">
        <w:r w:rsidR="00116057">
          <w:t>aterial. We have seen in the previous point that there are such conventions that allow to interpret ambiguous requests; but it may be the case that Thompson or other soundpainters</w:t>
        </w:r>
      </w:ins>
      <w:ins w:id="2031" w:author="Arthur Parmentier" w:date="2020-06-07T12:02:00Z">
        <w:r w:rsidR="00116057">
          <w:t xml:space="preserve"> disagree on those conventions, while using the same syntax in general, hence the same language. In his compositions, Thompson </w:t>
        </w:r>
      </w:ins>
      <w:ins w:id="2032" w:author="Arthur Parmentier" w:date="2020-06-07T12:03:00Z">
        <w:r w:rsidR="00116057">
          <w:t xml:space="preserve">expects the performers not to consider </w:t>
        </w:r>
      </w:ins>
      <w:ins w:id="2033" w:author="Arthur Parmentier" w:date="2020-06-07T12:05:00Z">
        <w:r w:rsidR="00116057">
          <w:t>some</w:t>
        </w:r>
      </w:ins>
      <w:ins w:id="2034" w:author="Arthur Parmentier" w:date="2020-06-07T12:03:00Z">
        <w:r w:rsidR="00116057">
          <w:t xml:space="preserve"> ambiguous propositions from the soundpainter</w:t>
        </w:r>
      </w:ins>
      <w:ins w:id="2035" w:author="Arthur Parmentier" w:date="2020-06-07T12:04:00Z">
        <w:r w:rsidR="00116057">
          <w:t xml:space="preserve">, or to reject them as errors, while </w:t>
        </w:r>
      </w:ins>
      <w:ins w:id="2036" w:author="Arthur Parmentier" w:date="2020-06-07T12:05:00Z">
        <w:r w:rsidR="00116057">
          <w:t>he developed and formalize an important set of conventions from his own experience (</w:t>
        </w:r>
      </w:ins>
      <w:ins w:id="2037" w:author="Arthur Parmentier" w:date="2020-06-07T12:06:00Z">
        <w:r w:rsidR="00116057">
          <w:t xml:space="preserve">we can think of the conventions about the development rates, neutral positions, or simple conventions such as what defines a minimalism </w:t>
        </w:r>
      </w:ins>
      <w:ins w:id="2038" w:author="Arthur Parmentier" w:date="2020-06-07T12:07:00Z">
        <w:r w:rsidR="00116057">
          <w:t>or a pointillism).</w:t>
        </w:r>
        <w:r w:rsidR="00DE4E1C">
          <w:br/>
          <w:t>T</w:t>
        </w:r>
      </w:ins>
      <w:ins w:id="2039" w:author="Arthur Parmentier" w:date="2020-06-07T12:08:00Z">
        <w:r w:rsidR="00DE4E1C">
          <w:t>his example points out</w:t>
        </w:r>
      </w:ins>
      <w:ins w:id="2040" w:author="Arthur Parmentier" w:date="2020-06-07T12:09:00Z">
        <w:r w:rsidR="00DE4E1C">
          <w:t xml:space="preserve"> that the soundpainter plays an important role as a composer that proposes conventions and other sets of rules that are not explained from within the grammar of SP </w:t>
        </w:r>
      </w:ins>
      <w:ins w:id="2041" w:author="Arthur Parmentier" w:date="2020-06-07T12:10:00Z">
        <w:r w:rsidR="00DE4E1C">
          <w:t xml:space="preserve">but rather from the whole context around the performance. In the next section, we will discuss more in detail some aspects of the diffusion of SP for incorporating </w:t>
        </w:r>
      </w:ins>
      <w:ins w:id="2042" w:author="Arthur Parmentier" w:date="2020-06-07T12:11:00Z">
        <w:r w:rsidR="00DE4E1C">
          <w:t>conventions into the language.</w:t>
        </w:r>
      </w:ins>
      <w:ins w:id="2043" w:author="Arthur Parmentier" w:date="2020-06-07T11:34:00Z">
        <w:r w:rsidR="00A87C2C">
          <w:br/>
        </w:r>
      </w:ins>
    </w:p>
    <w:p w:rsidR="005E4B9F" w:rsidRDefault="005E4B9F" w:rsidP="005E4B9F">
      <w:pPr>
        <w:pStyle w:val="Titre3"/>
        <w:rPr>
          <w:ins w:id="2044" w:author="Arthur Parmentier" w:date="2020-06-07T12:26:00Z"/>
        </w:rPr>
      </w:pPr>
      <w:ins w:id="2045" w:author="Arthur Parmentier" w:date="2020-06-07T12:26:00Z">
        <w:r>
          <w:t>Configurations of SP as a formalization of context</w:t>
        </w:r>
      </w:ins>
    </w:p>
    <w:p w:rsidR="005E4B9F" w:rsidRPr="005E4B9F" w:rsidRDefault="005E4B9F" w:rsidP="005E4B9F">
      <w:pPr>
        <w:rPr>
          <w:ins w:id="2046" w:author="Arthur Parmentier" w:date="2020-06-06T20:54:00Z"/>
          <w:rPrChange w:id="2047" w:author="Arthur Parmentier" w:date="2020-06-07T12:26:00Z">
            <w:rPr>
              <w:ins w:id="2048" w:author="Arthur Parmentier" w:date="2020-06-06T20:54:00Z"/>
            </w:rPr>
          </w:rPrChange>
        </w:rPr>
        <w:pPrChange w:id="2049" w:author="Arthur Parmentier" w:date="2020-06-07T12:26:00Z">
          <w:pPr>
            <w:pStyle w:val="Titre2"/>
          </w:pPr>
        </w:pPrChange>
      </w:pPr>
      <w:ins w:id="2050" w:author="Arthur Parmentier" w:date="2020-06-07T12:27:00Z">
        <w:r>
          <w:t xml:space="preserve">In this part, I would like to show that contextual parameters and features can be </w:t>
        </w:r>
      </w:ins>
      <w:ins w:id="2051" w:author="Arthur Parmentier" w:date="2020-06-07T12:28:00Z">
        <w:r>
          <w:t xml:space="preserve">formalized in the notion of configuration of SP. Moreover, I would like to point out the </w:t>
        </w:r>
      </w:ins>
      <w:ins w:id="2052" w:author="Arthur Parmentier" w:date="2020-06-07T12:31:00Z">
        <w:r>
          <w:t xml:space="preserve">historical </w:t>
        </w:r>
      </w:ins>
      <w:ins w:id="2053" w:author="Arthur Parmentier" w:date="2020-06-07T12:28:00Z">
        <w:r>
          <w:t xml:space="preserve">emergence of new configurations of SP in which </w:t>
        </w:r>
      </w:ins>
      <w:ins w:id="2054" w:author="Arthur Parmentier" w:date="2020-06-07T12:29:00Z">
        <w:r>
          <w:t xml:space="preserve">major conventions of SP such as the </w:t>
        </w:r>
      </w:ins>
      <w:ins w:id="2055" w:author="Arthur Parmentier" w:date="2020-06-07T12:30:00Z">
        <w:r>
          <w:t xml:space="preserve">traditional </w:t>
        </w:r>
      </w:ins>
      <w:ins w:id="2056" w:author="Arthur Parmentier" w:date="2020-06-07T12:29:00Z">
        <w:r>
          <w:t xml:space="preserve">dichotomy between the composer and </w:t>
        </w:r>
      </w:ins>
      <w:ins w:id="2057" w:author="Arthur Parmentier" w:date="2020-06-07T12:30:00Z">
        <w:r>
          <w:t xml:space="preserve">the </w:t>
        </w:r>
      </w:ins>
      <w:ins w:id="2058" w:author="Arthur Parmentier" w:date="2020-06-07T12:29:00Z">
        <w:r>
          <w:t>performer</w:t>
        </w:r>
      </w:ins>
      <w:ins w:id="2059" w:author="Arthur Parmentier" w:date="2020-06-07T12:30:00Z">
        <w:r>
          <w:t>s (or the orchestra)</w:t>
        </w:r>
      </w:ins>
      <w:ins w:id="2060" w:author="Arthur Parmentier" w:date="2020-06-07T12:31:00Z">
        <w:r>
          <w:t xml:space="preserve"> disappear</w:t>
        </w:r>
        <w:r w:rsidR="00D54BF5">
          <w:t>, but also the predominance of some configurations as representative of SP.</w:t>
        </w:r>
      </w:ins>
      <w:bookmarkStart w:id="2061" w:name="_GoBack"/>
      <w:bookmarkEnd w:id="2061"/>
    </w:p>
    <w:p w:rsidR="00635F2F" w:rsidRDefault="00804910" w:rsidP="00635F2F">
      <w:pPr>
        <w:pStyle w:val="Titre2"/>
        <w:rPr>
          <w:ins w:id="2062" w:author="Arthur Parmentier" w:date="2020-06-06T20:53:00Z"/>
        </w:rPr>
      </w:pPr>
      <w:ins w:id="2063" w:author="Arthur Parmentier" w:date="2020-06-06T20:56:00Z">
        <w:r>
          <w:t>The diffusion mechanisms of SP and their consequences</w:t>
        </w:r>
      </w:ins>
    </w:p>
    <w:p w:rsidR="00635F2F" w:rsidRDefault="00F622D8">
      <w:pPr>
        <w:rPr>
          <w:ins w:id="2064" w:author="Arthur Parmentier" w:date="2020-06-07T12:13:00Z"/>
        </w:rPr>
      </w:pPr>
      <w:ins w:id="2065" w:author="Arthur Parmentier" w:date="2020-06-07T12:11:00Z">
        <w:r>
          <w:t>We have seen in the previous section that the composer plays an important role in defining the conventions</w:t>
        </w:r>
      </w:ins>
      <w:ins w:id="2066" w:author="Arthur Parmentier" w:date="2020-06-07T12:12:00Z">
        <w:r>
          <w:t xml:space="preserve"> of the performance, but that these conventions are proper to specific configurations that ar</w:t>
        </w:r>
      </w:ins>
      <w:ins w:id="2067" w:author="Arthur Parmentier" w:date="2020-06-07T12:13:00Z">
        <w:r>
          <w:t>e no longer unique in SP, as new configurations emerge that question the role of composer versus performer and blurry the frontiers and definitions of those concepts in SP.</w:t>
        </w:r>
      </w:ins>
      <w:ins w:id="2068" w:author="Arthur Parmentier" w:date="2020-06-07T12:15:00Z">
        <w:r w:rsidR="000618F2">
          <w:t xml:space="preserve"> Moreover, I have tried to push for a </w:t>
        </w:r>
      </w:ins>
      <w:ins w:id="2069" w:author="Arthur Parmentier" w:date="2020-06-07T12:16:00Z">
        <w:r w:rsidR="001E01C8">
          <w:t xml:space="preserve">conceptual </w:t>
        </w:r>
      </w:ins>
      <w:ins w:id="2070" w:author="Arthur Parmentier" w:date="2020-06-07T12:15:00Z">
        <w:r w:rsidR="000618F2">
          <w:t>separation between SP as a sign language and</w:t>
        </w:r>
      </w:ins>
      <w:ins w:id="2071" w:author="Arthur Parmentier" w:date="2020-06-07T12:16:00Z">
        <w:r w:rsidR="000618F2">
          <w:t xml:space="preserve"> the elements of context such as conventions and configurations that come with SP performances.</w:t>
        </w:r>
      </w:ins>
      <w:ins w:id="2072" w:author="Arthur Parmentier" w:date="2020-06-07T12:17:00Z">
        <w:r w:rsidR="00CF1C7A">
          <w:t xml:space="preserve"> In other words, this separation is analogical to the separation between language and culture that we are familiar with</w:t>
        </w:r>
        <w:r w:rsidR="00B967E3">
          <w:t xml:space="preserve">: the culture defines the </w:t>
        </w:r>
      </w:ins>
      <w:ins w:id="2073" w:author="Arthur Parmentier" w:date="2020-06-07T12:18:00Z">
        <w:r w:rsidR="00B967E3">
          <w:t xml:space="preserve">use, conventions and configurations of a language; the language itself </w:t>
        </w:r>
      </w:ins>
      <w:ins w:id="2074" w:author="Arthur Parmentier" w:date="2020-06-07T12:19:00Z">
        <w:r w:rsidR="00B967E3">
          <w:t>can be described in mere linguistic terms but cannot be understood without elements of culture, that are however not necessarily elements of language</w:t>
        </w:r>
      </w:ins>
      <w:ins w:id="2075" w:author="Arthur Parmentier" w:date="2020-06-07T12:20:00Z">
        <w:r w:rsidR="00883190">
          <w:t>. I believe that there is an implicit confusion between the contextual (cultural) elements of SP and the definition of SP as a mere sign language.</w:t>
        </w:r>
      </w:ins>
    </w:p>
    <w:p w:rsidR="002574B4" w:rsidRPr="00635F2F" w:rsidRDefault="002574B4">
      <w:pPr>
        <w:rPr>
          <w:ins w:id="2076" w:author="Arthur Parmentier" w:date="2020-06-06T17:31:00Z"/>
          <w:rPrChange w:id="2077" w:author="Arthur Parmentier" w:date="2020-06-06T20:52:00Z">
            <w:rPr>
              <w:ins w:id="2078" w:author="Arthur Parmentier" w:date="2020-06-06T17:31:00Z"/>
            </w:rPr>
          </w:rPrChange>
        </w:rPr>
        <w:pPrChange w:id="2079" w:author="Arthur Parmentier" w:date="2020-06-06T20:52:00Z">
          <w:pPr>
            <w:pStyle w:val="Titre1"/>
          </w:pPr>
        </w:pPrChange>
      </w:pPr>
      <w:ins w:id="2080" w:author="Arthur Parmentier" w:date="2020-06-07T12:13:00Z">
        <w:r>
          <w:t>In this part</w:t>
        </w:r>
      </w:ins>
      <w:ins w:id="2081" w:author="Arthur Parmentier" w:date="2020-06-07T12:14:00Z">
        <w:r>
          <w:t xml:space="preserve">, I would like to show that the fact that we see and speak of those </w:t>
        </w:r>
      </w:ins>
      <w:ins w:id="2082" w:author="Arthur Parmentier" w:date="2020-06-07T12:21:00Z">
        <w:r w:rsidR="00D10DA5">
          <w:t>contextual elements</w:t>
        </w:r>
      </w:ins>
      <w:ins w:id="2083" w:author="Arthur Parmentier" w:date="2020-06-07T12:14:00Z">
        <w:r>
          <w:t xml:space="preserve"> as part of SP is the result</w:t>
        </w:r>
      </w:ins>
      <w:ins w:id="2084" w:author="Arthur Parmentier" w:date="2020-06-07T12:15:00Z">
        <w:r>
          <w:t xml:space="preserve"> of the history of SP and its diffusion by Walter Thompson.</w:t>
        </w:r>
        <w:r w:rsidR="000618F2">
          <w:t xml:space="preserve"> </w:t>
        </w:r>
      </w:ins>
    </w:p>
    <w:p w:rsidR="00224457" w:rsidRDefault="00224457" w:rsidP="00224457">
      <w:pPr>
        <w:pStyle w:val="NormalWeb"/>
        <w:rPr>
          <w:ins w:id="2085" w:author="Arthur Parmentier" w:date="2020-06-06T17:31:00Z"/>
        </w:rPr>
      </w:pPr>
      <w:ins w:id="2086" w:author="Arthur Parmentier" w:date="2020-06-06T17:31:00Z">
        <w:r>
          <w:t>f.You have previously used more than one Soundpainter in a performance.</w:t>
        </w:r>
      </w:ins>
    </w:p>
    <w:p w:rsidR="00224457" w:rsidRDefault="00224457" w:rsidP="00224457">
      <w:pPr>
        <w:pStyle w:val="NormalWeb"/>
        <w:rPr>
          <w:ins w:id="2087" w:author="Arthur Parmentier" w:date="2020-06-06T17:31:00Z"/>
        </w:rPr>
      </w:pPr>
      <w:ins w:id="2088" w:author="Arthur Parmentier" w:date="2020-06-06T17:31:00Z">
        <w:r>
          <w:t>I have incorporated as many as six Soundpainter’s at a time – it’s difficult because each Soundpainter has to be aware on what the others are doing. Normally, I will sign a second Soundpainter to come up and compose side-by-side with me for a few minutes.</w:t>
        </w:r>
      </w:ins>
    </w:p>
    <w:p w:rsidR="00224457" w:rsidRDefault="00224457" w:rsidP="00224457">
      <w:pPr>
        <w:pStyle w:val="NormalWeb"/>
        <w:rPr>
          <w:ins w:id="2089" w:author="Arthur Parmentier" w:date="2020-06-06T17:31:00Z"/>
        </w:rPr>
      </w:pPr>
      <w:ins w:id="2090" w:author="Arthur Parmentier" w:date="2020-06-06T17:31:00Z">
        <w:r>
          <w:lastRenderedPageBreak/>
          <w:t>I. When this occurs do you ever Soundpaint to one another (for example, you could sign to “Relate To” one another)?</w:t>
        </w:r>
      </w:ins>
    </w:p>
    <w:p w:rsidR="00224457" w:rsidRDefault="00224457" w:rsidP="00224457">
      <w:pPr>
        <w:pStyle w:val="NormalWeb"/>
        <w:rPr>
          <w:ins w:id="2091" w:author="Arthur Parmentier" w:date="2020-06-06T17:31:00Z"/>
        </w:rPr>
      </w:pPr>
      <w:ins w:id="2092" w:author="Arthur Parmentier" w:date="2020-06-06T17:31:00Z">
        <w:r>
          <w:t>Yes. There have been concerts where a second Soundpainter, who I have signed to come up and Soundpaint side-by-side with me, will turn from the group and begin Soundpainting me. The first time this happened was a surprise to me, I didn’t expect it though, I responded to the gestures as if I was a part of the orchestra. After the first time this happened there have been many occasions where a Soundpainter will be Soundpainted.</w:t>
        </w:r>
      </w:ins>
    </w:p>
    <w:p w:rsidR="00224457" w:rsidRDefault="00224457" w:rsidP="00224457">
      <w:pPr>
        <w:pStyle w:val="NormalWeb"/>
        <w:rPr>
          <w:ins w:id="2093" w:author="Arthur Parmentier" w:date="2020-06-06T17:31:00Z"/>
        </w:rPr>
      </w:pPr>
      <w:ins w:id="2094" w:author="Arthur Parmentier" w:date="2020-06-06T17:31:00Z">
        <w:r>
          <w:t>II. If you have two ensembles or groups led by one or more Soundpainter, such as a group of actors and a group of musicians, each with a Soundpainter, are they treated as separate entities or as different parts of a single group?</w:t>
        </w:r>
      </w:ins>
    </w:p>
    <w:p w:rsidR="00224457" w:rsidRDefault="00224457" w:rsidP="00224457">
      <w:pPr>
        <w:pStyle w:val="NormalWeb"/>
        <w:rPr>
          <w:ins w:id="2095" w:author="Arthur Parmentier" w:date="2020-06-06T17:31:00Z"/>
        </w:rPr>
      </w:pPr>
      <w:ins w:id="2096" w:author="Arthur Parmentier" w:date="2020-06-06T17:31:00Z">
        <w:r>
          <w:t>When composing with two Soundpainters simultaneously, there are many possible ways to work together. The most common being that the Soundpainters often spilt the groups (the two groups are decided in rehearsal or in the moment using the This Is gesture to identify who is in who’s group) and then compose the piece collectively. Each Soundpainter has the choice of relating to the other Soundpainter in any fashion they desire – supportive or contradictory. At times, the two Soundpainters may change groups during the performance or indicate specific phrases to each other to be signed to the group. There have also been times where the Soundpainters will turn and Soundpaint each other and there is a phrase called Who Soundpainter where the group will decide which Soundpainter to follow. The possibilities of how to work together are very broad but these are several ways two Soundpainters and two or more groups will composer collectively.</w:t>
        </w:r>
      </w:ins>
    </w:p>
    <w:p w:rsidR="00224457" w:rsidRDefault="00224457" w:rsidP="00224457">
      <w:pPr>
        <w:pStyle w:val="NormalWeb"/>
        <w:rPr>
          <w:ins w:id="2097" w:author="Arthur Parmentier" w:date="2020-06-06T17:31:00Z"/>
        </w:rPr>
      </w:pPr>
      <w:ins w:id="2098" w:author="Arthur Parmentier" w:date="2020-06-06T17:31:00Z">
        <w:r>
          <w:t>III. Do Soundpainters try to complement each other (in which case how do you interpret the word complement?)</w:t>
        </w:r>
      </w:ins>
    </w:p>
    <w:p w:rsidR="00224457" w:rsidRDefault="00224457" w:rsidP="00224457">
      <w:pPr>
        <w:pStyle w:val="NormalWeb"/>
        <w:rPr>
          <w:ins w:id="2099" w:author="Arthur Parmentier" w:date="2020-06-06T17:31:00Z"/>
        </w:rPr>
      </w:pPr>
      <w:ins w:id="2100" w:author="Arthur Parmentier" w:date="2020-06-06T17:31:00Z">
        <w:r>
          <w:t>Yes at time both Soundpainters will purposely complement each other’s directions. This can be signed live between the Soundpainter using gestures such as Relate To, With, Brush Work, Feel. This phrase indicates each Soundpainter to pay close attention to the direction of the other and sign complementary phrases to support and further the composition. It is very important that no matter how the relationship is realized, whether complementary in a supportive or contrary fashion, each Soundpainter is aware of what the other is doing and why they choose their individual direction.</w:t>
        </w:r>
      </w:ins>
    </w:p>
    <w:p w:rsidR="00224457" w:rsidRDefault="00224457" w:rsidP="00224457">
      <w:pPr>
        <w:pStyle w:val="NormalWeb"/>
        <w:rPr>
          <w:ins w:id="2101" w:author="Arthur Parmentier" w:date="2020-06-06T17:31:00Z"/>
        </w:rPr>
      </w:pPr>
      <w:ins w:id="2102" w:author="Arthur Parmentier" w:date="2020-06-06T17:31:00Z">
        <w:r>
          <w:t>There isn’t a standard rule stating that there can be more than one Soundpainter composing at the same time, nor that they must relate to each other and progress the piece in a specific way. Multiple possibilities are available to each Soundpainter and what is happening in the moment dictates how they will communicate between each other.</w:t>
        </w:r>
      </w:ins>
    </w:p>
    <w:p w:rsidR="00224457" w:rsidRDefault="00224457" w:rsidP="00224457">
      <w:pPr>
        <w:pStyle w:val="NormalWeb"/>
        <w:rPr>
          <w:ins w:id="2103" w:author="Arthur Parmentier" w:date="2020-06-06T17:31:00Z"/>
        </w:rPr>
      </w:pPr>
      <w:ins w:id="2104" w:author="Arthur Parmentier" w:date="2020-06-06T17:31:00Z">
        <w:r>
          <w:t>g.Have you ever gestured for a dancer/actor to Soundpaint within the ensemble?</w:t>
        </w:r>
      </w:ins>
    </w:p>
    <w:p w:rsidR="00224457" w:rsidRDefault="00224457" w:rsidP="00224457">
      <w:pPr>
        <w:pStyle w:val="NormalWeb"/>
        <w:rPr>
          <w:ins w:id="2105" w:author="Arthur Parmentier" w:date="2020-06-06T17:31:00Z"/>
        </w:rPr>
      </w:pPr>
      <w:ins w:id="2106" w:author="Arthur Parmentier" w:date="2020-06-06T17:31:00Z">
        <w:r>
          <w:t>Yes. There is a sign in Soundpainting specifically for this concept – anyone, at any time, may be signed by the Soundpainter to Soundpaint within the group – usually, but not by rule, signing just a few phrases and then returning to their respective disciplines.</w:t>
        </w:r>
      </w:ins>
    </w:p>
    <w:p w:rsidR="00224457" w:rsidRPr="00224457" w:rsidRDefault="00224457">
      <w:pPr>
        <w:rPr>
          <w:ins w:id="2107" w:author="Arthur Parmentier" w:date="2020-05-14T15:43:00Z"/>
        </w:rPr>
      </w:pPr>
    </w:p>
    <w:p w:rsidR="00B22614" w:rsidRPr="00953072" w:rsidDel="00A84632" w:rsidRDefault="00B22614" w:rsidP="00E6654A">
      <w:pPr>
        <w:rPr>
          <w:del w:id="2108" w:author="Arthur Parmentier" w:date="2020-05-14T13:28:00Z"/>
        </w:rPr>
      </w:pPr>
      <w:bookmarkStart w:id="2109" w:name="_Toc40355388"/>
      <w:bookmarkStart w:id="2110" w:name="_Toc40355925"/>
      <w:bookmarkStart w:id="2111" w:name="_Toc40356089"/>
      <w:bookmarkStart w:id="2112" w:name="_Toc40363697"/>
      <w:bookmarkStart w:id="2113" w:name="_Toc40363760"/>
      <w:bookmarkStart w:id="2114" w:name="_Toc40431469"/>
      <w:bookmarkStart w:id="2115" w:name="_Toc41067197"/>
      <w:bookmarkStart w:id="2116" w:name="_Toc42259012"/>
      <w:bookmarkStart w:id="2117" w:name="_Toc42259089"/>
      <w:bookmarkEnd w:id="2109"/>
      <w:bookmarkEnd w:id="2110"/>
      <w:bookmarkEnd w:id="2111"/>
      <w:bookmarkEnd w:id="2112"/>
      <w:bookmarkEnd w:id="2113"/>
      <w:bookmarkEnd w:id="2114"/>
      <w:bookmarkEnd w:id="2115"/>
      <w:bookmarkEnd w:id="2116"/>
      <w:bookmarkEnd w:id="2117"/>
    </w:p>
    <w:p w:rsidR="00F25194" w:rsidRDefault="00F25194" w:rsidP="00E6654A">
      <w:pPr>
        <w:pStyle w:val="Titre1"/>
        <w:rPr>
          <w:ins w:id="2118" w:author="Arthur Parmentier" w:date="2020-05-15T10:44:00Z"/>
        </w:rPr>
      </w:pPr>
      <w:bookmarkStart w:id="2119" w:name="_Toc42259090"/>
      <w:r w:rsidRPr="00953072">
        <w:t>Soundpainting recognition with Max/MSP</w:t>
      </w:r>
      <w:bookmarkEnd w:id="2119"/>
    </w:p>
    <w:p w:rsidR="00D32387" w:rsidRDefault="00B01D9E">
      <w:pPr>
        <w:rPr>
          <w:ins w:id="2120" w:author="Arthur Parmentier" w:date="2020-05-18T17:13:00Z"/>
        </w:rPr>
      </w:pPr>
      <w:ins w:id="2121" w:author="Arthur Parmentier" w:date="2020-05-15T10:44:00Z">
        <w:r>
          <w:t xml:space="preserve">In this section, </w:t>
        </w:r>
      </w:ins>
      <w:ins w:id="2122" w:author="Arthur Parmentier" w:date="2020-05-15T10:45:00Z">
        <w:r>
          <w:t xml:space="preserve">I will introduce my Max/MSP Soundpainting recognition tool. </w:t>
        </w:r>
      </w:ins>
    </w:p>
    <w:p w:rsidR="00D32387" w:rsidRDefault="00D32387">
      <w:pPr>
        <w:rPr>
          <w:ins w:id="2123" w:author="Arthur Parmentier" w:date="2020-05-18T17:13:00Z"/>
        </w:rPr>
      </w:pPr>
      <w:ins w:id="2124" w:author="Arthur Parmentier" w:date="2020-05-18T17:13:00Z">
        <w:r>
          <w:t>First, w</w:t>
        </w:r>
      </w:ins>
      <w:ins w:id="2125" w:author="Arthur Parmentier" w:date="2020-05-15T10:46:00Z">
        <w:r w:rsidR="00B01D9E">
          <w:t>e will motivate the creation of such a tool, capable of recognizing several SP signs but also of creating new ones, as a composer would do.</w:t>
        </w:r>
        <w:r w:rsidR="00C261F8">
          <w:t xml:space="preserve"> </w:t>
        </w:r>
      </w:ins>
    </w:p>
    <w:p w:rsidR="00B01D9E" w:rsidRDefault="00C261F8">
      <w:pPr>
        <w:rPr>
          <w:ins w:id="2126" w:author="Arthur Parmentier" w:date="2020-05-18T17:10:00Z"/>
        </w:rPr>
      </w:pPr>
      <w:ins w:id="2127" w:author="Arthur Parmentier" w:date="2020-05-15T10:46:00Z">
        <w:r>
          <w:t>Then, we will explore</w:t>
        </w:r>
      </w:ins>
      <w:ins w:id="2128" w:author="Arthur Parmentier" w:date="2020-05-15T10:47:00Z">
        <w:r>
          <w:t xml:space="preserve"> the structure of this tool in a top-bottom approach, in contrast with constructivist model of SP that I presented in previous s</w:t>
        </w:r>
      </w:ins>
      <w:ins w:id="2129" w:author="Arthur Parmentier" w:date="2020-05-15T10:48:00Z">
        <w:r>
          <w:t>ections</w:t>
        </w:r>
      </w:ins>
      <w:ins w:id="2130" w:author="Arthur Parmentier" w:date="2020-05-18T17:14:00Z">
        <w:r w:rsidR="00D32387">
          <w:t>, by discussing the global structure of the program and then taking a deeper look into the features and key objects of each layer.</w:t>
        </w:r>
      </w:ins>
    </w:p>
    <w:p w:rsidR="00CE7ED8" w:rsidRDefault="00D32387">
      <w:pPr>
        <w:rPr>
          <w:ins w:id="2131" w:author="Arthur Parmentier" w:date="2020-05-18T17:16:00Z"/>
        </w:rPr>
      </w:pPr>
      <w:ins w:id="2132" w:author="Arthur Parmentier" w:date="2020-05-18T17:14:00Z">
        <w:r>
          <w:t>Moreover,</w:t>
        </w:r>
      </w:ins>
      <w:ins w:id="2133" w:author="Arthur Parmentier" w:date="2020-05-18T17:10:00Z">
        <w:r w:rsidR="00CE7ED8">
          <w:t xml:space="preserve"> we will</w:t>
        </w:r>
      </w:ins>
      <w:ins w:id="2134" w:author="Arthur Parmentier" w:date="2020-05-18T17:15:00Z">
        <w:r>
          <w:t xml:space="preserve"> </w:t>
        </w:r>
      </w:ins>
      <w:ins w:id="2135" w:author="Arthur Parmentier" w:date="2020-05-18T17:16:00Z">
        <w:r>
          <w:t>investigate</w:t>
        </w:r>
      </w:ins>
      <w:ins w:id="2136" w:author="Arthur Parmentier" w:date="2020-05-18T17:15:00Z">
        <w:r>
          <w:t xml:space="preserve"> basic performance </w:t>
        </w:r>
      </w:ins>
      <w:ins w:id="2137" w:author="Arthur Parmentier" w:date="2020-05-18T17:16:00Z">
        <w:r>
          <w:t>mechanisms to optimize the speed and accuracy of the system.</w:t>
        </w:r>
      </w:ins>
    </w:p>
    <w:p w:rsidR="00D32387" w:rsidRPr="00B01D9E" w:rsidRDefault="00D32387">
      <w:pPr>
        <w:rPr>
          <w:rPrChange w:id="2138" w:author="Arthur Parmentier" w:date="2020-05-15T10:44:00Z">
            <w:rPr/>
          </w:rPrChange>
        </w:rPr>
        <w:pPrChange w:id="2139" w:author="Arthur Parmentier" w:date="2020-05-15T10:44:00Z">
          <w:pPr>
            <w:pStyle w:val="Titre1"/>
          </w:pPr>
        </w:pPrChange>
      </w:pPr>
      <w:ins w:id="2140" w:author="Arthur Parmentier" w:date="2020-05-18T17:16:00Z">
        <w:r>
          <w:t xml:space="preserve">Finally, we will discuss </w:t>
        </w:r>
      </w:ins>
      <w:ins w:id="2141" w:author="Arthur Parmentier" w:date="2020-05-18T17:17:00Z">
        <w:r>
          <w:t>the use of this tool for learning SP in connection with the theoretical aspects discussed in the previous parts. We will look at some implications of the tool for the</w:t>
        </w:r>
      </w:ins>
      <w:ins w:id="2142" w:author="Arthur Parmentier" w:date="2020-05-18T17:18:00Z">
        <w:r>
          <w:t xml:space="preserve"> formalization of SP and hopefully, the future of the language.</w:t>
        </w:r>
      </w:ins>
    </w:p>
    <w:p w:rsidR="00F25194" w:rsidRDefault="00F25194" w:rsidP="00E6654A">
      <w:pPr>
        <w:pStyle w:val="Titre2"/>
        <w:rPr>
          <w:ins w:id="2143" w:author="Arthur Parmentier" w:date="2020-05-15T10:37:00Z"/>
        </w:rPr>
      </w:pPr>
      <w:bookmarkStart w:id="2144" w:name="_Toc42259091"/>
      <w:r w:rsidRPr="00953072">
        <w:t>A new configuration: motivations, goals, workflow &amp; challenges</w:t>
      </w:r>
      <w:bookmarkEnd w:id="2144"/>
    </w:p>
    <w:p w:rsidR="006E7D32" w:rsidRDefault="006E7D32">
      <w:pPr>
        <w:pStyle w:val="Titre3"/>
        <w:rPr>
          <w:ins w:id="2145" w:author="Arthur Parmentier" w:date="2020-05-15T15:41:00Z"/>
        </w:rPr>
        <w:pPrChange w:id="2146" w:author="Arthur Parmentier" w:date="2020-05-15T15:41:00Z">
          <w:pPr/>
        </w:pPrChange>
      </w:pPr>
      <w:bookmarkStart w:id="2147" w:name="_Toc42259092"/>
      <w:ins w:id="2148" w:author="Arthur Parmentier" w:date="2020-05-15T15:41:00Z">
        <w:r>
          <w:t>Motivations</w:t>
        </w:r>
        <w:bookmarkEnd w:id="2147"/>
      </w:ins>
    </w:p>
    <w:p w:rsidR="00124705" w:rsidRDefault="00C261F8" w:rsidP="00B01D9E">
      <w:pPr>
        <w:rPr>
          <w:ins w:id="2149" w:author="Arthur Parmentier" w:date="2020-06-02T18:11:00Z"/>
        </w:rPr>
      </w:pPr>
      <w:ins w:id="2150" w:author="Arthur Parmentier" w:date="2020-05-15T10:51:00Z">
        <w:r>
          <w:t xml:space="preserve">We have seen </w:t>
        </w:r>
      </w:ins>
      <w:ins w:id="2151" w:author="Arthur Parmentier" w:date="2020-05-15T11:07:00Z">
        <w:r w:rsidR="00573005">
          <w:t>previously</w:t>
        </w:r>
      </w:ins>
      <w:ins w:id="2152" w:author="Arthur Parmentier" w:date="2020-05-15T10:52:00Z">
        <w:r>
          <w:t xml:space="preserve"> that SP is used in d</w:t>
        </w:r>
      </w:ins>
      <w:ins w:id="2153" w:author="Arthur Parmentier" w:date="2020-05-15T10:53:00Z">
        <w:r>
          <w:t>ifferent configurations</w:t>
        </w:r>
      </w:ins>
      <w:ins w:id="2154" w:author="Arthur Parmentier" w:date="2020-05-15T10:54:00Z">
        <w:r>
          <w:t xml:space="preserve"> and their </w:t>
        </w:r>
      </w:ins>
      <w:ins w:id="2155" w:author="Arthur Parmentier" w:date="2020-05-15T10:57:00Z">
        <w:r w:rsidR="00124705">
          <w:t>role as a super-</w:t>
        </w:r>
      </w:ins>
      <w:ins w:id="2156" w:author="Arthur Parmentier" w:date="2020-05-15T10:55:00Z">
        <w:r>
          <w:t>structure</w:t>
        </w:r>
      </w:ins>
      <w:ins w:id="2157" w:author="Arthur Parmentier" w:date="2020-06-02T18:05:00Z">
        <w:r w:rsidR="00783AA3">
          <w:t>,</w:t>
        </w:r>
      </w:ins>
      <w:ins w:id="2158" w:author="Arthur Parmentier" w:date="2020-05-15T10:55:00Z">
        <w:r>
          <w:t xml:space="preserve"> </w:t>
        </w:r>
      </w:ins>
      <w:ins w:id="2159" w:author="Arthur Parmentier" w:date="2020-06-02T18:04:00Z">
        <w:r w:rsidR="00783AA3">
          <w:t>defining its set of internal</w:t>
        </w:r>
      </w:ins>
      <w:ins w:id="2160" w:author="Arthur Parmentier" w:date="2020-05-15T10:58:00Z">
        <w:r w:rsidR="00124705">
          <w:t xml:space="preserve"> grammars </w:t>
        </w:r>
      </w:ins>
      <w:ins w:id="2161" w:author="Arthur Parmentier" w:date="2020-06-06T17:19:00Z">
        <w:r w:rsidR="00B95361">
          <w:t>(for instance, the modes</w:t>
        </w:r>
      </w:ins>
      <w:ins w:id="2162" w:author="Arthur Parmentier" w:date="2020-05-15T10:58:00Z">
        <w:r w:rsidR="00124705">
          <w:t>),</w:t>
        </w:r>
      </w:ins>
      <w:ins w:id="2163" w:author="Arthur Parmentier" w:date="2020-05-15T10:59:00Z">
        <w:r w:rsidR="00124705">
          <w:t xml:space="preserve"> the roles of emitter/receiver (soundpainter/performer) </w:t>
        </w:r>
      </w:ins>
      <w:ins w:id="2164" w:author="Arthur Parmentier" w:date="2020-06-02T18:06:00Z">
        <w:r w:rsidR="00E176C0">
          <w:t>and</w:t>
        </w:r>
      </w:ins>
      <w:ins w:id="2165" w:author="Arthur Parmentier" w:date="2020-05-15T10:59:00Z">
        <w:r w:rsidR="00124705">
          <w:t xml:space="preserve"> the “default parameters”</w:t>
        </w:r>
      </w:ins>
      <w:ins w:id="2166" w:author="Arthur Parmentier" w:date="2020-06-02T18:05:00Z">
        <w:r w:rsidR="00783AA3">
          <w:t xml:space="preserve"> as</w:t>
        </w:r>
      </w:ins>
      <w:ins w:id="2167" w:author="Arthur Parmentier" w:date="2020-05-15T11:00:00Z">
        <w:r w:rsidR="00124705">
          <w:t xml:space="preserve"> context-depend rules </w:t>
        </w:r>
      </w:ins>
      <w:ins w:id="2168" w:author="Arthur Parmentier" w:date="2020-06-02T18:06:00Z">
        <w:r w:rsidR="00783AA3">
          <w:t>for</w:t>
        </w:r>
      </w:ins>
      <w:ins w:id="2169" w:author="Arthur Parmentier" w:date="2020-05-15T11:00:00Z">
        <w:r w:rsidR="00124705">
          <w:t xml:space="preserve"> the performance.</w:t>
        </w:r>
      </w:ins>
    </w:p>
    <w:p w:rsidR="00E176C0" w:rsidRDefault="00E176C0" w:rsidP="00B01D9E">
      <w:pPr>
        <w:rPr>
          <w:ins w:id="2170" w:author="Arthur Parmentier" w:date="2020-06-02T18:34:00Z"/>
        </w:rPr>
      </w:pPr>
      <w:ins w:id="2171" w:author="Arthur Parmentier" w:date="2020-06-02T18:11:00Z">
        <w:r>
          <w:t>By creating a SP recognition tool, I am proposing new configuration</w:t>
        </w:r>
      </w:ins>
      <w:ins w:id="2172" w:author="Arthur Parmentier" w:date="2020-06-02T18:26:00Z">
        <w:r w:rsidR="003D3E7E">
          <w:t>s for</w:t>
        </w:r>
      </w:ins>
      <w:ins w:id="2173" w:author="Arthur Parmentier" w:date="2020-06-02T18:12:00Z">
        <w:r>
          <w:t xml:space="preserve"> SP</w:t>
        </w:r>
      </w:ins>
      <w:ins w:id="2174" w:author="Arthur Parmentier" w:date="2020-06-02T18:26:00Z">
        <w:r w:rsidR="003D3E7E">
          <w:t xml:space="preserve">, in which </w:t>
        </w:r>
      </w:ins>
      <w:ins w:id="2175" w:author="Arthur Parmentier" w:date="2020-06-02T18:27:00Z">
        <w:r w:rsidR="003D3E7E">
          <w:t>a computer</w:t>
        </w:r>
      </w:ins>
      <w:ins w:id="2176" w:author="Arthur Parmentier" w:date="2020-06-02T18:26:00Z">
        <w:r w:rsidR="003D3E7E">
          <w:t xml:space="preserve"> </w:t>
        </w:r>
      </w:ins>
      <w:ins w:id="2177" w:author="Arthur Parmentier" w:date="2020-06-02T18:27:00Z">
        <w:r w:rsidR="003D3E7E">
          <w:t>can</w:t>
        </w:r>
      </w:ins>
      <w:ins w:id="2178" w:author="Arthur Parmentier" w:date="2020-06-02T18:26:00Z">
        <w:r w:rsidR="003D3E7E">
          <w:t xml:space="preserve"> process SP signs</w:t>
        </w:r>
      </w:ins>
      <w:ins w:id="2179" w:author="Arthur Parmentier" w:date="2020-06-02T18:28:00Z">
        <w:r w:rsidR="003D3E7E">
          <w:t xml:space="preserve"> and </w:t>
        </w:r>
      </w:ins>
      <w:ins w:id="2180" w:author="Arthur Parmentier" w:date="2020-06-02T18:29:00Z">
        <w:r w:rsidR="003D3E7E">
          <w:t>take the role of one or several performers at the same time, aside other human performers or not</w:t>
        </w:r>
      </w:ins>
      <w:ins w:id="2181" w:author="Arthur Parmentier" w:date="2020-06-02T18:12:00Z">
        <w:r>
          <w:t>.</w:t>
        </w:r>
      </w:ins>
      <w:ins w:id="2182" w:author="Arthur Parmentier" w:date="2020-06-02T18:30:00Z">
        <w:r w:rsidR="003D3E7E">
          <w:t xml:space="preserve"> At the difference of what is possible with human performers, the program itself can only </w:t>
        </w:r>
      </w:ins>
      <w:ins w:id="2183" w:author="Arthur Parmentier" w:date="2020-06-02T18:31:00Z">
        <w:r w:rsidR="003D3E7E">
          <w:t>recognize sign</w:t>
        </w:r>
      </w:ins>
      <w:ins w:id="2184" w:author="Arthur Parmentier" w:date="2020-06-02T18:37:00Z">
        <w:r w:rsidR="008A1107">
          <w:t>s</w:t>
        </w:r>
      </w:ins>
      <w:ins w:id="2185" w:author="Arthur Parmentier" w:date="2020-06-02T18:31:00Z">
        <w:r w:rsidR="003D3E7E">
          <w:t xml:space="preserve"> from one emitter at the time</w:t>
        </w:r>
      </w:ins>
      <w:ins w:id="2186" w:author="Arthur Parmentier" w:date="2020-06-02T18:33:00Z">
        <w:r w:rsidR="008A1107">
          <w:t xml:space="preserve"> </w:t>
        </w:r>
      </w:ins>
      <w:ins w:id="2187" w:author="Arthur Parmentier" w:date="2020-06-02T18:36:00Z">
        <w:r w:rsidR="008A1107">
          <w:t xml:space="preserve">(the soundpainter) </w:t>
        </w:r>
      </w:ins>
      <w:ins w:id="2188" w:author="Arthur Parmentier" w:date="2020-06-02T18:33:00Z">
        <w:r w:rsidR="008A1107">
          <w:t xml:space="preserve">and cannot emit signs itself. Among </w:t>
        </w:r>
      </w:ins>
      <w:ins w:id="2189" w:author="Arthur Parmentier" w:date="2020-06-02T18:34:00Z">
        <w:r w:rsidR="008A1107">
          <w:t>the set of possible configurations, I would like to mention two of them that I had in mind when starting this project:</w:t>
        </w:r>
      </w:ins>
    </w:p>
    <w:p w:rsidR="008A1107" w:rsidRDefault="008A1107" w:rsidP="008A1107">
      <w:pPr>
        <w:pStyle w:val="Paragraphedeliste"/>
        <w:numPr>
          <w:ilvl w:val="0"/>
          <w:numId w:val="14"/>
        </w:numPr>
        <w:rPr>
          <w:ins w:id="2190" w:author="Arthur Parmentier" w:date="2020-06-02T18:39:00Z"/>
        </w:rPr>
      </w:pPr>
      <w:ins w:id="2191" w:author="Arthur Parmentier" w:date="2020-06-02T18:34:00Z">
        <w:r>
          <w:t>In the first configuration</w:t>
        </w:r>
      </w:ins>
      <w:ins w:id="2192" w:author="Arthur Parmentier" w:date="2020-06-02T18:35:00Z">
        <w:r>
          <w:t xml:space="preserve">, </w:t>
        </w:r>
      </w:ins>
      <w:ins w:id="2193" w:author="Arthur Parmentier" w:date="2020-06-02T18:38:00Z">
        <w:r>
          <w:t xml:space="preserve">the orchestra is </w:t>
        </w:r>
      </w:ins>
      <w:ins w:id="2194" w:author="Arthur Parmentier" w:date="2020-06-02T18:40:00Z">
        <w:r>
          <w:t>simulated by</w:t>
        </w:r>
      </w:ins>
      <w:ins w:id="2195" w:author="Arthur Parmentier" w:date="2020-06-02T18:38:00Z">
        <w:r>
          <w:t xml:space="preserve"> the computer runni</w:t>
        </w:r>
      </w:ins>
      <w:ins w:id="2196" w:author="Arthur Parmentier" w:date="2020-06-02T18:39:00Z">
        <w:r>
          <w:t xml:space="preserve">ng the SP recognition tool </w:t>
        </w:r>
      </w:ins>
      <w:ins w:id="2197" w:author="Arthur Parmentier" w:date="2020-06-02T18:40:00Z">
        <w:r>
          <w:t>(</w:t>
        </w:r>
      </w:ins>
      <w:ins w:id="2198" w:author="Arthur Parmentier" w:date="2020-06-02T18:39:00Z">
        <w:r>
          <w:t>and possibly other digital gear</w:t>
        </w:r>
      </w:ins>
      <w:ins w:id="2199" w:author="Arthur Parmentier" w:date="2020-06-02T18:40:00Z">
        <w:r>
          <w:t>)</w:t>
        </w:r>
      </w:ins>
      <w:ins w:id="2200" w:author="Arthur Parmentier" w:date="2020-06-02T18:39:00Z">
        <w:r>
          <w:t>, without other human performers.</w:t>
        </w:r>
      </w:ins>
    </w:p>
    <w:p w:rsidR="008A1107" w:rsidRDefault="008A1107">
      <w:pPr>
        <w:pStyle w:val="Paragraphedeliste"/>
        <w:numPr>
          <w:ilvl w:val="0"/>
          <w:numId w:val="14"/>
        </w:numPr>
        <w:rPr>
          <w:ins w:id="2201" w:author="Arthur Parmentier" w:date="2020-05-15T11:00:00Z"/>
        </w:rPr>
        <w:pPrChange w:id="2202" w:author="Arthur Parmentier" w:date="2020-06-02T18:34:00Z">
          <w:pPr/>
        </w:pPrChange>
      </w:pPr>
      <w:ins w:id="2203" w:author="Arthur Parmentier" w:date="2020-06-02T18:39:00Z">
        <w:r>
          <w:t xml:space="preserve">In the second configuration, the computer </w:t>
        </w:r>
      </w:ins>
      <w:ins w:id="2204" w:author="Arthur Parmentier" w:date="2020-06-02T18:40:00Z">
        <w:r>
          <w:t>takes the role of single performer inside an orchestra with other human performers.</w:t>
        </w:r>
      </w:ins>
    </w:p>
    <w:p w:rsidR="00B01D9E" w:rsidRDefault="00E176C0" w:rsidP="00B01D9E">
      <w:pPr>
        <w:rPr>
          <w:ins w:id="2205" w:author="Arthur Parmentier" w:date="2020-05-15T11:21:00Z"/>
        </w:rPr>
      </w:pPr>
      <w:ins w:id="2206" w:author="Arthur Parmentier" w:date="2020-06-02T18:10:00Z">
        <w:r>
          <w:t>In general, t</w:t>
        </w:r>
      </w:ins>
      <w:ins w:id="2207" w:author="Arthur Parmentier" w:date="2020-05-15T11:17:00Z">
        <w:r w:rsidR="005E56A8">
          <w:t xml:space="preserve">he </w:t>
        </w:r>
      </w:ins>
      <w:ins w:id="2208" w:author="Arthur Parmentier" w:date="2020-06-02T18:11:00Z">
        <w:r>
          <w:t>choice and use</w:t>
        </w:r>
      </w:ins>
      <w:ins w:id="2209" w:author="Arthur Parmentier" w:date="2020-05-15T11:17:00Z">
        <w:r w:rsidR="005E56A8">
          <w:t xml:space="preserve"> of a specific configuration is motivated by </w:t>
        </w:r>
      </w:ins>
      <w:ins w:id="2210" w:author="Arthur Parmentier" w:date="2020-06-02T18:08:00Z">
        <w:r>
          <w:t>the</w:t>
        </w:r>
      </w:ins>
      <w:ins w:id="2211" w:author="Arthur Parmentier" w:date="2020-06-02T18:07:00Z">
        <w:r>
          <w:t xml:space="preserve"> qualities (in term</w:t>
        </w:r>
      </w:ins>
      <w:ins w:id="2212" w:author="Arthur Parmentier" w:date="2020-06-02T18:08:00Z">
        <w:r>
          <w:t>s</w:t>
        </w:r>
      </w:ins>
      <w:ins w:id="2213" w:author="Arthur Parmentier" w:date="2020-06-02T18:07:00Z">
        <w:r>
          <w:t xml:space="preserve"> of creative processes, special layout, communication rules</w:t>
        </w:r>
      </w:ins>
      <w:ins w:id="2214" w:author="Arthur Parmentier" w:date="2020-06-02T18:08:00Z">
        <w:r>
          <w:t>…) it has for achieving a certain result in the performance</w:t>
        </w:r>
      </w:ins>
      <w:ins w:id="2215" w:author="Arthur Parmentier" w:date="2020-06-02T18:11:00Z">
        <w:r>
          <w:t>.</w:t>
        </w:r>
      </w:ins>
      <w:ins w:id="2216" w:author="Arthur Parmentier" w:date="2020-06-02T18:41:00Z">
        <w:r w:rsidR="008A1107">
          <w:t xml:space="preserve"> Let’s discuss the qualities </w:t>
        </w:r>
      </w:ins>
      <w:ins w:id="2217" w:author="Arthur Parmentier" w:date="2020-06-02T18:46:00Z">
        <w:r w:rsidR="00724CD5">
          <w:t>of these</w:t>
        </w:r>
      </w:ins>
      <w:ins w:id="2218" w:author="Arthur Parmentier" w:date="2020-06-02T18:41:00Z">
        <w:r w:rsidR="008A1107">
          <w:t xml:space="preserve"> two configurations:</w:t>
        </w:r>
      </w:ins>
    </w:p>
    <w:p w:rsidR="0080158F" w:rsidRDefault="008A1107" w:rsidP="0080158F">
      <w:pPr>
        <w:pStyle w:val="Paragraphedeliste"/>
        <w:numPr>
          <w:ilvl w:val="0"/>
          <w:numId w:val="8"/>
        </w:numPr>
        <w:rPr>
          <w:ins w:id="2219" w:author="Arthur Parmentier" w:date="2020-05-15T11:30:00Z"/>
        </w:rPr>
      </w:pPr>
      <w:ins w:id="2220" w:author="Arthur Parmentier" w:date="2020-06-02T18:41:00Z">
        <w:r>
          <w:t xml:space="preserve">In the configuration one, </w:t>
        </w:r>
      </w:ins>
      <w:ins w:id="2221" w:author="Arthur Parmentier" w:date="2020-05-15T11:24:00Z">
        <w:r w:rsidR="0080158F">
          <w:t>such a tool can be used</w:t>
        </w:r>
      </w:ins>
      <w:ins w:id="2222" w:author="Arthur Parmentier" w:date="2020-05-15T11:39:00Z">
        <w:r w:rsidR="000C2232">
          <w:t xml:space="preserve"> </w:t>
        </w:r>
      </w:ins>
      <w:ins w:id="2223" w:author="Arthur Parmentier" w:date="2020-05-15T11:24:00Z">
        <w:r w:rsidR="0080158F">
          <w:t xml:space="preserve">as a learning tool for individuals </w:t>
        </w:r>
      </w:ins>
      <w:ins w:id="2224" w:author="Arthur Parmentier" w:date="2020-05-15T11:25:00Z">
        <w:r w:rsidR="0080158F">
          <w:t>aside the collective approaches to learning SP</w:t>
        </w:r>
      </w:ins>
      <w:ins w:id="2225" w:author="Arthur Parmentier" w:date="2020-05-15T11:26:00Z">
        <w:r w:rsidR="0080158F">
          <w:t xml:space="preserve">. </w:t>
        </w:r>
      </w:ins>
      <w:ins w:id="2226" w:author="Arthur Parmentier" w:date="2020-05-15T11:27:00Z">
        <w:r w:rsidR="0080158F">
          <w:t>As for now, the tool only covers the basic structures of SP</w:t>
        </w:r>
        <w:r w:rsidR="002C0BFC">
          <w:t xml:space="preserve"> </w:t>
        </w:r>
        <w:r w:rsidR="002C0BFC">
          <w:lastRenderedPageBreak/>
          <w:t xml:space="preserve">and would only be interesting for beginners </w:t>
        </w:r>
      </w:ins>
      <w:ins w:id="2227" w:author="Arthur Parmentier" w:date="2020-05-15T11:28:00Z">
        <w:r w:rsidR="002C0BFC">
          <w:t>in SP</w:t>
        </w:r>
      </w:ins>
      <w:ins w:id="2228" w:author="Arthur Parmentier" w:date="2020-06-02T18:42:00Z">
        <w:r>
          <w:t xml:space="preserve"> or soundpainters</w:t>
        </w:r>
      </w:ins>
      <w:ins w:id="2229" w:author="Arthur Parmentier" w:date="2020-05-15T11:28:00Z">
        <w:r w:rsidR="002C0BFC">
          <w:t xml:space="preserve"> who cannot rehearse with a group.</w:t>
        </w:r>
      </w:ins>
    </w:p>
    <w:p w:rsidR="002C0BFC" w:rsidRDefault="008A1107" w:rsidP="0080158F">
      <w:pPr>
        <w:pStyle w:val="Paragraphedeliste"/>
        <w:numPr>
          <w:ilvl w:val="0"/>
          <w:numId w:val="8"/>
        </w:numPr>
        <w:rPr>
          <w:ins w:id="2230" w:author="Arthur Parmentier" w:date="2020-05-15T11:40:00Z"/>
        </w:rPr>
      </w:pPr>
      <w:ins w:id="2231" w:author="Arthur Parmentier" w:date="2020-06-02T18:43:00Z">
        <w:r>
          <w:t>In both configurations</w:t>
        </w:r>
      </w:ins>
      <w:ins w:id="2232" w:author="Arthur Parmentier" w:date="2020-05-15T11:31:00Z">
        <w:r w:rsidR="002C0BFC">
          <w:t xml:space="preserve">, </w:t>
        </w:r>
      </w:ins>
      <w:ins w:id="2233" w:author="Arthur Parmentier" w:date="2020-05-15T11:32:00Z">
        <w:r w:rsidR="002C0BFC">
          <w:t xml:space="preserve">such a tool is </w:t>
        </w:r>
      </w:ins>
      <w:ins w:id="2234" w:author="Arthur Parmentier" w:date="2020-06-02T18:43:00Z">
        <w:r>
          <w:t>also</w:t>
        </w:r>
      </w:ins>
      <w:ins w:id="2235" w:author="Arthur Parmentier" w:date="2020-05-15T11:32:00Z">
        <w:r w:rsidR="002C0BFC">
          <w:t xml:space="preserve"> interesting</w:t>
        </w:r>
      </w:ins>
      <w:ins w:id="2236" w:author="Arthur Parmentier" w:date="2020-06-02T18:43:00Z">
        <w:r>
          <w:t xml:space="preserve"> even for more advanced soundpainters</w:t>
        </w:r>
      </w:ins>
      <w:ins w:id="2237" w:author="Arthur Parmentier" w:date="2020-05-15T11:39:00Z">
        <w:r w:rsidR="000C2232">
          <w:t xml:space="preserve"> </w:t>
        </w:r>
      </w:ins>
      <w:ins w:id="2238" w:author="Arthur Parmentier" w:date="2020-05-15T11:32:00Z">
        <w:r w:rsidR="002C0BFC">
          <w:t xml:space="preserve">for exploring new areas </w:t>
        </w:r>
      </w:ins>
      <w:ins w:id="2239" w:author="Arthur Parmentier" w:date="2020-05-15T11:34:00Z">
        <w:r w:rsidR="002C0BFC">
          <w:t>of composition</w:t>
        </w:r>
      </w:ins>
      <w:ins w:id="2240" w:author="Arthur Parmentier" w:date="2020-06-02T18:45:00Z">
        <w:r w:rsidR="00724CD5">
          <w:t xml:space="preserve"> with</w:t>
        </w:r>
      </w:ins>
      <w:ins w:id="2241" w:author="Arthur Parmentier" w:date="2020-05-15T11:35:00Z">
        <w:r w:rsidR="002C0BFC">
          <w:t xml:space="preserve"> artificial intelligence, </w:t>
        </w:r>
      </w:ins>
      <w:ins w:id="2242" w:author="Arthur Parmentier" w:date="2020-05-15T11:36:00Z">
        <w:r w:rsidR="002C0BFC">
          <w:t>machine learning and</w:t>
        </w:r>
      </w:ins>
      <w:ins w:id="2243" w:author="Arthur Parmentier" w:date="2020-05-15T11:37:00Z">
        <w:r w:rsidR="002C0BFC">
          <w:t xml:space="preserve"> their complex generative processes.</w:t>
        </w:r>
      </w:ins>
    </w:p>
    <w:p w:rsidR="007D0D3B" w:rsidRDefault="00724CD5" w:rsidP="0080158F">
      <w:pPr>
        <w:pStyle w:val="Paragraphedeliste"/>
        <w:numPr>
          <w:ilvl w:val="0"/>
          <w:numId w:val="8"/>
        </w:numPr>
        <w:rPr>
          <w:ins w:id="2244" w:author="Arthur Parmentier" w:date="2020-06-02T18:48:00Z"/>
        </w:rPr>
      </w:pPr>
      <w:ins w:id="2245" w:author="Arthur Parmentier" w:date="2020-06-02T18:43:00Z">
        <w:r>
          <w:t xml:space="preserve">In </w:t>
        </w:r>
      </w:ins>
      <w:ins w:id="2246" w:author="Arthur Parmentier" w:date="2020-06-02T18:46:00Z">
        <w:r>
          <w:t xml:space="preserve">the second </w:t>
        </w:r>
      </w:ins>
      <w:ins w:id="2247" w:author="Arthur Parmentier" w:date="2020-06-02T18:43:00Z">
        <w:r>
          <w:t>configuration,</w:t>
        </w:r>
      </w:ins>
      <w:ins w:id="2248" w:author="Arthur Parmentier" w:date="2020-06-02T18:44:00Z">
        <w:r>
          <w:t xml:space="preserve"> </w:t>
        </w:r>
      </w:ins>
      <w:ins w:id="2249" w:author="Arthur Parmentier" w:date="2020-05-15T11:42:00Z">
        <w:r w:rsidR="007D0D3B">
          <w:t xml:space="preserve">the tool </w:t>
        </w:r>
      </w:ins>
      <w:ins w:id="2250" w:author="Arthur Parmentier" w:date="2020-06-02T18:47:00Z">
        <w:r>
          <w:t>can</w:t>
        </w:r>
      </w:ins>
      <w:ins w:id="2251" w:author="Arthur Parmentier" w:date="2020-05-15T11:42:00Z">
        <w:r w:rsidR="007D0D3B">
          <w:t xml:space="preserve"> be used as a controller with other digital elements that are already part of the performance</w:t>
        </w:r>
      </w:ins>
      <w:ins w:id="2252" w:author="Arthur Parmentier" w:date="2020-06-02T18:47:00Z">
        <w:r>
          <w:t xml:space="preserve"> and sometimes used by the human performers </w:t>
        </w:r>
      </w:ins>
      <w:ins w:id="2253" w:author="Arthur Parmentier" w:date="2020-06-02T18:48:00Z">
        <w:r>
          <w:t>themselves:</w:t>
        </w:r>
      </w:ins>
      <w:ins w:id="2254" w:author="Arthur Parmentier" w:date="2020-05-15T11:42:00Z">
        <w:r w:rsidR="007D0D3B">
          <w:t xml:space="preserve"> effect processors, amplification mechanisms</w:t>
        </w:r>
      </w:ins>
      <w:ins w:id="2255" w:author="Arthur Parmentier" w:date="2020-05-15T11:43:00Z">
        <w:r w:rsidR="007D0D3B">
          <w:t>, mixing devices, recording devices and m</w:t>
        </w:r>
      </w:ins>
      <w:ins w:id="2256" w:author="Arthur Parmentier" w:date="2020-06-02T18:48:00Z">
        <w:r>
          <w:t>uch more</w:t>
        </w:r>
      </w:ins>
      <w:ins w:id="2257" w:author="Arthur Parmentier" w:date="2020-05-15T11:43:00Z">
        <w:r w:rsidR="007D0D3B">
          <w:t xml:space="preserve">. It is </w:t>
        </w:r>
      </w:ins>
      <w:ins w:id="2258" w:author="Arthur Parmentier" w:date="2020-05-15T11:44:00Z">
        <w:r w:rsidR="007D0D3B">
          <w:t>sometimes</w:t>
        </w:r>
      </w:ins>
      <w:ins w:id="2259" w:author="Arthur Parmentier" w:date="2020-05-15T11:43:00Z">
        <w:r w:rsidR="007D0D3B">
          <w:t xml:space="preserve"> the case that such elements </w:t>
        </w:r>
      </w:ins>
      <w:ins w:id="2260" w:author="Arthur Parmentier" w:date="2020-05-15T12:15:00Z">
        <w:r w:rsidR="00736DF0">
          <w:t>cannot be controlled</w:t>
        </w:r>
      </w:ins>
      <w:ins w:id="2261" w:author="Arthur Parmentier" w:date="2020-05-15T11:43:00Z">
        <w:r w:rsidR="007D0D3B">
          <w:t xml:space="preserve"> real-time performance because of the complexi</w:t>
        </w:r>
      </w:ins>
      <w:ins w:id="2262" w:author="Arthur Parmentier" w:date="2020-05-15T11:44:00Z">
        <w:r w:rsidR="007D0D3B">
          <w:t xml:space="preserve">ty of their interface or controls, or that it requires </w:t>
        </w:r>
      </w:ins>
      <w:ins w:id="2263" w:author="Arthur Parmentier" w:date="2020-05-15T11:45:00Z">
        <w:r w:rsidR="007D0D3B">
          <w:t>performers to manipulate them. The interfacing possibilities offered by Max/MSP makes it an ideal choice for contro</w:t>
        </w:r>
      </w:ins>
      <w:ins w:id="2264" w:author="Arthur Parmentier" w:date="2020-05-15T11:46:00Z">
        <w:r w:rsidR="007D0D3B">
          <w:t>lling these devices within the SP language directly</w:t>
        </w:r>
      </w:ins>
      <w:ins w:id="2265" w:author="Arthur Parmentier" w:date="2020-05-15T12:16:00Z">
        <w:r w:rsidR="00736DF0">
          <w:t>.</w:t>
        </w:r>
      </w:ins>
    </w:p>
    <w:p w:rsidR="00705639" w:rsidRDefault="00705639" w:rsidP="00705639">
      <w:pPr>
        <w:rPr>
          <w:ins w:id="2266" w:author="Arthur Parmentier" w:date="2020-06-06T17:20:00Z"/>
        </w:rPr>
      </w:pPr>
      <w:ins w:id="2267" w:author="Arthur Parmentier" w:date="2020-06-02T18:48:00Z">
        <w:r>
          <w:t>Of course, there are other possible config</w:t>
        </w:r>
      </w:ins>
      <w:ins w:id="2268" w:author="Arthur Parmentier" w:date="2020-06-02T18:49:00Z">
        <w:r>
          <w:t>urations in which people would want to use the tool</w:t>
        </w:r>
      </w:ins>
      <w:ins w:id="2269" w:author="Arthur Parmentier" w:date="2020-06-02T18:51:00Z">
        <w:r>
          <w:t xml:space="preserve">, such as remote performances over internet, where the tool </w:t>
        </w:r>
      </w:ins>
      <w:ins w:id="2270" w:author="Arthur Parmentier" w:date="2020-06-02T18:52:00Z">
        <w:r>
          <w:t>could act as a</w:t>
        </w:r>
      </w:ins>
      <w:ins w:id="2271" w:author="Arthur Parmentier" w:date="2020-06-02T18:53:00Z">
        <w:r>
          <w:t xml:space="preserve">n interpreter </w:t>
        </w:r>
      </w:ins>
      <w:ins w:id="2272" w:author="Arthur Parmentier" w:date="2020-06-02T18:54:00Z">
        <w:r w:rsidR="004E0B5A">
          <w:t xml:space="preserve">from video to words and simple parameters </w:t>
        </w:r>
      </w:ins>
      <w:ins w:id="2273" w:author="Arthur Parmentier" w:date="2020-06-02T18:53:00Z">
        <w:r>
          <w:t>for reducing the bandwidth of the information to pass over internet</w:t>
        </w:r>
      </w:ins>
      <w:ins w:id="2274" w:author="Arthur Parmentier" w:date="2020-06-02T18:54:00Z">
        <w:r w:rsidR="004E0B5A">
          <w:t>.</w:t>
        </w:r>
      </w:ins>
    </w:p>
    <w:p w:rsidR="00A12510" w:rsidRDefault="00A12510" w:rsidP="00A12510">
      <w:pPr>
        <w:pStyle w:val="NormalWeb"/>
        <w:rPr>
          <w:ins w:id="2275" w:author="Arthur Parmentier" w:date="2020-06-06T17:20:00Z"/>
        </w:rPr>
      </w:pPr>
      <w:ins w:id="2276" w:author="Arthur Parmentier" w:date="2020-06-06T17:20:00Z">
        <w:r>
          <w:t>j.“Electronic” are incorporated into your work and gestural language. What software have your laptop performers worked with in the past?</w:t>
        </w:r>
      </w:ins>
    </w:p>
    <w:p w:rsidR="00A12510" w:rsidRDefault="00A12510" w:rsidP="00A12510">
      <w:pPr>
        <w:pStyle w:val="NormalWeb"/>
        <w:rPr>
          <w:ins w:id="2277" w:author="Arthur Parmentier" w:date="2020-06-06T17:20:00Z"/>
        </w:rPr>
      </w:pPr>
      <w:ins w:id="2278" w:author="Arthur Parmentier" w:date="2020-06-06T17:20:00Z">
        <w:r>
          <w:t>Each laptop performer usually designs or modifies their own software in order to be able to respond to the gestures quickly.</w:t>
        </w:r>
      </w:ins>
    </w:p>
    <w:p w:rsidR="00A12510" w:rsidRDefault="00A12510" w:rsidP="00A12510">
      <w:pPr>
        <w:pStyle w:val="NormalWeb"/>
        <w:rPr>
          <w:ins w:id="2279" w:author="Arthur Parmentier" w:date="2020-06-06T17:20:00Z"/>
        </w:rPr>
      </w:pPr>
      <w:ins w:id="2280" w:author="Arthur Parmentier" w:date="2020-06-06T17:20:00Z">
        <w:r>
          <w:t>k. Have you found any limitation in the real-time nature of the response from these electronic ensemble members?</w:t>
        </w:r>
      </w:ins>
    </w:p>
    <w:p w:rsidR="00A12510" w:rsidRDefault="00A12510" w:rsidP="00A12510">
      <w:pPr>
        <w:pStyle w:val="NormalWeb"/>
        <w:rPr>
          <w:ins w:id="2281" w:author="Arthur Parmentier" w:date="2020-06-06T17:20:00Z"/>
        </w:rPr>
      </w:pPr>
      <w:ins w:id="2282" w:author="Arthur Parmentier" w:date="2020-06-06T17:20:00Z">
        <w:r>
          <w:t>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prepare a response. This is the same when working with visual artists – they often need a little more time to prepare a response to certain gestures.</w:t>
        </w:r>
      </w:ins>
    </w:p>
    <w:p w:rsidR="00A12510" w:rsidRDefault="00A12510" w:rsidP="00705639">
      <w:pPr>
        <w:rPr>
          <w:ins w:id="2283" w:author="Arthur Parmentier" w:date="2020-06-02T18:55:00Z"/>
        </w:rPr>
      </w:pPr>
    </w:p>
    <w:p w:rsidR="006D10E9" w:rsidRDefault="006D10E9" w:rsidP="006D10E9">
      <w:pPr>
        <w:pStyle w:val="Titre3"/>
        <w:rPr>
          <w:ins w:id="2284" w:author="Arthur Parmentier" w:date="2020-05-15T15:41:00Z"/>
        </w:rPr>
      </w:pPr>
      <w:bookmarkStart w:id="2285" w:name="_Toc42259093"/>
      <w:ins w:id="2286" w:author="Arthur Parmentier" w:date="2020-05-15T15:41:00Z">
        <w:r>
          <w:t>Goals</w:t>
        </w:r>
        <w:bookmarkEnd w:id="2285"/>
      </w:ins>
    </w:p>
    <w:p w:rsidR="006054A3" w:rsidRDefault="006054A3" w:rsidP="006054A3">
      <w:pPr>
        <w:rPr>
          <w:ins w:id="2287" w:author="Arthur Parmentier" w:date="2020-05-15T15:43:00Z"/>
        </w:rPr>
      </w:pPr>
      <w:ins w:id="2288" w:author="Arthur Parmentier" w:date="2020-05-15T15:42:00Z">
        <w:r>
          <w:t xml:space="preserve">In the frame of </w:t>
        </w:r>
      </w:ins>
      <w:ins w:id="2289" w:author="Arthur Parmentier" w:date="2020-06-02T19:02:00Z">
        <w:r w:rsidR="00B64BAF">
          <w:t>my</w:t>
        </w:r>
      </w:ins>
      <w:ins w:id="2290" w:author="Arthur Parmentier" w:date="2020-05-15T15:42:00Z">
        <w:r>
          <w:t xml:space="preserve"> master thesis, I have chosen</w:t>
        </w:r>
      </w:ins>
      <w:ins w:id="2291" w:author="Arthur Parmentier" w:date="2020-05-15T22:16:00Z">
        <w:r w:rsidR="00D57E4A">
          <w:t xml:space="preserve"> to </w:t>
        </w:r>
      </w:ins>
      <w:ins w:id="2292" w:author="Arthur Parmentier" w:date="2020-05-15T22:25:00Z">
        <w:r w:rsidR="00E85217">
          <w:t>focus on the use case of my tool as a learning tool</w:t>
        </w:r>
      </w:ins>
      <w:ins w:id="2293" w:author="Arthur Parmentier" w:date="2020-06-02T18:58:00Z">
        <w:r w:rsidR="001C55EF">
          <w:t xml:space="preserve"> in the first configuration (simulation of the whole SP orchestra)</w:t>
        </w:r>
      </w:ins>
      <w:ins w:id="2294" w:author="Arthur Parmentier" w:date="2020-05-15T22:25:00Z">
        <w:r w:rsidR="00E85217">
          <w:t>.</w:t>
        </w:r>
      </w:ins>
    </w:p>
    <w:p w:rsidR="006054A3" w:rsidRDefault="00A43C46" w:rsidP="006054A3">
      <w:pPr>
        <w:rPr>
          <w:ins w:id="2295" w:author="Arthur Parmentier" w:date="2020-05-15T15:44:00Z"/>
        </w:rPr>
      </w:pPr>
      <w:ins w:id="2296" w:author="Arthur Parmentier" w:date="2020-05-15T22:02:00Z">
        <w:r>
          <w:t xml:space="preserve">In analogy with the </w:t>
        </w:r>
      </w:ins>
      <w:ins w:id="2297" w:author="Arthur Parmentier" w:date="2020-05-15T22:03:00Z">
        <w:r>
          <w:t>constructivist</w:t>
        </w:r>
      </w:ins>
      <w:ins w:id="2298" w:author="Arthur Parmentier" w:date="2020-05-15T22:02:00Z">
        <w:r>
          <w:t xml:space="preserve"> mode</w:t>
        </w:r>
      </w:ins>
      <w:ins w:id="2299" w:author="Arthur Parmentier" w:date="2020-05-15T22:03:00Z">
        <w:r>
          <w:t>l we discussed previously, we know that the</w:t>
        </w:r>
      </w:ins>
      <w:ins w:id="2300" w:author="Arthur Parmentier" w:date="2020-05-15T15:44:00Z">
        <w:r w:rsidR="006054A3">
          <w:t xml:space="preserve"> learning tool must have </w:t>
        </w:r>
      </w:ins>
      <w:ins w:id="2301" w:author="Arthur Parmentier" w:date="2020-05-15T22:12:00Z">
        <w:r w:rsidR="002A46D5">
          <w:t xml:space="preserve">at least </w:t>
        </w:r>
      </w:ins>
      <w:ins w:id="2302" w:author="Arthur Parmentier" w:date="2020-05-15T15:44:00Z">
        <w:r w:rsidR="006054A3">
          <w:t>the following features:</w:t>
        </w:r>
      </w:ins>
    </w:p>
    <w:p w:rsidR="002408AA" w:rsidRDefault="002408AA">
      <w:pPr>
        <w:pStyle w:val="Paragraphedeliste"/>
        <w:numPr>
          <w:ilvl w:val="0"/>
          <w:numId w:val="23"/>
        </w:numPr>
        <w:rPr>
          <w:ins w:id="2303" w:author="Arthur Parmentier" w:date="2020-05-15T22:02:00Z"/>
        </w:rPr>
      </w:pPr>
      <w:ins w:id="2304" w:author="Arthur Parmentier" w:date="2020-05-15T21:59:00Z">
        <w:r>
          <w:t>A</w:t>
        </w:r>
      </w:ins>
      <w:ins w:id="2305" w:author="Arthur Parmentier" w:date="2020-05-15T22:00:00Z">
        <w:r>
          <w:t xml:space="preserve"> mechanism of sign </w:t>
        </w:r>
      </w:ins>
      <w:ins w:id="2306" w:author="Arthur Parmentier" w:date="2020-06-02T18:59:00Z">
        <w:r w:rsidR="00964E49">
          <w:t xml:space="preserve">&amp; dictionary </w:t>
        </w:r>
      </w:ins>
      <w:ins w:id="2307" w:author="Arthur Parmentier" w:date="2020-05-15T22:00:00Z">
        <w:r>
          <w:t>creation</w:t>
        </w:r>
      </w:ins>
    </w:p>
    <w:p w:rsidR="00A43C46" w:rsidRDefault="004C63B5" w:rsidP="006054A3">
      <w:pPr>
        <w:pStyle w:val="Paragraphedeliste"/>
        <w:numPr>
          <w:ilvl w:val="0"/>
          <w:numId w:val="23"/>
        </w:numPr>
        <w:rPr>
          <w:ins w:id="2308" w:author="Arthur Parmentier" w:date="2020-05-15T22:04:00Z"/>
        </w:rPr>
      </w:pPr>
      <w:ins w:id="2309" w:author="Arthur Parmentier" w:date="2020-05-15T22:04:00Z">
        <w:r>
          <w:lastRenderedPageBreak/>
          <w:t xml:space="preserve">A </w:t>
        </w:r>
      </w:ins>
      <w:ins w:id="2310" w:author="Arthur Parmentier" w:date="2020-06-02T18:59:00Z">
        <w:r w:rsidR="00964E49">
          <w:t>mechanism of classification between different signs and parametrization of different positions in</w:t>
        </w:r>
      </w:ins>
      <w:ins w:id="2311" w:author="Arthur Parmentier" w:date="2020-06-02T19:00:00Z">
        <w:r w:rsidR="00964E49">
          <w:t xml:space="preserve"> the body space</w:t>
        </w:r>
      </w:ins>
    </w:p>
    <w:p w:rsidR="004C63B5" w:rsidRDefault="004C63B5" w:rsidP="006054A3">
      <w:pPr>
        <w:pStyle w:val="Paragraphedeliste"/>
        <w:numPr>
          <w:ilvl w:val="0"/>
          <w:numId w:val="23"/>
        </w:numPr>
        <w:rPr>
          <w:ins w:id="2312" w:author="Arthur Parmentier" w:date="2020-05-15T22:10:00Z"/>
        </w:rPr>
      </w:pPr>
      <w:ins w:id="2313" w:author="Arthur Parmentier" w:date="2020-05-15T22:08:00Z">
        <w:r>
          <w:t>One or several grammatical systems</w:t>
        </w:r>
      </w:ins>
      <w:ins w:id="2314" w:author="Arthur Parmentier" w:date="2020-05-15T22:09:00Z">
        <w:r>
          <w:t xml:space="preserve"> </w:t>
        </w:r>
      </w:ins>
      <w:ins w:id="2315" w:author="Arthur Parmentier" w:date="2020-06-02T19:01:00Z">
        <w:r w:rsidR="00964E49">
          <w:t>for parsing the sequence of signs and gestures (one grammar for each mode)</w:t>
        </w:r>
      </w:ins>
    </w:p>
    <w:p w:rsidR="00E30937" w:rsidRDefault="00E30937" w:rsidP="006054A3">
      <w:pPr>
        <w:pStyle w:val="Paragraphedeliste"/>
        <w:numPr>
          <w:ilvl w:val="0"/>
          <w:numId w:val="23"/>
        </w:numPr>
        <w:rPr>
          <w:ins w:id="2316" w:author="Arthur Parmentier" w:date="2020-05-15T22:12:00Z"/>
        </w:rPr>
      </w:pPr>
      <w:ins w:id="2317" w:author="Arthur Parmentier" w:date="2020-05-15T22:11:00Z">
        <w:r>
          <w:t>Audio/visual feedback in response to the soundpainter’s requests</w:t>
        </w:r>
      </w:ins>
    </w:p>
    <w:p w:rsidR="00D57E4A" w:rsidRPr="006054A3" w:rsidRDefault="003D5D5B">
      <w:pPr>
        <w:rPr>
          <w:rPrChange w:id="2318" w:author="Arthur Parmentier" w:date="2020-05-15T15:41:00Z">
            <w:rPr/>
          </w:rPrChange>
        </w:rPr>
        <w:pPrChange w:id="2319" w:author="Arthur Parmentier" w:date="2020-05-15T22:12:00Z">
          <w:pPr>
            <w:pStyle w:val="Titre2"/>
          </w:pPr>
        </w:pPrChange>
      </w:pPr>
      <w:ins w:id="2320" w:author="Arthur Parmentier" w:date="2020-05-16T10:46:00Z">
        <w:r>
          <w:t xml:space="preserve">The goal of my </w:t>
        </w:r>
      </w:ins>
      <w:ins w:id="2321" w:author="Arthur Parmentier" w:date="2020-06-02T19:03:00Z">
        <w:r w:rsidR="004C2F74">
          <w:t>project</w:t>
        </w:r>
      </w:ins>
      <w:ins w:id="2322" w:author="Arthur Parmentier" w:date="2020-05-16T10:46:00Z">
        <w:r>
          <w:t xml:space="preserve"> </w:t>
        </w:r>
      </w:ins>
      <w:ins w:id="2323" w:author="Arthur Parmentier" w:date="2020-06-02T19:03:00Z">
        <w:r w:rsidR="004C2F74">
          <w:t>is</w:t>
        </w:r>
      </w:ins>
      <w:ins w:id="2324" w:author="Arthur Parmentier" w:date="2020-05-16T10:47:00Z">
        <w:r>
          <w:t xml:space="preserve"> to implement these features</w:t>
        </w:r>
      </w:ins>
      <w:ins w:id="2325" w:author="Arthur Parmentier" w:date="2020-05-16T10:50:00Z">
        <w:r>
          <w:t>, focusing on only one mode (the default SP mode) and implementing an audio feedback by simulating a small orchestra.</w:t>
        </w:r>
      </w:ins>
    </w:p>
    <w:p w:rsidR="00F25194" w:rsidRDefault="00F25194" w:rsidP="00E6654A">
      <w:pPr>
        <w:pStyle w:val="Titre2"/>
        <w:rPr>
          <w:ins w:id="2326" w:author="Arthur Parmentier" w:date="2020-05-22T19:13:00Z"/>
        </w:rPr>
      </w:pPr>
      <w:bookmarkStart w:id="2327" w:name="_Toc42259094"/>
      <w:r w:rsidRPr="00953072">
        <w:t>The big picture</w:t>
      </w:r>
      <w:bookmarkEnd w:id="2327"/>
      <w:del w:id="2328" w:author="Arthur Parmentier" w:date="2020-05-22T19:13:00Z">
        <w:r w:rsidRPr="00953072" w:rsidDel="00195BC6">
          <w:delText>: general description of the system</w:delText>
        </w:r>
      </w:del>
    </w:p>
    <w:p w:rsidR="00195BC6" w:rsidRPr="00195BC6" w:rsidRDefault="00195BC6">
      <w:pPr>
        <w:pStyle w:val="Titre3"/>
        <w:rPr>
          <w:ins w:id="2329" w:author="Arthur Parmentier" w:date="2020-05-16T10:55:00Z"/>
          <w:rPrChange w:id="2330" w:author="Arthur Parmentier" w:date="2020-05-22T19:13:00Z">
            <w:rPr>
              <w:ins w:id="2331" w:author="Arthur Parmentier" w:date="2020-05-16T10:55:00Z"/>
            </w:rPr>
          </w:rPrChange>
        </w:rPr>
        <w:pPrChange w:id="2332" w:author="Arthur Parmentier" w:date="2020-05-22T19:13:00Z">
          <w:pPr>
            <w:pStyle w:val="Titre2"/>
          </w:pPr>
        </w:pPrChange>
      </w:pPr>
      <w:bookmarkStart w:id="2333" w:name="_Toc42259095"/>
      <w:ins w:id="2334" w:author="Arthur Parmentier" w:date="2020-05-22T19:13:00Z">
        <w:r>
          <w:t>General overview of the system</w:t>
        </w:r>
      </w:ins>
      <w:bookmarkEnd w:id="2333"/>
    </w:p>
    <w:p w:rsidR="00672C10" w:rsidRDefault="00FD4109" w:rsidP="00672C10">
      <w:pPr>
        <w:rPr>
          <w:ins w:id="2335" w:author="Arthur Parmentier" w:date="2020-05-18T14:35:00Z"/>
        </w:rPr>
      </w:pPr>
      <w:ins w:id="2336" w:author="Arthur Parmentier" w:date="2020-06-02T19:04:00Z">
        <w:r>
          <w:t>These goals and</w:t>
        </w:r>
      </w:ins>
      <w:ins w:id="2337" w:author="Arthur Parmentier" w:date="2020-05-16T11:00:00Z">
        <w:r w:rsidR="00672C10">
          <w:t xml:space="preserve"> the construc</w:t>
        </w:r>
      </w:ins>
      <w:ins w:id="2338" w:author="Arthur Parmentier" w:date="2020-05-16T11:01:00Z">
        <w:r w:rsidR="00672C10">
          <w:t>tivist approach to SP</w:t>
        </w:r>
      </w:ins>
      <w:ins w:id="2339" w:author="Arthur Parmentier" w:date="2020-05-22T19:07:00Z">
        <w:r w:rsidR="00BD79EF">
          <w:t xml:space="preserve"> that was </w:t>
        </w:r>
      </w:ins>
      <w:ins w:id="2340" w:author="Arthur Parmentier" w:date="2020-05-22T19:08:00Z">
        <w:r w:rsidR="00BD79EF">
          <w:t>presented in the previous parts</w:t>
        </w:r>
      </w:ins>
      <w:ins w:id="2341" w:author="Arthur Parmentier" w:date="2020-05-16T11:01:00Z">
        <w:r w:rsidR="00672C10">
          <w:t xml:space="preserve"> </w:t>
        </w:r>
      </w:ins>
      <w:ins w:id="2342" w:author="Arthur Parmentier" w:date="2020-06-02T19:04:00Z">
        <w:r>
          <w:t>are</w:t>
        </w:r>
      </w:ins>
      <w:ins w:id="2343" w:author="Arthur Parmentier" w:date="2020-05-16T11:01:00Z">
        <w:r w:rsidR="00672C10">
          <w:t xml:space="preserve"> direct inspiration</w:t>
        </w:r>
      </w:ins>
      <w:ins w:id="2344" w:author="Arthur Parmentier" w:date="2020-06-02T19:04:00Z">
        <w:r>
          <w:t>s</w:t>
        </w:r>
      </w:ins>
      <w:ins w:id="2345" w:author="Arthur Parmentier" w:date="2020-05-16T11:01:00Z">
        <w:r w:rsidR="00672C10">
          <w:t xml:space="preserve"> for </w:t>
        </w:r>
      </w:ins>
      <w:ins w:id="2346" w:author="Arthur Parmentier" w:date="2020-06-02T19:04:00Z">
        <w:r>
          <w:t>building the recognition</w:t>
        </w:r>
      </w:ins>
      <w:ins w:id="2347" w:author="Arthur Parmentier" w:date="2020-05-16T11:01:00Z">
        <w:r w:rsidR="00672C10">
          <w:t xml:space="preserve"> </w:t>
        </w:r>
      </w:ins>
      <w:ins w:id="2348" w:author="Arthur Parmentier" w:date="2020-06-02T19:04:00Z">
        <w:r>
          <w:t>with</w:t>
        </w:r>
      </w:ins>
      <w:ins w:id="2349" w:author="Arthur Parmentier" w:date="2020-05-16T11:01:00Z">
        <w:r w:rsidR="00672C10">
          <w:t xml:space="preserve"> several independent layers</w:t>
        </w:r>
      </w:ins>
      <w:ins w:id="2350" w:author="Arthur Parmentier" w:date="2020-05-18T14:33:00Z">
        <w:r w:rsidR="007A0B34">
          <w:t xml:space="preserve">, that are represented in </w:t>
        </w:r>
      </w:ins>
      <w:ins w:id="2351" w:author="Arthur Parmentier" w:date="2020-05-18T14:34:00Z">
        <w:r w:rsidR="007A0B34">
          <w:fldChar w:fldCharType="begin"/>
        </w:r>
        <w:r w:rsidR="007A0B34">
          <w:instrText xml:space="preserve"> REF _Ref40704902 \h </w:instrText>
        </w:r>
      </w:ins>
      <w:r w:rsidR="007A0B34">
        <w:fldChar w:fldCharType="separate"/>
      </w:r>
      <w:ins w:id="2352" w:author="Arthur Parmentier" w:date="2020-05-18T14:34:00Z">
        <w:r w:rsidR="007A0B34">
          <w:t xml:space="preserve">Figure </w:t>
        </w:r>
        <w:r w:rsidR="007A0B34">
          <w:rPr>
            <w:noProof/>
          </w:rPr>
          <w:t>1</w:t>
        </w:r>
        <w:r w:rsidR="007A0B34">
          <w:fldChar w:fldCharType="end"/>
        </w:r>
      </w:ins>
      <w:ins w:id="2353" w:author="Arthur Parmentier" w:date="2020-05-18T14:35:00Z">
        <w:r w:rsidR="007A0B34">
          <w:t>.</w:t>
        </w:r>
      </w:ins>
    </w:p>
    <w:p w:rsidR="00040E14" w:rsidRDefault="00E43538" w:rsidP="00672C10">
      <w:pPr>
        <w:rPr>
          <w:ins w:id="2354" w:author="Arthur Parmentier" w:date="2020-06-02T19:15:00Z"/>
        </w:rPr>
      </w:pPr>
      <w:ins w:id="2355" w:author="Arthur Parmentier" w:date="2020-05-18T14:36:00Z">
        <w:r>
          <w:t xml:space="preserve">Each layer </w:t>
        </w:r>
      </w:ins>
      <w:ins w:id="2356" w:author="Arthur Parmentier" w:date="2020-06-02T19:05:00Z">
        <w:r w:rsidR="00040E14">
          <w:t xml:space="preserve">has a </w:t>
        </w:r>
      </w:ins>
      <w:ins w:id="2357" w:author="Arthur Parmentier" w:date="2020-06-02T19:06:00Z">
        <w:r w:rsidR="00040E14">
          <w:t>particular function</w:t>
        </w:r>
      </w:ins>
      <w:ins w:id="2358" w:author="Arthur Parmentier" w:date="2020-06-02T19:05:00Z">
        <w:r w:rsidR="00040E14">
          <w:t xml:space="preserve"> that </w:t>
        </w:r>
      </w:ins>
      <w:ins w:id="2359" w:author="Arthur Parmentier" w:date="2020-06-02T19:06:00Z">
        <w:r w:rsidR="00040E14">
          <w:t>the user should easily be able to interpret.</w:t>
        </w:r>
      </w:ins>
      <w:ins w:id="2360" w:author="Arthur Parmentier" w:date="2020-06-02T19:07:00Z">
        <w:r w:rsidR="00040E14">
          <w:t xml:space="preserve"> Inside each layer are different processes and objects that the user interacts </w:t>
        </w:r>
      </w:ins>
      <w:ins w:id="2361" w:author="Arthur Parmentier" w:date="2020-06-02T19:09:00Z">
        <w:r w:rsidR="00040E14">
          <w:t>superficially with from</w:t>
        </w:r>
      </w:ins>
      <w:ins w:id="2362" w:author="Arthur Parmentier" w:date="2020-06-02T19:08:00Z">
        <w:r w:rsidR="00040E14">
          <w:t xml:space="preserve"> the interface of the pro</w:t>
        </w:r>
      </w:ins>
      <w:ins w:id="2363" w:author="Arthur Parmentier" w:date="2020-06-02T19:09:00Z">
        <w:r w:rsidR="00040E14">
          <w:t>gram.</w:t>
        </w:r>
      </w:ins>
      <w:ins w:id="2364" w:author="Arthur Parmentier" w:date="2020-06-02T19:10:00Z">
        <w:r w:rsidR="00040E14">
          <w:t xml:space="preserve"> For transparency, I have put in </w:t>
        </w:r>
      </w:ins>
      <w:ins w:id="2365" w:author="Arthur Parmentier" w:date="2020-06-03T17:22:00Z">
        <w:r w:rsidR="003A23BB">
          <w:t>white</w:t>
        </w:r>
      </w:ins>
      <w:ins w:id="2366" w:author="Arthur Parmentier" w:date="2020-06-02T19:10:00Z">
        <w:r w:rsidR="00040E14">
          <w:t xml:space="preserve"> the parts that I built myself and in </w:t>
        </w:r>
      </w:ins>
      <w:ins w:id="2367" w:author="Arthur Parmentier" w:date="2020-06-03T17:22:00Z">
        <w:r w:rsidR="003A23BB">
          <w:t>blue</w:t>
        </w:r>
      </w:ins>
      <w:ins w:id="2368" w:author="Arthur Parmentier" w:date="2020-06-02T19:10:00Z">
        <w:r w:rsidR="00040E14">
          <w:t xml:space="preserve"> the parts that are either taken </w:t>
        </w:r>
      </w:ins>
      <w:ins w:id="2369" w:author="Arthur Parmentier" w:date="2020-06-02T19:11:00Z">
        <w:r w:rsidR="00040E14">
          <w:t>from other works</w:t>
        </w:r>
      </w:ins>
      <w:ins w:id="2370" w:author="Arthur Parmentier" w:date="2020-06-02T19:33:00Z">
        <w:r w:rsidR="00351FEC">
          <w:rPr>
            <w:rStyle w:val="Appelnotedebasdep"/>
          </w:rPr>
          <w:footnoteReference w:id="30"/>
        </w:r>
      </w:ins>
      <w:ins w:id="2373" w:author="Arthur Parmentier" w:date="2020-06-02T19:11:00Z">
        <w:r w:rsidR="00040E14">
          <w:t xml:space="preserve"> </w:t>
        </w:r>
      </w:ins>
      <w:ins w:id="2374" w:author="Arthur Parmentier" w:date="2020-06-03T17:22:00Z">
        <w:r w:rsidR="003A23BB">
          <w:t>or</w:t>
        </w:r>
      </w:ins>
      <w:ins w:id="2375" w:author="Arthur Parmentier" w:date="2020-06-02T19:11:00Z">
        <w:r w:rsidR="00040E14">
          <w:t xml:space="preserve"> only slightly modified for my project.</w:t>
        </w:r>
      </w:ins>
    </w:p>
    <w:p w:rsidR="007D7578" w:rsidRDefault="007D7578" w:rsidP="00672C10">
      <w:pPr>
        <w:rPr>
          <w:ins w:id="2376" w:author="Arthur Parmentier" w:date="2020-06-02T19:26:00Z"/>
        </w:rPr>
      </w:pPr>
      <w:ins w:id="2377" w:author="Arthur Parmentier" w:date="2020-06-02T19:26:00Z">
        <w:r>
          <w:t>At the interface l</w:t>
        </w:r>
      </w:ins>
      <w:ins w:id="2378" w:author="Arthur Parmentier" w:date="2020-06-02T19:32:00Z">
        <w:r w:rsidR="00B61700">
          <w:t>evel</w:t>
        </w:r>
      </w:ins>
      <w:ins w:id="2379" w:author="Arthur Parmentier" w:date="2020-06-02T19:26:00Z">
        <w:r>
          <w:t>, all</w:t>
        </w:r>
      </w:ins>
      <w:ins w:id="2380" w:author="Arthur Parmentier" w:date="2020-06-02T19:16:00Z">
        <w:r w:rsidR="00FF3359">
          <w:t xml:space="preserve"> layers are implemented inside </w:t>
        </w:r>
      </w:ins>
      <w:ins w:id="2381" w:author="Arthur Parmentier" w:date="2020-06-02T19:17:00Z">
        <w:r w:rsidR="00FF3359">
          <w:t>Max/MSP, a graphical programming environment designed by IRCAM and optimized for real-time applications.</w:t>
        </w:r>
      </w:ins>
      <w:ins w:id="2382" w:author="Arthur Parmentier" w:date="2020-06-02T19:18:00Z">
        <w:r w:rsidR="00FF3359">
          <w:t xml:space="preserve"> </w:t>
        </w:r>
      </w:ins>
      <w:ins w:id="2383" w:author="Arthur Parmentier" w:date="2020-06-02T22:57:00Z">
        <w:r w:rsidR="004B04FD">
          <w:t>T</w:t>
        </w:r>
      </w:ins>
      <w:ins w:id="2384" w:author="Arthur Parmentier" w:date="2020-06-02T22:55:00Z">
        <w:r w:rsidR="004B04FD">
          <w:t>he user interface has a ver</w:t>
        </w:r>
      </w:ins>
      <w:ins w:id="2385" w:author="Arthur Parmentier" w:date="2020-06-02T22:56:00Z">
        <w:r w:rsidR="004B04FD">
          <w:t xml:space="preserve">y basic look and design. The user can see the whole patcher in the main window and </w:t>
        </w:r>
      </w:ins>
      <w:ins w:id="2386" w:author="Arthur Parmentier" w:date="2020-06-02T22:57:00Z">
        <w:r w:rsidR="005C333E">
          <w:t xml:space="preserve">is </w:t>
        </w:r>
      </w:ins>
      <w:ins w:id="2387" w:author="Arthur Parmentier" w:date="2020-06-02T22:56:00Z">
        <w:r w:rsidR="004B04FD">
          <w:t xml:space="preserve">also </w:t>
        </w:r>
      </w:ins>
      <w:ins w:id="2388" w:author="Arthur Parmentier" w:date="2020-06-02T22:57:00Z">
        <w:r w:rsidR="005C333E">
          <w:t xml:space="preserve">able to </w:t>
        </w:r>
      </w:ins>
      <w:ins w:id="2389" w:author="Arthur Parmentier" w:date="2020-06-02T22:56:00Z">
        <w:r w:rsidR="004B04FD">
          <w:t>access</w:t>
        </w:r>
      </w:ins>
      <w:ins w:id="2390" w:author="Arthur Parmentier" w:date="2020-06-02T22:57:00Z">
        <w:r w:rsidR="004B04FD">
          <w:t xml:space="preserve"> specific </w:t>
        </w:r>
      </w:ins>
      <w:ins w:id="2391" w:author="Arthur Parmentier" w:date="2020-06-02T22:58:00Z">
        <w:r w:rsidR="005C333E">
          <w:t>functionalities</w:t>
        </w:r>
      </w:ins>
      <w:ins w:id="2392" w:author="Arthur Parmentier" w:date="2020-06-02T22:57:00Z">
        <w:r w:rsidR="004B04FD">
          <w:t xml:space="preserve"> of each layer by using tabs.</w:t>
        </w:r>
      </w:ins>
    </w:p>
    <w:p w:rsidR="00FF3359" w:rsidRDefault="007D7578" w:rsidP="00672C10">
      <w:pPr>
        <w:rPr>
          <w:ins w:id="2393" w:author="Arthur Parmentier" w:date="2020-06-02T19:09:00Z"/>
        </w:rPr>
      </w:pPr>
      <w:ins w:id="2394" w:author="Arthur Parmentier" w:date="2020-06-02T19:26:00Z">
        <w:r>
          <w:t xml:space="preserve">At the processing level, </w:t>
        </w:r>
      </w:ins>
      <w:ins w:id="2395" w:author="Arthur Parmentier" w:date="2020-06-02T19:20:00Z">
        <w:r w:rsidR="00FF3359">
          <w:t>Max/MSP itself h</w:t>
        </w:r>
      </w:ins>
      <w:ins w:id="2396" w:author="Arthur Parmentier" w:date="2020-06-02T19:21:00Z">
        <w:r w:rsidR="00FF3359">
          <w:t>as three different threads that it uses for processing the data passing through its compiled objects.</w:t>
        </w:r>
      </w:ins>
      <w:ins w:id="2397" w:author="Arthur Parmentier" w:date="2020-06-02T19:23:00Z">
        <w:r w:rsidR="00FF3359">
          <w:t xml:space="preserve"> For these threads, Max </w:t>
        </w:r>
      </w:ins>
      <w:ins w:id="2398" w:author="Arthur Parmentier" w:date="2020-06-02T19:24:00Z">
        <w:r w:rsidR="00FF3359">
          <w:t>guarantees</w:t>
        </w:r>
      </w:ins>
      <w:ins w:id="2399" w:author="Arthur Parmentier" w:date="2020-06-02T19:23:00Z">
        <w:r w:rsidR="00FF3359">
          <w:t xml:space="preserve"> the synchroni</w:t>
        </w:r>
      </w:ins>
      <w:ins w:id="2400" w:author="Arthur Parmentier" w:date="2020-06-02T19:24:00Z">
        <w:r w:rsidR="00FF3359">
          <w:t>city</w:t>
        </w:r>
        <w:r>
          <w:t xml:space="preserve">/ordering of events. </w:t>
        </w:r>
      </w:ins>
      <w:ins w:id="2401" w:author="Arthur Parmentier" w:date="2020-06-02T19:22:00Z">
        <w:r w:rsidR="00FF3359">
          <w:t xml:space="preserve">However, Max also interprets node.js code </w:t>
        </w:r>
      </w:ins>
      <w:ins w:id="2402" w:author="Arthur Parmentier" w:date="2020-06-02T19:24:00Z">
        <w:r>
          <w:t>that</w:t>
        </w:r>
      </w:ins>
      <w:ins w:id="2403" w:author="Arthur Parmentier" w:date="2020-06-02T19:23:00Z">
        <w:r w:rsidR="00FF3359">
          <w:t xml:space="preserve"> is </w:t>
        </w:r>
      </w:ins>
      <w:ins w:id="2404" w:author="Arthur Parmentier" w:date="2020-06-02T19:24:00Z">
        <w:r>
          <w:t>processed in external thread</w:t>
        </w:r>
      </w:ins>
      <w:ins w:id="2405" w:author="Arthur Parmentier" w:date="2020-06-02T19:25:00Z">
        <w:r>
          <w:t>s asynchronously to Max internal threads.</w:t>
        </w:r>
      </w:ins>
      <w:ins w:id="2406" w:author="Arthur Parmentier" w:date="2020-06-02T19:26:00Z">
        <w:r>
          <w:t xml:space="preserve"> We wil</w:t>
        </w:r>
      </w:ins>
      <w:ins w:id="2407" w:author="Arthur Parmentier" w:date="2020-06-02T19:27:00Z">
        <w:r>
          <w:t>l discuss the consequences and implementation choices of this remark in future sections of the report.</w:t>
        </w:r>
      </w:ins>
    </w:p>
    <w:p w:rsidR="00436197" w:rsidRDefault="00324E8C" w:rsidP="00672C10">
      <w:pPr>
        <w:rPr>
          <w:ins w:id="2408" w:author="Arthur Parmentier" w:date="2020-05-16T11:02:00Z"/>
        </w:rPr>
      </w:pPr>
      <w:ins w:id="2409" w:author="Arthur Parmentier" w:date="2020-05-18T14:40:00Z">
        <w:r>
          <w:rPr>
            <w:noProof/>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2410" w:author="Arthur Parmentier" w:date="2020-05-18T14:33:00Z">
        <w:r w:rsidR="007A0B34">
          <w:rPr>
            <w:noProof/>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1A4879" w:rsidRPr="002C3653" w:rsidRDefault="001A4879">
                              <w:pPr>
                                <w:pStyle w:val="Lgende"/>
                                <w:rPr>
                                  <w:noProof/>
                                </w:rPr>
                                <w:pPrChange w:id="2411" w:author="Arthur Parmentier" w:date="2020-05-18T14:33:00Z">
                                  <w:pPr/>
                                </w:pPrChange>
                              </w:pPr>
                              <w:bookmarkStart w:id="2412" w:name="_Ref40704902"/>
                              <w:bookmarkStart w:id="2413" w:name="_Ref40704896"/>
                              <w:ins w:id="2414" w:author="Arthur Parmentier" w:date="2020-05-18T14:33:00Z">
                                <w:r>
                                  <w:t xml:space="preserve">Figure </w:t>
                                </w:r>
                                <w:r>
                                  <w:fldChar w:fldCharType="begin"/>
                                </w:r>
                                <w:r>
                                  <w:instrText xml:space="preserve"> SEQ Figure \* ARABIC </w:instrText>
                                </w:r>
                              </w:ins>
                              <w:r>
                                <w:fldChar w:fldCharType="separate"/>
                              </w:r>
                              <w:ins w:id="2415" w:author="Arthur Parmentier" w:date="2020-06-05T21:05:00Z">
                                <w:r>
                                  <w:rPr>
                                    <w:noProof/>
                                  </w:rPr>
                                  <w:t>2</w:t>
                                </w:r>
                              </w:ins>
                              <w:ins w:id="2416" w:author="Arthur Parmentier" w:date="2020-05-18T14:33:00Z">
                                <w:r>
                                  <w:fldChar w:fldCharType="end"/>
                                </w:r>
                                <w:bookmarkEnd w:id="2412"/>
                                <w:r>
                                  <w:t xml:space="preserve"> Summary of the recognition program structure</w:t>
                                </w:r>
                              </w:ins>
                              <w:bookmarkEnd w:id="24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1A4879" w:rsidRPr="002C3653" w:rsidRDefault="001A4879">
                        <w:pPr>
                          <w:pStyle w:val="Lgende"/>
                          <w:rPr>
                            <w:noProof/>
                          </w:rPr>
                          <w:pPrChange w:id="2417" w:author="Arthur Parmentier" w:date="2020-05-18T14:33:00Z">
                            <w:pPr/>
                          </w:pPrChange>
                        </w:pPr>
                        <w:bookmarkStart w:id="2418" w:name="_Ref40704902"/>
                        <w:bookmarkStart w:id="2419" w:name="_Ref40704896"/>
                        <w:ins w:id="2420" w:author="Arthur Parmentier" w:date="2020-05-18T14:33:00Z">
                          <w:r>
                            <w:t xml:space="preserve">Figure </w:t>
                          </w:r>
                          <w:r>
                            <w:fldChar w:fldCharType="begin"/>
                          </w:r>
                          <w:r>
                            <w:instrText xml:space="preserve"> SEQ Figure \* ARABIC </w:instrText>
                          </w:r>
                        </w:ins>
                        <w:r>
                          <w:fldChar w:fldCharType="separate"/>
                        </w:r>
                        <w:ins w:id="2421" w:author="Arthur Parmentier" w:date="2020-06-05T21:05:00Z">
                          <w:r>
                            <w:rPr>
                              <w:noProof/>
                            </w:rPr>
                            <w:t>2</w:t>
                          </w:r>
                        </w:ins>
                        <w:ins w:id="2422" w:author="Arthur Parmentier" w:date="2020-05-18T14:33:00Z">
                          <w:r>
                            <w:fldChar w:fldCharType="end"/>
                          </w:r>
                          <w:bookmarkEnd w:id="2418"/>
                          <w:r>
                            <w:t xml:space="preserve"> Summary of the recognition program structure</w:t>
                          </w:r>
                        </w:ins>
                        <w:bookmarkEnd w:id="2419"/>
                      </w:p>
                    </w:txbxContent>
                  </v:textbox>
                  <w10:wrap type="topAndBottom"/>
                </v:shape>
              </w:pict>
            </mc:Fallback>
          </mc:AlternateContent>
        </w:r>
      </w:ins>
    </w:p>
    <w:p w:rsidR="00705B17" w:rsidRDefault="00705B17">
      <w:pPr>
        <w:pStyle w:val="Titre3"/>
        <w:rPr>
          <w:ins w:id="2423" w:author="Arthur Parmentier" w:date="2020-05-22T17:09:00Z"/>
        </w:rPr>
        <w:pPrChange w:id="2424" w:author="Arthur Parmentier" w:date="2020-05-22T19:10:00Z">
          <w:pPr>
            <w:pStyle w:val="Titre2"/>
          </w:pPr>
        </w:pPrChange>
      </w:pPr>
      <w:bookmarkStart w:id="2425" w:name="_Toc42259096"/>
      <w:ins w:id="2426" w:author="Arthur Parmentier" w:date="2020-05-22T17:08:00Z">
        <w:r>
          <w:lastRenderedPageBreak/>
          <w:t>The choice of Max/MSP</w:t>
        </w:r>
      </w:ins>
      <w:bookmarkEnd w:id="2425"/>
    </w:p>
    <w:p w:rsidR="0085122F" w:rsidRDefault="0085122F" w:rsidP="0085122F">
      <w:pPr>
        <w:rPr>
          <w:ins w:id="2427" w:author="Arthur Parmentier" w:date="2020-05-22T17:14:00Z"/>
        </w:rPr>
      </w:pPr>
      <w:ins w:id="2428" w:author="Arthur Parmentier" w:date="2020-05-22T17:09:00Z">
        <w:r>
          <w:t xml:space="preserve">Before starting a finer description of the mechanisms of the program, I would like to </w:t>
        </w:r>
      </w:ins>
      <w:ins w:id="2429" w:author="Arthur Parmentier" w:date="2020-05-22T17:13:00Z">
        <w:r>
          <w:t>motivate the choice of Max/MSP as the main programming environment</w:t>
        </w:r>
      </w:ins>
      <w:ins w:id="2430" w:author="Arthur Parmentier" w:date="2020-05-22T19:11:00Z">
        <w:r w:rsidR="00417CFA">
          <w:t xml:space="preserve"> hosting the different layers and functionalities.</w:t>
        </w:r>
      </w:ins>
    </w:p>
    <w:p w:rsidR="0034163D" w:rsidRDefault="0085122F" w:rsidP="0085122F">
      <w:pPr>
        <w:rPr>
          <w:ins w:id="2431" w:author="Arthur Parmentier" w:date="2020-05-22T17:21:00Z"/>
        </w:rPr>
      </w:pPr>
      <w:ins w:id="2432" w:author="Arthur Parmentier" w:date="2020-05-22T17:14:00Z">
        <w:r>
          <w:t>There are several options for building such a t</w:t>
        </w:r>
      </w:ins>
      <w:ins w:id="2433" w:author="Arthur Parmentier" w:date="2020-05-22T17:15:00Z">
        <w:r>
          <w:t>ool</w:t>
        </w:r>
      </w:ins>
      <w:ins w:id="2434" w:author="Arthur Parmentier" w:date="2020-05-22T17:20:00Z">
        <w:r w:rsidR="0034163D">
          <w:t xml:space="preserve">, each with their own pros and cons. </w:t>
        </w:r>
      </w:ins>
      <w:ins w:id="2435" w:author="Arthur Parmentier" w:date="2020-05-22T17:21:00Z">
        <w:r w:rsidR="0034163D">
          <w:t>In my case, I have considered Unity3D and PureData as the main alternatives to Max/MSP.</w:t>
        </w:r>
      </w:ins>
    </w:p>
    <w:p w:rsidR="0034163D" w:rsidRDefault="0034163D" w:rsidP="0085122F">
      <w:pPr>
        <w:rPr>
          <w:ins w:id="2436" w:author="Arthur Parmentier" w:date="2020-05-22T17:23:00Z"/>
        </w:rPr>
      </w:pPr>
      <w:ins w:id="2437" w:author="Arthur Parmentier" w:date="2020-05-22T17:21:00Z">
        <w:r>
          <w:t>The advantage of Unity3D over Max/MSP</w:t>
        </w:r>
      </w:ins>
      <w:ins w:id="2438" w:author="Arthur Parmentier" w:date="2020-05-22T17:22:00Z">
        <w:r>
          <w:t>(/Jitter) is that it is endorsed by a much larger community, it is free and has a better potential in terms</w:t>
        </w:r>
      </w:ins>
      <w:ins w:id="2439" w:author="Arthur Parmentier" w:date="2020-05-22T17:23:00Z">
        <w:r>
          <w:t xml:space="preserve"> of graphics.</w:t>
        </w:r>
      </w:ins>
    </w:p>
    <w:p w:rsidR="0034163D" w:rsidRDefault="0034163D" w:rsidP="0085122F">
      <w:pPr>
        <w:rPr>
          <w:ins w:id="2440" w:author="Arthur Parmentier" w:date="2020-05-22T17:23:00Z"/>
        </w:rPr>
      </w:pPr>
      <w:ins w:id="2441" w:author="Arthur Parmentier" w:date="2020-05-22T17:23:00Z">
        <w:r>
          <w:t>The advantage of PureData over Max/MSP is essentially that is it free and open source.</w:t>
        </w:r>
      </w:ins>
    </w:p>
    <w:p w:rsidR="0034163D" w:rsidRDefault="0034163D" w:rsidP="0085122F">
      <w:pPr>
        <w:rPr>
          <w:ins w:id="2442" w:author="Arthur Parmentier" w:date="2020-05-22T17:24:00Z"/>
        </w:rPr>
      </w:pPr>
      <w:ins w:id="2443" w:author="Arthur Parmentier" w:date="2020-05-22T17:23:00Z">
        <w:r>
          <w:t xml:space="preserve">However, I think that Max/MSP is a better </w:t>
        </w:r>
      </w:ins>
      <w:ins w:id="2444" w:author="Arthur Parmentier" w:date="2020-05-22T17:24:00Z">
        <w:r>
          <w:t>choice than those software for the following reasons:</w:t>
        </w:r>
      </w:ins>
    </w:p>
    <w:p w:rsidR="0034163D" w:rsidRDefault="0034163D" w:rsidP="0034163D">
      <w:pPr>
        <w:pStyle w:val="Paragraphedeliste"/>
        <w:numPr>
          <w:ilvl w:val="0"/>
          <w:numId w:val="40"/>
        </w:numPr>
        <w:rPr>
          <w:ins w:id="2445" w:author="Arthur Parmentier" w:date="2020-05-22T17:29:00Z"/>
        </w:rPr>
      </w:pPr>
      <w:ins w:id="2446" w:author="Arthur Parmentier" w:date="2020-05-22T17:24:00Z">
        <w:r>
          <w:t>Max/MSP is a high-level object-based programming language</w:t>
        </w:r>
      </w:ins>
      <w:ins w:id="2447" w:author="Arthur Parmentier" w:date="2020-05-22T17:25:00Z">
        <w:r>
          <w:t xml:space="preserve"> with already</w:t>
        </w:r>
      </w:ins>
      <w:ins w:id="2448" w:author="Arthur Parmentier" w:date="2020-05-22T17:26:00Z">
        <w:r>
          <w:t xml:space="preserve"> optimized pieces for music and real-time applications that are easy to use</w:t>
        </w:r>
      </w:ins>
      <w:ins w:id="2449" w:author="Arthur Parmentier" w:date="2020-05-22T17:30:00Z">
        <w:r w:rsidR="001E09DA">
          <w:t xml:space="preserve"> and assemble</w:t>
        </w:r>
      </w:ins>
      <w:ins w:id="2450" w:author="Arthur Parmentier" w:date="2020-05-22T17:26:00Z">
        <w:r>
          <w:t xml:space="preserve">. It allows for </w:t>
        </w:r>
      </w:ins>
      <w:ins w:id="2451" w:author="Arthur Parmentier" w:date="2020-05-22T17:27:00Z">
        <w:r>
          <w:t>scripting in JS and Node.js, which makes it a powerful host for a</w:t>
        </w:r>
      </w:ins>
      <w:ins w:id="2452" w:author="Arthur Parmentier" w:date="2020-05-22T17:28:00Z">
        <w:r>
          <w:t xml:space="preserve"> huge number of scripts and tools developed by the web community</w:t>
        </w:r>
      </w:ins>
      <w:ins w:id="2453" w:author="Arthur Parmentier" w:date="2020-05-22T17:29:00Z">
        <w:r w:rsidR="001E09DA">
          <w:t xml:space="preserve"> and its graphical interface al</w:t>
        </w:r>
      </w:ins>
      <w:ins w:id="2454" w:author="Arthur Parmentier" w:date="2020-05-22T17:30:00Z">
        <w:r w:rsidR="001E09DA">
          <w:t>low newbies in coding to catch up easily with what is going on.</w:t>
        </w:r>
      </w:ins>
    </w:p>
    <w:p w:rsidR="0034163D" w:rsidRDefault="001E09DA" w:rsidP="0034163D">
      <w:pPr>
        <w:pStyle w:val="Paragraphedeliste"/>
        <w:numPr>
          <w:ilvl w:val="0"/>
          <w:numId w:val="40"/>
        </w:numPr>
        <w:rPr>
          <w:ins w:id="2455" w:author="Arthur Parmentier" w:date="2020-05-22T17:33:00Z"/>
        </w:rPr>
      </w:pPr>
      <w:ins w:id="2456" w:author="Arthur Parmentier" w:date="2020-05-22T17:31:00Z">
        <w:r>
          <w:t>Max/MSP comes from IRCAM and is used by a community of artists and musicians</w:t>
        </w:r>
      </w:ins>
      <w:ins w:id="2457" w:author="Arthur Parmentier" w:date="2020-05-22T17:32:00Z">
        <w:r>
          <w:t xml:space="preserve"> with </w:t>
        </w:r>
      </w:ins>
      <w:ins w:id="2458" w:author="Arthur Parmentier" w:date="2020-05-22T17:33:00Z">
        <w:r>
          <w:t>interests very similar to my projects.</w:t>
        </w:r>
      </w:ins>
    </w:p>
    <w:p w:rsidR="001E09DA" w:rsidRDefault="001E09DA" w:rsidP="0034163D">
      <w:pPr>
        <w:pStyle w:val="Paragraphedeliste"/>
        <w:numPr>
          <w:ilvl w:val="0"/>
          <w:numId w:val="40"/>
        </w:numPr>
        <w:rPr>
          <w:ins w:id="2459" w:author="Arthur Parmentier" w:date="2020-05-22T17:36:00Z"/>
        </w:rPr>
      </w:pPr>
      <w:ins w:id="2460" w:author="Arthur Parmentier" w:date="2020-05-22T17:34:00Z">
        <w:r>
          <w:t>Max/MSP has a nicer visual interface than PD, is maintained by a commercial company</w:t>
        </w:r>
      </w:ins>
      <w:ins w:id="2461" w:author="Arthur Parmentier" w:date="2020-05-22T17:35:00Z">
        <w:r>
          <w:t xml:space="preserve"> whereas PD has not been updated for years</w:t>
        </w:r>
      </w:ins>
      <w:ins w:id="2462" w:author="Arthur Parmentier" w:date="2020-05-22T17:36:00Z">
        <w:r>
          <w:t>.</w:t>
        </w:r>
      </w:ins>
    </w:p>
    <w:p w:rsidR="001E09DA" w:rsidRDefault="00EE1399" w:rsidP="0034163D">
      <w:pPr>
        <w:pStyle w:val="Paragraphedeliste"/>
        <w:numPr>
          <w:ilvl w:val="0"/>
          <w:numId w:val="40"/>
        </w:numPr>
        <w:rPr>
          <w:ins w:id="2463" w:author="Arthur Parmentier" w:date="2020-05-22T17:37:00Z"/>
        </w:rPr>
      </w:pPr>
      <w:ins w:id="2464" w:author="Arthur Parmentier" w:date="2020-05-22T17:39:00Z">
        <w:r>
          <w:t>PD connects badly to external pieces (node.js scripts, java…) that are critical for my project.</w:t>
        </w:r>
      </w:ins>
    </w:p>
    <w:p w:rsidR="0085122F" w:rsidRDefault="00EE1399" w:rsidP="0085122F">
      <w:pPr>
        <w:pStyle w:val="Paragraphedeliste"/>
        <w:numPr>
          <w:ilvl w:val="0"/>
          <w:numId w:val="40"/>
        </w:numPr>
        <w:rPr>
          <w:ins w:id="2465" w:author="Arthur Parmentier" w:date="2020-05-22T17:42:00Z"/>
        </w:rPr>
      </w:pPr>
      <w:ins w:id="2466" w:author="Arthur Parmentier" w:date="2020-05-22T17:40:00Z">
        <w:r>
          <w:t xml:space="preserve">The graphical programming interface of Max/MSP can be transformed into a user </w:t>
        </w:r>
      </w:ins>
      <w:ins w:id="2467" w:author="Arthur Parmentier" w:date="2020-05-22T17:41:00Z">
        <w:r>
          <w:t xml:space="preserve">interface easily (for simple demos such as </w:t>
        </w:r>
      </w:ins>
      <w:ins w:id="2468" w:author="Arthur Parmentier" w:date="2020-05-22T17:42:00Z">
        <w:r>
          <w:t>mine) …</w:t>
        </w:r>
      </w:ins>
      <w:ins w:id="2469" w:author="Arthur Parmentier" w:date="2020-05-22T17:41:00Z">
        <w:r>
          <w:t xml:space="preserve"> or very extensively, with complex GUI objects.</w:t>
        </w:r>
      </w:ins>
    </w:p>
    <w:p w:rsidR="00EE1399" w:rsidRDefault="00EE1399" w:rsidP="0085122F">
      <w:pPr>
        <w:pStyle w:val="Paragraphedeliste"/>
        <w:numPr>
          <w:ilvl w:val="0"/>
          <w:numId w:val="40"/>
        </w:numPr>
        <w:rPr>
          <w:ins w:id="2470" w:author="Arthur Parmentier" w:date="2020-05-22T17:43:00Z"/>
        </w:rPr>
      </w:pPr>
      <w:ins w:id="2471" w:author="Arthur Parmentier" w:date="2020-05-22T17:42:00Z">
        <w:r>
          <w:t>Given my programming skills and the time constraints of the project, Max/MSP was a much faster approa</w:t>
        </w:r>
      </w:ins>
      <w:ins w:id="2472" w:author="Arthur Parmentier" w:date="2020-05-22T17:43:00Z">
        <w:r>
          <w:t>ch than Unity3D.</w:t>
        </w:r>
      </w:ins>
    </w:p>
    <w:p w:rsidR="00FF3359" w:rsidRDefault="00EE1399">
      <w:pPr>
        <w:rPr>
          <w:ins w:id="2473" w:author="Arthur Parmentier" w:date="2020-05-22T17:43:00Z"/>
        </w:rPr>
        <w:pPrChange w:id="2474" w:author="Arthur Parmentier" w:date="2020-05-22T17:43:00Z">
          <w:pPr>
            <w:pStyle w:val="Paragraphedeliste"/>
            <w:numPr>
              <w:numId w:val="40"/>
            </w:numPr>
            <w:ind w:hanging="360"/>
          </w:pPr>
        </w:pPrChange>
      </w:pPr>
      <w:ins w:id="2475" w:author="Arthur Parmentier" w:date="2020-05-22T17:43:00Z">
        <w:r>
          <w:t xml:space="preserve">Although being a commercial software, </w:t>
        </w:r>
      </w:ins>
      <w:ins w:id="2476" w:author="Arthur Parmentier" w:date="2020-05-22T18:37:00Z">
        <w:r w:rsidR="00C24A48">
          <w:t>Max/MSP</w:t>
        </w:r>
      </w:ins>
      <w:ins w:id="2477" w:author="Arthur Parmentier" w:date="2020-05-22T17:43:00Z">
        <w:r>
          <w:t xml:space="preserve"> patch</w:t>
        </w:r>
      </w:ins>
      <w:ins w:id="2478" w:author="Arthur Parmentier" w:date="2020-05-22T18:37:00Z">
        <w:r w:rsidR="00C24A48">
          <w:t>ers</w:t>
        </w:r>
      </w:ins>
      <w:ins w:id="2479" w:author="Arthur Parmentier" w:date="2020-05-22T17:43:00Z">
        <w:r>
          <w:t xml:space="preserve"> can be compi</w:t>
        </w:r>
      </w:ins>
      <w:ins w:id="2480" w:author="Arthur Parmentier" w:date="2020-05-22T17:44:00Z">
        <w:r>
          <w:t>led to a standalone program for Windows and Mac OS, allowing to s</w:t>
        </w:r>
      </w:ins>
      <w:ins w:id="2481" w:author="Arthur Parmentier" w:date="2020-05-22T17:45:00Z">
        <w:r>
          <w:t>hare the program for free.</w:t>
        </w:r>
      </w:ins>
    </w:p>
    <w:p w:rsidR="00DE1036" w:rsidDel="00CE7ED8" w:rsidRDefault="00AD721A">
      <w:pPr>
        <w:pStyle w:val="Titre2"/>
        <w:rPr>
          <w:del w:id="2482" w:author="Arthur Parmentier" w:date="2020-05-18T13:37:00Z"/>
        </w:rPr>
      </w:pPr>
      <w:bookmarkStart w:id="2483" w:name="_Toc42259097"/>
      <w:ins w:id="2484" w:author="Arthur Parmentier" w:date="2020-06-03T22:06:00Z">
        <w:r>
          <w:t>Description of each layer</w:t>
        </w:r>
      </w:ins>
      <w:bookmarkEnd w:id="2483"/>
    </w:p>
    <w:p w:rsidR="00CE7ED8" w:rsidRPr="00CE7ED8" w:rsidRDefault="00CE7ED8">
      <w:pPr>
        <w:pStyle w:val="Titre2"/>
        <w:rPr>
          <w:ins w:id="2485" w:author="Arthur Parmentier" w:date="2020-05-18T17:11:00Z"/>
        </w:rPr>
      </w:pPr>
      <w:bookmarkStart w:id="2486" w:name="_Toc42259098"/>
      <w:bookmarkEnd w:id="2486"/>
    </w:p>
    <w:p w:rsidR="00F25194" w:rsidRDefault="00F25194">
      <w:pPr>
        <w:pStyle w:val="Titre3"/>
        <w:rPr>
          <w:ins w:id="2487" w:author="Arthur Parmentier" w:date="2020-05-18T15:01:00Z"/>
        </w:rPr>
        <w:pPrChange w:id="2488" w:author="Arthur Parmentier" w:date="2020-05-18T17:12:00Z">
          <w:pPr>
            <w:pStyle w:val="Titre2"/>
          </w:pPr>
        </w:pPrChange>
      </w:pPr>
      <w:bookmarkStart w:id="2489" w:name="_Toc42259099"/>
      <w:r w:rsidRPr="00953072">
        <w:t xml:space="preserve">Part 1: </w:t>
      </w:r>
      <w:del w:id="2490" w:author="Arthur Parmentier" w:date="2020-05-18T15:01:00Z">
        <w:r w:rsidRPr="00953072" w:rsidDel="00237B5C">
          <w:delText>Posenet &amp; gloves feature building</w:delText>
        </w:r>
      </w:del>
      <w:ins w:id="2491" w:author="Arthur Parmentier" w:date="2020-05-18T15:01:00Z">
        <w:r w:rsidR="00237B5C">
          <w:t>Motion tracking inputs</w:t>
        </w:r>
        <w:bookmarkEnd w:id="2489"/>
      </w:ins>
    </w:p>
    <w:p w:rsidR="00F11A13" w:rsidRDefault="00F11A13" w:rsidP="0060525E">
      <w:pPr>
        <w:rPr>
          <w:ins w:id="2492" w:author="Arthur Parmentier" w:date="2020-05-22T19:19:00Z"/>
        </w:rPr>
      </w:pPr>
      <w:ins w:id="2493" w:author="Arthur Parmentier" w:date="2020-05-22T19:13:00Z">
        <w:r>
          <w:t>As</w:t>
        </w:r>
      </w:ins>
      <w:ins w:id="2494" w:author="Arthur Parmentier" w:date="2020-05-22T19:14:00Z">
        <w:r>
          <w:t xml:space="preserve"> humans, we are equipped with </w:t>
        </w:r>
      </w:ins>
      <w:ins w:id="2495" w:author="Arthur Parmentier" w:date="2020-05-22T19:15:00Z">
        <w:r>
          <w:t>cognition and recognition systems that allow us</w:t>
        </w:r>
      </w:ins>
      <w:ins w:id="2496" w:author="Arthur Parmentier" w:date="2020-05-22T19:16:00Z">
        <w:r>
          <w:t xml:space="preserve"> to discern </w:t>
        </w:r>
      </w:ins>
      <w:ins w:id="2497" w:author="Arthur Parmentier" w:date="2020-06-03T17:24:00Z">
        <w:r w:rsidR="00EF1B4B">
          <w:t xml:space="preserve">a wide variety of </w:t>
        </w:r>
      </w:ins>
      <w:ins w:id="2498" w:author="Arthur Parmentier" w:date="2020-05-22T19:16:00Z">
        <w:r>
          <w:t>objects</w:t>
        </w:r>
      </w:ins>
      <w:ins w:id="2499" w:author="Arthur Parmentier" w:date="2020-06-03T17:24:00Z">
        <w:r w:rsidR="00EF1B4B">
          <w:t xml:space="preserve"> such as</w:t>
        </w:r>
      </w:ins>
      <w:ins w:id="2500" w:author="Arthur Parmentier" w:date="2020-05-22T19:16:00Z">
        <w:r>
          <w:t xml:space="preserve"> bodies in space and to build features </w:t>
        </w:r>
      </w:ins>
      <w:ins w:id="2501" w:author="Arthur Parmentier" w:date="2020-05-22T19:17:00Z">
        <w:r>
          <w:t>to identify</w:t>
        </w:r>
      </w:ins>
      <w:ins w:id="2502" w:author="Arthur Parmentier" w:date="2020-06-03T17:25:00Z">
        <w:r w:rsidR="00EF1B4B">
          <w:t xml:space="preserve"> (</w:t>
        </w:r>
      </w:ins>
      <w:ins w:id="2503" w:author="Arthur Parmentier" w:date="2020-05-22T19:17:00Z">
        <w:r>
          <w:t>classify</w:t>
        </w:r>
      </w:ins>
      <w:ins w:id="2504" w:author="Arthur Parmentier" w:date="2020-06-03T17:25:00Z">
        <w:r w:rsidR="00EF1B4B">
          <w:t>)</w:t>
        </w:r>
      </w:ins>
      <w:ins w:id="2505" w:author="Arthur Parmentier" w:date="2020-05-22T19:17:00Z">
        <w:r>
          <w:t xml:space="preserve"> movements and </w:t>
        </w:r>
      </w:ins>
      <w:ins w:id="2506" w:author="Arthur Parmentier" w:date="2020-06-03T17:25:00Z">
        <w:r w:rsidR="00EF1B4B">
          <w:t xml:space="preserve">gestural </w:t>
        </w:r>
      </w:ins>
      <w:ins w:id="2507" w:author="Arthur Parmentier" w:date="2020-05-22T19:17:00Z">
        <w:r>
          <w:t>signs</w:t>
        </w:r>
      </w:ins>
      <w:ins w:id="2508" w:author="Arthur Parmentier" w:date="2020-06-03T17:25:00Z">
        <w:r w:rsidR="00EF1B4B">
          <w:t xml:space="preserve"> from those bodies</w:t>
        </w:r>
      </w:ins>
      <w:ins w:id="2509" w:author="Arthur Parmentier" w:date="2020-05-22T19:17:00Z">
        <w:r>
          <w:t>.</w:t>
        </w:r>
      </w:ins>
      <w:ins w:id="2510" w:author="Arthur Parmentier" w:date="2020-06-03T17:25:00Z">
        <w:r w:rsidR="00EF1B4B">
          <w:br/>
        </w:r>
      </w:ins>
      <w:ins w:id="2511" w:author="Arthur Parmentier" w:date="2020-05-22T19:18:00Z">
        <w:r>
          <w:t>Computers, however, are not natively equipped with such systems</w:t>
        </w:r>
      </w:ins>
      <w:ins w:id="2512" w:author="Arthur Parmentier" w:date="2020-05-22T19:19:00Z">
        <w:r>
          <w:t>, so that it is necessary to build them in this project, according to the goals a</w:t>
        </w:r>
      </w:ins>
      <w:ins w:id="2513" w:author="Arthur Parmentier" w:date="2020-05-22T19:20:00Z">
        <w:r>
          <w:t>nd objectives we defined previously.</w:t>
        </w:r>
      </w:ins>
    </w:p>
    <w:p w:rsidR="0060525E" w:rsidRDefault="0060525E" w:rsidP="0060525E">
      <w:pPr>
        <w:rPr>
          <w:ins w:id="2514" w:author="Arthur Parmentier" w:date="2020-05-18T15:06:00Z"/>
        </w:rPr>
      </w:pPr>
      <w:ins w:id="2515" w:author="Arthur Parmentier" w:date="2020-05-18T15:02:00Z">
        <w:r>
          <w:t>The role of the motion tracking layer is to compute a set of motion features</w:t>
        </w:r>
      </w:ins>
      <w:ins w:id="2516" w:author="Arthur Parmentier" w:date="2020-05-18T15:03:00Z">
        <w:r>
          <w:t xml:space="preserve"> from the movement of the user. There </w:t>
        </w:r>
      </w:ins>
      <w:ins w:id="2517" w:author="Arthur Parmentier" w:date="2020-06-03T17:26:00Z">
        <w:r w:rsidR="00EF1B4B">
          <w:t xml:space="preserve">exist several </w:t>
        </w:r>
      </w:ins>
      <w:ins w:id="2518" w:author="Arthur Parmentier" w:date="2020-05-18T15:03:00Z">
        <w:r>
          <w:t>motion tracking systems</w:t>
        </w:r>
      </w:ins>
      <w:ins w:id="2519" w:author="Arthur Parmentier" w:date="2020-05-18T15:04:00Z">
        <w:r>
          <w:t xml:space="preserve"> with different technologies</w:t>
        </w:r>
      </w:ins>
      <w:ins w:id="2520" w:author="Arthur Parmentier" w:date="2020-06-03T17:26:00Z">
        <w:r w:rsidR="00EF1B4B">
          <w:t xml:space="preserve"> that allow computers to recognize bodies and compute</w:t>
        </w:r>
      </w:ins>
      <w:ins w:id="2521" w:author="Arthur Parmentier" w:date="2020-06-03T17:27:00Z">
        <w:r w:rsidR="00EF1B4B">
          <w:t xml:space="preserve"> several features that can be used to identify gestural signs</w:t>
        </w:r>
      </w:ins>
      <w:ins w:id="2522" w:author="Arthur Parmentier" w:date="2020-05-18T15:04:00Z">
        <w:r>
          <w:t>.</w:t>
        </w:r>
      </w:ins>
      <w:ins w:id="2523" w:author="Arthur Parmentier" w:date="2020-06-03T17:27:00Z">
        <w:r w:rsidR="00EF1B4B">
          <w:br/>
        </w:r>
      </w:ins>
      <w:ins w:id="2524" w:author="Arthur Parmentier" w:date="2020-05-18T15:04:00Z">
        <w:r>
          <w:lastRenderedPageBreak/>
          <w:t xml:space="preserve">In SP, </w:t>
        </w:r>
      </w:ins>
      <w:ins w:id="2525" w:author="Arthur Parmentier" w:date="2020-05-18T15:05:00Z">
        <w:r>
          <w:t>there are</w:t>
        </w:r>
      </w:ins>
      <w:ins w:id="2526" w:author="Arthur Parmentier" w:date="2020-05-18T15:07:00Z">
        <w:r>
          <w:t xml:space="preserve"> some</w:t>
        </w:r>
      </w:ins>
      <w:ins w:id="2527" w:author="Arthur Parmentier" w:date="2020-05-18T15:05:00Z">
        <w:r>
          <w:t xml:space="preserve"> body parts </w:t>
        </w:r>
      </w:ins>
      <w:ins w:id="2528" w:author="Arthur Parmentier" w:date="2020-05-18T15:07:00Z">
        <w:r>
          <w:t xml:space="preserve">such as the hands </w:t>
        </w:r>
      </w:ins>
      <w:ins w:id="2529" w:author="Arthur Parmentier" w:date="2020-05-18T15:05:00Z">
        <w:r>
          <w:t>that are much more frequently to sign than others</w:t>
        </w:r>
      </w:ins>
      <w:ins w:id="2530" w:author="Arthur Parmentier" w:date="2020-05-18T15:06:00Z">
        <w:r>
          <w:t>, therefore they require more precise tracking than the latter to classify amongst the signs.</w:t>
        </w:r>
      </w:ins>
      <w:ins w:id="2531" w:author="Arthur Parmentier" w:date="2020-05-22T19:21:00Z">
        <w:r w:rsidR="0049456C">
          <w:t xml:space="preserve"> However, all </w:t>
        </w:r>
      </w:ins>
      <w:ins w:id="2532" w:author="Arthur Parmentier" w:date="2020-05-22T19:22:00Z">
        <w:r w:rsidR="0049456C">
          <w:t xml:space="preserve">motion tracking systems available </w:t>
        </w:r>
      </w:ins>
      <w:ins w:id="2533" w:author="Arthur Parmentier" w:date="2020-05-22T19:23:00Z">
        <w:r w:rsidR="0049456C">
          <w:t>have a finite range of operation, i.e. they can only track motion at a certain scale.</w:t>
        </w:r>
      </w:ins>
      <w:ins w:id="2534" w:author="Arthur Parmentier" w:date="2020-06-03T17:27:00Z">
        <w:r w:rsidR="00E84F73">
          <w:t xml:space="preserve"> (just l</w:t>
        </w:r>
      </w:ins>
      <w:ins w:id="2535" w:author="Arthur Parmentier" w:date="2020-06-03T17:28:00Z">
        <w:r w:rsidR="00E84F73">
          <w:t>ike the human cognition system).</w:t>
        </w:r>
      </w:ins>
      <w:ins w:id="2536" w:author="Arthur Parmentier" w:date="2020-05-22T19:29:00Z">
        <w:r w:rsidR="0049456C">
          <w:br/>
        </w:r>
      </w:ins>
      <w:ins w:id="2537" w:author="Arthur Parmentier" w:date="2020-06-03T17:27:00Z">
        <w:r w:rsidR="00EF1B4B">
          <w:t>W</w:t>
        </w:r>
      </w:ins>
      <w:ins w:id="2538" w:author="Arthur Parmentier" w:date="2020-05-22T19:24:00Z">
        <w:r w:rsidR="0049456C">
          <w:t xml:space="preserve">e can </w:t>
        </w:r>
      </w:ins>
      <w:ins w:id="2539" w:author="Arthur Parmentier" w:date="2020-05-22T19:28:00Z">
        <w:r w:rsidR="0049456C">
          <w:t>observe</w:t>
        </w:r>
      </w:ins>
      <w:ins w:id="2540" w:author="Arthur Parmentier" w:date="2020-05-22T19:24:00Z">
        <w:r w:rsidR="0049456C">
          <w:t xml:space="preserve"> two </w:t>
        </w:r>
      </w:ins>
      <w:ins w:id="2541" w:author="Arthur Parmentier" w:date="2020-05-22T19:25:00Z">
        <w:r w:rsidR="0049456C">
          <w:t>main scales at which signs are performed: full body and hands.</w:t>
        </w:r>
      </w:ins>
      <w:ins w:id="2542" w:author="Arthur Parmentier" w:date="2020-05-22T19:29:00Z">
        <w:r w:rsidR="0049456C">
          <w:t xml:space="preserve"> </w:t>
        </w:r>
      </w:ins>
      <w:ins w:id="2543" w:author="Arthur Parmentier" w:date="2020-05-22T19:31:00Z">
        <w:r w:rsidR="00640FA9">
          <w:t>Although the</w:t>
        </w:r>
      </w:ins>
      <w:ins w:id="2544" w:author="Arthur Parmentier" w:date="2020-05-22T19:32:00Z">
        <w:r w:rsidR="00640FA9">
          <w:t>re are certain costly technologies that would allow us to deal with both scale in one model, I propose</w:t>
        </w:r>
      </w:ins>
      <w:ins w:id="2545" w:author="Arthur Parmentier" w:date="2020-05-22T19:33:00Z">
        <w:r w:rsidR="00640FA9">
          <w:t xml:space="preserve"> and discuss</w:t>
        </w:r>
      </w:ins>
      <w:ins w:id="2546" w:author="Arthur Parmentier" w:date="2020-05-22T19:32:00Z">
        <w:r w:rsidR="00640FA9">
          <w:t xml:space="preserve"> two different</w:t>
        </w:r>
      </w:ins>
      <w:ins w:id="2547" w:author="Arthur Parmentier" w:date="2020-05-22T19:33:00Z">
        <w:r w:rsidR="00640FA9">
          <w:t xml:space="preserve"> technologies that are each adapted and efficient </w:t>
        </w:r>
      </w:ins>
      <w:ins w:id="2548" w:author="Arthur Parmentier" w:date="2020-05-22T19:44:00Z">
        <w:r w:rsidR="00D16ED0">
          <w:t>for each one.</w:t>
        </w:r>
      </w:ins>
    </w:p>
    <w:p w:rsidR="00240203" w:rsidRDefault="00240203">
      <w:pPr>
        <w:pStyle w:val="Titre4"/>
        <w:rPr>
          <w:ins w:id="2549" w:author="Arthur Parmentier" w:date="2020-05-22T19:45:00Z"/>
        </w:rPr>
      </w:pPr>
      <w:ins w:id="2550" w:author="Arthur Parmentier" w:date="2020-05-18T15:10:00Z">
        <w:r>
          <w:t xml:space="preserve">Full body </w:t>
        </w:r>
      </w:ins>
      <w:ins w:id="2551" w:author="Arthur Parmentier" w:date="2020-05-22T19:44:00Z">
        <w:r w:rsidR="00BE6686">
          <w:t>scale: “skeleton” tracking</w:t>
        </w:r>
      </w:ins>
    </w:p>
    <w:p w:rsidR="00F6380F" w:rsidRDefault="003D69EC" w:rsidP="00F6380F">
      <w:pPr>
        <w:rPr>
          <w:ins w:id="2552" w:author="Arthur Parmentier" w:date="2020-05-22T19:51:00Z"/>
        </w:rPr>
      </w:pPr>
      <w:ins w:id="2553" w:author="Arthur Parmentier" w:date="2020-06-03T17:38:00Z">
        <w:r>
          <w:t>To construct our features for the identification of the signs, we must drop a lot of in</w:t>
        </w:r>
      </w:ins>
      <w:ins w:id="2554" w:author="Arthur Parmentier" w:date="2020-06-03T17:39:00Z">
        <w:r>
          <w:t>formation from the input of the system, such as the webcam or motion tracki</w:t>
        </w:r>
      </w:ins>
      <w:ins w:id="2555" w:author="Arthur Parmentier" w:date="2020-06-03T17:40:00Z">
        <w:r>
          <w:t xml:space="preserve">ng system we are using. For instance, information such as colors, </w:t>
        </w:r>
      </w:ins>
      <w:ins w:id="2556" w:author="Arthur Parmentier" w:date="2020-06-03T17:41:00Z">
        <w:r>
          <w:t>certain body parts such as the belly or torso</w:t>
        </w:r>
      </w:ins>
      <w:ins w:id="2557" w:author="Arthur Parmentier" w:date="2020-06-03T17:42:00Z">
        <w:r>
          <w:t xml:space="preserve">, sound, etc, are not crucial for the identification of SP signs. There may be cases in which there are, but they will not be covered </w:t>
        </w:r>
      </w:ins>
      <w:ins w:id="2558" w:author="Arthur Parmentier" w:date="2020-06-03T17:43:00Z">
        <w:r>
          <w:t xml:space="preserve">by this project. </w:t>
        </w:r>
      </w:ins>
      <w:ins w:id="2559" w:author="Arthur Parmentier" w:date="2020-06-03T17:44:00Z">
        <w:r>
          <w:br/>
        </w:r>
      </w:ins>
      <w:ins w:id="2560" w:author="Arthur Parmentier" w:date="2020-06-03T17:43:00Z">
        <w:r>
          <w:t>Typically, the “skeleton” representation of the position of each broad body part of the soundpainter (hands, shoulders, head, hips, knees,</w:t>
        </w:r>
      </w:ins>
      <w:ins w:id="2561" w:author="Arthur Parmentier" w:date="2020-06-03T17:44:00Z">
        <w:r>
          <w:t xml:space="preserve"> feet…) </w:t>
        </w:r>
      </w:ins>
      <w:ins w:id="2562" w:author="Arthur Parmentier" w:date="2020-06-03T17:45:00Z">
        <w:r>
          <w:t xml:space="preserve">would allow the computer to recognized most basic signs at the full body scale. Because of the structure of the body (articulations, </w:t>
        </w:r>
      </w:ins>
      <w:ins w:id="2563" w:author="Arthur Parmentier" w:date="2020-06-03T17:46:00Z">
        <w:r>
          <w:t>rigid body parts…), only several key points are needed to model its skeleton. Then, t</w:t>
        </w:r>
      </w:ins>
      <w:ins w:id="2564" w:author="Arthur Parmentier" w:date="2020-05-22T19:45:00Z">
        <w:r w:rsidR="00F6380F">
          <w:t xml:space="preserve">he </w:t>
        </w:r>
      </w:ins>
      <w:ins w:id="2565" w:author="Arthur Parmentier" w:date="2020-05-22T19:46:00Z">
        <w:r w:rsidR="00F6380F">
          <w:t>features that would allow us to classify different signs must typically</w:t>
        </w:r>
      </w:ins>
      <w:ins w:id="2566" w:author="Arthur Parmentier" w:date="2020-05-22T19:47:00Z">
        <w:r w:rsidR="00F6380F">
          <w:t xml:space="preserve"> reach a precision of the order of magnitude below the</w:t>
        </w:r>
      </w:ins>
      <w:ins w:id="2567" w:author="Arthur Parmentier" w:date="2020-06-03T17:28:00Z">
        <w:r w:rsidR="00E84F73">
          <w:t xml:space="preserve"> </w:t>
        </w:r>
      </w:ins>
      <w:ins w:id="2568" w:author="Arthur Parmentier" w:date="2020-06-03T17:46:00Z">
        <w:r>
          <w:t>distance between t</w:t>
        </w:r>
      </w:ins>
      <w:ins w:id="2569" w:author="Arthur Parmentier" w:date="2020-06-03T17:47:00Z">
        <w:r>
          <w:t>wo keypoints.</w:t>
        </w:r>
      </w:ins>
      <w:ins w:id="2570" w:author="Arthur Parmentier" w:date="2020-06-03T17:31:00Z">
        <w:r w:rsidR="00E84F73">
          <w:t xml:space="preserve"> </w:t>
        </w:r>
      </w:ins>
      <w:ins w:id="2571" w:author="Arthur Parmentier" w:date="2020-06-03T17:47:00Z">
        <w:r>
          <w:t>Assuming</w:t>
        </w:r>
      </w:ins>
      <w:ins w:id="2572" w:author="Arthur Parmentier" w:date="2020-05-22T19:47:00Z">
        <w:r w:rsidR="00F6380F">
          <w:t xml:space="preserve"> </w:t>
        </w:r>
      </w:ins>
      <w:ins w:id="2573" w:author="Arthur Parmentier" w:date="2020-05-22T19:48:00Z">
        <w:r w:rsidR="00F6380F">
          <w:t xml:space="preserve">that most body parts are separated by a distance of </w:t>
        </w:r>
      </w:ins>
      <w:ins w:id="2574" w:author="Arthur Parmentier" w:date="2020-05-22T19:49:00Z">
        <w:r w:rsidR="00F6380F">
          <w:t xml:space="preserve">the </w:t>
        </w:r>
      </w:ins>
      <w:ins w:id="2575" w:author="Arthur Parmentier" w:date="2020-05-22T19:48:00Z">
        <w:r w:rsidR="00F6380F">
          <w:t xml:space="preserve">order of 10cm, </w:t>
        </w:r>
      </w:ins>
      <w:ins w:id="2576" w:author="Arthur Parmentier" w:date="2020-05-22T19:49:00Z">
        <w:r w:rsidR="00F6380F">
          <w:t xml:space="preserve">we know </w:t>
        </w:r>
        <w:r w:rsidR="00F6380F">
          <w:rPr>
            <w:i/>
            <w:iCs/>
          </w:rPr>
          <w:t>a priori</w:t>
        </w:r>
        <w:r w:rsidR="00F6380F">
          <w:t xml:space="preserve"> that our motion tracking model at this scale must reach </w:t>
        </w:r>
      </w:ins>
      <w:ins w:id="2577" w:author="Arthur Parmentier" w:date="2020-05-22T19:50:00Z">
        <w:r w:rsidR="00F6380F">
          <w:t>a precision of the order of the centimeter.</w:t>
        </w:r>
      </w:ins>
    </w:p>
    <w:p w:rsidR="0004080C" w:rsidRPr="00F6380F" w:rsidRDefault="0004080C">
      <w:pPr>
        <w:rPr>
          <w:ins w:id="2578" w:author="Arthur Parmentier" w:date="2020-05-18T15:10:00Z"/>
          <w:rPrChange w:id="2579" w:author="Arthur Parmentier" w:date="2020-05-22T19:49:00Z">
            <w:rPr>
              <w:ins w:id="2580" w:author="Arthur Parmentier" w:date="2020-05-18T15:10:00Z"/>
            </w:rPr>
          </w:rPrChange>
        </w:rPr>
        <w:pPrChange w:id="2581" w:author="Arthur Parmentier" w:date="2020-05-22T19:45:00Z">
          <w:pPr>
            <w:pStyle w:val="Titre3"/>
          </w:pPr>
        </w:pPrChange>
      </w:pPr>
      <w:ins w:id="2582" w:author="Arthur Parmentier" w:date="2020-05-22T19:51:00Z">
        <w:r>
          <w:t xml:space="preserve">In the following part, I will </w:t>
        </w:r>
      </w:ins>
      <w:ins w:id="2583" w:author="Arthur Parmentier" w:date="2020-05-22T19:52:00Z">
        <w:r>
          <w:t>introduce and motivate the choice of PoseNet as the main motion tracking model at the full body scale.</w:t>
        </w:r>
      </w:ins>
    </w:p>
    <w:p w:rsidR="005F48A0" w:rsidRDefault="005F48A0">
      <w:pPr>
        <w:pStyle w:val="Titre5"/>
        <w:rPr>
          <w:ins w:id="2584" w:author="Arthur Parmentier" w:date="2020-05-19T15:54:00Z"/>
        </w:rPr>
        <w:pPrChange w:id="2585" w:author="Arthur Parmentier" w:date="2020-05-19T15:54:00Z">
          <w:pPr/>
        </w:pPrChange>
      </w:pPr>
      <w:ins w:id="2586" w:author="Arthur Parmentier" w:date="2020-05-19T15:54:00Z">
        <w:r>
          <w:t>Introduction to PoseNet</w:t>
        </w:r>
      </w:ins>
    </w:p>
    <w:p w:rsidR="00240203" w:rsidRDefault="00116732" w:rsidP="00240203">
      <w:pPr>
        <w:rPr>
          <w:ins w:id="2587" w:author="Arthur Parmentier" w:date="2020-05-22T19:57:00Z"/>
        </w:rPr>
      </w:pPr>
      <w:ins w:id="2588" w:author="Arthur Parmentier" w:date="2020-05-18T15:17:00Z">
        <w:r w:rsidRPr="00116732">
          <w:rPr>
            <w:rStyle w:val="Accentuation"/>
            <w:i w:val="0"/>
            <w:iCs w:val="0"/>
            <w:rPrChange w:id="2589" w:author="Arthur Parmentier" w:date="2020-05-18T15:18:00Z">
              <w:rPr>
                <w:rStyle w:val="Accentuation"/>
              </w:rPr>
            </w:rPrChange>
          </w:rPr>
          <w:t>PoseNet</w:t>
        </w:r>
      </w:ins>
      <w:ins w:id="2590" w:author="Arthur Parmentier" w:date="2020-05-18T15:19:00Z">
        <w:r>
          <w:rPr>
            <w:rStyle w:val="Appelnotedebasdep"/>
          </w:rPr>
          <w:footnoteReference w:id="31"/>
        </w:r>
      </w:ins>
      <w:ins w:id="2596" w:author="Arthur Parmentier" w:date="2020-05-22T19:54:00Z">
        <w:r w:rsidR="00BA66EC">
          <w:t xml:space="preserve"> is</w:t>
        </w:r>
      </w:ins>
      <w:ins w:id="2597" w:author="Arthur Parmentier" w:date="2020-05-18T15:17:00Z">
        <w:r>
          <w:t xml:space="preserve"> a </w:t>
        </w:r>
      </w:ins>
      <w:ins w:id="2598" w:author="Arthur Parmentier" w:date="2020-05-22T19:20:00Z">
        <w:r w:rsidR="00BD73B3">
          <w:t>computer-</w:t>
        </w:r>
      </w:ins>
      <w:ins w:id="2599" w:author="Arthur Parmentier" w:date="2020-05-18T15:17:00Z">
        <w:r>
          <w:t>vision model that can be used to estimate the pose of a person in an image or video by estimating where key body joints are</w:t>
        </w:r>
      </w:ins>
      <w:ins w:id="2600" w:author="Arthur Parmentier" w:date="2020-05-19T15:27:00Z">
        <w:r w:rsidR="00DC1119">
          <w:t xml:space="preserve"> in 2D space</w:t>
        </w:r>
      </w:ins>
      <w:ins w:id="2601" w:author="Arthur Parmentier" w:date="2020-05-18T15:17:00Z">
        <w:r>
          <w:t>.</w:t>
        </w:r>
      </w:ins>
      <w:ins w:id="2602" w:author="Arthur Parmentier" w:date="2020-05-18T15:24:00Z">
        <w:r w:rsidR="00CE53C0">
          <w:t xml:space="preserve"> </w:t>
        </w:r>
      </w:ins>
      <w:ins w:id="2603" w:author="Arthur Parmentier" w:date="2020-05-22T19:55:00Z">
        <w:r w:rsidR="005E0A3C">
          <w:t>Its performances on modern CPUs and GPUs allow it to run in real-time using a webcam or alternative low-latency vide</w:t>
        </w:r>
      </w:ins>
      <w:ins w:id="2604" w:author="Arthur Parmentier" w:date="2020-05-22T19:56:00Z">
        <w:r w:rsidR="005E0A3C">
          <w:t>o input devices.</w:t>
        </w:r>
      </w:ins>
    </w:p>
    <w:p w:rsidR="00D86CC2" w:rsidRDefault="00D86CC2" w:rsidP="00240203">
      <w:pPr>
        <w:rPr>
          <w:ins w:id="2605" w:author="Arthur Parmentier" w:date="2020-05-22T20:07:00Z"/>
        </w:rPr>
      </w:pPr>
      <w:ins w:id="2606" w:author="Arthur Parmentier" w:date="2020-05-22T19:57:00Z">
        <w:r>
          <w:t>In Max/MSP</w:t>
        </w:r>
      </w:ins>
      <w:ins w:id="2607" w:author="Arthur Parmentier" w:date="2020-05-22T19:58:00Z">
        <w:r>
          <w:t>, I could adapt</w:t>
        </w:r>
      </w:ins>
      <w:ins w:id="2608" w:author="Arthur Parmentier" w:date="2020-05-22T19:59:00Z">
        <w:r>
          <w:t xml:space="preserve"> and upgrade</w:t>
        </w:r>
      </w:ins>
      <w:ins w:id="2609" w:author="Arthur Parmentier" w:date="2020-05-22T19:58:00Z">
        <w:r>
          <w:t xml:space="preserve"> two demonstration projects </w:t>
        </w:r>
      </w:ins>
      <w:ins w:id="2610" w:author="Arthur Parmentier" w:date="2020-05-22T19:59:00Z">
        <w:r>
          <w:t>showing</w:t>
        </w:r>
      </w:ins>
      <w:ins w:id="2611" w:author="Arthur Parmentier" w:date="2020-05-22T19:58:00Z">
        <w:r>
          <w:t xml:space="preserve"> how </w:t>
        </w:r>
      </w:ins>
      <w:ins w:id="2612" w:author="Arthur Parmentier" w:date="2020-05-22T19:59:00Z">
        <w:r>
          <w:t>to port PoseNet into Max with Node.js</w:t>
        </w:r>
      </w:ins>
      <w:ins w:id="2613" w:author="Arthur Parmentier" w:date="2020-05-22T19:58:00Z">
        <w:r>
          <w:rPr>
            <w:rStyle w:val="Appelnotedebasdep"/>
          </w:rPr>
          <w:footnoteReference w:id="32"/>
        </w:r>
      </w:ins>
      <w:ins w:id="2618" w:author="Arthur Parmentier" w:date="2020-05-22T19:59:00Z">
        <w:r>
          <w:t xml:space="preserve"> to build </w:t>
        </w:r>
      </w:ins>
      <w:ins w:id="2619" w:author="Arthur Parmentier" w:date="2020-05-22T20:00:00Z">
        <w:r w:rsidR="00B44867">
          <w:t xml:space="preserve">a simple user interface </w:t>
        </w:r>
      </w:ins>
      <w:ins w:id="2620" w:author="Arthur Parmentier" w:date="2020-05-22T20:06:00Z">
        <w:r w:rsidR="00D0268F">
          <w:t xml:space="preserve">(1.2.) </w:t>
        </w:r>
      </w:ins>
      <w:ins w:id="2621" w:author="Arthur Parmentier" w:date="2020-05-22T20:00:00Z">
        <w:r w:rsidR="00B44867">
          <w:t xml:space="preserve">allowing the user to start PoseNet either in a separate window, within an Electron process or directly </w:t>
        </w:r>
      </w:ins>
      <w:ins w:id="2622" w:author="Arthur Parmentier" w:date="2020-05-22T20:01:00Z">
        <w:r w:rsidR="00B44867">
          <w:t xml:space="preserve">inside a Jweb object on the patcher. </w:t>
        </w:r>
      </w:ins>
      <w:ins w:id="2623" w:author="Arthur Parmentier" w:date="2020-06-03T21:42:00Z">
        <w:r w:rsidR="0083784D">
          <w:t xml:space="preserve">A demo of the process can be found in my </w:t>
        </w:r>
      </w:ins>
      <w:ins w:id="2624" w:author="Arthur Parmentier" w:date="2020-06-03T21:44:00Z">
        <w:r w:rsidR="0083784D">
          <w:fldChar w:fldCharType="begin"/>
        </w:r>
        <w:r w:rsidR="0083784D">
          <w:instrText xml:space="preserve"> HYPERLINK "https://www.youtube.com/watch?v=jW6bo6XkhFo" </w:instrText>
        </w:r>
        <w:r w:rsidR="0083784D">
          <w:fldChar w:fldCharType="separate"/>
        </w:r>
        <w:r w:rsidR="0083784D" w:rsidRPr="0083784D">
          <w:rPr>
            <w:rStyle w:val="Lienhypertexte"/>
          </w:rPr>
          <w:t>second</w:t>
        </w:r>
        <w:r w:rsidR="0083784D">
          <w:fldChar w:fldCharType="end"/>
        </w:r>
      </w:ins>
      <w:ins w:id="2625" w:author="Arthur Parmentier" w:date="2020-06-03T21:43:00Z">
        <w:r w:rsidR="0083784D">
          <w:t xml:space="preserve"> and </w:t>
        </w:r>
      </w:ins>
      <w:ins w:id="2626" w:author="Arthur Parmentier" w:date="2020-06-03T21:44:00Z">
        <w:r w:rsidR="0083784D">
          <w:fldChar w:fldCharType="begin"/>
        </w:r>
        <w:r w:rsidR="0083784D">
          <w:instrText xml:space="preserve"> HYPERLINK "https://www.youtube.com/watch?v=OmPFMT9mgOs" </w:instrText>
        </w:r>
        <w:r w:rsidR="0083784D">
          <w:fldChar w:fldCharType="separate"/>
        </w:r>
        <w:r w:rsidR="0083784D" w:rsidRPr="0083784D">
          <w:rPr>
            <w:rStyle w:val="Lienhypertexte"/>
          </w:rPr>
          <w:t>third</w:t>
        </w:r>
        <w:r w:rsidR="0083784D">
          <w:fldChar w:fldCharType="end"/>
        </w:r>
      </w:ins>
      <w:ins w:id="2627" w:author="Arthur Parmentier" w:date="2020-06-03T21:43:00Z">
        <w:r w:rsidR="0083784D">
          <w:t xml:space="preserve"> demo video of the tool. </w:t>
        </w:r>
      </w:ins>
      <w:ins w:id="2628" w:author="Arthur Parmentier" w:date="2020-05-22T20:01:00Z">
        <w:r w:rsidR="00B44867">
          <w:t xml:space="preserve">I have observed </w:t>
        </w:r>
      </w:ins>
      <w:ins w:id="2629" w:author="Arthur Parmentier" w:date="2020-05-22T20:02:00Z">
        <w:r w:rsidR="00B44867">
          <w:t>a</w:t>
        </w:r>
      </w:ins>
      <w:ins w:id="2630" w:author="Arthur Parmentier" w:date="2020-05-22T20:01:00Z">
        <w:r w:rsidR="00B44867">
          <w:t xml:space="preserve"> </w:t>
        </w:r>
      </w:ins>
      <w:ins w:id="2631" w:author="Arthur Parmentier" w:date="2020-06-03T17:49:00Z">
        <w:r w:rsidR="00EB3650">
          <w:t xml:space="preserve">slightly </w:t>
        </w:r>
      </w:ins>
      <w:ins w:id="2632" w:author="Arthur Parmentier" w:date="2020-06-03T17:48:00Z">
        <w:r w:rsidR="00DD75CE">
          <w:t xml:space="preserve">lower </w:t>
        </w:r>
      </w:ins>
      <w:ins w:id="2633" w:author="Arthur Parmentier" w:date="2020-05-22T20:01:00Z">
        <w:r w:rsidR="00B44867">
          <w:t>performance</w:t>
        </w:r>
      </w:ins>
      <w:ins w:id="2634" w:author="Arthur Parmentier" w:date="2020-05-22T20:02:00Z">
        <w:r w:rsidR="00B44867">
          <w:t xml:space="preserve"> with the Jweb object than the Electron process on my computer</w:t>
        </w:r>
      </w:ins>
      <w:ins w:id="2635" w:author="Arthur Parmentier" w:date="2020-05-22T20:03:00Z">
        <w:r w:rsidR="00B44867">
          <w:t xml:space="preserve"> </w:t>
        </w:r>
      </w:ins>
      <w:ins w:id="2636" w:author="Arthur Parmentier" w:date="2020-05-23T19:47:00Z">
        <w:r w:rsidR="00BF1ECB">
          <w:t>and</w:t>
        </w:r>
      </w:ins>
      <w:ins w:id="2637" w:author="Arthur Parmentier" w:date="2020-05-22T20:03:00Z">
        <w:r w:rsidR="00B44867">
          <w:t xml:space="preserve"> the Electron process has the advantage of having its dedicated window, allowing the user to move it</w:t>
        </w:r>
      </w:ins>
      <w:ins w:id="2638" w:author="Arthur Parmentier" w:date="2020-05-22T20:05:00Z">
        <w:r w:rsidR="00DB3548">
          <w:t>, resize it</w:t>
        </w:r>
      </w:ins>
      <w:ins w:id="2639" w:author="Arthur Parmentier" w:date="2020-05-22T20:03:00Z">
        <w:r w:rsidR="00B44867">
          <w:t xml:space="preserve"> and most important, to keep it visible while the model is running, otherwise </w:t>
        </w:r>
      </w:ins>
      <w:ins w:id="2640" w:author="Arthur Parmentier" w:date="2020-05-22T20:04:00Z">
        <w:r w:rsidR="00DB3548">
          <w:t xml:space="preserve">PoseNet performance drops </w:t>
        </w:r>
        <w:r w:rsidR="00DB3548">
          <w:lastRenderedPageBreak/>
          <w:t xml:space="preserve">critically. Both </w:t>
        </w:r>
      </w:ins>
      <w:ins w:id="2641" w:author="Arthur Parmentier" w:date="2020-05-23T19:47:00Z">
        <w:r w:rsidR="00E336D0">
          <w:t xml:space="preserve">hosts (Jweb and Electron) </w:t>
        </w:r>
      </w:ins>
      <w:ins w:id="2642" w:author="Arthur Parmentier" w:date="2020-05-22T20:04:00Z">
        <w:r w:rsidR="00DB3548">
          <w:t>are perfectly in</w:t>
        </w:r>
      </w:ins>
      <w:ins w:id="2643" w:author="Arthur Parmentier" w:date="2020-05-22T20:05:00Z">
        <w:r w:rsidR="00DB3548">
          <w:t>ter-</w:t>
        </w:r>
      </w:ins>
      <w:ins w:id="2644" w:author="Arthur Parmentier" w:date="2020-05-22T20:07:00Z">
        <w:r w:rsidR="005B6936">
          <w:t>changeable</w:t>
        </w:r>
      </w:ins>
      <w:ins w:id="2645" w:author="Arthur Parmentier" w:date="2020-05-22T20:06:00Z">
        <w:r w:rsidR="00DB3548">
          <w:t xml:space="preserve"> in less than a minute (for loading the model).</w:t>
        </w:r>
      </w:ins>
    </w:p>
    <w:p w:rsidR="005B6936" w:rsidRDefault="005B6936">
      <w:pPr>
        <w:keepNext/>
        <w:rPr>
          <w:ins w:id="2646" w:author="Arthur Parmentier" w:date="2020-05-22T20:11:00Z"/>
        </w:rPr>
        <w:pPrChange w:id="2647" w:author="Arthur Parmentier" w:date="2020-05-22T20:11:00Z">
          <w:pPr/>
        </w:pPrChange>
      </w:pPr>
      <w:ins w:id="2648" w:author="Arthur Parmentier" w:date="2020-05-22T20:11:00Z">
        <w:r>
          <w:rPr>
            <w:noProof/>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Default="005B6936">
      <w:pPr>
        <w:pStyle w:val="Lgende"/>
        <w:rPr>
          <w:ins w:id="2649" w:author="Arthur Parmentier" w:date="2020-05-19T15:04:00Z"/>
        </w:rPr>
        <w:pPrChange w:id="2650" w:author="Arthur Parmentier" w:date="2020-05-22T20:11:00Z">
          <w:pPr/>
        </w:pPrChange>
      </w:pPr>
      <w:ins w:id="2651" w:author="Arthur Parmentier" w:date="2020-05-22T20:11:00Z">
        <w:r>
          <w:t xml:space="preserve">Figure </w:t>
        </w:r>
        <w:r>
          <w:fldChar w:fldCharType="begin"/>
        </w:r>
        <w:r>
          <w:instrText xml:space="preserve"> SEQ Figure \* ARABIC </w:instrText>
        </w:r>
      </w:ins>
      <w:r>
        <w:fldChar w:fldCharType="separate"/>
      </w:r>
      <w:ins w:id="2652" w:author="Arthur Parmentier" w:date="2020-06-05T21:05:00Z">
        <w:r w:rsidR="001C2AA6">
          <w:rPr>
            <w:noProof/>
          </w:rPr>
          <w:t>3</w:t>
        </w:r>
      </w:ins>
      <w:ins w:id="2653" w:author="Arthur Parmentier" w:date="2020-05-22T20:11:00Z">
        <w:r>
          <w:fldChar w:fldCharType="end"/>
        </w:r>
        <w:r>
          <w:t xml:space="preserve"> View of PoseNet inside Max/MSP</w:t>
        </w:r>
      </w:ins>
    </w:p>
    <w:p w:rsidR="00863218" w:rsidRDefault="009F79AA" w:rsidP="00240203">
      <w:pPr>
        <w:rPr>
          <w:ins w:id="2654" w:author="Arthur Parmentier" w:date="2020-05-18T15:21:00Z"/>
        </w:rPr>
      </w:pPr>
      <w:ins w:id="2655" w:author="Arthur Parmentier" w:date="2020-05-19T15:15:00Z">
        <w:r>
          <w:rPr>
            <w:noProof/>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1A4879" w:rsidRPr="00821FC2" w:rsidRDefault="001A4879">
                              <w:pPr>
                                <w:pStyle w:val="Lgende"/>
                                <w:rPr>
                                  <w:noProof/>
                                </w:rPr>
                                <w:pPrChange w:id="2656" w:author="Arthur Parmentier" w:date="2020-05-19T15:15:00Z">
                                  <w:pPr/>
                                </w:pPrChange>
                              </w:pPr>
                              <w:ins w:id="2657" w:author="Arthur Parmentier" w:date="2020-05-19T15:15:00Z">
                                <w:r>
                                  <w:t xml:space="preserve">Figure </w:t>
                                </w:r>
                                <w:r>
                                  <w:fldChar w:fldCharType="begin"/>
                                </w:r>
                                <w:r>
                                  <w:instrText xml:space="preserve"> SEQ Figure \* ARABIC </w:instrText>
                                </w:r>
                              </w:ins>
                              <w:r>
                                <w:fldChar w:fldCharType="separate"/>
                              </w:r>
                              <w:ins w:id="2658" w:author="Arthur Parmentier" w:date="2020-06-05T21:05:00Z">
                                <w:r>
                                  <w:rPr>
                                    <w:noProof/>
                                  </w:rPr>
                                  <w:t>4</w:t>
                                </w:r>
                              </w:ins>
                              <w:ins w:id="2659" w:author="Arthur Parmentier" w:date="2020-05-19T15:15:00Z">
                                <w:r>
                                  <w:fldChar w:fldCharType="end"/>
                                </w:r>
                                <w:r>
                                  <w:t xml:space="preserve"> Posenet skeleton tracking for "rest of the group"</w:t>
                                </w:r>
                              </w:ins>
                              <w:ins w:id="2660"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1A4879" w:rsidRPr="00821FC2" w:rsidRDefault="001A4879">
                        <w:pPr>
                          <w:pStyle w:val="Lgende"/>
                          <w:rPr>
                            <w:noProof/>
                          </w:rPr>
                          <w:pPrChange w:id="2661" w:author="Arthur Parmentier" w:date="2020-05-19T15:15:00Z">
                            <w:pPr/>
                          </w:pPrChange>
                        </w:pPr>
                        <w:ins w:id="2662" w:author="Arthur Parmentier" w:date="2020-05-19T15:15:00Z">
                          <w:r>
                            <w:t xml:space="preserve">Figure </w:t>
                          </w:r>
                          <w:r>
                            <w:fldChar w:fldCharType="begin"/>
                          </w:r>
                          <w:r>
                            <w:instrText xml:space="preserve"> SEQ Figure \* ARABIC </w:instrText>
                          </w:r>
                        </w:ins>
                        <w:r>
                          <w:fldChar w:fldCharType="separate"/>
                        </w:r>
                        <w:ins w:id="2663" w:author="Arthur Parmentier" w:date="2020-06-05T21:05:00Z">
                          <w:r>
                            <w:rPr>
                              <w:noProof/>
                            </w:rPr>
                            <w:t>4</w:t>
                          </w:r>
                        </w:ins>
                        <w:ins w:id="2664" w:author="Arthur Parmentier" w:date="2020-05-19T15:15:00Z">
                          <w:r>
                            <w:fldChar w:fldCharType="end"/>
                          </w:r>
                          <w:r>
                            <w:t xml:space="preserve"> Posenet skeleton tracking for "rest of the group"</w:t>
                          </w:r>
                        </w:ins>
                        <w:ins w:id="2665" w:author="Arthur Parmentier" w:date="2020-05-22T20:12:00Z">
                          <w:r>
                            <w:t>, from the Electron external window</w:t>
                          </w:r>
                        </w:ins>
                      </w:p>
                    </w:txbxContent>
                  </v:textbox>
                  <w10:wrap type="topAndBottom"/>
                </v:shape>
              </w:pict>
            </mc:Fallback>
          </mc:AlternateContent>
        </w:r>
      </w:ins>
      <w:ins w:id="2666" w:author="Arthur Parmentier" w:date="2020-05-19T15:14:00Z">
        <w:r w:rsidR="00863218">
          <w:rPr>
            <w:noProof/>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Default="00E713ED" w:rsidP="00240203">
      <w:pPr>
        <w:rPr>
          <w:ins w:id="2667" w:author="Arthur Parmentier" w:date="2020-05-18T15:23:00Z"/>
        </w:rPr>
      </w:pPr>
      <w:ins w:id="2668" w:author="Arthur Parmentier" w:date="2020-05-18T15:21:00Z">
        <w:r>
          <w:t>PoseNet allows the user</w:t>
        </w:r>
      </w:ins>
      <w:ins w:id="2669" w:author="Arthur Parmentier" w:date="2020-05-18T15:22:00Z">
        <w:r w:rsidR="006F7BD1">
          <w:t xml:space="preserve"> to choose different models and </w:t>
        </w:r>
      </w:ins>
      <w:ins w:id="2670" w:author="Arthur Parmentier" w:date="2020-05-18T15:23:00Z">
        <w:r w:rsidR="006F7BD1">
          <w:t>internal parameters that will affect its performance</w:t>
        </w:r>
        <w:r w:rsidR="00CE53C0">
          <w:t>:</w:t>
        </w:r>
      </w:ins>
    </w:p>
    <w:p w:rsidR="00CE53C0" w:rsidRDefault="00CE53C0" w:rsidP="00CE53C0">
      <w:pPr>
        <w:pStyle w:val="Paragraphedeliste"/>
        <w:numPr>
          <w:ilvl w:val="0"/>
          <w:numId w:val="24"/>
        </w:numPr>
        <w:rPr>
          <w:ins w:id="2671" w:author="Arthur Parmentier" w:date="2020-05-18T15:24:00Z"/>
        </w:rPr>
      </w:pPr>
      <w:ins w:id="2672" w:author="Arthur Parmentier" w:date="2020-05-18T15:23:00Z">
        <w:r>
          <w:t>The architecture of the mo</w:t>
        </w:r>
      </w:ins>
      <w:ins w:id="2673" w:author="Arthur Parmentier" w:date="2020-05-18T15:24:00Z">
        <w:r>
          <w:t>del (MobileNet or ResNet)</w:t>
        </w:r>
      </w:ins>
    </w:p>
    <w:p w:rsidR="00CE53C0" w:rsidRDefault="00CE53C0" w:rsidP="00CE53C0">
      <w:pPr>
        <w:pStyle w:val="Paragraphedeliste"/>
        <w:numPr>
          <w:ilvl w:val="0"/>
          <w:numId w:val="24"/>
        </w:numPr>
        <w:rPr>
          <w:ins w:id="2674" w:author="Arthur Parmentier" w:date="2020-05-18T15:27:00Z"/>
        </w:rPr>
      </w:pPr>
      <w:ins w:id="2675" w:author="Arthur Parmentier" w:date="2020-05-18T15:24:00Z">
        <w:r>
          <w:t xml:space="preserve">The input resolution of the </w:t>
        </w:r>
      </w:ins>
      <w:ins w:id="2676" w:author="Arthur Parmentier" w:date="2020-05-18T15:25:00Z">
        <w:r w:rsidR="00266B08">
          <w:t>video input</w:t>
        </w:r>
      </w:ins>
    </w:p>
    <w:p w:rsidR="00266B08" w:rsidRDefault="00266B08" w:rsidP="00CE53C0">
      <w:pPr>
        <w:pStyle w:val="Paragraphedeliste"/>
        <w:numPr>
          <w:ilvl w:val="0"/>
          <w:numId w:val="24"/>
        </w:numPr>
        <w:rPr>
          <w:ins w:id="2677" w:author="Arthur Parmentier" w:date="2020-05-18T15:27:00Z"/>
        </w:rPr>
      </w:pPr>
      <w:ins w:id="2678" w:author="Arthur Parmentier" w:date="2020-05-18T15:27:00Z">
        <w:r>
          <w:t>The output stride of the model</w:t>
        </w:r>
      </w:ins>
    </w:p>
    <w:p w:rsidR="00266B08" w:rsidRDefault="00266B08" w:rsidP="00CE53C0">
      <w:pPr>
        <w:pStyle w:val="Paragraphedeliste"/>
        <w:numPr>
          <w:ilvl w:val="0"/>
          <w:numId w:val="24"/>
        </w:numPr>
        <w:rPr>
          <w:ins w:id="2679" w:author="Arthur Parmentier" w:date="2020-05-18T15:28:00Z"/>
        </w:rPr>
      </w:pPr>
      <w:ins w:id="2680" w:author="Arthur Parmentier" w:date="2020-05-18T15:28:00Z">
        <w:r>
          <w:t>The depths of the convolution operations (for MobileNet only)</w:t>
        </w:r>
      </w:ins>
    </w:p>
    <w:p w:rsidR="00266B08" w:rsidRDefault="00266B08" w:rsidP="00CE53C0">
      <w:pPr>
        <w:pStyle w:val="Paragraphedeliste"/>
        <w:numPr>
          <w:ilvl w:val="0"/>
          <w:numId w:val="24"/>
        </w:numPr>
        <w:rPr>
          <w:ins w:id="2681" w:author="Arthur Parmentier" w:date="2020-05-18T15:29:00Z"/>
        </w:rPr>
      </w:pPr>
      <w:ins w:id="2682" w:author="Arthur Parmentier" w:date="2020-05-18T15:29:00Z">
        <w:r>
          <w:t>The size of the model (ResNet only</w:t>
        </w:r>
        <w:r w:rsidR="005C78CB">
          <w:t>, only affects loading time</w:t>
        </w:r>
        <w:r>
          <w:t>)</w:t>
        </w:r>
      </w:ins>
    </w:p>
    <w:p w:rsidR="00DA3D9A" w:rsidRDefault="00CE7ED8">
      <w:pPr>
        <w:rPr>
          <w:ins w:id="2683" w:author="Arthur Parmentier" w:date="2020-05-22T20:13:00Z"/>
        </w:rPr>
      </w:pPr>
      <w:ins w:id="2684" w:author="Arthur Parmentier" w:date="2020-05-18T17:10:00Z">
        <w:r>
          <w:t xml:space="preserve">With these settings, the user can adapt the model to its </w:t>
        </w:r>
      </w:ins>
      <w:ins w:id="2685" w:author="Arthur Parmentier" w:date="2020-05-18T17:13:00Z">
        <w:r w:rsidR="000C5075">
          <w:t>hardware</w:t>
        </w:r>
      </w:ins>
      <w:ins w:id="2686" w:author="Arthur Parmentier" w:date="2020-05-18T17:10:00Z">
        <w:r>
          <w:t xml:space="preserve"> </w:t>
        </w:r>
      </w:ins>
      <w:ins w:id="2687" w:author="Arthur Parmentier" w:date="2020-05-19T10:00:00Z">
        <w:r w:rsidR="00674C10">
          <w:t>to get the best performance.</w:t>
        </w:r>
      </w:ins>
    </w:p>
    <w:p w:rsidR="00FF0413" w:rsidRDefault="00F66CEC">
      <w:pPr>
        <w:rPr>
          <w:ins w:id="2688" w:author="Arthur Parmentier" w:date="2020-05-19T10:00:00Z"/>
        </w:rPr>
      </w:pPr>
      <w:ins w:id="2689" w:author="Arthur Parmentier" w:date="2020-05-23T09:45:00Z">
        <w:r>
          <w:t>We will discuss the optimal performance settings in a next section.</w:t>
        </w:r>
      </w:ins>
    </w:p>
    <w:p w:rsidR="005B0B86" w:rsidRDefault="005B0B86">
      <w:pPr>
        <w:pStyle w:val="Titre5"/>
        <w:rPr>
          <w:ins w:id="2690" w:author="Arthur Parmentier" w:date="2020-05-19T15:54:00Z"/>
        </w:rPr>
        <w:pPrChange w:id="2691" w:author="Arthur Parmentier" w:date="2020-05-19T15:54:00Z">
          <w:pPr/>
        </w:pPrChange>
      </w:pPr>
      <w:ins w:id="2692" w:author="Arthur Parmentier" w:date="2020-05-19T15:54:00Z">
        <w:r>
          <w:t>PoseNet advantages</w:t>
        </w:r>
      </w:ins>
    </w:p>
    <w:p w:rsidR="00674C10" w:rsidRDefault="00674C10">
      <w:pPr>
        <w:rPr>
          <w:ins w:id="2693" w:author="Arthur Parmentier" w:date="2020-05-19T10:01:00Z"/>
        </w:rPr>
      </w:pPr>
      <w:ins w:id="2694" w:author="Arthur Parmentier" w:date="2020-05-19T10:01:00Z">
        <w:r>
          <w:t xml:space="preserve">PoseNet has several advantages to its concurrent </w:t>
        </w:r>
      </w:ins>
      <w:ins w:id="2695" w:author="Arthur Parmentier" w:date="2020-05-23T09:50:00Z">
        <w:r w:rsidR="00C52DE9">
          <w:t>technologies:</w:t>
        </w:r>
      </w:ins>
    </w:p>
    <w:p w:rsidR="00674C10" w:rsidRDefault="00674C10" w:rsidP="00674C10">
      <w:pPr>
        <w:pStyle w:val="Paragraphedeliste"/>
        <w:numPr>
          <w:ilvl w:val="0"/>
          <w:numId w:val="25"/>
        </w:numPr>
        <w:rPr>
          <w:ins w:id="2696" w:author="Arthur Parmentier" w:date="2020-05-19T10:08:00Z"/>
        </w:rPr>
      </w:pPr>
      <w:ins w:id="2697" w:author="Arthur Parmentier" w:date="2020-05-19T10:01:00Z">
        <w:r>
          <w:t>It takes it input from a webcam or any video input that can be recognize</w:t>
        </w:r>
      </w:ins>
      <w:ins w:id="2698" w:author="Arthur Parmentier" w:date="2020-05-19T10:02:00Z">
        <w:r>
          <w:t>d by the computer,</w:t>
        </w:r>
      </w:ins>
      <w:ins w:id="2699" w:author="Arthur Parmentier" w:date="2020-05-19T10:08:00Z">
        <w:r>
          <w:t xml:space="preserve"> so that</w:t>
        </w:r>
      </w:ins>
    </w:p>
    <w:p w:rsidR="00674C10" w:rsidRDefault="00674C10" w:rsidP="00674C10">
      <w:pPr>
        <w:pStyle w:val="Paragraphedeliste"/>
        <w:numPr>
          <w:ilvl w:val="1"/>
          <w:numId w:val="25"/>
        </w:numPr>
        <w:rPr>
          <w:ins w:id="2700" w:author="Arthur Parmentier" w:date="2020-05-19T10:09:00Z"/>
        </w:rPr>
      </w:pPr>
      <w:ins w:id="2701" w:author="Arthur Parmentier" w:date="2020-05-19T10:09:00Z">
        <w:r>
          <w:t>For many laptops with integrated webcam, there is no need of external hardware</w:t>
        </w:r>
      </w:ins>
    </w:p>
    <w:p w:rsidR="00674C10" w:rsidRDefault="006A67AC">
      <w:pPr>
        <w:pStyle w:val="Paragraphedeliste"/>
        <w:numPr>
          <w:ilvl w:val="1"/>
          <w:numId w:val="25"/>
        </w:numPr>
        <w:rPr>
          <w:ins w:id="2702" w:author="Arthur Parmentier" w:date="2020-05-19T10:03:00Z"/>
        </w:rPr>
        <w:pPrChange w:id="2703" w:author="Arthur Parmentier" w:date="2020-05-19T10:08:00Z">
          <w:pPr>
            <w:pStyle w:val="Paragraphedeliste"/>
            <w:numPr>
              <w:numId w:val="25"/>
            </w:numPr>
            <w:ind w:hanging="360"/>
          </w:pPr>
        </w:pPrChange>
      </w:pPr>
      <w:ins w:id="2704" w:author="Arthur Parmentier" w:date="2020-05-19T10:09:00Z">
        <w:r>
          <w:t>It can be used with very common</w:t>
        </w:r>
      </w:ins>
      <w:ins w:id="2705" w:author="Arthur Parmentier" w:date="2020-05-19T10:10:00Z">
        <w:r>
          <w:t xml:space="preserve"> and cheap</w:t>
        </w:r>
      </w:ins>
      <w:ins w:id="2706" w:author="Arthur Parmentier" w:date="2020-05-19T10:09:00Z">
        <w:r>
          <w:t xml:space="preserve"> ha</w:t>
        </w:r>
      </w:ins>
      <w:ins w:id="2707" w:author="Arthur Parmentier" w:date="2020-05-19T10:10:00Z">
        <w:r>
          <w:t>rdware in case the computer does not have its own webcam, making the costs typically very low</w:t>
        </w:r>
      </w:ins>
    </w:p>
    <w:p w:rsidR="00674C10" w:rsidRDefault="00674C10" w:rsidP="00674C10">
      <w:pPr>
        <w:pStyle w:val="Paragraphedeliste"/>
        <w:numPr>
          <w:ilvl w:val="0"/>
          <w:numId w:val="25"/>
        </w:numPr>
        <w:rPr>
          <w:ins w:id="2708" w:author="Arthur Parmentier" w:date="2020-05-19T10:06:00Z"/>
        </w:rPr>
      </w:pPr>
      <w:ins w:id="2709" w:author="Arthur Parmentier" w:date="2020-05-19T10:05:00Z">
        <w:r>
          <w:lastRenderedPageBreak/>
          <w:t xml:space="preserve">It provides a direct feedback of its accuracy to the user by overlapping the skeleton joints with the video, allowing users to change </w:t>
        </w:r>
      </w:ins>
      <w:ins w:id="2710" w:author="Arthur Parmentier" w:date="2020-05-19T10:06:00Z">
        <w:r>
          <w:t>settings according to how good they see the model performing</w:t>
        </w:r>
      </w:ins>
    </w:p>
    <w:p w:rsidR="00674C10" w:rsidRDefault="00B1735D" w:rsidP="00674C10">
      <w:pPr>
        <w:pStyle w:val="Paragraphedeliste"/>
        <w:numPr>
          <w:ilvl w:val="0"/>
          <w:numId w:val="25"/>
        </w:numPr>
        <w:rPr>
          <w:ins w:id="2711" w:author="Arthur Parmentier" w:date="2020-05-19T10:19:00Z"/>
        </w:rPr>
      </w:pPr>
      <w:ins w:id="2712" w:author="Arthur Parmentier" w:date="2020-05-19T10:11:00Z">
        <w:r>
          <w:t>It</w:t>
        </w:r>
      </w:ins>
      <w:ins w:id="2713" w:author="Arthur Parmentier" w:date="2020-05-19T10:13:00Z">
        <w:r>
          <w:t xml:space="preserve"> is </w:t>
        </w:r>
      </w:ins>
      <w:ins w:id="2714" w:author="Arthur Parmentier" w:date="2020-05-19T10:15:00Z">
        <w:r>
          <w:t xml:space="preserve">an </w:t>
        </w:r>
      </w:ins>
      <w:ins w:id="2715" w:author="Arthur Parmentier" w:date="2020-05-19T10:13:00Z">
        <w:r>
          <w:t>open</w:t>
        </w:r>
      </w:ins>
      <w:ins w:id="2716" w:author="Arthur Parmentier" w:date="2020-05-19T10:15:00Z">
        <w:r>
          <w:t>-</w:t>
        </w:r>
      </w:ins>
      <w:ins w:id="2717" w:author="Arthur Parmentier" w:date="2020-05-19T10:13:00Z">
        <w:r>
          <w:t>source</w:t>
        </w:r>
      </w:ins>
      <w:ins w:id="2718" w:author="Arthur Parmentier" w:date="2020-05-19T10:15:00Z">
        <w:r>
          <w:t xml:space="preserve"> project</w:t>
        </w:r>
      </w:ins>
      <w:ins w:id="2719" w:author="Arthur Parmentier" w:date="2020-05-19T10:17:00Z">
        <w:r>
          <w:t>, led by giants (Google…)</w:t>
        </w:r>
      </w:ins>
      <w:ins w:id="2720" w:author="Arthur Parmentier" w:date="2020-05-19T10:19:00Z">
        <w:r>
          <w:t xml:space="preserve"> and</w:t>
        </w:r>
      </w:ins>
      <w:ins w:id="2721" w:author="Arthur Parmentier" w:date="2020-05-19T10:17:00Z">
        <w:r>
          <w:t xml:space="preserve"> supported by a </w:t>
        </w:r>
      </w:ins>
      <w:ins w:id="2722" w:author="Arthur Parmentier" w:date="2020-05-19T10:18:00Z">
        <w:r>
          <w:t xml:space="preserve">vast </w:t>
        </w:r>
      </w:ins>
      <w:ins w:id="2723" w:author="Arthur Parmentier" w:date="2020-05-19T10:17:00Z">
        <w:r>
          <w:t>community</w:t>
        </w:r>
      </w:ins>
    </w:p>
    <w:p w:rsidR="000D15D8" w:rsidRDefault="008E45E0" w:rsidP="00674C10">
      <w:pPr>
        <w:pStyle w:val="Paragraphedeliste"/>
        <w:numPr>
          <w:ilvl w:val="0"/>
          <w:numId w:val="25"/>
        </w:numPr>
        <w:rPr>
          <w:ins w:id="2724" w:author="Arthur Parmentier" w:date="2020-05-19T10:23:00Z"/>
        </w:rPr>
      </w:pPr>
      <w:ins w:id="2725" w:author="Arthur Parmentier" w:date="2020-05-19T10:20:00Z">
        <w:r>
          <w:t>It is still un</w:t>
        </w:r>
      </w:ins>
      <w:ins w:id="2726" w:author="Arthur Parmentier" w:date="2020-05-19T10:21:00Z">
        <w:r>
          <w:t xml:space="preserve">der development and will probably continue to be improved over the years, </w:t>
        </w:r>
      </w:ins>
      <w:ins w:id="2727" w:author="Arthur Parmentier" w:date="2020-05-19T10:22:00Z">
        <w:r>
          <w:t>so it has a much greater potential than hardware-dependent solutions that are getting obsolete very fast</w:t>
        </w:r>
      </w:ins>
    </w:p>
    <w:p w:rsidR="003C7CC5" w:rsidRDefault="003C7CC5" w:rsidP="00674C10">
      <w:pPr>
        <w:pStyle w:val="Paragraphedeliste"/>
        <w:numPr>
          <w:ilvl w:val="0"/>
          <w:numId w:val="25"/>
        </w:numPr>
        <w:rPr>
          <w:ins w:id="2728" w:author="Arthur Parmentier" w:date="2020-05-19T11:12:00Z"/>
        </w:rPr>
      </w:pPr>
      <w:ins w:id="2729" w:author="Arthur Parmentier" w:date="2020-05-19T10:24:00Z">
        <w:r>
          <w:t xml:space="preserve">It </w:t>
        </w:r>
      </w:ins>
      <w:ins w:id="2730" w:author="Arthur Parmentier" w:date="2020-05-19T11:12:00Z">
        <w:r w:rsidR="00A43D2B">
          <w:t>integrates</w:t>
        </w:r>
      </w:ins>
      <w:ins w:id="2731" w:author="Arthur Parmentier" w:date="2020-05-19T11:11:00Z">
        <w:r w:rsidR="00A43D2B">
          <w:t xml:space="preserve"> with Max (and other systems) </w:t>
        </w:r>
      </w:ins>
      <w:ins w:id="2732" w:author="Arthur Parmentier" w:date="2020-05-19T11:12:00Z">
        <w:r w:rsidR="00A43D2B">
          <w:t>very easily</w:t>
        </w:r>
        <w:r w:rsidR="001E1856">
          <w:t xml:space="preserve"> as it can be run in a little</w:t>
        </w:r>
      </w:ins>
      <w:ins w:id="2733" w:author="Arthur Parmentier" w:date="2020-05-23T09:49:00Z">
        <w:r w:rsidR="009D2FFA">
          <w:t xml:space="preserve"> node.js</w:t>
        </w:r>
      </w:ins>
      <w:ins w:id="2734" w:author="Arthur Parmentier" w:date="2020-05-19T11:12:00Z">
        <w:r w:rsidR="001E1856">
          <w:t xml:space="preserve"> server</w:t>
        </w:r>
      </w:ins>
    </w:p>
    <w:p w:rsidR="00091253" w:rsidRDefault="00091253">
      <w:pPr>
        <w:pStyle w:val="Titre5"/>
        <w:rPr>
          <w:ins w:id="2735" w:author="Arthur Parmentier" w:date="2020-05-19T15:54:00Z"/>
        </w:rPr>
        <w:pPrChange w:id="2736" w:author="Arthur Parmentier" w:date="2020-05-19T15:54:00Z">
          <w:pPr/>
        </w:pPrChange>
      </w:pPr>
      <w:ins w:id="2737" w:author="Arthur Parmentier" w:date="2020-05-19T15:55:00Z">
        <w:r>
          <w:t>The main shortcoming of PoseNet: depth</w:t>
        </w:r>
      </w:ins>
    </w:p>
    <w:p w:rsidR="008F3623" w:rsidRDefault="00792D87" w:rsidP="008F3623">
      <w:pPr>
        <w:rPr>
          <w:ins w:id="2738" w:author="Arthur Parmentier" w:date="2020-05-19T15:29:00Z"/>
        </w:rPr>
      </w:pPr>
      <w:ins w:id="2739" w:author="Arthur Parmentier" w:date="2020-05-19T15:27:00Z">
        <w:r>
          <w:t>The only ma</w:t>
        </w:r>
      </w:ins>
      <w:ins w:id="2740" w:author="Arthur Parmentier" w:date="2020-05-19T15:28:00Z">
        <w:r>
          <w:t>j</w:t>
        </w:r>
      </w:ins>
      <w:ins w:id="2741" w:author="Arthur Parmentier" w:date="2020-05-19T15:27:00Z">
        <w:r>
          <w:t xml:space="preserve">or shortcoming of PoseNet </w:t>
        </w:r>
      </w:ins>
      <w:ins w:id="2742" w:author="Arthur Parmentier" w:date="2020-05-19T15:28:00Z">
        <w:r>
          <w:t>with respect to other motion tracki</w:t>
        </w:r>
      </w:ins>
      <w:ins w:id="2743" w:author="Arthur Parmentier" w:date="2020-05-19T15:29:00Z">
        <w:r>
          <w:t>ng systems is that it only operates in 2D and does not</w:t>
        </w:r>
      </w:ins>
      <w:ins w:id="2744" w:author="Arthur Parmentier" w:date="2020-06-03T17:49:00Z">
        <w:r w:rsidR="001F5AEC">
          <w:t xml:space="preserve"> </w:t>
        </w:r>
      </w:ins>
      <w:ins w:id="2745" w:author="Arthur Parmentier" w:date="2020-06-03T17:50:00Z">
        <w:r w:rsidR="001F5AEC">
          <w:t>model</w:t>
        </w:r>
      </w:ins>
      <w:ins w:id="2746" w:author="Arthur Parmentier" w:date="2020-05-19T15:29:00Z">
        <w:r>
          <w:t xml:space="preserve"> the depth of each</w:t>
        </w:r>
      </w:ins>
      <w:ins w:id="2747" w:author="Arthur Parmentier" w:date="2020-06-03T17:50:00Z">
        <w:r w:rsidR="001F5AEC">
          <w:t xml:space="preserve"> body</w:t>
        </w:r>
      </w:ins>
      <w:ins w:id="2748" w:author="Arthur Parmentier" w:date="2020-05-19T15:29:00Z">
        <w:r>
          <w:t xml:space="preserve"> joint.</w:t>
        </w:r>
      </w:ins>
    </w:p>
    <w:p w:rsidR="00792D87" w:rsidRDefault="00792D87" w:rsidP="008F3623">
      <w:pPr>
        <w:rPr>
          <w:ins w:id="2749" w:author="Arthur Parmentier" w:date="2020-05-19T15:55:00Z"/>
        </w:rPr>
      </w:pPr>
      <w:ins w:id="2750" w:author="Arthur Parmentier" w:date="2020-05-19T15:29:00Z">
        <w:r>
          <w:t>As a workaround</w:t>
        </w:r>
      </w:ins>
      <w:ins w:id="2751" w:author="Arthur Parmentier" w:date="2020-05-19T15:30:00Z">
        <w:r>
          <w:t xml:space="preserve">, I first built a simple calibration process </w:t>
        </w:r>
      </w:ins>
      <w:ins w:id="2752" w:author="Arthur Parmentier" w:date="2020-06-03T17:50:00Z">
        <w:r w:rsidR="00AF2EC4">
          <w:t>that</w:t>
        </w:r>
      </w:ins>
      <w:ins w:id="2753" w:author="Arthur Parmentier" w:date="2020-05-19T15:30:00Z">
        <w:r>
          <w:t xml:space="preserve"> allow</w:t>
        </w:r>
      </w:ins>
      <w:ins w:id="2754" w:author="Arthur Parmentier" w:date="2020-06-03T17:50:00Z">
        <w:r w:rsidR="00AF2EC4">
          <w:t>ed</w:t>
        </w:r>
      </w:ins>
      <w:ins w:id="2755" w:author="Arthur Parmentier" w:date="2020-05-19T15:30:00Z">
        <w:r>
          <w:t xml:space="preserve"> to compute the depth of the </w:t>
        </w:r>
      </w:ins>
      <w:ins w:id="2756" w:author="Arthur Parmentier" w:date="2020-05-19T15:31:00Z">
        <w:r>
          <w:t>torso of the user as well as its angle to the camera</w:t>
        </w:r>
      </w:ins>
      <w:ins w:id="2757" w:author="Arthur Parmentier" w:date="2020-06-03T17:50:00Z">
        <w:r w:rsidR="00904AF3">
          <w:t>.</w:t>
        </w:r>
      </w:ins>
      <w:ins w:id="2758" w:author="Arthur Parmentier" w:date="2020-05-19T15:31:00Z">
        <w:r>
          <w:t xml:space="preserve"> </w:t>
        </w:r>
      </w:ins>
      <w:ins w:id="2759" w:author="Arthur Parmentier" w:date="2020-06-03T17:50:00Z">
        <w:r w:rsidR="00904AF3">
          <w:t>After some testing,</w:t>
        </w:r>
      </w:ins>
      <w:ins w:id="2760" w:author="Arthur Parmentier" w:date="2020-05-19T15:31:00Z">
        <w:r>
          <w:t xml:space="preserve"> I realized that it was useless </w:t>
        </w:r>
      </w:ins>
      <w:ins w:id="2761" w:author="Arthur Parmentier" w:date="2020-05-19T15:32:00Z">
        <w:r>
          <w:t>in my use case</w:t>
        </w:r>
      </w:ins>
      <w:ins w:id="2762" w:author="Arthur Parmentier" w:date="2020-06-03T17:50:00Z">
        <w:r w:rsidR="00904AF3">
          <w:t xml:space="preserve">, did not allow any better classification </w:t>
        </w:r>
      </w:ins>
      <w:ins w:id="2763" w:author="Arthur Parmentier" w:date="2020-05-19T15:32:00Z">
        <w:r>
          <w:t>and would only bring noise in the data.</w:t>
        </w:r>
      </w:ins>
    </w:p>
    <w:p w:rsidR="00F35BC0" w:rsidRDefault="00F35BC0">
      <w:pPr>
        <w:pStyle w:val="Titre6"/>
        <w:rPr>
          <w:ins w:id="2764" w:author="Arthur Parmentier" w:date="2020-06-03T17:51:00Z"/>
        </w:rPr>
      </w:pPr>
      <w:ins w:id="2765" w:author="Arthur Parmentier" w:date="2020-05-19T15:55:00Z">
        <w:r>
          <w:t>Depth in SP</w:t>
        </w:r>
      </w:ins>
    </w:p>
    <w:p w:rsidR="00704B21" w:rsidRPr="00704B21" w:rsidRDefault="00704B21">
      <w:pPr>
        <w:rPr>
          <w:ins w:id="2766" w:author="Arthur Parmentier" w:date="2020-05-19T15:32:00Z"/>
        </w:rPr>
      </w:pPr>
      <w:ins w:id="2767" w:author="Arthur Parmentier" w:date="2020-06-03T17:51:00Z">
        <w:r>
          <w:t xml:space="preserve">In fact, there are also some </w:t>
        </w:r>
      </w:ins>
      <w:ins w:id="2768" w:author="Arthur Parmentier" w:date="2020-06-03T17:52:00Z">
        <w:r>
          <w:t>specificities that allow us to recognize SP signs without any depth information in PoseNet.</w:t>
        </w:r>
      </w:ins>
    </w:p>
    <w:p w:rsidR="009D75C8" w:rsidRDefault="00E715BE" w:rsidP="008F3623">
      <w:pPr>
        <w:rPr>
          <w:ins w:id="2769" w:author="Arthur Parmentier" w:date="2020-05-19T15:42:00Z"/>
        </w:rPr>
      </w:pPr>
      <w:ins w:id="2770" w:author="Arthur Parmentier" w:date="2020-05-19T15:35:00Z">
        <w:r>
          <w:t xml:space="preserve">My observation </w:t>
        </w:r>
      </w:ins>
      <w:ins w:id="2771" w:author="Arthur Parmentier" w:date="2020-05-19T15:38:00Z">
        <w:r w:rsidR="00FE10BB">
          <w:t>is that depth</w:t>
        </w:r>
      </w:ins>
      <w:ins w:id="2772" w:author="Arthur Parmentier" w:date="2020-05-19T15:40:00Z">
        <w:r w:rsidR="009D75C8">
          <w:t xml:space="preserve"> (z axis)</w:t>
        </w:r>
      </w:ins>
      <w:ins w:id="2773" w:author="Arthur Parmentier" w:date="2020-05-19T15:38:00Z">
        <w:r w:rsidR="00FE10BB">
          <w:t xml:space="preserve"> </w:t>
        </w:r>
      </w:ins>
      <w:ins w:id="2774" w:author="Arthur Parmentier" w:date="2020-05-19T15:35:00Z">
        <w:r>
          <w:t>is often not the most informative axi</w:t>
        </w:r>
      </w:ins>
      <w:ins w:id="2775" w:author="Arthur Parmentier" w:date="2020-05-19T15:36:00Z">
        <w:r>
          <w:t>s for recognizing SP gestures and even signs like “play” which</w:t>
        </w:r>
      </w:ins>
      <w:ins w:id="2776" w:author="Arthur Parmentier" w:date="2020-05-19T15:37:00Z">
        <w:r w:rsidR="00FE10BB">
          <w:t xml:space="preserve"> uses the </w:t>
        </w:r>
      </w:ins>
      <w:ins w:id="2777" w:author="Arthur Parmentier" w:date="2020-05-19T15:40:00Z">
        <w:r w:rsidR="009D75C8">
          <w:t>z</w:t>
        </w:r>
      </w:ins>
      <w:ins w:id="2778" w:author="Arthur Parmentier" w:date="2020-05-19T15:41:00Z">
        <w:r w:rsidR="009D75C8">
          <w:t xml:space="preserve"> </w:t>
        </w:r>
      </w:ins>
      <w:ins w:id="2779" w:author="Arthur Parmentier" w:date="2020-05-19T15:37:00Z">
        <w:r w:rsidR="00FE10BB">
          <w:t>dimension extensively can be recognized only by the movement of the body in 2D, from the p</w:t>
        </w:r>
      </w:ins>
      <w:ins w:id="2780" w:author="Arthur Parmentier" w:date="2020-05-19T15:38:00Z">
        <w:r w:rsidR="00FE10BB">
          <w:t>oint of view of the camera in front of the soundpainter</w:t>
        </w:r>
      </w:ins>
      <w:ins w:id="2781" w:author="Arthur Parmentier" w:date="2020-06-03T17:52:00Z">
        <w:r w:rsidR="00B11BF7">
          <w:t>, because t</w:t>
        </w:r>
      </w:ins>
      <w:ins w:id="2782" w:author="Arthur Parmentier" w:date="2020-06-03T17:53:00Z">
        <w:r w:rsidR="00B11BF7">
          <w:t>here is little ambiguity with other signs.</w:t>
        </w:r>
        <w:r w:rsidR="00DA4920">
          <w:t xml:space="preserve"> Depth would only be impor</w:t>
        </w:r>
      </w:ins>
      <w:ins w:id="2783" w:author="Arthur Parmentier" w:date="2020-06-03T17:54:00Z">
        <w:r w:rsidR="00DA4920">
          <w:t>tant in cases where two signs would be similar in 2D space and depth would be the only information allowing to classify them</w:t>
        </w:r>
        <w:r w:rsidR="0069767F">
          <w:t>; which is rare in my experience of SP.</w:t>
        </w:r>
      </w:ins>
    </w:p>
    <w:p w:rsidR="00E715BE" w:rsidRDefault="009D75C8" w:rsidP="008F3623">
      <w:pPr>
        <w:rPr>
          <w:ins w:id="2784" w:author="Arthur Parmentier" w:date="2020-06-03T17:56:00Z"/>
        </w:rPr>
      </w:pPr>
      <w:ins w:id="2785" w:author="Arthur Parmentier" w:date="2020-05-19T15:42:00Z">
        <w:r>
          <w:t>However, capturing dept</w:t>
        </w:r>
      </w:ins>
      <w:ins w:id="2786" w:author="Arthur Parmentier" w:date="2020-05-19T15:43:00Z">
        <w:r>
          <w:t>h is important for one special sign in SP, which is often called “entering the box”</w:t>
        </w:r>
      </w:ins>
      <w:ins w:id="2787" w:author="Arthur Parmentier" w:date="2020-06-03T17:55:00Z">
        <w:r w:rsidR="007145B0">
          <w:t xml:space="preserve"> and </w:t>
        </w:r>
      </w:ins>
      <w:ins w:id="2788" w:author="Arthur Parmentier" w:date="2020-06-03T17:56:00Z">
        <w:r w:rsidR="007145B0">
          <w:t xml:space="preserve">almost </w:t>
        </w:r>
      </w:ins>
      <w:ins w:id="2789" w:author="Arthur Parmentier" w:date="2020-06-03T17:55:00Z">
        <w:r w:rsidR="007145B0">
          <w:t xml:space="preserve">only takes place in the depth </w:t>
        </w:r>
      </w:ins>
      <w:ins w:id="2790" w:author="Arthur Parmentier" w:date="2020-06-03T17:56:00Z">
        <w:r w:rsidR="007145B0">
          <w:t>dimension</w:t>
        </w:r>
      </w:ins>
      <w:ins w:id="2791" w:author="Arthur Parmentier" w:date="2020-05-19T15:43:00Z">
        <w:r>
          <w:t xml:space="preserve">. Its specialty is that </w:t>
        </w:r>
      </w:ins>
      <w:ins w:id="2792" w:author="Arthur Parmentier" w:date="2020-05-19T15:44:00Z">
        <w:r>
          <w:t>this sign</w:t>
        </w:r>
      </w:ins>
      <w:ins w:id="2793" w:author="Arthur Parmentier" w:date="2020-05-19T15:45:00Z">
        <w:r>
          <w:t xml:space="preserve">, consisting in putting one foot in an abstract </w:t>
        </w:r>
      </w:ins>
      <w:ins w:id="2794" w:author="Arthur Parmentier" w:date="2020-05-19T15:46:00Z">
        <w:r>
          <w:t>“</w:t>
        </w:r>
      </w:ins>
      <w:ins w:id="2795" w:author="Arthur Parmentier" w:date="2020-05-19T15:45:00Z">
        <w:r>
          <w:t>box</w:t>
        </w:r>
      </w:ins>
      <w:ins w:id="2796" w:author="Arthur Parmentier" w:date="2020-05-19T15:46:00Z">
        <w:r>
          <w:t>”</w:t>
        </w:r>
      </w:ins>
      <w:ins w:id="2797" w:author="Arthur Parmentier" w:date="2020-05-19T15:45:00Z">
        <w:r>
          <w:t xml:space="preserve"> in front of the soundpainter,</w:t>
        </w:r>
      </w:ins>
      <w:ins w:id="2798" w:author="Arthur Parmentier" w:date="2020-05-19T15:44:00Z">
        <w:r>
          <w:t xml:space="preserve"> is used </w:t>
        </w:r>
      </w:ins>
      <w:ins w:id="2799" w:author="Arthur Parmentier" w:date="2020-05-19T15:47:00Z">
        <w:r w:rsidR="00395172">
          <w:t xml:space="preserve">in many SP modes </w:t>
        </w:r>
      </w:ins>
      <w:ins w:id="2800" w:author="Arthur Parmentier" w:date="2020-05-19T15:44:00Z">
        <w:r>
          <w:t>to significate “execute the request now”</w:t>
        </w:r>
      </w:ins>
      <w:ins w:id="2801" w:author="Arthur Parmentier" w:date="2020-05-19T15:47:00Z">
        <w:r w:rsidR="00395172">
          <w:t>; whether the request has been defined previously (default mode) or is being signed while the soundpainter has “ent</w:t>
        </w:r>
      </w:ins>
      <w:ins w:id="2802" w:author="Arthur Parmentier" w:date="2020-05-19T15:48:00Z">
        <w:r w:rsidR="00395172">
          <w:t>ered the box”.</w:t>
        </w:r>
      </w:ins>
      <w:ins w:id="2803" w:author="Arthur Parmentier" w:date="2020-05-19T15:49:00Z">
        <w:r w:rsidR="007D4E17">
          <w:t xml:space="preserve"> </w:t>
        </w:r>
      </w:ins>
      <w:ins w:id="2804" w:author="Arthur Parmentier" w:date="2020-05-19T21:41:00Z">
        <w:r w:rsidR="009D3597">
          <w:t xml:space="preserve">It is </w:t>
        </w:r>
      </w:ins>
      <w:ins w:id="2805" w:author="Arthur Parmentier" w:date="2020-05-19T21:47:00Z">
        <w:r w:rsidR="00214331">
          <w:t>only meaningful when</w:t>
        </w:r>
      </w:ins>
      <w:ins w:id="2806" w:author="Arthur Parmentier" w:date="2020-05-19T21:41:00Z">
        <w:r w:rsidR="009D3597">
          <w:t xml:space="preserve"> executed simultaneously to other signs, </w:t>
        </w:r>
      </w:ins>
      <w:ins w:id="2807" w:author="Arthur Parmentier" w:date="2020-05-19T21:42:00Z">
        <w:r w:rsidR="009D3597">
          <w:t>for instance</w:t>
        </w:r>
      </w:ins>
      <w:ins w:id="2808" w:author="Arthur Parmentier" w:date="2020-05-19T21:41:00Z">
        <w:r w:rsidR="009D3597">
          <w:t xml:space="preserve"> “go gestures” in default mode</w:t>
        </w:r>
      </w:ins>
      <w:ins w:id="2809" w:author="Arthur Parmentier" w:date="2020-05-19T21:42:00Z">
        <w:r w:rsidR="009D3597">
          <w:t xml:space="preserve"> or </w:t>
        </w:r>
      </w:ins>
      <w:ins w:id="2810" w:author="Arthur Parmentier" w:date="2020-05-19T21:41:00Z">
        <w:r w:rsidR="009D3597">
          <w:t>contents</w:t>
        </w:r>
      </w:ins>
      <w:ins w:id="2811" w:author="Arthur Parmentier" w:date="2020-05-19T21:42:00Z">
        <w:r w:rsidR="009D3597">
          <w:t xml:space="preserve"> in launch mode.</w:t>
        </w:r>
      </w:ins>
      <w:ins w:id="2812" w:author="Arthur Parmentier" w:date="2020-05-19T21:46:00Z">
        <w:r w:rsidR="00393470">
          <w:t xml:space="preserve"> </w:t>
        </w:r>
      </w:ins>
      <w:ins w:id="2813" w:author="Arthur Parmentier" w:date="2020-05-19T15:49:00Z">
        <w:r w:rsidR="007D4E17">
          <w:t xml:space="preserve">The </w:t>
        </w:r>
      </w:ins>
      <w:ins w:id="2814" w:author="Arthur Parmentier" w:date="2020-05-19T15:50:00Z">
        <w:r w:rsidR="005A7B09">
          <w:t>opposite</w:t>
        </w:r>
      </w:ins>
      <w:ins w:id="2815" w:author="Arthur Parmentier" w:date="2020-05-19T15:49:00Z">
        <w:r w:rsidR="007D4E17">
          <w:t xml:space="preserve"> sign “exiting the box” also has the very specific meaning of “g</w:t>
        </w:r>
      </w:ins>
      <w:ins w:id="2816" w:author="Arthur Parmentier" w:date="2020-05-19T15:50:00Z">
        <w:r w:rsidR="007D4E17">
          <w:t>etting back to default mode”.</w:t>
        </w:r>
      </w:ins>
    </w:p>
    <w:p w:rsidR="007145B0" w:rsidRDefault="007145B0" w:rsidP="008F3623">
      <w:pPr>
        <w:rPr>
          <w:ins w:id="2817" w:author="Arthur Parmentier" w:date="2020-05-19T16:00:00Z"/>
        </w:rPr>
      </w:pPr>
      <w:ins w:id="2818" w:author="Arthur Parmentier" w:date="2020-06-03T17:56:00Z">
        <w:r>
          <w:t>How can we manage to</w:t>
        </w:r>
      </w:ins>
      <w:ins w:id="2819" w:author="Arthur Parmentier" w:date="2020-06-03T17:57:00Z">
        <w:r>
          <w:t xml:space="preserve"> get past that specific issue?</w:t>
        </w:r>
      </w:ins>
    </w:p>
    <w:p w:rsidR="009C261B" w:rsidRDefault="009C261B" w:rsidP="009C261B">
      <w:pPr>
        <w:pStyle w:val="Titre6"/>
        <w:rPr>
          <w:ins w:id="2820" w:author="Arthur Parmentier" w:date="2020-05-19T16:01:00Z"/>
        </w:rPr>
      </w:pPr>
      <w:ins w:id="2821" w:author="Arthur Parmentier" w:date="2020-05-19T16:00:00Z">
        <w:r>
          <w:t>Reco</w:t>
        </w:r>
      </w:ins>
      <w:ins w:id="2822" w:author="Arthur Parmentier" w:date="2020-05-19T16:01:00Z">
        <w:r>
          <w:t xml:space="preserve">gnition without depth: compromises </w:t>
        </w:r>
      </w:ins>
      <w:ins w:id="2823" w:author="Arthur Parmentier" w:date="2020-05-20T11:39:00Z">
        <w:r w:rsidR="000506E4">
          <w:t>and simplifications of SP grammar</w:t>
        </w:r>
      </w:ins>
    </w:p>
    <w:p w:rsidR="009C261B" w:rsidRDefault="00A00963" w:rsidP="009C261B">
      <w:pPr>
        <w:rPr>
          <w:ins w:id="2824" w:author="Arthur Parmentier" w:date="2020-05-19T16:04:00Z"/>
        </w:rPr>
      </w:pPr>
      <w:ins w:id="2825" w:author="Arthur Parmentier" w:date="2020-05-19T16:03:00Z">
        <w:r>
          <w:t>Ideally, one would want to capture depth and abandon PoseNet for a better tracking method</w:t>
        </w:r>
      </w:ins>
      <w:ins w:id="2826" w:author="Arthur Parmentier" w:date="2020-05-19T20:01:00Z">
        <w:r w:rsidR="00D6200D">
          <w:t>:</w:t>
        </w:r>
      </w:ins>
    </w:p>
    <w:p w:rsidR="00A00963" w:rsidRDefault="00A00963" w:rsidP="00A00963">
      <w:pPr>
        <w:pStyle w:val="Paragraphedeliste"/>
        <w:numPr>
          <w:ilvl w:val="0"/>
          <w:numId w:val="26"/>
        </w:numPr>
        <w:rPr>
          <w:ins w:id="2827" w:author="Arthur Parmentier" w:date="2020-05-19T16:06:00Z"/>
        </w:rPr>
      </w:pPr>
      <w:ins w:id="2828" w:author="Arthur Parmentier" w:date="2020-05-19T16:04:00Z">
        <w:r>
          <w:t>Kinect</w:t>
        </w:r>
      </w:ins>
      <w:ins w:id="2829" w:author="Arthur Parmentier" w:date="2020-05-19T16:05:00Z">
        <w:r w:rsidR="005E2970">
          <w:t xml:space="preserve"> systems</w:t>
        </w:r>
      </w:ins>
      <w:ins w:id="2830" w:author="Arthur Parmentier" w:date="2020-05-19T16:04:00Z">
        <w:r>
          <w:t xml:space="preserve"> can capture depth</w:t>
        </w:r>
        <w:r w:rsidR="005E2970">
          <w:t xml:space="preserve"> </w:t>
        </w:r>
      </w:ins>
      <w:ins w:id="2831" w:author="Arthur Parmentier" w:date="2020-05-19T16:05:00Z">
        <w:r w:rsidR="005E2970">
          <w:t>but have many other shortcomings in terms of performance, user experience and portability</w:t>
        </w:r>
      </w:ins>
    </w:p>
    <w:p w:rsidR="005E2970" w:rsidRDefault="005E2970" w:rsidP="00A00963">
      <w:pPr>
        <w:pStyle w:val="Paragraphedeliste"/>
        <w:numPr>
          <w:ilvl w:val="0"/>
          <w:numId w:val="26"/>
        </w:numPr>
        <w:rPr>
          <w:ins w:id="2832" w:author="Arthur Parmentier" w:date="2020-05-19T16:09:00Z"/>
        </w:rPr>
      </w:pPr>
      <w:ins w:id="2833" w:author="Arthur Parmentier" w:date="2020-05-19T16:07:00Z">
        <w:r>
          <w:lastRenderedPageBreak/>
          <w:t xml:space="preserve">Motion capture suits </w:t>
        </w:r>
      </w:ins>
      <w:ins w:id="2834" w:author="Arthur Parmentier" w:date="2020-05-23T09:50:00Z">
        <w:r w:rsidR="00C52DE9">
          <w:t xml:space="preserve">(for instance, IR </w:t>
        </w:r>
      </w:ins>
      <w:ins w:id="2835" w:author="Arthur Parmentier" w:date="2020-06-03T17:57:00Z">
        <w:r w:rsidR="004020A1">
          <w:t>marker-based</w:t>
        </w:r>
      </w:ins>
      <w:ins w:id="2836" w:author="Arthur Parmentier" w:date="2020-05-23T09:50:00Z">
        <w:r w:rsidR="00C52DE9">
          <w:t xml:space="preserve"> suits) </w:t>
        </w:r>
      </w:ins>
      <w:ins w:id="2837" w:author="Arthur Parmentier" w:date="2020-05-19T16:07:00Z">
        <w:r>
          <w:t xml:space="preserve">are usually the most accurate and performant devices but their costs and </w:t>
        </w:r>
      </w:ins>
      <w:ins w:id="2838" w:author="Arthur Parmentier" w:date="2020-05-19T16:08:00Z">
        <w:r>
          <w:t>and specificities make them unattractive for sharing the tool to the SP community</w:t>
        </w:r>
      </w:ins>
    </w:p>
    <w:p w:rsidR="005E2970" w:rsidRDefault="005E2970" w:rsidP="00A00963">
      <w:pPr>
        <w:pStyle w:val="Paragraphedeliste"/>
        <w:numPr>
          <w:ilvl w:val="0"/>
          <w:numId w:val="26"/>
        </w:numPr>
        <w:rPr>
          <w:ins w:id="2839" w:author="Arthur Parmentier" w:date="2020-05-19T19:58:00Z"/>
        </w:rPr>
      </w:pPr>
      <w:ins w:id="2840" w:author="Arthur Parmentier" w:date="2020-05-19T16:10:00Z">
        <w:r>
          <w:t>OpenPose</w:t>
        </w:r>
        <w:r>
          <w:rPr>
            <w:rStyle w:val="Appelnotedebasdep"/>
          </w:rPr>
          <w:footnoteReference w:id="33"/>
        </w:r>
      </w:ins>
      <w:ins w:id="2842" w:author="Arthur Parmentier" w:date="2020-05-19T16:14:00Z">
        <w:r w:rsidR="00A516F0">
          <w:t xml:space="preserve"> </w:t>
        </w:r>
      </w:ins>
      <w:ins w:id="2843" w:author="Arthur Parmentier" w:date="2020-05-19T16:15:00Z">
        <w:r w:rsidR="00A516F0">
          <w:t>is the main realistic alternative to Po</w:t>
        </w:r>
      </w:ins>
      <w:ins w:id="2844" w:author="Arthur Parmentier" w:date="2020-05-19T16:16:00Z">
        <w:r w:rsidR="00A516F0">
          <w:t>seNet at this moment</w:t>
        </w:r>
      </w:ins>
      <w:ins w:id="2845" w:author="Arthur Parmentier" w:date="2020-05-19T19:48:00Z">
        <w:r w:rsidR="009A7725">
          <w:t xml:space="preserve">; it supports 3D triangulation from multiple view (like two cameras orthogonal to the soundpainter) </w:t>
        </w:r>
      </w:ins>
      <w:ins w:id="2846" w:author="Arthur Parmentier" w:date="2020-05-19T16:16:00Z">
        <w:r w:rsidR="00A516F0">
          <w:t>but could not be ported to Max without much hassle</w:t>
        </w:r>
        <w:r w:rsidR="00A516F0">
          <w:rPr>
            <w:rStyle w:val="Appelnotedebasdep"/>
          </w:rPr>
          <w:footnoteReference w:id="34"/>
        </w:r>
      </w:ins>
    </w:p>
    <w:p w:rsidR="009A7725" w:rsidRPr="009C261B" w:rsidRDefault="009A7725">
      <w:pPr>
        <w:pStyle w:val="Paragraphedeliste"/>
        <w:numPr>
          <w:ilvl w:val="0"/>
          <w:numId w:val="26"/>
        </w:numPr>
        <w:rPr>
          <w:ins w:id="2872" w:author="Arthur Parmentier" w:date="2020-05-19T15:50:00Z"/>
        </w:rPr>
        <w:pPrChange w:id="2873" w:author="Arthur Parmentier" w:date="2020-05-19T16:04:00Z">
          <w:pPr/>
        </w:pPrChange>
      </w:pPr>
      <w:ins w:id="2874" w:author="Arthur Parmentier" w:date="2020-05-19T19:58:00Z">
        <w:r>
          <w:t xml:space="preserve">Some </w:t>
        </w:r>
      </w:ins>
      <w:ins w:id="2875" w:author="Arthur Parmentier" w:date="2020-05-19T19:59:00Z">
        <w:r>
          <w:t xml:space="preserve">learnable triangulation </w:t>
        </w:r>
        <w:r w:rsidR="00F707EB">
          <w:t>methods are being developed recently</w:t>
        </w:r>
        <w:r w:rsidR="00F707EB">
          <w:rPr>
            <w:rStyle w:val="Appelnotedebasdep"/>
          </w:rPr>
          <w:footnoteReference w:id="35"/>
        </w:r>
        <w:r w:rsidR="00F707EB">
          <w:t xml:space="preserve"> </w:t>
        </w:r>
      </w:ins>
      <w:ins w:id="2879" w:author="Arthur Parmentier" w:date="2020-05-19T20:02:00Z">
        <w:r w:rsidR="00D6200D">
          <w:t>yet</w:t>
        </w:r>
      </w:ins>
      <w:ins w:id="2880" w:author="Arthur Parmentier" w:date="2020-05-19T19:59:00Z">
        <w:r w:rsidR="00F707EB">
          <w:t xml:space="preserve"> far from portable to my project</w:t>
        </w:r>
      </w:ins>
    </w:p>
    <w:p w:rsidR="00D6200D" w:rsidRDefault="00D6200D" w:rsidP="00D6200D">
      <w:pPr>
        <w:rPr>
          <w:ins w:id="2881" w:author="Arthur Parmentier" w:date="2020-05-19T22:45:00Z"/>
        </w:rPr>
      </w:pPr>
      <w:ins w:id="2882" w:author="Arthur Parmentier" w:date="2020-05-19T20:01:00Z">
        <w:r>
          <w:t>PoseNet appears like the best compromise</w:t>
        </w:r>
      </w:ins>
      <w:ins w:id="2883" w:author="Arthur Parmentier" w:date="2020-05-19T20:03:00Z">
        <w:r>
          <w:t xml:space="preserve"> for th</w:t>
        </w:r>
      </w:ins>
      <w:ins w:id="2884" w:author="Arthur Parmentier" w:date="2020-05-19T22:49:00Z">
        <w:r w:rsidR="008706E0">
          <w:t>is particular</w:t>
        </w:r>
      </w:ins>
      <w:ins w:id="2885" w:author="Arthur Parmentier" w:date="2020-05-19T20:03:00Z">
        <w:r>
          <w:t xml:space="preserve"> use case</w:t>
        </w:r>
      </w:ins>
      <w:ins w:id="2886" w:author="Arthur Parmentier" w:date="2020-05-19T22:50:00Z">
        <w:r w:rsidR="008706E0">
          <w:t>, its goals and under the constraints</w:t>
        </w:r>
      </w:ins>
      <w:ins w:id="2887" w:author="Arthur Parmentier" w:date="2020-05-19T20:03:00Z">
        <w:r>
          <w:t xml:space="preserve"> of this project.</w:t>
        </w:r>
      </w:ins>
      <w:ins w:id="2888" w:author="Arthur Parmentier" w:date="2020-05-19T21:52:00Z">
        <w:r w:rsidR="00F45509">
          <w:br/>
        </w:r>
      </w:ins>
      <w:ins w:id="2889" w:author="Arthur Parmentier" w:date="2020-05-19T20:04:00Z">
        <w:r>
          <w:t xml:space="preserve">In </w:t>
        </w:r>
      </w:ins>
      <w:ins w:id="2890" w:author="Arthur Parmentier" w:date="2020-05-19T21:53:00Z">
        <w:r w:rsidR="00F45509">
          <w:t>theory</w:t>
        </w:r>
      </w:ins>
      <w:ins w:id="2891" w:author="Arthur Parmentier" w:date="2020-05-19T20:04:00Z">
        <w:r>
          <w:t>, it would be sufficient to add a simple external hardware of software mechanism to know whether the soundpainter has “</w:t>
        </w:r>
      </w:ins>
      <w:ins w:id="2892" w:author="Arthur Parmentier" w:date="2020-05-19T20:05:00Z">
        <w:r>
          <w:t>entered the box” or not to remove the greatest part of the problem</w:t>
        </w:r>
      </w:ins>
      <w:ins w:id="2893" w:author="Arthur Parmentier" w:date="2020-05-19T22:47:00Z">
        <w:r w:rsidR="00B832E8">
          <w:t>. One could for instance t</w:t>
        </w:r>
      </w:ins>
      <w:ins w:id="2894" w:author="Arthur Parmentier" w:date="2020-05-19T22:48:00Z">
        <w:r w:rsidR="00B832E8">
          <w:t xml:space="preserve">hink of using a numeric carpet of a simple tracker of relative feet </w:t>
        </w:r>
        <w:r w:rsidR="007B3735">
          <w:t>d</w:t>
        </w:r>
      </w:ins>
      <w:ins w:id="2895" w:author="Arthur Parmentier" w:date="2020-05-19T22:49:00Z">
        <w:r w:rsidR="007B3735">
          <w:t>istance on the z axis</w:t>
        </w:r>
      </w:ins>
      <w:ins w:id="2896" w:author="Arthur Parmentier" w:date="2020-05-19T22:48:00Z">
        <w:r w:rsidR="00B832E8">
          <w:t xml:space="preserve"> to achieve this.</w:t>
        </w:r>
      </w:ins>
      <w:ins w:id="2897" w:author="Arthur Parmentier" w:date="2020-05-19T21:52:00Z">
        <w:r w:rsidR="00F45509">
          <w:br/>
        </w:r>
      </w:ins>
      <w:ins w:id="2898" w:author="Arthur Parmentier" w:date="2020-05-19T21:53:00Z">
        <w:r w:rsidR="00F45509">
          <w:t xml:space="preserve">In fact, </w:t>
        </w:r>
      </w:ins>
      <w:ins w:id="2899" w:author="Arthur Parmentier" w:date="2020-05-19T21:54:00Z">
        <w:r w:rsidR="00F45509">
          <w:t xml:space="preserve">I chose to work primarily on the default mode as my use case. In this mode, </w:t>
        </w:r>
      </w:ins>
      <w:ins w:id="2900" w:author="Arthur Parmentier" w:date="2020-05-19T21:56:00Z">
        <w:r w:rsidR="00F45509">
          <w:t>the</w:t>
        </w:r>
      </w:ins>
      <w:ins w:id="2901" w:author="Arthur Parmentier" w:date="2020-05-19T21:57:00Z">
        <w:r w:rsidR="00F45509">
          <w:t xml:space="preserve"> practical</w:t>
        </w:r>
      </w:ins>
      <w:ins w:id="2902" w:author="Arthur Parmentier" w:date="2020-05-19T21:56:00Z">
        <w:r w:rsidR="00F45509">
          <w:t xml:space="preserve"> use of the “go gesture</w:t>
        </w:r>
      </w:ins>
      <w:ins w:id="2903" w:author="Arthur Parmentier" w:date="2020-05-19T21:57:00Z">
        <w:r w:rsidR="00F45509">
          <w:t>”</w:t>
        </w:r>
      </w:ins>
      <w:ins w:id="2904" w:author="Arthur Parmentier" w:date="2020-05-19T22:20:00Z">
        <w:r w:rsidR="000B345C">
          <w:t xml:space="preserve"> “play”</w:t>
        </w:r>
      </w:ins>
      <w:ins w:id="2905" w:author="Arthur Parmentier" w:date="2020-05-19T21:57:00Z">
        <w:r w:rsidR="00F45509">
          <w:t xml:space="preserve"> is always associated with “entering the box”</w:t>
        </w:r>
        <w:r w:rsidR="00F45509">
          <w:rPr>
            <w:rStyle w:val="Appelnotedebasdep"/>
          </w:rPr>
          <w:footnoteReference w:id="36"/>
        </w:r>
      </w:ins>
      <w:ins w:id="2968" w:author="Arthur Parmentier" w:date="2020-05-19T22:19:00Z">
        <w:r w:rsidR="000B345C">
          <w:t xml:space="preserve"> </w:t>
        </w:r>
      </w:ins>
      <w:ins w:id="2969" w:author="Arthur Parmentier" w:date="2020-05-19T22:20:00Z">
        <w:r w:rsidR="00FE27EB">
          <w:t>while even if the use of other “go gestures” such as “</w:t>
        </w:r>
      </w:ins>
      <w:ins w:id="2970" w:author="Arthur Parmentier" w:date="2020-05-19T22:22:00Z">
        <w:r w:rsidR="00FE27EB">
          <w:t>S</w:t>
        </w:r>
      </w:ins>
      <w:ins w:id="2971" w:author="Arthur Parmentier" w:date="2020-05-19T22:20:00Z">
        <w:r w:rsidR="00FE27EB">
          <w:t>lowly enter” is not</w:t>
        </w:r>
      </w:ins>
      <w:ins w:id="2972" w:author="Arthur Parmentier" w:date="2020-05-19T22:21:00Z">
        <w:r w:rsidR="00FE27EB">
          <w:t xml:space="preserve"> always </w:t>
        </w:r>
      </w:ins>
      <w:ins w:id="2973" w:author="Arthur Parmentier" w:date="2020-05-19T22:20:00Z">
        <w:r w:rsidR="00FE27EB">
          <w:t>with “entering the box”</w:t>
        </w:r>
      </w:ins>
      <w:ins w:id="2974" w:author="Arthur Parmentier" w:date="2020-05-19T22:21:00Z">
        <w:r w:rsidR="00FE27EB">
          <w:t xml:space="preserve">, a simplified version of the grammar can </w:t>
        </w:r>
      </w:ins>
      <w:ins w:id="2975" w:author="Arthur Parmentier" w:date="2020-05-19T22:22:00Z">
        <w:r w:rsidR="00FE27EB">
          <w:t>easily assume that “entering the box” is always performed with “go gestures”</w:t>
        </w:r>
        <w:r w:rsidR="000459FB">
          <w:t xml:space="preserve">, without </w:t>
        </w:r>
      </w:ins>
      <w:ins w:id="2976" w:author="Arthur Parmentier" w:date="2020-05-19T22:23:00Z">
        <w:r w:rsidR="000459FB">
          <w:t>removing much of the SP performativity</w:t>
        </w:r>
        <w:r w:rsidR="0015034E">
          <w:t xml:space="preserve"> in </w:t>
        </w:r>
        <w:r w:rsidR="007C1D12">
          <w:t>this</w:t>
        </w:r>
        <w:r w:rsidR="0015034E">
          <w:t xml:space="preserve"> mode.</w:t>
        </w:r>
      </w:ins>
    </w:p>
    <w:p w:rsidR="00337510" w:rsidRDefault="00B832E8">
      <w:pPr>
        <w:rPr>
          <w:ins w:id="2977" w:author="Arthur Parmentier" w:date="2020-05-20T11:27:00Z"/>
        </w:rPr>
      </w:pPr>
      <w:ins w:id="2978" w:author="Arthur Parmentier" w:date="2020-05-19T22:45:00Z">
        <w:r>
          <w:t>With this</w:t>
        </w:r>
      </w:ins>
      <w:ins w:id="2979" w:author="Arthur Parmentier" w:date="2020-05-19T22:46:00Z">
        <w:r>
          <w:t xml:space="preserve"> </w:t>
        </w:r>
      </w:ins>
      <w:ins w:id="2980" w:author="Arthur Parmentier" w:date="2020-05-19T22:45:00Z">
        <w:r>
          <w:t>simplification in m</w:t>
        </w:r>
      </w:ins>
      <w:ins w:id="2981" w:author="Arthur Parmentier" w:date="2020-05-19T22:46:00Z">
        <w:r>
          <w:t xml:space="preserve">ind, a 2D tracking </w:t>
        </w:r>
      </w:ins>
      <w:ins w:id="2982" w:author="Arthur Parmentier" w:date="2020-05-19T22:47:00Z">
        <w:r>
          <w:t xml:space="preserve">of the full body </w:t>
        </w:r>
      </w:ins>
      <w:ins w:id="2983" w:author="Arthur Parmentier" w:date="2020-05-19T22:46:00Z">
        <w:r>
          <w:t xml:space="preserve">is </w:t>
        </w:r>
      </w:ins>
      <w:ins w:id="2984" w:author="Arthur Parmentier" w:date="2020-05-19T22:53:00Z">
        <w:r w:rsidR="00BF2076">
          <w:t>enough</w:t>
        </w:r>
      </w:ins>
      <w:ins w:id="2985" w:author="Arthur Parmentier" w:date="2020-05-19T22:47:00Z">
        <w:r>
          <w:t xml:space="preserve"> </w:t>
        </w:r>
      </w:ins>
      <w:ins w:id="2986" w:author="Arthur Parmentier" w:date="2020-05-19T22:53:00Z">
        <w:r w:rsidR="00BF2076">
          <w:t xml:space="preserve">to cover the </w:t>
        </w:r>
      </w:ins>
      <w:ins w:id="2987" w:author="Arthur Parmentier" w:date="2020-05-19T22:54:00Z">
        <w:r w:rsidR="00BF2076">
          <w:t>default mode.</w:t>
        </w:r>
      </w:ins>
      <w:ins w:id="2988" w:author="Arthur Parmentier" w:date="2020-05-19T22:57:00Z">
        <w:r w:rsidR="00BF2076">
          <w:t xml:space="preserve"> But what about</w:t>
        </w:r>
      </w:ins>
      <w:ins w:id="2989" w:author="Arthur Parmentier" w:date="2020-05-19T22:58:00Z">
        <w:r w:rsidR="00BF2076">
          <w:t xml:space="preserve"> over modes, that also make use of the “box” in a different way?</w:t>
        </w:r>
        <w:r w:rsidR="00BF2076">
          <w:br/>
        </w:r>
      </w:ins>
      <w:ins w:id="2990" w:author="Arthur Parmentier" w:date="2020-05-19T22:59:00Z">
        <w:r w:rsidR="00BF2076">
          <w:t>Interestingly, most other SP modes that I am aware of</w:t>
        </w:r>
      </w:ins>
      <w:ins w:id="2991" w:author="Arthur Parmentier" w:date="2020-05-19T23:01:00Z">
        <w:r w:rsidR="00BF2076">
          <w:t xml:space="preserve"> are using immediate requests rather than structured requests</w:t>
        </w:r>
      </w:ins>
      <w:ins w:id="2992" w:author="Arthur Parmentier" w:date="2020-05-20T11:19:00Z">
        <w:r w:rsidR="00C907A8">
          <w:t>, and the soundpainter is always standing in the “box”</w:t>
        </w:r>
      </w:ins>
      <w:ins w:id="2993" w:author="Arthur Parmentier" w:date="2020-05-20T11:20:00Z">
        <w:r w:rsidR="00C907A8">
          <w:t xml:space="preserve"> when using these modes</w:t>
        </w:r>
      </w:ins>
      <w:ins w:id="2994" w:author="Arthur Parmentier" w:date="2020-05-19T23:02:00Z">
        <w:r w:rsidR="00BF2076">
          <w:t>.</w:t>
        </w:r>
        <w:r w:rsidR="00F24850">
          <w:t xml:space="preserve"> In other words, </w:t>
        </w:r>
      </w:ins>
      <w:ins w:id="2995" w:author="Arthur Parmentier" w:date="2020-05-19T23:03:00Z">
        <w:r w:rsidR="00F24850">
          <w:t>signing “outside the box”</w:t>
        </w:r>
      </w:ins>
      <w:ins w:id="2996" w:author="Arthur Parmentier" w:date="2020-05-20T11:21:00Z">
        <w:r w:rsidR="00C907A8">
          <w:t>, not in real-time</w:t>
        </w:r>
      </w:ins>
      <w:ins w:id="2997" w:author="Arthur Parmentier" w:date="2020-05-20T11:22:00Z">
        <w:r w:rsidR="00C907A8">
          <w:t>, to make</w:t>
        </w:r>
      </w:ins>
      <w:ins w:id="2998" w:author="Arthur Parmentier" w:date="2020-05-19T23:03:00Z">
        <w:r w:rsidR="00F24850">
          <w:t xml:space="preserve"> </w:t>
        </w:r>
      </w:ins>
      <w:ins w:id="2999" w:author="Arthur Parmentier" w:date="2020-05-20T11:22:00Z">
        <w:r w:rsidR="00C907A8">
          <w:t xml:space="preserve">structured requests </w:t>
        </w:r>
      </w:ins>
      <w:ins w:id="3000" w:author="Arthur Parmentier" w:date="2020-05-20T11:23:00Z">
        <w:r w:rsidR="00C907A8">
          <w:t xml:space="preserve">is particular to the </w:t>
        </w:r>
        <w:r w:rsidR="00C907A8">
          <w:lastRenderedPageBreak/>
          <w:t>default mode</w:t>
        </w:r>
      </w:ins>
      <w:ins w:id="3001" w:author="Arthur Parmentier" w:date="2020-05-19T23:03:00Z">
        <w:r w:rsidR="00F24850">
          <w:t>.</w:t>
        </w:r>
      </w:ins>
      <w:ins w:id="3002" w:author="Arthur Parmentier" w:date="2020-05-19T23:04:00Z">
        <w:r w:rsidR="00F24850">
          <w:rPr>
            <w:rStyle w:val="Appelnotedebasdep"/>
          </w:rPr>
          <w:footnoteReference w:id="37"/>
        </w:r>
      </w:ins>
      <w:ins w:id="3017" w:author="Arthur Parmentier" w:date="2020-05-19T23:08:00Z">
        <w:r w:rsidR="00833F14">
          <w:t xml:space="preserve"> By entering</w:t>
        </w:r>
      </w:ins>
      <w:ins w:id="3018" w:author="Arthur Parmentier" w:date="2020-05-19T23:09:00Z">
        <w:r w:rsidR="00833F14">
          <w:t xml:space="preserve"> or exiting</w:t>
        </w:r>
      </w:ins>
      <w:ins w:id="3019" w:author="Arthur Parmentier" w:date="2020-05-19T23:08:00Z">
        <w:r w:rsidR="00833F14">
          <w:t xml:space="preserve"> </w:t>
        </w:r>
      </w:ins>
      <w:ins w:id="3020" w:author="Arthur Parmentier" w:date="2020-05-19T23:09:00Z">
        <w:r w:rsidR="00833F14">
          <w:t>other</w:t>
        </w:r>
      </w:ins>
      <w:ins w:id="3021" w:author="Arthur Parmentier" w:date="2020-05-19T23:08:00Z">
        <w:r w:rsidR="00833F14">
          <w:t xml:space="preserve"> mode</w:t>
        </w:r>
      </w:ins>
      <w:ins w:id="3022" w:author="Arthur Parmentier" w:date="2020-05-19T23:09:00Z">
        <w:r w:rsidR="00833F14">
          <w:t>s</w:t>
        </w:r>
      </w:ins>
      <w:ins w:id="3023" w:author="Arthur Parmentier" w:date="2020-05-19T23:08:00Z">
        <w:r w:rsidR="00833F14">
          <w:t xml:space="preserve"> (marked with </w:t>
        </w:r>
      </w:ins>
      <w:ins w:id="3024" w:author="Arthur Parmentier" w:date="2020-05-19T23:09:00Z">
        <w:r w:rsidR="00833F14">
          <w:t>their</w:t>
        </w:r>
      </w:ins>
      <w:ins w:id="3025" w:author="Arthur Parmentier" w:date="2020-05-19T23:08:00Z">
        <w:r w:rsidR="00833F14">
          <w:t xml:space="preserve"> “enter</w:t>
        </w:r>
      </w:ins>
      <w:ins w:id="3026" w:author="Arthur Parmentier" w:date="2020-05-19T23:09:00Z">
        <w:r w:rsidR="00833F14">
          <w:t xml:space="preserve">” and “exit” signs), the program should be able </w:t>
        </w:r>
      </w:ins>
      <w:ins w:id="3027" w:author="Arthur Parmentier" w:date="2020-05-19T23:10:00Z">
        <w:r w:rsidR="00833F14">
          <w:t>to know whether requests must be considered immediate requests</w:t>
        </w:r>
      </w:ins>
      <w:ins w:id="3028" w:author="Arthur Parmentier" w:date="2020-05-19T23:11:00Z">
        <w:r w:rsidR="00833F14">
          <w:t xml:space="preserve"> </w:t>
        </w:r>
      </w:ins>
      <w:ins w:id="3029" w:author="Arthur Parmentier" w:date="2020-05-19T23:10:00Z">
        <w:r w:rsidR="00833F14">
          <w:t>or structured, delayed ones</w:t>
        </w:r>
      </w:ins>
      <w:ins w:id="3030" w:author="Arthur Parmentier" w:date="2020-05-19T23:11:00Z">
        <w:r w:rsidR="00833F14">
          <w:rPr>
            <w:rStyle w:val="Appelnotedebasdep"/>
          </w:rPr>
          <w:footnoteReference w:id="38"/>
        </w:r>
      </w:ins>
      <w:ins w:id="3045" w:author="Arthur Parmentier" w:date="2020-05-20T11:25:00Z">
        <w:r w:rsidR="00337510">
          <w:t>.</w:t>
        </w:r>
      </w:ins>
    </w:p>
    <w:p w:rsidR="00337510" w:rsidRDefault="00337510">
      <w:pPr>
        <w:rPr>
          <w:ins w:id="3046" w:author="Arthur Parmentier" w:date="2020-05-20T11:39:00Z"/>
        </w:rPr>
      </w:pPr>
      <w:ins w:id="3047" w:author="Arthur Parmentier" w:date="2020-05-20T11:27:00Z">
        <w:r>
          <w:t xml:space="preserve">In conclusion, </w:t>
        </w:r>
      </w:ins>
      <w:ins w:id="3048" w:author="Arthur Parmentier" w:date="2020-05-20T11:40:00Z">
        <w:r w:rsidR="00B307BE">
          <w:t xml:space="preserve">although more expensive or complex systems would allow for full 3D tracking of the body, </w:t>
        </w:r>
      </w:ins>
      <w:ins w:id="3049" w:author="Arthur Parmentier" w:date="2020-05-20T11:27:00Z">
        <w:r>
          <w:t>PoseNet</w:t>
        </w:r>
      </w:ins>
      <w:ins w:id="3050" w:author="Arthur Parmentier" w:date="2020-05-20T11:29:00Z">
        <w:r w:rsidR="000506E4">
          <w:t xml:space="preserve"> </w:t>
        </w:r>
      </w:ins>
      <w:ins w:id="3051" w:author="Arthur Parmentier" w:date="2020-05-20T11:30:00Z">
        <w:r w:rsidR="000506E4">
          <w:t xml:space="preserve">is suitable for </w:t>
        </w:r>
      </w:ins>
      <w:ins w:id="3052" w:author="Arthur Parmentier" w:date="2020-05-20T11:31:00Z">
        <w:r w:rsidR="000506E4">
          <w:t xml:space="preserve">building most features at the </w:t>
        </w:r>
      </w:ins>
      <w:ins w:id="3053" w:author="Arthur Parmentier" w:date="2020-05-23T09:56:00Z">
        <w:r w:rsidR="00AB2243">
          <w:t xml:space="preserve">full </w:t>
        </w:r>
      </w:ins>
      <w:ins w:id="3054" w:author="Arthur Parmentier" w:date="2020-05-20T11:31:00Z">
        <w:r w:rsidR="000506E4">
          <w:t>body scale relevant to SP</w:t>
        </w:r>
      </w:ins>
      <w:ins w:id="3055" w:author="Arthur Parmentier" w:date="2020-05-20T11:40:00Z">
        <w:r w:rsidR="00B21279">
          <w:t xml:space="preserve"> and is the most adapted technology in the frame of this project</w:t>
        </w:r>
      </w:ins>
      <w:ins w:id="3056" w:author="Arthur Parmentier" w:date="2020-05-20T11:31:00Z">
        <w:r w:rsidR="000506E4">
          <w:t>.</w:t>
        </w:r>
      </w:ins>
      <w:ins w:id="3057" w:author="Arthur Parmentier" w:date="2020-05-20T11:41:00Z">
        <w:r w:rsidR="00B21279">
          <w:br/>
        </w:r>
      </w:ins>
      <w:ins w:id="3058" w:author="Arthur Parmentier" w:date="2020-05-20T11:33:00Z">
        <w:r w:rsidR="000506E4">
          <w:t>From the observation of correlations between missing depth features and known signs/features, we are able</w:t>
        </w:r>
      </w:ins>
      <w:ins w:id="3059" w:author="Arthur Parmentier" w:date="2020-05-20T11:34:00Z">
        <w:r w:rsidR="000506E4">
          <w:t xml:space="preserve"> to make a small simplification of the SP grammar by assuming that </w:t>
        </w:r>
      </w:ins>
      <w:ins w:id="3060" w:author="Arthur Parmentier" w:date="2020-05-20T11:35:00Z">
        <w:r w:rsidR="000506E4">
          <w:t xml:space="preserve">the requests must </w:t>
        </w:r>
      </w:ins>
      <w:ins w:id="3061" w:author="Arthur Parmentier" w:date="2020-05-20T11:36:00Z">
        <w:r w:rsidR="000506E4">
          <w:t>be executed immediately when “go gestures” are used, and that in every mode but the default one, the requests are immediate.</w:t>
        </w:r>
      </w:ins>
      <w:ins w:id="3062" w:author="Arthur Parmentier" w:date="2020-05-20T11:37:00Z">
        <w:r w:rsidR="000506E4">
          <w:t xml:space="preserve"> Under these assumptions, PoseNet is sufficient to build all necessary features to </w:t>
        </w:r>
      </w:ins>
      <w:ins w:id="3063" w:author="Arthur Parmentier" w:date="2020-05-20T11:38:00Z">
        <w:r w:rsidR="000506E4">
          <w:t>recognize</w:t>
        </w:r>
      </w:ins>
      <w:ins w:id="3064" w:author="Arthur Parmentier" w:date="2020-05-20T11:37:00Z">
        <w:r w:rsidR="000506E4">
          <w:t xml:space="preserve"> SP signs at the body scale.</w:t>
        </w:r>
      </w:ins>
    </w:p>
    <w:p w:rsidR="00774F33" w:rsidRDefault="000340B7" w:rsidP="000340B7">
      <w:pPr>
        <w:pStyle w:val="Titre5"/>
        <w:rPr>
          <w:ins w:id="3065" w:author="Arthur Parmentier" w:date="2020-05-20T11:41:00Z"/>
        </w:rPr>
      </w:pPr>
      <w:ins w:id="3066" w:author="Arthur Parmentier" w:date="2020-05-20T11:41:00Z">
        <w:r>
          <w:t>Building features</w:t>
        </w:r>
      </w:ins>
    </w:p>
    <w:p w:rsidR="003D367C" w:rsidRDefault="00F71238" w:rsidP="003D367C">
      <w:pPr>
        <w:rPr>
          <w:ins w:id="3067" w:author="Arthur Parmentier" w:date="2020-05-20T15:19:00Z"/>
        </w:rPr>
      </w:pPr>
      <w:ins w:id="3068" w:author="Arthur Parmentier" w:date="2020-05-20T15:19:00Z">
        <w:r>
          <w:t>Meaningful features to feed the classifier with need to satisfy the following properties:</w:t>
        </w:r>
      </w:ins>
    </w:p>
    <w:p w:rsidR="00F71238" w:rsidRDefault="00D2561F" w:rsidP="00F71238">
      <w:pPr>
        <w:pStyle w:val="Paragraphedeliste"/>
        <w:numPr>
          <w:ilvl w:val="0"/>
          <w:numId w:val="30"/>
        </w:numPr>
        <w:rPr>
          <w:ins w:id="3069" w:author="Arthur Parmentier" w:date="2020-05-20T15:24:00Z"/>
        </w:rPr>
      </w:pPr>
      <w:ins w:id="3070" w:author="Arthur Parmentier" w:date="2020-05-20T15:30:00Z">
        <w:r>
          <w:t>The set of features shou</w:t>
        </w:r>
      </w:ins>
      <w:ins w:id="3071" w:author="Arthur Parmentier" w:date="2020-05-20T15:31:00Z">
        <w:r>
          <w:t xml:space="preserve">ld </w:t>
        </w:r>
      </w:ins>
      <w:ins w:id="3072" w:author="Arthur Parmentier" w:date="2020-05-20T19:02:00Z">
        <w:r w:rsidR="00830C1A">
          <w:t>reduce to the</w:t>
        </w:r>
      </w:ins>
      <w:ins w:id="3073" w:author="Arthur Parmentier" w:date="2020-05-20T15:31:00Z">
        <w:r>
          <w:t xml:space="preserve"> lowest number of dimensions, while still being meaningful, </w:t>
        </w:r>
      </w:ins>
      <w:ins w:id="3074" w:author="Arthur Parmentier" w:date="2020-05-20T19:02:00Z">
        <w:r w:rsidR="00830C1A">
          <w:t xml:space="preserve">in order </w:t>
        </w:r>
      </w:ins>
      <w:ins w:id="3075" w:author="Arthur Parmentier" w:date="2020-05-20T15:31:00Z">
        <w:r>
          <w:t xml:space="preserve">to avoid the </w:t>
        </w:r>
      </w:ins>
      <w:ins w:id="3076" w:author="Arthur Parmentier" w:date="2020-05-20T19:03:00Z">
        <w:r w:rsidR="00FE52CB">
          <w:t>so-called “</w:t>
        </w:r>
      </w:ins>
      <w:ins w:id="3077" w:author="Arthur Parmentier" w:date="2020-05-20T15:31:00Z">
        <w:r>
          <w:t>curse of dimensionality</w:t>
        </w:r>
      </w:ins>
      <w:ins w:id="3078" w:author="Arthur Parmentier" w:date="2020-05-20T19:03:00Z">
        <w:r w:rsidR="00FE52CB">
          <w:t>” problem</w:t>
        </w:r>
      </w:ins>
      <w:ins w:id="3079" w:author="Arthur Parmentier" w:date="2020-05-20T15:31:00Z">
        <w:r>
          <w:t xml:space="preserve">. </w:t>
        </w:r>
      </w:ins>
      <w:ins w:id="3080" w:author="Arthur Parmentier" w:date="2020-05-20T19:03:00Z">
        <w:r w:rsidR="003D04EE">
          <w:t>It</w:t>
        </w:r>
      </w:ins>
      <w:ins w:id="3081" w:author="Arthur Parmentier" w:date="2020-05-20T15:31:00Z">
        <w:r>
          <w:t xml:space="preserve"> can for instance be solved with a principal</w:t>
        </w:r>
      </w:ins>
      <w:ins w:id="3082" w:author="Arthur Parmentier" w:date="2020-05-20T15:32:00Z">
        <w:r>
          <w:t xml:space="preserve"> component </w:t>
        </w:r>
      </w:ins>
      <w:ins w:id="3083" w:author="Arthur Parmentier" w:date="2020-05-20T19:03:00Z">
        <w:r w:rsidR="0080466C">
          <w:t>analysis which in general provides the best set of features</w:t>
        </w:r>
      </w:ins>
      <w:ins w:id="3084" w:author="Arthur Parmentier" w:date="2020-05-20T19:04:00Z">
        <w:r w:rsidR="0080466C">
          <w:t xml:space="preserve"> to a given classification problem</w:t>
        </w:r>
      </w:ins>
      <w:ins w:id="3085" w:author="Arthur Parmentier" w:date="2020-05-20T19:03:00Z">
        <w:r w:rsidR="0080466C">
          <w:t>; h</w:t>
        </w:r>
      </w:ins>
      <w:ins w:id="3086" w:author="Arthur Parmentier" w:date="2020-05-20T15:33:00Z">
        <w:r>
          <w:t>owever, in our case, we want the features to always remain interpretable to the user, so that we cannot afford such a transformation.</w:t>
        </w:r>
      </w:ins>
      <w:ins w:id="3087" w:author="Arthur Parmentier" w:date="2020-05-20T15:34:00Z">
        <w:r>
          <w:t xml:space="preserve"> Instead, we should only keep the most significant joints in PoseNet outpu</w:t>
        </w:r>
      </w:ins>
      <w:ins w:id="3088" w:author="Arthur Parmentier" w:date="2020-05-20T15:35:00Z">
        <w:r>
          <w:t xml:space="preserve">t such as the wrists or elbows positions, discarding less significant ones </w:t>
        </w:r>
      </w:ins>
      <w:ins w:id="3089" w:author="Arthur Parmentier" w:date="2020-05-20T15:36:00Z">
        <w:r>
          <w:t xml:space="preserve">(for SP) </w:t>
        </w:r>
      </w:ins>
      <w:ins w:id="3090" w:author="Arthur Parmentier" w:date="2020-05-20T15:35:00Z">
        <w:r>
          <w:t xml:space="preserve">such as the nose or hips. However, if the user wants to build its own set of signs that </w:t>
        </w:r>
      </w:ins>
      <w:ins w:id="3091" w:author="Arthur Parmentier" w:date="2020-05-20T15:36:00Z">
        <w:r>
          <w:t xml:space="preserve">rely heavily on these body parts, he would have to use such features. </w:t>
        </w:r>
      </w:ins>
    </w:p>
    <w:p w:rsidR="00264F0D" w:rsidRDefault="005B458C" w:rsidP="00264F0D">
      <w:pPr>
        <w:pStyle w:val="Paragraphedeliste"/>
        <w:numPr>
          <w:ilvl w:val="0"/>
          <w:numId w:val="30"/>
        </w:numPr>
        <w:rPr>
          <w:ins w:id="3092" w:author="Arthur Parmentier" w:date="2020-05-20T19:10:00Z"/>
        </w:rPr>
      </w:pPr>
      <w:ins w:id="3093" w:author="Arthur Parmentier" w:date="2020-05-20T15:27:00Z">
        <w:r>
          <w:t xml:space="preserve">The </w:t>
        </w:r>
      </w:ins>
      <w:ins w:id="3094" w:author="Arthur Parmentier" w:date="2020-05-20T15:38:00Z">
        <w:r w:rsidR="00D2561F">
          <w:t xml:space="preserve">features must be invariant to transformations that are not meaningful and do not correspond </w:t>
        </w:r>
      </w:ins>
      <w:ins w:id="3095" w:author="Arthur Parmentier" w:date="2020-05-20T15:39:00Z">
        <w:r w:rsidR="00D2561F">
          <w:t>to any sign. In particular, the features must be translation</w:t>
        </w:r>
        <w:r w:rsidR="001014E8">
          <w:t>-</w:t>
        </w:r>
      </w:ins>
      <w:ins w:id="3096" w:author="Arthur Parmentier" w:date="2020-05-20T15:40:00Z">
        <w:r w:rsidR="001014E8">
          <w:t xml:space="preserve"> &amp;</w:t>
        </w:r>
      </w:ins>
      <w:ins w:id="3097" w:author="Arthur Parmentier" w:date="2020-05-20T15:39:00Z">
        <w:r w:rsidR="00D2561F">
          <w:t xml:space="preserve"> rotation</w:t>
        </w:r>
      </w:ins>
      <w:ins w:id="3098" w:author="Arthur Parmentier" w:date="2020-05-20T15:40:00Z">
        <w:r w:rsidR="001014E8">
          <w:t>-invariants</w:t>
        </w:r>
      </w:ins>
      <w:ins w:id="3099" w:author="Arthur Parmentier" w:date="2020-05-20T19:07:00Z">
        <w:r w:rsidR="007012CB">
          <w:t xml:space="preserve"> and</w:t>
        </w:r>
      </w:ins>
      <w:ins w:id="3100" w:author="Arthur Parmentier" w:date="2020-05-20T15:40:00Z">
        <w:r w:rsidR="001014E8">
          <w:t xml:space="preserve"> independent of the dimensions of the body of the soundpainter.</w:t>
        </w:r>
        <w:r w:rsidR="001014E8">
          <w:br/>
          <w:t xml:space="preserve">In practice, this is achieved with </w:t>
        </w:r>
      </w:ins>
      <w:ins w:id="3101" w:author="Arthur Parmentier" w:date="2020-05-20T15:41:00Z">
        <w:r w:rsidR="001014E8">
          <w:t xml:space="preserve">PoseNet by taking the </w:t>
        </w:r>
      </w:ins>
      <w:ins w:id="3102" w:author="Arthur Parmentier" w:date="2020-05-20T15:42:00Z">
        <w:r w:rsidR="001014E8">
          <w:t xml:space="preserve">X &amp; Y </w:t>
        </w:r>
      </w:ins>
      <w:ins w:id="3103" w:author="Arthur Parmentier" w:date="2020-05-20T15:41:00Z">
        <w:r w:rsidR="001014E8">
          <w:t xml:space="preserve">distance between </w:t>
        </w:r>
      </w:ins>
      <w:ins w:id="3104" w:author="Arthur Parmentier" w:date="2020-05-20T15:42:00Z">
        <w:r w:rsidR="001014E8">
          <w:t>each joint and the nose, which is considered a fixed point and then normalizing the X dimension with respect to the inter-shoulders dis</w:t>
        </w:r>
      </w:ins>
      <w:ins w:id="3105" w:author="Arthur Parmentier" w:date="2020-05-20T15:43:00Z">
        <w:r w:rsidR="001014E8">
          <w:t>tance and the Y dimension with respect to the distance between the middle of the hips and the nose.</w:t>
        </w:r>
      </w:ins>
      <w:ins w:id="3106" w:author="Arthur Parmentier" w:date="2020-05-20T18:55:00Z">
        <w:r w:rsidR="009A5E99">
          <w:br/>
        </w:r>
      </w:ins>
      <w:ins w:id="3107" w:author="Arthur Parmentier" w:date="2020-05-20T19:08:00Z">
        <w:r w:rsidR="00264F0D">
          <w:t>The feature invariance will allow a sign to be</w:t>
        </w:r>
      </w:ins>
      <w:ins w:id="3108" w:author="Arthur Parmentier" w:date="2020-05-20T19:09:00Z">
        <w:r w:rsidR="00264F0D">
          <w:t xml:space="preserve"> recognized</w:t>
        </w:r>
      </w:ins>
      <w:ins w:id="3109" w:author="Arthur Parmentier" w:date="2020-05-20T19:08:00Z">
        <w:r w:rsidR="00264F0D">
          <w:t xml:space="preserve"> </w:t>
        </w:r>
      </w:ins>
      <w:ins w:id="3110" w:author="Arthur Parmentier" w:date="2020-05-20T19:09:00Z">
        <w:r w:rsidR="00264F0D">
          <w:t xml:space="preserve">independently of the soundpainter’s </w:t>
        </w:r>
      </w:ins>
    </w:p>
    <w:p w:rsidR="005B458C" w:rsidRDefault="00264F0D" w:rsidP="00264F0D">
      <w:pPr>
        <w:pStyle w:val="Paragraphedeliste"/>
        <w:numPr>
          <w:ilvl w:val="1"/>
          <w:numId w:val="30"/>
        </w:numPr>
        <w:rPr>
          <w:ins w:id="3111" w:author="Arthur Parmentier" w:date="2020-05-20T19:10:00Z"/>
        </w:rPr>
      </w:pPr>
      <w:ins w:id="3112" w:author="Arthur Parmentier" w:date="2020-05-20T19:09:00Z">
        <w:r>
          <w:t>location and orientation</w:t>
        </w:r>
      </w:ins>
      <w:ins w:id="3113" w:author="Arthur Parmentier" w:date="2020-05-20T18:56:00Z">
        <w:r w:rsidR="009A5E99">
          <w:t xml:space="preserve"> </w:t>
        </w:r>
      </w:ins>
      <w:ins w:id="3114" w:author="Arthur Parmentier" w:date="2020-05-20T19:10:00Z">
        <w:r>
          <w:t>(</w:t>
        </w:r>
      </w:ins>
      <w:ins w:id="3115" w:author="Arthur Parmentier" w:date="2020-05-20T18:56:00Z">
        <w:r w:rsidR="009A5E99">
          <w:t xml:space="preserve">as long as the soundpainter </w:t>
        </w:r>
      </w:ins>
      <w:ins w:id="3116" w:author="Arthur Parmentier" w:date="2020-05-20T19:00:00Z">
        <w:r w:rsidR="001D766B">
          <w:t xml:space="preserve">faces the camera </w:t>
        </w:r>
      </w:ins>
      <w:ins w:id="3117" w:author="Arthur Parmentier" w:date="2020-05-20T19:01:00Z">
        <w:r w:rsidR="001D766B">
          <w:t xml:space="preserve">with a relatively small angle </w:t>
        </w:r>
      </w:ins>
      <w:ins w:id="3118" w:author="Arthur Parmentier" w:date="2020-05-20T19:00:00Z">
        <w:r w:rsidR="001D766B">
          <w:t>and does</w:t>
        </w:r>
      </w:ins>
      <w:ins w:id="3119" w:author="Arthur Parmentier" w:date="2020-05-20T18:57:00Z">
        <w:r w:rsidR="009A5E99">
          <w:t xml:space="preserve"> not</w:t>
        </w:r>
      </w:ins>
      <w:ins w:id="3120" w:author="Arthur Parmentier" w:date="2020-05-20T19:00:00Z">
        <w:r w:rsidR="001D766B">
          <w:t xml:space="preserve"> </w:t>
        </w:r>
      </w:ins>
      <w:ins w:id="3121" w:author="Arthur Parmentier" w:date="2020-05-20T18:57:00Z">
        <w:r w:rsidR="009A5E99">
          <w:t>get outside</w:t>
        </w:r>
      </w:ins>
      <w:ins w:id="3122" w:author="Arthur Parmentier" w:date="2020-05-20T19:00:00Z">
        <w:r w:rsidR="001D766B">
          <w:t xml:space="preserve"> its</w:t>
        </w:r>
      </w:ins>
      <w:ins w:id="3123" w:author="Arthur Parmentier" w:date="2020-05-20T18:57:00Z">
        <w:r w:rsidR="009A5E99">
          <w:t xml:space="preserve"> field of view</w:t>
        </w:r>
      </w:ins>
      <w:ins w:id="3124" w:author="Arthur Parmentier" w:date="2020-05-20T19:10:00Z">
        <w:r>
          <w:t>)</w:t>
        </w:r>
      </w:ins>
    </w:p>
    <w:p w:rsidR="00264F0D" w:rsidRDefault="00264F0D" w:rsidP="00264F0D">
      <w:pPr>
        <w:pStyle w:val="Paragraphedeliste"/>
        <w:numPr>
          <w:ilvl w:val="1"/>
          <w:numId w:val="30"/>
        </w:numPr>
        <w:rPr>
          <w:ins w:id="3125" w:author="Arthur Parmentier" w:date="2020-05-20T19:35:00Z"/>
        </w:rPr>
      </w:pPr>
      <w:ins w:id="3126" w:author="Arthur Parmentier" w:date="2020-05-20T19:10:00Z">
        <w:r>
          <w:lastRenderedPageBreak/>
          <w:t>body dimensions (assuming that the general proportions of the human b</w:t>
        </w:r>
      </w:ins>
      <w:ins w:id="3127" w:author="Arthur Parmentier" w:date="2020-05-20T19:11:00Z">
        <w:r>
          <w:t xml:space="preserve">ody </w:t>
        </w:r>
      </w:ins>
      <w:ins w:id="3128" w:author="Arthur Parmentier" w:date="2020-05-20T19:34:00Z">
        <w:r w:rsidR="0005532E">
          <w:t>remain</w:t>
        </w:r>
      </w:ins>
      <w:ins w:id="3129" w:author="Arthur Parmentier" w:date="2020-05-20T19:11:00Z">
        <w:r>
          <w:t xml:space="preserve"> constant)</w:t>
        </w:r>
      </w:ins>
    </w:p>
    <w:p w:rsidR="0005532E" w:rsidRDefault="0005532E" w:rsidP="0005532E">
      <w:pPr>
        <w:rPr>
          <w:ins w:id="3130" w:author="Arthur Parmentier" w:date="2020-05-20T19:37:00Z"/>
        </w:rPr>
      </w:pPr>
      <w:ins w:id="3131" w:author="Arthur Parmentier" w:date="2020-05-20T19:35:00Z">
        <w:r>
          <w:t>With these constraints in mind</w:t>
        </w:r>
      </w:ins>
      <w:ins w:id="3132" w:author="Arthur Parmentier" w:date="2020-05-20T19:40:00Z">
        <w:r>
          <w:t xml:space="preserve"> and </w:t>
        </w:r>
      </w:ins>
      <w:ins w:id="3133" w:author="Arthur Parmentier" w:date="2020-05-20T19:42:00Z">
        <w:r w:rsidR="00C2080C">
          <w:t xml:space="preserve">from </w:t>
        </w:r>
      </w:ins>
      <w:ins w:id="3134" w:author="Arthur Parmentier" w:date="2020-05-20T19:40:00Z">
        <w:r>
          <w:t>my previous knowledge of SP signs</w:t>
        </w:r>
      </w:ins>
      <w:ins w:id="3135" w:author="Arthur Parmentier" w:date="2020-05-20T19:36:00Z">
        <w:r>
          <w:t xml:space="preserve">, </w:t>
        </w:r>
      </w:ins>
      <w:ins w:id="3136" w:author="Arthur Parmentier" w:date="2020-05-20T19:40:00Z">
        <w:r w:rsidR="00C2080C">
          <w:t>I</w:t>
        </w:r>
      </w:ins>
      <w:ins w:id="3137" w:author="Arthur Parmentier" w:date="2020-05-20T19:36:00Z">
        <w:r>
          <w:t xml:space="preserve"> c</w:t>
        </w:r>
      </w:ins>
      <w:ins w:id="3138" w:author="Arthur Parmentier" w:date="2020-05-20T19:42:00Z">
        <w:r w:rsidR="00C2080C">
          <w:t>ould first</w:t>
        </w:r>
      </w:ins>
      <w:ins w:id="3139" w:author="Arthur Parmentier" w:date="2020-05-20T19:36:00Z">
        <w:r>
          <w:t xml:space="preserve"> order the body joints in PoseNet by their importance for SP signs recognition for </w:t>
        </w:r>
      </w:ins>
      <w:ins w:id="3140" w:author="Arthur Parmentier" w:date="2020-05-20T19:37:00Z">
        <w:r>
          <w:t>basic signs in default mode:</w:t>
        </w:r>
      </w:ins>
    </w:p>
    <w:p w:rsidR="0005532E" w:rsidRDefault="0005532E" w:rsidP="0005532E">
      <w:pPr>
        <w:pStyle w:val="Paragraphedeliste"/>
        <w:numPr>
          <w:ilvl w:val="0"/>
          <w:numId w:val="31"/>
        </w:numPr>
        <w:rPr>
          <w:ins w:id="3141" w:author="Arthur Parmentier" w:date="2020-05-20T19:40:00Z"/>
        </w:rPr>
      </w:pPr>
      <w:ins w:id="3142" w:author="Arthur Parmentier" w:date="2020-05-20T19:37:00Z">
        <w:r>
          <w:t>wrists</w:t>
        </w:r>
      </w:ins>
    </w:p>
    <w:p w:rsidR="0005532E" w:rsidRDefault="0005532E">
      <w:pPr>
        <w:pStyle w:val="Paragraphedeliste"/>
        <w:numPr>
          <w:ilvl w:val="0"/>
          <w:numId w:val="31"/>
        </w:numPr>
        <w:rPr>
          <w:ins w:id="3143" w:author="Arthur Parmentier" w:date="2020-05-20T19:37:00Z"/>
        </w:rPr>
      </w:pPr>
      <w:ins w:id="3144" w:author="Arthur Parmentier" w:date="2020-05-20T19:40:00Z">
        <w:r>
          <w:t>elbows</w:t>
        </w:r>
      </w:ins>
    </w:p>
    <w:p w:rsidR="00C2080C" w:rsidRDefault="00C2080C" w:rsidP="00C2080C">
      <w:pPr>
        <w:pStyle w:val="Paragraphedeliste"/>
        <w:numPr>
          <w:ilvl w:val="0"/>
          <w:numId w:val="31"/>
        </w:numPr>
        <w:rPr>
          <w:ins w:id="3145" w:author="Arthur Parmentier" w:date="2020-05-20T19:41:00Z"/>
        </w:rPr>
      </w:pPr>
      <w:ins w:id="3146" w:author="Arthur Parmentier" w:date="2020-05-20T19:41:00Z">
        <w:r>
          <w:t>shoulders</w:t>
        </w:r>
      </w:ins>
    </w:p>
    <w:p w:rsidR="00C2080C" w:rsidRDefault="00C2080C" w:rsidP="00C2080C">
      <w:pPr>
        <w:pStyle w:val="Paragraphedeliste"/>
        <w:numPr>
          <w:ilvl w:val="0"/>
          <w:numId w:val="31"/>
        </w:numPr>
        <w:rPr>
          <w:ins w:id="3147" w:author="Arthur Parmentier" w:date="2020-05-20T19:41:00Z"/>
        </w:rPr>
      </w:pPr>
      <w:ins w:id="3148" w:author="Arthur Parmentier" w:date="2020-05-20T19:41:00Z">
        <w:r>
          <w:t>all other joints</w:t>
        </w:r>
      </w:ins>
    </w:p>
    <w:p w:rsidR="00ED2134" w:rsidRPr="00046393" w:rsidRDefault="00C2080C">
      <w:pPr>
        <w:rPr>
          <w:ins w:id="3149" w:author="Arthur Parmentier" w:date="2020-05-20T20:02:00Z"/>
        </w:rPr>
      </w:pPr>
      <w:ins w:id="3150" w:author="Arthur Parmentier" w:date="2020-05-20T19:41:00Z">
        <w:r>
          <w:t>I</w:t>
        </w:r>
      </w:ins>
      <w:ins w:id="3151" w:author="Arthur Parmentier" w:date="2020-05-20T19:42:00Z">
        <w:r>
          <w:t xml:space="preserve">n fact, </w:t>
        </w:r>
      </w:ins>
      <w:ins w:id="3152" w:author="Arthur Parmentier" w:date="2020-05-20T19:43:00Z">
        <w:r>
          <w:t>I decided to only use wrists and elbows positions</w:t>
        </w:r>
      </w:ins>
      <w:ins w:id="3153" w:author="Arthur Parmentier" w:date="2020-05-20T19:44:00Z">
        <w:r>
          <w:t>, which gave the best performance in my initial tests</w:t>
        </w:r>
      </w:ins>
      <w:ins w:id="3154" w:author="Arthur Parmentier" w:date="2020-05-20T19:47:00Z">
        <w:r w:rsidR="00545764">
          <w:t>, reducing the feature space dimension to 8</w:t>
        </w:r>
        <w:r w:rsidR="00567C86">
          <w:t xml:space="preserve"> instead of 34 (all </w:t>
        </w:r>
        <w:r w:rsidR="00667A8E">
          <w:t xml:space="preserve">17 </w:t>
        </w:r>
        <w:r w:rsidR="00567C86">
          <w:t>body joints X and Y values)</w:t>
        </w:r>
        <w:r w:rsidR="005550CB">
          <w:t>.</w:t>
        </w:r>
      </w:ins>
      <w:ins w:id="3155" w:author="Arthur Parmentier" w:date="2020-05-20T19:43:00Z">
        <w:r>
          <w:rPr>
            <w:rStyle w:val="Appelnotedebasdep"/>
          </w:rPr>
          <w:footnoteReference w:id="39"/>
        </w:r>
      </w:ins>
    </w:p>
    <w:p w:rsidR="00C46A73" w:rsidRDefault="00F304EE">
      <w:pPr>
        <w:pStyle w:val="Titre4"/>
        <w:rPr>
          <w:ins w:id="3174" w:author="Arthur Parmentier" w:date="2020-05-21T15:08:00Z"/>
        </w:rPr>
        <w:pPrChange w:id="3175" w:author="Arthur Parmentier" w:date="2020-05-21T15:08:00Z">
          <w:pPr/>
        </w:pPrChange>
      </w:pPr>
      <w:ins w:id="3176" w:author="Arthur Parmentier" w:date="2020-05-20T20:02:00Z">
        <w:r>
          <w:t>Hands tracking</w:t>
        </w:r>
      </w:ins>
    </w:p>
    <w:p w:rsidR="00C46A73" w:rsidRDefault="004020A1" w:rsidP="00F304EE">
      <w:pPr>
        <w:rPr>
          <w:ins w:id="3177" w:author="Arthur Parmentier" w:date="2020-06-03T17:58:00Z"/>
        </w:rPr>
      </w:pPr>
      <w:ins w:id="3178" w:author="Arthur Parmentier" w:date="2020-06-03T18:00:00Z">
        <w:r>
          <w:t>Similarly</w:t>
        </w:r>
      </w:ins>
      <w:ins w:id="3179" w:author="Arthur Parmentier" w:date="2020-06-03T17:58:00Z">
        <w:r>
          <w:t xml:space="preserve"> </w:t>
        </w:r>
      </w:ins>
      <w:ins w:id="3180" w:author="Arthur Parmentier" w:date="2020-06-03T17:57:00Z">
        <w:r>
          <w:t>to the ful</w:t>
        </w:r>
      </w:ins>
      <w:ins w:id="3181" w:author="Arthur Parmentier" w:date="2020-06-03T17:58:00Z">
        <w:r>
          <w:t>l body model, hands can be represented as a skeleton in which our features are built from the position of the han</w:t>
        </w:r>
      </w:ins>
      <w:ins w:id="3182" w:author="Arthur Parmentier" w:date="2020-06-03T17:59:00Z">
        <w:r>
          <w:t>ds in space.</w:t>
        </w:r>
      </w:ins>
      <w:ins w:id="3183" w:author="Arthur Parmentier" w:date="2020-06-03T18:00:00Z">
        <w:r>
          <w:t xml:space="preserve"> This time, a 3D model is necessary as several signs are ambiguous in 2D space and can only be classified by looking</w:t>
        </w:r>
      </w:ins>
      <w:ins w:id="3184" w:author="Arthur Parmentier" w:date="2020-06-03T18:01:00Z">
        <w:r>
          <w:t xml:space="preserve"> at whether the palm is facing the soundpainter or the opposite direction. It is for instance the case with the signs “two” and “volume”.</w:t>
        </w:r>
      </w:ins>
    </w:p>
    <w:p w:rsidR="004020A1" w:rsidRDefault="00890740" w:rsidP="00890740">
      <w:pPr>
        <w:pStyle w:val="Titre5"/>
        <w:rPr>
          <w:ins w:id="3185" w:author="Arthur Parmentier" w:date="2020-06-03T18:06:00Z"/>
        </w:rPr>
      </w:pPr>
      <w:ins w:id="3186" w:author="Arthur Parmentier" w:date="2020-06-03T18:06:00Z">
        <w:r>
          <w:t>Hi5 Gloves</w:t>
        </w:r>
      </w:ins>
    </w:p>
    <w:p w:rsidR="00890740" w:rsidRPr="00890740" w:rsidRDefault="00890740">
      <w:pPr>
        <w:rPr>
          <w:ins w:id="3187" w:author="Arthur Parmentier" w:date="2020-06-03T17:58:00Z"/>
        </w:rPr>
      </w:pPr>
      <w:ins w:id="3188" w:author="Arthur Parmentier" w:date="2020-06-03T18:06:00Z">
        <w:r>
          <w:t>Just like for the full body model, I initi</w:t>
        </w:r>
      </w:ins>
      <w:ins w:id="3189" w:author="Arthur Parmentier" w:date="2020-06-03T18:07:00Z">
        <w:r>
          <w:t xml:space="preserve">ally looked at several existing technologies to model 3D positions of the hands. At the time of </w:t>
        </w:r>
      </w:ins>
      <w:ins w:id="3190" w:author="Arthur Parmentier" w:date="2020-06-03T18:08:00Z">
        <w:r>
          <w:t xml:space="preserve">my research (before early March 2020), there was no equivalent </w:t>
        </w:r>
      </w:ins>
      <w:ins w:id="3191" w:author="Arthur Parmentier" w:date="2020-06-03T18:57:00Z">
        <w:r w:rsidR="00221FBD">
          <w:t xml:space="preserve">computer-vision </w:t>
        </w:r>
      </w:ins>
      <w:ins w:id="3192" w:author="Arthur Parmentier" w:date="2020-06-03T18:08:00Z">
        <w:r>
          <w:t xml:space="preserve">model </w:t>
        </w:r>
      </w:ins>
      <w:ins w:id="3193" w:author="Arthur Parmentier" w:date="2020-06-03T18:57:00Z">
        <w:r w:rsidR="00221FBD">
          <w:t>similar to</w:t>
        </w:r>
      </w:ins>
      <w:ins w:id="3194" w:author="Arthur Parmentier" w:date="2020-06-03T18:08:00Z">
        <w:r>
          <w:t xml:space="preserve"> PoseNet </w:t>
        </w:r>
      </w:ins>
      <w:ins w:id="3195" w:author="Arthur Parmentier" w:date="2020-06-03T18:57:00Z">
        <w:r w:rsidR="00221FBD">
          <w:t>for the hands</w:t>
        </w:r>
      </w:ins>
      <w:ins w:id="3196" w:author="Arthur Parmentier" w:date="2020-06-03T18:58:00Z">
        <w:r w:rsidR="00221FBD">
          <w:t xml:space="preserve"> </w:t>
        </w:r>
      </w:ins>
      <w:ins w:id="3197" w:author="Arthur Parmentier" w:date="2020-06-03T18:08:00Z">
        <w:r>
          <w:t>that I could integrate into Ma</w:t>
        </w:r>
      </w:ins>
      <w:ins w:id="3198" w:author="Arthur Parmentier" w:date="2020-06-03T18:57:00Z">
        <w:r w:rsidR="00221FBD">
          <w:t>x</w:t>
        </w:r>
      </w:ins>
      <w:ins w:id="3199" w:author="Arthur Parmentier" w:date="2020-06-03T19:00:00Z">
        <w:r w:rsidR="00221FBD">
          <w:t>.</w:t>
        </w:r>
        <w:r w:rsidR="00221FBD">
          <w:rPr>
            <w:rStyle w:val="Appelnotedebasdep"/>
          </w:rPr>
          <w:footnoteReference w:id="40"/>
        </w:r>
      </w:ins>
    </w:p>
    <w:p w:rsidR="004020A1" w:rsidRDefault="00221FBD" w:rsidP="00F304EE">
      <w:pPr>
        <w:rPr>
          <w:ins w:id="3204" w:author="Arthur Parmentier" w:date="2020-06-03T19:04:00Z"/>
        </w:rPr>
      </w:pPr>
      <w:ins w:id="3205" w:author="Arthur Parmentier" w:date="2020-06-03T19:02:00Z">
        <w:r>
          <w:t>Instead, a variety of dedicated hardware wa</w:t>
        </w:r>
      </w:ins>
      <w:ins w:id="3206" w:author="Arthur Parmentier" w:date="2020-06-03T19:03:00Z">
        <w:r>
          <w:t xml:space="preserve">s already available on the market with three major </w:t>
        </w:r>
      </w:ins>
      <w:ins w:id="3207" w:author="Arthur Parmentier" w:date="2020-06-03T19:04:00Z">
        <w:r>
          <w:t>technologies:</w:t>
        </w:r>
      </w:ins>
    </w:p>
    <w:p w:rsidR="00221FBD" w:rsidRDefault="00221FBD" w:rsidP="00221FBD">
      <w:pPr>
        <w:pStyle w:val="Paragraphedeliste"/>
        <w:numPr>
          <w:ilvl w:val="0"/>
          <w:numId w:val="40"/>
        </w:numPr>
        <w:rPr>
          <w:ins w:id="3208" w:author="Arthur Parmentier" w:date="2020-06-03T19:04:00Z"/>
        </w:rPr>
      </w:pPr>
      <w:ins w:id="3209" w:author="Arthur Parmentier" w:date="2020-06-03T19:04:00Z">
        <w:r>
          <w:t>Marker based gloves</w:t>
        </w:r>
      </w:ins>
    </w:p>
    <w:p w:rsidR="00221FBD" w:rsidRDefault="00221FBD" w:rsidP="00221FBD">
      <w:pPr>
        <w:pStyle w:val="Paragraphedeliste"/>
        <w:numPr>
          <w:ilvl w:val="0"/>
          <w:numId w:val="40"/>
        </w:numPr>
        <w:rPr>
          <w:ins w:id="3210" w:author="Arthur Parmentier" w:date="2020-06-03T19:04:00Z"/>
        </w:rPr>
      </w:pPr>
      <w:ins w:id="3211" w:author="Arthur Parmentier" w:date="2020-06-03T19:04:00Z">
        <w:r>
          <w:t>Flex sensors</w:t>
        </w:r>
      </w:ins>
    </w:p>
    <w:p w:rsidR="00221FBD" w:rsidRDefault="00221FBD" w:rsidP="00221FBD">
      <w:pPr>
        <w:pStyle w:val="Paragraphedeliste"/>
        <w:numPr>
          <w:ilvl w:val="0"/>
          <w:numId w:val="40"/>
        </w:numPr>
        <w:rPr>
          <w:ins w:id="3212" w:author="Arthur Parmentier" w:date="2020-06-03T19:05:00Z"/>
        </w:rPr>
      </w:pPr>
      <w:ins w:id="3213" w:author="Arthur Parmentier" w:date="2020-06-03T19:04:00Z">
        <w:r>
          <w:t>Inertial measurement units</w:t>
        </w:r>
      </w:ins>
      <w:ins w:id="3214" w:author="Arthur Parmentier" w:date="2020-06-03T19:05:00Z">
        <w:r>
          <w:t>, typically using small magnetometers</w:t>
        </w:r>
      </w:ins>
    </w:p>
    <w:p w:rsidR="00E20C85" w:rsidRDefault="00221FBD" w:rsidP="00221FBD">
      <w:pPr>
        <w:rPr>
          <w:ins w:id="3215" w:author="Arthur Parmentier" w:date="2020-06-03T19:08:00Z"/>
        </w:rPr>
      </w:pPr>
      <w:ins w:id="3216" w:author="Arthur Parmentier" w:date="2020-06-03T19:05:00Z">
        <w:r>
          <w:t>The prices of this equipment is quite expensive on the market, from 1000 chf to 5000+ chf</w:t>
        </w:r>
      </w:ins>
      <w:ins w:id="3217" w:author="Arthur Parmentier" w:date="2020-06-03T19:06:00Z">
        <w:r>
          <w:t xml:space="preserve"> for most expensive models. </w:t>
        </w:r>
      </w:ins>
      <w:ins w:id="3218" w:author="Arthur Parmentier" w:date="2020-06-03T19:08:00Z">
        <w:r w:rsidR="00E20C85">
          <w:t xml:space="preserve">The cheapest models suffer from important </w:t>
        </w:r>
      </w:ins>
      <w:ins w:id="3219" w:author="Arthur Parmentier" w:date="2020-06-03T19:32:00Z">
        <w:r w:rsidR="00B34D15">
          <w:t>shortcomings</w:t>
        </w:r>
      </w:ins>
      <w:ins w:id="3220" w:author="Arthur Parmentier" w:date="2020-06-03T19:08:00Z">
        <w:r w:rsidR="00E20C85">
          <w:t>:</w:t>
        </w:r>
      </w:ins>
    </w:p>
    <w:p w:rsidR="00221FBD" w:rsidRDefault="00221FBD" w:rsidP="00E20C85">
      <w:pPr>
        <w:pStyle w:val="Paragraphedeliste"/>
        <w:numPr>
          <w:ilvl w:val="0"/>
          <w:numId w:val="40"/>
        </w:numPr>
        <w:rPr>
          <w:ins w:id="3221" w:author="Arthur Parmentier" w:date="2020-06-03T19:08:00Z"/>
        </w:rPr>
      </w:pPr>
      <w:ins w:id="3222" w:author="Arthur Parmentier" w:date="2020-06-03T19:06:00Z">
        <w:r>
          <w:t xml:space="preserve">IMUs are reported to drift when magnetic fields are present </w:t>
        </w:r>
      </w:ins>
      <w:ins w:id="3223" w:author="Arthur Parmentier" w:date="2020-06-03T19:07:00Z">
        <w:r>
          <w:t>around the gloves, preventing a close use of computers, cellphones</w:t>
        </w:r>
        <w:r w:rsidR="00E20C85">
          <w:t xml:space="preserve"> and other electronic devices</w:t>
        </w:r>
        <w:r>
          <w:t xml:space="preserve"> nearby.</w:t>
        </w:r>
      </w:ins>
    </w:p>
    <w:p w:rsidR="00E20C85" w:rsidRDefault="00E20C85" w:rsidP="00E20C85">
      <w:pPr>
        <w:pStyle w:val="Paragraphedeliste"/>
        <w:numPr>
          <w:ilvl w:val="0"/>
          <w:numId w:val="40"/>
        </w:numPr>
        <w:rPr>
          <w:ins w:id="3224" w:author="Arthur Parmentier" w:date="2020-06-03T19:33:00Z"/>
        </w:rPr>
      </w:pPr>
      <w:ins w:id="3225" w:author="Arthur Parmentier" w:date="2020-06-03T19:08:00Z">
        <w:r>
          <w:lastRenderedPageBreak/>
          <w:t>Flex sensors are only one dimensional</w:t>
        </w:r>
      </w:ins>
      <w:ins w:id="3226" w:author="Arthur Parmentier" w:date="2020-06-03T19:09:00Z">
        <w:r>
          <w:t>. In the cheap</w:t>
        </w:r>
      </w:ins>
      <w:ins w:id="3227" w:author="Arthur Parmentier" w:date="2020-06-03T19:10:00Z">
        <w:r>
          <w:t xml:space="preserve">est gloves, many important dimensions of the </w:t>
        </w:r>
      </w:ins>
      <w:ins w:id="3228" w:author="Arthur Parmentier" w:date="2020-06-03T19:33:00Z">
        <w:r w:rsidR="00277174">
          <w:t>fingers’</w:t>
        </w:r>
      </w:ins>
      <w:ins w:id="3229" w:author="Arthur Parmentier" w:date="2020-06-03T19:10:00Z">
        <w:r>
          <w:t xml:space="preserve"> movements such as the </w:t>
        </w:r>
      </w:ins>
      <w:ins w:id="3230" w:author="Arthur Parmentier" w:date="2020-06-03T19:11:00Z">
        <w:r w:rsidRPr="00E20C85">
          <w:t>phalangeal joint angles</w:t>
        </w:r>
      </w:ins>
      <w:ins w:id="3231" w:author="Arthur Parmentier" w:date="2020-06-03T19:12:00Z">
        <w:r>
          <w:t xml:space="preserve"> or angles between two fingers are therefore not captured, whereas they are</w:t>
        </w:r>
      </w:ins>
      <w:ins w:id="3232" w:author="Arthur Parmentier" w:date="2020-06-03T19:13:00Z">
        <w:r>
          <w:t xml:space="preserve"> often used in SP and other sign languages.</w:t>
        </w:r>
      </w:ins>
    </w:p>
    <w:p w:rsidR="00277174" w:rsidRDefault="00277174" w:rsidP="00E20C85">
      <w:pPr>
        <w:pStyle w:val="Paragraphedeliste"/>
        <w:numPr>
          <w:ilvl w:val="0"/>
          <w:numId w:val="40"/>
        </w:numPr>
        <w:rPr>
          <w:ins w:id="3233" w:author="Arthur Parmentier" w:date="2020-06-03T19:32:00Z"/>
        </w:rPr>
      </w:pPr>
      <w:ins w:id="3234" w:author="Arthur Parmentier" w:date="2020-06-03T19:33:00Z">
        <w:r>
          <w:t xml:space="preserve">Some gloves are designed for specific </w:t>
        </w:r>
      </w:ins>
      <w:ins w:id="3235" w:author="Arthur Parmentier" w:date="2020-06-03T19:34:00Z">
        <w:r>
          <w:t>software</w:t>
        </w:r>
      </w:ins>
      <w:ins w:id="3236" w:author="Arthur Parmentier" w:date="2020-06-03T19:33:00Z">
        <w:r>
          <w:t xml:space="preserve"> such as U</w:t>
        </w:r>
      </w:ins>
      <w:ins w:id="3237" w:author="Arthur Parmentier" w:date="2020-06-03T19:34:00Z">
        <w:r>
          <w:t>nity and may not integrate with Max easily.</w:t>
        </w:r>
      </w:ins>
    </w:p>
    <w:p w:rsidR="00277174" w:rsidRDefault="00277174" w:rsidP="00277174">
      <w:pPr>
        <w:rPr>
          <w:ins w:id="3238" w:author="Arthur Parmentier" w:date="2020-06-03T19:37:00Z"/>
        </w:rPr>
      </w:pPr>
      <w:ins w:id="3239" w:author="Arthur Parmentier" w:date="2020-06-03T19:34:00Z">
        <w:r>
          <w:t xml:space="preserve">While most expensive gloves </w:t>
        </w:r>
      </w:ins>
      <w:ins w:id="3240" w:author="Arthur Parmentier" w:date="2020-06-03T19:35:00Z">
        <w:r>
          <w:t xml:space="preserve">often provide solutions to these problems, I decided to start with the IMU based Hi5 gloves from Noitom, which is one of the cheapest one available on the market </w:t>
        </w:r>
      </w:ins>
      <w:ins w:id="3241" w:author="Arthur Parmentier" w:date="2020-06-03T19:36:00Z">
        <w:r>
          <w:t xml:space="preserve">(1000 chf approx.) </w:t>
        </w:r>
      </w:ins>
      <w:ins w:id="3242" w:author="Arthur Parmentier" w:date="2020-06-03T19:35:00Z">
        <w:r>
          <w:t>which</w:t>
        </w:r>
      </w:ins>
      <w:ins w:id="3243" w:author="Arthur Parmentier" w:date="2020-06-03T19:36:00Z">
        <w:r>
          <w:t xml:space="preserve"> provides a Unity and C++ SDK. </w:t>
        </w:r>
      </w:ins>
    </w:p>
    <w:p w:rsidR="00277174" w:rsidRDefault="00277174" w:rsidP="00277174">
      <w:pPr>
        <w:rPr>
          <w:ins w:id="3244" w:author="Arthur Parmentier" w:date="2020-06-03T19:39:00Z"/>
        </w:rPr>
      </w:pPr>
      <w:ins w:id="3245" w:author="Arthur Parmentier" w:date="2020-06-03T19:38:00Z">
        <w:r>
          <w:t xml:space="preserve">However, at the time of this report (early June), I have still been unable to test the gloves with Max. </w:t>
        </w:r>
      </w:ins>
      <w:ins w:id="3246" w:author="Arthur Parmentier" w:date="2020-06-03T19:39:00Z">
        <w:r>
          <w:t xml:space="preserve">I have made </w:t>
        </w:r>
      </w:ins>
      <w:ins w:id="3247" w:author="Arthur Parmentier" w:date="2020-06-03T19:58:00Z">
        <w:r w:rsidR="004B4499">
          <w:t>two</w:t>
        </w:r>
      </w:ins>
      <w:ins w:id="3248" w:author="Arthur Parmentier" w:date="2020-06-03T19:39:00Z">
        <w:r>
          <w:t xml:space="preserve"> mistakes during the conducting of the project:</w:t>
        </w:r>
      </w:ins>
    </w:p>
    <w:p w:rsidR="00277174" w:rsidRDefault="004B4499" w:rsidP="00277174">
      <w:pPr>
        <w:pStyle w:val="Paragraphedeliste"/>
        <w:numPr>
          <w:ilvl w:val="0"/>
          <w:numId w:val="40"/>
        </w:numPr>
        <w:rPr>
          <w:ins w:id="3249" w:author="Arthur Parmentier" w:date="2020-06-03T19:52:00Z"/>
        </w:rPr>
      </w:pPr>
      <w:ins w:id="3250" w:author="Arthur Parmentier" w:date="2020-06-03T19:56:00Z">
        <w:r>
          <w:t>Before buying the gloves, I</w:t>
        </w:r>
      </w:ins>
      <w:ins w:id="3251" w:author="Arthur Parmentier" w:date="2020-06-03T19:43:00Z">
        <w:r w:rsidR="00882698">
          <w:t xml:space="preserve"> had not realized that the gloves</w:t>
        </w:r>
      </w:ins>
      <w:ins w:id="3252" w:author="Arthur Parmentier" w:date="2020-06-03T19:45:00Z">
        <w:r w:rsidR="00882698">
          <w:t xml:space="preserve"> connection with the Vive trackers was</w:t>
        </w:r>
      </w:ins>
      <w:ins w:id="3253" w:author="Arthur Parmentier" w:date="2020-06-03T19:46:00Z">
        <w:r w:rsidR="00882698">
          <w:t xml:space="preserve"> not only a feature as they are marketed on their website and documentation but that the Vive trackers were also necessary for using the gloves directly with the provided Unity plugin.</w:t>
        </w:r>
      </w:ins>
      <w:ins w:id="3254" w:author="Arthur Parmentier" w:date="2020-06-03T19:48:00Z">
        <w:r w:rsidR="00882698">
          <w:t xml:space="preserve"> In fact, the connection </w:t>
        </w:r>
      </w:ins>
      <w:ins w:id="3255" w:author="Arthur Parmentier" w:date="2020-06-03T19:49:00Z">
        <w:r w:rsidR="00882698">
          <w:t xml:space="preserve">with </w:t>
        </w:r>
      </w:ins>
      <w:ins w:id="3256" w:author="Arthur Parmentier" w:date="2020-06-03T19:48:00Z">
        <w:r w:rsidR="00882698">
          <w:t xml:space="preserve">positional tracking </w:t>
        </w:r>
      </w:ins>
      <w:ins w:id="3257" w:author="Arthur Parmentier" w:date="2020-06-03T19:49:00Z">
        <w:r w:rsidR="00882698">
          <w:t xml:space="preserve">devices </w:t>
        </w:r>
      </w:ins>
      <w:ins w:id="3258" w:author="Arthur Parmentier" w:date="2020-06-03T19:48:00Z">
        <w:r w:rsidR="00882698">
          <w:t xml:space="preserve">was not </w:t>
        </w:r>
      </w:ins>
      <w:ins w:id="3259" w:author="Arthur Parmentier" w:date="2020-06-03T19:49:00Z">
        <w:r w:rsidR="00882698">
          <w:t>explicitly documented as a requirement for the Unity Plugin in their documentation</w:t>
        </w:r>
      </w:ins>
      <w:ins w:id="3260" w:author="Arthur Parmentier" w:date="2020-06-03T19:50:00Z">
        <w:r w:rsidR="00882698">
          <w:t xml:space="preserve">. We </w:t>
        </w:r>
      </w:ins>
      <w:ins w:id="3261" w:author="Arthur Parmentier" w:date="2020-06-03T19:51:00Z">
        <w:r w:rsidR="00882698">
          <w:t xml:space="preserve">could therefore not use the gloves on the fly with the provided scene and </w:t>
        </w:r>
      </w:ins>
      <w:ins w:id="3262" w:author="Arthur Parmentier" w:date="2020-06-03T19:52:00Z">
        <w:r w:rsidR="00882698">
          <w:t>needed</w:t>
        </w:r>
      </w:ins>
      <w:ins w:id="3263" w:author="Arthur Parmentier" w:date="2020-06-03T19:51:00Z">
        <w:r w:rsidR="00882698">
          <w:t xml:space="preserve"> additional scripting using the SDK.</w:t>
        </w:r>
      </w:ins>
      <w:ins w:id="3264" w:author="Arthur Parmentier" w:date="2020-06-03T19:44:00Z">
        <w:r w:rsidR="00882698">
          <w:t xml:space="preserve"> </w:t>
        </w:r>
      </w:ins>
    </w:p>
    <w:p w:rsidR="003F7478" w:rsidRDefault="004B4499" w:rsidP="00277174">
      <w:pPr>
        <w:pStyle w:val="Paragraphedeliste"/>
        <w:numPr>
          <w:ilvl w:val="0"/>
          <w:numId w:val="40"/>
        </w:numPr>
        <w:rPr>
          <w:ins w:id="3265" w:author="Arthur Parmentier" w:date="2020-06-03T19:58:00Z"/>
        </w:rPr>
      </w:pPr>
      <w:ins w:id="3266" w:author="Arthur Parmentier" w:date="2020-06-03T19:56:00Z">
        <w:r>
          <w:t xml:space="preserve">I had been late on testing the gloves and identifying that issue. Although it made sense to me </w:t>
        </w:r>
      </w:ins>
      <w:ins w:id="3267" w:author="Arthur Parmentier" w:date="2020-06-03T19:57:00Z">
        <w:r>
          <w:t>to start by building all the core mechanisms of the tool and pipeline before integrating the gloves, it was a mistake not to test them ea</w:t>
        </w:r>
      </w:ins>
      <w:ins w:id="3268" w:author="Arthur Parmentier" w:date="2020-06-03T19:58:00Z">
        <w:r>
          <w:t>rlier, so that I could have figured out this issue at early stages.</w:t>
        </w:r>
      </w:ins>
    </w:p>
    <w:p w:rsidR="004B4499" w:rsidRDefault="004B4499" w:rsidP="004B4499">
      <w:pPr>
        <w:rPr>
          <w:ins w:id="3269" w:author="Arthur Parmentier" w:date="2020-06-03T20:03:00Z"/>
        </w:rPr>
      </w:pPr>
      <w:ins w:id="3270" w:author="Arthur Parmentier" w:date="2020-06-03T19:59:00Z">
        <w:r>
          <w:t>The EM+ lab offer</w:t>
        </w:r>
      </w:ins>
      <w:ins w:id="3271" w:author="Arthur Parmentier" w:date="2020-06-03T20:00:00Z">
        <w:r>
          <w:t xml:space="preserve">ed me support to </w:t>
        </w:r>
      </w:ins>
      <w:ins w:id="3272" w:author="Arthur Parmentier" w:date="2020-06-03T20:03:00Z">
        <w:r>
          <w:t>build</w:t>
        </w:r>
      </w:ins>
      <w:ins w:id="3273" w:author="Arthur Parmentier" w:date="2020-06-03T20:00:00Z">
        <w:r>
          <w:t xml:space="preserve"> a dedicated object in Max </w:t>
        </w:r>
      </w:ins>
      <w:ins w:id="3274" w:author="Arthur Parmentier" w:date="2020-06-03T20:03:00Z">
        <w:r>
          <w:t xml:space="preserve">for </w:t>
        </w:r>
      </w:ins>
      <w:ins w:id="3275" w:author="Arthur Parmentier" w:date="2020-06-03T20:00:00Z">
        <w:r>
          <w:t>receiv</w:t>
        </w:r>
      </w:ins>
      <w:ins w:id="3276" w:author="Arthur Parmentier" w:date="2020-06-03T20:03:00Z">
        <w:r>
          <w:t>ing</w:t>
        </w:r>
      </w:ins>
      <w:ins w:id="3277" w:author="Arthur Parmentier" w:date="2020-06-03T20:00:00Z">
        <w:r>
          <w:t xml:space="preserve"> the gloves data. The first experiments with the C++ SDK were good but unfortunately</w:t>
        </w:r>
      </w:ins>
      <w:ins w:id="3278" w:author="Arthur Parmentier" w:date="2020-06-03T20:01:00Z">
        <w:r>
          <w:t xml:space="preserve">, </w:t>
        </w:r>
      </w:ins>
      <w:ins w:id="3279" w:author="Arthur Parmentier" w:date="2020-06-03T20:02:00Z">
        <w:r>
          <w:t>the difficult schedule of that semester did not yet allow us to go further.</w:t>
        </w:r>
      </w:ins>
    </w:p>
    <w:p w:rsidR="004B4499" w:rsidRDefault="004B4499">
      <w:pPr>
        <w:pStyle w:val="Titre5"/>
        <w:rPr>
          <w:ins w:id="3280" w:author="Arthur Parmentier" w:date="2020-05-21T15:08:00Z"/>
        </w:rPr>
        <w:pPrChange w:id="3281" w:author="Arthur Parmentier" w:date="2020-06-03T20:03:00Z">
          <w:pPr/>
        </w:pPrChange>
      </w:pPr>
      <w:ins w:id="3282" w:author="Arthur Parmentier" w:date="2020-06-03T20:03:00Z">
        <w:r>
          <w:t>HandPose</w:t>
        </w:r>
      </w:ins>
    </w:p>
    <w:p w:rsidR="00C46A73" w:rsidRDefault="00F64405" w:rsidP="00F304EE">
      <w:pPr>
        <w:rPr>
          <w:ins w:id="3283" w:author="Arthur Parmentier" w:date="2020-06-03T20:17:00Z"/>
        </w:rPr>
      </w:pPr>
      <w:ins w:id="3284" w:author="Arthur Parmentier" w:date="2020-06-03T20:19:00Z">
        <w:r>
          <w:t>A</w:t>
        </w:r>
      </w:ins>
      <w:ins w:id="3285" w:author="Arthur Parmentier" w:date="2020-06-03T20:05:00Z">
        <w:r w:rsidR="002E54F7">
          <w:t>round</w:t>
        </w:r>
      </w:ins>
      <w:ins w:id="3286" w:author="Arthur Parmentier" w:date="2020-06-03T20:03:00Z">
        <w:r w:rsidR="004B4499">
          <w:t xml:space="preserve"> mid-</w:t>
        </w:r>
      </w:ins>
      <w:ins w:id="3287" w:author="Arthur Parmentier" w:date="2020-06-03T20:07:00Z">
        <w:r w:rsidR="009C5B97">
          <w:t>M</w:t>
        </w:r>
      </w:ins>
      <w:ins w:id="3288" w:author="Arthur Parmentier" w:date="2020-06-03T20:03:00Z">
        <w:r w:rsidR="004B4499">
          <w:t>arch, Tensorflow released the new HandPose model</w:t>
        </w:r>
      </w:ins>
      <w:ins w:id="3289" w:author="Arthur Parmentier" w:date="2020-06-03T20:04:00Z">
        <w:r w:rsidR="004B4499">
          <w:rPr>
            <w:rStyle w:val="Appelnotedebasdep"/>
          </w:rPr>
          <w:footnoteReference w:id="41"/>
        </w:r>
      </w:ins>
      <w:ins w:id="3292" w:author="Arthur Parmentier" w:date="2020-06-03T20:03:00Z">
        <w:r w:rsidR="004B4499">
          <w:t>.</w:t>
        </w:r>
      </w:ins>
      <w:ins w:id="3293" w:author="Arthur Parmentier" w:date="2020-06-03T20:05:00Z">
        <w:r w:rsidR="009C5B97">
          <w:t xml:space="preserve"> I first heard about it from within the Max community</w:t>
        </w:r>
      </w:ins>
      <w:ins w:id="3294" w:author="Arthur Parmentier" w:date="2020-06-03T20:06:00Z">
        <w:r w:rsidR="009C5B97">
          <w:t>, when a first wrap of HandPose into an Electron se</w:t>
        </w:r>
      </w:ins>
      <w:ins w:id="3295" w:author="Arthur Parmentier" w:date="2020-06-03T20:08:00Z">
        <w:r w:rsidR="003D6C76">
          <w:t>r</w:t>
        </w:r>
      </w:ins>
      <w:ins w:id="3296" w:author="Arthur Parmentier" w:date="2020-06-03T20:06:00Z">
        <w:r w:rsidR="009C5B97">
          <w:t xml:space="preserve">ver (just like PoseNet) was shared on </w:t>
        </w:r>
      </w:ins>
      <w:ins w:id="3297" w:author="Arthur Parmentier" w:date="2020-06-03T20:07:00Z">
        <w:r w:rsidR="009C5B97">
          <w:t xml:space="preserve">github </w:t>
        </w:r>
      </w:ins>
      <w:ins w:id="3298" w:author="Arthur Parmentier" w:date="2020-06-03T20:09:00Z">
        <w:r w:rsidR="003D6C76">
          <w:t xml:space="preserve">late </w:t>
        </w:r>
      </w:ins>
      <w:ins w:id="3299" w:author="Arthur Parmentier" w:date="2020-06-03T20:07:00Z">
        <w:r w:rsidR="009C5B97">
          <w:t>May</w:t>
        </w:r>
      </w:ins>
      <w:ins w:id="3300" w:author="Arthur Parmentier" w:date="2020-06-03T20:08:00Z">
        <w:r w:rsidR="003D6C76">
          <w:rPr>
            <w:rStyle w:val="Appelnotedebasdep"/>
          </w:rPr>
          <w:footnoteReference w:id="42"/>
        </w:r>
      </w:ins>
      <w:ins w:id="3304" w:author="Arthur Parmentier" w:date="2020-06-03T20:07:00Z">
        <w:r w:rsidR="009C5B97">
          <w:t>.</w:t>
        </w:r>
        <w:r w:rsidR="003D6C76">
          <w:t xml:space="preserve"> In the following days, I contributed to designing an interface within Max that made the out</w:t>
        </w:r>
      </w:ins>
      <w:ins w:id="3305" w:author="Arthur Parmentier" w:date="2020-06-03T20:08:00Z">
        <w:r w:rsidR="003D6C76">
          <w:t>put of the model accessible to the user</w:t>
        </w:r>
      </w:ins>
      <w:ins w:id="3306" w:author="Arthur Parmentier" w:date="2020-06-03T20:14:00Z">
        <w:r w:rsidR="00373B55">
          <w:t xml:space="preserve"> (</w:t>
        </w:r>
        <w:r w:rsidR="00373B55">
          <w:fldChar w:fldCharType="begin"/>
        </w:r>
        <w:r w:rsidR="00373B55">
          <w:instrText xml:space="preserve"> REF _Ref42107678 \h </w:instrText>
        </w:r>
      </w:ins>
      <w:r w:rsidR="00373B55">
        <w:fldChar w:fldCharType="separate"/>
      </w:r>
      <w:ins w:id="3307" w:author="Arthur Parmentier" w:date="2020-06-03T20:14:00Z">
        <w:r w:rsidR="00373B55">
          <w:t xml:space="preserve">Figure </w:t>
        </w:r>
        <w:r w:rsidR="00373B55">
          <w:rPr>
            <w:noProof/>
          </w:rPr>
          <w:t>4</w:t>
        </w:r>
        <w:r w:rsidR="00373B55">
          <w:fldChar w:fldCharType="end"/>
        </w:r>
        <w:r w:rsidR="00373B55">
          <w:t>).</w:t>
        </w:r>
      </w:ins>
    </w:p>
    <w:p w:rsidR="00254700" w:rsidRDefault="00F64405" w:rsidP="00F304EE">
      <w:pPr>
        <w:rPr>
          <w:ins w:id="3308" w:author="Arthur Parmentier" w:date="2020-06-03T20:18:00Z"/>
        </w:rPr>
      </w:pPr>
      <w:ins w:id="3309" w:author="Arthur Parmentier" w:date="2020-06-03T20:19:00Z">
        <w:r>
          <w:t>While</w:t>
        </w:r>
      </w:ins>
      <w:ins w:id="3310" w:author="Arthur Parmentier" w:date="2020-06-03T20:17:00Z">
        <w:r>
          <w:t xml:space="preserve"> I was stuck with the Hi5 gloves, HandPose provided me an easy and light way to </w:t>
        </w:r>
      </w:ins>
      <w:ins w:id="3311" w:author="Arthur Parmentier" w:date="2020-06-03T20:18:00Z">
        <w:r>
          <w:t>test the multi-input pipeline and the combination of the two scales or recognition inside Max.</w:t>
        </w:r>
      </w:ins>
      <w:ins w:id="3312" w:author="Arthur Parmentier" w:date="2020-06-03T21:35:00Z">
        <w:r w:rsidR="00F91D42">
          <w:t xml:space="preserve"> An introduction to HandPose inside my recognition tool is shown in my </w:t>
        </w:r>
      </w:ins>
      <w:ins w:id="3313" w:author="Arthur Parmentier" w:date="2020-06-03T21:36:00Z">
        <w:r w:rsidR="00F91D42">
          <w:fldChar w:fldCharType="begin"/>
        </w:r>
        <w:r w:rsidR="00F91D42">
          <w:instrText xml:space="preserve"> HYPERLINK "https://www.youtube.com/watch?v=rKD5BMaHmI8" </w:instrText>
        </w:r>
        <w:r w:rsidR="00F91D42">
          <w:fldChar w:fldCharType="separate"/>
        </w:r>
        <w:r w:rsidR="00F91D42" w:rsidRPr="00F91D42">
          <w:rPr>
            <w:rStyle w:val="Lienhypertexte"/>
          </w:rPr>
          <w:t>fourth demo video</w:t>
        </w:r>
        <w:r w:rsidR="00F91D42">
          <w:fldChar w:fldCharType="end"/>
        </w:r>
      </w:ins>
      <w:ins w:id="3314" w:author="Arthur Parmentier" w:date="2020-06-03T21:35:00Z">
        <w:r w:rsidR="00F91D42">
          <w:t>.</w:t>
        </w:r>
      </w:ins>
    </w:p>
    <w:p w:rsidR="00F64405" w:rsidRDefault="00DB2BB8" w:rsidP="00F304EE">
      <w:pPr>
        <w:rPr>
          <w:ins w:id="3315" w:author="Arthur Parmentier" w:date="2020-06-03T20:20:00Z"/>
        </w:rPr>
      </w:pPr>
      <w:ins w:id="3316" w:author="Arthur Parmentier" w:date="2020-06-03T20:19:00Z">
        <w:r>
          <w:t xml:space="preserve">HandPose properties are very similar to PoseNet, hence it runs in a similar </w:t>
        </w:r>
      </w:ins>
      <w:ins w:id="3317" w:author="Arthur Parmentier" w:date="2020-06-03T20:20:00Z">
        <w:r>
          <w:t>Electron node.js server, also has several performance settings and joints that can be selected by the user as features for the classification model.</w:t>
        </w:r>
      </w:ins>
    </w:p>
    <w:p w:rsidR="00DB2BB8" w:rsidRDefault="00DB2BB8" w:rsidP="00F304EE">
      <w:pPr>
        <w:rPr>
          <w:ins w:id="3318" w:author="Arthur Parmentier" w:date="2020-06-03T20:09:00Z"/>
        </w:rPr>
      </w:pPr>
      <w:ins w:id="3319" w:author="Arthur Parmentier" w:date="2020-06-03T20:20:00Z">
        <w:r>
          <w:lastRenderedPageBreak/>
          <w:t xml:space="preserve">Contrary </w:t>
        </w:r>
      </w:ins>
      <w:ins w:id="3320" w:author="Arthur Parmentier" w:date="2020-06-03T20:21:00Z">
        <w:r>
          <w:t xml:space="preserve">to PoseNet, HandPose models the hand in 3D. However, it cannot yet recognize two hands at the same time, although there are good reasons to believe that this will be implemented </w:t>
        </w:r>
      </w:ins>
      <w:ins w:id="3321" w:author="Arthur Parmentier" w:date="2020-06-03T20:23:00Z">
        <w:r w:rsidR="005634B9">
          <w:t>soon</w:t>
        </w:r>
      </w:ins>
      <w:ins w:id="3322" w:author="Arthur Parmentier" w:date="2020-06-03T20:21:00Z">
        <w:r>
          <w:t>.</w:t>
        </w:r>
      </w:ins>
      <w:ins w:id="3323" w:author="Arthur Parmentier" w:date="2020-06-03T20:22:00Z">
        <w:r>
          <w:rPr>
            <w:rStyle w:val="Appelnotedebasdep"/>
          </w:rPr>
          <w:footnoteReference w:id="43"/>
        </w:r>
      </w:ins>
    </w:p>
    <w:p w:rsidR="00373B55" w:rsidRDefault="00373B55">
      <w:pPr>
        <w:keepNext/>
        <w:rPr>
          <w:ins w:id="3326" w:author="Arthur Parmentier" w:date="2020-06-03T20:13:00Z"/>
        </w:rPr>
        <w:pPrChange w:id="3327" w:author="Arthur Parmentier" w:date="2020-06-03T20:13:00Z">
          <w:pPr/>
        </w:pPrChange>
      </w:pPr>
      <w:ins w:id="3328" w:author="Arthur Parmentier" w:date="2020-06-03T20:12:00Z">
        <w:r>
          <w:rPr>
            <w:noProof/>
          </w:rPr>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Default="00373B55">
      <w:pPr>
        <w:pStyle w:val="Lgende"/>
        <w:rPr>
          <w:ins w:id="3329" w:author="Arthur Parmentier" w:date="2020-05-20T20:03:00Z"/>
        </w:rPr>
        <w:pPrChange w:id="3330" w:author="Arthur Parmentier" w:date="2020-06-03T20:13:00Z">
          <w:pPr/>
        </w:pPrChange>
      </w:pPr>
      <w:bookmarkStart w:id="3331" w:name="_Ref42107678"/>
      <w:bookmarkStart w:id="3332" w:name="_Ref42107663"/>
      <w:ins w:id="3333" w:author="Arthur Parmentier" w:date="2020-06-03T20:13:00Z">
        <w:r>
          <w:t xml:space="preserve">Figure </w:t>
        </w:r>
        <w:r>
          <w:fldChar w:fldCharType="begin"/>
        </w:r>
        <w:r>
          <w:instrText xml:space="preserve"> SEQ Figure \* ARABIC </w:instrText>
        </w:r>
      </w:ins>
      <w:r>
        <w:fldChar w:fldCharType="separate"/>
      </w:r>
      <w:ins w:id="3334" w:author="Arthur Parmentier" w:date="2020-06-05T21:05:00Z">
        <w:r w:rsidR="001C2AA6">
          <w:rPr>
            <w:noProof/>
          </w:rPr>
          <w:t>5</w:t>
        </w:r>
      </w:ins>
      <w:ins w:id="3335" w:author="Arthur Parmentier" w:date="2020-06-03T20:13:00Z">
        <w:r>
          <w:fldChar w:fldCharType="end"/>
        </w:r>
        <w:bookmarkEnd w:id="3331"/>
        <w:r>
          <w:t xml:space="preserve"> My re-worked HandPose port to max</w:t>
        </w:r>
      </w:ins>
      <w:bookmarkEnd w:id="3332"/>
    </w:p>
    <w:p w:rsidR="008362F0" w:rsidRDefault="008362F0" w:rsidP="008362F0">
      <w:pPr>
        <w:rPr>
          <w:ins w:id="3336" w:author="Arthur Parmentier" w:date="2020-06-03T21:25:00Z"/>
        </w:rPr>
      </w:pPr>
      <w:ins w:id="3337" w:author="Arthur Parmentier" w:date="2020-06-03T20:51:00Z">
        <w:r>
          <w:lastRenderedPageBreak/>
          <w:t>In SP, signs that</w:t>
        </w:r>
      </w:ins>
      <w:ins w:id="3338" w:author="Arthur Parmentier" w:date="2020-06-03T20:52:00Z">
        <w:r>
          <w:t xml:space="preserve"> are made of hand poses in can have two versions</w:t>
        </w:r>
      </w:ins>
      <w:ins w:id="3339" w:author="Arthur Parmentier" w:date="2020-06-03T20:53:00Z">
        <w:r>
          <w:t xml:space="preserve">: two-handed and one-handed versions. </w:t>
        </w:r>
      </w:ins>
      <w:ins w:id="3340" w:author="Arthur Parmentier" w:date="2020-06-03T21:11:00Z">
        <w:r w:rsidR="005B413B">
          <w:t>While HandPose only allows for using one hand at the same time, the soundpainter can therefore use o</w:t>
        </w:r>
      </w:ins>
      <w:ins w:id="3341" w:author="Arthur Parmentier" w:date="2020-06-03T21:12:00Z">
        <w:r w:rsidR="005B413B">
          <w:t xml:space="preserve">nly one-handed signs with the recognition tool. Another possibility would be to the split the video input from the camera for the left and right side </w:t>
        </w:r>
      </w:ins>
      <w:ins w:id="3342" w:author="Arthur Parmentier" w:date="2020-06-03T21:13:00Z">
        <w:r w:rsidR="005B413B">
          <w:t>of the body (only one hand in each side) and running the model on both sides. This has not been tested by myself by would theoretically work without problem</w:t>
        </w:r>
      </w:ins>
      <w:ins w:id="3343" w:author="Arthur Parmentier" w:date="2020-06-03T21:14:00Z">
        <w:r w:rsidR="005B413B">
          <w:t xml:space="preserve"> if the user is able to do so.</w:t>
        </w:r>
      </w:ins>
    </w:p>
    <w:p w:rsidR="00EE5351" w:rsidRDefault="00F91D42">
      <w:pPr>
        <w:rPr>
          <w:ins w:id="3344" w:author="Arthur Parmentier" w:date="2020-06-03T20:49:00Z"/>
        </w:rPr>
        <w:pPrChange w:id="3345" w:author="Arthur Parmentier" w:date="2020-06-03T20:50:00Z">
          <w:pPr>
            <w:pStyle w:val="Titre4"/>
          </w:pPr>
        </w:pPrChange>
      </w:pPr>
      <w:ins w:id="3346" w:author="Arthur Parmentier" w:date="2020-06-03T21:34:00Z">
        <w:r>
          <w:t>Another</w:t>
        </w:r>
      </w:ins>
      <w:ins w:id="3347" w:author="Arthur Parmentier" w:date="2020-06-03T21:25:00Z">
        <w:r w:rsidR="00EE5351">
          <w:t xml:space="preserve"> important constraint when using HandPose is that the model only </w:t>
        </w:r>
      </w:ins>
      <w:ins w:id="3348" w:author="Arthur Parmentier" w:date="2020-06-03T21:26:00Z">
        <w:r w:rsidR="00EE5351">
          <w:t>works as long as the hand is sufficiently close to the camera</w:t>
        </w:r>
      </w:ins>
      <w:ins w:id="3349" w:author="Arthur Parmentier" w:date="2020-06-03T21:27:00Z">
        <w:r w:rsidR="00EE5351">
          <w:t>, typically within 2 meters from the camera. This greatly limits the ability of the soundpainter to use PoseNet and HandPos</w:t>
        </w:r>
      </w:ins>
      <w:ins w:id="3350" w:author="Arthur Parmentier" w:date="2020-06-03T21:28:00Z">
        <w:r w:rsidR="00EE5351">
          <w:t xml:space="preserve">e models on the same video source. While PoseNet has a greater accuracy when the full body is visible (not only arms), HandPose requires the user to typically get closer to the camera than the distance at which the </w:t>
        </w:r>
      </w:ins>
      <w:ins w:id="3351" w:author="Arthur Parmentier" w:date="2020-06-03T21:29:00Z">
        <w:r w:rsidR="00EE5351">
          <w:t xml:space="preserve">whole body fits inside the camera’s view. I suggest </w:t>
        </w:r>
      </w:ins>
      <w:ins w:id="3352" w:author="Arthur Parmentier" w:date="2020-06-03T21:30:00Z">
        <w:r w:rsidR="00EE5351">
          <w:t>using</w:t>
        </w:r>
      </w:ins>
      <w:ins w:id="3353" w:author="Arthur Parmentier" w:date="2020-06-03T21:29:00Z">
        <w:r w:rsidR="00EE5351">
          <w:t xml:space="preserve"> separate camera for each model, one that would be close to the soundpaint</w:t>
        </w:r>
      </w:ins>
      <w:ins w:id="3354" w:author="Arthur Parmentier" w:date="2020-06-03T21:30:00Z">
        <w:r w:rsidR="00EE5351">
          <w:t>er for HandPose and one further for PoseNet.</w:t>
        </w:r>
      </w:ins>
      <w:ins w:id="3355" w:author="Arthur Parmentier" w:date="2020-06-03T21:25:00Z">
        <w:r w:rsidR="00EE5351">
          <w:t xml:space="preserve"> </w:t>
        </w:r>
      </w:ins>
      <w:ins w:id="3356" w:author="Arthur Parmentier" w:date="2020-06-03T21:31:00Z">
        <w:r w:rsidR="00EE5351">
          <w:t>I have not been however to test this configuration yet. If it is not possible, then I suggest making sure that the arms</w:t>
        </w:r>
      </w:ins>
      <w:ins w:id="3357" w:author="Arthur Parmentier" w:date="2020-06-03T21:32:00Z">
        <w:r w:rsidR="00EE5351">
          <w:t>, torso and head are well visible for PoseNet, while leaving hips, knees and feet under the field of view of the camera</w:t>
        </w:r>
      </w:ins>
      <w:ins w:id="3358" w:author="Arthur Parmentier" w:date="2020-06-03T21:33:00Z">
        <w:r w:rsidR="00EE5351">
          <w:t xml:space="preserve"> and making sure that hands are put as close as possible to the camera when signing with hand poses.</w:t>
        </w:r>
      </w:ins>
    </w:p>
    <w:p w:rsidR="00F304EE" w:rsidRDefault="00F304EE" w:rsidP="00F304EE">
      <w:pPr>
        <w:pStyle w:val="Titre4"/>
        <w:rPr>
          <w:ins w:id="3359" w:author="Arthur Parmentier" w:date="2020-05-23T10:02:00Z"/>
        </w:rPr>
      </w:pPr>
      <w:ins w:id="3360" w:author="Arthur Parmentier" w:date="2020-05-20T20:03:00Z">
        <w:r>
          <w:t>Input manager</w:t>
        </w:r>
      </w:ins>
    </w:p>
    <w:p w:rsidR="00F304EE" w:rsidRDefault="00AF3FE7" w:rsidP="00F304EE">
      <w:pPr>
        <w:rPr>
          <w:ins w:id="3361" w:author="Arthur Parmentier" w:date="2020-06-03T22:07:00Z"/>
        </w:rPr>
      </w:pPr>
      <w:ins w:id="3362" w:author="Arthur Parmentier" w:date="2020-05-20T20:22:00Z">
        <w:r>
          <w:t xml:space="preserve">I initially created the ‘input manager’ </w:t>
        </w:r>
      </w:ins>
      <w:ins w:id="3363" w:author="Arthur Parmentier" w:date="2020-05-20T20:23:00Z">
        <w:r>
          <w:t xml:space="preserve">to allow the user to select in the list of all possible inputs (PoseNet, Kinect, gloves…) those </w:t>
        </w:r>
      </w:ins>
      <w:ins w:id="3364" w:author="Arthur Parmentier" w:date="2020-06-03T22:07:00Z">
        <w:r w:rsidR="005C26EA">
          <w:t>that he wanted to use and that the program should listen to</w:t>
        </w:r>
      </w:ins>
      <w:ins w:id="3365" w:author="Arthur Parmentier" w:date="2020-05-20T20:23:00Z">
        <w:r>
          <w:t>.</w:t>
        </w:r>
      </w:ins>
      <w:ins w:id="3366" w:author="Arthur Parmentier" w:date="2020-05-20T20:24:00Z">
        <w:r>
          <w:t xml:space="preserve"> This way, </w:t>
        </w:r>
      </w:ins>
      <w:ins w:id="3367" w:author="Arthur Parmentier" w:date="2020-05-23T10:29:00Z">
        <w:r w:rsidR="001A4444">
          <w:t>each part of the</w:t>
        </w:r>
      </w:ins>
      <w:ins w:id="3368" w:author="Arthur Parmentier" w:date="2020-05-20T20:24:00Z">
        <w:r>
          <w:t xml:space="preserve"> system would know how many features to expect and how to route the data flow correctly.</w:t>
        </w:r>
      </w:ins>
    </w:p>
    <w:p w:rsidR="005C26EA" w:rsidRDefault="005C26EA" w:rsidP="00F304EE">
      <w:pPr>
        <w:rPr>
          <w:ins w:id="3369" w:author="Arthur Parmentier" w:date="2020-05-20T20:24:00Z"/>
        </w:rPr>
      </w:pPr>
      <w:ins w:id="3370" w:author="Arthur Parmentier" w:date="2020-06-03T22:08:00Z">
        <w:r>
          <w:t xml:space="preserve">Until late stages of the project, when I started working with both PoseNet and HandPose, it was unclear for me whether a single DTW </w:t>
        </w:r>
      </w:ins>
      <w:ins w:id="3371" w:author="Arthur Parmentier" w:date="2020-06-03T22:09:00Z">
        <w:r>
          <w:t>model would be able to classify all signs from a sign input combining all the selected features from both HandPose and Posenet, or if I should instead use several models</w:t>
        </w:r>
      </w:ins>
      <w:ins w:id="3372" w:author="Arthur Parmentier" w:date="2020-06-03T22:10:00Z">
        <w:r>
          <w:t xml:space="preserve"> depending of the type of signs that the program should recognize (movement with the full body, hand poses, faders…).</w:t>
        </w:r>
      </w:ins>
      <w:ins w:id="3373" w:author="Arthur Parmentier" w:date="2020-06-03T22:12:00Z">
        <w:r w:rsidR="00C26758">
          <w:t xml:space="preserve"> There was also no built-in way to make a generic input to model routing in Max</w:t>
        </w:r>
      </w:ins>
      <w:ins w:id="3374" w:author="Arthur Parmentier" w:date="2020-06-03T22:13:00Z">
        <w:r w:rsidR="00C26758">
          <w:t>, so that I was hesitating between building a fixed routing that would work for my use case but would not allow any flexibility to change the inputs to each model</w:t>
        </w:r>
      </w:ins>
      <w:ins w:id="3375" w:author="Arthur Parmentier" w:date="2020-06-03T22:14:00Z">
        <w:r w:rsidR="00C26758">
          <w:t>, or building the desired input manager routing matrix myself. I chose the second option which allowed me to build a very modu</w:t>
        </w:r>
      </w:ins>
      <w:ins w:id="3376" w:author="Arthur Parmentier" w:date="2020-06-03T22:15:00Z">
        <w:r w:rsidR="00C26758">
          <w:t>lar tool, in which I could add or remove models and inputs in the future following my needs and the constraints of the several SP modes.</w:t>
        </w:r>
      </w:ins>
    </w:p>
    <w:p w:rsidR="00AF3FE7" w:rsidRDefault="00C26758">
      <w:pPr>
        <w:rPr>
          <w:ins w:id="3377" w:author="Arthur Parmentier" w:date="2020-05-20T22:45:00Z"/>
        </w:rPr>
        <w:pPrChange w:id="3378" w:author="Arthur Parmentier" w:date="2020-06-03T22:25:00Z">
          <w:pPr>
            <w:pStyle w:val="Paragraphedeliste"/>
            <w:numPr>
              <w:numId w:val="34"/>
            </w:numPr>
            <w:ind w:hanging="360"/>
          </w:pPr>
        </w:pPrChange>
      </w:pPr>
      <w:ins w:id="3379" w:author="Arthur Parmentier" w:date="2020-06-03T22:16:00Z">
        <w:r>
          <w:t>The present input manager allows</w:t>
        </w:r>
      </w:ins>
      <w:ins w:id="3380" w:author="Arthur Parmentier" w:date="2020-05-23T10:30:00Z">
        <w:r w:rsidR="00EA3401">
          <w:t xml:space="preserve"> the user</w:t>
        </w:r>
      </w:ins>
      <w:ins w:id="3381" w:author="Arthur Parmentier" w:date="2020-05-20T20:25:00Z">
        <w:r w:rsidR="00AF3FE7">
          <w:t xml:space="preserve"> to add his own input to the system automatically, without manually creating additional routings all over the program</w:t>
        </w:r>
      </w:ins>
      <w:ins w:id="3382" w:author="Arthur Parmentier" w:date="2020-06-03T22:17:00Z">
        <w:r w:rsidR="00E3655F">
          <w:t xml:space="preserve">, by following </w:t>
        </w:r>
      </w:ins>
      <w:ins w:id="3383" w:author="Arthur Parmentier" w:date="2020-06-03T22:24:00Z">
        <w:r w:rsidR="00E3655F">
          <w:t>only a few conventions</w:t>
        </w:r>
      </w:ins>
      <w:ins w:id="3384" w:author="Arthur Parmentier" w:date="2020-05-20T20:26:00Z">
        <w:r w:rsidR="00AF3FE7">
          <w:t xml:space="preserve"> </w:t>
        </w:r>
      </w:ins>
    </w:p>
    <w:p w:rsidR="00937092" w:rsidRDefault="00E3655F" w:rsidP="00937092">
      <w:pPr>
        <w:pStyle w:val="Paragraphedeliste"/>
        <w:numPr>
          <w:ilvl w:val="0"/>
          <w:numId w:val="34"/>
        </w:numPr>
        <w:rPr>
          <w:ins w:id="3385" w:author="Arthur Parmentier" w:date="2020-05-20T22:45:00Z"/>
        </w:rPr>
      </w:pPr>
      <w:ins w:id="3386" w:author="Arthur Parmentier" w:date="2020-06-03T22:24:00Z">
        <w:r>
          <w:t xml:space="preserve">each input must send its data </w:t>
        </w:r>
      </w:ins>
      <w:ins w:id="3387" w:author="Arthur Parmentier" w:date="2020-05-20T22:56:00Z">
        <w:r w:rsidR="00985386">
          <w:t>through</w:t>
        </w:r>
      </w:ins>
      <w:ins w:id="3388" w:author="Arthur Parmentier" w:date="2020-05-20T22:45:00Z">
        <w:r w:rsidR="00937092">
          <w:t xml:space="preserve"> a “send &lt;input_name&gt;” object</w:t>
        </w:r>
      </w:ins>
    </w:p>
    <w:p w:rsidR="00D0466E" w:rsidRDefault="00E3655F" w:rsidP="00E3655F">
      <w:pPr>
        <w:pStyle w:val="Paragraphedeliste"/>
        <w:numPr>
          <w:ilvl w:val="0"/>
          <w:numId w:val="34"/>
        </w:numPr>
        <w:rPr>
          <w:ins w:id="3389" w:author="Arthur Parmentier" w:date="2020-06-03T22:26:00Z"/>
        </w:rPr>
      </w:pPr>
      <w:ins w:id="3390" w:author="Arthur Parmentier" w:date="2020-06-03T22:25:00Z">
        <w:r>
          <w:lastRenderedPageBreak/>
          <w:t>each input must also forward its “</w:t>
        </w:r>
      </w:ins>
      <w:ins w:id="3391" w:author="Arthur Parmentier" w:date="2020-05-20T22:48:00Z">
        <w:r w:rsidR="00937092">
          <w:t>size” (</w:t>
        </w:r>
      </w:ins>
      <w:ins w:id="3392" w:author="Arthur Parmentier" w:date="2020-05-20T22:46:00Z">
        <w:r w:rsidR="00937092">
          <w:t>number of dimensions of the input</w:t>
        </w:r>
      </w:ins>
      <w:ins w:id="3393" w:author="Arthur Parmentier" w:date="2020-05-20T22:48:00Z">
        <w:r w:rsidR="00937092">
          <w:t>)</w:t>
        </w:r>
      </w:ins>
      <w:ins w:id="3394" w:author="Arthur Parmentier" w:date="2020-05-20T22:47:00Z">
        <w:r w:rsidR="00937092">
          <w:t xml:space="preserve"> </w:t>
        </w:r>
      </w:ins>
      <w:ins w:id="3395" w:author="Arthur Parmentier" w:date="2020-05-20T22:52:00Z">
        <w:r w:rsidR="008D00B2">
          <w:t>before the recording is launched</w:t>
        </w:r>
      </w:ins>
      <w:ins w:id="3396" w:author="Arthur Parmentier" w:date="2020-05-20T22:47:00Z">
        <w:r w:rsidR="00937092">
          <w:rPr>
            <w:rStyle w:val="Appelnotedebasdep"/>
          </w:rPr>
          <w:footnoteReference w:id="44"/>
        </w:r>
      </w:ins>
      <w:ins w:id="3421" w:author="Arthur Parmentier" w:date="2020-05-20T22:54:00Z">
        <w:r w:rsidR="00ED06F1">
          <w:t xml:space="preserve"> through a “sen</w:t>
        </w:r>
      </w:ins>
      <w:ins w:id="3422" w:author="Arthur Parmentier" w:date="2020-05-20T22:57:00Z">
        <w:r w:rsidR="00985386">
          <w:t>d</w:t>
        </w:r>
      </w:ins>
      <w:ins w:id="3423" w:author="Arthur Parmentier" w:date="2020-05-20T22:54:00Z">
        <w:r w:rsidR="00ED06F1">
          <w:t xml:space="preserve"> </w:t>
        </w:r>
      </w:ins>
      <w:ins w:id="3424" w:author="Arthur Parmentier" w:date="2020-05-20T22:55:00Z">
        <w:r w:rsidR="00A62CFE">
          <w:t>&lt;input_name&gt;_size” object</w:t>
        </w:r>
      </w:ins>
    </w:p>
    <w:p w:rsidR="00E3655F" w:rsidRDefault="00E3655F" w:rsidP="00E3655F">
      <w:pPr>
        <w:rPr>
          <w:ins w:id="3425" w:author="Arthur Parmentier" w:date="2020-06-03T22:31:00Z"/>
        </w:rPr>
      </w:pPr>
      <w:ins w:id="3426" w:author="Arthur Parmentier" w:date="2020-06-03T22:26:00Z">
        <w:r>
          <w:t xml:space="preserve">Then, on the input manager panel, the user can select what input should be used by each model. </w:t>
        </w:r>
      </w:ins>
      <w:ins w:id="3427" w:author="Arthur Parmentier" w:date="2020-06-03T22:27:00Z">
        <w:r>
          <w:t>Because inputs have different data rates and dimensions, it is</w:t>
        </w:r>
      </w:ins>
      <w:ins w:id="3428" w:author="Arthur Parmentier" w:date="2020-06-03T22:30:00Z">
        <w:r w:rsidR="009304A6">
          <w:t xml:space="preserve"> in general</w:t>
        </w:r>
      </w:ins>
      <w:ins w:id="3429" w:author="Arthur Parmentier" w:date="2020-06-03T22:27:00Z">
        <w:r>
          <w:t xml:space="preserve"> not possible to </w:t>
        </w:r>
        <w:r w:rsidR="009304A6">
          <w:t xml:space="preserve">route more than one input to a single model. If two inputs </w:t>
        </w:r>
      </w:ins>
      <w:ins w:id="3430" w:author="Arthur Parmentier" w:date="2020-06-03T22:29:00Z">
        <w:r w:rsidR="009304A6">
          <w:t>are compatible (typically with similar data rates)</w:t>
        </w:r>
      </w:ins>
      <w:ins w:id="3431" w:author="Arthur Parmentier" w:date="2020-06-03T22:27:00Z">
        <w:r w:rsidR="009304A6">
          <w:t xml:space="preserve"> the user simply can create a new input </w:t>
        </w:r>
      </w:ins>
      <w:ins w:id="3432" w:author="Arthur Parmentier" w:date="2020-06-03T22:28:00Z">
        <w:r w:rsidR="009304A6">
          <w:t>and merge the two original ones in a single one</w:t>
        </w:r>
      </w:ins>
      <w:ins w:id="3433" w:author="Arthur Parmentier" w:date="2020-06-03T22:29:00Z">
        <w:r w:rsidR="009304A6">
          <w:t xml:space="preserve"> the way he wants to</w:t>
        </w:r>
      </w:ins>
      <w:ins w:id="3434" w:author="Arthur Parmentier" w:date="2020-06-03T22:30:00Z">
        <w:r w:rsidR="009304A6">
          <w:t xml:space="preserve"> if he would like to route this new combination to a single model.</w:t>
        </w:r>
      </w:ins>
    </w:p>
    <w:p w:rsidR="004C7B1A" w:rsidRDefault="004C7B1A">
      <w:pPr>
        <w:keepNext/>
        <w:rPr>
          <w:ins w:id="3435" w:author="Arthur Parmentier" w:date="2020-06-03T22:41:00Z"/>
        </w:rPr>
        <w:pPrChange w:id="3436" w:author="Arthur Parmentier" w:date="2020-06-03T22:41:00Z">
          <w:pPr/>
        </w:pPrChange>
      </w:pPr>
      <w:ins w:id="3437" w:author="Arthur Parmentier" w:date="2020-06-03T22:40:00Z">
        <w:r>
          <w:rPr>
            <w:noProof/>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F304EE" w:rsidRDefault="004C7B1A">
      <w:pPr>
        <w:pStyle w:val="Lgende"/>
        <w:rPr>
          <w:ins w:id="3438" w:author="Arthur Parmentier" w:date="2020-05-20T19:38:00Z"/>
        </w:rPr>
        <w:pPrChange w:id="3439" w:author="Arthur Parmentier" w:date="2020-06-03T22:41:00Z">
          <w:pPr>
            <w:pStyle w:val="Paragraphedeliste"/>
            <w:numPr>
              <w:numId w:val="31"/>
            </w:numPr>
            <w:ind w:hanging="360"/>
          </w:pPr>
        </w:pPrChange>
      </w:pPr>
      <w:ins w:id="3440" w:author="Arthur Parmentier" w:date="2020-06-03T22:41:00Z">
        <w:r>
          <w:t xml:space="preserve">Figure </w:t>
        </w:r>
        <w:r>
          <w:fldChar w:fldCharType="begin"/>
        </w:r>
        <w:r>
          <w:instrText xml:space="preserve"> SEQ Figure \* ARABIC </w:instrText>
        </w:r>
      </w:ins>
      <w:r>
        <w:fldChar w:fldCharType="separate"/>
      </w:r>
      <w:ins w:id="3441" w:author="Arthur Parmentier" w:date="2020-06-05T21:05:00Z">
        <w:r w:rsidR="001C2AA6">
          <w:rPr>
            <w:noProof/>
          </w:rPr>
          <w:t>6</w:t>
        </w:r>
      </w:ins>
      <w:ins w:id="3442" w:author="Arthur Parmentier" w:date="2020-06-03T22:41:00Z">
        <w:r>
          <w:fldChar w:fldCharType="end"/>
        </w:r>
        <w:r>
          <w:t xml:space="preserve"> Input to model routing interface</w:t>
        </w:r>
        <w:r w:rsidR="00835835">
          <w:t>. The routing matrix is automatically updated from the list of inputs and models that the user defines</w:t>
        </w:r>
      </w:ins>
      <w:ins w:id="3443" w:author="Arthur Parmentier" w:date="2020-06-03T22:42:00Z">
        <w:r w:rsidR="00835835">
          <w:t>, allowing the user to add his own inputs or models in little time.</w:t>
        </w:r>
      </w:ins>
    </w:p>
    <w:p w:rsidR="002E315F" w:rsidRPr="003D367C" w:rsidDel="00F02080" w:rsidRDefault="002E315F">
      <w:pPr>
        <w:rPr>
          <w:del w:id="3444" w:author="Arthur Parmentier" w:date="2020-05-20T19:53:00Z"/>
          <w:rPrChange w:id="3445" w:author="Arthur Parmentier" w:date="2020-05-20T11:41:00Z">
            <w:rPr>
              <w:del w:id="3446" w:author="Arthur Parmentier" w:date="2020-05-20T19:53:00Z"/>
            </w:rPr>
          </w:rPrChange>
        </w:rPr>
        <w:pPrChange w:id="3447" w:author="Arthur Parmentier" w:date="2020-05-20T19:38:00Z">
          <w:pPr>
            <w:pStyle w:val="Titre2"/>
          </w:pPr>
        </w:pPrChange>
      </w:pPr>
      <w:bookmarkStart w:id="3448" w:name="_Toc41067207"/>
      <w:bookmarkStart w:id="3449" w:name="_Toc42259023"/>
      <w:bookmarkStart w:id="3450" w:name="_Toc42259100"/>
      <w:bookmarkEnd w:id="3448"/>
      <w:bookmarkEnd w:id="3449"/>
      <w:bookmarkEnd w:id="3450"/>
    </w:p>
    <w:p w:rsidR="00F25194" w:rsidRDefault="00F25194">
      <w:pPr>
        <w:pStyle w:val="Titre3"/>
        <w:rPr>
          <w:ins w:id="3451" w:author="Arthur Parmentier" w:date="2020-05-20T19:53:00Z"/>
        </w:rPr>
      </w:pPr>
      <w:bookmarkStart w:id="3452" w:name="_Toc42259101"/>
      <w:r w:rsidRPr="00953072">
        <w:t xml:space="preserve">Part 2: </w:t>
      </w:r>
      <w:del w:id="3453" w:author="Arthur Parmentier" w:date="2020-05-20T19:57:00Z">
        <w:r w:rsidRPr="00953072" w:rsidDel="000C6A61">
          <w:delText>Training &amp; data management</w:delText>
        </w:r>
      </w:del>
      <w:ins w:id="3454" w:author="Arthur Parmentier" w:date="2020-05-20T19:57:00Z">
        <w:r w:rsidR="000C6A61">
          <w:t>Signs &amp; dictionary management</w:t>
        </w:r>
      </w:ins>
      <w:bookmarkEnd w:id="3452"/>
    </w:p>
    <w:p w:rsidR="00635850" w:rsidRDefault="00635850" w:rsidP="00070661">
      <w:pPr>
        <w:rPr>
          <w:ins w:id="3455" w:author="Arthur Parmentier" w:date="2020-06-03T22:46:00Z"/>
        </w:rPr>
      </w:pPr>
      <w:ins w:id="3456" w:author="Arthur Parmentier" w:date="2020-06-03T22:46:00Z">
        <w:r>
          <w:t>Once the inputs and models are defined in the program, the user can start recording signs and building its sign dictionaries for each model.</w:t>
        </w:r>
      </w:ins>
    </w:p>
    <w:p w:rsidR="0051412E" w:rsidRDefault="0051412E">
      <w:pPr>
        <w:pStyle w:val="Titre4"/>
        <w:rPr>
          <w:ins w:id="3457" w:author="Arthur Parmentier" w:date="2020-06-03T23:38:00Z"/>
        </w:rPr>
        <w:pPrChange w:id="3458" w:author="Arthur Parmentier" w:date="2020-06-03T23:38:00Z">
          <w:pPr/>
        </w:pPrChange>
      </w:pPr>
      <w:ins w:id="3459" w:author="Arthur Parmentier" w:date="2020-06-03T23:38:00Z">
        <w:r>
          <w:lastRenderedPageBreak/>
          <w:t>Sign creation</w:t>
        </w:r>
      </w:ins>
    </w:p>
    <w:p w:rsidR="00635850" w:rsidRDefault="000C6A61" w:rsidP="00070661">
      <w:pPr>
        <w:rPr>
          <w:ins w:id="3460" w:author="Arthur Parmentier" w:date="2020-06-03T22:47:00Z"/>
        </w:rPr>
      </w:pPr>
      <w:ins w:id="3461" w:author="Arthur Parmentier" w:date="2020-05-20T19:57:00Z">
        <w:r>
          <w:t xml:space="preserve">We have seen that creating new signs is </w:t>
        </w:r>
      </w:ins>
      <w:ins w:id="3462" w:author="Arthur Parmentier" w:date="2020-06-03T22:47:00Z">
        <w:r w:rsidR="00635850">
          <w:t>one of the</w:t>
        </w:r>
      </w:ins>
      <w:ins w:id="3463" w:author="Arthur Parmentier" w:date="2020-05-20T19:58:00Z">
        <w:r>
          <w:t xml:space="preserve"> core mechanism</w:t>
        </w:r>
      </w:ins>
      <w:ins w:id="3464" w:author="Arthur Parmentier" w:date="2020-06-03T22:47:00Z">
        <w:r w:rsidR="00635850">
          <w:t>s</w:t>
        </w:r>
      </w:ins>
      <w:ins w:id="3465" w:author="Arthur Parmentier" w:date="2020-05-20T19:58:00Z">
        <w:r>
          <w:t xml:space="preserve"> of SP. </w:t>
        </w:r>
      </w:ins>
      <w:ins w:id="3466" w:author="Arthur Parmentier" w:date="2020-06-03T22:47:00Z">
        <w:r w:rsidR="00635850">
          <w:t xml:space="preserve">It is also </w:t>
        </w:r>
      </w:ins>
      <w:ins w:id="3467" w:author="Arthur Parmentier" w:date="2020-06-03T22:48:00Z">
        <w:r w:rsidR="00635850">
          <w:t>one important feature of</w:t>
        </w:r>
      </w:ins>
      <w:ins w:id="3468" w:author="Arthur Parmentier" w:date="2020-06-03T22:47:00Z">
        <w:r w:rsidR="00635850">
          <w:t xml:space="preserve"> my program</w:t>
        </w:r>
      </w:ins>
      <w:ins w:id="3469" w:author="Arthur Parmentier" w:date="2020-06-03T22:48:00Z">
        <w:r w:rsidR="00635850">
          <w:t xml:space="preserve"> in which</w:t>
        </w:r>
      </w:ins>
      <w:ins w:id="3470" w:author="Arthur Parmentier" w:date="2020-06-03T22:47:00Z">
        <w:r w:rsidR="00635850">
          <w:t xml:space="preserve"> the user can either create his own signs or use pre-recorded </w:t>
        </w:r>
      </w:ins>
      <w:ins w:id="3471" w:author="Arthur Parmentier" w:date="2020-06-03T22:48:00Z">
        <w:r w:rsidR="00635850">
          <w:t>signs, for instance that would have been created or recorded by other users.</w:t>
        </w:r>
      </w:ins>
    </w:p>
    <w:p w:rsidR="00F304EE" w:rsidRDefault="00070661" w:rsidP="00070661">
      <w:pPr>
        <w:rPr>
          <w:ins w:id="3472" w:author="Arthur Parmentier" w:date="2020-05-20T21:38:00Z"/>
        </w:rPr>
      </w:pPr>
      <w:ins w:id="3473" w:author="Arthur Parmentier" w:date="2020-05-20T21:38:00Z">
        <w:r>
          <w:t xml:space="preserve">In my program, a sign is defined </w:t>
        </w:r>
      </w:ins>
      <w:ins w:id="3474" w:author="Arthur Parmentier" w:date="2020-05-20T21:45:00Z">
        <w:r w:rsidR="002D466E">
          <w:t>t</w:t>
        </w:r>
      </w:ins>
      <w:ins w:id="3475" w:author="Arthur Parmentier" w:date="2020-06-03T22:52:00Z">
        <w:r w:rsidR="00BD52CD">
          <w:t>wo</w:t>
        </w:r>
      </w:ins>
      <w:ins w:id="3476" w:author="Arthur Parmentier" w:date="2020-05-20T21:38:00Z">
        <w:r>
          <w:t xml:space="preserve"> properties:</w:t>
        </w:r>
      </w:ins>
    </w:p>
    <w:p w:rsidR="00070661" w:rsidRDefault="00070661">
      <w:pPr>
        <w:pStyle w:val="Paragraphedeliste"/>
        <w:numPr>
          <w:ilvl w:val="0"/>
          <w:numId w:val="33"/>
        </w:numPr>
        <w:rPr>
          <w:ins w:id="3477" w:author="Arthur Parmentier" w:date="2020-05-20T20:02:00Z"/>
        </w:rPr>
        <w:pPrChange w:id="3478" w:author="Arthur Parmentier" w:date="2020-05-20T21:38:00Z">
          <w:pPr>
            <w:pStyle w:val="Paragraphedeliste"/>
            <w:numPr>
              <w:numId w:val="32"/>
            </w:numPr>
            <w:ind w:hanging="360"/>
          </w:pPr>
        </w:pPrChange>
      </w:pPr>
      <w:ins w:id="3479" w:author="Arthur Parmentier" w:date="2020-05-20T21:38:00Z">
        <w:r>
          <w:t>Its name</w:t>
        </w:r>
      </w:ins>
    </w:p>
    <w:p w:rsidR="00F304EE" w:rsidRDefault="00070661" w:rsidP="00F304EE">
      <w:pPr>
        <w:pStyle w:val="Paragraphedeliste"/>
        <w:numPr>
          <w:ilvl w:val="0"/>
          <w:numId w:val="32"/>
        </w:numPr>
        <w:rPr>
          <w:ins w:id="3480" w:author="Arthur Parmentier" w:date="2020-06-03T22:50:00Z"/>
        </w:rPr>
      </w:pPr>
      <w:ins w:id="3481" w:author="Arthur Parmentier" w:date="2020-05-20T21:39:00Z">
        <w:r>
          <w:t>Its category</w:t>
        </w:r>
      </w:ins>
      <w:ins w:id="3482" w:author="Arthur Parmentier" w:date="2020-05-20T21:28:00Z">
        <w:r w:rsidR="007D4B4B">
          <w:t>, in ana</w:t>
        </w:r>
      </w:ins>
      <w:ins w:id="3483" w:author="Arthur Parmentier" w:date="2020-05-20T21:29:00Z">
        <w:r w:rsidR="007D4B4B">
          <w:t xml:space="preserve">logy with the </w:t>
        </w:r>
      </w:ins>
      <w:ins w:id="3484" w:author="Arthur Parmentier" w:date="2020-06-05T19:22:00Z">
        <w:r w:rsidR="000E299B">
          <w:t>syntactic</w:t>
        </w:r>
      </w:ins>
      <w:ins w:id="3485" w:author="Arthur Parmentier" w:date="2020-05-20T21:29:00Z">
        <w:r w:rsidR="007D4B4B">
          <w:t xml:space="preserve"> model </w:t>
        </w:r>
      </w:ins>
      <w:ins w:id="3486" w:author="Arthur Parmentier" w:date="2020-06-03T22:49:00Z">
        <w:r w:rsidR="00D20FA9">
          <w:t>of</w:t>
        </w:r>
      </w:ins>
      <w:ins w:id="3487" w:author="Arthur Parmentier" w:date="2020-05-20T21:30:00Z">
        <w:r w:rsidR="007D4B4B">
          <w:t xml:space="preserve"> SP</w:t>
        </w:r>
      </w:ins>
      <w:ins w:id="3488" w:author="Arthur Parmentier" w:date="2020-06-03T22:49:00Z">
        <w:r w:rsidR="00D20FA9">
          <w:t xml:space="preserve"> </w:t>
        </w:r>
      </w:ins>
      <w:ins w:id="3489" w:author="Arthur Parmentier" w:date="2020-05-20T21:30:00Z">
        <w:r w:rsidR="007D4B4B">
          <w:t>: WHO, WHAT, HOW, WHEN, OFF,</w:t>
        </w:r>
      </w:ins>
      <w:ins w:id="3490" w:author="Arthur Parmentier" w:date="2020-05-20T21:31:00Z">
        <w:r w:rsidR="007D4B4B">
          <w:t xml:space="preserve"> NEUTRAL</w:t>
        </w:r>
      </w:ins>
      <w:ins w:id="3491" w:author="Arthur Parmentier" w:date="2020-06-03T22:49:00Z">
        <w:r w:rsidR="00D20FA9">
          <w:t xml:space="preserve"> &amp;</w:t>
        </w:r>
      </w:ins>
      <w:ins w:id="3492" w:author="Arthur Parmentier" w:date="2020-05-20T21:32:00Z">
        <w:r w:rsidR="007D4B4B">
          <w:t xml:space="preserve"> LOGIC</w:t>
        </w:r>
      </w:ins>
      <w:ins w:id="3493" w:author="Arthur Parmentier" w:date="2020-06-03T22:50:00Z">
        <w:r w:rsidR="00D20FA9">
          <w:t xml:space="preserve"> </w:t>
        </w:r>
        <w:r w:rsidR="00D20FA9">
          <w:rPr>
            <w:rStyle w:val="Appelnotedebasdep"/>
          </w:rPr>
          <w:footnoteReference w:id="45"/>
        </w:r>
      </w:ins>
    </w:p>
    <w:p w:rsidR="0012023C" w:rsidRDefault="001653F3" w:rsidP="001653F3">
      <w:pPr>
        <w:rPr>
          <w:ins w:id="3496" w:author="Arthur Parmentier" w:date="2020-05-22T09:21:00Z"/>
        </w:rPr>
      </w:pPr>
      <w:ins w:id="3497" w:author="Arthur Parmentier" w:date="2020-05-20T21:50:00Z">
        <w:r>
          <w:t>The</w:t>
        </w:r>
      </w:ins>
      <w:ins w:id="3498" w:author="Arthur Parmentier" w:date="2020-06-03T22:52:00Z">
        <w:r w:rsidR="00BD52CD">
          <w:t xml:space="preserve">se </w:t>
        </w:r>
      </w:ins>
      <w:ins w:id="3499" w:author="Arthur Parmentier" w:date="2020-05-20T21:50:00Z">
        <w:r>
          <w:t>properties are sufficient to allow t</w:t>
        </w:r>
      </w:ins>
      <w:ins w:id="3500" w:author="Arthur Parmentier" w:date="2020-05-20T21:51:00Z">
        <w:r>
          <w:t>he program to parse the sign</w:t>
        </w:r>
      </w:ins>
      <w:ins w:id="3501" w:author="Arthur Parmentier" w:date="2020-05-20T22:05:00Z">
        <w:r w:rsidR="0012023C">
          <w:t>, i.e. to construct a meaningful request from the temporal flow of signs</w:t>
        </w:r>
      </w:ins>
      <w:ins w:id="3502" w:author="Arthur Parmentier" w:date="2020-06-03T22:52:00Z">
        <w:r w:rsidR="00BD52CD">
          <w:t>.</w:t>
        </w:r>
      </w:ins>
      <w:ins w:id="3503" w:author="Arthur Parmentier" w:date="2020-06-03T22:51:00Z">
        <w:r w:rsidR="00BD52CD">
          <w:t xml:space="preserve"> </w:t>
        </w:r>
      </w:ins>
    </w:p>
    <w:p w:rsidR="00A87845" w:rsidRDefault="00BD52CD" w:rsidP="001653F3">
      <w:pPr>
        <w:rPr>
          <w:ins w:id="3504" w:author="Arthur Parmentier" w:date="2020-05-20T22:05:00Z"/>
        </w:rPr>
      </w:pPr>
      <w:ins w:id="3505" w:author="Arthur Parmentier" w:date="2020-05-20T22:08:00Z">
        <w:r>
          <w:rPr>
            <w:noProof/>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1A4879" w:rsidRPr="00311097" w:rsidRDefault="001A4879">
                              <w:pPr>
                                <w:pStyle w:val="Lgende"/>
                                <w:rPr>
                                  <w:noProof/>
                                </w:rPr>
                                <w:pPrChange w:id="3506" w:author="Arthur Parmentier" w:date="2020-05-20T22:08:00Z">
                                  <w:pPr/>
                                </w:pPrChange>
                              </w:pPr>
                              <w:bookmarkStart w:id="3507" w:name="_Ref41031792"/>
                              <w:bookmarkStart w:id="3508" w:name="_Ref41031785"/>
                              <w:ins w:id="3509" w:author="Arthur Parmentier" w:date="2020-05-20T22:08:00Z">
                                <w:r>
                                  <w:t xml:space="preserve">Figure </w:t>
                                </w:r>
                                <w:r>
                                  <w:fldChar w:fldCharType="begin"/>
                                </w:r>
                                <w:r>
                                  <w:instrText xml:space="preserve"> SEQ Figure \* ARABIC </w:instrText>
                                </w:r>
                              </w:ins>
                              <w:r>
                                <w:fldChar w:fldCharType="separate"/>
                              </w:r>
                              <w:ins w:id="3510" w:author="Arthur Parmentier" w:date="2020-06-05T21:05:00Z">
                                <w:r>
                                  <w:rPr>
                                    <w:noProof/>
                                  </w:rPr>
                                  <w:t>7</w:t>
                                </w:r>
                              </w:ins>
                              <w:ins w:id="3511" w:author="Arthur Parmentier" w:date="2020-05-20T22:08:00Z">
                                <w:r>
                                  <w:fldChar w:fldCharType="end"/>
                                </w:r>
                                <w:bookmarkEnd w:id="3507"/>
                                <w:r>
                                  <w:t xml:space="preserve"> User interface for defining new signs</w:t>
                                </w:r>
                              </w:ins>
                              <w:bookmarkEnd w:id="3508"/>
                              <w:ins w:id="3512" w:author="Arthur Parmentier" w:date="2020-06-03T22:56:00Z">
                                <w:r>
                                  <w:t xml:space="preserve"> and recording them to the buffers of a model. </w:t>
                                </w:r>
                              </w:ins>
                              <w:ins w:id="3513" w:author="Arthur Parmentier" w:date="2020-06-03T22:57:00Z">
                                <w:r>
                                  <w:t>First, the user can select which model he wants to use to recognize the sign</w:t>
                                </w:r>
                              </w:ins>
                              <w:ins w:id="3514" w:author="Arthur Parmentier" w:date="2020-06-03T22:58:00Z">
                                <w:r>
                                  <w:t xml:space="preserve">s he wants to add. </w:t>
                                </w:r>
                              </w:ins>
                              <w:ins w:id="3515" w:author="Arthur Parmentier" w:date="2020-06-03T22:57:00Z">
                                <w:r>
                                  <w:t>Then</w:t>
                                </w:r>
                              </w:ins>
                              <w:ins w:id="3516" w:author="Arthur Parmentier" w:date="2020-06-03T22:56:00Z">
                                <w:r>
                                  <w:t xml:space="preserve">, </w:t>
                                </w:r>
                              </w:ins>
                              <w:ins w:id="3517" w:author="Arthur Parmentier" w:date="2020-06-03T22:57:00Z">
                                <w:r>
                                  <w:t>he</w:t>
                                </w:r>
                              </w:ins>
                              <w:ins w:id="3518" w:author="Arthur Parmentier" w:date="2020-06-03T22:56:00Z">
                                <w:r>
                                  <w:t xml:space="preserve"> must enter the signs and their corresponding category</w:t>
                                </w:r>
                              </w:ins>
                              <w:ins w:id="3519" w:author="Arthur Parmentier" w:date="2020-06-03T22:57:00Z">
                                <w:r>
                                  <w:t xml:space="preserve"> that he would like to record. </w:t>
                                </w:r>
                              </w:ins>
                              <w:ins w:id="3520"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1A4879" w:rsidRPr="00311097" w:rsidRDefault="001A4879">
                        <w:pPr>
                          <w:pStyle w:val="Lgende"/>
                          <w:rPr>
                            <w:noProof/>
                          </w:rPr>
                          <w:pPrChange w:id="3521" w:author="Arthur Parmentier" w:date="2020-05-20T22:08:00Z">
                            <w:pPr/>
                          </w:pPrChange>
                        </w:pPr>
                        <w:bookmarkStart w:id="3522" w:name="_Ref41031792"/>
                        <w:bookmarkStart w:id="3523" w:name="_Ref41031785"/>
                        <w:ins w:id="3524" w:author="Arthur Parmentier" w:date="2020-05-20T22:08:00Z">
                          <w:r>
                            <w:t xml:space="preserve">Figure </w:t>
                          </w:r>
                          <w:r>
                            <w:fldChar w:fldCharType="begin"/>
                          </w:r>
                          <w:r>
                            <w:instrText xml:space="preserve"> SEQ Figure \* ARABIC </w:instrText>
                          </w:r>
                        </w:ins>
                        <w:r>
                          <w:fldChar w:fldCharType="separate"/>
                        </w:r>
                        <w:ins w:id="3525" w:author="Arthur Parmentier" w:date="2020-06-05T21:05:00Z">
                          <w:r>
                            <w:rPr>
                              <w:noProof/>
                            </w:rPr>
                            <w:t>7</w:t>
                          </w:r>
                        </w:ins>
                        <w:ins w:id="3526" w:author="Arthur Parmentier" w:date="2020-05-20T22:08:00Z">
                          <w:r>
                            <w:fldChar w:fldCharType="end"/>
                          </w:r>
                          <w:bookmarkEnd w:id="3522"/>
                          <w:r>
                            <w:t xml:space="preserve"> User interface for defining new signs</w:t>
                          </w:r>
                        </w:ins>
                        <w:bookmarkEnd w:id="3523"/>
                        <w:ins w:id="3527" w:author="Arthur Parmentier" w:date="2020-06-03T22:56:00Z">
                          <w:r>
                            <w:t xml:space="preserve"> and recording them to the buffers of a model. </w:t>
                          </w:r>
                        </w:ins>
                        <w:ins w:id="3528" w:author="Arthur Parmentier" w:date="2020-06-03T22:57:00Z">
                          <w:r>
                            <w:t>First, the user can select which model he wants to use to recognize the sign</w:t>
                          </w:r>
                        </w:ins>
                        <w:ins w:id="3529" w:author="Arthur Parmentier" w:date="2020-06-03T22:58:00Z">
                          <w:r>
                            <w:t xml:space="preserve">s he wants to add. </w:t>
                          </w:r>
                        </w:ins>
                        <w:ins w:id="3530" w:author="Arthur Parmentier" w:date="2020-06-03T22:57:00Z">
                          <w:r>
                            <w:t>Then</w:t>
                          </w:r>
                        </w:ins>
                        <w:ins w:id="3531" w:author="Arthur Parmentier" w:date="2020-06-03T22:56:00Z">
                          <w:r>
                            <w:t xml:space="preserve">, </w:t>
                          </w:r>
                        </w:ins>
                        <w:ins w:id="3532" w:author="Arthur Parmentier" w:date="2020-06-03T22:57:00Z">
                          <w:r>
                            <w:t>he</w:t>
                          </w:r>
                        </w:ins>
                        <w:ins w:id="3533" w:author="Arthur Parmentier" w:date="2020-06-03T22:56:00Z">
                          <w:r>
                            <w:t xml:space="preserve"> must enter the signs and their corresponding category</w:t>
                          </w:r>
                        </w:ins>
                        <w:ins w:id="3534" w:author="Arthur Parmentier" w:date="2020-06-03T22:57:00Z">
                          <w:r>
                            <w:t xml:space="preserve"> that he would like to record. </w:t>
                          </w:r>
                        </w:ins>
                        <w:ins w:id="3535" w:author="Arthur Parmentier" w:date="2020-06-03T22:58:00Z">
                          <w:r>
                            <w:t>Finally, he can set a few parameters before launching the automated recording session.</w:t>
                          </w:r>
                        </w:ins>
                      </w:p>
                    </w:txbxContent>
                  </v:textbox>
                  <w10:wrap type="topAndBottom" anchorx="margin"/>
                </v:shape>
              </w:pict>
            </mc:Fallback>
          </mc:AlternateContent>
        </w:r>
      </w:ins>
      <w:ins w:id="3536" w:author="Arthur Parmentier" w:date="2020-05-20T22:06:00Z">
        <w:r>
          <w:rPr>
            <w:noProof/>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3537" w:author="Arthur Parmentier" w:date="2020-06-03T23:07:00Z">
        <w:r w:rsidR="00FB2824">
          <w:t>The procedure for defining a new sign is shown</w:t>
        </w:r>
      </w:ins>
      <w:ins w:id="3538" w:author="Arthur Parmentier" w:date="2020-05-22T09:22:00Z">
        <w:r w:rsidR="00A87845">
          <w:t xml:space="preserve"> in 2.1. (</w:t>
        </w:r>
      </w:ins>
      <w:ins w:id="3539" w:author="Arthur Parmentier" w:date="2020-06-03T22:56:00Z">
        <w:r>
          <w:fldChar w:fldCharType="begin"/>
        </w:r>
        <w:r>
          <w:instrText xml:space="preserve"> REF _Ref41031792 \h </w:instrText>
        </w:r>
      </w:ins>
      <w:r>
        <w:fldChar w:fldCharType="separate"/>
      </w:r>
      <w:ins w:id="3540" w:author="Arthur Parmentier" w:date="2020-06-03T22:56:00Z">
        <w:r>
          <w:t xml:space="preserve">Figure </w:t>
        </w:r>
        <w:r>
          <w:rPr>
            <w:noProof/>
          </w:rPr>
          <w:t>6</w:t>
        </w:r>
        <w:r>
          <w:fldChar w:fldCharType="end"/>
        </w:r>
      </w:ins>
      <w:ins w:id="3541" w:author="Arthur Parmentier" w:date="2020-05-22T09:23:00Z">
        <w:r w:rsidR="00A87845">
          <w:t>).</w:t>
        </w:r>
      </w:ins>
    </w:p>
    <w:p w:rsidR="001653F3" w:rsidRDefault="00991C57" w:rsidP="001653F3">
      <w:pPr>
        <w:rPr>
          <w:ins w:id="3542" w:author="Arthur Parmentier" w:date="2020-05-20T21:52:00Z"/>
        </w:rPr>
      </w:pPr>
      <w:ins w:id="3543" w:author="Arthur Parmentier" w:date="2020-06-03T23:08:00Z">
        <w:r>
          <w:t>For the sign to effectively by identify,</w:t>
        </w:r>
      </w:ins>
      <w:ins w:id="3544" w:author="Arthur Parmentier" w:date="2020-05-20T21:52:00Z">
        <w:r w:rsidR="001653F3">
          <w:t xml:space="preserve"> two steps</w:t>
        </w:r>
      </w:ins>
      <w:ins w:id="3545" w:author="Arthur Parmentier" w:date="2020-06-03T23:08:00Z">
        <w:r>
          <w:t xml:space="preserve"> are required after the sign has been defined</w:t>
        </w:r>
      </w:ins>
      <w:ins w:id="3546" w:author="Arthur Parmentier" w:date="2020-05-20T21:54:00Z">
        <w:r w:rsidR="00D17256">
          <w:t>:</w:t>
        </w:r>
      </w:ins>
    </w:p>
    <w:p w:rsidR="002D466E" w:rsidRDefault="00A0616F" w:rsidP="001653F3">
      <w:pPr>
        <w:pStyle w:val="Paragraphedeliste"/>
        <w:numPr>
          <w:ilvl w:val="0"/>
          <w:numId w:val="32"/>
        </w:numPr>
        <w:rPr>
          <w:ins w:id="3547" w:author="Arthur Parmentier" w:date="2020-05-20T21:52:00Z"/>
        </w:rPr>
      </w:pPr>
      <w:ins w:id="3548" w:author="Arthur Parmentier" w:date="2020-05-20T21:53:00Z">
        <w:r>
          <w:t>Record</w:t>
        </w:r>
      </w:ins>
      <w:ins w:id="3549" w:author="Arthur Parmentier" w:date="2020-05-20T21:52:00Z">
        <w:r w:rsidR="001653F3">
          <w:t xml:space="preserve"> </w:t>
        </w:r>
      </w:ins>
      <w:ins w:id="3550" w:author="Arthur Parmentier" w:date="2020-05-20T21:45:00Z">
        <w:r w:rsidR="002D466E">
          <w:t>training examples</w:t>
        </w:r>
      </w:ins>
    </w:p>
    <w:p w:rsidR="001653F3" w:rsidRDefault="001653F3" w:rsidP="001653F3">
      <w:pPr>
        <w:pStyle w:val="Paragraphedeliste"/>
        <w:numPr>
          <w:ilvl w:val="0"/>
          <w:numId w:val="32"/>
        </w:numPr>
        <w:rPr>
          <w:ins w:id="3551" w:author="Arthur Parmentier" w:date="2020-06-03T23:09:00Z"/>
        </w:rPr>
      </w:pPr>
      <w:ins w:id="3552" w:author="Arthur Parmentier" w:date="2020-05-20T21:53:00Z">
        <w:r>
          <w:t>Program the virtual instrument itself</w:t>
        </w:r>
      </w:ins>
      <w:ins w:id="3553" w:author="Arthur Parmentier" w:date="2020-06-03T23:09:00Z">
        <w:r w:rsidR="00991C57">
          <w:t xml:space="preserve"> to interpret the sign</w:t>
        </w:r>
      </w:ins>
    </w:p>
    <w:p w:rsidR="00991C57" w:rsidRDefault="00991C57">
      <w:pPr>
        <w:rPr>
          <w:ins w:id="3554" w:author="Arthur Parmentier" w:date="2020-05-20T21:54:00Z"/>
        </w:rPr>
        <w:pPrChange w:id="3555" w:author="Arthur Parmentier" w:date="2020-06-03T23:09:00Z">
          <w:pPr>
            <w:pStyle w:val="Paragraphedeliste"/>
            <w:numPr>
              <w:numId w:val="32"/>
            </w:numPr>
            <w:ind w:hanging="360"/>
          </w:pPr>
        </w:pPrChange>
      </w:pPr>
      <w:ins w:id="3556" w:author="Arthur Parmentier" w:date="2020-06-03T23:09:00Z">
        <w:r>
          <w:t>While the recording of training examples is an auto</w:t>
        </w:r>
      </w:ins>
      <w:ins w:id="3557" w:author="Arthur Parmentier" w:date="2020-06-03T23:10:00Z">
        <w:r>
          <w:t xml:space="preserve">mated process that simply involves pushing one button, the programming of the virtual instrument or device that the sign should control is outside the scope of the program. </w:t>
        </w:r>
      </w:ins>
      <w:ins w:id="3558" w:author="Arthur Parmentier" w:date="2020-06-03T23:11:00Z">
        <w:r>
          <w:t xml:space="preserve">For demo purposes, I have implemented myself the interpretation of some signs </w:t>
        </w:r>
        <w:r>
          <w:lastRenderedPageBreak/>
          <w:t xml:space="preserve">by Ableton Live and a simulation of an orchestra with the Bach Project, but </w:t>
        </w:r>
      </w:ins>
      <w:ins w:id="3559" w:author="Arthur Parmentier" w:date="2020-06-03T23:25:00Z">
        <w:r w:rsidR="006C424F">
          <w:t>the connection with other devices must be implemen</w:t>
        </w:r>
      </w:ins>
      <w:ins w:id="3560" w:author="Arthur Parmentier" w:date="2020-06-03T23:26:00Z">
        <w:r w:rsidR="006C424F">
          <w:t>ted later by the user himself.</w:t>
        </w:r>
      </w:ins>
      <w:ins w:id="3561" w:author="Arthur Parmentier" w:date="2020-06-03T23:11:00Z">
        <w:r>
          <w:t xml:space="preserve"> </w:t>
        </w:r>
      </w:ins>
    </w:p>
    <w:p w:rsidR="0051412E" w:rsidRDefault="0051412E">
      <w:pPr>
        <w:pStyle w:val="Titre4"/>
        <w:rPr>
          <w:ins w:id="3562" w:author="Arthur Parmentier" w:date="2020-06-03T23:39:00Z"/>
        </w:rPr>
        <w:pPrChange w:id="3563" w:author="Arthur Parmentier" w:date="2020-06-03T23:39:00Z">
          <w:pPr/>
        </w:pPrChange>
      </w:pPr>
      <w:ins w:id="3564" w:author="Arthur Parmentier" w:date="2020-06-03T23:39:00Z">
        <w:r>
          <w:t>Sign recording</w:t>
        </w:r>
      </w:ins>
    </w:p>
    <w:p w:rsidR="001222FB" w:rsidRDefault="00145F52" w:rsidP="00D17256">
      <w:pPr>
        <w:rPr>
          <w:ins w:id="3565" w:author="Arthur Parmentier" w:date="2020-05-20T22:23:00Z"/>
        </w:rPr>
      </w:pPr>
      <w:ins w:id="3566" w:author="Arthur Parmentier" w:date="2020-05-20T22:14:00Z">
        <w:r>
          <w:t xml:space="preserve">The user can choose to either define one sign at the time and </w:t>
        </w:r>
      </w:ins>
      <w:ins w:id="3567" w:author="Arthur Parmentier" w:date="2020-05-20T22:15:00Z">
        <w:r>
          <w:t>record one or several training examples for</w:t>
        </w:r>
      </w:ins>
      <w:ins w:id="3568" w:author="Arthur Parmentier" w:date="2020-05-20T22:14:00Z">
        <w:r>
          <w:t xml:space="preserve"> it, then saving the training </w:t>
        </w:r>
      </w:ins>
      <w:ins w:id="3569" w:author="Arthur Parmentier" w:date="2020-05-20T22:15:00Z">
        <w:r>
          <w:t xml:space="preserve">data and adding another sign… or directly define a list </w:t>
        </w:r>
      </w:ins>
      <w:ins w:id="3570" w:author="Arthur Parmentier" w:date="2020-05-20T22:16:00Z">
        <w:r>
          <w:t>of signs and recording all of them in the same session.</w:t>
        </w:r>
      </w:ins>
    </w:p>
    <w:p w:rsidR="00A83578" w:rsidRDefault="00A83578" w:rsidP="00D17256">
      <w:pPr>
        <w:rPr>
          <w:ins w:id="3571" w:author="Arthur Parmentier" w:date="2020-05-20T22:26:00Z"/>
        </w:rPr>
      </w:pPr>
      <w:ins w:id="3572" w:author="Arthur Parmentier" w:date="2020-05-20T22:23:00Z">
        <w:r>
          <w:t xml:space="preserve">The </w:t>
        </w:r>
      </w:ins>
      <w:ins w:id="3573" w:author="Arthur Parmentier" w:date="2020-05-20T22:25:00Z">
        <w:r>
          <w:t>recording session has the following form:</w:t>
        </w:r>
      </w:ins>
    </w:p>
    <w:p w:rsidR="00A83578" w:rsidRDefault="00A83578" w:rsidP="00A83578">
      <w:pPr>
        <w:pStyle w:val="Paragraphedeliste"/>
        <w:numPr>
          <w:ilvl w:val="1"/>
          <w:numId w:val="11"/>
        </w:numPr>
        <w:rPr>
          <w:ins w:id="3574" w:author="Arthur Parmentier" w:date="2020-05-20T22:26:00Z"/>
        </w:rPr>
      </w:pPr>
      <w:ins w:id="3575" w:author="Arthur Parmentier" w:date="2020-05-20T22:26:00Z">
        <w:r>
          <w:t>Initial preparation time</w:t>
        </w:r>
      </w:ins>
      <w:ins w:id="3576" w:author="Arthur Parmentier" w:date="2020-05-20T22:30:00Z">
        <w:r>
          <w:t xml:space="preserve"> of </w:t>
        </w:r>
      </w:ins>
      <w:ins w:id="3577" w:author="Arthur Parmentier" w:date="2020-05-20T22:31:00Z">
        <w:r>
          <w:rPr>
            <w:i/>
            <w:iCs/>
          </w:rPr>
          <w:t>I</w:t>
        </w:r>
      </w:ins>
      <w:ins w:id="3578" w:author="Arthur Parmentier" w:date="2020-05-20T22:30:00Z">
        <w:r>
          <w:t xml:space="preserve"> seconds</w:t>
        </w:r>
      </w:ins>
    </w:p>
    <w:p w:rsidR="00A83578" w:rsidRDefault="00A83578" w:rsidP="00A83578">
      <w:pPr>
        <w:pStyle w:val="Paragraphedeliste"/>
        <w:numPr>
          <w:ilvl w:val="1"/>
          <w:numId w:val="11"/>
        </w:numPr>
        <w:rPr>
          <w:ins w:id="3579" w:author="Arthur Parmentier" w:date="2020-05-20T22:28:00Z"/>
        </w:rPr>
      </w:pPr>
      <w:ins w:id="3580" w:author="Arthur Parmentier" w:date="2020-05-20T22:27:00Z">
        <w:r>
          <w:t xml:space="preserve">Each sign is recorded </w:t>
        </w:r>
        <w:r w:rsidRPr="00A83578">
          <w:rPr>
            <w:i/>
            <w:iCs/>
            <w:rPrChange w:id="3581" w:author="Arthur Parmentier" w:date="2020-05-20T22:30:00Z">
              <w:rPr/>
            </w:rPrChange>
          </w:rPr>
          <w:t>N</w:t>
        </w:r>
        <w:r>
          <w:t xml:space="preserve"> </w:t>
        </w:r>
      </w:ins>
      <w:ins w:id="3582" w:author="Arthur Parmentier" w:date="2020-05-20T22:28:00Z">
        <w:r>
          <w:t>times</w:t>
        </w:r>
      </w:ins>
      <w:ins w:id="3583" w:author="Arthur Parmentier" w:date="2020-05-20T22:29:00Z">
        <w:r>
          <w:t>, in the following loop:</w:t>
        </w:r>
      </w:ins>
    </w:p>
    <w:p w:rsidR="00A83578" w:rsidRDefault="00A83578" w:rsidP="00A83578">
      <w:pPr>
        <w:pStyle w:val="Paragraphedeliste"/>
        <w:numPr>
          <w:ilvl w:val="2"/>
          <w:numId w:val="11"/>
        </w:numPr>
        <w:rPr>
          <w:ins w:id="3584" w:author="Arthur Parmentier" w:date="2020-05-20T22:28:00Z"/>
        </w:rPr>
      </w:pPr>
      <w:ins w:id="3585" w:author="Arthur Parmentier" w:date="2020-05-20T22:29:00Z">
        <w:r>
          <w:t>The</w:t>
        </w:r>
      </w:ins>
      <w:ins w:id="3586" w:author="Arthur Parmentier" w:date="2020-05-20T22:28:00Z">
        <w:r>
          <w:t xml:space="preserve"> recording is launch</w:t>
        </w:r>
      </w:ins>
      <w:ins w:id="3587" w:author="Arthur Parmentier" w:date="2020-05-20T22:32:00Z">
        <w:r>
          <w:t>ed</w:t>
        </w:r>
      </w:ins>
      <w:ins w:id="3588" w:author="Arthur Parmentier" w:date="2020-05-20T22:28:00Z">
        <w:r>
          <w:t xml:space="preserve"> for </w:t>
        </w:r>
      </w:ins>
      <w:ins w:id="3589" w:author="Arthur Parmentier" w:date="2020-05-20T22:29:00Z">
        <w:r w:rsidRPr="00A83578">
          <w:rPr>
            <w:i/>
            <w:iCs/>
            <w:rPrChange w:id="3590" w:author="Arthur Parmentier" w:date="2020-05-20T22:30:00Z">
              <w:rPr/>
            </w:rPrChange>
          </w:rPr>
          <w:t>R</w:t>
        </w:r>
      </w:ins>
      <w:ins w:id="3591" w:author="Arthur Parmentier" w:date="2020-05-20T22:28:00Z">
        <w:r>
          <w:t xml:space="preserve"> seconds</w:t>
        </w:r>
      </w:ins>
    </w:p>
    <w:p w:rsidR="00A83578" w:rsidRDefault="0088440D" w:rsidP="00A83578">
      <w:pPr>
        <w:pStyle w:val="Paragraphedeliste"/>
        <w:numPr>
          <w:ilvl w:val="2"/>
          <w:numId w:val="11"/>
        </w:numPr>
        <w:rPr>
          <w:ins w:id="3592" w:author="Arthur Parmentier" w:date="2020-05-20T22:30:00Z"/>
        </w:rPr>
      </w:pPr>
      <w:ins w:id="3593" w:author="Arthur Parmentier" w:date="2020-05-21T09:49:00Z">
        <w:r>
          <w:t>Break (preparation time for next recording) of</w:t>
        </w:r>
      </w:ins>
      <w:ins w:id="3594" w:author="Arthur Parmentier" w:date="2020-05-20T22:29:00Z">
        <w:r w:rsidR="00A83578">
          <w:t xml:space="preserve"> </w:t>
        </w:r>
        <w:r w:rsidR="00A83578" w:rsidRPr="00A83578">
          <w:rPr>
            <w:i/>
            <w:iCs/>
            <w:rPrChange w:id="3595" w:author="Arthur Parmentier" w:date="2020-05-20T22:30:00Z">
              <w:rPr/>
            </w:rPrChange>
          </w:rPr>
          <w:t>P</w:t>
        </w:r>
        <w:r w:rsidR="00A83578">
          <w:t xml:space="preserve"> seconds</w:t>
        </w:r>
      </w:ins>
    </w:p>
    <w:p w:rsidR="00A83578" w:rsidRDefault="00A83578" w:rsidP="00A83578">
      <w:pPr>
        <w:rPr>
          <w:ins w:id="3596" w:author="Arthur Parmentier" w:date="2020-05-20T22:43:00Z"/>
        </w:rPr>
      </w:pPr>
      <w:ins w:id="3597" w:author="Arthur Parmentier" w:date="2020-05-20T22:31:00Z">
        <w:r>
          <w:t xml:space="preserve">The user can change the values of </w:t>
        </w:r>
      </w:ins>
      <w:ins w:id="3598" w:author="Arthur Parmentier" w:date="2020-05-20T22:32:00Z">
        <w:r>
          <w:rPr>
            <w:i/>
            <w:iCs/>
          </w:rPr>
          <w:t>0&lt;</w:t>
        </w:r>
      </w:ins>
      <w:ins w:id="3599" w:author="Arthur Parmentier" w:date="2020-05-20T22:31:00Z">
        <w:r>
          <w:rPr>
            <w:i/>
            <w:iCs/>
          </w:rPr>
          <w:t xml:space="preserve">I, </w:t>
        </w:r>
      </w:ins>
      <w:ins w:id="3600" w:author="Arthur Parmentier" w:date="2020-05-20T22:32:00Z">
        <w:r>
          <w:rPr>
            <w:i/>
            <w:iCs/>
          </w:rPr>
          <w:t>0&lt;</w:t>
        </w:r>
      </w:ins>
      <w:ins w:id="3601" w:author="Arthur Parmentier" w:date="2020-05-20T22:31:00Z">
        <w:r>
          <w:rPr>
            <w:i/>
            <w:iCs/>
          </w:rPr>
          <w:t xml:space="preserve">N, </w:t>
        </w:r>
      </w:ins>
      <w:ins w:id="3602" w:author="Arthur Parmentier" w:date="2020-05-20T22:32:00Z">
        <w:r>
          <w:rPr>
            <w:i/>
            <w:iCs/>
          </w:rPr>
          <w:t>0&lt;</w:t>
        </w:r>
      </w:ins>
      <w:ins w:id="3603" w:author="Arthur Parmentier" w:date="2020-05-20T22:31:00Z">
        <w:r>
          <w:rPr>
            <w:i/>
            <w:iCs/>
          </w:rPr>
          <w:t>R</w:t>
        </w:r>
      </w:ins>
      <w:ins w:id="3604" w:author="Arthur Parmentier" w:date="2020-05-20T22:32:00Z">
        <w:r>
          <w:rPr>
            <w:i/>
            <w:iCs/>
          </w:rPr>
          <w:t>&lt;5</w:t>
        </w:r>
      </w:ins>
      <w:ins w:id="3605" w:author="Arthur Parmentier" w:date="2020-05-20T22:33:00Z">
        <w:r w:rsidR="005325E0">
          <w:rPr>
            <w:rStyle w:val="Appelnotedebasdep"/>
            <w:i/>
            <w:iCs/>
          </w:rPr>
          <w:footnoteReference w:id="46"/>
        </w:r>
      </w:ins>
      <w:ins w:id="3622" w:author="Arthur Parmentier" w:date="2020-05-20T22:31:00Z">
        <w:r>
          <w:rPr>
            <w:i/>
            <w:iCs/>
          </w:rPr>
          <w:t xml:space="preserve"> </w:t>
        </w:r>
        <w:r>
          <w:t xml:space="preserve">and </w:t>
        </w:r>
      </w:ins>
      <w:ins w:id="3623" w:author="Arthur Parmentier" w:date="2020-05-20T22:32:00Z">
        <w:r>
          <w:t>0&lt;</w:t>
        </w:r>
      </w:ins>
      <w:ins w:id="3624" w:author="Arthur Parmentier" w:date="2020-05-20T22:31:00Z">
        <w:r>
          <w:rPr>
            <w:i/>
            <w:iCs/>
          </w:rPr>
          <w:t>P</w:t>
        </w:r>
        <w:r>
          <w:t xml:space="preserve"> according to his needs.</w:t>
        </w:r>
      </w:ins>
    </w:p>
    <w:p w:rsidR="00937092" w:rsidRDefault="004256FE">
      <w:pPr>
        <w:rPr>
          <w:ins w:id="3625" w:author="Arthur Parmentier" w:date="2020-05-21T09:56:00Z"/>
        </w:rPr>
      </w:pPr>
      <w:ins w:id="3626" w:author="Arthur Parmentier" w:date="2020-05-21T09:53:00Z">
        <w:r>
          <w:t>Each record</w:t>
        </w:r>
      </w:ins>
      <w:ins w:id="3627" w:author="Arthur Parmentier" w:date="2020-05-22T09:23:00Z">
        <w:r w:rsidR="00A87845">
          <w:t>ing</w:t>
        </w:r>
      </w:ins>
      <w:ins w:id="3628" w:author="Arthur Parmentier" w:date="2020-05-21T09:53:00Z">
        <w:r>
          <w:t xml:space="preserve"> </w:t>
        </w:r>
      </w:ins>
      <w:ins w:id="3629" w:author="Arthur Parmentier" w:date="2020-05-22T09:24:00Z">
        <w:r w:rsidR="00A728E6">
          <w:t>takes place in</w:t>
        </w:r>
      </w:ins>
      <w:ins w:id="3630" w:author="Arthur Parmentier" w:date="2020-05-21T09:54:00Z">
        <w:r>
          <w:t xml:space="preserve"> a different buffer of the Multiple Buffer (MuBu) object</w:t>
        </w:r>
      </w:ins>
      <w:ins w:id="3631" w:author="Arthur Parmentier" w:date="2020-06-03T23:27:00Z">
        <w:r w:rsidR="001B372B">
          <w:t>s (one Mubu object per model</w:t>
        </w:r>
        <w:r w:rsidR="001B372B">
          <w:rPr>
            <w:rStyle w:val="Appelnotedebasdep"/>
          </w:rPr>
          <w:footnoteReference w:id="47"/>
        </w:r>
        <w:r w:rsidR="001B372B">
          <w:t>)</w:t>
        </w:r>
      </w:ins>
      <w:ins w:id="3637" w:author="Arthur Parmentier" w:date="2020-05-21T09:54:00Z">
        <w:r>
          <w:t xml:space="preserve"> and </w:t>
        </w:r>
      </w:ins>
      <w:ins w:id="3638" w:author="Arthur Parmentier" w:date="2020-05-21T09:51:00Z">
        <w:r>
          <w:t>ea</w:t>
        </w:r>
      </w:ins>
      <w:ins w:id="3639" w:author="Arthur Parmentier" w:date="2020-05-21T09:52:00Z">
        <w:r>
          <w:t>ch active input data</w:t>
        </w:r>
      </w:ins>
      <w:ins w:id="3640" w:author="Arthur Parmentier" w:date="2020-05-21T09:51:00Z">
        <w:r>
          <w:t xml:space="preserve"> </w:t>
        </w:r>
      </w:ins>
      <w:ins w:id="3641" w:author="Arthur Parmentier" w:date="2020-05-21T09:52:00Z">
        <w:r>
          <w:t>is</w:t>
        </w:r>
      </w:ins>
      <w:ins w:id="3642" w:author="Arthur Parmentier" w:date="2020-05-21T09:51:00Z">
        <w:r>
          <w:t xml:space="preserve"> saved into</w:t>
        </w:r>
      </w:ins>
      <w:ins w:id="3643" w:author="Arthur Parmentier" w:date="2020-05-21T09:52:00Z">
        <w:r>
          <w:t xml:space="preserve"> a different </w:t>
        </w:r>
      </w:ins>
      <w:ins w:id="3644" w:author="Arthur Parmentier" w:date="2020-05-21T09:54:00Z">
        <w:r>
          <w:t xml:space="preserve">track. The user can </w:t>
        </w:r>
      </w:ins>
      <w:ins w:id="3645" w:author="Arthur Parmentier" w:date="2020-05-21T09:55:00Z">
        <w:r>
          <w:t>na</w:t>
        </w:r>
      </w:ins>
      <w:ins w:id="3646" w:author="Arthur Parmentier" w:date="2020-05-21T09:56:00Z">
        <w:r>
          <w:t>vigate</w:t>
        </w:r>
      </w:ins>
      <w:ins w:id="3647" w:author="Arthur Parmentier" w:date="2020-05-21T09:55:00Z">
        <w:r>
          <w:t xml:space="preserve"> the recorded data in each buffer and track using the Multiple Buffer Interface (Imubu object)</w:t>
        </w:r>
      </w:ins>
      <w:ins w:id="3648" w:author="Arthur Parmentier" w:date="2020-05-21T09:56:00Z">
        <w:r>
          <w:t>.</w:t>
        </w:r>
      </w:ins>
    </w:p>
    <w:p w:rsidR="0051412E" w:rsidRDefault="00EA7F1C">
      <w:pPr>
        <w:keepNext/>
        <w:rPr>
          <w:ins w:id="3649" w:author="Arthur Parmentier" w:date="2020-06-03T23:37:00Z"/>
        </w:rPr>
        <w:pPrChange w:id="3650" w:author="Arthur Parmentier" w:date="2020-06-03T23:37:00Z">
          <w:pPr/>
        </w:pPrChange>
      </w:pPr>
      <w:ins w:id="3651" w:author="Arthur Parmentier" w:date="2020-06-03T23:36:00Z">
        <w:r>
          <w:rPr>
            <w:noProof/>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Default="0051412E">
      <w:pPr>
        <w:pStyle w:val="Lgende"/>
        <w:rPr>
          <w:ins w:id="3652" w:author="Arthur Parmentier" w:date="2020-06-03T23:36:00Z"/>
        </w:rPr>
        <w:pPrChange w:id="3653" w:author="Arthur Parmentier" w:date="2020-06-03T23:37:00Z">
          <w:pPr/>
        </w:pPrChange>
      </w:pPr>
      <w:ins w:id="3654" w:author="Arthur Parmentier" w:date="2020-06-03T23:37:00Z">
        <w:r>
          <w:t xml:space="preserve">Figure </w:t>
        </w:r>
        <w:r>
          <w:fldChar w:fldCharType="begin"/>
        </w:r>
        <w:r>
          <w:instrText xml:space="preserve"> SEQ Figure \* ARABIC </w:instrText>
        </w:r>
      </w:ins>
      <w:r>
        <w:fldChar w:fldCharType="separate"/>
      </w:r>
      <w:ins w:id="3655" w:author="Arthur Parmentier" w:date="2020-06-05T21:05:00Z">
        <w:r w:rsidR="001C2AA6">
          <w:rPr>
            <w:noProof/>
          </w:rPr>
          <w:t>8</w:t>
        </w:r>
      </w:ins>
      <w:ins w:id="3656" w:author="Arthur Parmentier" w:date="2020-06-03T23:37:00Z">
        <w:r>
          <w:fldChar w:fldCharType="end"/>
        </w:r>
        <w:r>
          <w:t xml:space="preserve"> Imubu controls and interface.</w:t>
        </w:r>
      </w:ins>
    </w:p>
    <w:p w:rsidR="00D17256" w:rsidRDefault="004256FE">
      <w:pPr>
        <w:rPr>
          <w:ins w:id="3657" w:author="Arthur Parmentier" w:date="2020-05-21T10:01:00Z"/>
        </w:rPr>
      </w:pPr>
      <w:ins w:id="3658" w:author="Arthur Parmentier" w:date="2020-05-21T09:57:00Z">
        <w:r>
          <w:lastRenderedPageBreak/>
          <w:t>After the recording session, the data contained in a given track of a gi</w:t>
        </w:r>
      </w:ins>
      <w:ins w:id="3659" w:author="Arthur Parmentier" w:date="2020-05-21T09:58:00Z">
        <w:r>
          <w:t xml:space="preserve">ven buffer corresponds to </w:t>
        </w:r>
      </w:ins>
      <w:ins w:id="3660" w:author="Arthur Parmentier" w:date="2020-05-20T21:54:00Z">
        <w:r w:rsidR="00D17256">
          <w:t xml:space="preserve">a </w:t>
        </w:r>
      </w:ins>
      <w:ins w:id="3661" w:author="Arthur Parmentier" w:date="2020-05-21T09:58:00Z">
        <w:r>
          <w:t>(</w:t>
        </w:r>
      </w:ins>
      <w:ins w:id="3662" w:author="Arthur Parmentier" w:date="2020-05-20T21:54:00Z">
        <w:r w:rsidR="00D17256">
          <w:t>N</w:t>
        </w:r>
      </w:ins>
      <w:ins w:id="3663" w:author="Arthur Parmentier" w:date="2020-05-21T09:58:00Z">
        <w:r>
          <w:t>+1)</w:t>
        </w:r>
      </w:ins>
      <w:ins w:id="3664" w:author="Arthur Parmentier" w:date="2020-05-21T10:13:00Z">
        <w:r w:rsidR="0008549C">
          <w:t xml:space="preserve"> </w:t>
        </w:r>
      </w:ins>
      <w:ins w:id="3665" w:author="Arthur Parmentier" w:date="2020-05-20T21:54:00Z">
        <w:r w:rsidR="00D17256">
          <w:t>x</w:t>
        </w:r>
      </w:ins>
      <w:ins w:id="3666" w:author="Arthur Parmentier" w:date="2020-05-21T10:13:00Z">
        <w:r w:rsidR="0008549C">
          <w:t xml:space="preserve"> </w:t>
        </w:r>
      </w:ins>
      <w:ins w:id="3667" w:author="Arthur Parmentier" w:date="2020-05-20T21:54:00Z">
        <w:r w:rsidR="00D17256">
          <w:t xml:space="preserve">L matrix with N being the number of dimensions of </w:t>
        </w:r>
      </w:ins>
      <w:ins w:id="3668" w:author="Arthur Parmentier" w:date="2020-05-21T09:58:00Z">
        <w:r>
          <w:t>the corresponding</w:t>
        </w:r>
      </w:ins>
      <w:ins w:id="3669" w:author="Arthur Parmentier" w:date="2020-05-20T21:54:00Z">
        <w:r w:rsidR="00D17256">
          <w:t xml:space="preserve"> input and L being the number of steps in the recording sequence (sampling rate x duration of the sequence)</w:t>
        </w:r>
      </w:ins>
      <w:ins w:id="3670" w:author="Arthur Parmentier" w:date="2020-05-21T09:58:00Z">
        <w:r>
          <w:t>. T</w:t>
        </w:r>
      </w:ins>
      <w:ins w:id="3671" w:author="Arthur Parmentier" w:date="2020-05-21T09:59:00Z">
        <w:r>
          <w:t xml:space="preserve">he additional dimension corresponds to the time-tagging of the data. </w:t>
        </w:r>
      </w:ins>
      <w:ins w:id="3672" w:author="Arthur Parmentier" w:date="2020-05-21T10:01:00Z">
        <w:r w:rsidR="005C1896">
          <w:t>There are two main reasons for time-tagging the data:</w:t>
        </w:r>
      </w:ins>
    </w:p>
    <w:p w:rsidR="005C1896" w:rsidRDefault="005C1896" w:rsidP="005C1896">
      <w:pPr>
        <w:pStyle w:val="Paragraphedeliste"/>
        <w:numPr>
          <w:ilvl w:val="0"/>
          <w:numId w:val="35"/>
        </w:numPr>
        <w:rPr>
          <w:ins w:id="3673" w:author="Arthur Parmentier" w:date="2020-05-21T10:02:00Z"/>
        </w:rPr>
      </w:pPr>
      <w:ins w:id="3674" w:author="Arthur Parmentier" w:date="2020-05-21T10:01:00Z">
        <w:r>
          <w:t xml:space="preserve">When several inputs are recorded at the same time, each has its own </w:t>
        </w:r>
      </w:ins>
      <w:ins w:id="3675" w:author="Arthur Parmentier" w:date="2020-05-21T10:02:00Z">
        <w:r>
          <w:t>output rate</w:t>
        </w:r>
      </w:ins>
      <w:ins w:id="3676" w:author="Arthur Parmentier" w:date="2020-05-21T10:03:00Z">
        <w:r>
          <w:t xml:space="preserve">; </w:t>
        </w:r>
      </w:ins>
      <w:ins w:id="3677" w:author="Arthur Parmentier" w:date="2020-05-21T10:04:00Z">
        <w:r>
          <w:t>time-tagging the data in each track guarantees that during playback, the rate of each track is preserved</w:t>
        </w:r>
      </w:ins>
    </w:p>
    <w:p w:rsidR="005C1896" w:rsidRDefault="005C1896" w:rsidP="005C1896">
      <w:pPr>
        <w:pStyle w:val="Paragraphedeliste"/>
        <w:numPr>
          <w:ilvl w:val="0"/>
          <w:numId w:val="35"/>
        </w:numPr>
        <w:rPr>
          <w:ins w:id="3678" w:author="Arthur Parmentier" w:date="2020-05-21T10:11:00Z"/>
        </w:rPr>
      </w:pPr>
      <w:ins w:id="3679" w:author="Arthur Parmentier" w:date="2020-05-21T10:02:00Z">
        <w:r>
          <w:t>Individual inputs can have varying output rates over time, for instance Pose</w:t>
        </w:r>
      </w:ins>
      <w:ins w:id="3680" w:author="Arthur Parmentier" w:date="2020-06-03T23:37:00Z">
        <w:r w:rsidR="0051412E">
          <w:t>N</w:t>
        </w:r>
      </w:ins>
      <w:ins w:id="3681" w:author="Arthur Parmentier" w:date="2020-05-21T10:02:00Z">
        <w:r>
          <w:t>et</w:t>
        </w:r>
      </w:ins>
      <w:ins w:id="3682" w:author="Arthur Parmentier" w:date="2020-06-03T23:37:00Z">
        <w:r w:rsidR="0051412E">
          <w:t xml:space="preserve"> and HandPose that run on GPU</w:t>
        </w:r>
      </w:ins>
      <w:ins w:id="3683" w:author="Arthur Parmentier" w:date="2020-05-21T10:08:00Z">
        <w:r>
          <w:t>. Although we will see that the Dynamic Time Warping classification does “warp” the seq</w:t>
        </w:r>
      </w:ins>
      <w:ins w:id="3684" w:author="Arthur Parmentier" w:date="2020-05-21T10:09:00Z">
        <w:r>
          <w:t xml:space="preserve">uence in time and is therefore not sensitive to </w:t>
        </w:r>
        <w:r w:rsidR="00D9796F">
          <w:t xml:space="preserve">small variations of data rate, it </w:t>
        </w:r>
      </w:ins>
      <w:ins w:id="3685" w:author="Arthur Parmentier" w:date="2020-05-21T10:10:00Z">
        <w:r w:rsidR="00D9796F">
          <w:t xml:space="preserve">is safe to assume that keeping the data timing in place </w:t>
        </w:r>
      </w:ins>
      <w:ins w:id="3686" w:author="Arthur Parmentier" w:date="2020-05-21T10:11:00Z">
        <w:r w:rsidR="00D9796F">
          <w:t>always would better represent the original movements of the soundpainter</w:t>
        </w:r>
      </w:ins>
    </w:p>
    <w:p w:rsidR="00B92220" w:rsidRDefault="00995831" w:rsidP="00B92220">
      <w:pPr>
        <w:rPr>
          <w:ins w:id="3687" w:author="Arthur Parmentier" w:date="2020-05-21T14:39:00Z"/>
        </w:rPr>
      </w:pPr>
      <w:ins w:id="3688" w:author="Arthur Parmentier" w:date="2020-05-21T10:16:00Z">
        <w:r>
          <w:t>Wrapping up, i</w:t>
        </w:r>
      </w:ins>
      <w:ins w:id="3689" w:author="Arthur Parmentier" w:date="2020-05-21T10:15:00Z">
        <w:r>
          <w:t xml:space="preserve">nside the MuBu object, </w:t>
        </w:r>
      </w:ins>
      <w:ins w:id="3690" w:author="Arthur Parmentier" w:date="2020-05-21T10:16:00Z">
        <w:r>
          <w:t>a sign is represented by</w:t>
        </w:r>
      </w:ins>
      <w:ins w:id="3691" w:author="Arthur Parmentier" w:date="2020-05-21T14:37:00Z">
        <w:r w:rsidR="00B92220">
          <w:t xml:space="preserve"> labeled</w:t>
        </w:r>
      </w:ins>
      <w:ins w:id="3692" w:author="Arthur Parmentier" w:date="2020-05-21T14:34:00Z">
        <w:r w:rsidR="00B92220">
          <w:t xml:space="preserve"> multi-dimensional buffers</w:t>
        </w:r>
      </w:ins>
      <w:ins w:id="3693" w:author="Arthur Parmentier" w:date="2020-05-21T14:38:00Z">
        <w:r w:rsidR="00B92220">
          <w:t xml:space="preserve"> that contain the motion tracking data corresponding to each </w:t>
        </w:r>
      </w:ins>
      <w:ins w:id="3694" w:author="Arthur Parmentier" w:date="2020-05-21T14:39:00Z">
        <w:r w:rsidR="00B92220">
          <w:t>recorded example of the sign.</w:t>
        </w:r>
      </w:ins>
    </w:p>
    <w:p w:rsidR="00B92220" w:rsidRDefault="00B92220">
      <w:pPr>
        <w:rPr>
          <w:ins w:id="3695" w:author="Arthur Parmentier" w:date="2020-05-22T09:05:00Z"/>
        </w:rPr>
      </w:pPr>
      <w:ins w:id="3696" w:author="Arthur Parmentier" w:date="2020-05-21T14:39:00Z">
        <w:r>
          <w:t xml:space="preserve">Once the data has been recorded, the user is able to save the </w:t>
        </w:r>
      </w:ins>
      <w:ins w:id="3697" w:author="Arthur Parmentier" w:date="2020-05-21T14:40:00Z">
        <w:r>
          <w:t>recorded buffers to files in the ./data folder</w:t>
        </w:r>
      </w:ins>
      <w:ins w:id="3698" w:author="Arthur Parmentier" w:date="2020-05-22T09:24:00Z">
        <w:r w:rsidR="00AE73D8">
          <w:t xml:space="preserve">, by using the dedicated button </w:t>
        </w:r>
      </w:ins>
      <w:ins w:id="3699" w:author="Arthur Parmentier" w:date="2020-06-03T23:38:00Z">
        <w:r w:rsidR="0051412E">
          <w:t>“Save buffers to file”</w:t>
        </w:r>
      </w:ins>
      <w:ins w:id="3700" w:author="Arthur Parmentier" w:date="2020-05-22T09:24:00Z">
        <w:r w:rsidR="00AE73D8">
          <w:t>.</w:t>
        </w:r>
      </w:ins>
    </w:p>
    <w:p w:rsidR="0051412E" w:rsidRDefault="0051412E">
      <w:pPr>
        <w:pStyle w:val="Titre4"/>
        <w:rPr>
          <w:ins w:id="3701" w:author="Arthur Parmentier" w:date="2020-06-03T23:38:00Z"/>
        </w:rPr>
        <w:pPrChange w:id="3702" w:author="Arthur Parmentier" w:date="2020-06-03T23:38:00Z">
          <w:pPr/>
        </w:pPrChange>
      </w:pPr>
      <w:ins w:id="3703" w:author="Arthur Parmentier" w:date="2020-06-03T23:39:00Z">
        <w:r>
          <w:t>Saving recordings to file: building a dictionary</w:t>
        </w:r>
      </w:ins>
    </w:p>
    <w:p w:rsidR="00023308" w:rsidRDefault="00023308" w:rsidP="00023308">
      <w:pPr>
        <w:rPr>
          <w:ins w:id="3704" w:author="Arthur Parmentier" w:date="2020-05-22T08:10:00Z"/>
        </w:rPr>
      </w:pPr>
      <w:ins w:id="3705" w:author="Arthur Parmentier" w:date="2020-05-22T08:10:00Z">
        <w:r>
          <w:t>What would be ideal would be to store the data in the following fashion:</w:t>
        </w:r>
      </w:ins>
    </w:p>
    <w:p w:rsidR="00023308" w:rsidRDefault="00023308" w:rsidP="00023308">
      <w:pPr>
        <w:rPr>
          <w:ins w:id="3706" w:author="Arthur Parmentier" w:date="2020-05-22T08:27:00Z"/>
        </w:rPr>
      </w:pPr>
      <w:ins w:id="3707" w:author="Arthur Parmentier" w:date="2020-05-22T08:10:00Z">
        <w:r>
          <w:t>./data</w:t>
        </w:r>
        <w:r>
          <w:br/>
        </w:r>
        <w:r>
          <w:tab/>
          <w:t>/track_name (corresponds to the input name)</w:t>
        </w:r>
        <w:r>
          <w:br/>
        </w:r>
        <w:r>
          <w:tab/>
        </w:r>
        <w:r>
          <w:tab/>
          <w:t>/</w:t>
        </w:r>
      </w:ins>
      <w:ins w:id="3708" w:author="Arthur Parmentier" w:date="2020-05-22T08:11:00Z">
        <w:r>
          <w:t>sign_label</w:t>
        </w:r>
      </w:ins>
      <w:ins w:id="3709" w:author="Arthur Parmentier" w:date="2020-05-22T08:10:00Z">
        <w:r>
          <w:t xml:space="preserve"> + unique_id (.mubu or .txt)</w:t>
        </w:r>
      </w:ins>
    </w:p>
    <w:p w:rsidR="003943E3" w:rsidRDefault="003943E3" w:rsidP="00023308">
      <w:pPr>
        <w:rPr>
          <w:ins w:id="3710" w:author="Arthur Parmentier" w:date="2020-05-22T08:10:00Z"/>
        </w:rPr>
      </w:pPr>
      <w:ins w:id="3711" w:author="Arthur Parmentier" w:date="2020-05-22T08:27:00Z">
        <w:r>
          <w:t>The motivation for using this file and folder structure is that it best represents the data structure of the MuBu object itself</w:t>
        </w:r>
      </w:ins>
      <w:ins w:id="3712" w:author="Arthur Parmentier" w:date="2020-05-22T08:28:00Z">
        <w:r>
          <w:t xml:space="preserve"> and </w:t>
        </w:r>
      </w:ins>
      <w:ins w:id="3713" w:author="Arthur Parmentier" w:date="2020-05-22T08:29:00Z">
        <w:r>
          <w:t xml:space="preserve">allows the user to clearly identify what the file corresponds to without looking at its metadata. The user would then be allowed to mix data from </w:t>
        </w:r>
      </w:ins>
      <w:ins w:id="3714" w:author="Arthur Parmentier" w:date="2020-05-22T08:30:00Z">
        <w:r>
          <w:t xml:space="preserve">recording sessions that are inhomogeneous, i.e. with a different number of </w:t>
        </w:r>
        <w:r w:rsidR="00CA7DF5">
          <w:t>recorded inputs</w:t>
        </w:r>
      </w:ins>
      <w:ins w:id="3715" w:author="Arthur Parmentier" w:date="2020-05-22T08:31:00Z">
        <w:r w:rsidR="00CA7DF5">
          <w:t>, by loading all the files that corresponds to the inputs he uses, even though they might come from very different sessions.</w:t>
        </w:r>
      </w:ins>
    </w:p>
    <w:p w:rsidR="00023308" w:rsidRDefault="00023308">
      <w:pPr>
        <w:rPr>
          <w:ins w:id="3716" w:author="Arthur Parmentier" w:date="2020-05-22T08:21:00Z"/>
        </w:rPr>
      </w:pPr>
      <w:ins w:id="3717" w:author="Arthur Parmentier" w:date="2020-05-22T08:11:00Z">
        <w:r>
          <w:t xml:space="preserve">However, the MuBu object write and read mechanisms suffers </w:t>
        </w:r>
      </w:ins>
      <w:ins w:id="3718" w:author="Arthur Parmentier" w:date="2020-05-22T08:13:00Z">
        <w:r>
          <w:t>from bugs</w:t>
        </w:r>
        <w:r>
          <w:rPr>
            <w:rStyle w:val="Appelnotedebasdep"/>
          </w:rPr>
          <w:footnoteReference w:id="48"/>
        </w:r>
      </w:ins>
      <w:ins w:id="3720" w:author="Arthur Parmentier" w:date="2020-05-22T08:21:00Z">
        <w:r w:rsidR="008A6401">
          <w:t xml:space="preserve"> that should be fixed by the </w:t>
        </w:r>
      </w:ins>
      <w:ins w:id="3721" w:author="Arthur Parmentier" w:date="2020-05-22T08:22:00Z">
        <w:r w:rsidR="008A6401">
          <w:t>developers</w:t>
        </w:r>
      </w:ins>
      <w:ins w:id="3722" w:author="Arthur Parmentier" w:date="2020-05-22T08:21:00Z">
        <w:r w:rsidR="008A6401">
          <w:t xml:space="preserve"> in the </w:t>
        </w:r>
      </w:ins>
      <w:ins w:id="3723" w:author="Arthur Parmentier" w:date="2020-05-22T08:22:00Z">
        <w:r w:rsidR="008A6401">
          <w:t>near future (as of May 2020)</w:t>
        </w:r>
      </w:ins>
      <w:ins w:id="3724" w:author="Arthur Parmentier" w:date="2020-05-22T08:12:00Z">
        <w:r>
          <w:t xml:space="preserve"> </w:t>
        </w:r>
      </w:ins>
      <w:ins w:id="3725" w:author="Arthur Parmentier" w:date="2020-05-22T08:13:00Z">
        <w:r>
          <w:t>and I had to implement a workaround before it gets fixed</w:t>
        </w:r>
      </w:ins>
      <w:ins w:id="3726" w:author="Arthur Parmentier" w:date="2020-05-22T08:20:00Z">
        <w:r w:rsidR="008A6401">
          <w:t xml:space="preserve">, by saving </w:t>
        </w:r>
      </w:ins>
      <w:ins w:id="3727" w:author="Arthur Parmentier" w:date="2020-05-22T08:21:00Z">
        <w:r w:rsidR="008A6401">
          <w:t>each</w:t>
        </w:r>
      </w:ins>
      <w:ins w:id="3728" w:author="Arthur Parmentier" w:date="2020-05-22T08:20:00Z">
        <w:r w:rsidR="008A6401">
          <w:t xml:space="preserve"> buffer with all </w:t>
        </w:r>
      </w:ins>
      <w:ins w:id="3729" w:author="Arthur Parmentier" w:date="2020-05-22T08:21:00Z">
        <w:r w:rsidR="008A6401">
          <w:t>its</w:t>
        </w:r>
      </w:ins>
      <w:ins w:id="3730" w:author="Arthur Parmentier" w:date="2020-05-22T08:20:00Z">
        <w:r w:rsidR="008A6401">
          <w:t xml:space="preserve"> tracks in</w:t>
        </w:r>
      </w:ins>
      <w:ins w:id="3731" w:author="Arthur Parmentier" w:date="2020-05-22T08:21:00Z">
        <w:r w:rsidR="008A6401">
          <w:t xml:space="preserve"> a single file:</w:t>
        </w:r>
      </w:ins>
    </w:p>
    <w:p w:rsidR="008A6401" w:rsidRDefault="008A6401" w:rsidP="008A6401">
      <w:pPr>
        <w:rPr>
          <w:ins w:id="3732" w:author="Arthur Parmentier" w:date="2020-05-22T08:21:00Z"/>
        </w:rPr>
      </w:pPr>
      <w:ins w:id="3733" w:author="Arthur Parmentier" w:date="2020-05-22T08:21:00Z">
        <w:r>
          <w:t>./data</w:t>
        </w:r>
        <w:r>
          <w:br/>
        </w:r>
        <w:r>
          <w:tab/>
          <w:t>/configuration_#track_name_1_#track_name_2…</w:t>
        </w:r>
        <w:r>
          <w:br/>
        </w:r>
        <w:r>
          <w:tab/>
        </w:r>
        <w:r>
          <w:tab/>
          <w:t>/buffer_name + unique_id (.mubu, .txt)</w:t>
        </w:r>
      </w:ins>
    </w:p>
    <w:p w:rsidR="008A6401" w:rsidRDefault="008A6401">
      <w:pPr>
        <w:rPr>
          <w:ins w:id="3734" w:author="Arthur Parmentier" w:date="2020-06-03T23:40:00Z"/>
        </w:rPr>
      </w:pPr>
      <w:ins w:id="3735" w:author="Arthur Parmentier" w:date="2020-05-22T08:22:00Z">
        <w:r>
          <w:t>This way, the buffer names are saved correctly</w:t>
        </w:r>
      </w:ins>
      <w:ins w:id="3736" w:author="Arthur Parmentier" w:date="2020-05-22T08:31:00Z">
        <w:r w:rsidR="00DD65AA">
          <w:t>, but the user is no longer able to mix data</w:t>
        </w:r>
      </w:ins>
      <w:ins w:id="3737" w:author="Arthur Parmentier" w:date="2020-05-22T08:32:00Z">
        <w:r w:rsidR="00DD65AA">
          <w:t xml:space="preserve"> from different sets of inputs.</w:t>
        </w:r>
      </w:ins>
    </w:p>
    <w:p w:rsidR="00F05472" w:rsidRDefault="00F05472">
      <w:pPr>
        <w:pStyle w:val="Titre4"/>
        <w:rPr>
          <w:ins w:id="3738" w:author="Arthur Parmentier" w:date="2020-05-22T08:23:00Z"/>
        </w:rPr>
        <w:pPrChange w:id="3739" w:author="Arthur Parmentier" w:date="2020-06-03T23:40:00Z">
          <w:pPr/>
        </w:pPrChange>
      </w:pPr>
      <w:ins w:id="3740" w:author="Arthur Parmentier" w:date="2020-06-03T23:40:00Z">
        <w:r>
          <w:lastRenderedPageBreak/>
          <w:t>Loading pre-recorded signs</w:t>
        </w:r>
      </w:ins>
    </w:p>
    <w:p w:rsidR="008A6401" w:rsidRDefault="008A6401">
      <w:pPr>
        <w:rPr>
          <w:ins w:id="3741" w:author="Arthur Parmentier" w:date="2020-06-03T23:42:00Z"/>
        </w:rPr>
      </w:pPr>
      <w:ins w:id="3742" w:author="Arthur Parmentier" w:date="2020-05-22T08:24:00Z">
        <w:r>
          <w:t xml:space="preserve">Loading </w:t>
        </w:r>
      </w:ins>
      <w:ins w:id="3743" w:author="Arthur Parmentier" w:date="2020-05-22T09:14:00Z">
        <w:r w:rsidR="00A87845">
          <w:t xml:space="preserve">buffer data from files </w:t>
        </w:r>
      </w:ins>
      <w:ins w:id="3744" w:author="Arthur Parmentier" w:date="2020-05-22T08:24:00Z">
        <w:r>
          <w:t>is much simpler and can be achieved</w:t>
        </w:r>
      </w:ins>
      <w:ins w:id="3745" w:author="Arthur Parmentier" w:date="2020-05-22T09:25:00Z">
        <w:r w:rsidR="00C83F83">
          <w:t xml:space="preserve"> in 2.3.</w:t>
        </w:r>
      </w:ins>
      <w:ins w:id="3746" w:author="Arthur Parmentier" w:date="2020-05-22T08:24:00Z">
        <w:r>
          <w:t xml:space="preserve"> by a simple drag and drop of one or several data files </w:t>
        </w:r>
      </w:ins>
      <w:ins w:id="3747" w:author="Arthur Parmentier" w:date="2020-05-22T08:25:00Z">
        <w:r>
          <w:t xml:space="preserve">in the dedicated zone </w:t>
        </w:r>
      </w:ins>
      <w:ins w:id="3748" w:author="Arthur Parmentier" w:date="2020-06-03T23:40:00Z">
        <w:r w:rsidR="00F05472">
          <w:t xml:space="preserve">(see </w:t>
        </w:r>
        <w:r w:rsidR="00F05472">
          <w:fldChar w:fldCharType="begin"/>
        </w:r>
        <w:r w:rsidR="00F05472">
          <w:instrText xml:space="preserve"> REF _Ref41031792 \h </w:instrText>
        </w:r>
      </w:ins>
      <w:r w:rsidR="00F05472">
        <w:fldChar w:fldCharType="separate"/>
      </w:r>
      <w:ins w:id="3749" w:author="Arthur Parmentier" w:date="2020-06-03T23:40:00Z">
        <w:r w:rsidR="00F05472">
          <w:t xml:space="preserve">Figure </w:t>
        </w:r>
        <w:r w:rsidR="00F05472">
          <w:rPr>
            <w:noProof/>
          </w:rPr>
          <w:t>6</w:t>
        </w:r>
        <w:r w:rsidR="00F05472">
          <w:fldChar w:fldCharType="end"/>
        </w:r>
        <w:r w:rsidR="00F05472">
          <w:t>)</w:t>
        </w:r>
      </w:ins>
      <w:ins w:id="3750" w:author="Arthur Parmentier" w:date="2020-05-22T08:25:00Z">
        <w:r>
          <w:t>.</w:t>
        </w:r>
      </w:ins>
    </w:p>
    <w:p w:rsidR="00F05472" w:rsidRDefault="00F05472">
      <w:pPr>
        <w:pStyle w:val="Titre4"/>
        <w:rPr>
          <w:ins w:id="3751" w:author="Arthur Parmentier" w:date="2020-05-22T09:04:00Z"/>
        </w:rPr>
        <w:pPrChange w:id="3752" w:author="Arthur Parmentier" w:date="2020-06-03T23:42:00Z">
          <w:pPr/>
        </w:pPrChange>
      </w:pPr>
      <w:ins w:id="3753" w:author="Arthur Parmentier" w:date="2020-06-03T23:42:00Z">
        <w:r>
          <w:t>Summary</w:t>
        </w:r>
      </w:ins>
    </w:p>
    <w:p w:rsidR="00A87845" w:rsidRDefault="00A87845">
      <w:pPr>
        <w:rPr>
          <w:ins w:id="3754" w:author="Arthur Parmentier" w:date="2020-05-22T09:16:00Z"/>
        </w:rPr>
      </w:pPr>
      <w:ins w:id="3755" w:author="Arthur Parmentier" w:date="2020-05-22T09:15:00Z">
        <w:r>
          <w:t>Wrapping up, the user flow of the sign &amp; dictionary management layer is the fol</w:t>
        </w:r>
      </w:ins>
      <w:ins w:id="3756" w:author="Arthur Parmentier" w:date="2020-05-22T09:16:00Z">
        <w:r>
          <w:t>lowing:</w:t>
        </w:r>
      </w:ins>
    </w:p>
    <w:p w:rsidR="00A87845" w:rsidRDefault="00A87845" w:rsidP="00A87845">
      <w:pPr>
        <w:pStyle w:val="Paragraphedeliste"/>
        <w:numPr>
          <w:ilvl w:val="0"/>
          <w:numId w:val="38"/>
        </w:numPr>
        <w:rPr>
          <w:ins w:id="3757" w:author="Arthur Parmentier" w:date="2020-05-22T09:25:00Z"/>
        </w:rPr>
      </w:pPr>
      <w:ins w:id="3758" w:author="Arthur Parmentier" w:date="2020-05-22T09:16:00Z">
        <w:r>
          <w:t xml:space="preserve">If the user wants to record new signs, i.e. either record examples of a </w:t>
        </w:r>
      </w:ins>
      <w:ins w:id="3759" w:author="Arthur Parmentier" w:date="2020-05-22T09:17:00Z">
        <w:r>
          <w:t>sign that was not recorded and saved previously or record more examples of a sign that was already saved into files, he</w:t>
        </w:r>
      </w:ins>
      <w:ins w:id="3760" w:author="Arthur Parmentier" w:date="2020-05-22T09:18:00Z">
        <w:r>
          <w:t xml:space="preserve"> must first define which signs he wants to record  and then launch the recording session</w:t>
        </w:r>
      </w:ins>
      <w:ins w:id="3761" w:author="Arthur Parmentier" w:date="2020-06-03T23:41:00Z">
        <w:r w:rsidR="00F05472">
          <w:t>.</w:t>
        </w:r>
      </w:ins>
      <w:ins w:id="3762" w:author="Arthur Parmentier" w:date="2020-05-22T09:18:00Z">
        <w:r>
          <w:br/>
          <w:t>Once the si</w:t>
        </w:r>
      </w:ins>
      <w:ins w:id="3763" w:author="Arthur Parmentier" w:date="2020-05-22T09:19:00Z">
        <w:r>
          <w:t xml:space="preserve">gns are recorded in the buffer, he </w:t>
        </w:r>
      </w:ins>
      <w:ins w:id="3764" w:author="Arthur Parmentier" w:date="2020-06-03T23:41:00Z">
        <w:r w:rsidR="00F05472">
          <w:t xml:space="preserve">can </w:t>
        </w:r>
      </w:ins>
      <w:ins w:id="3765" w:author="Arthur Parmentier" w:date="2020-05-22T09:19:00Z">
        <w:r>
          <w:t>save them</w:t>
        </w:r>
      </w:ins>
      <w:ins w:id="3766" w:author="Arthur Parmentier" w:date="2020-06-03T23:41:00Z">
        <w:r w:rsidR="00F05472">
          <w:t xml:space="preserve"> to files</w:t>
        </w:r>
      </w:ins>
      <w:ins w:id="3767" w:author="Arthur Parmentier" w:date="2020-05-22T09:19:00Z">
        <w:r>
          <w:t xml:space="preserve"> by hitting the </w:t>
        </w:r>
      </w:ins>
      <w:ins w:id="3768" w:author="Arthur Parmentier" w:date="2020-06-03T23:41:00Z">
        <w:r w:rsidR="00F05472">
          <w:t>corresponding</w:t>
        </w:r>
      </w:ins>
      <w:ins w:id="3769" w:author="Arthur Parmentier" w:date="2020-05-22T09:19:00Z">
        <w:r>
          <w:t xml:space="preserve"> button if he is satisfied by the recordings.</w:t>
        </w:r>
        <w:r>
          <w:br/>
        </w:r>
      </w:ins>
      <w:ins w:id="3770" w:author="Arthur Parmentier" w:date="2020-05-22T09:20:00Z">
        <w:r>
          <w:t xml:space="preserve">If the user adds new signs </w:t>
        </w:r>
      </w:ins>
      <w:ins w:id="3771" w:author="Arthur Parmentier" w:date="2020-06-03T23:42:00Z">
        <w:r w:rsidR="00F05472">
          <w:t xml:space="preserve">again </w:t>
        </w:r>
      </w:ins>
      <w:ins w:id="3772" w:author="Arthur Parmentier" w:date="2020-05-22T09:20:00Z">
        <w:r>
          <w:t xml:space="preserve">without saving the buffers </w:t>
        </w:r>
      </w:ins>
      <w:ins w:id="3773" w:author="Arthur Parmentier" w:date="2020-06-03T23:42:00Z">
        <w:r w:rsidR="00F05472">
          <w:t>first</w:t>
        </w:r>
      </w:ins>
      <w:ins w:id="3774" w:author="Arthur Parmentier" w:date="2020-05-22T09:20:00Z">
        <w:r>
          <w:t>, the data that was contained in the Mu</w:t>
        </w:r>
      </w:ins>
      <w:ins w:id="3775" w:author="Arthur Parmentier" w:date="2020-05-22T09:21:00Z">
        <w:r>
          <w:t>Bu object is lost.</w:t>
        </w:r>
      </w:ins>
    </w:p>
    <w:p w:rsidR="006D0BF0" w:rsidRDefault="006D0BF0">
      <w:pPr>
        <w:pStyle w:val="Paragraphedeliste"/>
        <w:numPr>
          <w:ilvl w:val="0"/>
          <w:numId w:val="38"/>
        </w:numPr>
        <w:rPr>
          <w:ins w:id="3776" w:author="Arthur Parmentier" w:date="2020-05-22T08:19:00Z"/>
        </w:rPr>
        <w:pPrChange w:id="3777" w:author="Arthur Parmentier" w:date="2020-05-22T09:30:00Z">
          <w:pPr/>
        </w:pPrChange>
      </w:pPr>
      <w:ins w:id="3778" w:author="Arthur Parmentier" w:date="2020-05-22T09:26:00Z">
        <w:r>
          <w:t>Once the recording</w:t>
        </w:r>
      </w:ins>
      <w:ins w:id="3779" w:author="Arthur Parmentier" w:date="2020-05-22T09:27:00Z">
        <w:r>
          <w:t xml:space="preserve">s of new signs </w:t>
        </w:r>
      </w:ins>
      <w:ins w:id="3780" w:author="Arthur Parmentier" w:date="2020-05-22T09:29:00Z">
        <w:r>
          <w:t>are</w:t>
        </w:r>
      </w:ins>
      <w:ins w:id="3781" w:author="Arthur Parmentier" w:date="2020-05-22T09:27:00Z">
        <w:r>
          <w:t xml:space="preserve"> finished, the user should load </w:t>
        </w:r>
      </w:ins>
      <w:ins w:id="3782" w:author="Arthur Parmentier" w:date="2020-05-22T09:28:00Z">
        <w:r>
          <w:t xml:space="preserve">into the MuBu object </w:t>
        </w:r>
      </w:ins>
      <w:ins w:id="3783" w:author="Arthur Parmentier" w:date="2020-05-22T09:27:00Z">
        <w:r>
          <w:t>the data files of all signs that he wants to recognize and classify</w:t>
        </w:r>
      </w:ins>
      <w:ins w:id="3784" w:author="Arthur Parmentier" w:date="2020-05-22T09:28:00Z">
        <w:r>
          <w:t>, for all inputs that he would be using. This is done in by dragging and dropping the corresponding files from the data f</w:t>
        </w:r>
      </w:ins>
      <w:ins w:id="3785" w:author="Arthur Parmentier" w:date="2020-05-22T09:29:00Z">
        <w:r>
          <w:t>older</w:t>
        </w:r>
      </w:ins>
      <w:ins w:id="3786" w:author="Arthur Parmentier" w:date="2020-06-03T23:42:00Z">
        <w:r w:rsidR="00F05472">
          <w:t xml:space="preserve"> into the dedicated zone.</w:t>
        </w:r>
      </w:ins>
    </w:p>
    <w:p w:rsidR="00023308" w:rsidRPr="000C6A61" w:rsidDel="008A6401" w:rsidRDefault="00023308">
      <w:pPr>
        <w:rPr>
          <w:del w:id="3787" w:author="Arthur Parmentier" w:date="2020-05-22T08:20:00Z"/>
          <w:rPrChange w:id="3788" w:author="Arthur Parmentier" w:date="2020-05-20T19:53:00Z">
            <w:rPr>
              <w:del w:id="3789" w:author="Arthur Parmentier" w:date="2020-05-22T08:20:00Z"/>
            </w:rPr>
          </w:rPrChange>
        </w:rPr>
        <w:pPrChange w:id="3790" w:author="Arthur Parmentier" w:date="2020-05-21T14:34:00Z">
          <w:pPr>
            <w:pStyle w:val="Titre2"/>
          </w:pPr>
        </w:pPrChange>
      </w:pPr>
      <w:bookmarkStart w:id="3791" w:name="_Toc41067209"/>
      <w:bookmarkStart w:id="3792" w:name="_Toc42259025"/>
      <w:bookmarkStart w:id="3793" w:name="_Toc42259102"/>
      <w:bookmarkEnd w:id="3791"/>
      <w:bookmarkEnd w:id="3792"/>
      <w:bookmarkEnd w:id="3793"/>
    </w:p>
    <w:p w:rsidR="00F25194" w:rsidRDefault="00F25194">
      <w:pPr>
        <w:pStyle w:val="Titre3"/>
        <w:rPr>
          <w:ins w:id="3794" w:author="Arthur Parmentier" w:date="2020-06-04T10:50:00Z"/>
        </w:rPr>
      </w:pPr>
      <w:bookmarkStart w:id="3795" w:name="_Toc42259103"/>
      <w:r w:rsidRPr="00953072">
        <w:t xml:space="preserve">Part 3: </w:t>
      </w:r>
      <w:del w:id="3796" w:author="Arthur Parmentier" w:date="2020-05-22T09:59:00Z">
        <w:r w:rsidRPr="00953072" w:rsidDel="009B5ADF">
          <w:delText>Classification</w:delText>
        </w:r>
      </w:del>
      <w:ins w:id="3797" w:author="Arthur Parmentier" w:date="2020-05-22T09:59:00Z">
        <w:r w:rsidR="009B5ADF">
          <w:t>Real-time classifier</w:t>
        </w:r>
      </w:ins>
      <w:ins w:id="3798" w:author="Arthur Parmentier" w:date="2020-06-03T23:51:00Z">
        <w:r w:rsidR="00284E1B">
          <w:t>s</w:t>
        </w:r>
      </w:ins>
      <w:ins w:id="3799" w:author="Arthur Parmentier" w:date="2020-06-03T23:52:00Z">
        <w:r w:rsidR="00284E1B">
          <w:t>, regression or DTW models</w:t>
        </w:r>
      </w:ins>
      <w:bookmarkEnd w:id="3795"/>
    </w:p>
    <w:p w:rsidR="007111F3" w:rsidRDefault="007111F3" w:rsidP="007111F3">
      <w:pPr>
        <w:rPr>
          <w:ins w:id="3800" w:author="Arthur Parmentier" w:date="2020-06-04T10:52:00Z"/>
        </w:rPr>
      </w:pPr>
      <w:ins w:id="3801" w:author="Arthur Parmentier" w:date="2020-06-04T10:50:00Z">
        <w:r>
          <w:t xml:space="preserve">Now that </w:t>
        </w:r>
      </w:ins>
      <w:ins w:id="3802" w:author="Arthur Parmentier" w:date="2020-06-04T10:51:00Z">
        <w:r>
          <w:t xml:space="preserve">the user has been able to connect his motion tracking inputs and record a few signs, we will see how the </w:t>
        </w:r>
      </w:ins>
      <w:ins w:id="3803" w:author="Arthur Parmentier" w:date="2020-06-04T10:52:00Z">
        <w:r>
          <w:t>system is able to “recognize” the signs in real time with one or several machine learning model.</w:t>
        </w:r>
      </w:ins>
    </w:p>
    <w:p w:rsidR="007111F3" w:rsidRPr="007111F3" w:rsidRDefault="007111F3">
      <w:pPr>
        <w:pStyle w:val="Titre4"/>
        <w:rPr>
          <w:ins w:id="3804" w:author="Arthur Parmentier" w:date="2020-05-22T09:43:00Z"/>
          <w:rPrChange w:id="3805" w:author="Arthur Parmentier" w:date="2020-06-04T10:50:00Z">
            <w:rPr>
              <w:ins w:id="3806" w:author="Arthur Parmentier" w:date="2020-05-22T09:43:00Z"/>
            </w:rPr>
          </w:rPrChange>
        </w:rPr>
        <w:pPrChange w:id="3807" w:author="Arthur Parmentier" w:date="2020-06-04T10:53:00Z">
          <w:pPr>
            <w:pStyle w:val="Titre3"/>
          </w:pPr>
        </w:pPrChange>
      </w:pPr>
      <w:ins w:id="3808" w:author="Arthur Parmentier" w:date="2020-06-04T10:53:00Z">
        <w:r>
          <w:t>A short introduction to cognition and machine learning models</w:t>
        </w:r>
      </w:ins>
    </w:p>
    <w:p w:rsidR="00834EA5" w:rsidRDefault="00834EA5" w:rsidP="00834EA5">
      <w:pPr>
        <w:rPr>
          <w:ins w:id="3809" w:author="Arthur Parmentier" w:date="2020-05-22T09:58:00Z"/>
        </w:rPr>
      </w:pPr>
      <w:ins w:id="3810" w:author="Arthur Parmentier" w:date="2020-05-22T09:46:00Z">
        <w:r>
          <w:t xml:space="preserve">The word “cognition” </w:t>
        </w:r>
      </w:ins>
      <w:ins w:id="3811" w:author="Arthur Parmentier" w:date="2020-05-22T09:47:00Z">
        <w:r w:rsidRPr="00834EA5">
          <w:t>dates back to the 15th century, where it meant "thinking and awareness."</w:t>
        </w:r>
      </w:ins>
      <w:ins w:id="3812" w:author="Arthur Parmentier" w:date="2020-05-22T09:50:00Z">
        <w:r>
          <w:rPr>
            <w:rStyle w:val="Appelnotedebasdep"/>
          </w:rPr>
          <w:footnoteReference w:id="49"/>
        </w:r>
      </w:ins>
      <w:ins w:id="3814" w:author="Arthur Parmentier" w:date="2020-05-22T09:47:00Z">
        <w:r w:rsidRPr="00834EA5">
          <w:t xml:space="preserve"> The term comes from the Latin noun </w:t>
        </w:r>
        <w:r w:rsidRPr="00834EA5">
          <w:rPr>
            <w:i/>
            <w:iCs/>
            <w:rPrChange w:id="3815" w:author="Arthur Parmentier" w:date="2020-05-22T09:53:00Z">
              <w:rPr/>
            </w:rPrChange>
          </w:rPr>
          <w:t>cognitio</w:t>
        </w:r>
        <w:r w:rsidRPr="00834EA5">
          <w:t xml:space="preserve"> ('examination,' 'learning,' or 'knowledge'), derived from the verb </w:t>
        </w:r>
        <w:r w:rsidRPr="00834EA5">
          <w:rPr>
            <w:i/>
            <w:iCs/>
            <w:rPrChange w:id="3816" w:author="Arthur Parmentier" w:date="2020-05-22T09:53:00Z">
              <w:rPr/>
            </w:rPrChange>
          </w:rPr>
          <w:t>cognosco</w:t>
        </w:r>
        <w:r w:rsidRPr="00834EA5">
          <w:t>, a compound of con ('with') and gnōscō ('know'). The latter half, gnōscō, itself is a cognate of a Greek verb, gi(g)n</w:t>
        </w:r>
        <w:r w:rsidRPr="00834EA5">
          <w:rPr>
            <w:rFonts w:ascii="Cambria" w:hAnsi="Cambria" w:cs="Cambria"/>
          </w:rPr>
          <w:t>ό</w:t>
        </w:r>
        <w:r w:rsidRPr="00834EA5">
          <w:t>sko (</w:t>
        </w:r>
        <w:r w:rsidRPr="00834EA5">
          <w:rPr>
            <w:rFonts w:ascii="Cambria" w:hAnsi="Cambria" w:cs="Cambria"/>
          </w:rPr>
          <w:t>γι</w:t>
        </w:r>
        <w:r w:rsidRPr="00834EA5">
          <w:t>(</w:t>
        </w:r>
        <w:r w:rsidRPr="00834EA5">
          <w:rPr>
            <w:rFonts w:ascii="Cambria" w:hAnsi="Cambria" w:cs="Cambria"/>
          </w:rPr>
          <w:t>γ</w:t>
        </w:r>
        <w:r w:rsidRPr="00834EA5">
          <w:t>)</w:t>
        </w:r>
        <w:r w:rsidRPr="00834EA5">
          <w:rPr>
            <w:rFonts w:ascii="Cambria" w:hAnsi="Cambria" w:cs="Cambria"/>
          </w:rPr>
          <w:t>νώσκω</w:t>
        </w:r>
        <w:r w:rsidRPr="00834EA5">
          <w:t>, 'I know,' or 'perceive').</w:t>
        </w:r>
      </w:ins>
      <w:ins w:id="3817" w:author="Arthur Parmentier" w:date="2020-05-22T09:50:00Z">
        <w:r>
          <w:rPr>
            <w:rStyle w:val="Appelnotedebasdep"/>
          </w:rPr>
          <w:footnoteReference w:id="50"/>
        </w:r>
      </w:ins>
      <w:ins w:id="3824" w:author="Arthur Parmentier" w:date="2020-05-22T09:52:00Z">
        <w:r>
          <w:t xml:space="preserve"> </w:t>
        </w:r>
      </w:ins>
      <w:ins w:id="3825" w:author="Arthur Parmentier" w:date="2020-05-22T09:53:00Z">
        <w:r>
          <w:br/>
        </w:r>
      </w:ins>
      <w:ins w:id="3826" w:author="Arthur Parmentier" w:date="2020-05-22T09:54:00Z">
        <w:r w:rsidR="009B5ADF">
          <w:t xml:space="preserve">Re-cognition </w:t>
        </w:r>
      </w:ins>
      <w:ins w:id="3827" w:author="Arthur Parmentier" w:date="2020-05-22T09:55:00Z">
        <w:r w:rsidR="009B5ADF">
          <w:t xml:space="preserve">can therefore be understood as </w:t>
        </w:r>
      </w:ins>
      <w:ins w:id="3828" w:author="Arthur Parmentier" w:date="2020-05-22T09:54:00Z">
        <w:r w:rsidR="009B5ADF">
          <w:t>the process</w:t>
        </w:r>
      </w:ins>
      <w:ins w:id="3829" w:author="Arthur Parmentier" w:date="2020-05-22T09:55:00Z">
        <w:r w:rsidR="009B5ADF">
          <w:t xml:space="preserve"> of “another” cognition, that allows</w:t>
        </w:r>
      </w:ins>
      <w:ins w:id="3830" w:author="Arthur Parmentier" w:date="2020-05-22T09:56:00Z">
        <w:r w:rsidR="009B5ADF">
          <w:t xml:space="preserve"> the identification of something already knew</w:t>
        </w:r>
      </w:ins>
      <w:ins w:id="3831" w:author="Arthur Parmentier" w:date="2020-05-22T09:57:00Z">
        <w:r w:rsidR="009B5ADF">
          <w:t xml:space="preserve"> or already perceived.</w:t>
        </w:r>
      </w:ins>
    </w:p>
    <w:p w:rsidR="009B5ADF" w:rsidRDefault="009B5ADF" w:rsidP="00834EA5">
      <w:pPr>
        <w:rPr>
          <w:ins w:id="3832" w:author="Arthur Parmentier" w:date="2020-05-22T10:12:00Z"/>
        </w:rPr>
      </w:pPr>
      <w:ins w:id="3833" w:author="Arthur Parmentier" w:date="2020-05-22T09:58:00Z">
        <w:r>
          <w:t xml:space="preserve">One can wonder what </w:t>
        </w:r>
      </w:ins>
      <w:ins w:id="3834" w:author="Arthur Parmentier" w:date="2020-05-22T09:59:00Z">
        <w:r>
          <w:t>the core processes of recognition are</w:t>
        </w:r>
      </w:ins>
      <w:ins w:id="3835" w:author="Arthur Parmentier" w:date="2020-05-22T10:00:00Z">
        <w:r>
          <w:t xml:space="preserve"> and try to reproduce them on a computer.</w:t>
        </w:r>
      </w:ins>
      <w:ins w:id="3836" w:author="Arthur Parmentier" w:date="2020-05-22T10:04:00Z">
        <w:r w:rsidR="00E908AB">
          <w:t xml:space="preserve"> Very common examples</w:t>
        </w:r>
      </w:ins>
      <w:ins w:id="3837" w:author="Arthur Parmentier" w:date="2020-05-22T10:05:00Z">
        <w:r w:rsidR="00E908AB">
          <w:t xml:space="preserve"> of computer-recognition come from the so-called computer vision field</w:t>
        </w:r>
      </w:ins>
      <w:ins w:id="3838" w:author="Arthur Parmentier" w:date="2020-05-22T10:08:00Z">
        <w:r w:rsidR="00E908AB">
          <w:t xml:space="preserve"> such as</w:t>
        </w:r>
      </w:ins>
      <w:ins w:id="3839" w:author="Arthur Parmentier" w:date="2020-05-22T10:07:00Z">
        <w:r w:rsidR="00E908AB">
          <w:t xml:space="preserve"> object recognition</w:t>
        </w:r>
      </w:ins>
      <w:ins w:id="3840" w:author="Arthur Parmentier" w:date="2020-05-22T10:18:00Z">
        <w:r w:rsidR="00BB3B34">
          <w:t xml:space="preserve"> (classification</w:t>
        </w:r>
      </w:ins>
      <w:ins w:id="3841" w:author="Arthur Parmentier" w:date="2020-05-22T10:19:00Z">
        <w:r w:rsidR="00BB3B34">
          <w:t>)</w:t>
        </w:r>
      </w:ins>
      <w:ins w:id="3842" w:author="Arthur Parmentier" w:date="2020-05-22T10:08:00Z">
        <w:r w:rsidR="00E908AB">
          <w:t xml:space="preserve"> or</w:t>
        </w:r>
      </w:ins>
      <w:ins w:id="3843" w:author="Arthur Parmentier" w:date="2020-05-22T10:07:00Z">
        <w:r w:rsidR="00E908AB">
          <w:t xml:space="preserve"> detection</w:t>
        </w:r>
      </w:ins>
      <w:ins w:id="3844" w:author="Arthur Parmentier" w:date="2020-05-22T10:08:00Z">
        <w:r w:rsidR="00E908AB">
          <w:t xml:space="preserve"> </w:t>
        </w:r>
      </w:ins>
      <w:ins w:id="3845" w:author="Arthur Parmentier" w:date="2020-05-22T10:09:00Z">
        <w:r w:rsidR="00E908AB">
          <w:t xml:space="preserve">convolutional neural networks </w:t>
        </w:r>
      </w:ins>
      <w:ins w:id="3846" w:author="Arthur Parmentier" w:date="2020-05-22T10:10:00Z">
        <w:r w:rsidR="00E908AB">
          <w:t xml:space="preserve">(CNNs) </w:t>
        </w:r>
      </w:ins>
      <w:ins w:id="3847" w:author="Arthur Parmentier" w:date="2020-05-22T10:09:00Z">
        <w:r w:rsidR="00E908AB">
          <w:t xml:space="preserve">whose </w:t>
        </w:r>
        <w:r w:rsidR="00E908AB">
          <w:lastRenderedPageBreak/>
          <w:t xml:space="preserve">performances are now close </w:t>
        </w:r>
      </w:ins>
      <w:ins w:id="3848" w:author="Arthur Parmentier" w:date="2020-05-22T10:10:00Z">
        <w:r w:rsidR="00E908AB">
          <w:t>to that of humans. However, CNNs are trained on huge amount of data</w:t>
        </w:r>
      </w:ins>
      <w:ins w:id="3849" w:author="Arthur Parmentier" w:date="2020-05-22T10:11:00Z">
        <w:r w:rsidR="00E908AB">
          <w:t xml:space="preserve"> and are (in general) not models that can be interpreted by humans.</w:t>
        </w:r>
      </w:ins>
    </w:p>
    <w:p w:rsidR="00D60A1F" w:rsidRDefault="00E908AB" w:rsidP="00834EA5">
      <w:pPr>
        <w:rPr>
          <w:ins w:id="3850" w:author="Arthur Parmentier" w:date="2020-06-04T11:50:00Z"/>
        </w:rPr>
      </w:pPr>
      <w:ins w:id="3851" w:author="Arthur Parmentier" w:date="2020-05-22T10:12:00Z">
        <w:r>
          <w:t>In the context of this master project</w:t>
        </w:r>
      </w:ins>
      <w:ins w:id="3852" w:author="Arthur Parmentier" w:date="2020-05-22T10:15:00Z">
        <w:r w:rsidR="00BB3B34">
          <w:t xml:space="preserve"> and to offer the ability of creating new signs </w:t>
        </w:r>
      </w:ins>
      <w:ins w:id="3853" w:author="Arthur Parmentier" w:date="2020-05-22T10:16:00Z">
        <w:r w:rsidR="00BB3B34">
          <w:t xml:space="preserve">to the user, we </w:t>
        </w:r>
      </w:ins>
      <w:ins w:id="3854" w:author="Arthur Parmentier" w:date="2020-05-22T10:24:00Z">
        <w:r w:rsidR="00D60A1F">
          <w:t>must</w:t>
        </w:r>
      </w:ins>
      <w:ins w:id="3855" w:author="Arthur Parmentier" w:date="2020-05-22T10:16:00Z">
        <w:r w:rsidR="00BB3B34">
          <w:t xml:space="preserve"> work with </w:t>
        </w:r>
      </w:ins>
      <w:ins w:id="3856" w:author="Arthur Parmentier" w:date="2020-05-22T10:17:00Z">
        <w:r w:rsidR="00BB3B34">
          <w:t>lightweight</w:t>
        </w:r>
      </w:ins>
      <w:ins w:id="3857" w:author="Arthur Parmentier" w:date="2020-05-22T10:16:00Z">
        <w:r w:rsidR="00BB3B34">
          <w:t>, interpretable models that can</w:t>
        </w:r>
      </w:ins>
      <w:ins w:id="3858" w:author="Arthur Parmentier" w:date="2020-05-22T10:17:00Z">
        <w:r w:rsidR="00BB3B34">
          <w:t xml:space="preserve"> be trained fast and</w:t>
        </w:r>
      </w:ins>
      <w:ins w:id="3859" w:author="Arthur Parmentier" w:date="2020-05-22T10:16:00Z">
        <w:r w:rsidR="00BB3B34">
          <w:t xml:space="preserve"> </w:t>
        </w:r>
      </w:ins>
      <w:ins w:id="3860" w:author="Arthur Parmentier" w:date="2020-05-22T10:17:00Z">
        <w:r w:rsidR="00BB3B34">
          <w:t>identify the signs that are performed in real time</w:t>
        </w:r>
      </w:ins>
      <w:ins w:id="3861" w:author="Arthur Parmentier" w:date="2020-05-22T10:19:00Z">
        <w:r w:rsidR="00BB3B34">
          <w:t>. In our case, the identification process is a simple classification process, in which we ask the classifier to predict the</w:t>
        </w:r>
      </w:ins>
      <w:ins w:id="3862" w:author="Arthur Parmentier" w:date="2020-05-22T10:20:00Z">
        <w:r w:rsidR="00BB3B34">
          <w:t xml:space="preserve"> “class” of the motion sequence performed by the performer among a set of classes that </w:t>
        </w:r>
      </w:ins>
      <w:ins w:id="3863" w:author="Arthur Parmentier" w:date="2020-05-22T10:21:00Z">
        <w:r w:rsidR="00BB3B34">
          <w:t>have been previously learned by the model: SP signs.</w:t>
        </w:r>
      </w:ins>
    </w:p>
    <w:p w:rsidR="00983F9B" w:rsidRDefault="00983F9B" w:rsidP="00834EA5">
      <w:pPr>
        <w:rPr>
          <w:ins w:id="3864" w:author="Arthur Parmentier" w:date="2020-05-22T10:36:00Z"/>
        </w:rPr>
      </w:pPr>
      <w:ins w:id="3865" w:author="Arthur Parmentier" w:date="2020-06-04T11:51:00Z">
        <w:r>
          <w:t>We have seen that in SP, there are very different types of signs (movements, poses</w:t>
        </w:r>
      </w:ins>
      <w:ins w:id="3866" w:author="Arthur Parmentier" w:date="2020-06-04T11:52:00Z">
        <w:r>
          <w:t xml:space="preserve"> – at several scales). </w:t>
        </w:r>
      </w:ins>
      <w:ins w:id="3867" w:author="Arthur Parmentier" w:date="2020-06-04T11:56:00Z">
        <w:r>
          <w:t>At</w:t>
        </w:r>
        <w:r w:rsidR="005A331F">
          <w:t xml:space="preserve"> the beginning of my project, I thought about recognizing all signs with </w:t>
        </w:r>
      </w:ins>
      <w:ins w:id="3868" w:author="Arthur Parmentier" w:date="2020-06-04T11:57:00Z">
        <w:r w:rsidR="005A331F">
          <w:t>a single Dynamic Time Warping model.</w:t>
        </w:r>
      </w:ins>
    </w:p>
    <w:p w:rsidR="00DF645F" w:rsidRDefault="005A331F">
      <w:pPr>
        <w:rPr>
          <w:ins w:id="3869" w:author="Arthur Parmentier" w:date="2020-06-04T11:57:00Z"/>
        </w:rPr>
      </w:pPr>
      <w:ins w:id="3870" w:author="Arthur Parmentier" w:date="2020-06-04T11:57:00Z">
        <w:r>
          <w:t>Indeed,</w:t>
        </w:r>
      </w:ins>
      <w:ins w:id="3871" w:author="Arthur Parmentier" w:date="2020-05-22T10:39:00Z">
        <w:r w:rsidR="00DF645F">
          <w:t xml:space="preserve"> two light-weight models are generally presented in the literature to classify time-sequences:</w:t>
        </w:r>
      </w:ins>
      <w:ins w:id="3872" w:author="Arthur Parmentier" w:date="2020-05-22T10:40:00Z">
        <w:r w:rsidR="00DF645F">
          <w:t xml:space="preserve"> Dynamic Time Warping </w:t>
        </w:r>
      </w:ins>
      <w:ins w:id="3873" w:author="Arthur Parmentier" w:date="2020-05-22T10:41:00Z">
        <w:r w:rsidR="00D50F7A">
          <w:t xml:space="preserve">(DTW) </w:t>
        </w:r>
      </w:ins>
      <w:ins w:id="3874" w:author="Arthur Parmentier" w:date="2020-05-22T10:40:00Z">
        <w:r w:rsidR="00DF645F">
          <w:t>and Hidden Markov Models</w:t>
        </w:r>
      </w:ins>
      <w:ins w:id="3875" w:author="Arthur Parmentier" w:date="2020-05-22T10:41:00Z">
        <w:r w:rsidR="00D50F7A">
          <w:t xml:space="preserve"> (HMM</w:t>
        </w:r>
      </w:ins>
      <w:ins w:id="3876" w:author="Arthur Parmentier" w:date="2020-05-22T10:42:00Z">
        <w:r w:rsidR="00D50F7A">
          <w:t>)</w:t>
        </w:r>
      </w:ins>
      <w:ins w:id="3877" w:author="Arthur Parmentier" w:date="2020-05-22T12:58:00Z">
        <w:r w:rsidR="00B734D3">
          <w:t>.</w:t>
        </w:r>
      </w:ins>
      <w:ins w:id="3878" w:author="Arthur Parmentier" w:date="2020-05-22T10:40:00Z">
        <w:r w:rsidR="00DF645F">
          <w:t xml:space="preserve"> In general</w:t>
        </w:r>
      </w:ins>
      <w:ins w:id="3879" w:author="Arthur Parmentier" w:date="2020-05-22T10:41:00Z">
        <w:r w:rsidR="00D50F7A">
          <w:t xml:space="preserve">, DTW is observed to be faster and more accurate that </w:t>
        </w:r>
      </w:ins>
      <w:ins w:id="3880" w:author="Arthur Parmentier" w:date="2020-05-22T10:42:00Z">
        <w:r w:rsidR="00D50F7A">
          <w:t>HMMs.</w:t>
        </w:r>
      </w:ins>
      <w:ins w:id="3881" w:author="Arthur Parmentier" w:date="2020-05-22T12:58:00Z">
        <w:r w:rsidR="00B734D3" w:rsidRPr="00B734D3">
          <w:t xml:space="preserve"> </w:t>
        </w:r>
        <w:r w:rsidR="00B734D3">
          <w:rPr>
            <w:rStyle w:val="Appelnotedebasdep"/>
          </w:rPr>
          <w:footnoteReference w:id="51"/>
        </w:r>
      </w:ins>
      <w:ins w:id="3888" w:author="Arthur Parmentier" w:date="2020-06-04T11:12:00Z">
        <w:r w:rsidR="00C4278F">
          <w:t xml:space="preserve"> Some works also propose combinations of HMM and DTW or modified DTW algorithms for gesture recognition.</w:t>
        </w:r>
        <w:r w:rsidR="00C4278F">
          <w:rPr>
            <w:rStyle w:val="Appelnotedebasdep"/>
          </w:rPr>
          <w:footnoteReference w:id="52"/>
        </w:r>
      </w:ins>
    </w:p>
    <w:p w:rsidR="005A331F" w:rsidRDefault="005A331F">
      <w:pPr>
        <w:rPr>
          <w:ins w:id="3895" w:author="Arthur Parmentier" w:date="2020-06-04T12:07:00Z"/>
        </w:rPr>
      </w:pPr>
      <w:ins w:id="3896" w:author="Arthur Parmentier" w:date="2020-06-04T11:57:00Z">
        <w:r>
          <w:t xml:space="preserve">My initial design was to </w:t>
        </w:r>
      </w:ins>
      <w:ins w:id="3897" w:author="Arthur Parmentier" w:date="2020-06-04T11:58:00Z">
        <w:r>
          <w:t>sum up all the features that I would use (full body skeleton, hands skeleton…) into a single feature vector that I could feed to DTW.</w:t>
        </w:r>
      </w:ins>
      <w:ins w:id="3898" w:author="Arthur Parmentier" w:date="2020-06-04T11:59:00Z">
        <w:r>
          <w:t xml:space="preserve"> </w:t>
        </w:r>
      </w:ins>
      <w:ins w:id="3899" w:author="Arthur Parmentier" w:date="2020-06-04T12:05:00Z">
        <w:r>
          <w:br/>
        </w:r>
      </w:ins>
      <w:ins w:id="3900" w:author="Arthur Parmentier" w:date="2020-06-04T11:59:00Z">
        <w:r>
          <w:t xml:space="preserve">The first obstacle to this initial design was that all inputs would not have similar data rates, so that </w:t>
        </w:r>
      </w:ins>
      <w:ins w:id="3901" w:author="Arthur Parmentier" w:date="2020-06-04T12:00:00Z">
        <w:r>
          <w:t>the combination of inputs would either result in a data rate</w:t>
        </w:r>
      </w:ins>
      <w:ins w:id="3902" w:author="Arthur Parmentier" w:date="2020-06-04T12:01:00Z">
        <w:r>
          <w:t xml:space="preserve"> equal to the slowest input or </w:t>
        </w:r>
      </w:ins>
      <w:ins w:id="3903" w:author="Arthur Parmentier" w:date="2020-06-04T12:03:00Z">
        <w:r>
          <w:t xml:space="preserve">a very high data rate, equal to the sum of each input data rate, but with common values between two consecutive feature </w:t>
        </w:r>
      </w:ins>
      <w:ins w:id="3904" w:author="Arthur Parmentier" w:date="2020-06-04T12:04:00Z">
        <w:r>
          <w:t>vectors. This situation would not be ideal as it would require more processing and would not repre</w:t>
        </w:r>
      </w:ins>
      <w:ins w:id="3905" w:author="Arthur Parmentier" w:date="2020-06-04T12:05:00Z">
        <w:r>
          <w:t>sent accurately the movement.</w:t>
        </w:r>
        <w:r>
          <w:br/>
          <w:t xml:space="preserve">The second obstacle was that although DTW can recognize poses, it performs much slower than </w:t>
        </w:r>
      </w:ins>
      <w:ins w:id="3906" w:author="Arthur Parmentier" w:date="2020-06-04T12:06:00Z">
        <w:r>
          <w:t>pose classifiers that are not time</w:t>
        </w:r>
        <w:r w:rsidR="00175441">
          <w:t>-dependent</w:t>
        </w:r>
        <w:r>
          <w:t>, such as SVM</w:t>
        </w:r>
        <w:r w:rsidR="00175441">
          <w:t xml:space="preserve"> or decision trees. </w:t>
        </w:r>
      </w:ins>
      <w:ins w:id="3907" w:author="Arthur Parmentier" w:date="2020-06-04T12:07:00Z">
        <w:r w:rsidR="00175441">
          <w:t>Ideally, one would want to construct one model per type of sign to be recognize.</w:t>
        </w:r>
      </w:ins>
    </w:p>
    <w:p w:rsidR="00175441" w:rsidRPr="00834EA5" w:rsidRDefault="00175441">
      <w:pPr>
        <w:rPr>
          <w:ins w:id="3908" w:author="Arthur Parmentier" w:date="2020-05-22T09:32:00Z"/>
          <w:rPrChange w:id="3909" w:author="Arthur Parmentier" w:date="2020-05-22T09:43:00Z">
            <w:rPr>
              <w:ins w:id="3910" w:author="Arthur Parmentier" w:date="2020-05-22T09:32:00Z"/>
            </w:rPr>
          </w:rPrChange>
        </w:rPr>
        <w:pPrChange w:id="3911" w:author="Arthur Parmentier" w:date="2020-05-22T09:43:00Z">
          <w:pPr>
            <w:pStyle w:val="Titre3"/>
          </w:pPr>
        </w:pPrChange>
      </w:pPr>
      <w:ins w:id="3912" w:author="Arthur Parmentier" w:date="2020-06-04T12:09:00Z">
        <w:r>
          <w:t xml:space="preserve">I have chosen to implement two models for my final prototype: one for the full body with DTW and one </w:t>
        </w:r>
      </w:ins>
      <w:ins w:id="3913" w:author="Arthur Parmentier" w:date="2020-06-04T12:10:00Z">
        <w:r>
          <w:t>for the hands with Adaboost decision trees.</w:t>
        </w:r>
      </w:ins>
    </w:p>
    <w:p w:rsidR="006D0BF0" w:rsidRDefault="00175441" w:rsidP="006D0BF0">
      <w:pPr>
        <w:pStyle w:val="Titre4"/>
        <w:rPr>
          <w:ins w:id="3914" w:author="Arthur Parmentier" w:date="2020-05-22T09:32:00Z"/>
        </w:rPr>
      </w:pPr>
      <w:ins w:id="3915" w:author="Arthur Parmentier" w:date="2020-06-04T12:10:00Z">
        <w:r>
          <w:lastRenderedPageBreak/>
          <w:t>Full</w:t>
        </w:r>
      </w:ins>
      <w:ins w:id="3916" w:author="Arthur Parmentier" w:date="2020-06-04T12:12:00Z">
        <w:r w:rsidR="00F73660">
          <w:t xml:space="preserve"> </w:t>
        </w:r>
      </w:ins>
      <w:ins w:id="3917" w:author="Arthur Parmentier" w:date="2020-06-04T12:10:00Z">
        <w:r>
          <w:t xml:space="preserve">body </w:t>
        </w:r>
      </w:ins>
      <w:ins w:id="3918" w:author="Arthur Parmentier" w:date="2020-05-22T12:18:00Z">
        <w:r w:rsidR="00E9747D">
          <w:t>Wekinator</w:t>
        </w:r>
      </w:ins>
      <w:ins w:id="3919" w:author="Arthur Parmentier" w:date="2020-05-22T09:32:00Z">
        <w:r w:rsidR="006D0BF0">
          <w:t xml:space="preserve"> DTW</w:t>
        </w:r>
      </w:ins>
    </w:p>
    <w:p w:rsidR="004116C1" w:rsidRDefault="00D50F7A" w:rsidP="006D0BF0">
      <w:pPr>
        <w:rPr>
          <w:ins w:id="3920" w:author="Arthur Parmentier" w:date="2020-05-22T11:38:00Z"/>
        </w:rPr>
      </w:pPr>
      <w:ins w:id="3921" w:author="Arthur Parmentier" w:date="2020-05-22T10:43:00Z">
        <w:r>
          <w:t xml:space="preserve">Unfortunately, at the time of the project, I could not </w:t>
        </w:r>
      </w:ins>
      <w:ins w:id="3922" w:author="Arthur Parmentier" w:date="2020-05-22T10:44:00Z">
        <w:r>
          <w:t>find any real-time implementation of DTW in Max/MSP.</w:t>
        </w:r>
        <w:r>
          <w:rPr>
            <w:rStyle w:val="Appelnotedebasdep"/>
          </w:rPr>
          <w:footnoteReference w:id="53"/>
        </w:r>
      </w:ins>
    </w:p>
    <w:p w:rsidR="00983F9B" w:rsidRDefault="00BA3283" w:rsidP="006D0BF0">
      <w:pPr>
        <w:rPr>
          <w:ins w:id="3964" w:author="Arthur Parmentier" w:date="2020-06-04T11:45:00Z"/>
        </w:rPr>
      </w:pPr>
      <w:ins w:id="3965" w:author="Arthur Parmentier" w:date="2020-05-22T11:38:00Z">
        <w:r>
          <w:t xml:space="preserve">However, </w:t>
        </w:r>
      </w:ins>
      <w:ins w:id="3966" w:author="Arthur Parmentier" w:date="2020-05-22T11:52:00Z">
        <w:r w:rsidR="000430B4">
          <w:t xml:space="preserve">the external software </w:t>
        </w:r>
      </w:ins>
      <w:ins w:id="3967" w:author="Arthur Parmentier" w:date="2020-05-22T12:18:00Z">
        <w:r w:rsidR="00E9747D">
          <w:t>Wekinator</w:t>
        </w:r>
      </w:ins>
      <w:ins w:id="3968" w:author="Arthur Parmentier" w:date="2020-05-22T11:38:00Z">
        <w:r>
          <w:rPr>
            <w:rStyle w:val="Appelnotedebasdep"/>
          </w:rPr>
          <w:footnoteReference w:id="54"/>
        </w:r>
      </w:ins>
      <w:ins w:id="3973" w:author="Arthur Parmentier" w:date="2020-05-22T11:39:00Z">
        <w:r w:rsidR="00965FAA">
          <w:t xml:space="preserve"> offers a very efficient DTW implementation based on the FastDTW library</w:t>
        </w:r>
      </w:ins>
      <w:ins w:id="3974" w:author="Arthur Parmentier" w:date="2020-05-22T11:40:00Z">
        <w:r w:rsidR="00965FAA">
          <w:rPr>
            <w:rStyle w:val="Appelnotedebasdep"/>
          </w:rPr>
          <w:footnoteReference w:id="55"/>
        </w:r>
      </w:ins>
      <w:ins w:id="3983" w:author="Arthur Parmentier" w:date="2020-05-22T11:43:00Z">
        <w:r w:rsidR="00B827FE">
          <w:t xml:space="preserve"> with additional improvements for real-time performance</w:t>
        </w:r>
      </w:ins>
      <w:ins w:id="3984" w:author="Arthur Parmentier" w:date="2020-06-04T11:45:00Z">
        <w:r w:rsidR="00983F9B">
          <w:t xml:space="preserve"> and several internal parameters for its DTW model.</w:t>
        </w:r>
      </w:ins>
    </w:p>
    <w:p w:rsidR="00B827FE" w:rsidRDefault="00B827FE" w:rsidP="006D0BF0">
      <w:pPr>
        <w:rPr>
          <w:ins w:id="3985" w:author="Arthur Parmentier" w:date="2020-05-22T11:37:00Z"/>
        </w:rPr>
      </w:pPr>
      <w:ins w:id="3986" w:author="Arthur Parmentier" w:date="2020-05-22T11:45:00Z">
        <w:r>
          <w:t xml:space="preserve">Max </w:t>
        </w:r>
      </w:ins>
      <w:ins w:id="3987" w:author="Arthur Parmentier" w:date="2020-06-04T11:46:00Z">
        <w:r w:rsidR="00983F9B">
          <w:t xml:space="preserve">and Wekinator communicate </w:t>
        </w:r>
      </w:ins>
      <w:ins w:id="3988" w:author="Arthur Parmentier" w:date="2020-06-04T11:44:00Z">
        <w:r w:rsidR="00983F9B">
          <w:t>in</w:t>
        </w:r>
      </w:ins>
      <w:ins w:id="3989" w:author="Arthur Parmentier" w:date="2020-05-22T11:45:00Z">
        <w:r>
          <w:t xml:space="preserve"> </w:t>
        </w:r>
      </w:ins>
      <w:ins w:id="3990" w:author="Arthur Parmentier" w:date="2020-05-22T11:44:00Z">
        <w:r>
          <w:t>O</w:t>
        </w:r>
      </w:ins>
      <w:ins w:id="3991" w:author="Arthur Parmentier" w:date="2020-05-22T11:45:00Z">
        <w:r>
          <w:t>pen Sound Control (OSC</w:t>
        </w:r>
      </w:ins>
      <w:ins w:id="3992" w:author="Arthur Parmentier" w:date="2020-06-04T11:49:00Z">
        <w:r w:rsidR="00983F9B">
          <w:t>)</w:t>
        </w:r>
      </w:ins>
      <w:ins w:id="3993" w:author="Arthur Parmentier" w:date="2020-06-04T11:46:00Z">
        <w:r w:rsidR="00983F9B">
          <w:t>. A</w:t>
        </w:r>
      </w:ins>
      <w:ins w:id="3994" w:author="Arthur Parmentier" w:date="2020-05-22T11:46:00Z">
        <w:r>
          <w:t xml:space="preserve">lthough the user must launch </w:t>
        </w:r>
      </w:ins>
      <w:ins w:id="3995" w:author="Arthur Parmentier" w:date="2020-05-22T12:18:00Z">
        <w:r w:rsidR="00E9747D">
          <w:t>Wekinator</w:t>
        </w:r>
      </w:ins>
      <w:ins w:id="3996" w:author="Arthur Parmentier" w:date="2020-05-22T11:46:00Z">
        <w:r>
          <w:t xml:space="preserve"> separately and perform basic op</w:t>
        </w:r>
      </w:ins>
      <w:ins w:id="3997" w:author="Arthur Parmentier" w:date="2020-05-22T11:47:00Z">
        <w:r>
          <w:t xml:space="preserve">erations </w:t>
        </w:r>
      </w:ins>
      <w:ins w:id="3998" w:author="Arthur Parmentier" w:date="2020-06-04T11:49:00Z">
        <w:r w:rsidR="00983F9B">
          <w:t>on</w:t>
        </w:r>
      </w:ins>
      <w:ins w:id="3999" w:author="Arthur Parmentier" w:date="2020-05-22T11:47:00Z">
        <w:r>
          <w:t xml:space="preserve"> its </w:t>
        </w:r>
      </w:ins>
      <w:ins w:id="4000" w:author="Arthur Parmentier" w:date="2020-06-04T11:49:00Z">
        <w:r w:rsidR="00983F9B">
          <w:t>GUI</w:t>
        </w:r>
      </w:ins>
      <w:ins w:id="4001" w:author="Arthur Parmentier" w:date="2020-05-22T11:47:00Z">
        <w:r>
          <w:t xml:space="preserve">, </w:t>
        </w:r>
      </w:ins>
      <w:ins w:id="4002" w:author="Arthur Parmentier" w:date="2020-06-04T11:49:00Z">
        <w:r w:rsidR="00983F9B">
          <w:t>most important parts</w:t>
        </w:r>
      </w:ins>
      <w:ins w:id="4003" w:author="Arthur Parmentier" w:date="2020-05-22T11:47:00Z">
        <w:r>
          <w:t xml:space="preserve"> of </w:t>
        </w:r>
      </w:ins>
      <w:ins w:id="4004" w:author="Arthur Parmentier" w:date="2020-05-22T12:18:00Z">
        <w:r w:rsidR="00E9747D">
          <w:t>Wekinator</w:t>
        </w:r>
      </w:ins>
      <w:ins w:id="4005" w:author="Arthur Parmentier" w:date="2020-05-22T11:47:00Z">
        <w:r>
          <w:t xml:space="preserve"> can be controlled remotely via OSC, allowing Max </w:t>
        </w:r>
      </w:ins>
      <w:ins w:id="4006" w:author="Arthur Parmentier" w:date="2020-05-22T11:50:00Z">
        <w:r w:rsidR="000430B4">
          <w:t xml:space="preserve">to automatize certain operations, such </w:t>
        </w:r>
      </w:ins>
      <w:ins w:id="4007" w:author="Arthur Parmentier" w:date="2020-06-04T11:49:00Z">
        <w:r w:rsidR="00983F9B">
          <w:t>its</w:t>
        </w:r>
      </w:ins>
      <w:ins w:id="4008" w:author="Arthur Parmentier" w:date="2020-05-22T11:50:00Z">
        <w:r w:rsidR="000430B4">
          <w:t xml:space="preserve"> training process.</w:t>
        </w:r>
      </w:ins>
    </w:p>
    <w:p w:rsidR="004116C1" w:rsidRDefault="00D454BF" w:rsidP="006D0BF0">
      <w:pPr>
        <w:rPr>
          <w:ins w:id="4009" w:author="Arthur Parmentier" w:date="2020-05-22T11:53:00Z"/>
        </w:rPr>
      </w:pPr>
      <w:ins w:id="4010" w:author="Arthur Parmentier" w:date="2020-05-22T11:53:00Z">
        <w:r>
          <w:t xml:space="preserve">The “user guide” for using </w:t>
        </w:r>
      </w:ins>
      <w:ins w:id="4011" w:author="Arthur Parmentier" w:date="2020-05-22T12:18:00Z">
        <w:r w:rsidR="00E9747D">
          <w:t>Wekinator</w:t>
        </w:r>
      </w:ins>
      <w:ins w:id="4012" w:author="Arthur Parmentier" w:date="2020-05-22T11:53:00Z">
        <w:r>
          <w:t xml:space="preserve"> with the project is the following:</w:t>
        </w:r>
      </w:ins>
    </w:p>
    <w:p w:rsidR="00D454BF" w:rsidRDefault="00D454BF">
      <w:pPr>
        <w:ind w:left="720"/>
        <w:rPr>
          <w:ins w:id="4013" w:author="Arthur Parmentier" w:date="2020-05-22T11:53:00Z"/>
        </w:rPr>
        <w:pPrChange w:id="4014" w:author="Arthur Parmentier" w:date="2020-05-22T11:53:00Z">
          <w:pPr/>
        </w:pPrChange>
      </w:pPr>
      <w:ins w:id="4015" w:author="Arthur Parmentier" w:date="2020-05-22T11:53:00Z">
        <w:r>
          <w:t xml:space="preserve">1) Start </w:t>
        </w:r>
      </w:ins>
      <w:ins w:id="4016" w:author="Arthur Parmentier" w:date="2020-05-22T12:18:00Z">
        <w:r w:rsidR="00E9747D">
          <w:t>Wekinator</w:t>
        </w:r>
      </w:ins>
      <w:ins w:id="4017" w:author="Arthur Parmentier" w:date="2020-05-22T11:53:00Z">
        <w:r>
          <w:t>.</w:t>
        </w:r>
      </w:ins>
    </w:p>
    <w:p w:rsidR="00D454BF" w:rsidRDefault="00D454BF">
      <w:pPr>
        <w:ind w:left="720"/>
        <w:rPr>
          <w:ins w:id="4018" w:author="Arthur Parmentier" w:date="2020-05-22T11:53:00Z"/>
        </w:rPr>
        <w:pPrChange w:id="4019" w:author="Arthur Parmentier" w:date="2020-05-22T11:53:00Z">
          <w:pPr/>
        </w:pPrChange>
      </w:pPr>
      <w:ins w:id="4020" w:author="Arthur Parmentier" w:date="2020-05-22T11:53:00Z">
        <w:r>
          <w:t xml:space="preserve">2) Set the listening port to </w:t>
        </w:r>
      </w:ins>
      <w:ins w:id="4021" w:author="Arthur Parmentier" w:date="2020-06-04T11:49:00Z">
        <w:r w:rsidR="00983F9B">
          <w:t xml:space="preserve">match </w:t>
        </w:r>
      </w:ins>
      <w:ins w:id="4022" w:author="Arthur Parmentier" w:date="2020-06-04T11:50:00Z">
        <w:r w:rsidR="00983F9B">
          <w:t xml:space="preserve">Max settings </w:t>
        </w:r>
      </w:ins>
      <w:ins w:id="4023" w:author="Arthur Parmentier" w:date="2020-05-22T11:53:00Z">
        <w:r>
          <w:t>and click "start listening"</w:t>
        </w:r>
      </w:ins>
    </w:p>
    <w:p w:rsidR="00D454BF" w:rsidRDefault="00D454BF">
      <w:pPr>
        <w:ind w:left="720"/>
        <w:rPr>
          <w:ins w:id="4024" w:author="Arthur Parmentier" w:date="2020-05-22T11:53:00Z"/>
        </w:rPr>
        <w:pPrChange w:id="4025" w:author="Arthur Parmentier" w:date="2020-05-22T11:53:00Z">
          <w:pPr/>
        </w:pPrChange>
      </w:pPr>
      <w:ins w:id="4026" w:author="Arthur Parmentier" w:date="2020-05-22T11:53:00Z">
        <w:r>
          <w:t>3) Set the OSC input address to /wek/inputs (default)</w:t>
        </w:r>
      </w:ins>
    </w:p>
    <w:p w:rsidR="00D454BF" w:rsidRDefault="00D454BF">
      <w:pPr>
        <w:ind w:left="720"/>
        <w:rPr>
          <w:ins w:id="4027" w:author="Arthur Parmentier" w:date="2020-05-22T11:53:00Z"/>
        </w:rPr>
        <w:pPrChange w:id="4028" w:author="Arthur Parmentier" w:date="2020-05-22T11:53:00Z">
          <w:pPr/>
        </w:pPrChange>
      </w:pPr>
      <w:ins w:id="4029" w:author="Arthur Parmentier" w:date="2020-05-22T11:53:00Z">
        <w:r>
          <w:t>4) Change the number of inputs (#inputs) to match the size of your input in this patch</w:t>
        </w:r>
      </w:ins>
      <w:ins w:id="4030" w:author="Arthur Parmentier" w:date="2020-05-22T18:38:00Z">
        <w:r w:rsidR="00C24A48">
          <w:t>er</w:t>
        </w:r>
      </w:ins>
      <w:ins w:id="4031" w:author="Arthur Parmentier" w:date="2020-05-22T11:53:00Z">
        <w:r>
          <w:t xml:space="preserve">, as defined in the first layer. For instance, with </w:t>
        </w:r>
      </w:ins>
      <w:ins w:id="4032" w:author="Arthur Parmentier" w:date="2020-05-22T11:54:00Z">
        <w:r>
          <w:t>P</w:t>
        </w:r>
      </w:ins>
      <w:ins w:id="4033" w:author="Arthur Parmentier" w:date="2020-05-22T11:53:00Z">
        <w:r>
          <w:t>ose</w:t>
        </w:r>
      </w:ins>
      <w:ins w:id="4034" w:author="Arthur Parmentier" w:date="2020-05-22T11:54:00Z">
        <w:r>
          <w:t>N</w:t>
        </w:r>
      </w:ins>
      <w:ins w:id="4035" w:author="Arthur Parmentier" w:date="2020-05-22T11:53:00Z">
        <w:r>
          <w:t>et, there are two features per joint (X and Y coordinates) so #inputs = #joints*2</w:t>
        </w:r>
      </w:ins>
    </w:p>
    <w:p w:rsidR="00D454BF" w:rsidRDefault="00D454BF">
      <w:pPr>
        <w:ind w:left="720"/>
        <w:rPr>
          <w:ins w:id="4036" w:author="Arthur Parmentier" w:date="2020-05-22T11:53:00Z"/>
        </w:rPr>
        <w:pPrChange w:id="4037" w:author="Arthur Parmentier" w:date="2020-05-22T11:53:00Z">
          <w:pPr/>
        </w:pPrChange>
      </w:pPr>
      <w:ins w:id="4038" w:author="Arthur Parmentier" w:date="2020-05-22T11:53:00Z">
        <w:r>
          <w:t xml:space="preserve">5) Change the </w:t>
        </w:r>
      </w:ins>
      <w:ins w:id="4039" w:author="Arthur Parmentier" w:date="2020-05-22T12:18:00Z">
        <w:r w:rsidR="00E9747D">
          <w:t>Wekinator</w:t>
        </w:r>
      </w:ins>
      <w:ins w:id="4040" w:author="Arthur Parmentier" w:date="2020-05-22T11:53:00Z">
        <w:r>
          <w:t xml:space="preserve"> output type to "All Dynamic Time Warping" with N</w:t>
        </w:r>
      </w:ins>
      <w:ins w:id="4041" w:author="Arthur Parmentier" w:date="2020-06-04T12:14:00Z">
        <w:r w:rsidR="006217E4">
          <w:t xml:space="preserve"> gestures types, N</w:t>
        </w:r>
      </w:ins>
      <w:ins w:id="4042" w:author="Arthur Parmentier" w:date="2020-05-22T11:56:00Z">
        <w:r w:rsidR="00FD00B9">
          <w:t xml:space="preserve"> </w:t>
        </w:r>
      </w:ins>
      <w:ins w:id="4043" w:author="Arthur Parmentier" w:date="2020-06-04T12:13:00Z">
        <w:r w:rsidR="006217E4">
          <w:t>equal o</w:t>
        </w:r>
      </w:ins>
      <w:ins w:id="4044" w:author="Arthur Parmentier" w:date="2020-06-04T12:14:00Z">
        <w:r w:rsidR="006217E4">
          <w:t xml:space="preserve">r </w:t>
        </w:r>
      </w:ins>
      <w:ins w:id="4045" w:author="Arthur Parmentier" w:date="2020-06-04T12:13:00Z">
        <w:r w:rsidR="006217E4">
          <w:t>greater than</w:t>
        </w:r>
      </w:ins>
      <w:ins w:id="4046" w:author="Arthur Parmentier" w:date="2020-05-22T11:56:00Z">
        <w:r w:rsidR="00FD00B9">
          <w:t xml:space="preserve"> </w:t>
        </w:r>
      </w:ins>
      <w:ins w:id="4047" w:author="Arthur Parmentier" w:date="2020-05-22T11:53:00Z">
        <w:r>
          <w:t xml:space="preserve">the size of your dictionary of signs. It probably does not matter if you </w:t>
        </w:r>
      </w:ins>
      <w:ins w:id="4048" w:author="Arthur Parmentier" w:date="2020-05-22T11:56:00Z">
        <w:r w:rsidR="00FD00B9">
          <w:t>specify</w:t>
        </w:r>
      </w:ins>
      <w:ins w:id="4049" w:author="Arthur Parmentier" w:date="2020-05-22T11:53:00Z">
        <w:r>
          <w:t xml:space="preserve"> a greater amount of types, so you can also use any sufficiently large N if you do not know how many signs it should recognize</w:t>
        </w:r>
      </w:ins>
      <w:ins w:id="4050" w:author="Arthur Parmentier" w:date="2020-05-22T11:56:00Z">
        <w:r w:rsidR="00936A60">
          <w:t xml:space="preserve">; </w:t>
        </w:r>
      </w:ins>
      <w:ins w:id="4051" w:author="Arthur Parmentier" w:date="2020-05-22T11:57:00Z">
        <w:r w:rsidR="00936A60">
          <w:t xml:space="preserve">ultimately, </w:t>
        </w:r>
      </w:ins>
      <w:ins w:id="4052" w:author="Arthur Parmentier" w:date="2020-05-22T12:18:00Z">
        <w:r w:rsidR="00E9747D">
          <w:t>Wekinator</w:t>
        </w:r>
      </w:ins>
      <w:ins w:id="4053" w:author="Arthur Parmentier" w:date="2020-05-22T11:57:00Z">
        <w:r w:rsidR="00936A60">
          <w:t xml:space="preserve"> will simply never match the signs to those classes.</w:t>
        </w:r>
      </w:ins>
    </w:p>
    <w:p w:rsidR="00D454BF" w:rsidRDefault="00D454BF">
      <w:pPr>
        <w:ind w:left="720"/>
        <w:rPr>
          <w:ins w:id="4054" w:author="Arthur Parmentier" w:date="2020-05-22T11:53:00Z"/>
        </w:rPr>
        <w:pPrChange w:id="4055" w:author="Arthur Parmentier" w:date="2020-05-22T11:53:00Z">
          <w:pPr/>
        </w:pPrChange>
      </w:pPr>
      <w:ins w:id="4056" w:author="Arthur Parmentier" w:date="2020-05-22T11:53:00Z">
        <w:r>
          <w:t xml:space="preserve">6) Set the ouput port to </w:t>
        </w:r>
      </w:ins>
      <w:ins w:id="4057" w:author="Arthur Parmentier" w:date="2020-06-04T12:14:00Z">
        <w:r w:rsidR="00AA2510">
          <w:t>match Max/MSP settings</w:t>
        </w:r>
      </w:ins>
      <w:ins w:id="4058" w:author="Arthur Parmentier" w:date="2020-05-22T11:53:00Z">
        <w:r>
          <w:t xml:space="preserve"> and click next.</w:t>
        </w:r>
      </w:ins>
    </w:p>
    <w:p w:rsidR="00D454BF" w:rsidRDefault="00D454BF">
      <w:pPr>
        <w:ind w:left="720"/>
        <w:rPr>
          <w:ins w:id="4059" w:author="Arthur Parmentier" w:date="2020-05-22T11:53:00Z"/>
        </w:rPr>
        <w:pPrChange w:id="4060" w:author="Arthur Parmentier" w:date="2020-05-22T11:53:00Z">
          <w:pPr/>
        </w:pPrChange>
      </w:pPr>
      <w:ins w:id="4061" w:author="Arthur Parmentier" w:date="2020-05-22T11:53:00Z">
        <w:r>
          <w:lastRenderedPageBreak/>
          <w:t xml:space="preserve">7) If any input is running, make sure that the </w:t>
        </w:r>
      </w:ins>
      <w:ins w:id="4062" w:author="Arthur Parmentier" w:date="2020-05-22T11:54:00Z">
        <w:r w:rsidR="008E3834">
          <w:t>“</w:t>
        </w:r>
      </w:ins>
      <w:ins w:id="4063" w:author="Arthur Parmentier" w:date="2020-05-22T11:53:00Z">
        <w:r>
          <w:t>OSC In</w:t>
        </w:r>
      </w:ins>
      <w:ins w:id="4064" w:author="Arthur Parmentier" w:date="2020-05-22T11:54:00Z">
        <w:r w:rsidR="008E3834">
          <w:t>”</w:t>
        </w:r>
      </w:ins>
      <w:ins w:id="4065" w:author="Arthur Parmentier" w:date="2020-05-22T11:53:00Z">
        <w:r>
          <w:t xml:space="preserve"> indicator of </w:t>
        </w:r>
      </w:ins>
      <w:ins w:id="4066" w:author="Arthur Parmentier" w:date="2020-05-22T12:18:00Z">
        <w:r w:rsidR="00E9747D">
          <w:t>Wekinator</w:t>
        </w:r>
      </w:ins>
      <w:ins w:id="4067" w:author="Arthur Parmentier" w:date="2020-05-22T11:53:00Z">
        <w:r>
          <w:t xml:space="preserve"> is green. If it is yellow</w:t>
        </w:r>
      </w:ins>
      <w:ins w:id="4068" w:author="Arthur Parmentier" w:date="2020-05-22T11:54:00Z">
        <w:r w:rsidR="008E3834">
          <w:t xml:space="preserve"> instead</w:t>
        </w:r>
      </w:ins>
      <w:ins w:id="4069" w:author="Arthur Parmentier" w:date="2020-05-22T11:53:00Z">
        <w:r>
          <w:t xml:space="preserve">, </w:t>
        </w:r>
      </w:ins>
      <w:ins w:id="4070" w:author="Arthur Parmentier" w:date="2020-06-04T12:14:00Z">
        <w:r w:rsidR="00D02205">
          <w:t>make sure you have some inpu</w:t>
        </w:r>
      </w:ins>
      <w:ins w:id="4071" w:author="Arthur Parmentier" w:date="2020-06-04T12:15:00Z">
        <w:r w:rsidR="00D02205">
          <w:t xml:space="preserve">t running and try </w:t>
        </w:r>
      </w:ins>
      <w:ins w:id="4072" w:author="Arthur Parmentier" w:date="2020-05-22T11:53:00Z">
        <w:r>
          <w:t xml:space="preserve">to open the view/OSC input status window and restart listening to the OSC. If it is red, check that the size of your input in Max matches the #input parameter of </w:t>
        </w:r>
      </w:ins>
      <w:ins w:id="4073" w:author="Arthur Parmentier" w:date="2020-05-22T12:18:00Z">
        <w:r w:rsidR="00E9747D">
          <w:t>Wekinator</w:t>
        </w:r>
      </w:ins>
      <w:ins w:id="4074" w:author="Arthur Parmentier" w:date="2020-05-22T11:53:00Z">
        <w:r>
          <w:t>.</w:t>
        </w:r>
      </w:ins>
    </w:p>
    <w:p w:rsidR="00D454BF" w:rsidRDefault="00D454BF">
      <w:pPr>
        <w:ind w:left="720"/>
        <w:rPr>
          <w:ins w:id="4075" w:author="Arthur Parmentier" w:date="2020-05-22T11:53:00Z"/>
        </w:rPr>
        <w:pPrChange w:id="4076" w:author="Arthur Parmentier" w:date="2020-05-22T11:53:00Z">
          <w:pPr/>
        </w:pPrChange>
      </w:pPr>
      <w:ins w:id="4077" w:author="Arthur Parmentier" w:date="2020-05-22T11:53:00Z">
        <w:r>
          <w:t xml:space="preserve">8) You can now push the </w:t>
        </w:r>
      </w:ins>
      <w:ins w:id="4078" w:author="Arthur Parmentier" w:date="2020-06-04T12:15:00Z">
        <w:r w:rsidR="00B35E64">
          <w:t>train</w:t>
        </w:r>
      </w:ins>
      <w:ins w:id="4079" w:author="Arthur Parmentier" w:date="2020-05-22T11:53:00Z">
        <w:r>
          <w:t xml:space="preserve"> button</w:t>
        </w:r>
      </w:ins>
      <w:ins w:id="4080" w:author="Arthur Parmentier" w:date="2020-06-04T12:15:00Z">
        <w:r w:rsidR="00B35E64">
          <w:t xml:space="preserve"> aside the Mubu object for the full body DTW model</w:t>
        </w:r>
      </w:ins>
      <w:ins w:id="4081" w:author="Arthur Parmentier" w:date="2020-05-22T11:53:00Z">
        <w:r>
          <w:t xml:space="preserve">. The number of examples for each sign should </w:t>
        </w:r>
      </w:ins>
      <w:ins w:id="4082" w:author="Arthur Parmentier" w:date="2020-06-04T12:15:00Z">
        <w:r w:rsidR="009A73CA">
          <w:t>show up</w:t>
        </w:r>
      </w:ins>
      <w:ins w:id="4083" w:author="Arthur Parmentier" w:date="2020-05-22T11:53:00Z">
        <w:r>
          <w:t xml:space="preserve"> in </w:t>
        </w:r>
      </w:ins>
      <w:ins w:id="4084" w:author="Arthur Parmentier" w:date="2020-05-22T12:18:00Z">
        <w:r w:rsidR="00E9747D">
          <w:t>Wekinator</w:t>
        </w:r>
      </w:ins>
      <w:ins w:id="4085" w:author="Arthur Parmentier" w:date="2020-05-22T11:53:00Z">
        <w:r>
          <w:t>.</w:t>
        </w:r>
      </w:ins>
    </w:p>
    <w:p w:rsidR="00D454BF" w:rsidRDefault="00D454BF">
      <w:pPr>
        <w:ind w:left="720"/>
        <w:rPr>
          <w:ins w:id="4086" w:author="Arthur Parmentier" w:date="2020-05-22T11:37:00Z"/>
        </w:rPr>
        <w:pPrChange w:id="4087" w:author="Arthur Parmentier" w:date="2020-05-22T11:53:00Z">
          <w:pPr/>
        </w:pPrChange>
      </w:pPr>
      <w:ins w:id="4088" w:author="Arthur Parmentier" w:date="2020-05-22T11:53:00Z">
        <w:r>
          <w:t xml:space="preserve">9) Once the training is done after a few seconds, you can press the "run" button in </w:t>
        </w:r>
      </w:ins>
      <w:ins w:id="4089" w:author="Arthur Parmentier" w:date="2020-05-22T12:18:00Z">
        <w:r w:rsidR="00E9747D">
          <w:t>Wekinator</w:t>
        </w:r>
      </w:ins>
      <w:ins w:id="4090" w:author="Arthur Parmentier" w:date="2020-05-22T11:53:00Z">
        <w:r>
          <w:t xml:space="preserve"> to start classifying your live input.</w:t>
        </w:r>
      </w:ins>
    </w:p>
    <w:p w:rsidR="004116C1" w:rsidRDefault="00CD5F56" w:rsidP="006D0BF0">
      <w:pPr>
        <w:rPr>
          <w:ins w:id="4091" w:author="Arthur Parmentier" w:date="2020-06-04T12:28:00Z"/>
        </w:rPr>
      </w:pPr>
      <w:ins w:id="4092" w:author="Arthur Parmentier" w:date="2020-05-22T11:57:00Z">
        <w:r>
          <w:t>These operations ma</w:t>
        </w:r>
      </w:ins>
      <w:ins w:id="4093" w:author="Arthur Parmentier" w:date="2020-05-22T12:20:00Z">
        <w:r w:rsidR="00E9747D">
          <w:t>y</w:t>
        </w:r>
      </w:ins>
      <w:ins w:id="4094" w:author="Arthur Parmentier" w:date="2020-05-22T11:57:00Z">
        <w:r>
          <w:t xml:space="preserve"> take 3 minutes at the fi</w:t>
        </w:r>
      </w:ins>
      <w:ins w:id="4095" w:author="Arthur Parmentier" w:date="2020-05-22T11:58:00Z">
        <w:r>
          <w:t>rst time use and less than 1 minute once the user would get acquainted to the process. Automatizing these steps</w:t>
        </w:r>
      </w:ins>
      <w:ins w:id="4096" w:author="Arthur Parmentier" w:date="2020-05-22T11:59:00Z">
        <w:r>
          <w:t xml:space="preserve"> would be very difficult from Max directly, as </w:t>
        </w:r>
      </w:ins>
      <w:ins w:id="4097" w:author="Arthur Parmentier" w:date="2020-05-22T12:18:00Z">
        <w:r w:rsidR="00E9747D">
          <w:t>Wekinator</w:t>
        </w:r>
      </w:ins>
      <w:ins w:id="4098" w:author="Arthur Parmentier" w:date="2020-05-22T11:59:00Z">
        <w:r>
          <w:t xml:space="preserve"> builds its own file structures </w:t>
        </w:r>
      </w:ins>
      <w:ins w:id="4099" w:author="Arthur Parmentier" w:date="2020-05-22T12:00:00Z">
        <w:r>
          <w:t xml:space="preserve">and </w:t>
        </w:r>
      </w:ins>
      <w:ins w:id="4100" w:author="Arthur Parmentier" w:date="2020-06-04T12:16:00Z">
        <w:r w:rsidR="00AF7CAA">
          <w:t>I could not find a way</w:t>
        </w:r>
      </w:ins>
      <w:ins w:id="4101" w:author="Arthur Parmentier" w:date="2020-05-22T12:01:00Z">
        <w:r>
          <w:t xml:space="preserve"> to load a project in </w:t>
        </w:r>
      </w:ins>
      <w:ins w:id="4102" w:author="Arthur Parmentier" w:date="2020-05-22T12:18:00Z">
        <w:r w:rsidR="00E9747D">
          <w:t>Wekinator</w:t>
        </w:r>
      </w:ins>
      <w:ins w:id="4103" w:author="Arthur Parmentier" w:date="2020-05-22T12:01:00Z">
        <w:r>
          <w:t xml:space="preserve"> from</w:t>
        </w:r>
      </w:ins>
      <w:ins w:id="4104" w:author="Arthur Parmentier" w:date="2020-05-22T11:58:00Z">
        <w:r>
          <w:t xml:space="preserve"> </w:t>
        </w:r>
      </w:ins>
      <w:ins w:id="4105" w:author="Arthur Parmentier" w:date="2020-05-22T12:02:00Z">
        <w:r>
          <w:t>a command line</w:t>
        </w:r>
      </w:ins>
      <w:ins w:id="4106" w:author="Arthur Parmentier" w:date="2020-05-22T12:18:00Z">
        <w:r w:rsidR="00E9747D">
          <w:t xml:space="preserve"> directly.</w:t>
        </w:r>
      </w:ins>
      <w:ins w:id="4107" w:author="Arthur Parmentier" w:date="2020-06-04T12:16:00Z">
        <w:r w:rsidR="00805C6B">
          <w:t xml:space="preserve"> In the future, it is possible that the InteractML or Ra</w:t>
        </w:r>
      </w:ins>
      <w:ins w:id="4108" w:author="Arthur Parmentier" w:date="2020-06-04T12:17:00Z">
        <w:r w:rsidR="00805C6B">
          <w:t>pidMax project will make th</w:t>
        </w:r>
      </w:ins>
      <w:ins w:id="4109" w:author="Arthur Parmentier" w:date="2020-06-04T12:28:00Z">
        <w:r w:rsidR="008F7240">
          <w:t>e process</w:t>
        </w:r>
      </w:ins>
      <w:ins w:id="4110" w:author="Arthur Parmentier" w:date="2020-06-04T12:17:00Z">
        <w:r w:rsidR="00805C6B">
          <w:t xml:space="preserve"> fully automated.</w:t>
        </w:r>
      </w:ins>
    </w:p>
    <w:p w:rsidR="00620051" w:rsidRDefault="00620051" w:rsidP="006D0BF0">
      <w:pPr>
        <w:rPr>
          <w:ins w:id="4111" w:author="Arthur Parmentier" w:date="2020-06-04T12:45:00Z"/>
        </w:rPr>
      </w:pPr>
      <w:ins w:id="4112" w:author="Arthur Parmentier" w:date="2020-06-04T12:28:00Z">
        <w:r>
          <w:t xml:space="preserve">Once the model is running, Max receives in real time the set of DTW distances </w:t>
        </w:r>
      </w:ins>
      <w:ins w:id="4113" w:author="Arthur Parmentier" w:date="2020-06-04T12:29:00Z">
        <w:r>
          <w:t>from the real time sequence to</w:t>
        </w:r>
      </w:ins>
      <w:ins w:id="4114" w:author="Arthur Parmentier" w:date="2020-06-04T12:28:00Z">
        <w:r>
          <w:t xml:space="preserve"> each</w:t>
        </w:r>
      </w:ins>
      <w:ins w:id="4115" w:author="Arthur Parmentier" w:date="2020-06-04T12:29:00Z">
        <w:r>
          <w:t xml:space="preserve"> recorded</w:t>
        </w:r>
      </w:ins>
      <w:ins w:id="4116" w:author="Arthur Parmentier" w:date="2020-06-04T12:28:00Z">
        <w:r>
          <w:t xml:space="preserve"> </w:t>
        </w:r>
      </w:ins>
      <w:ins w:id="4117" w:author="Arthur Parmentier" w:date="2020-06-04T12:29:00Z">
        <w:r>
          <w:t xml:space="preserve">sign sequence. By finding the minimal value in that set and </w:t>
        </w:r>
      </w:ins>
      <w:ins w:id="4118" w:author="Arthur Parmentier" w:date="2020-06-04T12:30:00Z">
        <w:r>
          <w:t xml:space="preserve">comparing this value to a confidence threshold, we </w:t>
        </w:r>
      </w:ins>
      <w:ins w:id="4119" w:author="Arthur Parmentier" w:date="2020-06-04T12:31:00Z">
        <w:r>
          <w:t>can find when a sign is being performed in real time.</w:t>
        </w:r>
      </w:ins>
    </w:p>
    <w:p w:rsidR="00DD39AE" w:rsidRDefault="00DD39AE">
      <w:pPr>
        <w:keepNext/>
        <w:rPr>
          <w:ins w:id="4120" w:author="Arthur Parmentier" w:date="2020-06-04T12:46:00Z"/>
        </w:rPr>
        <w:pPrChange w:id="4121" w:author="Arthur Parmentier" w:date="2020-06-04T12:46:00Z">
          <w:pPr/>
        </w:pPrChange>
      </w:pPr>
      <w:ins w:id="4122" w:author="Arthur Parmentier" w:date="2020-06-04T12:45:00Z">
        <w:r>
          <w:rPr>
            <w:noProof/>
          </w:rPr>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Default="00DD39AE">
      <w:pPr>
        <w:pStyle w:val="Lgende"/>
        <w:rPr>
          <w:ins w:id="4123" w:author="Arthur Parmentier" w:date="2020-06-04T12:31:00Z"/>
        </w:rPr>
        <w:pPrChange w:id="4124" w:author="Arthur Parmentier" w:date="2020-06-04T12:46:00Z">
          <w:pPr/>
        </w:pPrChange>
      </w:pPr>
      <w:ins w:id="4125" w:author="Arthur Parmentier" w:date="2020-06-04T12:46:00Z">
        <w:r>
          <w:t xml:space="preserve">Figure </w:t>
        </w:r>
        <w:r>
          <w:fldChar w:fldCharType="begin"/>
        </w:r>
        <w:r>
          <w:instrText xml:space="preserve"> SEQ Figure \* ARABIC </w:instrText>
        </w:r>
      </w:ins>
      <w:r>
        <w:fldChar w:fldCharType="separate"/>
      </w:r>
      <w:ins w:id="4126" w:author="Arthur Parmentier" w:date="2020-06-05T21:05:00Z">
        <w:r w:rsidR="001C2AA6">
          <w:rPr>
            <w:noProof/>
          </w:rPr>
          <w:t>9</w:t>
        </w:r>
      </w:ins>
      <w:ins w:id="4127" w:author="Arthur Parmentier" w:date="2020-06-04T12:46:00Z">
        <w:r>
          <w:fldChar w:fldCharType="end"/>
        </w:r>
        <w:r>
          <w:t xml:space="preserve"> DTW output GUI in Max. The middle black box are slides that show the confidence level of each sign in real time. Recognized signs are shown at the bottom.</w:t>
        </w:r>
      </w:ins>
    </w:p>
    <w:p w:rsidR="00620051" w:rsidRDefault="00620051" w:rsidP="006D0BF0">
      <w:pPr>
        <w:rPr>
          <w:ins w:id="4128" w:author="Arthur Parmentier" w:date="2020-05-22T11:37:00Z"/>
        </w:rPr>
      </w:pPr>
      <w:ins w:id="4129" w:author="Arthur Parmentier" w:date="2020-06-04T12:34:00Z">
        <w:r>
          <w:t>We will address performance</w:t>
        </w:r>
      </w:ins>
      <w:ins w:id="4130" w:author="Arthur Parmentier" w:date="2020-06-04T12:35:00Z">
        <w:r>
          <w:t xml:space="preserve"> and accuracy aspects in a further section.</w:t>
        </w:r>
      </w:ins>
    </w:p>
    <w:p w:rsidR="004116C1" w:rsidRDefault="00620051" w:rsidP="00620051">
      <w:pPr>
        <w:pStyle w:val="Titre4"/>
        <w:rPr>
          <w:ins w:id="4131" w:author="Arthur Parmentier" w:date="2020-06-04T12:35:00Z"/>
        </w:rPr>
      </w:pPr>
      <w:ins w:id="4132" w:author="Arthur Parmentier" w:date="2020-06-04T12:35:00Z">
        <w:r>
          <w:lastRenderedPageBreak/>
          <w:t xml:space="preserve">Hands Adaboost </w:t>
        </w:r>
      </w:ins>
      <w:ins w:id="4133" w:author="Arthur Parmentier" w:date="2020-06-04T12:42:00Z">
        <w:r w:rsidR="00BD61A6">
          <w:t xml:space="preserve">for </w:t>
        </w:r>
      </w:ins>
      <w:ins w:id="4134" w:author="Arthur Parmentier" w:date="2020-06-04T12:35:00Z">
        <w:r>
          <w:t>decision tree</w:t>
        </w:r>
      </w:ins>
    </w:p>
    <w:p w:rsidR="00620051" w:rsidRDefault="00620051" w:rsidP="00620051">
      <w:pPr>
        <w:rPr>
          <w:ins w:id="4135" w:author="Arthur Parmentier" w:date="2020-06-04T12:39:00Z"/>
        </w:rPr>
      </w:pPr>
      <w:ins w:id="4136" w:author="Arthur Parmentier" w:date="2020-06-04T12:35:00Z">
        <w:r>
          <w:t>To recognize hand poses that are used in s</w:t>
        </w:r>
      </w:ins>
      <w:ins w:id="4137" w:author="Arthur Parmentier" w:date="2020-06-04T12:36:00Z">
        <w:r>
          <w:t xml:space="preserve">igns like “tempo” or “volume”, I chose to work with </w:t>
        </w:r>
      </w:ins>
      <w:ins w:id="4138" w:author="Arthur Parmentier" w:date="2020-06-04T12:37:00Z">
        <w:r>
          <w:t xml:space="preserve">an Adaboost </w:t>
        </w:r>
      </w:ins>
      <w:ins w:id="4139" w:author="Arthur Parmentier" w:date="2020-06-04T12:42:00Z">
        <w:r w:rsidR="00BD61A6">
          <w:t xml:space="preserve">for </w:t>
        </w:r>
      </w:ins>
      <w:ins w:id="4140" w:author="Arthur Parmentier" w:date="2020-06-04T12:37:00Z">
        <w:r>
          <w:t xml:space="preserve">decision tree classifier model in Wekinator. The configuration process in Wekinator is </w:t>
        </w:r>
      </w:ins>
      <w:ins w:id="4141" w:author="Arthur Parmentier" w:date="2020-06-04T12:38:00Z">
        <w:r>
          <w:t xml:space="preserve">only </w:t>
        </w:r>
      </w:ins>
      <w:ins w:id="4142" w:author="Arthur Parmentier" w:date="2020-06-04T12:37:00Z">
        <w:r>
          <w:t>slight</w:t>
        </w:r>
      </w:ins>
      <w:ins w:id="4143" w:author="Arthur Parmentier" w:date="2020-06-04T12:38:00Z">
        <w:r>
          <w:t xml:space="preserve">ly different </w:t>
        </w:r>
      </w:ins>
      <w:ins w:id="4144" w:author="Arthur Parmentier" w:date="2020-06-04T12:39:00Z">
        <w:r w:rsidR="00103255">
          <w:t xml:space="preserve">and is fully detailed in my </w:t>
        </w:r>
        <w:r w:rsidR="00103255">
          <w:fldChar w:fldCharType="begin"/>
        </w:r>
        <w:r w:rsidR="00103255">
          <w:instrText xml:space="preserve"> HYPERLINK "https://www.youtube.com/watch?v=rKD5BMaHmI8" </w:instrText>
        </w:r>
        <w:r w:rsidR="00103255">
          <w:fldChar w:fldCharType="separate"/>
        </w:r>
        <w:r w:rsidR="00103255" w:rsidRPr="00F91D42">
          <w:rPr>
            <w:rStyle w:val="Lienhypertexte"/>
          </w:rPr>
          <w:t>fourth demo video</w:t>
        </w:r>
        <w:r w:rsidR="00103255">
          <w:fldChar w:fldCharType="end"/>
        </w:r>
        <w:r w:rsidR="00103255">
          <w:t>.</w:t>
        </w:r>
      </w:ins>
    </w:p>
    <w:p w:rsidR="00054963" w:rsidRPr="00620051" w:rsidRDefault="00054963">
      <w:pPr>
        <w:rPr>
          <w:ins w:id="4145" w:author="Arthur Parmentier" w:date="2020-05-22T09:13:00Z"/>
          <w:rPrChange w:id="4146" w:author="Arthur Parmentier" w:date="2020-06-04T12:35:00Z">
            <w:rPr>
              <w:ins w:id="4147" w:author="Arthur Parmentier" w:date="2020-05-22T09:13:00Z"/>
            </w:rPr>
          </w:rPrChange>
        </w:rPr>
        <w:pPrChange w:id="4148" w:author="Arthur Parmentier" w:date="2020-06-04T12:35:00Z">
          <w:pPr>
            <w:pStyle w:val="Titre3"/>
          </w:pPr>
        </w:pPrChange>
      </w:pPr>
      <w:ins w:id="4149" w:author="Arthur Parmentier" w:date="2020-06-04T12:40:00Z">
        <w:r>
          <w:t>At the output of the model, Max receives the index of the most likely sign</w:t>
        </w:r>
      </w:ins>
      <w:ins w:id="4150" w:author="Arthur Parmentier" w:date="2020-06-04T12:41:00Z">
        <w:r>
          <w:t xml:space="preserve"> and can eventually threshold on the confidence of the classification to avoid </w:t>
        </w:r>
      </w:ins>
      <w:ins w:id="4151" w:author="Arthur Parmentier" w:date="2020-06-04T12:42:00Z">
        <w:r w:rsidR="00D26A17">
          <w:t>false positives</w:t>
        </w:r>
      </w:ins>
      <w:ins w:id="4152" w:author="Arthur Parmentier" w:date="2020-06-04T12:41:00Z">
        <w:r>
          <w:t>.</w:t>
        </w:r>
      </w:ins>
    </w:p>
    <w:p w:rsidR="006D0BF0" w:rsidRPr="00A87845" w:rsidDel="004D7C82" w:rsidRDefault="006D0BF0">
      <w:pPr>
        <w:rPr>
          <w:del w:id="4153" w:author="Arthur Parmentier" w:date="2020-06-04T12:17:00Z"/>
          <w:rPrChange w:id="4154" w:author="Arthur Parmentier" w:date="2020-05-22T09:13:00Z">
            <w:rPr>
              <w:del w:id="4155" w:author="Arthur Parmentier" w:date="2020-06-04T12:17:00Z"/>
            </w:rPr>
          </w:rPrChange>
        </w:rPr>
        <w:pPrChange w:id="4156" w:author="Arthur Parmentier" w:date="2020-05-22T09:13:00Z">
          <w:pPr>
            <w:pStyle w:val="Titre2"/>
          </w:pPr>
        </w:pPrChange>
      </w:pPr>
      <w:bookmarkStart w:id="4157" w:name="_Toc42259027"/>
      <w:bookmarkStart w:id="4158" w:name="_Toc42259104"/>
      <w:bookmarkEnd w:id="4157"/>
      <w:bookmarkEnd w:id="4158"/>
    </w:p>
    <w:p w:rsidR="00F25194" w:rsidRDefault="00F25194">
      <w:pPr>
        <w:pStyle w:val="Titre3"/>
        <w:rPr>
          <w:ins w:id="4159" w:author="Arthur Parmentier" w:date="2020-06-04T14:56:00Z"/>
        </w:rPr>
      </w:pPr>
      <w:bookmarkStart w:id="4160" w:name="_Toc42259105"/>
      <w:r w:rsidRPr="00953072">
        <w:t>Part 4: Grammar parsing</w:t>
      </w:r>
      <w:bookmarkEnd w:id="4160"/>
    </w:p>
    <w:p w:rsidR="00947BFF" w:rsidRPr="00947BFF" w:rsidRDefault="00947BFF">
      <w:pPr>
        <w:pStyle w:val="Titre4"/>
        <w:rPr>
          <w:ins w:id="4161" w:author="Arthur Parmentier" w:date="2020-06-04T13:57:00Z"/>
          <w:rPrChange w:id="4162" w:author="Arthur Parmentier" w:date="2020-06-04T14:56:00Z">
            <w:rPr>
              <w:ins w:id="4163" w:author="Arthur Parmentier" w:date="2020-06-04T13:57:00Z"/>
            </w:rPr>
          </w:rPrChange>
        </w:rPr>
        <w:pPrChange w:id="4164" w:author="Arthur Parmentier" w:date="2020-06-04T14:56:00Z">
          <w:pPr>
            <w:pStyle w:val="Titre3"/>
          </w:pPr>
        </w:pPrChange>
      </w:pPr>
      <w:ins w:id="4165" w:author="Arthur Parmentier" w:date="2020-06-04T14:56:00Z">
        <w:r>
          <w:t>A finite state machine (FSM) or automata</w:t>
        </w:r>
      </w:ins>
    </w:p>
    <w:p w:rsidR="00043B6E" w:rsidRDefault="00043B6E" w:rsidP="00043B6E">
      <w:pPr>
        <w:rPr>
          <w:ins w:id="4166" w:author="Arthur Parmentier" w:date="2020-06-04T13:59:00Z"/>
        </w:rPr>
      </w:pPr>
      <w:ins w:id="4167" w:author="Arthur Parmentier" w:date="2020-06-04T13:57:00Z">
        <w:r>
          <w:t xml:space="preserve">From the models introduced in the previous section, </w:t>
        </w:r>
      </w:ins>
      <w:ins w:id="4168" w:author="Arthur Parmentier" w:date="2020-06-04T13:58:00Z">
        <w:r>
          <w:t xml:space="preserve">we </w:t>
        </w:r>
      </w:ins>
      <w:ins w:id="4169" w:author="Arthur Parmentier" w:date="2020-06-04T13:59:00Z">
        <w:r>
          <w:t>can</w:t>
        </w:r>
      </w:ins>
      <w:ins w:id="4170" w:author="Arthur Parmentier" w:date="2020-06-04T13:58:00Z">
        <w:r>
          <w:t xml:space="preserve"> recognize individual signs, forming a sequence in time, just like words form a phrase in oral languages.</w:t>
        </w:r>
      </w:ins>
    </w:p>
    <w:p w:rsidR="00043B6E" w:rsidRDefault="00043B6E" w:rsidP="00043B6E">
      <w:pPr>
        <w:rPr>
          <w:ins w:id="4171" w:author="Arthur Parmentier" w:date="2020-06-04T14:02:00Z"/>
        </w:rPr>
      </w:pPr>
      <w:ins w:id="4172" w:author="Arthur Parmentier" w:date="2020-06-04T14:00:00Z">
        <w:r>
          <w:t xml:space="preserve">The next step is therefore to implement the grammar of SP </w:t>
        </w:r>
      </w:ins>
      <w:ins w:id="4173" w:author="Arthur Parmentier" w:date="2020-06-04T14:01:00Z">
        <w:r>
          <w:t>with a parsing mechanism that would then allow us to create requests or commands to each device that acts a</w:t>
        </w:r>
      </w:ins>
      <w:ins w:id="4174" w:author="Arthur Parmentier" w:date="2020-06-04T14:02:00Z">
        <w:r>
          <w:t>s an individual performer in the system.</w:t>
        </w:r>
      </w:ins>
    </w:p>
    <w:p w:rsidR="00043B6E" w:rsidRDefault="00043B6E" w:rsidP="00043B6E">
      <w:pPr>
        <w:rPr>
          <w:ins w:id="4175" w:author="Arthur Parmentier" w:date="2020-06-04T14:05:00Z"/>
        </w:rPr>
      </w:pPr>
      <w:ins w:id="4176" w:author="Arthur Parmentier" w:date="2020-06-04T14:02:00Z">
        <w:r>
          <w:t>We have seen previously that</w:t>
        </w:r>
      </w:ins>
      <w:ins w:id="4177" w:author="Arthur Parmentier" w:date="2020-06-04T14:03:00Z">
        <w:r>
          <w:t xml:space="preserve"> the default SP mode can be modeled as a regular lan</w:t>
        </w:r>
      </w:ins>
      <w:ins w:id="4178" w:author="Arthur Parmentier" w:date="2020-06-04T14:04:00Z">
        <w:r>
          <w:t xml:space="preserve">guage. This allow us to build a deterministic finite state machine </w:t>
        </w:r>
      </w:ins>
      <w:ins w:id="4179" w:author="Arthur Parmentier" w:date="2020-06-04T14:06:00Z">
        <w:r>
          <w:t xml:space="preserve">(FSM) </w:t>
        </w:r>
      </w:ins>
      <w:ins w:id="4180" w:author="Arthur Parmentier" w:date="2020-06-04T14:04:00Z">
        <w:r>
          <w:t xml:space="preserve">that can create </w:t>
        </w:r>
      </w:ins>
      <w:ins w:id="4181" w:author="Arthur Parmentier" w:date="2020-06-04T14:05:00Z">
        <w:r>
          <w:t>meaningful requests from the time sequence of signs.</w:t>
        </w:r>
      </w:ins>
    </w:p>
    <w:p w:rsidR="00541D7C" w:rsidRDefault="00043B6E">
      <w:pPr>
        <w:rPr>
          <w:ins w:id="4182" w:author="Arthur Parmentier" w:date="2020-06-04T14:46:00Z"/>
        </w:rPr>
        <w:pPrChange w:id="4183" w:author="Arthur Parmentier" w:date="2020-06-04T14:46:00Z">
          <w:pPr>
            <w:keepNext/>
          </w:pPr>
        </w:pPrChange>
      </w:pPr>
      <w:ins w:id="4184" w:author="Arthur Parmentier" w:date="2020-06-04T14:06:00Z">
        <w:r>
          <w:t>There are several ways to implement a FSM inside Max</w:t>
        </w:r>
      </w:ins>
      <w:ins w:id="4185" w:author="Arthur Parmentier" w:date="2020-06-04T14:07:00Z">
        <w:r>
          <w:t xml:space="preserve"> but the most convenient </w:t>
        </w:r>
        <w:r w:rsidR="003341C4">
          <w:t xml:space="preserve">way that I found was using a </w:t>
        </w:r>
      </w:ins>
      <w:ins w:id="4186" w:author="Arthur Parmentier" w:date="2020-06-04T14:08:00Z">
        <w:r w:rsidR="003341C4">
          <w:t>node.js package called “Javascript state machine”</w:t>
        </w:r>
        <w:r w:rsidR="003341C4">
          <w:rPr>
            <w:rStyle w:val="Appelnotedebasdep"/>
          </w:rPr>
          <w:footnoteReference w:id="56"/>
        </w:r>
      </w:ins>
      <w:ins w:id="4189" w:author="Arthur Parmentier" w:date="2020-06-04T14:09:00Z">
        <w:r w:rsidR="00443149">
          <w:t xml:space="preserve">. </w:t>
        </w:r>
      </w:ins>
      <w:ins w:id="4190" w:author="Arthur Parmentier" w:date="2020-06-04T14:10:00Z">
        <w:r w:rsidR="00443149">
          <w:t>By also using the Viz.js lib</w:t>
        </w:r>
      </w:ins>
      <w:ins w:id="4191" w:author="Arthur Parmentier" w:date="2020-06-04T14:11:00Z">
        <w:r w:rsidR="00443149">
          <w:t>rary</w:t>
        </w:r>
        <w:r w:rsidR="00443149">
          <w:rPr>
            <w:rStyle w:val="Appelnotedebasdep"/>
          </w:rPr>
          <w:footnoteReference w:id="57"/>
        </w:r>
        <w:r w:rsidR="00443149">
          <w:t xml:space="preserve">, I was able </w:t>
        </w:r>
      </w:ins>
      <w:ins w:id="4194" w:author="Arthur Parmentier" w:date="2020-06-04T14:12:00Z">
        <w:r w:rsidR="00443149">
          <w:t>to display the</w:t>
        </w:r>
      </w:ins>
      <w:ins w:id="4195" w:author="Arthur Parmentier" w:date="2020-06-04T14:13:00Z">
        <w:r w:rsidR="00443149">
          <w:t xml:space="preserve"> FSM inside a Jweb object in Max as a connected graph that represents all the states and transitions of the FSM. This is a very nice v</w:t>
        </w:r>
      </w:ins>
      <w:ins w:id="4196" w:author="Arthur Parmentier" w:date="2020-06-04T14:14:00Z">
        <w:r w:rsidR="00443149">
          <w:t>isualization for learning the grammar of SP and also for programmers to have a di</w:t>
        </w:r>
      </w:ins>
      <w:ins w:id="4197" w:author="Arthur Parmentier" w:date="2020-06-04T14:15:00Z">
        <w:r w:rsidR="00443149">
          <w:t>rect feedback on their grammatical implementation, for instance when adding new modes to the tool in the future</w:t>
        </w:r>
      </w:ins>
      <w:ins w:id="4198" w:author="Arthur Parmentier" w:date="2020-06-04T14:44:00Z">
        <w:r w:rsidR="00327836">
          <w:t xml:space="preserve"> (see </w:t>
        </w:r>
        <w:r w:rsidR="00327836">
          <w:fldChar w:fldCharType="begin"/>
        </w:r>
        <w:r w:rsidR="00327836">
          <w:instrText xml:space="preserve"> REF _Ref42174288 \h </w:instrText>
        </w:r>
      </w:ins>
      <w:r w:rsidR="00327836">
        <w:fldChar w:fldCharType="separate"/>
      </w:r>
      <w:ins w:id="4199" w:author="Arthur Parmentier" w:date="2020-06-04T14:44:00Z">
        <w:r w:rsidR="00327836">
          <w:t xml:space="preserve">Figure </w:t>
        </w:r>
        <w:r w:rsidR="00327836">
          <w:rPr>
            <w:noProof/>
          </w:rPr>
          <w:t>9</w:t>
        </w:r>
        <w:r w:rsidR="00327836">
          <w:fldChar w:fldCharType="end"/>
        </w:r>
        <w:r w:rsidR="00327836">
          <w:t>).</w:t>
        </w:r>
      </w:ins>
    </w:p>
    <w:p w:rsidR="00833029" w:rsidRDefault="00833029">
      <w:pPr>
        <w:keepNext/>
        <w:rPr>
          <w:ins w:id="4200" w:author="Arthur Parmentier" w:date="2020-06-04T14:44:00Z"/>
        </w:rPr>
        <w:pPrChange w:id="4201" w:author="Arthur Parmentier" w:date="2020-06-04T14:44:00Z">
          <w:pPr/>
        </w:pPrChange>
      </w:pPr>
      <w:ins w:id="4202" w:author="Arthur Parmentier" w:date="2020-06-04T14:43:00Z">
        <w:r>
          <w:rPr>
            <w:noProof/>
          </w:rPr>
          <w:lastRenderedPageBreak/>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Default="00833029" w:rsidP="00833029">
      <w:pPr>
        <w:pStyle w:val="Lgende"/>
        <w:rPr>
          <w:ins w:id="4203" w:author="Arthur Parmentier" w:date="2020-06-04T14:46:00Z"/>
        </w:rPr>
      </w:pPr>
      <w:bookmarkStart w:id="4204" w:name="_Ref42174288"/>
      <w:bookmarkStart w:id="4205" w:name="_Ref42174282"/>
      <w:ins w:id="4206" w:author="Arthur Parmentier" w:date="2020-06-04T14:44:00Z">
        <w:r>
          <w:t xml:space="preserve">Figure </w:t>
        </w:r>
        <w:r>
          <w:fldChar w:fldCharType="begin"/>
        </w:r>
        <w:r>
          <w:instrText xml:space="preserve"> SEQ Figure \* ARABIC </w:instrText>
        </w:r>
      </w:ins>
      <w:r>
        <w:fldChar w:fldCharType="separate"/>
      </w:r>
      <w:ins w:id="4207" w:author="Arthur Parmentier" w:date="2020-06-05T21:05:00Z">
        <w:r w:rsidR="001C2AA6">
          <w:rPr>
            <w:noProof/>
          </w:rPr>
          <w:t>10</w:t>
        </w:r>
      </w:ins>
      <w:ins w:id="4208" w:author="Arthur Parmentier" w:date="2020-06-04T14:44:00Z">
        <w:r>
          <w:fldChar w:fldCharType="end"/>
        </w:r>
        <w:bookmarkEnd w:id="4204"/>
        <w:r>
          <w:t xml:space="preserve"> Max</w:t>
        </w:r>
      </w:ins>
      <w:ins w:id="4209" w:author="Arthur Parmentier" w:date="2020-06-04T15:54:00Z">
        <w:r w:rsidR="009972CC">
          <w:t xml:space="preserve"> SP</w:t>
        </w:r>
      </w:ins>
      <w:ins w:id="4210" w:author="Arthur Parmentier" w:date="2020-06-04T14:44:00Z">
        <w:r>
          <w:t xml:space="preserve"> automata (FSM) GUI</w:t>
        </w:r>
      </w:ins>
      <w:bookmarkEnd w:id="4205"/>
    </w:p>
    <w:p w:rsidR="00541D7C" w:rsidRDefault="00541D7C" w:rsidP="00541D7C">
      <w:pPr>
        <w:rPr>
          <w:ins w:id="4211" w:author="Arthur Parmentier" w:date="2020-06-04T14:56:00Z"/>
        </w:rPr>
      </w:pPr>
      <w:ins w:id="4212" w:author="Arthur Parmentier" w:date="2020-06-04T14:47:00Z">
        <w:r>
          <w:t xml:space="preserve">Yet, the FSM only implements the default SP mode and </w:t>
        </w:r>
      </w:ins>
      <w:ins w:id="4213" w:author="Arthur Parmentier" w:date="2020-06-04T14:48:00Z">
        <w:r>
          <w:t>although they have a dedicated state, all logic elements are not implemented either</w:t>
        </w:r>
      </w:ins>
      <w:ins w:id="4214" w:author="Arthur Parmentier" w:date="2020-06-04T14:49:00Z">
        <w:r>
          <w:t xml:space="preserve">, as they introduce a </w:t>
        </w:r>
      </w:ins>
      <w:ins w:id="4215" w:author="Arthur Parmentier" w:date="2020-06-04T14:50:00Z">
        <w:r>
          <w:t>great level of complexity both in the automata and the interpretation by the device itself.</w:t>
        </w:r>
      </w:ins>
    </w:p>
    <w:p w:rsidR="00947BFF" w:rsidRDefault="00947BFF">
      <w:pPr>
        <w:pStyle w:val="Titre4"/>
        <w:rPr>
          <w:ins w:id="4216" w:author="Arthur Parmentier" w:date="2020-06-04T14:50:00Z"/>
        </w:rPr>
        <w:pPrChange w:id="4217" w:author="Arthur Parmentier" w:date="2020-06-04T14:56:00Z">
          <w:pPr/>
        </w:pPrChange>
      </w:pPr>
      <w:ins w:id="4218" w:author="Arthur Parmentier" w:date="2020-06-04T14:56:00Z">
        <w:r>
          <w:t>Forming a request to de</w:t>
        </w:r>
      </w:ins>
      <w:ins w:id="4219" w:author="Arthur Parmentier" w:date="2020-06-04T14:57:00Z">
        <w:r>
          <w:t xml:space="preserve">vices </w:t>
        </w:r>
      </w:ins>
      <w:ins w:id="4220" w:author="Arthur Parmentier" w:date="2020-06-04T14:56:00Z">
        <w:r>
          <w:t>from a sequence</w:t>
        </w:r>
      </w:ins>
      <w:ins w:id="4221" w:author="Arthur Parmentier" w:date="2020-06-04T14:57:00Z">
        <w:r>
          <w:t xml:space="preserve"> of signs</w:t>
        </w:r>
      </w:ins>
    </w:p>
    <w:p w:rsidR="00947BFF" w:rsidRDefault="00C47018" w:rsidP="00947BFF">
      <w:pPr>
        <w:rPr>
          <w:ins w:id="4222" w:author="Arthur Parmentier" w:date="2020-06-04T15:00:00Z"/>
        </w:rPr>
      </w:pPr>
      <w:ins w:id="4223" w:author="Arthur Parmentier" w:date="2020-06-04T14:58:00Z">
        <w:r>
          <w:t>For constructing the request messages, I took inspiration from the OSC protocol: at the</w:t>
        </w:r>
      </w:ins>
      <w:ins w:id="4224" w:author="Arthur Parmentier" w:date="2020-06-04T14:59:00Z">
        <w:r>
          <w:t xml:space="preserve"> output of the automata, requests are sent to the devices with the following rec</w:t>
        </w:r>
      </w:ins>
      <w:ins w:id="4225" w:author="Arthur Parmentier" w:date="2020-06-04T15:00:00Z">
        <w:r>
          <w:t>ursive forms:</w:t>
        </w:r>
      </w:ins>
    </w:p>
    <w:p w:rsidR="00C47018" w:rsidRDefault="00C47018" w:rsidP="00947BFF">
      <w:pPr>
        <w:rPr>
          <w:ins w:id="4226" w:author="Arthur Parmentier" w:date="2020-06-04T15:04:00Z"/>
        </w:rPr>
      </w:pPr>
      <w:ins w:id="4227" w:author="Arthur Parmentier" w:date="2020-06-04T15:00:00Z">
        <w:r>
          <w:t>/device_name/content/parameter value</w:t>
        </w:r>
      </w:ins>
      <w:ins w:id="4228" w:author="Arthur Parmentier" w:date="2020-06-04T15:01:00Z">
        <w:r>
          <w:br/>
          <w:t>/device_name/content/parameter/</w:t>
        </w:r>
      </w:ins>
      <w:ins w:id="4229" w:author="Arthur Parmentier" w:date="2020-06-04T15:03:00Z">
        <w:r>
          <w:t>parameter_of_the</w:t>
        </w:r>
      </w:ins>
      <w:ins w:id="4230" w:author="Arthur Parmentier" w:date="2020-06-04T15:04:00Z">
        <w:r>
          <w:t>_parameter/…/… value</w:t>
        </w:r>
        <w:r w:rsidR="00CC0516">
          <w:t>1 value2 …</w:t>
        </w:r>
      </w:ins>
    </w:p>
    <w:p w:rsidR="00CC0516" w:rsidRDefault="009972CC" w:rsidP="00947BFF">
      <w:pPr>
        <w:rPr>
          <w:ins w:id="4231" w:author="Arthur Parmentier" w:date="2020-06-04T15:56:00Z"/>
        </w:rPr>
      </w:pPr>
      <w:ins w:id="4232" w:author="Arthur Parmentier" w:date="2020-06-04T15:51:00Z">
        <w:r>
          <w:t xml:space="preserve">The way </w:t>
        </w:r>
      </w:ins>
      <w:ins w:id="4233" w:author="Arthur Parmentier" w:date="2020-06-04T15:54:00Z">
        <w:r w:rsidR="00342F3F">
          <w:t>the request is formed inside the automata is by collecting each sign</w:t>
        </w:r>
      </w:ins>
      <w:ins w:id="4234" w:author="Arthur Parmentier" w:date="2020-06-04T15:55:00Z">
        <w:r w:rsidR="00342F3F">
          <w:t xml:space="preserve"> during the state transitions and assembling them into </w:t>
        </w:r>
      </w:ins>
      <w:ins w:id="4235" w:author="Arthur Parmentier" w:date="2020-06-04T15:56:00Z">
        <w:r w:rsidR="00342F3F">
          <w:t>several hierarchical objects:</w:t>
        </w:r>
      </w:ins>
    </w:p>
    <w:p w:rsidR="00342F3F" w:rsidRDefault="00342F3F" w:rsidP="00342F3F">
      <w:pPr>
        <w:pStyle w:val="Paragraphedeliste"/>
        <w:numPr>
          <w:ilvl w:val="0"/>
          <w:numId w:val="41"/>
        </w:numPr>
        <w:rPr>
          <w:ins w:id="4236" w:author="Arthur Parmentier" w:date="2020-06-04T15:56:00Z"/>
        </w:rPr>
      </w:pPr>
      <w:ins w:id="4237" w:author="Arthur Parmentier" w:date="2020-06-04T15:56:00Z">
        <w:r>
          <w:t>The request object that stores each request in the following format:</w:t>
        </w:r>
      </w:ins>
    </w:p>
    <w:p w:rsidR="00342F3F" w:rsidRDefault="00342F3F" w:rsidP="00342F3F">
      <w:pPr>
        <w:pStyle w:val="Paragraphedeliste"/>
        <w:numPr>
          <w:ilvl w:val="1"/>
          <w:numId w:val="41"/>
        </w:numPr>
        <w:rPr>
          <w:ins w:id="4238" w:author="Arthur Parmentier" w:date="2020-06-04T15:57:00Z"/>
        </w:rPr>
      </w:pPr>
      <w:ins w:id="4239" w:author="Arthur Parmentier" w:date="2020-06-04T15:56:00Z">
        <w:r>
          <w:t>At the first level</w:t>
        </w:r>
      </w:ins>
      <w:ins w:id="4240" w:author="Arthur Parmentier" w:date="2020-06-04T15:57:00Z">
        <w:r>
          <w:t>, the index of the request</w:t>
        </w:r>
      </w:ins>
    </w:p>
    <w:p w:rsidR="00342F3F" w:rsidRDefault="00342F3F" w:rsidP="00342F3F">
      <w:pPr>
        <w:pStyle w:val="Paragraphedeliste"/>
        <w:numPr>
          <w:ilvl w:val="2"/>
          <w:numId w:val="41"/>
        </w:numPr>
        <w:rPr>
          <w:ins w:id="4241" w:author="Arthur Parmentier" w:date="2020-06-04T15:57:00Z"/>
        </w:rPr>
      </w:pPr>
      <w:ins w:id="4242" w:author="Arthur Parmentier" w:date="2020-06-04T15:57:00Z">
        <w:r>
          <w:t>At the second level, the name of the devices</w:t>
        </w:r>
      </w:ins>
    </w:p>
    <w:p w:rsidR="00342F3F" w:rsidRDefault="00342F3F" w:rsidP="00342F3F">
      <w:pPr>
        <w:pStyle w:val="Paragraphedeliste"/>
        <w:numPr>
          <w:ilvl w:val="3"/>
          <w:numId w:val="41"/>
        </w:numPr>
        <w:rPr>
          <w:ins w:id="4243" w:author="Arthur Parmentier" w:date="2020-06-04T15:57:00Z"/>
        </w:rPr>
      </w:pPr>
      <w:ins w:id="4244" w:author="Arthur Parmentier" w:date="2020-06-04T15:57:00Z">
        <w:r>
          <w:t>At the third level, the name of the contents</w:t>
        </w:r>
      </w:ins>
    </w:p>
    <w:p w:rsidR="00342F3F" w:rsidRDefault="00342F3F" w:rsidP="00342F3F">
      <w:pPr>
        <w:pStyle w:val="Paragraphedeliste"/>
        <w:numPr>
          <w:ilvl w:val="4"/>
          <w:numId w:val="41"/>
        </w:numPr>
        <w:rPr>
          <w:ins w:id="4245" w:author="Arthur Parmentier" w:date="2020-06-04T15:57:00Z"/>
        </w:rPr>
      </w:pPr>
      <w:ins w:id="4246" w:author="Arthur Parmentier" w:date="2020-06-04T15:57:00Z">
        <w:r>
          <w:t>At the fourth level, the contents’ parameters</w:t>
        </w:r>
      </w:ins>
    </w:p>
    <w:p w:rsidR="00342F3F" w:rsidRDefault="00342F3F" w:rsidP="00342F3F">
      <w:pPr>
        <w:pStyle w:val="Paragraphedeliste"/>
        <w:numPr>
          <w:ilvl w:val="5"/>
          <w:numId w:val="41"/>
        </w:numPr>
        <w:rPr>
          <w:ins w:id="4247" w:author="Arthur Parmentier" w:date="2020-06-04T15:58:00Z"/>
        </w:rPr>
      </w:pPr>
      <w:ins w:id="4248" w:author="Arthur Parmentier" w:date="2020-06-04T16:00:00Z">
        <w:r>
          <w:rPr>
            <w:noProof/>
          </w:rPr>
          <w:lastRenderedPageBreak/>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1A4879" w:rsidRPr="00910A67" w:rsidRDefault="001A4879">
                              <w:pPr>
                                <w:pStyle w:val="Lgende"/>
                                <w:rPr>
                                  <w:noProof/>
                                </w:rPr>
                                <w:pPrChange w:id="4249" w:author="Arthur Parmentier" w:date="2020-06-04T16:00:00Z">
                                  <w:pPr>
                                    <w:pStyle w:val="Paragraphedeliste"/>
                                    <w:numPr>
                                      <w:ilvl w:val="5"/>
                                      <w:numId w:val="41"/>
                                    </w:numPr>
                                    <w:ind w:left="4320" w:hanging="360"/>
                                  </w:pPr>
                                </w:pPrChange>
                              </w:pPr>
                              <w:ins w:id="4250" w:author="Arthur Parmentier" w:date="2020-06-04T16:00:00Z">
                                <w:r>
                                  <w:t xml:space="preserve">Figure </w:t>
                                </w:r>
                                <w:r>
                                  <w:fldChar w:fldCharType="begin"/>
                                </w:r>
                                <w:r>
                                  <w:instrText xml:space="preserve"> SEQ Figure \* ARABIC </w:instrText>
                                </w:r>
                              </w:ins>
                              <w:r>
                                <w:fldChar w:fldCharType="separate"/>
                              </w:r>
                              <w:ins w:id="4251" w:author="Arthur Parmentier" w:date="2020-06-05T21:05:00Z">
                                <w:r>
                                  <w:rPr>
                                    <w:noProof/>
                                  </w:rPr>
                                  <w:t>11</w:t>
                                </w:r>
                              </w:ins>
                              <w:ins w:id="4252"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1A4879" w:rsidRPr="00910A67" w:rsidRDefault="001A4879">
                        <w:pPr>
                          <w:pStyle w:val="Lgende"/>
                          <w:rPr>
                            <w:noProof/>
                          </w:rPr>
                          <w:pPrChange w:id="4253" w:author="Arthur Parmentier" w:date="2020-06-04T16:00:00Z">
                            <w:pPr>
                              <w:pStyle w:val="Paragraphedeliste"/>
                              <w:numPr>
                                <w:ilvl w:val="5"/>
                                <w:numId w:val="41"/>
                              </w:numPr>
                              <w:ind w:left="4320" w:hanging="360"/>
                            </w:pPr>
                          </w:pPrChange>
                        </w:pPr>
                        <w:ins w:id="4254" w:author="Arthur Parmentier" w:date="2020-06-04T16:00:00Z">
                          <w:r>
                            <w:t xml:space="preserve">Figure </w:t>
                          </w:r>
                          <w:r>
                            <w:fldChar w:fldCharType="begin"/>
                          </w:r>
                          <w:r>
                            <w:instrText xml:space="preserve"> SEQ Figure \* ARABIC </w:instrText>
                          </w:r>
                        </w:ins>
                        <w:r>
                          <w:fldChar w:fldCharType="separate"/>
                        </w:r>
                        <w:ins w:id="4255" w:author="Arthur Parmentier" w:date="2020-06-05T21:05:00Z">
                          <w:r>
                            <w:rPr>
                              <w:noProof/>
                            </w:rPr>
                            <w:t>11</w:t>
                          </w:r>
                        </w:ins>
                        <w:ins w:id="4256" w:author="Arthur Parmentier" w:date="2020-06-04T16:00:00Z">
                          <w:r>
                            <w:fldChar w:fldCharType="end"/>
                          </w:r>
                          <w:r>
                            <w:t xml:space="preserve"> Representation of the request object inside Max</w:t>
                          </w:r>
                        </w:ins>
                      </w:p>
                    </w:txbxContent>
                  </v:textbox>
                  <w10:wrap type="topAndBottom"/>
                </v:shape>
              </w:pict>
            </mc:Fallback>
          </mc:AlternateContent>
        </w:r>
      </w:ins>
      <w:ins w:id="4257" w:author="Arthur Parmentier" w:date="2020-06-04T15:59:00Z">
        <w:r>
          <w:rPr>
            <w:noProof/>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4258" w:author="Arthur Parmentier" w:date="2020-06-04T15:58:00Z">
        <w:r>
          <w:t>At deeper levels, the parameters of the parameters…</w:t>
        </w:r>
        <w:r>
          <w:br/>
        </w:r>
      </w:ins>
    </w:p>
    <w:p w:rsidR="00342F3F" w:rsidRDefault="00342F3F" w:rsidP="00342F3F">
      <w:pPr>
        <w:pStyle w:val="Paragraphedeliste"/>
        <w:numPr>
          <w:ilvl w:val="0"/>
          <w:numId w:val="41"/>
        </w:numPr>
        <w:rPr>
          <w:ins w:id="4259" w:author="Arthur Parmentier" w:date="2020-06-04T16:01:00Z"/>
        </w:rPr>
      </w:pPr>
      <w:ins w:id="4260" w:author="Arthur Parmentier" w:date="2020-06-04T16:01:00Z">
        <w:r>
          <w:t>The “distribution” object that stores what content each device is currently performing.</w:t>
        </w:r>
      </w:ins>
    </w:p>
    <w:p w:rsidR="00342F3F" w:rsidRDefault="00342F3F" w:rsidP="00342F3F">
      <w:pPr>
        <w:pStyle w:val="Paragraphedeliste"/>
        <w:numPr>
          <w:ilvl w:val="0"/>
          <w:numId w:val="41"/>
        </w:numPr>
        <w:rPr>
          <w:ins w:id="4261" w:author="Arthur Parmentier" w:date="2020-06-04T16:02:00Z"/>
        </w:rPr>
      </w:pPr>
      <w:ins w:id="4262" w:author="Arthur Parmentier" w:date="2020-06-04T16:01:00Z">
        <w:r>
          <w:t xml:space="preserve">The “reverse distribution” object </w:t>
        </w:r>
      </w:ins>
      <w:ins w:id="4263" w:author="Arthur Parmentier" w:date="2020-06-04T16:02:00Z">
        <w:r>
          <w:t>that stores for each content, what device is playing it with what parameters.</w:t>
        </w:r>
      </w:ins>
    </w:p>
    <w:p w:rsidR="00342F3F" w:rsidRDefault="00342F3F" w:rsidP="00342F3F">
      <w:pPr>
        <w:rPr>
          <w:ins w:id="4264" w:author="Arthur Parmentier" w:date="2020-06-04T16:04:00Z"/>
        </w:rPr>
      </w:pPr>
      <w:ins w:id="4265" w:author="Arthur Parmentier" w:date="2020-06-04T16:02:00Z">
        <w:r>
          <w:t>For convenience, I also use inter</w:t>
        </w:r>
      </w:ins>
      <w:ins w:id="4266" w:author="Arthur Parmentier" w:date="2020-06-04T16:03:00Z">
        <w:r>
          <w:t>mediate objects that store specific types of signs (the “who”, “what” arrays) in the parsing proc</w:t>
        </w:r>
      </w:ins>
      <w:ins w:id="4267" w:author="Arthur Parmentier" w:date="2020-06-04T16:04:00Z">
        <w:r>
          <w:t>ess</w:t>
        </w:r>
      </w:ins>
      <w:ins w:id="4268" w:author="Arthur Parmentier" w:date="2020-06-04T16:03:00Z">
        <w:r>
          <w:t>.</w:t>
        </w:r>
      </w:ins>
    </w:p>
    <w:p w:rsidR="00342F3F" w:rsidRDefault="00342F3F" w:rsidP="00342F3F">
      <w:pPr>
        <w:rPr>
          <w:ins w:id="4269" w:author="Arthur Parmentier" w:date="2020-06-04T16:06:00Z"/>
        </w:rPr>
      </w:pPr>
      <w:ins w:id="4270" w:author="Arthur Parmentier" w:date="2020-06-04T16:04:00Z">
        <w:r>
          <w:t xml:space="preserve">Finally, the “group” object </w:t>
        </w:r>
        <w:r w:rsidR="00071EE1">
          <w:t xml:space="preserve">defines and store all the groups of the performance and the </w:t>
        </w:r>
      </w:ins>
      <w:ins w:id="4271" w:author="Arthur Parmentier" w:date="2020-06-04T16:05:00Z">
        <w:r w:rsidR="00071EE1">
          <w:t xml:space="preserve">“defaults” object stores default values for certain parameters. Both can be used to adapt the parsing to </w:t>
        </w:r>
      </w:ins>
      <w:ins w:id="4272" w:author="Arthur Parmentier" w:date="2020-06-04T16:06:00Z">
        <w:r w:rsidR="00E24837">
          <w:t xml:space="preserve">specific </w:t>
        </w:r>
      </w:ins>
      <w:ins w:id="4273" w:author="Arthur Parmentier" w:date="2020-06-04T16:05:00Z">
        <w:r w:rsidR="00071EE1">
          <w:t>p</w:t>
        </w:r>
      </w:ins>
      <w:ins w:id="4274" w:author="Arthur Parmentier" w:date="2020-06-04T16:06:00Z">
        <w:r w:rsidR="00071EE1">
          <w:t>erformance situation, in analogy with the default parameters and the conventional groups in SP.</w:t>
        </w:r>
      </w:ins>
    </w:p>
    <w:p w:rsidR="00117172" w:rsidRDefault="00117172">
      <w:pPr>
        <w:keepNext/>
        <w:rPr>
          <w:ins w:id="4275" w:author="Arthur Parmentier" w:date="2020-06-04T16:08:00Z"/>
        </w:rPr>
        <w:pPrChange w:id="4276" w:author="Arthur Parmentier" w:date="2020-06-04T16:08:00Z">
          <w:pPr/>
        </w:pPrChange>
      </w:pPr>
      <w:ins w:id="4277" w:author="Arthur Parmentier" w:date="2020-06-04T16:07:00Z">
        <w:r>
          <w:rPr>
            <w:noProof/>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Default="00117172" w:rsidP="00117172">
      <w:pPr>
        <w:pStyle w:val="Lgende"/>
        <w:rPr>
          <w:ins w:id="4278" w:author="Arthur Parmentier" w:date="2020-06-04T16:08:00Z"/>
        </w:rPr>
      </w:pPr>
      <w:ins w:id="4279" w:author="Arthur Parmentier" w:date="2020-06-04T16:08:00Z">
        <w:r>
          <w:t xml:space="preserve">Figure </w:t>
        </w:r>
        <w:r>
          <w:fldChar w:fldCharType="begin"/>
        </w:r>
        <w:r>
          <w:instrText xml:space="preserve"> SEQ Figure \* ARABIC </w:instrText>
        </w:r>
      </w:ins>
      <w:r>
        <w:fldChar w:fldCharType="separate"/>
      </w:r>
      <w:ins w:id="4280" w:author="Arthur Parmentier" w:date="2020-06-05T21:05:00Z">
        <w:r w:rsidR="001C2AA6">
          <w:rPr>
            <w:noProof/>
          </w:rPr>
          <w:t>12</w:t>
        </w:r>
      </w:ins>
      <w:ins w:id="4281" w:author="Arthur Parmentier" w:date="2020-06-04T16:08:00Z">
        <w:r>
          <w:fldChar w:fldCharType="end"/>
        </w:r>
        <w:r>
          <w:t xml:space="preserve"> Capture of the automata debug and convenience panels, where the user can take a look in each object internally use by the automata and send messages for testing or debug.</w:t>
        </w:r>
      </w:ins>
    </w:p>
    <w:p w:rsidR="00117172" w:rsidRDefault="00117172" w:rsidP="00117172">
      <w:pPr>
        <w:rPr>
          <w:ins w:id="4282" w:author="Arthur Parmentier" w:date="2020-06-04T16:12:00Z"/>
        </w:rPr>
      </w:pPr>
      <w:ins w:id="4283" w:author="Arthur Parmentier" w:date="2020-06-04T16:08:00Z">
        <w:r>
          <w:lastRenderedPageBreak/>
          <w:t xml:space="preserve">The </w:t>
        </w:r>
      </w:ins>
      <w:ins w:id="4284" w:author="Arthur Parmentier" w:date="2020-06-04T16:11:00Z">
        <w:r>
          <w:t xml:space="preserve">details of the </w:t>
        </w:r>
      </w:ins>
      <w:ins w:id="4285" w:author="Arthur Parmentier" w:date="2020-06-04T16:08:00Z">
        <w:r>
          <w:t xml:space="preserve">internal mechanisms of the </w:t>
        </w:r>
      </w:ins>
      <w:ins w:id="4286" w:author="Arthur Parmentier" w:date="2020-06-04T16:09:00Z">
        <w:r>
          <w:t>automata and the operations it makes on those objects are not described in this report because of the</w:t>
        </w:r>
      </w:ins>
      <w:ins w:id="4287" w:author="Arthur Parmentier" w:date="2020-06-04T16:10:00Z">
        <w:r>
          <w:t xml:space="preserve"> complexity of their description in written English; they are available to the programmer by look</w:t>
        </w:r>
      </w:ins>
      <w:ins w:id="4288" w:author="Arthur Parmentier" w:date="2020-06-04T16:11:00Z">
        <w:r>
          <w:t>ing at the automata.js file that implements those mechanisms.</w:t>
        </w:r>
      </w:ins>
    </w:p>
    <w:p w:rsidR="00D92437" w:rsidRDefault="00D92437" w:rsidP="00117172">
      <w:pPr>
        <w:rPr>
          <w:ins w:id="4289" w:author="Arthur Parmentier" w:date="2020-06-04T16:13:00Z"/>
        </w:rPr>
      </w:pPr>
      <w:ins w:id="4290" w:author="Arthur Parmentier" w:date="2020-06-04T16:12:00Z">
        <w:r>
          <w:t>However, there are specific</w:t>
        </w:r>
      </w:ins>
      <w:ins w:id="4291" w:author="Arthur Parmentier" w:date="2020-06-04T16:13:00Z">
        <w:r>
          <w:t xml:space="preserve"> elements of the code that can bring interesting points to a conceptual analysis of SP categories.</w:t>
        </w:r>
      </w:ins>
    </w:p>
    <w:p w:rsidR="00D92437" w:rsidRDefault="00D92437" w:rsidP="00D92437">
      <w:pPr>
        <w:pStyle w:val="Titre4"/>
        <w:rPr>
          <w:ins w:id="4292" w:author="Arthur Parmentier" w:date="2020-06-04T16:25:00Z"/>
        </w:rPr>
      </w:pPr>
      <w:ins w:id="4293" w:author="Arthur Parmentier" w:date="2020-06-04T16:14:00Z">
        <w:r>
          <w:t>Discussion of some implementation choices and representation of SP concepts and elements</w:t>
        </w:r>
      </w:ins>
    </w:p>
    <w:p w:rsidR="00A94972" w:rsidRDefault="004F69F6" w:rsidP="004F69F6">
      <w:pPr>
        <w:pStyle w:val="Titre5"/>
        <w:rPr>
          <w:ins w:id="4294" w:author="Arthur Parmentier" w:date="2020-06-04T21:46:00Z"/>
        </w:rPr>
      </w:pPr>
      <w:ins w:id="4295" w:author="Arthur Parmentier" w:date="2020-06-04T21:43:00Z">
        <w:r>
          <w:t>“</w:t>
        </w:r>
      </w:ins>
      <w:ins w:id="4296" w:author="Arthur Parmentier" w:date="2020-06-04T16:26:00Z">
        <w:r w:rsidR="00A94972">
          <w:t>Play</w:t>
        </w:r>
      </w:ins>
      <w:ins w:id="4297" w:author="Arthur Parmentier" w:date="2020-06-04T21:43:00Z">
        <w:r>
          <w:t>”,</w:t>
        </w:r>
      </w:ins>
      <w:ins w:id="4298" w:author="Arthur Parmentier" w:date="2020-06-04T16:26:00Z">
        <w:r w:rsidR="00A94972">
          <w:t xml:space="preserve"> </w:t>
        </w:r>
      </w:ins>
      <w:ins w:id="4299" w:author="Arthur Parmentier" w:date="2020-06-04T21:43:00Z">
        <w:r>
          <w:t>“s</w:t>
        </w:r>
      </w:ins>
      <w:ins w:id="4300" w:author="Arthur Parmentier" w:date="2020-06-04T16:26:00Z">
        <w:r w:rsidR="00A94972">
          <w:t>lowly enter</w:t>
        </w:r>
      </w:ins>
      <w:ins w:id="4301" w:author="Arthur Parmentier" w:date="2020-06-04T21:43:00Z">
        <w:r>
          <w:t>”:</w:t>
        </w:r>
      </w:ins>
      <w:ins w:id="4302" w:author="Arthur Parmentier" w:date="2020-06-04T16:26:00Z">
        <w:r w:rsidR="00A94972">
          <w:t xml:space="preserve"> </w:t>
        </w:r>
      </w:ins>
      <w:ins w:id="4303" w:author="Arthur Parmentier" w:date="2020-06-04T21:45:00Z">
        <w:r>
          <w:t>from the conceptual opposition between immediateness and delay</w:t>
        </w:r>
      </w:ins>
      <w:ins w:id="4304" w:author="Arthur Parmentier" w:date="2020-06-04T21:46:00Z">
        <w:r>
          <w:t xml:space="preserve"> to a continuous parametrization of time</w:t>
        </w:r>
      </w:ins>
    </w:p>
    <w:p w:rsidR="004F69F6" w:rsidRDefault="004F69F6" w:rsidP="004F69F6">
      <w:pPr>
        <w:rPr>
          <w:ins w:id="4305" w:author="Arthur Parmentier" w:date="2020-06-04T21:53:00Z"/>
        </w:rPr>
      </w:pPr>
      <w:ins w:id="4306" w:author="Arthur Parmentier" w:date="2020-06-04T21:47:00Z">
        <w:r>
          <w:t>To def</w:t>
        </w:r>
      </w:ins>
      <w:ins w:id="4307" w:author="Arthur Parmentier" w:date="2020-06-04T21:48:00Z">
        <w:r>
          <w:t>ine “when” the events must happen in SP, it is very frequent to either use Play for immediate requests and Slowly for anything that needs to be delay</w:t>
        </w:r>
      </w:ins>
      <w:ins w:id="4308" w:author="Arthur Parmentier" w:date="2020-06-04T21:49:00Z">
        <w:r>
          <w:t>ed (and eventually precise the delay time using “within X seconds”).</w:t>
        </w:r>
      </w:ins>
      <w:ins w:id="4309" w:author="Arthur Parmentier" w:date="2020-06-04T21:50:00Z">
        <w:r>
          <w:t xml:space="preserve"> This way, there is a clear opposition between im</w:t>
        </w:r>
      </w:ins>
      <w:ins w:id="4310" w:author="Arthur Parmentier" w:date="2020-06-04T21:51:00Z">
        <w:r>
          <w:t>mediateness and delay, whereas for a computer, there are no such categories but rather a continuous parametrization of time</w:t>
        </w:r>
      </w:ins>
      <w:ins w:id="4311" w:author="Arthur Parmentier" w:date="2020-06-04T21:52:00Z">
        <w:r>
          <w:t>, such that it is possible to synchronize events very precisely and define timing in ways much more complex than the immediate versus delayed dichotomy that is relevan</w:t>
        </w:r>
      </w:ins>
      <w:ins w:id="4312" w:author="Arthur Parmentier" w:date="2020-06-04T21:53:00Z">
        <w:r>
          <w:t>t for human performers.</w:t>
        </w:r>
      </w:ins>
    </w:p>
    <w:p w:rsidR="00046C87" w:rsidRDefault="001E11AE" w:rsidP="004F69F6">
      <w:pPr>
        <w:rPr>
          <w:ins w:id="4313" w:author="Arthur Parmentier" w:date="2020-06-04T22:13:00Z"/>
        </w:rPr>
      </w:pPr>
      <w:ins w:id="4314" w:author="Arthur Parmentier" w:date="2020-06-04T21:53:00Z">
        <w:r>
          <w:t>I think that conceptually, using machines in SP bring</w:t>
        </w:r>
      </w:ins>
      <w:ins w:id="4315" w:author="Arthur Parmentier" w:date="2020-06-04T21:54:00Z">
        <w:r>
          <w:t>s</w:t>
        </w:r>
      </w:ins>
      <w:ins w:id="4316" w:author="Arthur Parmentier" w:date="2020-06-04T21:53:00Z">
        <w:r>
          <w:t xml:space="preserve"> new ways of thinking </w:t>
        </w:r>
      </w:ins>
      <w:ins w:id="4317" w:author="Arthur Parmentier" w:date="2020-06-04T21:54:00Z">
        <w:r>
          <w:t xml:space="preserve">and working with </w:t>
        </w:r>
      </w:ins>
      <w:ins w:id="4318" w:author="Arthur Parmentier" w:date="2020-06-04T21:53:00Z">
        <w:r>
          <w:t>time in SP</w:t>
        </w:r>
      </w:ins>
      <w:ins w:id="4319" w:author="Arthur Parmentier" w:date="2020-06-04T21:54:00Z">
        <w:r>
          <w:t xml:space="preserve">. Because I am not an expert </w:t>
        </w:r>
      </w:ins>
      <w:ins w:id="4320" w:author="Arthur Parmentier" w:date="2020-06-04T22:00:00Z">
        <w:r w:rsidR="00046C87">
          <w:t xml:space="preserve">on </w:t>
        </w:r>
      </w:ins>
      <w:ins w:id="4321" w:author="Arthur Parmentier" w:date="2020-06-04T21:54:00Z">
        <w:r>
          <w:t xml:space="preserve">that </w:t>
        </w:r>
      </w:ins>
      <w:ins w:id="4322" w:author="Arthur Parmentier" w:date="2020-06-04T22:00:00Z">
        <w:r w:rsidR="00046C87">
          <w:t>side</w:t>
        </w:r>
      </w:ins>
      <w:ins w:id="4323" w:author="Arthur Parmentier" w:date="2020-06-04T21:54:00Z">
        <w:r>
          <w:t xml:space="preserve"> of SP, I am not sure whether </w:t>
        </w:r>
      </w:ins>
      <w:ins w:id="4324" w:author="Arthur Parmentier" w:date="2020-06-04T21:55:00Z">
        <w:r>
          <w:t xml:space="preserve">there are already signs </w:t>
        </w:r>
      </w:ins>
      <w:ins w:id="4325" w:author="Arthur Parmentier" w:date="2020-06-04T21:56:00Z">
        <w:r>
          <w:t xml:space="preserve">for working with time </w:t>
        </w:r>
      </w:ins>
      <w:ins w:id="4326" w:author="Arthur Parmentier" w:date="2020-06-04T21:57:00Z">
        <w:r>
          <w:t xml:space="preserve">at the precision and parametrization of </w:t>
        </w:r>
      </w:ins>
      <w:ins w:id="4327" w:author="Arthur Parmentier" w:date="2020-06-04T21:56:00Z">
        <w:r>
          <w:t>machines</w:t>
        </w:r>
      </w:ins>
      <w:ins w:id="4328" w:author="Arthur Parmentier" w:date="2020-06-04T22:02:00Z">
        <w:r w:rsidR="00A15169">
          <w:t xml:space="preserve"> (absolute timing, relative timing, continuous parame</w:t>
        </w:r>
      </w:ins>
      <w:ins w:id="4329" w:author="Arthur Parmentier" w:date="2020-06-04T22:03:00Z">
        <w:r w:rsidR="00A15169">
          <w:t>trization of time</w:t>
        </w:r>
        <w:r w:rsidR="000223A2">
          <w:t xml:space="preserve"> at the very low or very large scale…)</w:t>
        </w:r>
      </w:ins>
      <w:ins w:id="4330" w:author="Arthur Parmentier" w:date="2020-06-04T21:56:00Z">
        <w:r>
          <w:t xml:space="preserve"> but </w:t>
        </w:r>
      </w:ins>
      <w:ins w:id="4331" w:author="Arthur Parmentier" w:date="2020-06-04T21:57:00Z">
        <w:r>
          <w:t xml:space="preserve">I have never </w:t>
        </w:r>
        <w:r w:rsidR="00046C87">
          <w:t>experienced</w:t>
        </w:r>
        <w:r>
          <w:t xml:space="preserve"> such signs</w:t>
        </w:r>
      </w:ins>
      <w:ins w:id="4332" w:author="Arthur Parmentier" w:date="2020-06-04T22:02:00Z">
        <w:r w:rsidR="00A15169">
          <w:t>.</w:t>
        </w:r>
      </w:ins>
      <w:ins w:id="4333" w:author="Arthur Parmentier" w:date="2020-06-04T22:09:00Z">
        <w:r w:rsidR="00326669">
          <w:t xml:space="preserve"> Of course, precision or parametrization is often not wanted in SP where the interest lies in the </w:t>
        </w:r>
      </w:ins>
      <w:ins w:id="4334" w:author="Arthur Parmentier" w:date="2020-06-04T22:10:00Z">
        <w:r w:rsidR="00326669">
          <w:t>liberty that a performer has in his propositions. However, with machines, fine descriptions of time are often relevant and allow for a wide variety of results (</w:t>
        </w:r>
      </w:ins>
      <w:ins w:id="4335" w:author="Arthur Parmentier" w:date="2020-06-04T22:11:00Z">
        <w:r w:rsidR="00326669">
          <w:t xml:space="preserve">think about signal processing, effects…). I find the idea of requesting a computer to delay </w:t>
        </w:r>
      </w:ins>
      <w:ins w:id="4336" w:author="Arthur Parmentier" w:date="2020-06-04T22:12:00Z">
        <w:r w:rsidR="00326669">
          <w:t>a sequence by a few samples only or reaction synchronously to events a very powerful and interesting aspect of working with computer and hope that the language could evolve with</w:t>
        </w:r>
      </w:ins>
      <w:ins w:id="4337" w:author="Arthur Parmentier" w:date="2020-06-04T22:13:00Z">
        <w:r w:rsidR="00326669">
          <w:t xml:space="preserve"> the use of such technologies.</w:t>
        </w:r>
      </w:ins>
    </w:p>
    <w:p w:rsidR="00A94972" w:rsidRDefault="000F7B62" w:rsidP="003B0646">
      <w:pPr>
        <w:pStyle w:val="Titre5"/>
        <w:rPr>
          <w:ins w:id="4338" w:author="Arthur Parmentier" w:date="2020-06-04T23:32:00Z"/>
        </w:rPr>
      </w:pPr>
      <w:ins w:id="4339" w:author="Arthur Parmentier" w:date="2020-06-04T23:54:00Z">
        <w:r>
          <w:t>Content and modifier sharing the same state in the automata</w:t>
        </w:r>
      </w:ins>
    </w:p>
    <w:p w:rsidR="003B0646" w:rsidRDefault="003B0646" w:rsidP="003B0646">
      <w:pPr>
        <w:rPr>
          <w:ins w:id="4340" w:author="Arthur Parmentier" w:date="2020-06-04T23:46:00Z"/>
        </w:rPr>
      </w:pPr>
      <w:ins w:id="4341" w:author="Arthur Parmentier" w:date="2020-06-04T23:32:00Z">
        <w:r>
          <w:t xml:space="preserve">Originally, I had separated the state “content” and “content modifier” in my automata, before observing that </w:t>
        </w:r>
      </w:ins>
      <w:ins w:id="4342" w:author="Arthur Parmentier" w:date="2020-06-04T23:33:00Z">
        <w:r w:rsidR="003B4A46">
          <w:t>after the first request, they shared the same transitions</w:t>
        </w:r>
      </w:ins>
      <w:ins w:id="4343" w:author="Arthur Parmentier" w:date="2020-06-04T23:42:00Z">
        <w:r w:rsidR="003B4A46">
          <w:t xml:space="preserve"> </w:t>
        </w:r>
      </w:ins>
      <w:ins w:id="4344" w:author="Arthur Parmentier" w:date="2020-06-04T23:44:00Z">
        <w:r w:rsidR="00745F86">
          <w:t xml:space="preserve">and could be merged into a single state that I called “content modifiers”. This shows that the grammatical construction itself does not reflect the conceptual difference between </w:t>
        </w:r>
      </w:ins>
      <w:ins w:id="4345" w:author="Arthur Parmentier" w:date="2020-06-04T23:45:00Z">
        <w:r w:rsidR="00745F86">
          <w:t>each sign (even if the concepts of content and content modifier are relevant for human performers, they are not very different in terms of grammar).</w:t>
        </w:r>
      </w:ins>
    </w:p>
    <w:p w:rsidR="00745F86" w:rsidRDefault="00745F86" w:rsidP="003B0646">
      <w:pPr>
        <w:rPr>
          <w:ins w:id="4346" w:author="Arthur Parmentier" w:date="2020-06-04T23:53:00Z"/>
        </w:rPr>
      </w:pPr>
      <w:ins w:id="4347" w:author="Arthur Parmentier" w:date="2020-06-04T23:46:00Z">
        <w:r>
          <w:t>In fact, it is possible to remark that the idea of a content always come with default parameters, such that signing a content is always eq</w:t>
        </w:r>
      </w:ins>
      <w:ins w:id="4348" w:author="Arthur Parmentier" w:date="2020-06-04T23:47:00Z">
        <w:r>
          <w:t xml:space="preserve">uivalent to signing content + default or open parameters. On the other side, one could push the limits of the “content </w:t>
        </w:r>
      </w:ins>
      <w:ins w:id="4349" w:author="Arthur Parmentier" w:date="2020-06-04T23:48:00Z">
        <w:r>
          <w:t>modifier” very far, such that one would observe that at the end, the content has totally changed.</w:t>
        </w:r>
      </w:ins>
      <w:ins w:id="4350" w:author="Arthur Parmentier" w:date="2020-06-04T23:49:00Z">
        <w:r>
          <w:t xml:space="preserve"> It shows that the frontiers or the concept of content and modifiers are very porous, just like we have seen in the theory of concepts previously.</w:t>
        </w:r>
      </w:ins>
      <w:ins w:id="4351" w:author="Arthur Parmentier" w:date="2020-06-04T23:50:00Z">
        <w:r>
          <w:t xml:space="preserve"> The fact that the content and modifier state</w:t>
        </w:r>
      </w:ins>
      <w:ins w:id="4352" w:author="Arthur Parmentier" w:date="2020-06-04T23:51:00Z">
        <w:r>
          <w:t xml:space="preserve"> coincide is to me a direct consequence from the porosity of these two concepts that can regroup </w:t>
        </w:r>
      </w:ins>
      <w:ins w:id="4353" w:author="Arthur Parmentier" w:date="2020-06-04T23:52:00Z">
        <w:r>
          <w:t xml:space="preserve">under the single idea of “content modifier”, whether it is at a fine level </w:t>
        </w:r>
        <w:r>
          <w:lastRenderedPageBreak/>
          <w:t xml:space="preserve">(subtle changes in volume </w:t>
        </w:r>
      </w:ins>
      <w:ins w:id="4354" w:author="Arthur Parmentier" w:date="2020-06-04T23:53:00Z">
        <w:r w:rsidR="000F7B62">
          <w:t>that are close for the human perception</w:t>
        </w:r>
      </w:ins>
      <w:ins w:id="4355" w:author="Arthur Parmentier" w:date="2020-06-04T23:52:00Z">
        <w:r>
          <w:t xml:space="preserve">) or </w:t>
        </w:r>
      </w:ins>
      <w:ins w:id="4356" w:author="Arthur Parmentier" w:date="2020-06-04T23:53:00Z">
        <w:r w:rsidR="000F7B62">
          <w:t>broader level (change from a long tone to a pointillism, that are very different conceptually).</w:t>
        </w:r>
      </w:ins>
    </w:p>
    <w:p w:rsidR="000F7B62" w:rsidRDefault="000F7B62" w:rsidP="000F7B62">
      <w:pPr>
        <w:pStyle w:val="Titre5"/>
        <w:rPr>
          <w:ins w:id="4357" w:author="Arthur Parmentier" w:date="2020-06-05T15:30:00Z"/>
        </w:rPr>
      </w:pPr>
      <w:ins w:id="4358" w:author="Arthur Parmentier" w:date="2020-06-04T23:54:00Z">
        <w:r>
          <w:t xml:space="preserve">The challenge of </w:t>
        </w:r>
      </w:ins>
      <w:ins w:id="4359" w:author="Arthur Parmentier" w:date="2020-06-05T14:52:00Z">
        <w:r w:rsidR="005557DC">
          <w:t>prepositional</w:t>
        </w:r>
      </w:ins>
      <w:ins w:id="4360" w:author="Arthur Parmentier" w:date="2020-06-04T23:55:00Z">
        <w:r>
          <w:t xml:space="preserve"> elements </w:t>
        </w:r>
      </w:ins>
      <w:ins w:id="4361" w:author="Arthur Parmentier" w:date="2020-06-05T00:19:00Z">
        <w:r w:rsidR="007137A0">
          <w:t>unveiling the contextual components of SP</w:t>
        </w:r>
      </w:ins>
    </w:p>
    <w:p w:rsidR="002D025D" w:rsidRPr="002D025D" w:rsidRDefault="002D025D">
      <w:pPr>
        <w:pStyle w:val="Titre6"/>
        <w:rPr>
          <w:ins w:id="4362" w:author="Arthur Parmentier" w:date="2020-06-04T23:55:00Z"/>
          <w:rPrChange w:id="4363" w:author="Arthur Parmentier" w:date="2020-06-05T15:30:00Z">
            <w:rPr>
              <w:ins w:id="4364" w:author="Arthur Parmentier" w:date="2020-06-04T23:55:00Z"/>
            </w:rPr>
          </w:rPrChange>
        </w:rPr>
        <w:pPrChange w:id="4365" w:author="Arthur Parmentier" w:date="2020-06-05T15:30:00Z">
          <w:pPr>
            <w:pStyle w:val="Titre5"/>
          </w:pPr>
        </w:pPrChange>
      </w:pPr>
      <w:ins w:id="4366" w:author="Arthur Parmentier" w:date="2020-06-05T15:31:00Z">
        <w:r>
          <w:t>“</w:t>
        </w:r>
      </w:ins>
      <w:ins w:id="4367" w:author="Arthur Parmentier" w:date="2020-06-05T15:30:00Z">
        <w:r>
          <w:t>With</w:t>
        </w:r>
      </w:ins>
      <w:ins w:id="4368" w:author="Arthur Parmentier" w:date="2020-06-05T15:31:00Z">
        <w:r>
          <w:t>”</w:t>
        </w:r>
      </w:ins>
      <w:ins w:id="4369" w:author="Arthur Parmentier" w:date="2020-06-05T15:30:00Z">
        <w:r>
          <w:t xml:space="preserve"> + content -&gt; modifier</w:t>
        </w:r>
      </w:ins>
    </w:p>
    <w:p w:rsidR="000F7B62" w:rsidRDefault="000F7B62" w:rsidP="000F7B62">
      <w:pPr>
        <w:rPr>
          <w:ins w:id="4370" w:author="Arthur Parmentier" w:date="2020-06-05T15:30:00Z"/>
        </w:rPr>
      </w:pPr>
      <w:ins w:id="4371" w:author="Arthur Parmentier" w:date="2020-06-04T23:55:00Z">
        <w:r>
          <w:t xml:space="preserve">Adding to the previous remark, we can see that using </w:t>
        </w:r>
      </w:ins>
      <w:ins w:id="4372" w:author="Arthur Parmentier" w:date="2020-06-05T15:11:00Z">
        <w:r w:rsidR="006676C8">
          <w:t>prepositional</w:t>
        </w:r>
      </w:ins>
      <w:ins w:id="4373" w:author="Arthur Parmentier" w:date="2020-06-04T23:55:00Z">
        <w:r>
          <w:t xml:space="preserve"> elements can change </w:t>
        </w:r>
      </w:ins>
      <w:ins w:id="4374" w:author="Arthur Parmentier" w:date="2020-06-05T15:12:00Z">
        <w:r w:rsidR="006676C8">
          <w:t>the syntax of the signs. F</w:t>
        </w:r>
      </w:ins>
      <w:ins w:id="4375" w:author="Arthur Parmentier" w:date="2020-06-04T23:56:00Z">
        <w:r>
          <w:t xml:space="preserve">or </w:t>
        </w:r>
      </w:ins>
      <w:ins w:id="4376" w:author="Arthur Parmentier" w:date="2020-06-05T15:15:00Z">
        <w:r w:rsidR="00AC069B">
          <w:t>instance,</w:t>
        </w:r>
      </w:ins>
      <w:ins w:id="4377" w:author="Arthur Parmentier" w:date="2020-06-04T23:56:00Z">
        <w:r>
          <w:t xml:space="preserve"> in the sentence “whole group, movement with pointillism, slowly enter”</w:t>
        </w:r>
      </w:ins>
      <w:ins w:id="4378" w:author="Arthur Parmentier" w:date="2020-06-05T15:12:00Z">
        <w:r w:rsidR="006676C8">
          <w:t xml:space="preserve">, pointillism </w:t>
        </w:r>
      </w:ins>
      <w:ins w:id="4379" w:author="Arthur Parmentier" w:date="2020-06-05T15:13:00Z">
        <w:r w:rsidR="006676C8">
          <w:t xml:space="preserve">is a modifier, </w:t>
        </w:r>
      </w:ins>
      <w:ins w:id="4380" w:author="Arthur Parmentier" w:date="2020-06-05T15:15:00Z">
        <w:r w:rsidR="00AC069B">
          <w:t>whereas</w:t>
        </w:r>
      </w:ins>
      <w:ins w:id="4381" w:author="Arthur Parmentier" w:date="2020-06-05T15:13:00Z">
        <w:r w:rsidR="006676C8">
          <w:t xml:space="preserve"> in the sentence “whole group, pointil</w:t>
        </w:r>
      </w:ins>
      <w:ins w:id="4382" w:author="Arthur Parmentier" w:date="2020-06-05T15:14:00Z">
        <w:r w:rsidR="006676C8">
          <w:t>lism, play” it is a content and is often explained as such</w:t>
        </w:r>
      </w:ins>
      <w:ins w:id="4383" w:author="Arthur Parmentier" w:date="2020-06-04T23:57:00Z">
        <w:r>
          <w:t>.</w:t>
        </w:r>
      </w:ins>
    </w:p>
    <w:p w:rsidR="002D025D" w:rsidRDefault="002D025D">
      <w:pPr>
        <w:pStyle w:val="Titre6"/>
        <w:rPr>
          <w:ins w:id="4384" w:author="Arthur Parmentier" w:date="2020-06-05T00:04:00Z"/>
        </w:rPr>
        <w:pPrChange w:id="4385" w:author="Arthur Parmentier" w:date="2020-06-05T15:31:00Z">
          <w:pPr/>
        </w:pPrChange>
      </w:pPr>
      <w:ins w:id="4386" w:author="Arthur Parmentier" w:date="2020-06-05T15:31:00Z">
        <w:r>
          <w:t>Content + “group” -&gt; identifier</w:t>
        </w:r>
      </w:ins>
    </w:p>
    <w:p w:rsidR="00747B7B" w:rsidRDefault="002D025D" w:rsidP="000F7B62">
      <w:pPr>
        <w:rPr>
          <w:ins w:id="4387" w:author="Arthur Parmentier" w:date="2020-06-05T00:05:00Z"/>
        </w:rPr>
      </w:pPr>
      <w:ins w:id="4388" w:author="Arthur Parmentier" w:date="2020-06-05T15:30:00Z">
        <w:r>
          <w:t>Consider</w:t>
        </w:r>
      </w:ins>
      <w:ins w:id="4389" w:author="Arthur Parmentier" w:date="2020-06-05T00:04:00Z">
        <w:r w:rsidR="00747B7B">
          <w:t xml:space="preserve"> the following example:</w:t>
        </w:r>
      </w:ins>
    </w:p>
    <w:p w:rsidR="00747B7B" w:rsidRDefault="00747B7B" w:rsidP="00747B7B">
      <w:pPr>
        <w:pStyle w:val="Paragraphedeliste"/>
        <w:numPr>
          <w:ilvl w:val="0"/>
          <w:numId w:val="41"/>
        </w:numPr>
        <w:rPr>
          <w:ins w:id="4390" w:author="Arthur Parmentier" w:date="2020-06-05T00:05:00Z"/>
        </w:rPr>
      </w:pPr>
      <w:ins w:id="4391" w:author="Arthur Parmentier" w:date="2020-06-05T00:05:00Z">
        <w:r>
          <w:t>First request: “percussion 1, actor 1, dancer 1, minimalism, play”</w:t>
        </w:r>
      </w:ins>
    </w:p>
    <w:p w:rsidR="00747B7B" w:rsidRDefault="00747B7B" w:rsidP="00747B7B">
      <w:pPr>
        <w:pStyle w:val="Paragraphedeliste"/>
        <w:numPr>
          <w:ilvl w:val="0"/>
          <w:numId w:val="41"/>
        </w:numPr>
        <w:rPr>
          <w:ins w:id="4392" w:author="Arthur Parmentier" w:date="2020-06-05T00:06:00Z"/>
        </w:rPr>
      </w:pPr>
      <w:ins w:id="4393" w:author="Arthur Parmentier" w:date="2020-06-05T00:05:00Z">
        <w:r>
          <w:t>Second request: “</w:t>
        </w:r>
      </w:ins>
      <w:ins w:id="4394" w:author="Arthur Parmentier" w:date="2020-06-05T00:06:00Z">
        <w:r>
          <w:t>numerics, long tone, play”</w:t>
        </w:r>
      </w:ins>
    </w:p>
    <w:p w:rsidR="00747B7B" w:rsidRDefault="00747B7B" w:rsidP="00747B7B">
      <w:pPr>
        <w:pStyle w:val="Paragraphedeliste"/>
        <w:numPr>
          <w:ilvl w:val="0"/>
          <w:numId w:val="41"/>
        </w:numPr>
        <w:rPr>
          <w:ins w:id="4395" w:author="Arthur Parmentier" w:date="2020-06-05T00:06:00Z"/>
        </w:rPr>
      </w:pPr>
      <w:ins w:id="4396" w:author="Arthur Parmentier" w:date="2020-06-05T00:06:00Z">
        <w:r>
          <w:t>Third request: “minimalism…”</w:t>
        </w:r>
      </w:ins>
    </w:p>
    <w:p w:rsidR="00376090" w:rsidRDefault="00747B7B" w:rsidP="00747B7B">
      <w:pPr>
        <w:rPr>
          <w:ins w:id="4397" w:author="Arthur Parmentier" w:date="2020-06-05T00:15:00Z"/>
        </w:rPr>
      </w:pPr>
      <w:ins w:id="4398" w:author="Arthur Parmentier" w:date="2020-06-05T00:06:00Z">
        <w:r>
          <w:t xml:space="preserve">At this point, the finite state machine </w:t>
        </w:r>
      </w:ins>
      <w:ins w:id="4399" w:author="Arthur Parmentier" w:date="2020-06-05T15:17:00Z">
        <w:r w:rsidR="00AC069B">
          <w:t>cannot</w:t>
        </w:r>
      </w:ins>
      <w:ins w:id="4400" w:author="Arthur Parmentier" w:date="2020-06-05T00:06:00Z">
        <w:r>
          <w:t xml:space="preserve"> determine whether m</w:t>
        </w:r>
      </w:ins>
      <w:ins w:id="4401" w:author="Arthur Parmentier" w:date="2020-06-05T00:07:00Z">
        <w:r>
          <w:t>inimalism is part of the broad identifier “minimalism group” or if it is a content for the identifier “numerics”.</w:t>
        </w:r>
      </w:ins>
      <w:ins w:id="4402" w:author="Arthur Parmentier" w:date="2020-06-05T00:08:00Z">
        <w:r w:rsidR="007D1E32">
          <w:t xml:space="preserve"> </w:t>
        </w:r>
      </w:ins>
      <w:ins w:id="4403" w:author="Arthur Parmentier" w:date="2020-06-05T15:16:00Z">
        <w:r w:rsidR="00AC069B">
          <w:t xml:space="preserve">To parse the </w:t>
        </w:r>
      </w:ins>
      <w:ins w:id="4404" w:author="Arthur Parmentier" w:date="2020-06-05T19:22:00Z">
        <w:r w:rsidR="000E299B">
          <w:t>syntactic</w:t>
        </w:r>
      </w:ins>
      <w:ins w:id="4405" w:author="Arthur Parmentier" w:date="2020-06-05T15:16:00Z">
        <w:r w:rsidR="00AC069B">
          <w:t xml:space="preserve"> role of “minimalism”, we therefore </w:t>
        </w:r>
      </w:ins>
      <w:ins w:id="4406" w:author="Arthur Parmentier" w:date="2020-06-05T15:17:00Z">
        <w:r w:rsidR="00AC069B">
          <w:t>must</w:t>
        </w:r>
      </w:ins>
      <w:ins w:id="4407" w:author="Arthur Parmentier" w:date="2020-06-05T15:16:00Z">
        <w:r w:rsidR="00AC069B">
          <w:t xml:space="preserve"> know more about its context</w:t>
        </w:r>
      </w:ins>
      <w:ins w:id="4408" w:author="Arthur Parmentier" w:date="2020-06-05T15:17:00Z">
        <w:r w:rsidR="00AC069B">
          <w:t xml:space="preserve">, i.e. what precedes it and what follows it. </w:t>
        </w:r>
      </w:ins>
    </w:p>
    <w:p w:rsidR="00376090" w:rsidRDefault="00376090" w:rsidP="00747B7B">
      <w:pPr>
        <w:rPr>
          <w:ins w:id="4409" w:author="Arthur Parmentier" w:date="2020-06-05T00:15:00Z"/>
        </w:rPr>
      </w:pPr>
      <w:ins w:id="4410" w:author="Arthur Parmentier" w:date="2020-06-05T00:15:00Z">
        <w:r>
          <w:t xml:space="preserve">The </w:t>
        </w:r>
      </w:ins>
      <w:ins w:id="4411" w:author="Arthur Parmentier" w:date="2020-06-05T15:18:00Z">
        <w:r w:rsidR="00AC069B">
          <w:t xml:space="preserve">action of “group” after a content </w:t>
        </w:r>
      </w:ins>
      <w:ins w:id="4412" w:author="Arthur Parmentier" w:date="2020-06-05T15:19:00Z">
        <w:r w:rsidR="00AC069B">
          <w:t>can be summarize in the following grammar rule:</w:t>
        </w:r>
      </w:ins>
    </w:p>
    <w:p w:rsidR="00376090" w:rsidRDefault="00376090" w:rsidP="00747B7B">
      <w:pPr>
        <w:rPr>
          <w:ins w:id="4413" w:author="Arthur Parmentier" w:date="2020-06-05T15:31:00Z"/>
        </w:rPr>
      </w:pPr>
      <w:ins w:id="4414" w:author="Arthur Parmentier" w:date="2020-06-05T00:16:00Z">
        <w:r>
          <w:t xml:space="preserve">Content </w:t>
        </w:r>
      </w:ins>
      <w:ins w:id="4415" w:author="Arthur Parmentier" w:date="2020-06-05T00:15:00Z">
        <w:r>
          <w:t xml:space="preserve">+ “group” -&gt; </w:t>
        </w:r>
      </w:ins>
      <w:ins w:id="4416" w:author="Arthur Parmentier" w:date="2020-06-05T00:16:00Z">
        <w:r>
          <w:t>Identifier</w:t>
        </w:r>
      </w:ins>
    </w:p>
    <w:p w:rsidR="002D025D" w:rsidRDefault="00576B55">
      <w:pPr>
        <w:pStyle w:val="Titre6"/>
        <w:rPr>
          <w:ins w:id="4417" w:author="Arthur Parmentier" w:date="2020-06-05T15:19:00Z"/>
        </w:rPr>
        <w:pPrChange w:id="4418" w:author="Arthur Parmentier" w:date="2020-06-05T15:31:00Z">
          <w:pPr/>
        </w:pPrChange>
      </w:pPr>
      <w:ins w:id="4419" w:author="Arthur Parmentier" w:date="2020-06-05T15:32:00Z">
        <w:r>
          <w:t>Prepositions a</w:t>
        </w:r>
      </w:ins>
      <w:ins w:id="4420" w:author="Arthur Parmentier" w:date="2020-06-05T15:40:00Z">
        <w:r w:rsidR="00D966BC">
          <w:t xml:space="preserve">s </w:t>
        </w:r>
      </w:ins>
      <w:ins w:id="4421" w:author="Arthur Parmentier" w:date="2020-06-05T19:22:00Z">
        <w:r w:rsidR="000E299B">
          <w:t>syntactic</w:t>
        </w:r>
      </w:ins>
      <w:ins w:id="4422" w:author="Arthur Parmentier" w:date="2020-06-05T15:32:00Z">
        <w:r>
          <w:t xml:space="preserve"> operators</w:t>
        </w:r>
      </w:ins>
    </w:p>
    <w:p w:rsidR="002D025D" w:rsidRDefault="00AC069B" w:rsidP="00747B7B">
      <w:pPr>
        <w:rPr>
          <w:ins w:id="4423" w:author="Arthur Parmentier" w:date="2020-06-05T15:26:00Z"/>
        </w:rPr>
      </w:pPr>
      <w:ins w:id="4424" w:author="Arthur Parmentier" w:date="2020-06-05T15:19:00Z">
        <w:r>
          <w:t xml:space="preserve">There are examples that </w:t>
        </w:r>
      </w:ins>
      <w:ins w:id="4425" w:author="Arthur Parmentier" w:date="2020-06-05T15:41:00Z">
        <w:r w:rsidR="00D966BC">
          <w:t>show</w:t>
        </w:r>
      </w:ins>
      <w:ins w:id="4426" w:author="Arthur Parmentier" w:date="2020-06-05T15:20:00Z">
        <w:r>
          <w:t xml:space="preserve"> the </w:t>
        </w:r>
      </w:ins>
      <w:ins w:id="4427" w:author="Arthur Parmentier" w:date="2020-06-05T15:31:00Z">
        <w:r w:rsidR="002D025D">
          <w:t xml:space="preserve">influence of </w:t>
        </w:r>
      </w:ins>
      <w:ins w:id="4428" w:author="Arthur Parmentier" w:date="2020-06-05T15:20:00Z">
        <w:r>
          <w:t>context in SP grammar. Think of recursive requests such as</w:t>
        </w:r>
      </w:ins>
      <w:ins w:id="4429" w:author="Arthur Parmentier" w:date="2020-06-05T15:33:00Z">
        <w:r w:rsidR="004B5F28">
          <w:t xml:space="preserve">: </w:t>
        </w:r>
      </w:ins>
      <w:ins w:id="4430" w:author="Arthur Parmentier" w:date="2020-06-05T15:20:00Z">
        <w:r>
          <w:t xml:space="preserve">“Whole group, </w:t>
        </w:r>
      </w:ins>
      <w:ins w:id="4431" w:author="Arthur Parmentier" w:date="2020-06-05T15:21:00Z">
        <w:r>
          <w:t>pointillism</w:t>
        </w:r>
      </w:ins>
      <w:ins w:id="4432" w:author="Arthur Parmentier" w:date="2020-06-05T15:22:00Z">
        <w:r>
          <w:t xml:space="preserve"> with head</w:t>
        </w:r>
      </w:ins>
      <w:ins w:id="4433" w:author="Arthur Parmentier" w:date="2020-06-05T15:23:00Z">
        <w:r>
          <w:t xml:space="preserve"> </w:t>
        </w:r>
      </w:ins>
      <w:ins w:id="4434" w:author="Arthur Parmentier" w:date="2020-06-05T15:22:00Z">
        <w:r>
          <w:t>add hands low</w:t>
        </w:r>
      </w:ins>
      <w:ins w:id="4435" w:author="Arthur Parmentier" w:date="2020-06-05T15:23:00Z">
        <w:r>
          <w:t xml:space="preserve"> volume, play”</w:t>
        </w:r>
      </w:ins>
      <w:ins w:id="4436" w:author="Arthur Parmentier" w:date="2020-06-05T15:33:00Z">
        <w:r w:rsidR="004B5F28">
          <w:t>.</w:t>
        </w:r>
        <w:r w:rsidR="004B5F28">
          <w:br/>
        </w:r>
      </w:ins>
      <w:ins w:id="4437" w:author="Arthur Parmentier" w:date="2020-06-05T15:25:00Z">
        <w:r w:rsidR="002D025D">
          <w:t>One could interpret the “low volume</w:t>
        </w:r>
      </w:ins>
      <w:ins w:id="4438" w:author="Arthur Parmentier" w:date="2020-06-05T15:26:00Z">
        <w:r w:rsidR="002D025D">
          <w:t>” in two ways:</w:t>
        </w:r>
      </w:ins>
    </w:p>
    <w:p w:rsidR="002D025D" w:rsidRDefault="002D025D" w:rsidP="00747B7B">
      <w:pPr>
        <w:rPr>
          <w:ins w:id="4439" w:author="Arthur Parmentier" w:date="2020-06-05T15:26:00Z"/>
        </w:rPr>
      </w:pPr>
      <w:ins w:id="4440" w:author="Arthur Parmentier" w:date="2020-06-05T15:26:00Z">
        <w:r>
          <w:t>1° referring to the pointillism in general</w:t>
        </w:r>
        <w:r>
          <w:br/>
          <w:t>2° referring t</w:t>
        </w:r>
      </w:ins>
      <w:ins w:id="4441" w:author="Arthur Parmentier" w:date="2020-06-05T15:34:00Z">
        <w:r w:rsidR="004B5F28">
          <w:t>o the</w:t>
        </w:r>
      </w:ins>
      <w:ins w:id="4442" w:author="Arthur Parmentier" w:date="2020-06-05T15:26:00Z">
        <w:r>
          <w:t xml:space="preserve"> movements </w:t>
        </w:r>
      </w:ins>
      <w:ins w:id="4443" w:author="Arthur Parmentier" w:date="2020-06-05T15:34:00Z">
        <w:r w:rsidR="0018560A">
          <w:t xml:space="preserve">of the hands </w:t>
        </w:r>
      </w:ins>
      <w:ins w:id="4444" w:author="Arthur Parmentier" w:date="2020-06-05T15:26:00Z">
        <w:r>
          <w:t>only</w:t>
        </w:r>
      </w:ins>
    </w:p>
    <w:p w:rsidR="002D025D" w:rsidRDefault="002D025D" w:rsidP="00747B7B">
      <w:pPr>
        <w:rPr>
          <w:ins w:id="4445" w:author="Arthur Parmentier" w:date="2020-06-05T15:28:00Z"/>
        </w:rPr>
      </w:pPr>
      <w:ins w:id="4446" w:author="Arthur Parmentier" w:date="2020-06-05T15:26:00Z">
        <w:r>
          <w:t xml:space="preserve">I would personally </w:t>
        </w:r>
      </w:ins>
      <w:ins w:id="4447" w:author="Arthur Parmentier" w:date="2020-06-05T15:27:00Z">
        <w:r>
          <w:t xml:space="preserve">interpret the request the first way. </w:t>
        </w:r>
      </w:ins>
      <w:ins w:id="4448" w:author="Arthur Parmentier" w:date="2020-06-05T15:28:00Z">
        <w:r>
          <w:t>However,</w:t>
        </w:r>
      </w:ins>
      <w:ins w:id="4449" w:author="Arthur Parmentier" w:date="2020-06-05T15:27:00Z">
        <w:r>
          <w:t xml:space="preserve"> in the following request:</w:t>
        </w:r>
      </w:ins>
      <w:ins w:id="4450" w:author="Arthur Parmentier" w:date="2020-06-05T15:34:00Z">
        <w:r w:rsidR="004B5F28">
          <w:t xml:space="preserve"> </w:t>
        </w:r>
      </w:ins>
      <w:ins w:id="4451" w:author="Arthur Parmentier" w:date="2020-06-05T15:27:00Z">
        <w:r>
          <w:t>“Whole group, pointillism with head</w:t>
        </w:r>
      </w:ins>
      <w:ins w:id="4452" w:author="Arthur Parmentier" w:date="2020-06-05T15:28:00Z">
        <w:r>
          <w:t xml:space="preserve"> high volume</w:t>
        </w:r>
      </w:ins>
      <w:ins w:id="4453" w:author="Arthur Parmentier" w:date="2020-06-05T15:27:00Z">
        <w:r>
          <w:t xml:space="preserve"> add hands low volume, play”</w:t>
        </w:r>
      </w:ins>
      <w:ins w:id="4454" w:author="Arthur Parmentier" w:date="2020-06-05T15:34:00Z">
        <w:r w:rsidR="004B5F28">
          <w:t xml:space="preserve">, </w:t>
        </w:r>
      </w:ins>
      <w:ins w:id="4455" w:author="Arthur Parmentier" w:date="2020-06-05T15:28:00Z">
        <w:r>
          <w:t>I would interpret it the second way, i.e. that the low volume refers to the hands only.</w:t>
        </w:r>
      </w:ins>
    </w:p>
    <w:p w:rsidR="009C1A6D" w:rsidRDefault="007D69D8" w:rsidP="00747B7B">
      <w:pPr>
        <w:rPr>
          <w:ins w:id="4456" w:author="Arthur Parmentier" w:date="2020-06-05T16:15:00Z"/>
        </w:rPr>
      </w:pPr>
      <w:ins w:id="4457" w:author="Arthur Parmentier" w:date="2020-06-05T15:34:00Z">
        <w:r>
          <w:t>In general, my observation is th</w:t>
        </w:r>
      </w:ins>
      <w:ins w:id="4458" w:author="Arthur Parmentier" w:date="2020-06-05T16:02:00Z">
        <w:r w:rsidR="0010023A">
          <w:t xml:space="preserve">at there is a class of SP signs that I would call “prepositions”: </w:t>
        </w:r>
      </w:ins>
      <w:ins w:id="4459" w:author="Arthur Parmentier" w:date="2020-06-05T15:34:00Z">
        <w:r>
          <w:t xml:space="preserve">with, without, add, group, </w:t>
        </w:r>
      </w:ins>
      <w:ins w:id="4460" w:author="Arthur Parmentier" w:date="2020-06-05T15:35:00Z">
        <w:r>
          <w:t>remove</w:t>
        </w:r>
      </w:ins>
      <w:ins w:id="4461" w:author="Arthur Parmentier" w:date="2020-06-05T16:15:00Z">
        <w:r w:rsidR="00A97496">
          <w:t>, go on to, go back to, morph</w:t>
        </w:r>
      </w:ins>
      <w:ins w:id="4462" w:author="Arthur Parmentier" w:date="2020-06-05T15:35:00Z">
        <w:r>
          <w:t>…</w:t>
        </w:r>
      </w:ins>
      <w:ins w:id="4463" w:author="Arthur Parmentier" w:date="2020-06-05T16:02:00Z">
        <w:r w:rsidR="0010023A">
          <w:t xml:space="preserve"> that</w:t>
        </w:r>
      </w:ins>
      <w:ins w:id="4464" w:author="Arthur Parmentier" w:date="2020-06-05T15:35:00Z">
        <w:r>
          <w:t xml:space="preserve"> </w:t>
        </w:r>
      </w:ins>
      <w:ins w:id="4465" w:author="Arthur Parmentier" w:date="2020-06-05T15:45:00Z">
        <w:r w:rsidR="00D966BC">
          <w:t>a</w:t>
        </w:r>
        <w:r w:rsidR="00F4578C">
          <w:t>ct as operators</w:t>
        </w:r>
      </w:ins>
      <w:ins w:id="4466" w:author="Arthur Parmentier" w:date="2020-06-05T15:46:00Z">
        <w:r w:rsidR="00F4578C">
          <w:rPr>
            <w:rStyle w:val="Appelnotedebasdep"/>
          </w:rPr>
          <w:footnoteReference w:id="58"/>
        </w:r>
        <w:r w:rsidR="00F4578C">
          <w:t xml:space="preserve"> that changes the </w:t>
        </w:r>
        <w:r w:rsidR="00F4578C">
          <w:lastRenderedPageBreak/>
          <w:t>syntax of elements around them.</w:t>
        </w:r>
      </w:ins>
      <w:ins w:id="4470" w:author="Arthur Parmentier" w:date="2020-06-05T16:03:00Z">
        <w:r w:rsidR="007E64ED">
          <w:t xml:space="preserve"> In the second SP workbook</w:t>
        </w:r>
      </w:ins>
      <w:ins w:id="4471" w:author="Arthur Parmentier" w:date="2020-06-05T16:05:00Z">
        <w:r w:rsidR="00B25170">
          <w:t xml:space="preserve"> by Walter Thompson</w:t>
        </w:r>
      </w:ins>
      <w:ins w:id="4472" w:author="Arthur Parmentier" w:date="2020-06-05T16:12:00Z">
        <w:r w:rsidR="00B25170">
          <w:t>,</w:t>
        </w:r>
      </w:ins>
      <w:ins w:id="4473" w:author="Arthur Parmentier" w:date="2020-06-05T16:05:00Z">
        <w:r w:rsidR="00B25170">
          <w:t xml:space="preserve"> the</w:t>
        </w:r>
      </w:ins>
      <w:ins w:id="4474" w:author="Arthur Parmentier" w:date="2020-06-05T16:12:00Z">
        <w:r w:rsidR="00B25170">
          <w:t>s</w:t>
        </w:r>
      </w:ins>
      <w:ins w:id="4475" w:author="Arthur Parmentier" w:date="2020-06-05T16:05:00Z">
        <w:r w:rsidR="00B25170">
          <w:t>e</w:t>
        </w:r>
      </w:ins>
      <w:ins w:id="4476" w:author="Arthur Parmentier" w:date="2020-06-05T16:03:00Z">
        <w:r w:rsidR="007E64ED">
          <w:t xml:space="preserve"> signs ar</w:t>
        </w:r>
      </w:ins>
      <w:ins w:id="4477" w:author="Arthur Parmentier" w:date="2020-06-05T16:05:00Z">
        <w:r w:rsidR="00B25170">
          <w:t>e described as belonging to</w:t>
        </w:r>
      </w:ins>
      <w:ins w:id="4478" w:author="Arthur Parmentier" w:date="2020-06-05T16:03:00Z">
        <w:r w:rsidR="007E64ED">
          <w:t xml:space="preserve"> the syntax categories “what”</w:t>
        </w:r>
      </w:ins>
      <w:ins w:id="4479" w:author="Arthur Parmentier" w:date="2020-06-05T16:07:00Z">
        <w:r w:rsidR="00B25170">
          <w:t xml:space="preserve"> or “who”</w:t>
        </w:r>
      </w:ins>
      <w:ins w:id="4480" w:author="Arthur Parmentier" w:date="2020-06-05T16:08:00Z">
        <w:r w:rsidR="00B25170">
          <w:t xml:space="preserve"> and part of the </w:t>
        </w:r>
      </w:ins>
      <w:ins w:id="4481" w:author="Arthur Parmentier" w:date="2020-06-05T16:09:00Z">
        <w:r w:rsidR="00B25170">
          <w:t xml:space="preserve">“function signal” class. </w:t>
        </w:r>
      </w:ins>
    </w:p>
    <w:p w:rsidR="009C1A6D" w:rsidRDefault="009C1A6D" w:rsidP="00747B7B">
      <w:pPr>
        <w:rPr>
          <w:ins w:id="4482" w:author="Arthur Parmentier" w:date="2020-06-05T16:16:00Z"/>
        </w:rPr>
      </w:pPr>
      <w:ins w:id="4483" w:author="Arthur Parmentier" w:date="2020-06-05T16:16:00Z">
        <w:r>
          <w:rPr>
            <w:noProof/>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Pr>
            <w:noProof/>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Pr>
            <w:noProof/>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Pr>
            <w:noProof/>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Default="009C1A6D" w:rsidP="00747B7B">
      <w:pPr>
        <w:rPr>
          <w:ins w:id="4484" w:author="Arthur Parmentier" w:date="2020-06-05T16:16:00Z"/>
        </w:rPr>
      </w:pPr>
      <w:ins w:id="4485" w:author="Arthur Parmentier" w:date="2020-06-05T16:20:00Z">
        <w:r>
          <w:t>DECORRELATION what – content how -modifier…??</w:t>
        </w:r>
      </w:ins>
    </w:p>
    <w:p w:rsidR="002D025D" w:rsidRDefault="00B25170" w:rsidP="00747B7B">
      <w:pPr>
        <w:rPr>
          <w:ins w:id="4486" w:author="Arthur Parmentier" w:date="2020-06-05T00:15:00Z"/>
        </w:rPr>
      </w:pPr>
      <w:ins w:id="4487" w:author="Arthur Parmentier" w:date="2020-06-05T16:09:00Z">
        <w:r>
          <w:t>From my model of SP as a re</w:t>
        </w:r>
      </w:ins>
      <w:ins w:id="4488" w:author="Arthur Parmentier" w:date="2020-06-05T16:10:00Z">
        <w:r>
          <w:t xml:space="preserve">gular language and the previous observations, it is clear that at the syntax level, these signs are very different from other </w:t>
        </w:r>
      </w:ins>
      <w:ins w:id="4489" w:author="Arthur Parmentier" w:date="2020-06-05T16:11:00Z">
        <w:r>
          <w:t>contents</w:t>
        </w:r>
      </w:ins>
      <w:ins w:id="4490" w:author="Arthur Parmentier" w:date="2020-06-05T16:10:00Z">
        <w:r>
          <w:t xml:space="preserve"> or </w:t>
        </w:r>
      </w:ins>
      <w:ins w:id="4491" w:author="Arthur Parmentier" w:date="2020-06-05T16:11:00Z">
        <w:r>
          <w:t>modifie</w:t>
        </w:r>
      </w:ins>
      <w:ins w:id="4492" w:author="Arthur Parmentier" w:date="2020-06-05T16:12:00Z">
        <w:r>
          <w:t xml:space="preserve">rs </w:t>
        </w:r>
      </w:ins>
      <w:ins w:id="4493" w:author="Arthur Parmentier" w:date="2020-06-05T16:10:00Z">
        <w:r>
          <w:t>signs.</w:t>
        </w:r>
      </w:ins>
    </w:p>
    <w:p w:rsidR="00747B7B" w:rsidRDefault="007D1E32" w:rsidP="00747B7B">
      <w:pPr>
        <w:rPr>
          <w:ins w:id="4494" w:author="Arthur Parmentier" w:date="2020-06-05T00:13:00Z"/>
        </w:rPr>
      </w:pPr>
      <w:ins w:id="4495" w:author="Arthur Parmentier" w:date="2020-06-05T00:08:00Z">
        <w:r>
          <w:t xml:space="preserve">It is a very important limitation of the modeling of SP as a regular language, that I have not solved in my tool yet. Several options </w:t>
        </w:r>
      </w:ins>
      <w:ins w:id="4496" w:author="Arthur Parmentier" w:date="2020-06-05T00:09:00Z">
        <w:r>
          <w:t>for</w:t>
        </w:r>
      </w:ins>
      <w:ins w:id="4497" w:author="Arthur Parmentier" w:date="2020-06-05T00:10:00Z">
        <w:r w:rsidR="00974865">
          <w:t xml:space="preserve"> solving this problem</w:t>
        </w:r>
      </w:ins>
      <w:ins w:id="4498" w:author="Arthur Parmentier" w:date="2020-06-05T00:11:00Z">
        <w:r w:rsidR="00974865">
          <w:t xml:space="preserve"> in</w:t>
        </w:r>
      </w:ins>
      <w:ins w:id="4499" w:author="Arthur Parmentier" w:date="2020-06-05T00:09:00Z">
        <w:r>
          <w:t xml:space="preserve"> </w:t>
        </w:r>
      </w:ins>
      <w:ins w:id="4500" w:author="Arthur Parmentier" w:date="2020-06-05T00:10:00Z">
        <w:r>
          <w:t xml:space="preserve">a </w:t>
        </w:r>
      </w:ins>
      <w:ins w:id="4501" w:author="Arthur Parmentier" w:date="2020-06-05T00:09:00Z">
        <w:r>
          <w:t>future implementation are discussed in a further section.</w:t>
        </w:r>
      </w:ins>
    </w:p>
    <w:p w:rsidR="009854FD" w:rsidRPr="000F7B62" w:rsidRDefault="00376090">
      <w:pPr>
        <w:rPr>
          <w:ins w:id="4502" w:author="Arthur Parmentier" w:date="2020-06-04T16:33:00Z"/>
        </w:rPr>
        <w:pPrChange w:id="4503" w:author="Arthur Parmentier" w:date="2020-06-05T00:06:00Z">
          <w:pPr>
            <w:pStyle w:val="Paragraphedeliste"/>
            <w:numPr>
              <w:numId w:val="38"/>
            </w:numPr>
            <w:ind w:hanging="360"/>
          </w:pPr>
        </w:pPrChange>
      </w:pPr>
      <w:ins w:id="4504" w:author="Arthur Parmentier" w:date="2020-06-05T00:13:00Z">
        <w:r>
          <w:t>In all cases that I have identified, it is the logical element that are able to change the category of a sign and therefore</w:t>
        </w:r>
      </w:ins>
      <w:ins w:id="4505" w:author="Arthur Parmentier" w:date="2020-06-05T00:14:00Z">
        <w:r>
          <w:t xml:space="preserve"> “break” the FSM representation validity</w:t>
        </w:r>
      </w:ins>
      <w:ins w:id="4506" w:author="Arthur Parmentier" w:date="2020-06-05T00:16:00Z">
        <w:r>
          <w:t xml:space="preserve">. I hope that my work and these observations will </w:t>
        </w:r>
      </w:ins>
      <w:ins w:id="4507" w:author="Arthur Parmentier" w:date="2020-06-05T00:17:00Z">
        <w:r>
          <w:t>serve as a bas</w:t>
        </w:r>
      </w:ins>
      <w:ins w:id="4508" w:author="Arthur Parmentier" w:date="2020-06-05T00:18:00Z">
        <w:r>
          <w:t>e</w:t>
        </w:r>
      </w:ins>
      <w:ins w:id="4509" w:author="Arthur Parmentier" w:date="2020-06-05T00:17:00Z">
        <w:r>
          <w:t xml:space="preserve"> for </w:t>
        </w:r>
      </w:ins>
      <w:ins w:id="4510" w:author="Arthur Parmentier" w:date="2020-06-05T00:18:00Z">
        <w:r>
          <w:t>deeper</w:t>
        </w:r>
      </w:ins>
      <w:ins w:id="4511" w:author="Arthur Parmentier" w:date="2020-06-05T00:17:00Z">
        <w:r>
          <w:t xml:space="preserve"> stud</w:t>
        </w:r>
      </w:ins>
      <w:ins w:id="4512" w:author="Arthur Parmentier" w:date="2020-06-05T00:18:00Z">
        <w:r>
          <w:t>ies</w:t>
        </w:r>
      </w:ins>
      <w:ins w:id="4513" w:author="Arthur Parmentier" w:date="2020-06-05T00:17:00Z">
        <w:r>
          <w:t xml:space="preserve"> and</w:t>
        </w:r>
      </w:ins>
      <w:ins w:id="4514" w:author="Arthur Parmentier" w:date="2020-06-05T00:18:00Z">
        <w:r>
          <w:t xml:space="preserve"> linguistic</w:t>
        </w:r>
      </w:ins>
      <w:ins w:id="4515" w:author="Arthur Parmentier" w:date="2020-06-05T00:17:00Z">
        <w:r>
          <w:t xml:space="preserve"> modeling of SP grammar in its “regular” and “contextual” components</w:t>
        </w:r>
      </w:ins>
      <w:ins w:id="4516" w:author="Arthur Parmentier" w:date="2020-06-05T00:20:00Z">
        <w:r w:rsidR="00897AB2">
          <w:t>, a process which to my knowledge has not been done so far.</w:t>
        </w:r>
      </w:ins>
    </w:p>
    <w:p w:rsidR="00C97610" w:rsidRPr="00A94972" w:rsidDel="000F7B62" w:rsidRDefault="00C97610">
      <w:pPr>
        <w:pStyle w:val="Paragraphedeliste"/>
        <w:numPr>
          <w:ilvl w:val="0"/>
          <w:numId w:val="38"/>
        </w:numPr>
        <w:rPr>
          <w:del w:id="4517" w:author="Arthur Parmentier" w:date="2020-06-05T00:01:00Z"/>
          <w:rPrChange w:id="4518" w:author="Arthur Parmentier" w:date="2020-06-04T16:25:00Z">
            <w:rPr>
              <w:del w:id="4519" w:author="Arthur Parmentier" w:date="2020-06-05T00:01:00Z"/>
            </w:rPr>
          </w:rPrChange>
        </w:rPr>
        <w:pPrChange w:id="4520" w:author="Arthur Parmentier" w:date="2020-06-04T16:59:00Z">
          <w:pPr>
            <w:pStyle w:val="Titre2"/>
          </w:pPr>
        </w:pPrChange>
      </w:pPr>
      <w:bookmarkStart w:id="4521" w:name="_Toc42259029"/>
      <w:bookmarkStart w:id="4522" w:name="_Toc42259106"/>
      <w:bookmarkEnd w:id="4521"/>
      <w:bookmarkEnd w:id="4522"/>
    </w:p>
    <w:p w:rsidR="00F25194" w:rsidRDefault="00F25194">
      <w:pPr>
        <w:pStyle w:val="Titre3"/>
        <w:rPr>
          <w:ins w:id="4523" w:author="Arthur Parmentier" w:date="2020-06-05T00:33:00Z"/>
        </w:rPr>
      </w:pPr>
      <w:bookmarkStart w:id="4524" w:name="_Toc42259107"/>
      <w:r w:rsidRPr="00953072">
        <w:t>Part 5: Orchestra simulation</w:t>
      </w:r>
      <w:bookmarkEnd w:id="4524"/>
    </w:p>
    <w:p w:rsidR="002453FD" w:rsidRDefault="002453FD" w:rsidP="002453FD">
      <w:pPr>
        <w:rPr>
          <w:ins w:id="4525" w:author="Arthur Parmentier" w:date="2020-06-05T00:37:00Z"/>
        </w:rPr>
      </w:pPr>
      <w:ins w:id="4526" w:author="Arthur Parmentier" w:date="2020-06-05T00:35:00Z">
        <w:r>
          <w:t xml:space="preserve">From the OSC commands created by the automata, there is an unlimited panel of </w:t>
        </w:r>
      </w:ins>
      <w:ins w:id="4527" w:author="Arthur Parmentier" w:date="2020-06-05T00:36:00Z">
        <w:r>
          <w:t xml:space="preserve">tools and ways to create an orchestra. </w:t>
        </w:r>
      </w:ins>
    </w:p>
    <w:p w:rsidR="002453FD" w:rsidRDefault="00AC4940" w:rsidP="002453FD">
      <w:pPr>
        <w:pStyle w:val="Titre4"/>
        <w:rPr>
          <w:ins w:id="4528" w:author="Arthur Parmentier" w:date="2020-06-05T00:37:00Z"/>
        </w:rPr>
      </w:pPr>
      <w:ins w:id="4529" w:author="Arthur Parmentier" w:date="2020-06-05T12:55:00Z">
        <w:r>
          <w:t xml:space="preserve">First try with </w:t>
        </w:r>
      </w:ins>
      <w:ins w:id="4530" w:author="Arthur Parmentier" w:date="2020-06-05T00:37:00Z">
        <w:r w:rsidR="002453FD">
          <w:t>Ableton Live</w:t>
        </w:r>
      </w:ins>
    </w:p>
    <w:p w:rsidR="002453FD" w:rsidRDefault="002453FD" w:rsidP="002453FD">
      <w:pPr>
        <w:rPr>
          <w:ins w:id="4531" w:author="Arthur Parmentier" w:date="2020-06-05T00:43:00Z"/>
        </w:rPr>
      </w:pPr>
      <w:ins w:id="4532" w:author="Arthur Parmentier" w:date="2020-06-05T00:36:00Z">
        <w:r>
          <w:t xml:space="preserve">I originally started by building a connection with </w:t>
        </w:r>
      </w:ins>
      <w:ins w:id="4533" w:author="Arthur Parmentier" w:date="2020-06-05T00:40:00Z">
        <w:r w:rsidR="00233897">
          <w:t xml:space="preserve">the performance software </w:t>
        </w:r>
      </w:ins>
      <w:ins w:id="4534" w:author="Arthur Parmentier" w:date="2020-06-05T00:36:00Z">
        <w:r>
          <w:t>Ableton Live</w:t>
        </w:r>
      </w:ins>
      <w:ins w:id="4535" w:author="Arthur Parmentier" w:date="2020-06-05T00:40:00Z">
        <w:r w:rsidR="00233897">
          <w:t xml:space="preserve"> because of its wide spread use in the community of live performing artists</w:t>
        </w:r>
      </w:ins>
      <w:ins w:id="4536" w:author="Arthur Parmentier" w:date="2020-06-05T00:41:00Z">
        <w:r w:rsidR="00233897">
          <w:t xml:space="preserve"> (DJs, live performers) and its useful features for li</w:t>
        </w:r>
      </w:ins>
      <w:ins w:id="4537" w:author="Arthur Parmentier" w:date="2020-06-05T00:42:00Z">
        <w:r w:rsidR="00233897">
          <w:t>ve music such as the use of scenes and or the launch of clips synchron</w:t>
        </w:r>
      </w:ins>
      <w:ins w:id="4538" w:author="Arthur Parmentier" w:date="2020-06-05T00:43:00Z">
        <w:r w:rsidR="00233897">
          <w:t>ized with a particular metric and tempo.</w:t>
        </w:r>
      </w:ins>
    </w:p>
    <w:p w:rsidR="00E93BAC" w:rsidRDefault="00E93BAC" w:rsidP="002453FD">
      <w:pPr>
        <w:rPr>
          <w:ins w:id="4539" w:author="Arthur Parmentier" w:date="2020-06-05T00:56:00Z"/>
        </w:rPr>
      </w:pPr>
      <w:ins w:id="4540" w:author="Arthur Parmentier" w:date="2020-06-05T00:44:00Z">
        <w:r>
          <w:t>Just like many DAWs, Live can be hard to control externally and only offer a limi</w:t>
        </w:r>
      </w:ins>
      <w:ins w:id="4541" w:author="Arthur Parmentier" w:date="2020-06-05T00:45:00Z">
        <w:r>
          <w:t>ted API to its internal mechanisms. Controlling Live externally typically requires scripting a se</w:t>
        </w:r>
      </w:ins>
      <w:ins w:id="4542" w:author="Arthur Parmentier" w:date="2020-06-05T00:46:00Z">
        <w:r>
          <w:t>rver in python that must be installed manually. However, LiveOSC</w:t>
        </w:r>
      </w:ins>
      <w:ins w:id="4543" w:author="Arthur Parmentier" w:date="2020-06-05T00:48:00Z">
        <w:r>
          <w:rPr>
            <w:rStyle w:val="Appelnotedebasdep"/>
          </w:rPr>
          <w:footnoteReference w:id="59"/>
        </w:r>
      </w:ins>
      <w:ins w:id="4547" w:author="Arthur Parmentier" w:date="2020-06-05T00:46:00Z">
        <w:r>
          <w:t xml:space="preserve"> has been shared by the community to </w:t>
        </w:r>
      </w:ins>
      <w:ins w:id="4548" w:author="Arthur Parmentier" w:date="2020-06-05T00:47:00Z">
        <w:r>
          <w:t>help in this process by creating</w:t>
        </w:r>
      </w:ins>
      <w:ins w:id="4549" w:author="Arthur Parmentier" w:date="2020-06-05T00:56:00Z">
        <w:r w:rsidR="00AD4CD1">
          <w:t xml:space="preserve"> server that listens to</w:t>
        </w:r>
      </w:ins>
      <w:ins w:id="4550" w:author="Arthur Parmentier" w:date="2020-06-05T00:47:00Z">
        <w:r>
          <w:t xml:space="preserve"> OSC map</w:t>
        </w:r>
      </w:ins>
      <w:ins w:id="4551" w:author="Arthur Parmentier" w:date="2020-06-05T00:56:00Z">
        <w:r w:rsidR="00AD4CD1">
          <w:t xml:space="preserve"> it to</w:t>
        </w:r>
      </w:ins>
      <w:ins w:id="4552" w:author="Arthur Parmentier" w:date="2020-06-05T00:47:00Z">
        <w:r>
          <w:t xml:space="preserve"> Live parameters</w:t>
        </w:r>
      </w:ins>
      <w:ins w:id="4553" w:author="Arthur Parmentier" w:date="2020-06-05T00:48:00Z">
        <w:r>
          <w:t>.</w:t>
        </w:r>
      </w:ins>
    </w:p>
    <w:p w:rsidR="00AD4CD1" w:rsidRDefault="00AD4CD1" w:rsidP="002453FD">
      <w:pPr>
        <w:rPr>
          <w:ins w:id="4554" w:author="Arthur Parmentier" w:date="2020-06-05T01:07:00Z"/>
        </w:rPr>
      </w:pPr>
      <w:ins w:id="4555" w:author="Arthur Parmentier" w:date="2020-06-05T00:57:00Z">
        <w:r>
          <w:t xml:space="preserve">In my </w:t>
        </w:r>
      </w:ins>
      <w:ins w:id="4556" w:author="Arthur Parmentier" w:date="2020-06-05T00:58:00Z">
        <w:r>
          <w:fldChar w:fldCharType="begin"/>
        </w:r>
        <w:r>
          <w:instrText xml:space="preserve"> HYPERLINK "https://www.youtube.com/watch?v=OmPFMT9mgOs" </w:instrText>
        </w:r>
        <w:r>
          <w:fldChar w:fldCharType="separate"/>
        </w:r>
        <w:r w:rsidRPr="00AD4CD1">
          <w:rPr>
            <w:rStyle w:val="Lienhypertexte"/>
          </w:rPr>
          <w:t>third demo video</w:t>
        </w:r>
        <w:r>
          <w:fldChar w:fldCharType="end"/>
        </w:r>
      </w:ins>
      <w:ins w:id="4557" w:author="Arthur Parmentier" w:date="2020-06-05T00:57:00Z">
        <w:r>
          <w:t>, I showed how I could use custom gestures to launch and stop clips in Live</w:t>
        </w:r>
      </w:ins>
      <w:ins w:id="4558" w:author="Arthur Parmentier" w:date="2020-06-05T00:58:00Z">
        <w:r>
          <w:t>, just like a simple DJ controller would.</w:t>
        </w:r>
      </w:ins>
      <w:ins w:id="4559" w:author="Arthur Parmentier" w:date="2020-06-05T01:00:00Z">
        <w:r>
          <w:t xml:space="preserve"> It required only a little effort to convert the conventions I use in my </w:t>
        </w:r>
        <w:r>
          <w:lastRenderedPageBreak/>
          <w:t>OSC</w:t>
        </w:r>
      </w:ins>
      <w:ins w:id="4560" w:author="Arthur Parmentier" w:date="2020-06-05T01:01:00Z">
        <w:r>
          <w:t xml:space="preserve"> commands to match the LiveOSC format. </w:t>
        </w:r>
      </w:ins>
      <w:ins w:id="4561" w:author="Arthur Parmentier" w:date="2020-06-05T01:03:00Z">
        <w:r>
          <w:t xml:space="preserve">By synchronizing </w:t>
        </w:r>
      </w:ins>
      <w:ins w:id="4562" w:author="Arthur Parmentier" w:date="2020-06-05T01:01:00Z">
        <w:r>
          <w:t xml:space="preserve">all the clips </w:t>
        </w:r>
      </w:ins>
      <w:ins w:id="4563" w:author="Arthur Parmentier" w:date="2020-06-05T01:02:00Z">
        <w:r>
          <w:t>at the same tempo and metric</w:t>
        </w:r>
      </w:ins>
      <w:ins w:id="4564" w:author="Arthur Parmentier" w:date="2020-06-05T01:01:00Z">
        <w:r>
          <w:t xml:space="preserve">, </w:t>
        </w:r>
      </w:ins>
      <w:ins w:id="4565" w:author="Arthur Parmentier" w:date="2020-06-05T01:03:00Z">
        <w:r>
          <w:t>Live allowed me to c</w:t>
        </w:r>
      </w:ins>
      <w:ins w:id="4566" w:author="Arthur Parmentier" w:date="2020-06-05T01:04:00Z">
        <w:r>
          <w:t xml:space="preserve">reate a fun demo with very simple controls that </w:t>
        </w:r>
      </w:ins>
      <w:ins w:id="4567" w:author="Arthur Parmentier" w:date="2020-06-05T01:05:00Z">
        <w:r>
          <w:t>“sounds good” and can easily be modified and customized by the users.</w:t>
        </w:r>
      </w:ins>
    </w:p>
    <w:p w:rsidR="00E13FD2" w:rsidRDefault="00A911BE" w:rsidP="002453FD">
      <w:pPr>
        <w:rPr>
          <w:ins w:id="4568" w:author="Arthur Parmentier" w:date="2020-06-05T12:54:00Z"/>
        </w:rPr>
      </w:pPr>
      <w:ins w:id="4569" w:author="Arthur Parmentier" w:date="2020-06-05T12:38:00Z">
        <w:r>
          <w:t>However, t</w:t>
        </w:r>
      </w:ins>
      <w:ins w:id="4570" w:author="Arthur Parmentier" w:date="2020-06-05T01:07:00Z">
        <w:r w:rsidR="00E13FD2">
          <w:t>he integration of SP commands could not be pushed very far into Live without more complex scripting</w:t>
        </w:r>
      </w:ins>
      <w:ins w:id="4571" w:author="Arthur Parmentier" w:date="2020-06-05T01:08:00Z">
        <w:r w:rsidR="00E13FD2">
          <w:t xml:space="preserve"> by extending the LiveOSC API, or perhaps by using additional custom Max for Live scripts.</w:t>
        </w:r>
      </w:ins>
      <w:ins w:id="4572" w:author="Arthur Parmentier" w:date="2020-06-05T12:41:00Z">
        <w:r>
          <w:t xml:space="preserve"> For instance, in Live like in many DAWs, it is not possible to change dynamically the tempo of single elements, as they are built around a single timeline whose tempo is usually shared by all </w:t>
        </w:r>
      </w:ins>
      <w:ins w:id="4573" w:author="Arthur Parmentier" w:date="2020-06-05T12:42:00Z">
        <w:r>
          <w:t>clips.</w:t>
        </w:r>
      </w:ins>
      <w:ins w:id="4574" w:author="Arthur Parmentier" w:date="2020-06-05T01:11:00Z">
        <w:r w:rsidR="00E13FD2">
          <w:br/>
        </w:r>
      </w:ins>
      <w:ins w:id="4575" w:author="Arthur Parmentier" w:date="2020-06-05T01:10:00Z">
        <w:r w:rsidR="00E13FD2">
          <w:t xml:space="preserve">This is </w:t>
        </w:r>
      </w:ins>
      <w:ins w:id="4576" w:author="Arthur Parmentier" w:date="2020-06-05T12:42:00Z">
        <w:r>
          <w:t xml:space="preserve">a very useful and ergonomic design choice for many use case but clearly is a limit to one of the most basic </w:t>
        </w:r>
      </w:ins>
      <w:ins w:id="4577" w:author="Arthur Parmentier" w:date="2020-06-05T12:43:00Z">
        <w:r>
          <w:t>element of composition in SP</w:t>
        </w:r>
      </w:ins>
      <w:ins w:id="4578" w:author="Arthur Parmentier" w:date="2020-06-05T01:11:00Z">
        <w:r w:rsidR="00E13FD2">
          <w:t xml:space="preserve">. Some extended research showed me that </w:t>
        </w:r>
      </w:ins>
      <w:ins w:id="4579" w:author="Arthur Parmentier" w:date="2020-06-05T01:12:00Z">
        <w:r w:rsidR="00E13FD2">
          <w:t xml:space="preserve">there would be some workarounds change the tempo of a single clip of scene from within their </w:t>
        </w:r>
      </w:ins>
      <w:ins w:id="4580" w:author="Arthur Parmentier" w:date="2020-06-05T01:13:00Z">
        <w:r w:rsidR="00E13FD2">
          <w:t>naming</w:t>
        </w:r>
      </w:ins>
      <w:ins w:id="4581" w:author="Arthur Parmentier" w:date="2020-06-05T01:12:00Z">
        <w:r w:rsidR="00E13FD2">
          <w:t>, which would make it a better tool than other DAWs in which multiple tempos are</w:t>
        </w:r>
      </w:ins>
      <w:ins w:id="4582" w:author="Arthur Parmentier" w:date="2020-06-05T01:13:00Z">
        <w:r w:rsidR="00E13FD2">
          <w:t xml:space="preserve"> almost never found. But getting into those modifications in real time would </w:t>
        </w:r>
      </w:ins>
      <w:ins w:id="4583" w:author="Arthur Parmentier" w:date="2020-06-05T12:43:00Z">
        <w:r>
          <w:t xml:space="preserve">require a very deep “hack” into Live that I could not afford </w:t>
        </w:r>
      </w:ins>
      <w:ins w:id="4584" w:author="Arthur Parmentier" w:date="2020-06-05T12:44:00Z">
        <w:r>
          <w:t>spending time on in the frame of this project; also given that Live is a proprietary software that would maybe not be the most popular c</w:t>
        </w:r>
      </w:ins>
      <w:ins w:id="4585" w:author="Arthur Parmentier" w:date="2020-06-05T12:45:00Z">
        <w:r>
          <w:t>hoice among the community of performers and Soundpainting that I target with my tool.</w:t>
        </w:r>
      </w:ins>
    </w:p>
    <w:p w:rsidR="00AC4940" w:rsidRDefault="00AC4940" w:rsidP="00AC4940">
      <w:pPr>
        <w:pStyle w:val="Titre4"/>
        <w:rPr>
          <w:ins w:id="4586" w:author="Arthur Parmentier" w:date="2020-06-05T12:54:00Z"/>
        </w:rPr>
      </w:pPr>
      <w:ins w:id="4587" w:author="Arthur Parmentier" w:date="2020-06-05T12:58:00Z">
        <w:r>
          <w:t>The advantages of DAWs over Max</w:t>
        </w:r>
      </w:ins>
    </w:p>
    <w:p w:rsidR="00AC4940" w:rsidRDefault="00AC4940" w:rsidP="00AC4940">
      <w:pPr>
        <w:rPr>
          <w:ins w:id="4588" w:author="Arthur Parmentier" w:date="2020-06-05T13:41:00Z"/>
        </w:rPr>
      </w:pPr>
      <w:ins w:id="4589" w:author="Arthur Parmentier" w:date="2020-06-05T12:54:00Z">
        <w:r>
          <w:t>While searching for altern</w:t>
        </w:r>
      </w:ins>
      <w:ins w:id="4590" w:author="Arthur Parmentier" w:date="2020-06-05T12:55:00Z">
        <w:r>
          <w:t>atives to Ableton to implemen</w:t>
        </w:r>
      </w:ins>
      <w:ins w:id="4591" w:author="Arthur Parmentier" w:date="2020-06-05T12:57:00Z">
        <w:r>
          <w:t>t the virtual orchestra</w:t>
        </w:r>
      </w:ins>
      <w:ins w:id="4592" w:author="Arthur Parmentier" w:date="2020-06-05T12:58:00Z">
        <w:r>
          <w:t xml:space="preserve">, I realized that </w:t>
        </w:r>
      </w:ins>
      <w:ins w:id="4593" w:author="Arthur Parmentier" w:date="2020-06-05T12:59:00Z">
        <w:r>
          <w:t>most DAWs d</w:t>
        </w:r>
      </w:ins>
      <w:ins w:id="4594" w:author="Arthur Parmentier" w:date="2020-06-05T13:40:00Z">
        <w:r w:rsidR="00B9593F">
          <w:t>o not have</w:t>
        </w:r>
      </w:ins>
      <w:ins w:id="4595" w:author="Arthur Parmentier" w:date="2020-06-05T12:59:00Z">
        <w:r>
          <w:t xml:space="preserve"> the flexibility that would </w:t>
        </w:r>
      </w:ins>
      <w:ins w:id="4596" w:author="Arthur Parmentier" w:date="2020-06-05T13:40:00Z">
        <w:r w:rsidR="00943D75">
          <w:t>is</w:t>
        </w:r>
      </w:ins>
      <w:ins w:id="4597" w:author="Arthur Parmentier" w:date="2020-06-05T12:59:00Z">
        <w:r>
          <w:t xml:space="preserve"> required for composing in real-time with SP gestures</w:t>
        </w:r>
      </w:ins>
      <w:ins w:id="4598" w:author="Arthur Parmentier" w:date="2020-06-05T13:41:00Z">
        <w:r w:rsidR="00943D75">
          <w:t>:</w:t>
        </w:r>
      </w:ins>
    </w:p>
    <w:p w:rsidR="00943D75" w:rsidRDefault="00943D75" w:rsidP="00943D75">
      <w:pPr>
        <w:pStyle w:val="Paragraphedeliste"/>
        <w:numPr>
          <w:ilvl w:val="0"/>
          <w:numId w:val="41"/>
        </w:numPr>
        <w:rPr>
          <w:ins w:id="4599" w:author="Arthur Parmentier" w:date="2020-06-05T13:41:00Z"/>
        </w:rPr>
      </w:pPr>
      <w:ins w:id="4600" w:author="Arthur Parmentier" w:date="2020-06-05T13:41:00Z">
        <w:r>
          <w:t>Working at several tempos</w:t>
        </w:r>
      </w:ins>
    </w:p>
    <w:p w:rsidR="00943D75" w:rsidRDefault="00943D75" w:rsidP="00943D75">
      <w:pPr>
        <w:pStyle w:val="Paragraphedeliste"/>
        <w:numPr>
          <w:ilvl w:val="0"/>
          <w:numId w:val="41"/>
        </w:numPr>
        <w:rPr>
          <w:ins w:id="4601" w:author="Arthur Parmentier" w:date="2020-06-05T13:42:00Z"/>
        </w:rPr>
      </w:pPr>
      <w:ins w:id="4602" w:author="Arthur Parmentier" w:date="2020-06-05T13:42:00Z">
        <w:r>
          <w:t>Looping things on the fly</w:t>
        </w:r>
      </w:ins>
    </w:p>
    <w:p w:rsidR="00943D75" w:rsidRDefault="00943D75" w:rsidP="00943D75">
      <w:pPr>
        <w:pStyle w:val="Paragraphedeliste"/>
        <w:numPr>
          <w:ilvl w:val="0"/>
          <w:numId w:val="41"/>
        </w:numPr>
        <w:rPr>
          <w:ins w:id="4603" w:author="Arthur Parmentier" w:date="2020-06-05T13:45:00Z"/>
        </w:rPr>
      </w:pPr>
      <w:ins w:id="4604" w:author="Arthur Parmentier" w:date="2020-06-05T13:44:00Z">
        <w:r>
          <w:t>Working with continuous frequencies (in contrast with quantized pitches in the frequency domain) for glissandos</w:t>
        </w:r>
      </w:ins>
      <w:ins w:id="4605" w:author="Arthur Parmentier" w:date="2020-06-05T13:45:00Z">
        <w:r>
          <w:t xml:space="preserve"> and pitch manipulation</w:t>
        </w:r>
      </w:ins>
    </w:p>
    <w:p w:rsidR="00943D75" w:rsidRDefault="00943D75" w:rsidP="00943D75">
      <w:pPr>
        <w:pStyle w:val="Paragraphedeliste"/>
        <w:numPr>
          <w:ilvl w:val="0"/>
          <w:numId w:val="41"/>
        </w:numPr>
        <w:rPr>
          <w:ins w:id="4606" w:author="Arthur Parmentier" w:date="2020-06-05T13:45:00Z"/>
        </w:rPr>
      </w:pPr>
      <w:ins w:id="4607" w:author="Arthur Parmentier" w:date="2020-06-05T13:45:00Z">
        <w:r>
          <w:t>Extension to generative methods that rely and real-time analysis of musical elements</w:t>
        </w:r>
      </w:ins>
    </w:p>
    <w:p w:rsidR="00943D75" w:rsidRDefault="00943D75" w:rsidP="00943D75">
      <w:pPr>
        <w:pStyle w:val="Paragraphedeliste"/>
        <w:numPr>
          <w:ilvl w:val="0"/>
          <w:numId w:val="41"/>
        </w:numPr>
        <w:rPr>
          <w:ins w:id="4608" w:author="Arthur Parmentier" w:date="2020-06-05T13:45:00Z"/>
        </w:rPr>
      </w:pPr>
      <w:ins w:id="4609" w:author="Arthur Parmentier" w:date="2020-06-05T13:45:00Z">
        <w:r>
          <w:t>…</w:t>
        </w:r>
      </w:ins>
    </w:p>
    <w:p w:rsidR="00943D75" w:rsidRDefault="00943D75" w:rsidP="00943D75">
      <w:pPr>
        <w:rPr>
          <w:ins w:id="4610" w:author="Arthur Parmentier" w:date="2020-06-05T13:47:00Z"/>
        </w:rPr>
      </w:pPr>
      <w:ins w:id="4611" w:author="Arthur Parmentier" w:date="2020-06-05T13:46:00Z">
        <w:r>
          <w:t>For many of these elements, Max/MSP looks like a better choice than DAWs</w:t>
        </w:r>
      </w:ins>
      <w:ins w:id="4612" w:author="Arthur Parmentier" w:date="2020-06-05T13:47:00Z">
        <w:r>
          <w:t xml:space="preserve"> because of its packages and objects dedicated to these features.</w:t>
        </w:r>
      </w:ins>
    </w:p>
    <w:p w:rsidR="00943D75" w:rsidRDefault="00943D75" w:rsidP="00943D75">
      <w:pPr>
        <w:rPr>
          <w:ins w:id="4613" w:author="Arthur Parmentier" w:date="2020-06-05T13:50:00Z"/>
        </w:rPr>
      </w:pPr>
      <w:ins w:id="4614" w:author="Arthur Parmentier" w:date="2020-06-05T13:47:00Z">
        <w:r>
          <w:t xml:space="preserve">However, </w:t>
        </w:r>
      </w:ins>
      <w:ins w:id="4615" w:author="Arthur Parmentier" w:date="2020-06-05T13:50:00Z">
        <w:r>
          <w:t xml:space="preserve">DAWs offer high-level and ergonomic features that are not </w:t>
        </w:r>
        <w:r w:rsidR="0054171C">
          <w:t>found into Max:</w:t>
        </w:r>
      </w:ins>
    </w:p>
    <w:p w:rsidR="0054171C" w:rsidRPr="00AC4940" w:rsidRDefault="0054171C">
      <w:pPr>
        <w:pStyle w:val="Paragraphedeliste"/>
        <w:numPr>
          <w:ilvl w:val="0"/>
          <w:numId w:val="38"/>
        </w:numPr>
        <w:rPr>
          <w:ins w:id="4616" w:author="Arthur Parmentier" w:date="2020-06-05T01:14:00Z"/>
        </w:rPr>
        <w:pPrChange w:id="4617" w:author="Arthur Parmentier" w:date="2020-06-05T13:51:00Z">
          <w:pPr/>
        </w:pPrChange>
      </w:pPr>
      <w:ins w:id="4618" w:author="Arthur Parmentier" w:date="2020-06-05T13:51:00Z">
        <w:r>
          <w:t>Midi roll editor</w:t>
        </w:r>
      </w:ins>
    </w:p>
    <w:p w:rsidR="00E13FD2" w:rsidRPr="002453FD" w:rsidRDefault="00E13FD2">
      <w:pPr>
        <w:rPr>
          <w:ins w:id="4619" w:author="Arthur Parmentier" w:date="2020-05-18T17:06:00Z"/>
          <w:rPrChange w:id="4620" w:author="Arthur Parmentier" w:date="2020-06-05T00:33:00Z">
            <w:rPr>
              <w:ins w:id="4621" w:author="Arthur Parmentier" w:date="2020-05-18T17:06:00Z"/>
            </w:rPr>
          </w:rPrChange>
        </w:rPr>
        <w:pPrChange w:id="4622" w:author="Arthur Parmentier" w:date="2020-06-05T00:37:00Z">
          <w:pPr>
            <w:pStyle w:val="Titre2"/>
          </w:pPr>
        </w:pPrChange>
      </w:pPr>
    </w:p>
    <w:p w:rsidR="005522F0" w:rsidRDefault="005522F0" w:rsidP="005522F0">
      <w:pPr>
        <w:pStyle w:val="Titre2"/>
        <w:rPr>
          <w:ins w:id="4623" w:author="Arthur Parmentier" w:date="2020-05-18T17:06:00Z"/>
        </w:rPr>
      </w:pPr>
      <w:bookmarkStart w:id="4624" w:name="_Toc42259108"/>
      <w:ins w:id="4625" w:author="Arthur Parmentier" w:date="2020-05-18T17:06:00Z">
        <w:r>
          <w:t>Performance</w:t>
        </w:r>
      </w:ins>
      <w:ins w:id="4626" w:author="Arthur Parmentier" w:date="2020-05-22T20:36:00Z">
        <w:r w:rsidR="001F0E95">
          <w:t xml:space="preserve"> aspects</w:t>
        </w:r>
      </w:ins>
      <w:bookmarkEnd w:id="4624"/>
    </w:p>
    <w:p w:rsidR="005522F0" w:rsidRDefault="005522F0" w:rsidP="005522F0">
      <w:pPr>
        <w:pStyle w:val="Titre3"/>
        <w:rPr>
          <w:ins w:id="4627" w:author="Arthur Parmentier" w:date="2020-05-18T17:07:00Z"/>
        </w:rPr>
      </w:pPr>
      <w:bookmarkStart w:id="4628" w:name="_Toc42259109"/>
      <w:ins w:id="4629" w:author="Arthur Parmentier" w:date="2020-05-18T17:06:00Z">
        <w:r>
          <w:t xml:space="preserve">PoseNet and </w:t>
        </w:r>
      </w:ins>
      <w:ins w:id="4630" w:author="Arthur Parmentier" w:date="2020-05-22T12:18:00Z">
        <w:r w:rsidR="00E9747D">
          <w:t>Wekinator</w:t>
        </w:r>
      </w:ins>
      <w:ins w:id="4631" w:author="Arthur Parmentier" w:date="2020-05-18T17:06:00Z">
        <w:r>
          <w:t xml:space="preserve"> settings</w:t>
        </w:r>
      </w:ins>
      <w:bookmarkEnd w:id="4628"/>
    </w:p>
    <w:p w:rsidR="002A1FE9" w:rsidRDefault="002A1FE9" w:rsidP="005522F0">
      <w:pPr>
        <w:rPr>
          <w:ins w:id="4632" w:author="Arthur Parmentier" w:date="2020-05-22T20:36:00Z"/>
        </w:rPr>
      </w:pPr>
      <w:ins w:id="4633" w:author="Arthur Parmentier" w:date="2020-05-22T20:36:00Z">
        <w:r>
          <w:t>As mentioned previously</w:t>
        </w:r>
      </w:ins>
      <w:ins w:id="4634" w:author="Arthur Parmentier" w:date="2020-05-22T23:32:00Z">
        <w:r w:rsidR="00A37563">
          <w:t>, PoseNet as different parameters that influence its performances.</w:t>
        </w:r>
      </w:ins>
      <w:ins w:id="4635" w:author="Arthur Parmentier" w:date="2020-05-22T23:33:00Z">
        <w:r w:rsidR="00A37563">
          <w:t xml:space="preserve"> It is however not obvious where lies the best compromise between accuracy and the</w:t>
        </w:r>
      </w:ins>
      <w:ins w:id="4636" w:author="Arthur Parmentier" w:date="2020-05-22T23:34:00Z">
        <w:r w:rsidR="00A37563">
          <w:t xml:space="preserve"> number of poses processed by seconds (FPS).</w:t>
        </w:r>
      </w:ins>
      <w:ins w:id="4637" w:author="Arthur Parmentier" w:date="2020-05-22T23:40:00Z">
        <w:r w:rsidR="009940BE">
          <w:t xml:space="preserve"> Let’s take a look </w:t>
        </w:r>
      </w:ins>
      <w:ins w:id="4638" w:author="Arthur Parmentier" w:date="2020-05-22T23:41:00Z">
        <w:r w:rsidR="009940BE">
          <w:t xml:space="preserve">at how Wekinator processes its input to </w:t>
        </w:r>
      </w:ins>
      <w:ins w:id="4639" w:author="Arthur Parmentier" w:date="2020-05-22T23:42:00Z">
        <w:r w:rsidR="008542B7">
          <w:t>identify</w:t>
        </w:r>
        <w:r w:rsidR="00185944">
          <w:t xml:space="preserve"> the best settings for PoseNet.</w:t>
        </w:r>
      </w:ins>
    </w:p>
    <w:p w:rsidR="005522F0" w:rsidRDefault="005522F0" w:rsidP="005522F0">
      <w:pPr>
        <w:rPr>
          <w:ins w:id="4640" w:author="Arthur Parmentier" w:date="2020-05-20T19:53:00Z"/>
        </w:rPr>
      </w:pPr>
      <w:ins w:id="4641" w:author="Arthur Parmentier" w:date="2020-05-18T17:07:00Z">
        <w:r>
          <w:lastRenderedPageBreak/>
          <w:t>We know that</w:t>
        </w:r>
      </w:ins>
      <w:ins w:id="4642" w:author="Arthur Parmentier" w:date="2020-05-22T20:15:00Z">
        <w:r w:rsidR="00FF217B">
          <w:t xml:space="preserve"> by default,</w:t>
        </w:r>
      </w:ins>
      <w:ins w:id="4643" w:author="Arthur Parmentier" w:date="2020-05-18T17:07:00Z">
        <w:r>
          <w:t xml:space="preserve"> </w:t>
        </w:r>
      </w:ins>
      <w:ins w:id="4644" w:author="Arthur Parmentier" w:date="2020-05-22T12:18:00Z">
        <w:r w:rsidR="00E9747D">
          <w:t>Wekinator</w:t>
        </w:r>
      </w:ins>
      <w:ins w:id="4645" w:author="Arthur Parmentier" w:date="2020-05-22T20:15:00Z">
        <w:r w:rsidR="00FF217B">
          <w:t>’s DTW</w:t>
        </w:r>
      </w:ins>
      <w:ins w:id="4646" w:author="Arthur Parmentier" w:date="2020-05-18T17:07:00Z">
        <w:r>
          <w:t xml:space="preserve"> is downsampling </w:t>
        </w:r>
      </w:ins>
      <w:ins w:id="4647" w:author="Arthur Parmentier" w:date="2020-05-22T20:15:00Z">
        <w:r w:rsidR="00FF217B">
          <w:t>the data rate</w:t>
        </w:r>
      </w:ins>
      <w:ins w:id="4648" w:author="Arthur Parmentier" w:date="2020-05-18T17:07:00Z">
        <w:r>
          <w:t xml:space="preserve"> to improve the DTW speed, such that the best compromise in performance and accuracy is to keep the number of FPS just below what </w:t>
        </w:r>
      </w:ins>
      <w:ins w:id="4649" w:author="Arthur Parmentier" w:date="2020-05-22T12:18:00Z">
        <w:r w:rsidR="00E9747D">
          <w:t>Wekinator</w:t>
        </w:r>
      </w:ins>
      <w:ins w:id="4650" w:author="Arthur Parmentier" w:date="2020-05-18T17:07:00Z">
        <w:r>
          <w:t xml:space="preserve"> can handle without downsampling for a sequence of 2 seconds</w:t>
        </w:r>
        <w:r>
          <w:rPr>
            <w:rStyle w:val="Appelnotedebasdep"/>
          </w:rPr>
          <w:footnoteReference w:id="60"/>
        </w:r>
        <w:r>
          <w:t xml:space="preserve">. With </w:t>
        </w:r>
      </w:ins>
      <w:ins w:id="4656" w:author="Arthur Parmentier" w:date="2020-05-22T12:18:00Z">
        <w:r w:rsidR="00E9747D">
          <w:t>Wekinator</w:t>
        </w:r>
      </w:ins>
      <w:ins w:id="4657" w:author="Arthur Parmentier" w:date="2020-05-18T17:07:00Z">
        <w:r>
          <w:t>’s default settings (max sequence size = 10), the ideal number of FPS is 5</w:t>
        </w:r>
        <w:r>
          <w:rPr>
            <w:rStyle w:val="Appelnotedebasdep"/>
          </w:rPr>
          <w:footnoteReference w:id="61"/>
        </w:r>
        <w:r>
          <w:t xml:space="preserve">. On a fast computer, it would be worth to change </w:t>
        </w:r>
      </w:ins>
      <w:ins w:id="4660" w:author="Arthur Parmentier" w:date="2020-05-22T12:18:00Z">
        <w:r w:rsidR="00E9747D">
          <w:t>Wekinator</w:t>
        </w:r>
      </w:ins>
      <w:ins w:id="4661" w:author="Arthur Parmentier" w:date="2020-05-18T17:07:00Z">
        <w:r>
          <w:t>’s default max sequence length to 20-</w:t>
        </w:r>
      </w:ins>
      <w:ins w:id="4662" w:author="Arthur Parmentier" w:date="2020-05-22T23:42:00Z">
        <w:r w:rsidR="009940BE">
          <w:t>4</w:t>
        </w:r>
      </w:ins>
      <w:ins w:id="4663" w:author="Arthur Parmentier" w:date="2020-05-18T17:07:00Z">
        <w:r>
          <w:t>0 and run with around 10-</w:t>
        </w:r>
      </w:ins>
      <w:ins w:id="4664" w:author="Arthur Parmentier" w:date="2020-05-22T23:42:00Z">
        <w:r w:rsidR="009940BE">
          <w:t>20</w:t>
        </w:r>
      </w:ins>
      <w:ins w:id="4665" w:author="Arthur Parmentier" w:date="2020-05-18T17:07:00Z">
        <w:r>
          <w:t xml:space="preserve"> FPS, which have proven to be more than enough for SP recognition or disable downsampling.</w:t>
        </w:r>
      </w:ins>
    </w:p>
    <w:p w:rsidR="00F02080" w:rsidRDefault="00DF2E6B" w:rsidP="005522F0">
      <w:pPr>
        <w:rPr>
          <w:ins w:id="4666" w:author="Arthur Parmentier" w:date="2020-05-22T23:50:00Z"/>
        </w:rPr>
      </w:pPr>
      <w:ins w:id="4667" w:author="Arthur Parmentier" w:date="2020-05-22T23:43:00Z">
        <w:r>
          <w:t>An</w:t>
        </w:r>
      </w:ins>
      <w:ins w:id="4668" w:author="Arthur Parmentier" w:date="2020-05-22T23:44:00Z">
        <w:r>
          <w:t xml:space="preserve">other question that would yet still need to be addressed is whether using very different rates for PoseNet among the </w:t>
        </w:r>
      </w:ins>
      <w:ins w:id="4669" w:author="Arthur Parmentier" w:date="2020-05-22T23:45:00Z">
        <w:r>
          <w:t xml:space="preserve">training </w:t>
        </w:r>
      </w:ins>
      <w:ins w:id="4670" w:author="Arthur Parmentier" w:date="2020-05-22T23:44:00Z">
        <w:r>
          <w:t>dataset or between the training data</w:t>
        </w:r>
      </w:ins>
      <w:ins w:id="4671" w:author="Arthur Parmentier" w:date="2020-05-22T23:45:00Z">
        <w:r>
          <w:t>set</w:t>
        </w:r>
      </w:ins>
      <w:ins w:id="4672" w:author="Arthur Parmentier" w:date="2020-05-22T23:44:00Z">
        <w:r>
          <w:t xml:space="preserve"> and rea</w:t>
        </w:r>
      </w:ins>
      <w:ins w:id="4673" w:author="Arthur Parmentier" w:date="2020-05-22T23:45:00Z">
        <w:r>
          <w:t>l-time data would badly affect the performances of Wekinator DTW or not. Al</w:t>
        </w:r>
      </w:ins>
      <w:ins w:id="4674" w:author="Arthur Parmentier" w:date="2020-05-22T23:46:00Z">
        <w:r>
          <w:t>though DTW warps the sequence and should be able to match two sequences with a different data rate, they are still constraints on how</w:t>
        </w:r>
      </w:ins>
      <w:ins w:id="4675" w:author="Arthur Parmentier" w:date="2020-05-22T23:47:00Z">
        <w:r>
          <w:t xml:space="preserve"> far the algorithm looks forward in time to find a point that may match a s</w:t>
        </w:r>
      </w:ins>
      <w:ins w:id="4676" w:author="Arthur Parmentier" w:date="2020-05-22T23:48:00Z">
        <w:r>
          <w:t>equence in the training set and possibly on how much the sequence can be warped. These remarks are only speculative at the moment</w:t>
        </w:r>
      </w:ins>
      <w:ins w:id="4677" w:author="Arthur Parmentier" w:date="2020-05-22T23:49:00Z">
        <w:r>
          <w:t xml:space="preserve"> and are simply left here to warn the user and programmer about the possible limits of the FastDTW and its implementation in Wekinator that takes compromises in order to be fast enough for real-time </w:t>
        </w:r>
      </w:ins>
      <w:ins w:id="4678" w:author="Arthur Parmentier" w:date="2020-05-22T23:50:00Z">
        <w:r>
          <w:t>applications.</w:t>
        </w:r>
      </w:ins>
    </w:p>
    <w:p w:rsidR="00DF2E6B" w:rsidRDefault="00DF2E6B" w:rsidP="005522F0">
      <w:pPr>
        <w:rPr>
          <w:ins w:id="4679" w:author="Arthur Parmentier" w:date="2020-05-20T19:53:00Z"/>
        </w:rPr>
      </w:pPr>
      <w:ins w:id="4680" w:author="Arthur Parmentier" w:date="2020-05-22T23:50:00Z">
        <w:r>
          <w:t xml:space="preserve">It is also to be tested how does the performance of Wekinator changes with the </w:t>
        </w:r>
      </w:ins>
      <w:ins w:id="4681" w:author="Arthur Parmentier" w:date="2020-05-22T23:51:00Z">
        <w:r>
          <w:t>number</w:t>
        </w:r>
      </w:ins>
      <w:ins w:id="4682" w:author="Arthur Parmentier" w:date="2020-05-22T23:50:00Z">
        <w:r>
          <w:t xml:space="preserve"> of signs to be recognized. In the scope of this project, no more than </w:t>
        </w:r>
      </w:ins>
      <w:ins w:id="4683" w:author="Arthur Parmentier" w:date="2020-05-22T23:51:00Z">
        <w:r>
          <w:t xml:space="preserve">dozens of signs were tested but it is possible and likely that its performance (accuracy but </w:t>
        </w:r>
      </w:ins>
      <w:ins w:id="4684" w:author="Arthur Parmentier" w:date="2020-05-22T23:52:00Z">
        <w:r>
          <w:t>also speed)</w:t>
        </w:r>
      </w:ins>
      <w:ins w:id="4685" w:author="Arthur Parmentier" w:date="2020-05-22T23:51:00Z">
        <w:r>
          <w:t xml:space="preserve"> drops with the increas</w:t>
        </w:r>
      </w:ins>
      <w:ins w:id="4686" w:author="Arthur Parmentier" w:date="2020-05-22T23:52:00Z">
        <w:r>
          <w:t xml:space="preserve">e of the number of signs. These points should be investigated for future improvements of the tools, especially for working </w:t>
        </w:r>
      </w:ins>
      <w:ins w:id="4687" w:author="Arthur Parmentier" w:date="2020-05-22T23:53:00Z">
        <w:r>
          <w:t>with bigger sets of signs.</w:t>
        </w:r>
      </w:ins>
    </w:p>
    <w:p w:rsidR="00F02080" w:rsidRDefault="00F02080" w:rsidP="005522F0">
      <w:pPr>
        <w:rPr>
          <w:ins w:id="4688" w:author="Arthur Parmentier" w:date="2020-05-20T19:53:00Z"/>
        </w:rPr>
      </w:pPr>
    </w:p>
    <w:p w:rsidR="00F02080" w:rsidRDefault="00F02080" w:rsidP="005522F0">
      <w:pPr>
        <w:rPr>
          <w:ins w:id="4689" w:author="Arthur Parmentier" w:date="2020-05-20T19:53:00Z"/>
        </w:rPr>
      </w:pPr>
    </w:p>
    <w:p w:rsidR="00F02080" w:rsidRDefault="00F02080" w:rsidP="005522F0">
      <w:pPr>
        <w:rPr>
          <w:ins w:id="4690" w:author="Arthur Parmentier" w:date="2020-05-20T19:53:00Z"/>
        </w:rPr>
      </w:pPr>
    </w:p>
    <w:p w:rsidR="00F02080" w:rsidRPr="00CA4544" w:rsidRDefault="00F02080" w:rsidP="00F02080">
      <w:pPr>
        <w:rPr>
          <w:ins w:id="4691" w:author="Arthur Parmentier" w:date="2020-05-20T19:53:00Z"/>
        </w:rPr>
      </w:pPr>
      <w:ins w:id="4692" w:author="Arthur Parmentier" w:date="2020-05-20T19:53:00Z">
        <w:r>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Default="00EC0CDA">
      <w:pPr>
        <w:pStyle w:val="Titre3"/>
        <w:rPr>
          <w:ins w:id="4693" w:author="Arthur Parmentier" w:date="2020-05-18T17:07:00Z"/>
        </w:rPr>
        <w:pPrChange w:id="4694" w:author="Arthur Parmentier" w:date="2020-05-22T08:25:00Z">
          <w:pPr/>
        </w:pPrChange>
      </w:pPr>
      <w:bookmarkStart w:id="4695" w:name="_Toc42259110"/>
      <w:ins w:id="4696" w:author="Arthur Parmentier" w:date="2020-05-22T08:25:00Z">
        <w:r>
          <w:t>Threading</w:t>
        </w:r>
      </w:ins>
      <w:bookmarkEnd w:id="4695"/>
    </w:p>
    <w:p w:rsidR="005522F0" w:rsidRPr="005522F0" w:rsidRDefault="005522F0">
      <w:pPr>
        <w:rPr>
          <w:rPrChange w:id="4697" w:author="Arthur Parmentier" w:date="2020-05-18T17:07:00Z">
            <w:rPr/>
          </w:rPrChange>
        </w:rPr>
        <w:pPrChange w:id="4698" w:author="Arthur Parmentier" w:date="2020-05-18T17:07:00Z">
          <w:pPr>
            <w:pStyle w:val="Titre2"/>
          </w:pPr>
        </w:pPrChange>
      </w:pPr>
    </w:p>
    <w:p w:rsidR="00F25194" w:rsidRPr="00953072" w:rsidRDefault="00F25194">
      <w:pPr>
        <w:pStyle w:val="Titre2"/>
      </w:pPr>
      <w:del w:id="4699" w:author="Arthur Parmentier" w:date="2020-05-14T15:55:00Z">
        <w:r w:rsidRPr="00953072" w:rsidDel="008E4BF0">
          <w:lastRenderedPageBreak/>
          <w:delText xml:space="preserve">Part 6: </w:delText>
        </w:r>
      </w:del>
      <w:bookmarkStart w:id="4700" w:name="_Toc42259111"/>
      <w:r w:rsidRPr="00953072">
        <w:t>Learning</w:t>
      </w:r>
      <w:ins w:id="4701" w:author="Arthur Parmentier" w:date="2020-05-14T15:55:00Z">
        <w:r w:rsidR="008E4BF0">
          <w:t xml:space="preserve"> in SP and numerical tool</w:t>
        </w:r>
      </w:ins>
      <w:bookmarkEnd w:id="4700"/>
      <w:del w:id="4702" w:author="Arthur Parmentier" w:date="2020-05-14T15:55:00Z">
        <w:r w:rsidRPr="00953072" w:rsidDel="008E4BF0">
          <w:delText xml:space="preserve"> mechanism (?)</w:delText>
        </w:r>
      </w:del>
    </w:p>
    <w:p w:rsidR="00604767" w:rsidRPr="00953072" w:rsidRDefault="00604767">
      <w:pPr>
        <w:pStyle w:val="Titre2"/>
        <w:pPrChange w:id="4703" w:author="Arthur Parmentier" w:date="2020-05-18T17:11:00Z">
          <w:pPr>
            <w:pStyle w:val="Titre1"/>
          </w:pPr>
        </w:pPrChange>
      </w:pPr>
      <w:bookmarkStart w:id="4704" w:name="_Toc42259112"/>
      <w:r w:rsidRPr="00953072">
        <w:t>Potential &amp; future of the tool</w:t>
      </w:r>
      <w:bookmarkEnd w:id="4704"/>
    </w:p>
    <w:p w:rsidR="00F7581A" w:rsidRDefault="007938BA" w:rsidP="00F7581A">
      <w:pPr>
        <w:pStyle w:val="Titre3"/>
        <w:rPr>
          <w:ins w:id="4705" w:author="Arthur Parmentier" w:date="2020-05-21T17:03:00Z"/>
        </w:rPr>
      </w:pPr>
      <w:bookmarkStart w:id="4706" w:name="_Toc42259113"/>
      <w:ins w:id="4707" w:author="Arthur Parmentier" w:date="2020-05-21T17:03:00Z">
        <w:r>
          <w:t>Emotion recognition</w:t>
        </w:r>
        <w:bookmarkEnd w:id="4706"/>
      </w:ins>
    </w:p>
    <w:p w:rsidR="007938BA" w:rsidRPr="007938BA" w:rsidRDefault="007938BA">
      <w:pPr>
        <w:pStyle w:val="Titre4"/>
        <w:rPr>
          <w:ins w:id="4708" w:author="Arthur Parmentier" w:date="2020-05-21T17:01:00Z"/>
          <w:rPrChange w:id="4709" w:author="Arthur Parmentier" w:date="2020-05-21T17:03:00Z">
            <w:rPr>
              <w:ins w:id="4710" w:author="Arthur Parmentier" w:date="2020-05-21T17:01:00Z"/>
            </w:rPr>
          </w:rPrChange>
        </w:rPr>
        <w:pPrChange w:id="4711" w:author="Arthur Parmentier" w:date="2020-05-21T17:03:00Z">
          <w:pPr>
            <w:pStyle w:val="Titre6"/>
          </w:pPr>
        </w:pPrChange>
      </w:pPr>
      <w:ins w:id="4712" w:author="Arthur Parmentier" w:date="2020-05-21T17:03:00Z">
        <w:r>
          <w:t xml:space="preserve">From PoseNet to building features for </w:t>
        </w:r>
      </w:ins>
      <w:ins w:id="4713" w:author="Arthur Parmentier" w:date="2020-05-21T17:04:00Z">
        <w:r>
          <w:t>recognizing emotions</w:t>
        </w:r>
      </w:ins>
      <w:ins w:id="4714" w:author="Arthur Parmentier" w:date="2020-05-21T17:17:00Z">
        <w:r w:rsidR="00E61559">
          <w:t xml:space="preserve"> in body gestures</w:t>
        </w:r>
      </w:ins>
    </w:p>
    <w:p w:rsidR="00F7581A" w:rsidRDefault="00F7581A" w:rsidP="00F7581A">
      <w:pPr>
        <w:rPr>
          <w:ins w:id="4715" w:author="Arthur Parmentier" w:date="2020-05-21T17:01:00Z"/>
        </w:rPr>
      </w:pPr>
      <w:ins w:id="4716" w:author="Arthur Parmentier" w:date="2020-05-21T17:01:00Z">
        <w:r>
          <w:t>Although we discussed the choice of meaningful features for recognizing SP signs within the default SP mode, I would like to discuss the motion descriptors library for Max/MSP “Modosc”</w:t>
        </w:r>
        <w:r>
          <w:rPr>
            <w:rStyle w:val="Appelnotedebasdep"/>
          </w:rPr>
          <w:footnoteReference w:id="62"/>
        </w:r>
        <w:r>
          <w:t xml:space="preserve"> and its potential use in other SP modes.</w:t>
        </w:r>
      </w:ins>
    </w:p>
    <w:p w:rsidR="00F7581A" w:rsidRDefault="00F7581A" w:rsidP="00F7581A">
      <w:pPr>
        <w:rPr>
          <w:ins w:id="4725" w:author="Arthur Parmentier" w:date="2020-05-21T17:01:00Z"/>
        </w:rPr>
      </w:pPr>
      <w:ins w:id="4726" w:author="Arthur Parmentier" w:date="2020-05-21T17:01:00Z">
        <w:r>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br/>
          <w:t>Interpretation in such a mode, as we have seen previously, involves particular cultural knowledges as well as knowledges about emotions, facial expressions… whether they are cultural or not.</w:t>
        </w:r>
      </w:ins>
    </w:p>
    <w:p w:rsidR="00F7581A" w:rsidRDefault="00F7581A" w:rsidP="00F7581A">
      <w:pPr>
        <w:rPr>
          <w:ins w:id="4727" w:author="Arthur Parmentier" w:date="2020-05-21T17:01:00Z"/>
        </w:rPr>
      </w:pPr>
      <w:ins w:id="4728" w:author="Arthur Parmentier" w:date="2020-05-21T17:01:00Z">
        <w:r>
          <w:t>The EyesWeb project</w:t>
        </w:r>
        <w:r>
          <w:rPr>
            <w:rStyle w:val="Appelnotedebasdep"/>
          </w:rPr>
          <w:footnoteReference w:id="63"/>
        </w:r>
        <w:r>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br/>
          <w:t>Although the authors of the this system are not directly demonstrating that these are the features the cognitive system uses for triggering emotions</w:t>
        </w:r>
        <w:r>
          <w:rPr>
            <w:rStyle w:val="Appelnotedebasdep"/>
          </w:rPr>
          <w:footnoteReference w:id="64"/>
        </w:r>
        <w:r>
          <w:t xml:space="preserve"> , the experiments and interactive performances they present suggest that these features do capture some sense of the emotions conveyed through gestures.</w:t>
        </w:r>
      </w:ins>
    </w:p>
    <w:p w:rsidR="00F7581A" w:rsidRDefault="00F7581A" w:rsidP="00F7581A">
      <w:pPr>
        <w:rPr>
          <w:ins w:id="4738" w:author="Arthur Parmentier" w:date="2020-05-21T17:04:00Z"/>
        </w:rPr>
      </w:pPr>
      <w:ins w:id="4739" w:author="Arthur Parmentier" w:date="2020-05-21T17:01:00Z">
        <w:r>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Default="007938BA" w:rsidP="007938BA">
      <w:pPr>
        <w:pStyle w:val="Titre4"/>
        <w:rPr>
          <w:ins w:id="4740" w:author="Arthur Parmentier" w:date="2020-05-21T17:09:00Z"/>
        </w:rPr>
      </w:pPr>
      <w:ins w:id="4741" w:author="Arthur Parmentier" w:date="2020-05-21T17:05:00Z">
        <w:r>
          <w:lastRenderedPageBreak/>
          <w:t>Face</w:t>
        </w:r>
      </w:ins>
      <w:ins w:id="4742" w:author="Arthur Parmentier" w:date="2020-05-21T17:06:00Z">
        <w:r>
          <w:t>Mesh</w:t>
        </w:r>
      </w:ins>
      <w:ins w:id="4743" w:author="Arthur Parmentier" w:date="2020-05-21T17:17:00Z">
        <w:r w:rsidR="00150C0E">
          <w:t xml:space="preserve"> and face emotions recognition</w:t>
        </w:r>
      </w:ins>
    </w:p>
    <w:p w:rsidR="007938BA" w:rsidRDefault="007938BA" w:rsidP="007938BA">
      <w:pPr>
        <w:rPr>
          <w:ins w:id="4744" w:author="Arthur Parmentier" w:date="2020-05-21T17:14:00Z"/>
        </w:rPr>
      </w:pPr>
      <w:ins w:id="4745" w:author="Arthur Parmentier" w:date="2020-05-21T17:09:00Z">
        <w:r>
          <w:t xml:space="preserve">Tensorflow </w:t>
        </w:r>
      </w:ins>
      <w:ins w:id="4746" w:author="Arthur Parmentier" w:date="2020-05-21T17:10:00Z">
        <w:r>
          <w:t xml:space="preserve">has just released in </w:t>
        </w:r>
      </w:ins>
      <w:ins w:id="4747" w:author="Arthur Parmentier" w:date="2020-05-21T17:13:00Z">
        <w:r>
          <w:t>March</w:t>
        </w:r>
      </w:ins>
      <w:ins w:id="4748" w:author="Arthur Parmentier" w:date="2020-05-21T17:10:00Z">
        <w:r>
          <w:t xml:space="preserve"> 2020 the </w:t>
        </w:r>
      </w:ins>
      <w:ins w:id="4749" w:author="Arthur Parmentier" w:date="2020-05-21T17:14:00Z">
        <w:r w:rsidR="00E61559">
          <w:t>F</w:t>
        </w:r>
      </w:ins>
      <w:ins w:id="4750" w:author="Arthur Parmentier" w:date="2020-05-21T17:10:00Z">
        <w:r>
          <w:t>acemesh package</w:t>
        </w:r>
      </w:ins>
      <w:ins w:id="4751" w:author="Arthur Parmentier" w:date="2020-05-21T17:31:00Z">
        <w:r w:rsidR="005F3B6B">
          <w:rPr>
            <w:rStyle w:val="Appelnotedebasdep"/>
          </w:rPr>
          <w:footnoteReference w:id="65"/>
        </w:r>
      </w:ins>
      <w:ins w:id="4753" w:author="Arthur Parmentier" w:date="2020-05-21T17:11:00Z">
        <w:r>
          <w:t xml:space="preserve"> that infers approximate 3D facial surface geometry from an image or video stream</w:t>
        </w:r>
      </w:ins>
      <w:ins w:id="4754" w:author="Arthur Parmentier" w:date="2020-05-21T17:13:00Z">
        <w:r w:rsidR="00E61559">
          <w:t xml:space="preserve"> and that can be ported to Max just as easily as PoseNet or </w:t>
        </w:r>
      </w:ins>
      <w:ins w:id="4755" w:author="Arthur Parmentier" w:date="2020-05-21T17:14:00Z">
        <w:r w:rsidR="00E61559">
          <w:t>Handpose models.</w:t>
        </w:r>
      </w:ins>
    </w:p>
    <w:p w:rsidR="00E61559" w:rsidRDefault="00E61559" w:rsidP="007938BA">
      <w:pPr>
        <w:rPr>
          <w:ins w:id="4756" w:author="Arthur Parmentier" w:date="2020-05-21T17:22:00Z"/>
        </w:rPr>
      </w:pPr>
      <w:ins w:id="4757" w:author="Arthur Parmentier" w:date="2020-05-21T17:15:00Z">
        <w:r>
          <w:t>One use of this package for SP could be</w:t>
        </w:r>
      </w:ins>
      <w:ins w:id="4758" w:author="Arthur Parmentier" w:date="2020-05-21T17:22:00Z">
        <w:r w:rsidR="00150C0E">
          <w:t xml:space="preserve"> building a lightweight</w:t>
        </w:r>
      </w:ins>
      <w:ins w:id="4759" w:author="Arthur Parmentier" w:date="2020-05-21T17:15:00Z">
        <w:r>
          <w:t xml:space="preserve"> expression and emotion classifi</w:t>
        </w:r>
      </w:ins>
      <w:ins w:id="4760" w:author="Arthur Parmentier" w:date="2020-05-21T17:22:00Z">
        <w:r w:rsidR="00150C0E">
          <w:t>er that could also be used in SP modes such as the shapeline</w:t>
        </w:r>
      </w:ins>
      <w:ins w:id="4761" w:author="Arthur Parmentier" w:date="2020-05-21T17:15:00Z">
        <w:r>
          <w:t>.</w:t>
        </w:r>
      </w:ins>
    </w:p>
    <w:p w:rsidR="00150C0E" w:rsidRPr="007938BA" w:rsidRDefault="00150C0E">
      <w:pPr>
        <w:rPr>
          <w:ins w:id="4762" w:author="Arthur Parmentier" w:date="2020-05-21T17:01:00Z"/>
        </w:rPr>
      </w:pPr>
      <w:ins w:id="4763" w:author="Arthur Parmentier" w:date="2020-05-21T17:22:00Z">
        <w:r>
          <w:t>There are already several convincing attemp</w:t>
        </w:r>
      </w:ins>
      <w:ins w:id="4764" w:author="Arthur Parmentier" w:date="2020-05-21T17:23:00Z">
        <w:r>
          <w:t>ts at recognizing facial emotions but</w:t>
        </w:r>
      </w:ins>
      <w:ins w:id="4765" w:author="Arthur Parmentier" w:date="2020-05-21T17:24:00Z">
        <w:r w:rsidR="00C43BD9">
          <w:t xml:space="preserve"> Face</w:t>
        </w:r>
      </w:ins>
      <w:ins w:id="4766" w:author="Arthur Parmentier" w:date="2020-05-21T17:31:00Z">
        <w:r w:rsidR="00717498">
          <w:t>m</w:t>
        </w:r>
      </w:ins>
      <w:ins w:id="4767" w:author="Arthur Parmentier" w:date="2020-05-21T17:24:00Z">
        <w:r w:rsidR="00C43BD9">
          <w:t>esh advantage is that it opens the way for fast, real-time emo</w:t>
        </w:r>
      </w:ins>
      <w:ins w:id="4768" w:author="Arthur Parmentier" w:date="2020-05-21T17:25:00Z">
        <w:r w:rsidR="00C43BD9">
          <w:t>tion recognition from 3D me</w:t>
        </w:r>
      </w:ins>
      <w:ins w:id="4769" w:author="Arthur Parmentier" w:date="2020-05-21T17:26:00Z">
        <w:r w:rsidR="00C43BD9">
          <w:t xml:space="preserve">sh, hence independent of the user’s face color, dimensions, </w:t>
        </w:r>
      </w:ins>
      <w:ins w:id="4770" w:author="Arthur Parmentier" w:date="2020-05-21T17:27:00Z">
        <w:r w:rsidR="00C43BD9">
          <w:t xml:space="preserve">eyebrow shape, etc. </w:t>
        </w:r>
      </w:ins>
      <w:ins w:id="4771" w:author="Arthur Parmentier" w:date="2020-05-21T17:28:00Z">
        <w:r w:rsidR="00C43BD9">
          <w:t xml:space="preserve">Just like a </w:t>
        </w:r>
      </w:ins>
      <w:ins w:id="4772" w:author="Arthur Parmentier" w:date="2020-05-21T17:29:00Z">
        <w:r w:rsidR="00C43BD9">
          <w:t xml:space="preserve">normalized </w:t>
        </w:r>
      </w:ins>
      <w:ins w:id="4773" w:author="Arthur Parmentier" w:date="2020-05-21T17:28:00Z">
        <w:r w:rsidR="00C43BD9">
          <w:t xml:space="preserve">skeleton from PoseNet </w:t>
        </w:r>
      </w:ins>
      <w:ins w:id="4774" w:author="Arthur Parmentier" w:date="2020-05-21T17:29:00Z">
        <w:r w:rsidR="00C43BD9">
          <w:t>allows us to build a simple yet efficient model for recognizing SP signs without heavy training sets and models, the Face</w:t>
        </w:r>
      </w:ins>
      <w:ins w:id="4775" w:author="Arthur Parmentier" w:date="2020-05-21T17:30:00Z">
        <w:r w:rsidR="00C43BD9">
          <w:t xml:space="preserve">mesh could allow </w:t>
        </w:r>
      </w:ins>
      <w:ins w:id="4776" w:author="Arthur Parmentier" w:date="2020-05-21T17:53:00Z">
        <w:r w:rsidR="00C67C3E">
          <w:t>us to</w:t>
        </w:r>
      </w:ins>
      <w:ins w:id="4777" w:author="Arthur Parmentier" w:date="2020-05-21T17:30:00Z">
        <w:r w:rsidR="00C43BD9">
          <w:t xml:space="preserve"> recogniz</w:t>
        </w:r>
      </w:ins>
      <w:ins w:id="4778" w:author="Arthur Parmentier" w:date="2020-05-21T17:53:00Z">
        <w:r w:rsidR="00C67C3E">
          <w:t>e</w:t>
        </w:r>
      </w:ins>
      <w:ins w:id="4779" w:author="Arthur Parmentier" w:date="2020-05-21T17:30:00Z">
        <w:r w:rsidR="00C43BD9">
          <w:t xml:space="preserve"> emotions as facial signs… but also creating </w:t>
        </w:r>
      </w:ins>
      <w:ins w:id="4780" w:author="Arthur Parmentier" w:date="2020-05-21T17:53:00Z">
        <w:r w:rsidR="00C67C3E">
          <w:t>our</w:t>
        </w:r>
      </w:ins>
      <w:ins w:id="4781" w:author="Arthur Parmentier" w:date="2020-05-21T17:30:00Z">
        <w:r w:rsidR="00C43BD9">
          <w:t xml:space="preserve"> own, new sign</w:t>
        </w:r>
      </w:ins>
      <w:ins w:id="4782" w:author="Arthur Parmentier" w:date="2020-05-21T17:53:00Z">
        <w:r w:rsidR="00C67C3E">
          <w:t>s</w:t>
        </w:r>
      </w:ins>
      <w:ins w:id="4783" w:author="Arthur Parmentier" w:date="2020-05-21T17:30:00Z">
        <w:r w:rsidR="00C43BD9">
          <w:t xml:space="preserve"> with the face</w:t>
        </w:r>
      </w:ins>
      <w:ins w:id="4784" w:author="Arthur Parmentier" w:date="2020-05-21T17:31:00Z">
        <w:r w:rsidR="00C43BD9">
          <w:t>.</w:t>
        </w:r>
      </w:ins>
    </w:p>
    <w:p w:rsidR="00604767" w:rsidDel="00F7581A" w:rsidRDefault="00186BEF">
      <w:pPr>
        <w:pStyle w:val="Titre3"/>
        <w:rPr>
          <w:del w:id="4785" w:author="Arthur Parmentier" w:date="2020-05-21T17:01:00Z"/>
        </w:rPr>
        <w:pPrChange w:id="4786" w:author="Arthur Parmentier" w:date="2020-05-18T17:11:00Z">
          <w:pPr>
            <w:pStyle w:val="Titre2"/>
          </w:pPr>
        </w:pPrChange>
      </w:pPr>
      <w:del w:id="4787" w:author="Arthur Parmentier" w:date="2020-05-21T17:01:00Z">
        <w:r w:rsidDel="00F7581A">
          <w:delText>Topic A: what could be improved and how</w:delText>
        </w:r>
        <w:bookmarkStart w:id="4788" w:name="_Toc41067219"/>
        <w:bookmarkStart w:id="4789" w:name="_Toc42259037"/>
        <w:bookmarkStart w:id="4790" w:name="_Toc42259114"/>
        <w:bookmarkEnd w:id="4788"/>
        <w:bookmarkEnd w:id="4789"/>
        <w:bookmarkEnd w:id="4790"/>
      </w:del>
    </w:p>
    <w:p w:rsidR="003C19D8" w:rsidRDefault="003C19D8" w:rsidP="003C19D8">
      <w:pPr>
        <w:pStyle w:val="Titre3"/>
        <w:rPr>
          <w:ins w:id="4791" w:author="Arthur Parmentier" w:date="2020-05-22T10:25:00Z"/>
        </w:rPr>
      </w:pPr>
      <w:bookmarkStart w:id="4792" w:name="_Toc42259115"/>
      <w:ins w:id="4793" w:author="Arthur Parmentier" w:date="2020-05-22T10:24:00Z">
        <w:r>
          <w:t xml:space="preserve">Classification problem with </w:t>
        </w:r>
      </w:ins>
      <w:ins w:id="4794" w:author="Arthur Parmentier" w:date="2020-05-22T10:25:00Z">
        <w:r>
          <w:t>CRF</w:t>
        </w:r>
      </w:ins>
      <w:bookmarkEnd w:id="4792"/>
      <w:del w:id="4795" w:author="Arthur Parmentier" w:date="2020-05-22T10:24:00Z">
        <w:r w:rsidR="00186BEF" w:rsidDel="003C19D8">
          <w:delText>Topic B: …</w:delText>
        </w:r>
      </w:del>
    </w:p>
    <w:p w:rsidR="003C19D8" w:rsidRPr="00BF1ECB" w:rsidRDefault="003C19D8">
      <w:pPr>
        <w:pStyle w:val="Paragraphedeliste"/>
        <w:numPr>
          <w:ilvl w:val="0"/>
          <w:numId w:val="14"/>
        </w:numPr>
        <w:rPr>
          <w:lang w:val="fr-FR"/>
          <w:rPrChange w:id="4796" w:author="Arthur Parmentier" w:date="2020-05-23T19:46:00Z">
            <w:rPr/>
          </w:rPrChange>
        </w:rPr>
        <w:pPrChange w:id="4797" w:author="Arthur Parmentier" w:date="2020-05-22T10:25:00Z">
          <w:pPr>
            <w:pStyle w:val="Titre2"/>
          </w:pPr>
        </w:pPrChange>
      </w:pPr>
      <w:ins w:id="4798" w:author="Arthur Parmentier" w:date="2020-05-22T10:25:00Z">
        <w:r w:rsidRPr="00BF1ECB">
          <w:rPr>
            <w:lang w:val="fr-FR"/>
            <w:rPrChange w:id="4799" w:author="Arthur Parmentier" w:date="2020-05-23T19:46:00Z">
              <w:rPr/>
            </w:rPrChange>
          </w:rPr>
          <w:t xml:space="preserve">Le CRF tient compte de la proba de chaque signe plus de la position dans la requête pour </w:t>
        </w:r>
      </w:ins>
      <w:ins w:id="4800" w:author="Arthur Parmentier" w:date="2020-05-22T10:26:00Z">
        <w:r w:rsidRPr="00BF1ECB">
          <w:rPr>
            <w:lang w:val="fr-FR"/>
            <w:rPrChange w:id="4801" w:author="Arthur Parmentier" w:date="2020-05-23T19:46:00Z">
              <w:rPr/>
            </w:rPrChange>
          </w:rPr>
          <w:t>classifier le signe</w:t>
        </w:r>
      </w:ins>
    </w:p>
    <w:p w:rsidR="00186BEF" w:rsidRPr="00186BEF" w:rsidRDefault="00186BEF">
      <w:pPr>
        <w:pStyle w:val="Titre3"/>
        <w:pPrChange w:id="4802" w:author="Arthur Parmentier" w:date="2020-05-18T17:11:00Z">
          <w:pPr>
            <w:pStyle w:val="Titre2"/>
          </w:pPr>
        </w:pPrChange>
      </w:pPr>
      <w:bookmarkStart w:id="4803" w:name="_Toc42259116"/>
      <w:r>
        <w:t>The future</w:t>
      </w:r>
      <w:bookmarkEnd w:id="4803"/>
    </w:p>
    <w:p w:rsidR="00E75199" w:rsidRPr="00953072" w:rsidRDefault="00E75199" w:rsidP="00E6654A">
      <w:pPr>
        <w:pStyle w:val="Titre1"/>
      </w:pPr>
      <w:bookmarkStart w:id="4804" w:name="_Toc42259117"/>
      <w:r w:rsidRPr="00953072">
        <w:t>Conclusion</w:t>
      </w:r>
      <w:bookmarkEnd w:id="4804"/>
    </w:p>
    <w:p w:rsidR="00F25194" w:rsidRPr="00953072" w:rsidRDefault="00F25194" w:rsidP="00E6654A"/>
    <w:p w:rsidR="00F25194" w:rsidRPr="00953072" w:rsidRDefault="00F25194" w:rsidP="00E6654A"/>
    <w:p w:rsidR="00F25194" w:rsidRPr="00953072" w:rsidRDefault="00F25194" w:rsidP="00E6654A"/>
    <w:p w:rsidR="00F25194" w:rsidRDefault="00B9612C" w:rsidP="00E6654A">
      <w:pPr>
        <w:rPr>
          <w:ins w:id="4805" w:author="Arthur Parmentier" w:date="2020-05-12T19:23:00Z"/>
        </w:rPr>
      </w:pPr>
      <w:ins w:id="4806" w:author="Arthur Parmentier" w:date="2020-05-12T19:13:00Z">
        <w:r>
          <w:t>SIGN = something that stands for something else</w:t>
        </w:r>
      </w:ins>
      <w:ins w:id="4807" w:author="Arthur Parmentier" w:date="2020-05-12T19:14:00Z">
        <w:r w:rsidR="00A34795">
          <w:t>; signified &amp; signifier</w:t>
        </w:r>
        <w:r w:rsidR="00A34795">
          <w:br/>
          <w:t>3 != types of signs: symbols, icons and indices</w:t>
        </w:r>
      </w:ins>
    </w:p>
    <w:p w:rsidR="00A34795" w:rsidRDefault="00A34795" w:rsidP="00E6654A">
      <w:pPr>
        <w:rPr>
          <w:ins w:id="4808" w:author="Arthur Parmentier" w:date="2020-05-12T19:23:00Z"/>
        </w:rPr>
      </w:pPr>
      <w:ins w:id="4809" w:author="Arthur Parmentier" w:date="2020-05-12T19:23:00Z">
        <w:r>
          <w:t>No synonyms in SP</w:t>
        </w:r>
      </w:ins>
    </w:p>
    <w:p w:rsidR="00A34795" w:rsidRPr="00953072" w:rsidRDefault="00A34795" w:rsidP="00E6654A">
      <w:ins w:id="4810" w:author="Arthur Parmentier" w:date="2020-05-12T19:23:00Z">
        <w:r>
          <w:t>Are there homonyms?</w:t>
        </w:r>
        <w:r w:rsidR="0011688F">
          <w:t xml:space="preserve"> YESS</w:t>
        </w:r>
      </w:ins>
    </w:p>
    <w:bookmarkEnd w:id="378"/>
    <w:p w:rsidR="00F25194" w:rsidRDefault="00F25194" w:rsidP="00E6654A">
      <w:pPr>
        <w:rPr>
          <w:ins w:id="4811" w:author="Arthur Parmentier" w:date="2020-05-12T19:27:00Z"/>
        </w:rPr>
      </w:pPr>
    </w:p>
    <w:p w:rsidR="008A6488" w:rsidRDefault="008A6488" w:rsidP="00E6654A">
      <w:pPr>
        <w:rPr>
          <w:ins w:id="4812" w:author="Arthur Parmentier" w:date="2020-05-12T19:32:00Z"/>
        </w:rPr>
      </w:pPr>
      <w:ins w:id="4813" w:author="Arthur Parmentier" w:date="2020-05-12T19:27:00Z">
        <w:r>
          <w:t>Meronymes… to check/discuss</w:t>
        </w:r>
        <w:r w:rsidR="00481EE1">
          <w:t xml:space="preserve"> : sense relations</w:t>
        </w:r>
      </w:ins>
    </w:p>
    <w:p w:rsidR="000717DB" w:rsidRDefault="000717DB" w:rsidP="00E6654A">
      <w:pPr>
        <w:rPr>
          <w:ins w:id="4814" w:author="Arthur Parmentier" w:date="2020-05-12T19:32:00Z"/>
        </w:rPr>
      </w:pPr>
    </w:p>
    <w:p w:rsidR="000717DB" w:rsidRDefault="000717DB" w:rsidP="00E6654A">
      <w:pPr>
        <w:rPr>
          <w:ins w:id="4815" w:author="Arthur Parmentier" w:date="2020-05-13T09:41:00Z"/>
        </w:rPr>
      </w:pPr>
      <w:ins w:id="4816" w:author="Arthur Parmentier" w:date="2020-05-12T19:32:00Z">
        <w:r>
          <w:t xml:space="preserve">Sign overloading: </w:t>
        </w:r>
      </w:ins>
      <w:ins w:id="4817" w:author="Arthur Parmentier" w:date="2020-05-12T19:34:00Z">
        <w:r w:rsidR="00C07A15">
          <w:t>what is an analogy?</w:t>
        </w:r>
      </w:ins>
    </w:p>
    <w:p w:rsidR="003C3E32" w:rsidRDefault="003C3E32" w:rsidP="00E6654A">
      <w:pPr>
        <w:rPr>
          <w:ins w:id="4818" w:author="Arthur Parmentier" w:date="2020-05-13T09:41:00Z"/>
        </w:rPr>
      </w:pPr>
    </w:p>
    <w:p w:rsidR="003C3E32" w:rsidRDefault="003C3E32" w:rsidP="00E6654A">
      <w:pPr>
        <w:rPr>
          <w:ins w:id="4819" w:author="Arthur Parmentier" w:date="2020-05-14T13:28:00Z"/>
          <w:rStyle w:val="reference-text"/>
        </w:rPr>
      </w:pPr>
      <w:ins w:id="4820" w:author="Arthur Parmentier" w:date="2020-05-13T09:41:00Z">
        <w:r>
          <w:t>Quantum-like theory of concepts to model human interaction (interference) in resp</w:t>
        </w:r>
      </w:ins>
      <w:ins w:id="4821" w:author="Arthur Parmentier" w:date="2020-05-13T09:42:00Z">
        <w:r>
          <w:t xml:space="preserve">onding to SP signs? </w:t>
        </w:r>
      </w:ins>
      <w:ins w:id="4822" w:author="Arthur Parmentier" w:date="2020-05-14T13:28:00Z">
        <w:r w:rsidR="00A84632">
          <w:rPr>
            <w:rStyle w:val="reference-text"/>
          </w:rPr>
          <w:fldChar w:fldCharType="begin"/>
        </w:r>
        <w:r w:rsidR="00A84632">
          <w:rPr>
            <w:rStyle w:val="reference-text"/>
          </w:rPr>
          <w:instrText xml:space="preserve"> HYPERLINK "</w:instrText>
        </w:r>
      </w:ins>
      <w:ins w:id="4823" w:author="Arthur Parmentier" w:date="2020-05-13T09:42:00Z">
        <w:r w:rsidR="00A84632" w:rsidRPr="00163523">
          <w:rPr>
            <w:rStyle w:val="reference-text"/>
          </w:rPr>
          <w:instrText>https://www.frontiersin.org/articles/10.3389/fpsyg.2016.00418/full</w:instrText>
        </w:r>
      </w:ins>
      <w:ins w:id="4824" w:author="Arthur Parmentier" w:date="2020-05-14T13:28:00Z">
        <w:r w:rsidR="00A84632">
          <w:rPr>
            <w:rStyle w:val="reference-text"/>
          </w:rPr>
          <w:instrText xml:space="preserve">" </w:instrText>
        </w:r>
        <w:r w:rsidR="00A84632">
          <w:rPr>
            <w:rStyle w:val="reference-text"/>
          </w:rPr>
          <w:fldChar w:fldCharType="separate"/>
        </w:r>
      </w:ins>
      <w:ins w:id="4825" w:author="Arthur Parmentier" w:date="2020-05-13T09:42:00Z">
        <w:r w:rsidR="00A84632" w:rsidRPr="00C802FD">
          <w:rPr>
            <w:rStyle w:val="Lienhypertexte"/>
          </w:rPr>
          <w:t>https://www.frontiersin.org/articles/10.3389/fpsyg.2016.00418/full</w:t>
        </w:r>
      </w:ins>
      <w:ins w:id="4826" w:author="Arthur Parmentier" w:date="2020-05-14T13:28:00Z">
        <w:r w:rsidR="00A84632">
          <w:rPr>
            <w:rStyle w:val="reference-text"/>
          </w:rPr>
          <w:fldChar w:fldCharType="end"/>
        </w:r>
      </w:ins>
    </w:p>
    <w:p w:rsidR="00A84632" w:rsidRDefault="00A84632" w:rsidP="00E6654A">
      <w:pPr>
        <w:rPr>
          <w:ins w:id="4827" w:author="Arthur Parmentier" w:date="2020-05-14T13:28:00Z"/>
          <w:rStyle w:val="reference-text"/>
        </w:rPr>
      </w:pPr>
    </w:p>
    <w:p w:rsidR="00A84632" w:rsidRDefault="00A84632" w:rsidP="00A84632">
      <w:pPr>
        <w:rPr>
          <w:ins w:id="4828" w:author="Arthur Parmentier" w:date="2020-05-14T13:28:00Z"/>
        </w:rPr>
      </w:pPr>
      <w:ins w:id="4829" w:author="Arthur Parmentier" w:date="2020-05-14T13:28:00Z">
        <w:r w:rsidRPr="00953072">
          <w:t>Modes and defaults: attempt to define particular grammars inside a “universal” one?</w:t>
        </w:r>
      </w:ins>
    </w:p>
    <w:p w:rsidR="00A84632" w:rsidRPr="00670002" w:rsidRDefault="006A7F9F" w:rsidP="00A84632">
      <w:pPr>
        <w:rPr>
          <w:ins w:id="4830" w:author="Arthur Parmentier" w:date="2020-05-14T13:28:00Z"/>
          <w:lang w:val="fr-FR"/>
          <w:rPrChange w:id="4831" w:author="Arthur Parmentier" w:date="2020-05-18T14:23:00Z">
            <w:rPr>
              <w:ins w:id="4832" w:author="Arthur Parmentier" w:date="2020-05-14T13:28:00Z"/>
            </w:rPr>
          </w:rPrChange>
        </w:rPr>
      </w:pPr>
      <w:ins w:id="4833" w:author="Arthur Parmentier" w:date="2020-05-14T15:15:00Z">
        <w:r w:rsidRPr="00670002">
          <w:rPr>
            <w:lang w:val="fr-FR"/>
            <w:rPrChange w:id="4834" w:author="Arthur Parmentier" w:date="2020-05-18T14:23:00Z">
              <w:rPr/>
            </w:rPrChange>
          </w:rPr>
          <w:t>Enquete statistique sur poid</w:t>
        </w:r>
        <w:r w:rsidR="00FC6CCC" w:rsidRPr="00670002">
          <w:rPr>
            <w:lang w:val="fr-FR"/>
            <w:rPrChange w:id="4835" w:author="Arthur Parmentier" w:date="2020-05-18T14:23:00Z">
              <w:rPr/>
            </w:rPrChange>
          </w:rPr>
          <w:t>s</w:t>
        </w:r>
        <w:r w:rsidRPr="00670002">
          <w:rPr>
            <w:lang w:val="fr-FR"/>
            <w:rPrChange w:id="4836" w:author="Arthur Parmentier" w:date="2020-05-18T14:23:00Z">
              <w:rPr/>
            </w:rPrChange>
          </w:rPr>
          <w:t xml:space="preserve"> cogniti</w:t>
        </w:r>
      </w:ins>
      <w:ins w:id="4837" w:author="Arthur Parmentier" w:date="2020-05-14T15:16:00Z">
        <w:r w:rsidR="00711575" w:rsidRPr="00670002">
          <w:rPr>
            <w:lang w:val="fr-FR"/>
            <w:rPrChange w:id="4838" w:author="Arthur Parmentier" w:date="2020-05-18T14:23:00Z">
              <w:rPr/>
            </w:rPrChange>
          </w:rPr>
          <w:t>f</w:t>
        </w:r>
      </w:ins>
      <w:ins w:id="4839" w:author="Arthur Parmentier" w:date="2020-05-14T15:15:00Z">
        <w:r w:rsidRPr="00670002">
          <w:rPr>
            <w:lang w:val="fr-FR"/>
            <w:rPrChange w:id="4840" w:author="Arthur Parmentier" w:date="2020-05-18T14:23:00Z">
              <w:rPr/>
            </w:rPrChange>
          </w:rPr>
          <w:t>/temps de réponse/complexité de la réponse/débutant/experts</w:t>
        </w:r>
      </w:ins>
    </w:p>
    <w:p w:rsidR="00A84632" w:rsidRPr="00670002" w:rsidRDefault="00A84632" w:rsidP="00A84632">
      <w:pPr>
        <w:rPr>
          <w:ins w:id="4841" w:author="Arthur Parmentier" w:date="2020-05-14T13:28:00Z"/>
          <w:lang w:val="fr-FR"/>
          <w:rPrChange w:id="4842" w:author="Arthur Parmentier" w:date="2020-05-18T14:23:00Z">
            <w:rPr>
              <w:ins w:id="4843" w:author="Arthur Parmentier" w:date="2020-05-14T13:28:00Z"/>
            </w:rPr>
          </w:rPrChange>
        </w:rPr>
      </w:pPr>
    </w:p>
    <w:p w:rsidR="00A84632" w:rsidRPr="00670002" w:rsidRDefault="00A84632" w:rsidP="00A84632">
      <w:pPr>
        <w:rPr>
          <w:ins w:id="4844" w:author="Arthur Parmentier" w:date="2020-05-14T13:28:00Z"/>
          <w:lang w:val="fr-FR"/>
          <w:rPrChange w:id="4845" w:author="Arthur Parmentier" w:date="2020-05-18T14:23:00Z">
            <w:rPr>
              <w:ins w:id="4846" w:author="Arthur Parmentier" w:date="2020-05-14T13:28:00Z"/>
            </w:rPr>
          </w:rPrChange>
        </w:rPr>
      </w:pPr>
    </w:p>
    <w:p w:rsidR="00A84632" w:rsidRPr="00670002" w:rsidRDefault="00A84632" w:rsidP="00A84632">
      <w:pPr>
        <w:rPr>
          <w:ins w:id="4847" w:author="Arthur Parmentier" w:date="2020-05-14T13:28:00Z"/>
          <w:lang w:val="fr-FR"/>
          <w:rPrChange w:id="4848" w:author="Arthur Parmentier" w:date="2020-05-18T14:23:00Z">
            <w:rPr>
              <w:ins w:id="4849" w:author="Arthur Parmentier" w:date="2020-05-14T13:28:00Z"/>
            </w:rPr>
          </w:rPrChange>
        </w:rPr>
      </w:pPr>
    </w:p>
    <w:p w:rsidR="00A84632" w:rsidRPr="00670002" w:rsidRDefault="00A84632" w:rsidP="00A84632">
      <w:pPr>
        <w:rPr>
          <w:ins w:id="4850" w:author="Arthur Parmentier" w:date="2020-05-14T13:28:00Z"/>
          <w:lang w:val="fr-FR"/>
          <w:rPrChange w:id="4851" w:author="Arthur Parmentier" w:date="2020-05-18T14:23:00Z">
            <w:rPr>
              <w:ins w:id="4852" w:author="Arthur Parmentier" w:date="2020-05-14T13:28:00Z"/>
            </w:rPr>
          </w:rPrChange>
        </w:rPr>
      </w:pPr>
    </w:p>
    <w:p w:rsidR="00A84632" w:rsidRPr="00670002" w:rsidRDefault="00A84632" w:rsidP="00A84632">
      <w:pPr>
        <w:rPr>
          <w:ins w:id="4853" w:author="Arthur Parmentier" w:date="2020-05-14T13:28:00Z"/>
          <w:lang w:val="fr-FR"/>
          <w:rPrChange w:id="4854" w:author="Arthur Parmentier" w:date="2020-05-18T14:23:00Z">
            <w:rPr>
              <w:ins w:id="4855" w:author="Arthur Parmentier" w:date="2020-05-14T13:28:00Z"/>
            </w:rPr>
          </w:rPrChange>
        </w:rPr>
      </w:pPr>
    </w:p>
    <w:p w:rsidR="00A84632" w:rsidRPr="00670002" w:rsidRDefault="00A84632" w:rsidP="00A84632">
      <w:pPr>
        <w:rPr>
          <w:ins w:id="4856" w:author="Arthur Parmentier" w:date="2020-05-14T13:28:00Z"/>
          <w:lang w:val="fr-FR"/>
          <w:rPrChange w:id="4857" w:author="Arthur Parmentier" w:date="2020-05-18T14:23:00Z">
            <w:rPr>
              <w:ins w:id="4858" w:author="Arthur Parmentier" w:date="2020-05-14T13:28:00Z"/>
            </w:rPr>
          </w:rPrChange>
        </w:rPr>
      </w:pPr>
    </w:p>
    <w:p w:rsidR="00A84632" w:rsidRDefault="00A84632" w:rsidP="00A84632">
      <w:pPr>
        <w:rPr>
          <w:ins w:id="4859" w:author="Arthur Parmentier" w:date="2020-05-14T13:28:00Z"/>
        </w:rPr>
      </w:pPr>
      <w:ins w:id="4860" w:author="Arthur Parmentier" w:date="2020-05-14T13:28:00Z">
        <w:r>
          <w:t>“categorization is the name of the cognition game and analogy is the mechanism that drives it all”.</w:t>
        </w:r>
      </w:ins>
    </w:p>
    <w:p w:rsidR="00A84632" w:rsidRDefault="00A84632" w:rsidP="00A84632">
      <w:pPr>
        <w:rPr>
          <w:ins w:id="4861" w:author="Arthur Parmentier" w:date="2020-05-14T13:28:00Z"/>
        </w:rPr>
      </w:pPr>
      <w:ins w:id="4862" w:author="Arthur Parmentier" w:date="2020-05-14T13:28:00Z">
        <w:r>
          <w:t>Making analogy = raising the similar features of two mental things</w:t>
        </w:r>
      </w:ins>
    </w:p>
    <w:p w:rsidR="00A84632" w:rsidRDefault="00A84632" w:rsidP="00A84632">
      <w:pPr>
        <w:rPr>
          <w:ins w:id="4863" w:author="Arthur Parmentier" w:date="2020-05-14T13:28:00Z"/>
        </w:rPr>
      </w:pPr>
      <w:ins w:id="4864" w:author="Arthur Parmentier" w:date="2020-05-14T13:28:00Z">
        <w:r>
          <w:t>Analogy is responsible for concept’s expansion.</w:t>
        </w:r>
      </w:ins>
    </w:p>
    <w:p w:rsidR="00A84632" w:rsidRPr="00670002" w:rsidRDefault="00A84632" w:rsidP="00A84632">
      <w:pPr>
        <w:rPr>
          <w:ins w:id="4865" w:author="Arthur Parmentier" w:date="2020-05-14T13:28:00Z"/>
          <w:lang w:val="fr-FR"/>
          <w:rPrChange w:id="4866" w:author="Arthur Parmentier" w:date="2020-05-18T14:23:00Z">
            <w:rPr>
              <w:ins w:id="4867" w:author="Arthur Parmentier" w:date="2020-05-14T13:28:00Z"/>
            </w:rPr>
          </w:rPrChange>
        </w:rPr>
      </w:pPr>
      <w:ins w:id="4868" w:author="Arthur Parmentier" w:date="2020-05-14T13:28:00Z">
        <w:r>
          <w:t xml:space="preserve">Hierarchy of concepts? At least a complex form of structuring; Link with researchs in DH ontologies. </w:t>
        </w:r>
        <w:r w:rsidRPr="00670002">
          <w:rPr>
            <w:lang w:val="fr-FR"/>
            <w:rPrChange w:id="4869" w:author="Arthur Parmentier" w:date="2020-05-18T14:23:00Z">
              <w:rPr/>
            </w:rPrChange>
          </w:rPr>
          <w:t>Nice example: german way of constructing words</w:t>
        </w:r>
      </w:ins>
    </w:p>
    <w:p w:rsidR="00A84632" w:rsidRPr="00670002" w:rsidRDefault="00A84632" w:rsidP="00E6654A">
      <w:pPr>
        <w:rPr>
          <w:ins w:id="4870" w:author="Arthur Parmentier" w:date="2020-05-14T13:28:00Z"/>
          <w:lang w:val="fr-FR"/>
          <w:rPrChange w:id="4871" w:author="Arthur Parmentier" w:date="2020-05-18T14:23:00Z">
            <w:rPr>
              <w:ins w:id="4872" w:author="Arthur Parmentier" w:date="2020-05-14T13:28:00Z"/>
            </w:rPr>
          </w:rPrChange>
        </w:rPr>
      </w:pPr>
    </w:p>
    <w:p w:rsidR="00A84632" w:rsidRPr="00670002" w:rsidRDefault="000B405B" w:rsidP="00E6654A">
      <w:pPr>
        <w:rPr>
          <w:ins w:id="4873" w:author="Arthur Parmentier" w:date="2020-05-14T14:50:00Z"/>
          <w:lang w:val="fr-FR"/>
          <w:rPrChange w:id="4874" w:author="Arthur Parmentier" w:date="2020-05-18T14:23:00Z">
            <w:rPr>
              <w:ins w:id="4875" w:author="Arthur Parmentier" w:date="2020-05-14T14:50:00Z"/>
            </w:rPr>
          </w:rPrChange>
        </w:rPr>
      </w:pPr>
      <w:ins w:id="4876" w:author="Arthur Parmentier" w:date="2020-05-14T14:49:00Z">
        <w:r w:rsidRPr="00670002">
          <w:rPr>
            <w:lang w:val="fr-FR"/>
            <w:rPrChange w:id="4877" w:author="Arthur Parmentier" w:date="2020-05-18T14:23:00Z">
              <w:rPr/>
            </w:rPrChange>
          </w:rPr>
          <w:t>Utilization des signes motivée par la representation a priori du concept/résultat du soundpainter</w:t>
        </w:r>
      </w:ins>
    </w:p>
    <w:p w:rsidR="006331DF" w:rsidRPr="00670002" w:rsidRDefault="006331DF" w:rsidP="00E6654A">
      <w:pPr>
        <w:rPr>
          <w:ins w:id="4878" w:author="Arthur Parmentier" w:date="2020-05-14T14:51:00Z"/>
          <w:lang w:val="fr-FR"/>
          <w:rPrChange w:id="4879" w:author="Arthur Parmentier" w:date="2020-05-18T14:23:00Z">
            <w:rPr>
              <w:ins w:id="4880" w:author="Arthur Parmentier" w:date="2020-05-14T14:51:00Z"/>
            </w:rPr>
          </w:rPrChange>
        </w:rPr>
      </w:pPr>
      <w:ins w:id="4881" w:author="Arthur Parmentier" w:date="2020-05-14T14:50:00Z">
        <w:r w:rsidRPr="00670002">
          <w:rPr>
            <w:lang w:val="fr-FR"/>
            <w:rPrChange w:id="4882" w:author="Arthur Parmentier" w:date="2020-05-18T14:23:00Z">
              <w:rPr/>
            </w:rPrChange>
          </w:rPr>
          <w:t xml:space="preserve">Représentation mentale qui precede la réponse du performer; intéressant pour W (tout le monde?) si </w:t>
        </w:r>
      </w:ins>
      <w:ins w:id="4883" w:author="Arthur Parmentier" w:date="2020-05-14T14:51:00Z">
        <w:r w:rsidRPr="00670002">
          <w:rPr>
            <w:lang w:val="fr-FR"/>
            <w:rPrChange w:id="4884" w:author="Arthur Parmentier" w:date="2020-05-18T14:23:00Z">
              <w:rPr/>
            </w:rPrChange>
          </w:rPr>
          <w:t>la réponse n’est pas telle qu’attendue</w:t>
        </w:r>
      </w:ins>
    </w:p>
    <w:p w:rsidR="00C63733" w:rsidRPr="00670002" w:rsidRDefault="00C63733" w:rsidP="00E6654A">
      <w:pPr>
        <w:rPr>
          <w:ins w:id="4885" w:author="Arthur Parmentier" w:date="2020-05-14T14:57:00Z"/>
          <w:lang w:val="fr-FR"/>
          <w:rPrChange w:id="4886" w:author="Arthur Parmentier" w:date="2020-05-18T14:23:00Z">
            <w:rPr>
              <w:ins w:id="4887" w:author="Arthur Parmentier" w:date="2020-05-14T14:57:00Z"/>
            </w:rPr>
          </w:rPrChange>
        </w:rPr>
      </w:pPr>
      <w:ins w:id="4888" w:author="Arthur Parmentier" w:date="2020-05-14T14:51:00Z">
        <w:r w:rsidRPr="00670002">
          <w:rPr>
            <w:lang w:val="fr-FR"/>
            <w:rPrChange w:id="4889" w:author="Arthur Parmentier" w:date="2020-05-18T14:23:00Z">
              <w:rPr/>
            </w:rPrChange>
          </w:rPr>
          <w:t>On ne peut s’adresser qu’à une discipline qu’on connait un peu</w:t>
        </w:r>
      </w:ins>
    </w:p>
    <w:p w:rsidR="00CD4FE1" w:rsidRPr="00670002" w:rsidRDefault="00CD4FE1" w:rsidP="00E6654A">
      <w:pPr>
        <w:rPr>
          <w:ins w:id="4890" w:author="Arthur Parmentier" w:date="2020-05-14T14:57:00Z"/>
          <w:lang w:val="fr-FR"/>
          <w:rPrChange w:id="4891" w:author="Arthur Parmentier" w:date="2020-05-18T14:23:00Z">
            <w:rPr>
              <w:ins w:id="4892" w:author="Arthur Parmentier" w:date="2020-05-14T14:57:00Z"/>
            </w:rPr>
          </w:rPrChange>
        </w:rPr>
      </w:pPr>
    </w:p>
    <w:p w:rsidR="00CD4FE1" w:rsidRPr="00670002" w:rsidRDefault="00CD4FE1" w:rsidP="00E6654A">
      <w:pPr>
        <w:rPr>
          <w:ins w:id="4893" w:author="Arthur Parmentier" w:date="2020-05-14T14:59:00Z"/>
          <w:lang w:val="fr-FR"/>
          <w:rPrChange w:id="4894" w:author="Arthur Parmentier" w:date="2020-05-18T14:23:00Z">
            <w:rPr>
              <w:ins w:id="4895" w:author="Arthur Parmentier" w:date="2020-05-14T14:59:00Z"/>
            </w:rPr>
          </w:rPrChange>
        </w:rPr>
      </w:pPr>
      <w:ins w:id="4896" w:author="Arthur Parmentier" w:date="2020-05-14T14:57:00Z">
        <w:r w:rsidRPr="00670002">
          <w:rPr>
            <w:lang w:val="fr-FR"/>
            <w:rPrChange w:id="4897" w:author="Arthur Parmentier" w:date="2020-05-18T14:23:00Z">
              <w:rPr/>
            </w:rPrChange>
          </w:rPr>
          <w:t>Immobilté du soundpainter dans la config ordi et config traditionnelle walter</w:t>
        </w:r>
      </w:ins>
      <w:ins w:id="4898" w:author="Arthur Parmentier" w:date="2020-05-14T14:58:00Z">
        <w:r w:rsidR="00B47E57" w:rsidRPr="00670002">
          <w:rPr>
            <w:lang w:val="fr-FR"/>
            <w:rPrChange w:id="4899" w:author="Arthur Parmentier" w:date="2020-05-18T14:23:00Z">
              <w:rPr/>
            </w:rPrChange>
          </w:rPr>
          <w:t xml:space="preserve"> =&gt; aucune “deformation” du contexte de la performance artistique</w:t>
        </w:r>
        <w:r w:rsidR="004732DA" w:rsidRPr="00670002">
          <w:rPr>
            <w:lang w:val="fr-FR"/>
            <w:rPrChange w:id="4900" w:author="Arthur Parmentier" w:date="2020-05-18T14:23:00Z">
              <w:rPr/>
            </w:rPrChange>
          </w:rPr>
          <w:br/>
          <w:t>Notion d’espace</w:t>
        </w:r>
      </w:ins>
    </w:p>
    <w:p w:rsidR="00474CFF" w:rsidRPr="00670002" w:rsidRDefault="00474CFF" w:rsidP="00E6654A">
      <w:pPr>
        <w:rPr>
          <w:ins w:id="4901" w:author="Arthur Parmentier" w:date="2020-05-14T14:59:00Z"/>
          <w:lang w:val="fr-FR"/>
          <w:rPrChange w:id="4902" w:author="Arthur Parmentier" w:date="2020-05-18T14:23:00Z">
            <w:rPr>
              <w:ins w:id="4903" w:author="Arthur Parmentier" w:date="2020-05-14T14:59:00Z"/>
            </w:rPr>
          </w:rPrChange>
        </w:rPr>
      </w:pPr>
      <w:ins w:id="4904" w:author="Arthur Parmentier" w:date="2020-05-14T14:59:00Z">
        <w:r w:rsidRPr="00670002">
          <w:rPr>
            <w:lang w:val="fr-FR"/>
            <w:rPrChange w:id="4905" w:author="Arthur Parmentier" w:date="2020-05-18T14:23:00Z">
              <w:rPr/>
            </w:rPrChange>
          </w:rPr>
          <w:t>Distinction SP et performer: discussion de l’év</w:t>
        </w:r>
      </w:ins>
      <w:ins w:id="4906" w:author="Arthur Parmentier" w:date="2020-05-14T15:00:00Z">
        <w:r w:rsidRPr="00670002">
          <w:rPr>
            <w:lang w:val="fr-FR"/>
            <w:rPrChange w:id="4907" w:author="Arthur Parmentier" w:date="2020-05-18T14:23:00Z">
              <w:rPr/>
            </w:rPrChange>
          </w:rPr>
          <w:t>o</w:t>
        </w:r>
      </w:ins>
      <w:ins w:id="4908" w:author="Arthur Parmentier" w:date="2020-05-14T14:59:00Z">
        <w:r w:rsidRPr="00670002">
          <w:rPr>
            <w:lang w:val="fr-FR"/>
            <w:rPrChange w:id="4909" w:author="Arthur Parmentier" w:date="2020-05-18T14:23:00Z">
              <w:rPr/>
            </w:rPrChange>
          </w:rPr>
          <w:t>l</w:t>
        </w:r>
      </w:ins>
      <w:ins w:id="4910" w:author="Arthur Parmentier" w:date="2020-05-14T15:00:00Z">
        <w:r w:rsidRPr="00670002">
          <w:rPr>
            <w:lang w:val="fr-FR"/>
            <w:rPrChange w:id="4911" w:author="Arthur Parmentier" w:date="2020-05-18T14:23:00Z">
              <w:rPr/>
            </w:rPrChange>
          </w:rPr>
          <w:t>u</w:t>
        </w:r>
      </w:ins>
      <w:ins w:id="4912" w:author="Arthur Parmentier" w:date="2020-05-14T14:59:00Z">
        <w:r w:rsidRPr="00670002">
          <w:rPr>
            <w:lang w:val="fr-FR"/>
            <w:rPrChange w:id="4913" w:author="Arthur Parmentier" w:date="2020-05-18T14:23:00Z">
              <w:rPr/>
            </w:rPrChange>
          </w:rPr>
          <w:t>tion</w:t>
        </w:r>
      </w:ins>
      <w:ins w:id="4914" w:author="Arthur Parmentier" w:date="2020-05-14T15:01:00Z">
        <w:r w:rsidRPr="00670002">
          <w:rPr>
            <w:lang w:val="fr-FR"/>
            <w:rPrChange w:id="4915" w:author="Arthur Parmentier" w:date="2020-05-18T14:23:00Z">
              <w:rPr/>
            </w:rPrChange>
          </w:rPr>
          <w:t>, prospections de configuration possible?</w:t>
        </w:r>
      </w:ins>
      <w:ins w:id="4916" w:author="Arthur Parmentier" w:date="2020-05-14T14:59:00Z">
        <w:r w:rsidRPr="00670002">
          <w:rPr>
            <w:lang w:val="fr-FR"/>
            <w:rPrChange w:id="4917" w:author="Arthur Parmentier" w:date="2020-05-18T14:23:00Z">
              <w:rPr/>
            </w:rPrChange>
          </w:rPr>
          <w:t xml:space="preserve"> </w:t>
        </w:r>
      </w:ins>
    </w:p>
    <w:p w:rsidR="00474CFF" w:rsidRPr="00BF1ECB" w:rsidRDefault="00474CFF" w:rsidP="00E6654A">
      <w:pPr>
        <w:rPr>
          <w:ins w:id="4918" w:author="Arthur Parmentier" w:date="2020-05-14T15:29:00Z"/>
          <w:lang w:val="fr-FR"/>
          <w:rPrChange w:id="4919" w:author="Arthur Parmentier" w:date="2020-05-23T19:46:00Z">
            <w:rPr>
              <w:ins w:id="4920" w:author="Arthur Parmentier" w:date="2020-05-14T15:29:00Z"/>
            </w:rPr>
          </w:rPrChange>
        </w:rPr>
      </w:pPr>
      <w:ins w:id="4921" w:author="Arthur Parmentier" w:date="2020-05-14T14:59:00Z">
        <w:r w:rsidRPr="00BF1ECB">
          <w:rPr>
            <w:lang w:val="fr-FR"/>
            <w:rPrChange w:id="4922" w:author="Arthur Parmentier" w:date="2020-05-23T19:46:00Z">
              <w:rPr/>
            </w:rPrChange>
          </w:rPr>
          <w:t>Nouvelles configurations: le so</w:t>
        </w:r>
      </w:ins>
    </w:p>
    <w:p w:rsidR="0017374C" w:rsidRPr="00BF1ECB" w:rsidRDefault="0017374C" w:rsidP="00E6654A">
      <w:pPr>
        <w:rPr>
          <w:ins w:id="4923" w:author="Arthur Parmentier" w:date="2020-05-14T15:29:00Z"/>
          <w:lang w:val="fr-FR"/>
          <w:rPrChange w:id="4924" w:author="Arthur Parmentier" w:date="2020-05-23T19:46:00Z">
            <w:rPr>
              <w:ins w:id="4925" w:author="Arthur Parmentier" w:date="2020-05-14T15:29:00Z"/>
            </w:rPr>
          </w:rPrChange>
        </w:rPr>
      </w:pPr>
    </w:p>
    <w:p w:rsidR="0017374C" w:rsidRPr="00E97618" w:rsidRDefault="0017374C" w:rsidP="00E6654A">
      <w:pPr>
        <w:rPr>
          <w:ins w:id="4926" w:author="Arthur Parmentier" w:date="2020-05-14T15:37:00Z"/>
          <w:lang w:val="fr-FR"/>
          <w:rPrChange w:id="4927" w:author="Arthur Parmentier" w:date="2020-05-18T14:21:00Z">
            <w:rPr>
              <w:ins w:id="4928" w:author="Arthur Parmentier" w:date="2020-05-14T15:37:00Z"/>
            </w:rPr>
          </w:rPrChange>
        </w:rPr>
      </w:pPr>
      <w:ins w:id="4929" w:author="Arthur Parmentier" w:date="2020-05-14T15:29:00Z">
        <w:r w:rsidRPr="00E97618">
          <w:rPr>
            <w:lang w:val="fr-FR"/>
            <w:rPrChange w:id="4930" w:author="Arthur Parmentier" w:date="2020-05-18T14:21:00Z">
              <w:rPr/>
            </w:rPrChange>
          </w:rPr>
          <w:lastRenderedPageBreak/>
          <w:t xml:space="preserve">W a </w:t>
        </w:r>
        <w:r w:rsidR="009814BB" w:rsidRPr="00E97618">
          <w:rPr>
            <w:lang w:val="fr-FR"/>
            <w:rPrChange w:id="4931" w:author="Arthur Parmentier" w:date="2020-05-18T14:21:00Z">
              <w:rPr/>
            </w:rPrChange>
          </w:rPr>
          <w:t>d</w:t>
        </w:r>
        <w:r w:rsidRPr="00E97618">
          <w:rPr>
            <w:lang w:val="fr-FR"/>
            <w:rPrChange w:id="4932" w:author="Arthur Parmentier" w:date="2020-05-18T14:21:00Z">
              <w:rPr/>
            </w:rPrChange>
          </w:rPr>
          <w:t>eja supprimé signe?</w:t>
        </w:r>
        <w:r w:rsidR="009814BB" w:rsidRPr="00E97618">
          <w:rPr>
            <w:lang w:val="fr-FR"/>
            <w:rPrChange w:id="4933" w:author="Arthur Parmentier" w:date="2020-05-18T14:21:00Z">
              <w:rPr/>
            </w:rPrChange>
          </w:rPr>
          <w:t xml:space="preserve"> Pk?</w:t>
        </w:r>
        <w:r w:rsidRPr="00E97618">
          <w:rPr>
            <w:lang w:val="fr-FR"/>
            <w:rPrChange w:id="4934" w:author="Arthur Parmentier" w:date="2020-05-18T14:21:00Z">
              <w:rPr/>
            </w:rPrChange>
          </w:rPr>
          <w:t xml:space="preserve"> Ex “race” supprimée du dict de l’académie</w:t>
        </w:r>
      </w:ins>
      <w:ins w:id="4935" w:author="Arthur Parmentier" w:date="2020-05-14T15:30:00Z">
        <w:r w:rsidR="008B1BC4" w:rsidRPr="00E97618">
          <w:rPr>
            <w:lang w:val="fr-FR"/>
            <w:rPrChange w:id="4936" w:author="Arthur Parmentier" w:date="2020-05-18T14:21:00Z">
              <w:rPr/>
            </w:rPrChange>
          </w:rPr>
          <w:br/>
          <w:t>Pas de synonyme en SP?</w:t>
        </w:r>
        <w:r w:rsidR="009C4444" w:rsidRPr="00E97618">
          <w:rPr>
            <w:lang w:val="fr-FR"/>
            <w:rPrChange w:id="4937" w:author="Arthur Parmentier" w:date="2020-05-18T14:21:00Z">
              <w:rPr/>
            </w:rPrChange>
          </w:rPr>
          <w:t xml:space="preserve"> </w:t>
        </w:r>
      </w:ins>
      <w:ins w:id="4938" w:author="Arthur Parmentier" w:date="2020-05-14T15:31:00Z">
        <w:r w:rsidR="009C4444" w:rsidRPr="00E97618">
          <w:rPr>
            <w:lang w:val="fr-FR"/>
            <w:rPrChange w:id="4939" w:author="Arthur Parmentier" w:date="2020-05-18T14:21:00Z">
              <w:rPr/>
            </w:rPrChange>
          </w:rPr>
          <w:t>Interpretation du synonyme d</w:t>
        </w:r>
      </w:ins>
      <w:ins w:id="4940" w:author="Arthur Parmentier" w:date="2020-05-14T15:32:00Z">
        <w:r w:rsidR="009C4444" w:rsidRPr="00E97618">
          <w:rPr>
            <w:lang w:val="fr-FR"/>
            <w:rPrChange w:id="4941" w:author="Arthur Parmentier" w:date="2020-05-18T14:21:00Z">
              <w:rPr/>
            </w:rPrChange>
          </w:rPr>
          <w:t>ans les langues avec contexts: ???</w:t>
        </w:r>
        <w:r w:rsidR="00A67223" w:rsidRPr="00E97618">
          <w:rPr>
            <w:lang w:val="fr-FR"/>
            <w:rPrChange w:id="4942" w:author="Arthur Parmentier" w:date="2020-05-18T14:21:00Z">
              <w:rPr/>
            </w:rPrChange>
          </w:rPr>
          <w:t xml:space="preserve"> nuance contextuelle (cf video )</w:t>
        </w:r>
      </w:ins>
    </w:p>
    <w:p w:rsidR="00A06D4C" w:rsidRPr="00E97618" w:rsidRDefault="00A06D4C" w:rsidP="00E6654A">
      <w:pPr>
        <w:rPr>
          <w:ins w:id="4943" w:author="Arthur Parmentier" w:date="2020-05-14T15:37:00Z"/>
          <w:lang w:val="fr-FR"/>
          <w:rPrChange w:id="4944" w:author="Arthur Parmentier" w:date="2020-05-18T14:21:00Z">
            <w:rPr>
              <w:ins w:id="4945" w:author="Arthur Parmentier" w:date="2020-05-14T15:37:00Z"/>
            </w:rPr>
          </w:rPrChange>
        </w:rPr>
      </w:pPr>
    </w:p>
    <w:p w:rsidR="00A06D4C" w:rsidRPr="00670002" w:rsidRDefault="00A06D4C" w:rsidP="00E6654A">
      <w:pPr>
        <w:rPr>
          <w:ins w:id="4946" w:author="Arthur Parmentier" w:date="2020-05-14T15:38:00Z"/>
          <w:lang w:val="fr-FR"/>
          <w:rPrChange w:id="4947" w:author="Arthur Parmentier" w:date="2020-05-18T14:23:00Z">
            <w:rPr>
              <w:ins w:id="4948" w:author="Arthur Parmentier" w:date="2020-05-14T15:38:00Z"/>
            </w:rPr>
          </w:rPrChange>
        </w:rPr>
      </w:pPr>
      <w:ins w:id="4949" w:author="Arthur Parmentier" w:date="2020-05-14T15:37:00Z">
        <w:r w:rsidRPr="00670002">
          <w:rPr>
            <w:lang w:val="fr-FR"/>
            <w:rPrChange w:id="4950" w:author="Arthur Parmentier" w:date="2020-05-18T14:23:00Z">
              <w:rPr/>
            </w:rPrChange>
          </w:rPr>
          <w:t xml:space="preserve">Language SP manipulé </w:t>
        </w:r>
      </w:ins>
      <w:ins w:id="4951" w:author="Arthur Parmentier" w:date="2020-05-14T15:38:00Z">
        <w:r w:rsidRPr="00670002">
          <w:rPr>
            <w:lang w:val="fr-FR"/>
            <w:rPrChange w:id="4952" w:author="Arthur Parmentier" w:date="2020-05-18T14:23:00Z">
              <w:rPr/>
            </w:rPrChange>
          </w:rPr>
          <w:t>par le sp (context free grammar) VS musical language (context sensitive)</w:t>
        </w:r>
        <w:r w:rsidR="00F732CE" w:rsidRPr="00670002">
          <w:rPr>
            <w:lang w:val="fr-FR"/>
            <w:rPrChange w:id="4953" w:author="Arthur Parmentier" w:date="2020-05-18T14:23:00Z">
              <w:rPr/>
            </w:rPrChange>
          </w:rPr>
          <w:t xml:space="preserve"> by performer</w:t>
        </w:r>
      </w:ins>
    </w:p>
    <w:p w:rsidR="00475458" w:rsidRPr="00670002" w:rsidRDefault="00475458" w:rsidP="00E6654A">
      <w:pPr>
        <w:rPr>
          <w:ins w:id="4954" w:author="Arthur Parmentier" w:date="2020-05-14T15:38:00Z"/>
          <w:lang w:val="fr-FR"/>
          <w:rPrChange w:id="4955" w:author="Arthur Parmentier" w:date="2020-05-18T14:23:00Z">
            <w:rPr>
              <w:ins w:id="4956" w:author="Arthur Parmentier" w:date="2020-05-14T15:38:00Z"/>
            </w:rPr>
          </w:rPrChange>
        </w:rPr>
      </w:pPr>
    </w:p>
    <w:p w:rsidR="00475458" w:rsidRPr="00670002" w:rsidRDefault="00475458" w:rsidP="00E6654A">
      <w:pPr>
        <w:rPr>
          <w:ins w:id="4957" w:author="Arthur Parmentier" w:date="2020-05-14T15:44:00Z"/>
          <w:lang w:val="fr-FR"/>
          <w:rPrChange w:id="4958" w:author="Arthur Parmentier" w:date="2020-05-18T14:23:00Z">
            <w:rPr>
              <w:ins w:id="4959" w:author="Arthur Parmentier" w:date="2020-05-14T15:44:00Z"/>
            </w:rPr>
          </w:rPrChange>
        </w:rPr>
      </w:pPr>
      <w:ins w:id="4960" w:author="Arthur Parmentier" w:date="2020-05-14T15:38:00Z">
        <w:r w:rsidRPr="00670002">
          <w:rPr>
            <w:lang w:val="fr-FR"/>
            <w:rPrChange w:id="4961" w:author="Arthur Parmentier" w:date="2020-05-18T14:23:00Z">
              <w:rPr/>
            </w:rPrChange>
          </w:rPr>
          <w:t>Context</w:t>
        </w:r>
      </w:ins>
      <w:ins w:id="4962" w:author="Arthur Parmentier" w:date="2020-05-14T15:39:00Z">
        <w:r w:rsidRPr="00670002">
          <w:rPr>
            <w:lang w:val="fr-FR"/>
            <w:rPrChange w:id="4963" w:author="Arthur Parmentier" w:date="2020-05-18T14:23:00Z">
              <w:rPr/>
            </w:rPrChange>
          </w:rPr>
          <w:t>: importance au dela de la (context</w:t>
        </w:r>
      </w:ins>
      <w:ins w:id="4964" w:author="Arthur Parmentier" w:date="2020-05-14T15:41:00Z">
        <w:r w:rsidR="005A0160" w:rsidRPr="00670002">
          <w:rPr>
            <w:lang w:val="fr-FR"/>
            <w:rPrChange w:id="4965" w:author="Arthur Parmentier" w:date="2020-05-18T14:23:00Z">
              <w:rPr/>
            </w:rPrChange>
          </w:rPr>
          <w:t>-</w:t>
        </w:r>
      </w:ins>
      <w:ins w:id="4966" w:author="Arthur Parmentier" w:date="2020-05-14T15:39:00Z">
        <w:r w:rsidRPr="00670002">
          <w:rPr>
            <w:lang w:val="fr-FR"/>
            <w:rPrChange w:id="4967" w:author="Arthur Parmentier" w:date="2020-05-18T14:23:00Z">
              <w:rPr/>
            </w:rPrChange>
          </w:rPr>
          <w:t>free grammar)</w:t>
        </w:r>
        <w:r w:rsidR="00384716" w:rsidRPr="00670002">
          <w:rPr>
            <w:lang w:val="fr-FR"/>
            <w:rPrChange w:id="4968" w:author="Arthur Parmentier" w:date="2020-05-18T14:23:00Z">
              <w:rPr/>
            </w:rPrChange>
          </w:rPr>
          <w:t>: attentes du compositeur, configuration</w:t>
        </w:r>
      </w:ins>
      <w:ins w:id="4969" w:author="Arthur Parmentier" w:date="2020-05-14T15:41:00Z">
        <w:r w:rsidR="00CF3BC0" w:rsidRPr="00670002">
          <w:rPr>
            <w:lang w:val="fr-FR"/>
            <w:rPrChange w:id="4970" w:author="Arthur Parmentier" w:date="2020-05-18T14:23:00Z">
              <w:rPr/>
            </w:rPrChange>
          </w:rPr>
          <w:t>, par défaut…</w:t>
        </w:r>
      </w:ins>
    </w:p>
    <w:p w:rsidR="005D5A11" w:rsidRPr="00670002" w:rsidRDefault="005D5A11" w:rsidP="00E6654A">
      <w:pPr>
        <w:rPr>
          <w:ins w:id="4971" w:author="Arthur Parmentier" w:date="2020-05-14T15:44:00Z"/>
          <w:lang w:val="fr-FR"/>
          <w:rPrChange w:id="4972" w:author="Arthur Parmentier" w:date="2020-05-18T14:23:00Z">
            <w:rPr>
              <w:ins w:id="4973" w:author="Arthur Parmentier" w:date="2020-05-14T15:44:00Z"/>
            </w:rPr>
          </w:rPrChange>
        </w:rPr>
      </w:pPr>
    </w:p>
    <w:p w:rsidR="005D5A11" w:rsidRPr="00670002" w:rsidRDefault="005D5A11" w:rsidP="00E6654A">
      <w:pPr>
        <w:rPr>
          <w:ins w:id="4974" w:author="Arthur Parmentier" w:date="2020-05-14T15:44:00Z"/>
          <w:lang w:val="fr-FR"/>
          <w:rPrChange w:id="4975" w:author="Arthur Parmentier" w:date="2020-05-18T14:23:00Z">
            <w:rPr>
              <w:ins w:id="4976" w:author="Arthur Parmentier" w:date="2020-05-14T15:44:00Z"/>
            </w:rPr>
          </w:rPrChange>
        </w:rPr>
      </w:pPr>
      <w:ins w:id="4977" w:author="Arthur Parmentier" w:date="2020-05-14T15:44:00Z">
        <w:r w:rsidRPr="00670002">
          <w:rPr>
            <w:lang w:val="fr-FR"/>
            <w:rPrChange w:id="4978" w:author="Arthur Parmentier" w:date="2020-05-18T14:23:00Z">
              <w:rPr/>
            </w:rPrChange>
          </w:rPr>
          <w:t>Mode: préciser le sens</w:t>
        </w:r>
        <w:r w:rsidR="0074035C" w:rsidRPr="00670002">
          <w:rPr>
            <w:lang w:val="fr-FR"/>
            <w:rPrChange w:id="4979" w:author="Arthur Parmentier" w:date="2020-05-18T14:23:00Z">
              <w:rPr/>
            </w:rPrChange>
          </w:rPr>
          <w:t xml:space="preserve"> </w:t>
        </w:r>
        <w:r w:rsidRPr="00670002">
          <w:rPr>
            <w:lang w:val="fr-FR"/>
            <w:rPrChange w:id="4980" w:author="Arthur Parmentier" w:date="2020-05-18T14:23:00Z">
              <w:rPr/>
            </w:rPrChange>
          </w:rPr>
          <w:t>en SP</w:t>
        </w:r>
      </w:ins>
    </w:p>
    <w:p w:rsidR="0074035C" w:rsidRPr="00670002" w:rsidRDefault="0074035C" w:rsidP="00E6654A">
      <w:pPr>
        <w:rPr>
          <w:ins w:id="4981" w:author="Arthur Parmentier" w:date="2020-05-14T15:58:00Z"/>
          <w:lang w:val="fr-FR"/>
          <w:rPrChange w:id="4982" w:author="Arthur Parmentier" w:date="2020-05-18T14:23:00Z">
            <w:rPr>
              <w:ins w:id="4983" w:author="Arthur Parmentier" w:date="2020-05-14T15:58:00Z"/>
            </w:rPr>
          </w:rPrChange>
        </w:rPr>
      </w:pPr>
      <w:ins w:id="4984" w:author="Arthur Parmentier" w:date="2020-05-14T15:44:00Z">
        <w:r w:rsidRPr="00670002">
          <w:rPr>
            <w:lang w:val="fr-FR"/>
            <w:rPrChange w:id="4985" w:author="Arthur Parmentier" w:date="2020-05-18T14:23:00Z">
              <w:rPr/>
            </w:rPrChange>
          </w:rPr>
          <w:t>“mode”, “for</w:t>
        </w:r>
      </w:ins>
      <w:ins w:id="4986" w:author="Arthur Parmentier" w:date="2020-05-14T15:45:00Z">
        <w:r w:rsidRPr="00670002">
          <w:rPr>
            <w:lang w:val="fr-FR"/>
            <w:rPrChange w:id="4987" w:author="Arthur Parmentier" w:date="2020-05-18T14:23:00Z">
              <w:rPr/>
            </w:rPrChange>
          </w:rPr>
          <w:t>me”</w:t>
        </w:r>
      </w:ins>
    </w:p>
    <w:p w:rsidR="00FB6B81" w:rsidRPr="00670002" w:rsidRDefault="00FB6B81" w:rsidP="00E6654A">
      <w:pPr>
        <w:rPr>
          <w:ins w:id="4988" w:author="Arthur Parmentier" w:date="2020-05-14T15:59:00Z"/>
          <w:lang w:val="fr-FR"/>
          <w:rPrChange w:id="4989" w:author="Arthur Parmentier" w:date="2020-05-18T14:23:00Z">
            <w:rPr>
              <w:ins w:id="4990" w:author="Arthur Parmentier" w:date="2020-05-14T15:59:00Z"/>
            </w:rPr>
          </w:rPrChange>
        </w:rPr>
      </w:pPr>
    </w:p>
    <w:p w:rsidR="00FB6B81" w:rsidRPr="00670002" w:rsidRDefault="00FB6B81" w:rsidP="00E6654A">
      <w:pPr>
        <w:rPr>
          <w:ins w:id="4991" w:author="Arthur Parmentier" w:date="2020-05-14T15:58:00Z"/>
          <w:lang w:val="fr-FR"/>
          <w:rPrChange w:id="4992" w:author="Arthur Parmentier" w:date="2020-05-18T14:23:00Z">
            <w:rPr>
              <w:ins w:id="4993" w:author="Arthur Parmentier" w:date="2020-05-14T15:58:00Z"/>
            </w:rPr>
          </w:rPrChange>
        </w:rPr>
      </w:pPr>
      <w:ins w:id="4994" w:author="Arthur Parmentier" w:date="2020-05-14T15:59:00Z">
        <w:r w:rsidRPr="00670002">
          <w:rPr>
            <w:lang w:val="fr-FR"/>
            <w:rPrChange w:id="4995" w:author="Arthur Parmentier" w:date="2020-05-18T14:23:00Z">
              <w:rPr/>
            </w:rPrChange>
          </w:rPr>
          <w:t>Glossaire (definition des mots/concepts utilizes)</w:t>
        </w:r>
      </w:ins>
    </w:p>
    <w:p w:rsidR="00FB6B81" w:rsidRPr="00670002" w:rsidRDefault="00FB6B81" w:rsidP="00E6654A">
      <w:pPr>
        <w:rPr>
          <w:ins w:id="4996" w:author="Arthur Parmentier" w:date="2020-05-14T16:26:00Z"/>
          <w:lang w:val="fr-FR"/>
          <w:rPrChange w:id="4997" w:author="Arthur Parmentier" w:date="2020-05-18T14:23:00Z">
            <w:rPr>
              <w:ins w:id="4998" w:author="Arthur Parmentier" w:date="2020-05-14T16:26:00Z"/>
            </w:rPr>
          </w:rPrChange>
        </w:rPr>
      </w:pPr>
      <w:ins w:id="4999" w:author="Arthur Parmentier" w:date="2020-05-14T15:58:00Z">
        <w:r w:rsidRPr="00670002">
          <w:rPr>
            <w:lang w:val="fr-FR"/>
            <w:rPrChange w:id="5000" w:author="Arthur Parmentier" w:date="2020-05-18T14:23:00Z">
              <w:rPr/>
            </w:rPrChange>
          </w:rPr>
          <w:t>Biblio, table des illust</w:t>
        </w:r>
      </w:ins>
      <w:ins w:id="5001" w:author="Arthur Parmentier" w:date="2020-05-14T15:59:00Z">
        <w:r w:rsidRPr="00670002">
          <w:rPr>
            <w:lang w:val="fr-FR"/>
            <w:rPrChange w:id="5002" w:author="Arthur Parmentier" w:date="2020-05-18T14:23:00Z">
              <w:rPr/>
            </w:rPrChange>
          </w:rPr>
          <w:t>rations.</w:t>
        </w:r>
      </w:ins>
    </w:p>
    <w:p w:rsidR="009946FB" w:rsidRPr="00670002" w:rsidRDefault="009946FB" w:rsidP="00E6654A">
      <w:pPr>
        <w:rPr>
          <w:ins w:id="5003" w:author="Arthur Parmentier" w:date="2020-05-14T16:26:00Z"/>
          <w:lang w:val="fr-FR"/>
          <w:rPrChange w:id="5004" w:author="Arthur Parmentier" w:date="2020-05-18T14:23:00Z">
            <w:rPr>
              <w:ins w:id="5005" w:author="Arthur Parmentier" w:date="2020-05-14T16:26:00Z"/>
            </w:rPr>
          </w:rPrChange>
        </w:rPr>
      </w:pPr>
    </w:p>
    <w:p w:rsidR="009946FB" w:rsidRPr="00670002" w:rsidRDefault="009946FB" w:rsidP="00E6654A">
      <w:pPr>
        <w:rPr>
          <w:ins w:id="5006" w:author="Arthur Parmentier" w:date="2020-05-14T16:26:00Z"/>
          <w:lang w:val="fr-FR"/>
          <w:rPrChange w:id="5007" w:author="Arthur Parmentier" w:date="2020-05-18T14:23:00Z">
            <w:rPr>
              <w:ins w:id="5008" w:author="Arthur Parmentier" w:date="2020-05-14T16:26:00Z"/>
            </w:rPr>
          </w:rPrChange>
        </w:rPr>
      </w:pPr>
      <w:ins w:id="5009" w:author="Arthur Parmentier" w:date="2020-05-14T16:26:00Z">
        <w:r w:rsidRPr="00670002">
          <w:rPr>
            <w:lang w:val="fr-FR"/>
            <w:rPrChange w:id="5010" w:author="Arthur Parmentier" w:date="2020-05-18T14:23:00Z">
              <w:rPr/>
            </w:rPrChange>
          </w:rPr>
          <w:t>4 semaines:</w:t>
        </w:r>
      </w:ins>
    </w:p>
    <w:p w:rsidR="009946FB" w:rsidRPr="00BC2A28" w:rsidRDefault="009946FB" w:rsidP="00E6654A">
      <w:pPr>
        <w:rPr>
          <w:ins w:id="5011" w:author="Arthur Parmentier" w:date="2020-05-14T16:28:00Z"/>
          <w:lang w:val="fr-FR"/>
          <w:rPrChange w:id="5012" w:author="Arthur Parmentier" w:date="2020-06-02T23:03:00Z">
            <w:rPr>
              <w:ins w:id="5013" w:author="Arthur Parmentier" w:date="2020-05-14T16:28:00Z"/>
            </w:rPr>
          </w:rPrChange>
        </w:rPr>
      </w:pPr>
      <w:ins w:id="5014" w:author="Arthur Parmentier" w:date="2020-05-14T16:28:00Z">
        <w:r w:rsidRPr="00BC2A28">
          <w:rPr>
            <w:lang w:val="fr-FR"/>
            <w:rPrChange w:id="5015" w:author="Arthur Parmentier" w:date="2020-06-02T23:03:00Z">
              <w:rPr/>
            </w:rPrChange>
          </w:rPr>
          <w:t xml:space="preserve">Facilité: </w:t>
        </w:r>
      </w:ins>
    </w:p>
    <w:p w:rsidR="009946FB" w:rsidRDefault="009946FB">
      <w:pPr>
        <w:ind w:firstLine="360"/>
        <w:rPr>
          <w:ins w:id="5016" w:author="Arthur Parmentier" w:date="2020-05-14T16:28:00Z"/>
        </w:rPr>
        <w:pPrChange w:id="5017" w:author="Arthur Parmentier" w:date="2020-05-14T16:28:00Z">
          <w:pPr/>
        </w:pPrChange>
      </w:pPr>
      <w:ins w:id="5018" w:author="Arthur Parmentier" w:date="2020-05-14T16:28:00Z">
        <w:r>
          <w:t>- partie technologique</w:t>
        </w:r>
      </w:ins>
    </w:p>
    <w:p w:rsidR="009946FB" w:rsidRDefault="009946FB" w:rsidP="009946FB">
      <w:pPr>
        <w:pStyle w:val="Paragraphedeliste"/>
        <w:numPr>
          <w:ilvl w:val="0"/>
          <w:numId w:val="14"/>
        </w:numPr>
        <w:rPr>
          <w:ins w:id="5019" w:author="Arthur Parmentier" w:date="2020-05-14T16:28:00Z"/>
        </w:rPr>
      </w:pPr>
      <w:ins w:id="5020" w:author="Arthur Parmentier" w:date="2020-05-14T16:28:00Z">
        <w:r>
          <w:t>Brief history of SP</w:t>
        </w:r>
      </w:ins>
    </w:p>
    <w:p w:rsidR="009946FB" w:rsidRDefault="009946FB" w:rsidP="00B827FE">
      <w:pPr>
        <w:rPr>
          <w:ins w:id="5021" w:author="Arthur Parmentier" w:date="2020-05-22T11:49:00Z"/>
        </w:rPr>
      </w:pPr>
    </w:p>
    <w:p w:rsidR="00B827FE" w:rsidRDefault="00B827FE">
      <w:pPr>
        <w:rPr>
          <w:ins w:id="5022" w:author="Arthur Parmentier" w:date="2020-05-23T19:48:00Z"/>
        </w:rPr>
      </w:pPr>
      <w:ins w:id="5023" w:author="Arthur Parmentier" w:date="2020-05-22T11:49:00Z">
        <w:r>
          <w:t>INTERACTML and why I dropped Unity</w:t>
        </w:r>
      </w:ins>
    </w:p>
    <w:p w:rsidR="0019026D" w:rsidRDefault="0019026D">
      <w:pPr>
        <w:rPr>
          <w:ins w:id="5024" w:author="Arthur Parmentier" w:date="2020-06-05T16:32:00Z"/>
        </w:rPr>
      </w:pPr>
      <w:ins w:id="5025" w:author="Arthur Parmentier" w:date="2020-05-23T19:48:00Z">
        <w:r>
          <w:t>Splitcam</w:t>
        </w:r>
      </w:ins>
    </w:p>
    <w:p w:rsidR="00E814B3" w:rsidRDefault="00E814B3">
      <w:pPr>
        <w:rPr>
          <w:ins w:id="5026" w:author="Arthur Parmentier" w:date="2020-06-05T16:32:00Z"/>
        </w:rPr>
      </w:pPr>
    </w:p>
    <w:p w:rsidR="006E2B59" w:rsidRPr="00953072" w:rsidRDefault="006E2B59" w:rsidP="006E2B59">
      <w:pPr>
        <w:rPr>
          <w:moveTo w:id="5027" w:author="Arthur Parmentier" w:date="2020-06-06T22:11:00Z"/>
        </w:rPr>
      </w:pPr>
      <w:moveToRangeStart w:id="5028" w:author="Arthur Parmentier" w:date="2020-06-06T22:11:00Z" w:name="move42373884"/>
      <w:moveTo w:id="5029" w:author="Arthur Parmentier" w:date="2020-06-06T22:11:00Z">
        <w:r w:rsidRPr="00953072">
          <w:t>DRAFT of ideas</w:t>
        </w:r>
      </w:moveTo>
    </w:p>
    <w:p w:rsidR="006E2B59" w:rsidRPr="00953072" w:rsidRDefault="006E2B59" w:rsidP="006E2B59">
      <w:pPr>
        <w:pStyle w:val="Paragraphedeliste"/>
        <w:numPr>
          <w:ilvl w:val="0"/>
          <w:numId w:val="8"/>
        </w:numPr>
        <w:rPr>
          <w:moveTo w:id="5030" w:author="Arthur Parmentier" w:date="2020-06-06T22:11:00Z"/>
        </w:rPr>
      </w:pPr>
      <w:moveTo w:id="5031" w:author="Arthur Parmentier" w:date="2020-06-06T22:11:00Z">
        <w:r w:rsidRPr="00953072">
          <w:t xml:space="preserve">“Traditional” Soundpainting vs “Alternative” Soundpainting: a question a configuration (soundpainting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w:t>
        </w:r>
        <w:r w:rsidRPr="00953072">
          <w:lastRenderedPageBreak/>
          <w:t>concepts can extend to very different contexts and configurations. Develop with Brasilian version of SP &amp; baila baila.</w:t>
        </w:r>
      </w:moveTo>
    </w:p>
    <w:p w:rsidR="006E2B59" w:rsidRPr="00953072" w:rsidRDefault="006E2B59" w:rsidP="006E2B59">
      <w:pPr>
        <w:pStyle w:val="Paragraphedeliste"/>
        <w:numPr>
          <w:ilvl w:val="1"/>
          <w:numId w:val="8"/>
        </w:numPr>
        <w:rPr>
          <w:moveTo w:id="5032" w:author="Arthur Parmentier" w:date="2020-06-06T22:11:00Z"/>
        </w:rPr>
      </w:pPr>
      <w:moveTo w:id="5033" w:author="Arthur Parmentier" w:date="2020-06-06T22:11:00Z">
        <w:r w:rsidRPr="00953072">
          <w:t>The concepts depend on the configuration. For instance, a “note” in music is very different from the concept (or its absence!) of “note” in visual arts.</w:t>
        </w:r>
      </w:moveTo>
    </w:p>
    <w:p w:rsidR="006E2B59" w:rsidRPr="00953072" w:rsidRDefault="006E2B59" w:rsidP="006E2B59">
      <w:pPr>
        <w:pStyle w:val="Paragraphedeliste"/>
        <w:numPr>
          <w:ilvl w:val="1"/>
          <w:numId w:val="8"/>
        </w:numPr>
        <w:rPr>
          <w:moveTo w:id="5034" w:author="Arthur Parmentier" w:date="2020-06-06T22:11:00Z"/>
        </w:rPr>
      </w:pPr>
      <w:moveTo w:id="5035" w:author="Arthur Parmentier" w:date="2020-06-06T22:11:00Z">
        <w:r w:rsidRPr="00953072">
          <w:t>SP early concepts were built for music performances and translated later for other disciplines. (Q: why do we even use this word “discipline” in arts?)</w:t>
        </w:r>
        <w:r w:rsidRPr="00953072">
          <w:br/>
          <w:t>-&gt; Concepts inside SP are “stolen” from the configuration/context it deals with.</w:t>
        </w:r>
      </w:moveTo>
    </w:p>
    <w:p w:rsidR="006E2B59" w:rsidRPr="00953072" w:rsidRDefault="006E2B59" w:rsidP="006E2B59">
      <w:pPr>
        <w:pStyle w:val="Paragraphedeliste"/>
        <w:numPr>
          <w:ilvl w:val="1"/>
          <w:numId w:val="8"/>
        </w:numPr>
        <w:rPr>
          <w:moveTo w:id="5036" w:author="Arthur Parmentier" w:date="2020-06-06T22:11:00Z"/>
        </w:rPr>
      </w:pPr>
      <w:moveTo w:id="5037" w:author="Arthur Parmentier" w:date="2020-06-06T22:11:00Z">
        <w:r w:rsidRPr="00953072">
          <w:t>SP acts as a kind of translation from the concepts of different practices to signs</w:t>
        </w:r>
      </w:moveTo>
    </w:p>
    <w:p w:rsidR="006E2B59" w:rsidRPr="00953072" w:rsidRDefault="006E2B59" w:rsidP="006E2B59">
      <w:pPr>
        <w:pStyle w:val="Paragraphedeliste"/>
        <w:numPr>
          <w:ilvl w:val="1"/>
          <w:numId w:val="8"/>
        </w:numPr>
        <w:rPr>
          <w:moveTo w:id="5038" w:author="Arthur Parmentier" w:date="2020-06-06T22:11:00Z"/>
        </w:rPr>
      </w:pPr>
      <w:moveTo w:id="5039" w:author="Arthur Parmentier" w:date="2020-06-06T22:11:00Z">
        <w:r w:rsidRPr="00953072">
          <w:t>It is therefore important to understand that to my point of view, there is not a fixed set of concepts that would be incorporated by the SP language</w:t>
        </w:r>
      </w:moveTo>
    </w:p>
    <w:p w:rsidR="006E2B59" w:rsidRPr="00953072" w:rsidRDefault="006E2B59" w:rsidP="006E2B59">
      <w:pPr>
        <w:pStyle w:val="Paragraphedeliste"/>
        <w:numPr>
          <w:ilvl w:val="1"/>
          <w:numId w:val="8"/>
        </w:numPr>
        <w:rPr>
          <w:moveTo w:id="5040" w:author="Arthur Parmentier" w:date="2020-06-06T22:11:00Z"/>
        </w:rPr>
      </w:pPr>
      <w:moveTo w:id="5041" w:author="Arthur Parmentier" w:date="2020-06-06T22:11:00Z">
        <w:r w:rsidRPr="00953072">
          <w:t>but rather a fluid, dynamic and varying grammar</w:t>
        </w:r>
      </w:moveTo>
    </w:p>
    <w:moveToRangeEnd w:id="5028"/>
    <w:p w:rsidR="00E814B3" w:rsidRPr="00953072" w:rsidRDefault="00E814B3"/>
    <w:sectPr w:rsidR="00E814B3" w:rsidRPr="00953072" w:rsidSect="00670002">
      <w:footerReference w:type="even" r:id="rId32"/>
      <w:footerReference w:type="default" r:id="rId33"/>
      <w:pgSz w:w="11906" w:h="16838"/>
      <w:pgMar w:top="1440" w:right="1080" w:bottom="1440" w:left="1080" w:header="708" w:footer="708" w:gutter="0"/>
      <w:pgNumType w:start="1"/>
      <w:cols w:space="720"/>
      <w:docGrid w:linePitch="299"/>
      <w:sectPrChange w:id="5042" w:author="Arthur Parmentier" w:date="2020-05-18T14:24:00Z">
        <w:sectPr w:rsidR="00E814B3" w:rsidRPr="00953072"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12AE" w:rsidRDefault="00DC12AE" w:rsidP="00E6654A">
      <w:r>
        <w:separator/>
      </w:r>
    </w:p>
  </w:endnote>
  <w:endnote w:type="continuationSeparator" w:id="0">
    <w:p w:rsidR="00DC12AE" w:rsidRDefault="00DC12AE"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unito ExtraLight">
    <w:altName w:val="Calibri"/>
    <w:charset w:val="00"/>
    <w:family w:val="auto"/>
    <w:pitch w:val="default"/>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879" w:rsidRDefault="001A4879" w:rsidP="00E6654A">
    <w:r>
      <w:fldChar w:fldCharType="begin"/>
    </w:r>
    <w:r>
      <w:instrText>PAGE</w:instrText>
    </w:r>
    <w:r>
      <w:fldChar w:fldCharType="end"/>
    </w:r>
  </w:p>
  <w:p w:rsidR="001A4879" w:rsidRDefault="001A4879"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879" w:rsidRDefault="001A4879" w:rsidP="00E6654A">
    <w:r>
      <w:fldChar w:fldCharType="begin"/>
    </w:r>
    <w:r>
      <w:instrText>PAGE</w:instrText>
    </w:r>
    <w:r>
      <w:fldChar w:fldCharType="separate"/>
    </w:r>
    <w:r>
      <w:rPr>
        <w:noProof/>
      </w:rPr>
      <w:t>1</w:t>
    </w:r>
    <w:r>
      <w:fldChar w:fldCharType="end"/>
    </w:r>
  </w:p>
  <w:p w:rsidR="001A4879" w:rsidRDefault="001A4879"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12AE" w:rsidRDefault="00DC12AE" w:rsidP="00E6654A">
      <w:r>
        <w:separator/>
      </w:r>
    </w:p>
  </w:footnote>
  <w:footnote w:type="continuationSeparator" w:id="0">
    <w:p w:rsidR="00DC12AE" w:rsidRDefault="00DC12AE" w:rsidP="00E6654A">
      <w:r>
        <w:continuationSeparator/>
      </w:r>
    </w:p>
  </w:footnote>
  <w:footnote w:id="1">
    <w:p w:rsidR="001A4879" w:rsidRPr="00BA026A" w:rsidRDefault="001A4879">
      <w:pPr>
        <w:pStyle w:val="Notedebasdepage"/>
        <w:rPr>
          <w:lang w:val="fr-FR"/>
          <w:rPrChange w:id="473" w:author="Arthur Parmentier" w:date="2020-06-06T15:45:00Z">
            <w:rPr/>
          </w:rPrChange>
        </w:rPr>
      </w:pPr>
      <w:ins w:id="474" w:author="Arthur Parmentier" w:date="2020-06-06T15:45:00Z">
        <w:r>
          <w:rPr>
            <w:rStyle w:val="Appelnotedebasdep"/>
          </w:rPr>
          <w:footnoteRef/>
        </w:r>
        <w:r>
          <w:t xml:space="preserve"> Nadine Couture, Sébastien Bottecchia, Serge Chaumette, Mateo Cecconello, Josu Rekalde, et al.. </w:t>
        </w:r>
        <w:r w:rsidRPr="00BA026A">
          <w:rPr>
            <w:i/>
            <w:iCs/>
            <w:rPrChange w:id="475" w:author="Arthur Parmentier" w:date="2020-06-06T15:45:00Z">
              <w:rPr/>
            </w:rPrChange>
          </w:rPr>
          <w:t>Using the Soundpainting Language to Fly a Swarm of Drones</w:t>
        </w:r>
        <w:r>
          <w:t xml:space="preserve">. Chen J. </w:t>
        </w:r>
        <w:r>
          <w:rPr>
            <w:i/>
            <w:iCs/>
          </w:rPr>
          <w:t>Advances in Intelligent Systems and Computing</w:t>
        </w:r>
        <w:r>
          <w:t>, 595, Springer, Cham, pp.39-51, 2017, AHFE 2017: Advances in Human Factors in Robots and Unmanned Systems, 978-3-319-60383-4.</w:t>
        </w:r>
      </w:ins>
      <w:ins w:id="476" w:author="Arthur Parmentier" w:date="2020-06-06T15:46:00Z">
        <w:r w:rsidRPr="00BA026A">
          <w:rPr>
            <w:lang w:val="fr-FR"/>
          </w:rPr>
          <w:t xml:space="preserve"> </w:t>
        </w:r>
      </w:ins>
    </w:p>
  </w:footnote>
  <w:footnote w:id="2">
    <w:p w:rsidR="001A4879" w:rsidRPr="00FA052A" w:rsidRDefault="001A4879">
      <w:pPr>
        <w:pStyle w:val="Notedebasdepage"/>
        <w:rPr>
          <w:lang w:val="fr-FR"/>
          <w:rPrChange w:id="491" w:author="Arthur Parmentier" w:date="2020-06-06T15:59:00Z">
            <w:rPr/>
          </w:rPrChange>
        </w:rPr>
      </w:pPr>
      <w:ins w:id="492" w:author="Arthur Parmentier" w:date="2020-06-06T15:59:00Z">
        <w:r>
          <w:rPr>
            <w:rStyle w:val="Appelnotedebasdep"/>
          </w:rPr>
          <w:footnoteRef/>
        </w:r>
        <w:r>
          <w:t xml:space="preserve"> </w:t>
        </w:r>
        <w:r>
          <w:rPr>
            <w:lang w:val="fr-FR"/>
          </w:rPr>
          <w:t xml:space="preserve">I have no </w:t>
        </w:r>
      </w:ins>
      <w:ins w:id="493" w:author="Arthur Parmentier" w:date="2020-06-06T16:00:00Z">
        <w:r>
          <w:rPr>
            <w:lang w:val="fr-FR"/>
          </w:rPr>
          <w:t>example of SP used by artists outside modern societies</w:t>
        </w:r>
      </w:ins>
      <w:ins w:id="494" w:author="Arthur Parmentier" w:date="2020-06-06T16:01:00Z">
        <w:r>
          <w:rPr>
            <w:lang w:val="fr-FR"/>
          </w:rPr>
          <w:t xml:space="preserve"> </w:t>
        </w:r>
      </w:ins>
      <w:ins w:id="495" w:author="Arthur Parmentier" w:date="2020-06-06T16:00:00Z">
        <w:r>
          <w:rPr>
            <w:lang w:val="fr-FR"/>
          </w:rPr>
          <w:t>but experience</w:t>
        </w:r>
      </w:ins>
      <w:ins w:id="496" w:author="Arthur Parmentier" w:date="2020-06-06T16:01:00Z">
        <w:r>
          <w:rPr>
            <w:lang w:val="fr-FR"/>
          </w:rPr>
          <w:t>s</w:t>
        </w:r>
      </w:ins>
      <w:ins w:id="497" w:author="Arthur Parmentier" w:date="2020-06-06T16:00:00Z">
        <w:r>
          <w:rPr>
            <w:lang w:val="fr-FR"/>
          </w:rPr>
          <w:t xml:space="preserve"> with people from cultures that do not share the same linguistic</w:t>
        </w:r>
      </w:ins>
      <w:ins w:id="498" w:author="Arthur Parmentier" w:date="2020-06-06T16:01:00Z">
        <w:r>
          <w:rPr>
            <w:lang w:val="fr-FR"/>
          </w:rPr>
          <w:t xml:space="preserve"> structures and views on the artistic practices and roles would be very interesting for further studies.</w:t>
        </w:r>
      </w:ins>
    </w:p>
  </w:footnote>
  <w:footnote w:id="3">
    <w:p w:rsidR="001A4879" w:rsidRPr="00B16E7C" w:rsidRDefault="001A4879">
      <w:pPr>
        <w:pStyle w:val="Notedebasdepage"/>
        <w:rPr>
          <w:lang w:val="fr-FR"/>
          <w:rPrChange w:id="580" w:author="Arthur Parmentier" w:date="2020-06-06T16:32:00Z">
            <w:rPr/>
          </w:rPrChange>
        </w:rPr>
      </w:pPr>
      <w:ins w:id="581" w:author="Arthur Parmentier" w:date="2020-06-06T16:32:00Z">
        <w:r>
          <w:rPr>
            <w:rStyle w:val="Appelnotedebasdep"/>
          </w:rPr>
          <w:footnoteRef/>
        </w:r>
        <w:r>
          <w:t xml:space="preserve"> </w:t>
        </w:r>
      </w:ins>
      <w:ins w:id="582" w:author="Arthur Parmentier" w:date="2020-06-06T16:39:00Z">
        <w:r>
          <w:rPr>
            <w:lang w:val="fr-FR"/>
          </w:rPr>
          <w:t xml:space="preserve">For reference, see </w:t>
        </w:r>
      </w:ins>
      <w:ins w:id="583" w:author="Arthur Parmentier" w:date="2020-06-06T16:40:00Z">
        <w:r w:rsidRPr="00057697">
          <w:rPr>
            <w:lang w:val="fr-FR"/>
          </w:rPr>
          <w:t>Le Corre, G. (2007). La langue des signes française (LSF). Enfance, vol. 59(3), 228-236</w:t>
        </w:r>
        <w:r>
          <w:rPr>
            <w:lang w:val="fr-FR"/>
          </w:rPr>
          <w:t xml:space="preserve"> or « </w:t>
        </w:r>
      </w:ins>
      <w:ins w:id="584" w:author="Arthur Parmentier" w:date="2020-06-06T16:41:00Z">
        <w:r w:rsidRPr="00057697">
          <w:rPr>
            <w:lang w:val="fr-FR"/>
          </w:rPr>
          <w:t>J'avancerai vers toi avec les yeux d'un sourd</w:t>
        </w:r>
        <w:r>
          <w:rPr>
            <w:lang w:val="fr-FR"/>
          </w:rPr>
          <w:t> » (Laetitia Carton, 2015)</w:t>
        </w:r>
      </w:ins>
    </w:p>
  </w:footnote>
  <w:footnote w:id="4">
    <w:p w:rsidR="001A4879" w:rsidRPr="003724FD" w:rsidRDefault="001A4879">
      <w:pPr>
        <w:pStyle w:val="Notedebasdepage"/>
        <w:rPr>
          <w:lang w:val="fr-FR"/>
          <w:rPrChange w:id="587" w:author="Arthur Parmentier" w:date="2020-06-06T17:00:00Z">
            <w:rPr/>
          </w:rPrChange>
        </w:rPr>
      </w:pPr>
      <w:ins w:id="588" w:author="Arthur Parmentier" w:date="2020-06-06T17:00:00Z">
        <w:r>
          <w:rPr>
            <w:rStyle w:val="Appelnotedebasdep"/>
          </w:rPr>
          <w:footnoteRef/>
        </w:r>
        <w:r>
          <w:t xml:space="preserve"> </w:t>
        </w:r>
        <w:r w:rsidRPr="003724FD">
          <w:t>http://www.soundpainting.com/blog/</w:t>
        </w:r>
      </w:ins>
    </w:p>
  </w:footnote>
  <w:footnote w:id="5">
    <w:p w:rsidR="001A4879" w:rsidRPr="00670002" w:rsidRDefault="001A4879">
      <w:pPr>
        <w:pStyle w:val="Notedebasdepage"/>
        <w:rPr>
          <w:rPrChange w:id="669" w:author="Arthur Parmentier" w:date="2020-05-18T14:23:00Z">
            <w:rPr>
              <w:lang w:val="fr-FR"/>
            </w:rPr>
          </w:rPrChange>
        </w:rPr>
      </w:pPr>
      <w:r>
        <w:rPr>
          <w:rStyle w:val="Appelnotedebasdep"/>
        </w:rPr>
        <w:footnoteRef/>
      </w:r>
      <w:r>
        <w:t xml:space="preserve"> </w:t>
      </w:r>
      <w:ins w:id="670" w:author="Arthur Parmentier" w:date="2020-05-13T09:32:00Z">
        <w:r w:rsidRPr="009A67DE">
          <w:t>Eleanor H. Rosch. Natural Categories. Cognitive Psychology 4, 328-350 (1973)</w:t>
        </w:r>
      </w:ins>
      <w:ins w:id="671" w:author="Arthur Parmentier" w:date="2020-05-13T09:33:00Z">
        <w:r>
          <w:t>, introducing the “prototype theory”</w:t>
        </w:r>
      </w:ins>
      <w:del w:id="672" w:author="Arthur Parmentier" w:date="2020-05-13T09:32:00Z">
        <w:r w:rsidRPr="00670002" w:rsidDel="009A67DE">
          <w:rPr>
            <w:rPrChange w:id="673" w:author="Arthur Parmentier" w:date="2020-05-18T14:23:00Z">
              <w:rPr>
                <w:lang w:val="fr-FR"/>
              </w:rPr>
            </w:rPrChange>
          </w:rPr>
          <w:delText>Ref. Eleanor Rosch (prototype theory)</w:delText>
        </w:r>
      </w:del>
    </w:p>
  </w:footnote>
  <w:footnote w:id="6">
    <w:p w:rsidR="001A4879" w:rsidRPr="00670002" w:rsidRDefault="001A4879">
      <w:pPr>
        <w:pStyle w:val="Notedebasdepage"/>
      </w:pPr>
      <w:ins w:id="689" w:author="Arthur Parmentier" w:date="2020-05-12T19:07:00Z">
        <w:r>
          <w:rPr>
            <w:rStyle w:val="Appelnotedebasdep"/>
          </w:rPr>
          <w:footnoteRef/>
        </w:r>
        <w:r>
          <w:t xml:space="preserve"> </w:t>
        </w:r>
        <w:r w:rsidRPr="00670002">
          <w:rPr>
            <w:rPrChange w:id="690" w:author="Arthur Parmentier" w:date="2020-05-18T14:23:00Z">
              <w:rPr>
                <w:lang w:val="fr-FR"/>
              </w:rPr>
            </w:rPrChange>
          </w:rPr>
          <w:t xml:space="preserve">For a </w:t>
        </w:r>
      </w:ins>
      <w:ins w:id="691" w:author="Arthur Parmentier" w:date="2020-05-13T09:33:00Z">
        <w:r w:rsidRPr="00670002">
          <w:rPr>
            <w:rPrChange w:id="692" w:author="Arthur Parmentier" w:date="2020-05-18T14:23:00Z">
              <w:rPr>
                <w:lang w:val="fr-FR"/>
              </w:rPr>
            </w:rPrChange>
          </w:rPr>
          <w:t>concise explanation of the ideas behind the prototype theory</w:t>
        </w:r>
      </w:ins>
      <w:ins w:id="693" w:author="Arthur Parmentier" w:date="2020-05-12T19:07:00Z">
        <w:r w:rsidRPr="00670002">
          <w:rPr>
            <w:rPrChange w:id="694" w:author="Arthur Parmentier" w:date="2020-05-18T14:23:00Z">
              <w:rPr>
                <w:lang w:val="fr-FR"/>
              </w:rPr>
            </w:rPrChange>
          </w:rPr>
          <w:t>, check https://www.youtube.com/watch?v=mff_sPnz_gs</w:t>
        </w:r>
      </w:ins>
    </w:p>
  </w:footnote>
  <w:footnote w:id="7">
    <w:p w:rsidR="001A4879" w:rsidRPr="00670002" w:rsidRDefault="001A4879">
      <w:pPr>
        <w:pStyle w:val="Notedebasdepage"/>
        <w:rPr>
          <w:rPrChange w:id="695" w:author="Arthur Parmentier" w:date="2020-05-18T14:23:00Z">
            <w:rPr>
              <w:lang w:val="fr-FR"/>
            </w:rPr>
          </w:rPrChange>
        </w:rPr>
      </w:pPr>
      <w:r>
        <w:rPr>
          <w:rStyle w:val="Appelnotedebasdep"/>
        </w:rPr>
        <w:footnoteRef/>
      </w:r>
      <w:r>
        <w:t xml:space="preserve"> </w:t>
      </w:r>
      <w:r w:rsidRPr="00670002">
        <w:rPr>
          <w:rPrChange w:id="696" w:author="Arthur Parmentier" w:date="2020-05-18T14:23:00Z">
            <w:rPr>
              <w:lang w:val="fr-FR"/>
            </w:rPr>
          </w:rPrChange>
        </w:rPr>
        <w:t>Ref M.R. class on pitch categorisation. Emphasis on the complexity of the categorisation process (non linear wrt similarity)</w:t>
      </w:r>
    </w:p>
  </w:footnote>
  <w:footnote w:id="8">
    <w:p w:rsidR="001A4879" w:rsidRPr="003C785D" w:rsidRDefault="001A4879">
      <w:pPr>
        <w:pStyle w:val="Notedebasdepage"/>
        <w:rPr>
          <w:lang w:val="fr-FR"/>
          <w:rPrChange w:id="763" w:author="Arthur Parmentier" w:date="2020-06-06T17:06:00Z">
            <w:rPr/>
          </w:rPrChange>
        </w:rPr>
      </w:pPr>
      <w:ins w:id="764" w:author="Arthur Parmentier" w:date="2020-06-06T17:06:00Z">
        <w:r>
          <w:rPr>
            <w:rStyle w:val="Appelnotedebasdep"/>
          </w:rPr>
          <w:footnoteRef/>
        </w:r>
        <w:r>
          <w:t xml:space="preserve"> </w:t>
        </w:r>
        <w:r w:rsidRPr="003C785D">
          <w:t>http://www.soundpainting.com/blog/</w:t>
        </w:r>
      </w:ins>
    </w:p>
  </w:footnote>
  <w:footnote w:id="9">
    <w:p w:rsidR="001A4879" w:rsidRPr="00670002" w:rsidRDefault="001A4879">
      <w:pPr>
        <w:pStyle w:val="Notedebasdepage"/>
      </w:pPr>
      <w:ins w:id="787" w:author="Arthur Parmentier" w:date="2020-05-13T11:16:00Z">
        <w:r>
          <w:rPr>
            <w:rStyle w:val="Appelnotedebasdep"/>
          </w:rPr>
          <w:footnoteRef/>
        </w:r>
        <w:r>
          <w:t xml:space="preserve"> </w:t>
        </w:r>
      </w:ins>
      <w:ins w:id="788" w:author="Arthur Parmentier" w:date="2020-05-13T11:17:00Z">
        <w:r w:rsidRPr="00670002">
          <w:rPr>
            <w:rPrChange w:id="789" w:author="Arthur Parmentier" w:date="2020-05-18T14:23:00Z">
              <w:rPr>
                <w:lang w:val="fr-FR"/>
              </w:rPr>
            </w:rPrChange>
          </w:rPr>
          <w:t>Note that the whole discussion of this section is only relevant to the signs used to signify contents.</w:t>
        </w:r>
      </w:ins>
    </w:p>
  </w:footnote>
  <w:footnote w:id="10">
    <w:p w:rsidR="001A4879" w:rsidRPr="00670002" w:rsidRDefault="001A4879">
      <w:pPr>
        <w:pStyle w:val="Notedebasdepage"/>
      </w:pPr>
      <w:ins w:id="795" w:author="Arthur Parmentier" w:date="2020-05-13T10:35:00Z">
        <w:r>
          <w:rPr>
            <w:rStyle w:val="Appelnotedebasdep"/>
          </w:rPr>
          <w:footnoteRef/>
        </w:r>
        <w:r>
          <w:t xml:space="preserve"> </w:t>
        </w:r>
        <w:r w:rsidRPr="00670002">
          <w:rPr>
            <w:rPrChange w:id="796" w:author="Arthur Parmentier" w:date="2020-05-18T14:23:00Z">
              <w:rPr>
                <w:lang w:val="fr-FR"/>
              </w:rPr>
            </w:rPrChange>
          </w:rPr>
          <w:t xml:space="preserve">In reference to </w:t>
        </w:r>
      </w:ins>
      <w:ins w:id="797" w:author="Arthur Parmentier" w:date="2020-05-13T10:36:00Z">
        <w:r w:rsidRPr="00670002">
          <w:rPr>
            <w:rPrChange w:id="798" w:author="Arthur Parmentier" w:date="2020-05-18T14:23:00Z">
              <w:rPr>
                <w:lang w:val="fr-FR"/>
              </w:rPr>
            </w:rPrChange>
          </w:rPr>
          <w:t>the concept of overloading in programming languages.</w:t>
        </w:r>
      </w:ins>
    </w:p>
  </w:footnote>
  <w:footnote w:id="11">
    <w:p w:rsidR="001A4879" w:rsidRPr="00670002" w:rsidRDefault="001A4879">
      <w:pPr>
        <w:pStyle w:val="Notedebasdepage"/>
      </w:pPr>
      <w:ins w:id="827" w:author="Arthur Parmentier" w:date="2020-05-13T10:19:00Z">
        <w:r>
          <w:rPr>
            <w:rStyle w:val="Appelnotedebasdep"/>
          </w:rPr>
          <w:footnoteRef/>
        </w:r>
        <w:r>
          <w:t xml:space="preserve"> </w:t>
        </w:r>
        <w:r w:rsidRPr="00670002">
          <w:rPr>
            <w:rPrChange w:id="828" w:author="Arthur Parmentier" w:date="2020-05-18T14:23:00Z">
              <w:rPr>
                <w:lang w:val="fr-FR"/>
              </w:rPr>
            </w:rPrChange>
          </w:rPr>
          <w:t>There may be other cases in which a sign has several signified, even inside one discipline, but we won’t d</w:t>
        </w:r>
      </w:ins>
      <w:ins w:id="829" w:author="Arthur Parmentier" w:date="2020-05-13T10:20:00Z">
        <w:r w:rsidRPr="00670002">
          <w:rPr>
            <w:rPrChange w:id="830" w:author="Arthur Parmentier" w:date="2020-05-18T14:23:00Z">
              <w:rPr>
                <w:lang w:val="fr-FR"/>
              </w:rPr>
            </w:rPrChange>
          </w:rPr>
          <w:t>iscuss this possibility.</w:t>
        </w:r>
      </w:ins>
    </w:p>
  </w:footnote>
  <w:footnote w:id="12">
    <w:p w:rsidR="001A4879" w:rsidRPr="00670002" w:rsidRDefault="001A4879" w:rsidP="005868B3">
      <w:pPr>
        <w:pStyle w:val="Notedebasdepage"/>
        <w:rPr>
          <w:ins w:id="868" w:author="Arthur Parmentier" w:date="2020-05-13T10:30:00Z"/>
          <w:rPrChange w:id="869" w:author="Arthur Parmentier" w:date="2020-05-18T14:23:00Z">
            <w:rPr>
              <w:ins w:id="870" w:author="Arthur Parmentier" w:date="2020-05-13T10:30:00Z"/>
              <w:lang w:val="fr-FR"/>
            </w:rPr>
          </w:rPrChange>
        </w:rPr>
      </w:pPr>
      <w:ins w:id="871" w:author="Arthur Parmentier" w:date="2020-05-13T10:30:00Z">
        <w:r>
          <w:rPr>
            <w:rStyle w:val="Appelnotedebasdep"/>
          </w:rPr>
          <w:footnoteRef/>
        </w:r>
        <w:r>
          <w:t xml:space="preserve"> </w:t>
        </w:r>
        <w:r w:rsidRPr="00670002">
          <w:rPr>
            <w:rPrChange w:id="872" w:author="Arthur Parmentier" w:date="2020-05-18T14:23:00Z">
              <w:rPr>
                <w:lang w:val="fr-FR"/>
              </w:rPr>
            </w:rPrChange>
          </w:rPr>
          <w:t>We will discuss the motivations of this construction later.</w:t>
        </w:r>
      </w:ins>
    </w:p>
  </w:footnote>
  <w:footnote w:id="13">
    <w:p w:rsidR="001A4879" w:rsidRPr="0054442D" w:rsidDel="00697BA8" w:rsidRDefault="001A4879" w:rsidP="001C0B0E">
      <w:pPr>
        <w:pStyle w:val="Notedebasdepage"/>
        <w:rPr>
          <w:del w:id="1011" w:author="Arthur Parmentier" w:date="2020-05-12T18:13:00Z"/>
          <w:lang w:val="fr-FR"/>
        </w:rPr>
      </w:pPr>
      <w:del w:id="1012"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14">
    <w:p w:rsidR="001A4879" w:rsidRPr="008B7AAC" w:rsidDel="005868B3" w:rsidRDefault="001A4879">
      <w:pPr>
        <w:pStyle w:val="Notedebasdepage"/>
        <w:rPr>
          <w:del w:id="1064" w:author="Arthur Parmentier" w:date="2020-05-13T10:30:00Z"/>
          <w:lang w:val="fr-FR"/>
        </w:rPr>
      </w:pPr>
      <w:del w:id="1065"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15">
    <w:p w:rsidR="001A4879" w:rsidRPr="00670002" w:rsidRDefault="001A4879">
      <w:pPr>
        <w:pStyle w:val="Notedebasdepage"/>
        <w:rPr>
          <w:rPrChange w:id="1075"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16">
    <w:p w:rsidR="001A4879" w:rsidRPr="00670002" w:rsidRDefault="001A4879">
      <w:pPr>
        <w:pStyle w:val="Notedebasdepage"/>
        <w:rPr>
          <w:rPrChange w:id="1077"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17">
    <w:p w:rsidR="001A4879" w:rsidRPr="00670002" w:rsidRDefault="001A4879">
      <w:pPr>
        <w:pStyle w:val="Notedebasdepage"/>
        <w:rPr>
          <w:rPrChange w:id="1082" w:author="Arthur Parmentier" w:date="2020-05-18T14:23:00Z">
            <w:rPr>
              <w:lang w:val="fr-FR"/>
            </w:rPr>
          </w:rPrChange>
        </w:rPr>
      </w:pPr>
      <w:r>
        <w:rPr>
          <w:rStyle w:val="Appelnotedebasdep"/>
        </w:rPr>
        <w:footnoteRef/>
      </w:r>
      <w:r>
        <w:t xml:space="preserve"> </w:t>
      </w:r>
      <w:r w:rsidRPr="00670002">
        <w:rPr>
          <w:rPrChange w:id="1083"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18">
    <w:p w:rsidR="001A4879" w:rsidRPr="00670002" w:rsidRDefault="001A4879">
      <w:pPr>
        <w:pStyle w:val="Notedebasdepage"/>
        <w:rPr>
          <w:rPrChange w:id="1084" w:author="Arthur Parmentier" w:date="2020-05-18T14:23:00Z">
            <w:rPr>
              <w:lang w:val="fr-FR"/>
            </w:rPr>
          </w:rPrChange>
        </w:rPr>
      </w:pPr>
      <w:r>
        <w:rPr>
          <w:rStyle w:val="Appelnotedebasdep"/>
        </w:rPr>
        <w:footnoteRef/>
      </w:r>
      <w:r>
        <w:t xml:space="preserve"> </w:t>
      </w:r>
      <w:r w:rsidRPr="00670002">
        <w:rPr>
          <w:rPrChange w:id="1085"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19">
    <w:p w:rsidR="001A4879" w:rsidRPr="007C61CD" w:rsidRDefault="001A4879">
      <w:pPr>
        <w:pStyle w:val="Notedebasdepage"/>
        <w:rPr>
          <w:lang w:val="fr-FR"/>
          <w:rPrChange w:id="1173" w:author="Arthur Parmentier" w:date="2020-06-05T16:54:00Z">
            <w:rPr/>
          </w:rPrChange>
        </w:rPr>
      </w:pPr>
      <w:ins w:id="1174" w:author="Arthur Parmentier" w:date="2020-06-05T16:54:00Z">
        <w:r>
          <w:rPr>
            <w:rStyle w:val="Appelnotedebasdep"/>
          </w:rPr>
          <w:footnoteRef/>
        </w:r>
        <w:r>
          <w:t xml:space="preserve"> </w:t>
        </w:r>
        <w:r>
          <w:rPr>
            <w:lang w:val="fr-FR"/>
          </w:rPr>
          <w:t xml:space="preserve">Some basic </w:t>
        </w:r>
      </w:ins>
      <w:ins w:id="1175" w:author="Arthur Parmentier" w:date="2020-06-05T16:55:00Z">
        <w:r>
          <w:rPr>
            <w:lang w:val="fr-FR"/>
          </w:rPr>
          <w:t xml:space="preserve">examples can be found here : </w:t>
        </w:r>
        <w:r w:rsidRPr="007C61CD">
          <w:rPr>
            <w:lang w:val="fr-FR"/>
          </w:rPr>
          <w:t>https://www.handspeak.com/learn/index.php?id=41</w:t>
        </w:r>
      </w:ins>
    </w:p>
  </w:footnote>
  <w:footnote w:id="20">
    <w:p w:rsidR="001A4879" w:rsidRPr="00501832" w:rsidRDefault="001A4879">
      <w:pPr>
        <w:pStyle w:val="Notedebasdepage"/>
        <w:rPr>
          <w:lang w:val="fr-FR"/>
          <w:rPrChange w:id="1182" w:author="Arthur Parmentier" w:date="2020-06-05T16:44:00Z">
            <w:rPr/>
          </w:rPrChange>
        </w:rPr>
      </w:pPr>
      <w:ins w:id="1183" w:author="Arthur Parmentier" w:date="2020-06-05T16:44:00Z">
        <w:r>
          <w:rPr>
            <w:rStyle w:val="Appelnotedebasdep"/>
          </w:rPr>
          <w:footnoteRef/>
        </w:r>
        <w:r>
          <w:t xml:space="preserve"> </w:t>
        </w:r>
        <w:r>
          <w:rPr>
            <w:lang w:val="fr-FR"/>
          </w:rPr>
          <w:t xml:space="preserve">See </w:t>
        </w:r>
        <w:r w:rsidRPr="00501832">
          <w:rPr>
            <w:lang w:val="fr-FR"/>
          </w:rPr>
          <w:t>http://www.sematos.eu/lsf-p-tomber-5958.html</w:t>
        </w:r>
      </w:ins>
    </w:p>
  </w:footnote>
  <w:footnote w:id="21">
    <w:p w:rsidR="001A4879" w:rsidRPr="007C61CD" w:rsidRDefault="001A4879">
      <w:pPr>
        <w:pStyle w:val="Notedebasdepage"/>
        <w:rPr>
          <w:lang w:val="fr-FR"/>
          <w:rPrChange w:id="1194" w:author="Arthur Parmentier" w:date="2020-06-05T16:53:00Z">
            <w:rPr/>
          </w:rPrChange>
        </w:rPr>
      </w:pPr>
      <w:ins w:id="1195" w:author="Arthur Parmentier" w:date="2020-06-05T16:53:00Z">
        <w:r>
          <w:rPr>
            <w:rStyle w:val="Appelnotedebasdep"/>
          </w:rPr>
          <w:footnoteRef/>
        </w:r>
        <w:r>
          <w:t xml:space="preserve"> </w:t>
        </w:r>
        <w:r>
          <w:rPr>
            <w:lang w:val="fr-FR"/>
          </w:rPr>
          <w:t xml:space="preserve">For a discussion on this topic, see </w:t>
        </w:r>
      </w:ins>
      <w:ins w:id="1196" w:author="Arthur Parmentier" w:date="2020-06-05T16:54:00Z">
        <w:r>
          <w:t xml:space="preserve">Aronoff, Mark et al. “THE PARADOX OF SIGN LANGUAGE MORPHOLOGY.” </w:t>
        </w:r>
        <w:r>
          <w:rPr>
            <w:i/>
            <w:iCs/>
          </w:rPr>
          <w:t>Language</w:t>
        </w:r>
        <w:r>
          <w:t xml:space="preserve"> vol. 81,2 (2005): 301-344.</w:t>
        </w:r>
      </w:ins>
      <w:ins w:id="1197" w:author="Arthur Parmentier" w:date="2020-06-06T18:56:00Z">
        <w:r>
          <w:t xml:space="preserve"> This argument is sometimes used to motivate the need of normalization of</w:t>
        </w:r>
      </w:ins>
      <w:ins w:id="1198" w:author="Arthur Parmentier" w:date="2020-06-06T18:57:00Z">
        <w:r>
          <w:t xml:space="preserve"> sign language.</w:t>
        </w:r>
      </w:ins>
    </w:p>
  </w:footnote>
  <w:footnote w:id="22">
    <w:p w:rsidR="001A4879" w:rsidRPr="003724FD" w:rsidRDefault="001A4879">
      <w:pPr>
        <w:pStyle w:val="Notedebasdepage"/>
        <w:rPr>
          <w:lang w:val="fr-FR"/>
          <w:rPrChange w:id="1250" w:author="Arthur Parmentier" w:date="2020-06-06T17:05:00Z">
            <w:rPr/>
          </w:rPrChange>
        </w:rPr>
      </w:pPr>
      <w:ins w:id="1251" w:author="Arthur Parmentier" w:date="2020-06-06T17:05:00Z">
        <w:r>
          <w:rPr>
            <w:rStyle w:val="Appelnotedebasdep"/>
          </w:rPr>
          <w:footnoteRef/>
        </w:r>
        <w:r>
          <w:t xml:space="preserve"> </w:t>
        </w:r>
        <w:r w:rsidRPr="003724FD">
          <w:t>http://www.soundpainting.com/blog/</w:t>
        </w:r>
      </w:ins>
    </w:p>
  </w:footnote>
  <w:footnote w:id="23">
    <w:p w:rsidR="001A4879" w:rsidRPr="00FE0C03" w:rsidRDefault="001A4879">
      <w:pPr>
        <w:pStyle w:val="Notedebasdepage"/>
        <w:rPr>
          <w:lang w:val="fr-FR"/>
          <w:rPrChange w:id="1256" w:author="Arthur Parmentier" w:date="2020-06-05T17:14:00Z">
            <w:rPr/>
          </w:rPrChange>
        </w:rPr>
      </w:pPr>
      <w:ins w:id="1257" w:author="Arthur Parmentier" w:date="2020-06-05T17:14:00Z">
        <w:r>
          <w:rPr>
            <w:rStyle w:val="Appelnotedebasdep"/>
          </w:rPr>
          <w:footnoteRef/>
        </w:r>
        <w:r>
          <w:t xml:space="preserve"> </w:t>
        </w:r>
        <w:r w:rsidRPr="00FE0C03">
          <w:t>http://www.soundpainting.com/soundpainting/</w:t>
        </w:r>
      </w:ins>
    </w:p>
  </w:footnote>
  <w:footnote w:id="24">
    <w:p w:rsidR="001A4879" w:rsidRPr="004C1058" w:rsidRDefault="001A4879">
      <w:pPr>
        <w:pStyle w:val="Notedebasdepage"/>
        <w:rPr>
          <w:lang w:val="fr-FR"/>
          <w:rPrChange w:id="1476" w:author="Arthur Parmentier" w:date="2020-06-05T21:23:00Z">
            <w:rPr/>
          </w:rPrChange>
        </w:rPr>
      </w:pPr>
      <w:ins w:id="1477" w:author="Arthur Parmentier" w:date="2020-06-05T21:23:00Z">
        <w:r>
          <w:rPr>
            <w:rStyle w:val="Appelnotedebasdep"/>
          </w:rPr>
          <w:footnoteRef/>
        </w:r>
        <w:r>
          <w:t xml:space="preserve"> </w:t>
        </w:r>
      </w:ins>
      <w:ins w:id="1478" w:author="Arthur Parmentier" w:date="2020-06-05T21:33:00Z">
        <w:r>
          <w:rPr>
            <w:lang w:val="fr-FR"/>
          </w:rPr>
          <w:t>They</w:t>
        </w:r>
      </w:ins>
      <w:ins w:id="1479" w:author="Arthur Parmentier" w:date="2020-06-05T21:24:00Z">
        <w:r>
          <w:rPr>
            <w:lang w:val="fr-FR"/>
          </w:rPr>
          <w:t xml:space="preserve"> embody several semantic components that can change the meaning of one or several signs</w:t>
        </w:r>
      </w:ins>
      <w:ins w:id="1480" w:author="Arthur Parmentier" w:date="2020-06-05T21:34:00Z">
        <w:r>
          <w:rPr>
            <w:lang w:val="fr-FR"/>
          </w:rPr>
          <w:t xml:space="preserve"> and make some signs from the SP alphabet significant and some other insignificant.</w:t>
        </w:r>
      </w:ins>
    </w:p>
  </w:footnote>
  <w:footnote w:id="25">
    <w:p w:rsidR="001A4879" w:rsidRPr="006C6E21" w:rsidRDefault="001A4879">
      <w:pPr>
        <w:pStyle w:val="Notedebasdepage"/>
        <w:rPr>
          <w:lang w:val="fr-FR"/>
          <w:rPrChange w:id="1554" w:author="Arthur Parmentier" w:date="2020-06-05T21:38:00Z">
            <w:rPr/>
          </w:rPrChange>
        </w:rPr>
      </w:pPr>
      <w:ins w:id="1555" w:author="Arthur Parmentier" w:date="2020-06-05T21:38:00Z">
        <w:r>
          <w:rPr>
            <w:rStyle w:val="Appelnotedebasdep"/>
          </w:rPr>
          <w:footnoteRef/>
        </w:r>
        <w:r>
          <w:t xml:space="preserve"> </w:t>
        </w:r>
        <w:r>
          <w:rPr>
            <w:lang w:val="fr-FR"/>
          </w:rPr>
          <w:t xml:space="preserve">Walter uses the term « escape » in </w:t>
        </w:r>
      </w:ins>
      <w:ins w:id="1556" w:author="Arthur Parmentier" w:date="2020-06-05T21:39:00Z">
        <w:r>
          <w:rPr>
            <w:lang w:val="fr-FR"/>
          </w:rPr>
          <w:t>his</w:t>
        </w:r>
      </w:ins>
      <w:ins w:id="1557" w:author="Arthur Parmentier" w:date="2020-06-05T21:38:00Z">
        <w:r>
          <w:rPr>
            <w:lang w:val="fr-FR"/>
          </w:rPr>
          <w:t xml:space="preserve"> description of the « tear up » sign which is very commonly used as an escape sign.</w:t>
        </w:r>
      </w:ins>
    </w:p>
  </w:footnote>
  <w:footnote w:id="26">
    <w:p w:rsidR="001A4879" w:rsidRPr="002A5D6B" w:rsidRDefault="001A4879" w:rsidP="00A5016A">
      <w:pPr>
        <w:pStyle w:val="Notedebasdepage"/>
        <w:rPr>
          <w:ins w:id="1711" w:author="Arthur Parmentier" w:date="2020-06-06T20:34:00Z"/>
          <w:lang w:val="fr-FR"/>
        </w:rPr>
      </w:pPr>
      <w:ins w:id="1712" w:author="Arthur Parmentier" w:date="2020-06-06T20:34:00Z">
        <w:r>
          <w:rPr>
            <w:rStyle w:val="Appelnotedebasdep"/>
          </w:rPr>
          <w:footnoteRef/>
        </w:r>
        <w:r>
          <w:t xml:space="preserve"> </w:t>
        </w:r>
        <w:r>
          <w:rPr>
            <w:lang w:val="fr-FR"/>
          </w:rPr>
          <w:t xml:space="preserve">The most interesting example to my mind is that of the Pirahã people studied by Daniel Everett, which contradicts the universality of recursivity in human cognition: </w:t>
        </w:r>
        <w:r w:rsidRPr="00EC0188">
          <w:rPr>
            <w:lang w:val="fr-FR"/>
          </w:rPr>
          <w:t>https://en.wikipedia.org/wiki/Pirah%C3%A3_language</w:t>
        </w:r>
      </w:ins>
    </w:p>
  </w:footnote>
  <w:footnote w:id="27">
    <w:p w:rsidR="001A4879" w:rsidRPr="00A531CB" w:rsidRDefault="001A4879">
      <w:pPr>
        <w:pStyle w:val="Notedebasdepage"/>
        <w:rPr>
          <w:lang w:val="fr-FR"/>
          <w:rPrChange w:id="1727" w:author="Arthur Parmentier" w:date="2020-06-06T17:53:00Z">
            <w:rPr/>
          </w:rPrChange>
        </w:rPr>
      </w:pPr>
      <w:ins w:id="1728" w:author="Arthur Parmentier" w:date="2020-06-06T17:53:00Z">
        <w:r>
          <w:rPr>
            <w:rStyle w:val="Appelnotedebasdep"/>
          </w:rPr>
          <w:footnoteRef/>
        </w:r>
        <w:r>
          <w:t xml:space="preserve"> </w:t>
        </w:r>
        <w:r w:rsidRPr="00A531CB">
          <w:t>http://www.soundpainting.com/blog/</w:t>
        </w:r>
      </w:ins>
    </w:p>
  </w:footnote>
  <w:footnote w:id="28">
    <w:p w:rsidR="002523A7" w:rsidRPr="002523A7" w:rsidRDefault="002523A7">
      <w:pPr>
        <w:pStyle w:val="Notedebasdepage"/>
        <w:rPr>
          <w:lang w:val="fr-FR"/>
          <w:rPrChange w:id="1983" w:author="Arthur Parmentier" w:date="2020-06-07T11:14:00Z">
            <w:rPr/>
          </w:rPrChange>
        </w:rPr>
      </w:pPr>
      <w:ins w:id="1984" w:author="Arthur Parmentier" w:date="2020-06-07T11:14:00Z">
        <w:r>
          <w:rPr>
            <w:rStyle w:val="Appelnotedebasdep"/>
          </w:rPr>
          <w:footnoteRef/>
        </w:r>
        <w:r>
          <w:t xml:space="preserve"> </w:t>
        </w:r>
        <w:r>
          <w:rPr>
            <w:lang w:val="fr-FR"/>
          </w:rPr>
          <w:t xml:space="preserve">See </w:t>
        </w:r>
        <w:r w:rsidRPr="002523A7">
          <w:rPr>
            <w:lang w:val="fr-FR"/>
          </w:rPr>
          <w:t>https://www.youtube.com/watch?v=n8m7lFQ3njk</w:t>
        </w:r>
      </w:ins>
    </w:p>
  </w:footnote>
  <w:footnote w:id="29">
    <w:p w:rsidR="001E0BB1" w:rsidRPr="001E0BB1" w:rsidRDefault="001E0BB1">
      <w:pPr>
        <w:pStyle w:val="Notedebasdepage"/>
        <w:rPr>
          <w:lang w:val="fr-FR"/>
          <w:rPrChange w:id="2010" w:author="Arthur Parmentier" w:date="2020-06-07T11:25:00Z">
            <w:rPr/>
          </w:rPrChange>
        </w:rPr>
      </w:pPr>
      <w:ins w:id="2011" w:author="Arthur Parmentier" w:date="2020-06-07T11:25:00Z">
        <w:r>
          <w:rPr>
            <w:rStyle w:val="Appelnotedebasdep"/>
          </w:rPr>
          <w:footnoteRef/>
        </w:r>
        <w:r>
          <w:t xml:space="preserve"> </w:t>
        </w:r>
      </w:ins>
      <w:ins w:id="2012" w:author="Arthur Parmentier" w:date="2020-06-07T11:28:00Z">
        <w:r w:rsidR="00AD2F22">
          <w:rPr>
            <w:lang w:val="fr-FR"/>
          </w:rPr>
          <w:t>Without going in to many details, the concept here is simple to assign each set of parameters to a number (an index) to be able to change them</w:t>
        </w:r>
      </w:ins>
      <w:ins w:id="2013" w:author="Arthur Parmentier" w:date="2020-06-07T11:29:00Z">
        <w:r w:rsidR="00AD2F22">
          <w:rPr>
            <w:lang w:val="fr-FR"/>
          </w:rPr>
          <w:t xml:space="preserve"> during the performance.</w:t>
        </w:r>
      </w:ins>
    </w:p>
  </w:footnote>
  <w:footnote w:id="30">
    <w:p w:rsidR="001A4879" w:rsidRPr="006D51B6" w:rsidRDefault="001A4879" w:rsidP="00351FEC">
      <w:pPr>
        <w:pStyle w:val="Notedebasdepage"/>
        <w:rPr>
          <w:ins w:id="2371" w:author="Arthur Parmentier" w:date="2020-06-02T19:33:00Z"/>
        </w:rPr>
      </w:pPr>
      <w:ins w:id="2372" w:author="Arthur Parmentier" w:date="2020-06-02T19:33:00Z">
        <w:r>
          <w:rPr>
            <w:rStyle w:val="Appelnotedebasdep"/>
          </w:rPr>
          <w:footnoteRef/>
        </w:r>
        <w:r>
          <w:t xml:space="preserve"> External parts that are “shipped in” with the program are distributed under GPLv3 license (or less restrictive).</w:t>
        </w:r>
      </w:ins>
    </w:p>
  </w:footnote>
  <w:footnote w:id="31">
    <w:p w:rsidR="001A4879" w:rsidRPr="00116732" w:rsidRDefault="001A4879">
      <w:pPr>
        <w:pStyle w:val="Notedebasdepage"/>
      </w:pPr>
      <w:ins w:id="2591" w:author="Arthur Parmentier" w:date="2020-05-18T15:19:00Z">
        <w:r>
          <w:rPr>
            <w:rStyle w:val="Appelnotedebasdep"/>
          </w:rPr>
          <w:footnoteRef/>
        </w:r>
        <w:r>
          <w:t xml:space="preserve"> </w:t>
        </w:r>
      </w:ins>
      <w:ins w:id="2592" w:author="Arthur Parmentier" w:date="2020-05-18T15:20:00Z">
        <w:r>
          <w:t xml:space="preserve">With </w:t>
        </w:r>
      </w:ins>
      <w:ins w:id="2593" w:author="Arthur Parmentier" w:date="2020-05-19T10:40:00Z">
        <w:r>
          <w:t>TensorFlow</w:t>
        </w:r>
      </w:ins>
      <w:ins w:id="2594" w:author="Arthur Parmentier" w:date="2020-05-18T15:20:00Z">
        <w:r>
          <w:t xml:space="preserve">: </w:t>
        </w:r>
      </w:ins>
      <w:ins w:id="2595" w:author="Arthur Parmentier" w:date="2020-05-18T15:19:00Z">
        <w:r w:rsidRPr="006A443F">
          <w:t>https://github.com/tensorflow/tfjs-models/tree/master/posenet</w:t>
        </w:r>
      </w:ins>
    </w:p>
  </w:footnote>
  <w:footnote w:id="32">
    <w:p w:rsidR="001A4879" w:rsidRDefault="001A4879" w:rsidP="00943F21">
      <w:pPr>
        <w:rPr>
          <w:ins w:id="2614" w:author="Arthur Parmentier" w:date="2020-06-03T17:48:00Z"/>
          <w:rFonts w:ascii="Times New Roman" w:hAnsi="Times New Roman"/>
          <w:lang w:val="fr-FR"/>
        </w:rPr>
      </w:pPr>
      <w:ins w:id="2615" w:author="Arthur Parmentier" w:date="2020-05-22T19:58:00Z">
        <w:r>
          <w:rPr>
            <w:rStyle w:val="Appelnotedebasdep"/>
          </w:rPr>
          <w:footnoteRef/>
        </w:r>
        <w:r>
          <w:t xml:space="preserve"> </w:t>
        </w:r>
      </w:ins>
      <w:ins w:id="2616" w:author="Arthur Parmentier" w:date="2020-06-03T17:48:00Z">
        <w:r>
          <w:rPr>
            <w:rFonts w:hAnsi="Symbol"/>
          </w:rPr>
          <w:t></w:t>
        </w:r>
        <w:r>
          <w:t xml:space="preserve">  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r>
          <w:t xml:space="preserve"> </w:t>
        </w:r>
      </w:ins>
    </w:p>
    <w:p w:rsidR="001A4879" w:rsidRPr="00BF1ECB" w:rsidRDefault="001A4879" w:rsidP="00943F21">
      <w:pPr>
        <w:pStyle w:val="Notedebasdepage"/>
      </w:pPr>
      <w:ins w:id="2617" w:author="Arthur Parmentier" w:date="2020-06-03T17:48:00Z">
        <w:r>
          <w:rPr>
            <w:rFonts w:hAnsi="Symbol"/>
          </w:rPr>
          <w:t></w:t>
        </w:r>
        <w:r>
          <w:t xml:space="preserve">  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33">
    <w:p w:rsidR="001A4879" w:rsidRPr="00BF1ECB" w:rsidRDefault="001A4879">
      <w:pPr>
        <w:pStyle w:val="Notedebasdepage"/>
      </w:pPr>
      <w:ins w:id="2841" w:author="Arthur Parmentier" w:date="2020-05-19T16:10:00Z">
        <w:r>
          <w:rPr>
            <w:rStyle w:val="Appelnotedebasdep"/>
          </w:rPr>
          <w:footnoteRef/>
        </w:r>
        <w:r>
          <w:t xml:space="preserve"> </w:t>
        </w:r>
        <w:r w:rsidRPr="005E2970">
          <w:t>https://github.com/CMU-Perceptual-Computing-Lab/openpose</w:t>
        </w:r>
      </w:ins>
    </w:p>
  </w:footnote>
  <w:footnote w:id="34">
    <w:p w:rsidR="001A4879" w:rsidRPr="00BF1ECB" w:rsidRDefault="001A4879">
      <w:pPr>
        <w:pStyle w:val="Notedebasdepage"/>
      </w:pPr>
      <w:ins w:id="2847" w:author="Arthur Parmentier" w:date="2020-05-19T16:16:00Z">
        <w:r>
          <w:rPr>
            <w:rStyle w:val="Appelnotedebasdep"/>
          </w:rPr>
          <w:footnoteRef/>
        </w:r>
        <w:r>
          <w:t xml:space="preserve"> </w:t>
        </w:r>
      </w:ins>
      <w:ins w:id="2848" w:author="Arthur Parmentier" w:date="2020-05-19T16:17:00Z">
        <w:r w:rsidRPr="00BF1ECB">
          <w:rPr>
            <w:rPrChange w:id="2849"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2850"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2851" w:author="Arthur Parmentier" w:date="2020-05-23T19:46:00Z">
              <w:rPr>
                <w:rStyle w:val="Lienhypertexte"/>
                <w:lang w:val="fr-FR"/>
              </w:rPr>
            </w:rPrChange>
          </w:rPr>
          <w:t>https://github.com/Hzzone/pytorch-openpose</w:t>
        </w:r>
        <w:r>
          <w:rPr>
            <w:lang w:val="fr-FR"/>
          </w:rPr>
          <w:fldChar w:fldCharType="end"/>
        </w:r>
        <w:r w:rsidRPr="00BF1ECB">
          <w:rPr>
            <w:rPrChange w:id="2852" w:author="Arthur Parmentier" w:date="2020-05-23T19:46:00Z">
              <w:rPr>
                <w:lang w:val="fr-FR"/>
              </w:rPr>
            </w:rPrChange>
          </w:rPr>
          <w:t xml:space="preserve">) and then try to run the python scripts in Max </w:t>
        </w:r>
      </w:ins>
      <w:ins w:id="2853" w:author="Arthur Parmentier" w:date="2020-05-19T16:19:00Z">
        <w:r w:rsidRPr="00BF1ECB">
          <w:rPr>
            <w:rPrChange w:id="2854" w:author="Arthur Parmentier" w:date="2020-05-23T19:46:00Z">
              <w:rPr>
                <w:lang w:val="fr-FR"/>
              </w:rPr>
            </w:rPrChange>
          </w:rPr>
          <w:t xml:space="preserve">(Max does </w:t>
        </w:r>
      </w:ins>
      <w:ins w:id="2855" w:author="Arthur Parmentier" w:date="2020-05-19T16:20:00Z">
        <w:r w:rsidRPr="00BF1ECB">
          <w:rPr>
            <w:rPrChange w:id="2856" w:author="Arthur Parmentier" w:date="2020-05-23T19:46:00Z">
              <w:rPr>
                <w:lang w:val="fr-FR"/>
              </w:rPr>
            </w:rPrChange>
          </w:rPr>
          <w:t xml:space="preserve">not interpret Python natively) </w:t>
        </w:r>
      </w:ins>
      <w:ins w:id="2857" w:author="Arthur Parmentier" w:date="2020-05-19T16:17:00Z">
        <w:r w:rsidRPr="00BF1ECB">
          <w:rPr>
            <w:rPrChange w:id="2858" w:author="Arthur Parmentier" w:date="2020-05-23T19:46:00Z">
              <w:rPr>
                <w:lang w:val="fr-FR"/>
              </w:rPr>
            </w:rPrChange>
          </w:rPr>
          <w:t xml:space="preserve">with </w:t>
        </w:r>
      </w:ins>
      <w:ins w:id="2859" w:author="Arthur Parmentier" w:date="2020-05-19T16:19:00Z">
        <w:r>
          <w:rPr>
            <w:lang w:val="fr-FR"/>
          </w:rPr>
          <w:fldChar w:fldCharType="begin"/>
        </w:r>
        <w:r w:rsidRPr="00BF1ECB">
          <w:rPr>
            <w:rPrChange w:id="2860" w:author="Arthur Parmentier" w:date="2020-05-23T19:46:00Z">
              <w:rPr>
                <w:lang w:val="fr-FR"/>
              </w:rPr>
            </w:rPrChange>
          </w:rPr>
          <w:instrText xml:space="preserve"> HYPERLINK "</w:instrText>
        </w:r>
      </w:ins>
      <w:ins w:id="2861" w:author="Arthur Parmentier" w:date="2020-05-19T16:18:00Z">
        <w:r w:rsidRPr="00BF1ECB">
          <w:rPr>
            <w:rPrChange w:id="2862" w:author="Arthur Parmentier" w:date="2020-05-23T19:46:00Z">
              <w:rPr>
                <w:lang w:val="fr-FR"/>
              </w:rPr>
            </w:rPrChange>
          </w:rPr>
          <w:instrText>https://github.com/grrrr/py</w:instrText>
        </w:r>
      </w:ins>
      <w:ins w:id="2863" w:author="Arthur Parmentier" w:date="2020-05-19T16:19:00Z">
        <w:r w:rsidRPr="00BF1ECB">
          <w:rPr>
            <w:rPrChange w:id="2864" w:author="Arthur Parmentier" w:date="2020-05-23T19:46:00Z">
              <w:rPr>
                <w:lang w:val="fr-FR"/>
              </w:rPr>
            </w:rPrChange>
          </w:rPr>
          <w:instrText xml:space="preserve">" </w:instrText>
        </w:r>
        <w:r>
          <w:rPr>
            <w:lang w:val="fr-FR"/>
          </w:rPr>
          <w:fldChar w:fldCharType="separate"/>
        </w:r>
      </w:ins>
      <w:ins w:id="2865" w:author="Arthur Parmentier" w:date="2020-05-19T16:18:00Z">
        <w:r w:rsidRPr="00BF1ECB">
          <w:rPr>
            <w:rStyle w:val="Lienhypertexte"/>
            <w:rPrChange w:id="2866" w:author="Arthur Parmentier" w:date="2020-05-23T19:46:00Z">
              <w:rPr>
                <w:rStyle w:val="Lienhypertexte"/>
                <w:lang w:val="fr-FR"/>
              </w:rPr>
            </w:rPrChange>
          </w:rPr>
          <w:t>https://github.com/grrrr/py</w:t>
        </w:r>
      </w:ins>
      <w:ins w:id="2867" w:author="Arthur Parmentier" w:date="2020-05-19T16:19:00Z">
        <w:r>
          <w:rPr>
            <w:lang w:val="fr-FR"/>
          </w:rPr>
          <w:fldChar w:fldCharType="end"/>
        </w:r>
      </w:ins>
      <w:ins w:id="2868" w:author="Arthur Parmentier" w:date="2020-05-19T16:20:00Z">
        <w:r w:rsidRPr="00BF1ECB">
          <w:rPr>
            <w:rPrChange w:id="2869" w:author="Arthur Parmentier" w:date="2020-05-23T19:46:00Z">
              <w:rPr>
                <w:lang w:val="fr-FR"/>
              </w:rPr>
            </w:rPrChange>
          </w:rPr>
          <w:t>. It is very unlikely to work</w:t>
        </w:r>
      </w:ins>
      <w:ins w:id="2870" w:author="Arthur Parmentier" w:date="2020-05-19T16:21:00Z">
        <w:r w:rsidRPr="00BF1ECB">
          <w:rPr>
            <w:rPrChange w:id="2871" w:author="Arthur Parmentier" w:date="2020-05-23T19:46:00Z">
              <w:rPr>
                <w:lang w:val="fr-FR"/>
              </w:rPr>
            </w:rPrChange>
          </w:rPr>
          <w:t xml:space="preserve"> and could not be tested in the frame of my master thesis.</w:t>
        </w:r>
      </w:ins>
    </w:p>
  </w:footnote>
  <w:footnote w:id="35">
    <w:p w:rsidR="001A4879" w:rsidRPr="00BF1ECB" w:rsidRDefault="001A4879">
      <w:pPr>
        <w:pStyle w:val="Notedebasdepage"/>
      </w:pPr>
      <w:ins w:id="2876" w:author="Arthur Parmentier" w:date="2020-05-19T19:59:00Z">
        <w:r>
          <w:rPr>
            <w:rStyle w:val="Appelnotedebasdep"/>
          </w:rPr>
          <w:footnoteRef/>
        </w:r>
        <w:r>
          <w:t xml:space="preserve"> </w:t>
        </w:r>
      </w:ins>
      <w:ins w:id="2877" w:author="Arthur Parmentier" w:date="2020-05-19T20:00:00Z">
        <w:r>
          <w:t xml:space="preserve">The most convincing project is </w:t>
        </w:r>
      </w:ins>
      <w:ins w:id="2878" w:author="Arthur Parmentier" w:date="2020-05-19T19:59:00Z">
        <w:r w:rsidRPr="00F707EB">
          <w:t>https://saic-violet.github.io/learnable-triangulation/</w:t>
        </w:r>
      </w:ins>
    </w:p>
  </w:footnote>
  <w:footnote w:id="36">
    <w:p w:rsidR="001A4879" w:rsidRPr="00BF1ECB" w:rsidRDefault="001A4879" w:rsidP="00FF7548">
      <w:pPr>
        <w:pStyle w:val="Notedebasdepage"/>
        <w:rPr>
          <w:ins w:id="2906" w:author="Arthur Parmentier" w:date="2020-05-19T22:04:00Z"/>
          <w:rPrChange w:id="2907" w:author="Arthur Parmentier" w:date="2020-05-23T19:46:00Z">
            <w:rPr>
              <w:ins w:id="2908" w:author="Arthur Parmentier" w:date="2020-05-19T22:04:00Z"/>
              <w:lang w:val="fr-FR"/>
            </w:rPr>
          </w:rPrChange>
        </w:rPr>
      </w:pPr>
      <w:ins w:id="2909" w:author="Arthur Parmentier" w:date="2020-05-19T21:57:00Z">
        <w:r>
          <w:rPr>
            <w:rStyle w:val="Appelnotedebasdep"/>
          </w:rPr>
          <w:footnoteRef/>
        </w:r>
        <w:r>
          <w:t xml:space="preserve"> </w:t>
        </w:r>
        <w:r w:rsidRPr="00BF1ECB">
          <w:rPr>
            <w:rPrChange w:id="2910" w:author="Arthur Parmentier" w:date="2020-05-23T19:46:00Z">
              <w:rPr>
                <w:lang w:val="fr-FR"/>
              </w:rPr>
            </w:rPrChange>
          </w:rPr>
          <w:t xml:space="preserve">I had a theoretical discussion with Walter around the idea that in theory, one could use </w:t>
        </w:r>
      </w:ins>
      <w:ins w:id="2911" w:author="Arthur Parmentier" w:date="2020-05-19T21:58:00Z">
        <w:r w:rsidRPr="00BF1ECB">
          <w:rPr>
            <w:rPrChange w:id="2912" w:author="Arthur Parmentier" w:date="2020-05-23T19:46:00Z">
              <w:rPr>
                <w:lang w:val="fr-FR"/>
              </w:rPr>
            </w:rPrChange>
          </w:rPr>
          <w:t xml:space="preserve">« play » without « entering the box » in requests such as </w:t>
        </w:r>
      </w:ins>
      <w:ins w:id="2913" w:author="Arthur Parmentier" w:date="2020-05-19T21:59:00Z">
        <w:r w:rsidRPr="00BF1ECB">
          <w:rPr>
            <w:rPrChange w:id="2914" w:author="Arthur Parmentier" w:date="2020-05-23T19:46:00Z">
              <w:rPr>
                <w:lang w:val="fr-FR"/>
              </w:rPr>
            </w:rPrChange>
          </w:rPr>
          <w:t>« </w:t>
        </w:r>
      </w:ins>
      <w:ins w:id="2915" w:author="Arthur Parmentier" w:date="2020-05-19T22:03:00Z">
        <w:r w:rsidRPr="00BF1ECB">
          <w:rPr>
            <w:rPrChange w:id="2916" w:author="Arthur Parmentier" w:date="2020-05-23T19:46:00Z">
              <w:rPr>
                <w:lang w:val="fr-FR"/>
              </w:rPr>
            </w:rPrChange>
          </w:rPr>
          <w:t xml:space="preserve">Strings LT Slowly enter </w:t>
        </w:r>
      </w:ins>
      <w:ins w:id="2917" w:author="Arthur Parmentier" w:date="2020-05-19T22:01:00Z">
        <w:r w:rsidRPr="00BF1ECB">
          <w:rPr>
            <w:rPrChange w:id="2918" w:author="Arthur Parmentier" w:date="2020-05-23T19:46:00Z">
              <w:rPr>
                <w:lang w:val="fr-FR"/>
              </w:rPr>
            </w:rPrChange>
          </w:rPr>
          <w:t>Perc.</w:t>
        </w:r>
      </w:ins>
      <w:ins w:id="2919" w:author="Arthur Parmentier" w:date="2020-05-19T21:58:00Z">
        <w:r w:rsidRPr="00BF1ECB">
          <w:rPr>
            <w:rPrChange w:id="2920" w:author="Arthur Parmentier" w:date="2020-05-23T19:46:00Z">
              <w:rPr>
                <w:lang w:val="fr-FR"/>
              </w:rPr>
            </w:rPrChange>
          </w:rPr>
          <w:t xml:space="preserve"> LT Play </w:t>
        </w:r>
      </w:ins>
      <w:ins w:id="2921" w:author="Arthur Parmentier" w:date="2020-05-19T22:04:00Z">
        <w:r w:rsidRPr="00BF1ECB">
          <w:rPr>
            <w:rPrChange w:id="2922" w:author="Arthur Parmentier" w:date="2020-05-23T19:46:00Z">
              <w:rPr>
                <w:lang w:val="fr-FR"/>
              </w:rPr>
            </w:rPrChange>
          </w:rPr>
          <w:t xml:space="preserve">WG </w:t>
        </w:r>
      </w:ins>
      <w:ins w:id="2923" w:author="Arthur Parmentier" w:date="2020-05-19T21:59:00Z">
        <w:r w:rsidRPr="00BF1ECB">
          <w:rPr>
            <w:rPrChange w:id="2924" w:author="Arthur Parmentier" w:date="2020-05-23T19:46:00Z">
              <w:rPr>
                <w:lang w:val="fr-FR"/>
              </w:rPr>
            </w:rPrChange>
          </w:rPr>
          <w:t>After 30 seconds Off Play </w:t>
        </w:r>
      </w:ins>
      <w:ins w:id="2925" w:author="Arthur Parmentier" w:date="2020-05-19T22:03:00Z">
        <w:r w:rsidRPr="00BF1ECB">
          <w:rPr>
            <w:rPrChange w:id="2926" w:author="Arthur Parmentier" w:date="2020-05-23T19:46:00Z">
              <w:rPr>
                <w:lang w:val="fr-FR"/>
              </w:rPr>
            </w:rPrChange>
          </w:rPr>
          <w:t>&lt;enter the box&gt;</w:t>
        </w:r>
      </w:ins>
      <w:ins w:id="2927" w:author="Arthur Parmentier" w:date="2020-05-19T22:05:00Z">
        <w:r w:rsidRPr="00BF1ECB">
          <w:rPr>
            <w:rPrChange w:id="2928" w:author="Arthur Parmentier" w:date="2020-05-23T19:46:00Z">
              <w:rPr>
                <w:lang w:val="fr-FR"/>
              </w:rPr>
            </w:rPrChange>
          </w:rPr>
          <w:t xml:space="preserve"> </w:t>
        </w:r>
      </w:ins>
      <w:ins w:id="2929" w:author="Arthur Parmentier" w:date="2020-05-19T21:59:00Z">
        <w:r w:rsidRPr="00BF1ECB">
          <w:rPr>
            <w:rPrChange w:id="2930" w:author="Arthur Parmentier" w:date="2020-05-23T19:46:00Z">
              <w:rPr>
                <w:lang w:val="fr-FR"/>
              </w:rPr>
            </w:rPrChange>
          </w:rPr>
          <w:t>», which would mean </w:t>
        </w:r>
      </w:ins>
      <w:ins w:id="2931" w:author="Arthur Parmentier" w:date="2020-05-19T22:04:00Z">
        <w:r w:rsidRPr="00BF1ECB">
          <w:rPr>
            <w:rPrChange w:id="2932" w:author="Arthur Parmentier" w:date="2020-05-23T19:46:00Z">
              <w:rPr>
                <w:lang w:val="fr-FR"/>
              </w:rPr>
            </w:rPrChange>
          </w:rPr>
          <w:t>that when the soundpainter « enters the box » :</w:t>
        </w:r>
      </w:ins>
    </w:p>
    <w:p w:rsidR="001A4879" w:rsidRPr="00BF1ECB" w:rsidRDefault="001A4879" w:rsidP="00FF7548">
      <w:pPr>
        <w:pStyle w:val="Notedebasdepage"/>
        <w:numPr>
          <w:ilvl w:val="0"/>
          <w:numId w:val="29"/>
        </w:numPr>
        <w:rPr>
          <w:ins w:id="2933" w:author="Arthur Parmentier" w:date="2020-05-19T22:05:00Z"/>
          <w:rPrChange w:id="2934" w:author="Arthur Parmentier" w:date="2020-05-23T19:46:00Z">
            <w:rPr>
              <w:ins w:id="2935" w:author="Arthur Parmentier" w:date="2020-05-19T22:05:00Z"/>
              <w:lang w:val="fr-FR"/>
            </w:rPr>
          </w:rPrChange>
        </w:rPr>
      </w:pPr>
      <w:ins w:id="2936" w:author="Arthur Parmentier" w:date="2020-05-19T22:04:00Z">
        <w:r w:rsidRPr="00BF1ECB">
          <w:rPr>
            <w:rPrChange w:id="2937" w:author="Arthur Parmentier" w:date="2020-05-23T19:46:00Z">
              <w:rPr>
                <w:lang w:val="fr-FR"/>
              </w:rPr>
            </w:rPrChange>
          </w:rPr>
          <w:t xml:space="preserve">Strings slowly </w:t>
        </w:r>
      </w:ins>
      <w:ins w:id="2938" w:author="Arthur Parmentier" w:date="2020-05-19T22:05:00Z">
        <w:r w:rsidRPr="00BF1ECB">
          <w:rPr>
            <w:rPrChange w:id="2939" w:author="Arthur Parmentier" w:date="2020-05-23T19:46:00Z">
              <w:rPr>
                <w:lang w:val="fr-FR"/>
              </w:rPr>
            </w:rPrChange>
          </w:rPr>
          <w:t>enter with a LT</w:t>
        </w:r>
      </w:ins>
    </w:p>
    <w:p w:rsidR="001A4879" w:rsidRDefault="001A4879" w:rsidP="00FF7548">
      <w:pPr>
        <w:pStyle w:val="Notedebasdepage"/>
        <w:numPr>
          <w:ilvl w:val="0"/>
          <w:numId w:val="29"/>
        </w:numPr>
        <w:rPr>
          <w:ins w:id="2940" w:author="Arthur Parmentier" w:date="2020-05-19T22:05:00Z"/>
          <w:lang w:val="fr-FR"/>
        </w:rPr>
      </w:pPr>
      <w:ins w:id="2941" w:author="Arthur Parmentier" w:date="2020-05-19T22:05:00Z">
        <w:r>
          <w:rPr>
            <w:lang w:val="fr-FR"/>
          </w:rPr>
          <w:t>Percussions play immediately a LT</w:t>
        </w:r>
      </w:ins>
    </w:p>
    <w:p w:rsidR="001A4879" w:rsidRDefault="001A4879" w:rsidP="00FF7548">
      <w:pPr>
        <w:pStyle w:val="Notedebasdepage"/>
        <w:numPr>
          <w:ilvl w:val="0"/>
          <w:numId w:val="29"/>
        </w:numPr>
        <w:rPr>
          <w:ins w:id="2942" w:author="Arthur Parmentier" w:date="2020-05-19T22:05:00Z"/>
          <w:lang w:val="fr-FR"/>
        </w:rPr>
      </w:pPr>
      <w:ins w:id="2943" w:author="Arthur Parmentier" w:date="2020-05-19T22:05:00Z">
        <w:r>
          <w:rPr>
            <w:lang w:val="fr-FR"/>
          </w:rPr>
          <w:t>Everyone stops after 30 seconds</w:t>
        </w:r>
      </w:ins>
    </w:p>
    <w:p w:rsidR="001A4879" w:rsidRPr="00BF1ECB" w:rsidRDefault="001A4879">
      <w:pPr>
        <w:pStyle w:val="Notedebasdepage"/>
      </w:pPr>
      <w:ins w:id="2944" w:author="Arthur Parmentier" w:date="2020-05-19T22:05:00Z">
        <w:r w:rsidRPr="00BF1ECB">
          <w:rPr>
            <w:rPrChange w:id="2945" w:author="Arthur Parmentier" w:date="2020-05-23T19:46:00Z">
              <w:rPr>
                <w:lang w:val="fr-FR"/>
              </w:rPr>
            </w:rPrChange>
          </w:rPr>
          <w:t>By not « entering the box » when signing the « Play » or « Slowly enter » gest</w:t>
        </w:r>
      </w:ins>
      <w:ins w:id="2946" w:author="Arthur Parmentier" w:date="2020-05-19T22:06:00Z">
        <w:r w:rsidRPr="00BF1ECB">
          <w:rPr>
            <w:rPrChange w:id="2947" w:author="Arthur Parmentier" w:date="2020-05-23T19:46:00Z">
              <w:rPr>
                <w:lang w:val="fr-FR"/>
              </w:rPr>
            </w:rPrChange>
          </w:rPr>
          <w:t xml:space="preserve">ures, it would allow everyone to schedule the 30 seconds count at the same time to perhaps stay synchronized with an external process. </w:t>
        </w:r>
      </w:ins>
      <w:ins w:id="2948" w:author="Arthur Parmentier" w:date="2020-05-19T22:07:00Z">
        <w:r w:rsidRPr="00BF1ECB">
          <w:rPr>
            <w:rPrChange w:id="2949" w:author="Arthur Parmentier" w:date="2020-05-23T19:46:00Z">
              <w:rPr>
                <w:lang w:val="fr-FR"/>
              </w:rPr>
            </w:rPrChange>
          </w:rPr>
          <w:t xml:space="preserve">It would make sense to differenciate the timing properties of the « go gestures » (delay </w:t>
        </w:r>
      </w:ins>
      <w:ins w:id="2950" w:author="Arthur Parmentier" w:date="2020-05-19T22:08:00Z">
        <w:r w:rsidRPr="00BF1ECB">
          <w:rPr>
            <w:rPrChange w:id="2951" w:author="Arthur Parmentier" w:date="2020-05-23T19:46:00Z">
              <w:rPr>
                <w:lang w:val="fr-FR"/>
              </w:rPr>
            </w:rPrChange>
          </w:rPr>
          <w:t xml:space="preserve">start by a certain amount) with </w:t>
        </w:r>
      </w:ins>
      <w:ins w:id="2952" w:author="Arthur Parmentier" w:date="2020-05-19T22:10:00Z">
        <w:r w:rsidRPr="00BF1ECB">
          <w:rPr>
            <w:rPrChange w:id="2953" w:author="Arthur Parmentier" w:date="2020-05-23T19:46:00Z">
              <w:rPr>
                <w:lang w:val="fr-FR"/>
              </w:rPr>
            </w:rPrChange>
          </w:rPr>
          <w:t>« entering the box » which has for specific meaning « execute the request now »</w:t>
        </w:r>
      </w:ins>
      <w:ins w:id="2954" w:author="Arthur Parmentier" w:date="2020-05-19T22:08:00Z">
        <w:r w:rsidRPr="00BF1ECB">
          <w:rPr>
            <w:rPrChange w:id="2955" w:author="Arthur Parmentier" w:date="2020-05-23T19:46:00Z">
              <w:rPr>
                <w:lang w:val="fr-FR"/>
              </w:rPr>
            </w:rPrChange>
          </w:rPr>
          <w:t xml:space="preserve"> for certain configurations, such as when working with computers and time-sen</w:t>
        </w:r>
      </w:ins>
      <w:ins w:id="2956" w:author="Arthur Parmentier" w:date="2020-05-19T22:09:00Z">
        <w:r w:rsidRPr="00BF1ECB">
          <w:rPr>
            <w:rPrChange w:id="2957" w:author="Arthur Parmentier" w:date="2020-05-23T19:46:00Z">
              <w:rPr>
                <w:lang w:val="fr-FR"/>
              </w:rPr>
            </w:rPrChange>
          </w:rPr>
          <w:t xml:space="preserve">sitive systems. In practice, with human performers, the </w:t>
        </w:r>
      </w:ins>
      <w:ins w:id="2958" w:author="Arthur Parmentier" w:date="2020-05-19T22:11:00Z">
        <w:r w:rsidRPr="00BF1ECB">
          <w:rPr>
            <w:rPrChange w:id="2959" w:author="Arthur Parmentier" w:date="2020-05-23T19:46:00Z">
              <w:rPr>
                <w:lang w:val="fr-FR"/>
              </w:rPr>
            </w:rPrChange>
          </w:rPr>
          <w:t>de</w:t>
        </w:r>
      </w:ins>
      <w:ins w:id="2960" w:author="Arthur Parmentier" w:date="2020-05-19T22:09:00Z">
        <w:r w:rsidRPr="00BF1ECB">
          <w:rPr>
            <w:rPrChange w:id="2961" w:author="Arthur Parmentier" w:date="2020-05-23T19:46:00Z">
              <w:rPr>
                <w:lang w:val="fr-FR"/>
              </w:rPr>
            </w:rPrChange>
          </w:rPr>
          <w:t>correlation between the</w:t>
        </w:r>
      </w:ins>
      <w:ins w:id="2962" w:author="Arthur Parmentier" w:date="2020-05-19T22:10:00Z">
        <w:r w:rsidRPr="00BF1ECB">
          <w:rPr>
            <w:rPrChange w:id="2963" w:author="Arthur Parmentier" w:date="2020-05-23T19:46:00Z">
              <w:rPr>
                <w:lang w:val="fr-FR"/>
              </w:rPr>
            </w:rPrChange>
          </w:rPr>
          <w:t xml:space="preserve"> two </w:t>
        </w:r>
      </w:ins>
      <w:ins w:id="2964" w:author="Arthur Parmentier" w:date="2020-05-19T22:11:00Z">
        <w:r w:rsidRPr="00BF1ECB">
          <w:rPr>
            <w:rPrChange w:id="2965" w:author="Arthur Parmentier" w:date="2020-05-23T19:46:00Z">
              <w:rPr>
                <w:lang w:val="fr-FR"/>
              </w:rPr>
            </w:rPrChange>
          </w:rPr>
          <w:t>is either rare or never used within the default mode</w:t>
        </w:r>
      </w:ins>
      <w:ins w:id="2966" w:author="Arthur Parmentier" w:date="2020-05-19T22:14:00Z">
        <w:r w:rsidRPr="00BF1ECB">
          <w:rPr>
            <w:rPrChange w:id="2967" w:author="Arthur Parmentier" w:date="2020-05-23T19:46:00Z">
              <w:rPr>
                <w:lang w:val="fr-FR"/>
              </w:rPr>
            </w:rPrChange>
          </w:rPr>
          <w:t>.</w:t>
        </w:r>
      </w:ins>
    </w:p>
  </w:footnote>
  <w:footnote w:id="37">
    <w:p w:rsidR="001A4879" w:rsidRPr="00BF1ECB" w:rsidRDefault="001A4879">
      <w:pPr>
        <w:pStyle w:val="Notedebasdepage"/>
      </w:pPr>
      <w:ins w:id="3003" w:author="Arthur Parmentier" w:date="2020-05-19T23:04:00Z">
        <w:r>
          <w:rPr>
            <w:rStyle w:val="Appelnotedebasdep"/>
          </w:rPr>
          <w:footnoteRef/>
        </w:r>
        <w:r>
          <w:t xml:space="preserve"> </w:t>
        </w:r>
        <w:r w:rsidRPr="00BF1ECB">
          <w:rPr>
            <w:rPrChange w:id="3004" w:author="Arthur Parmentier" w:date="2020-05-23T19:46:00Z">
              <w:rPr>
                <w:lang w:val="fr-FR"/>
              </w:rPr>
            </w:rPrChange>
          </w:rPr>
          <w:t>One could ask</w:t>
        </w:r>
      </w:ins>
      <w:ins w:id="3005" w:author="Arthur Parmentier" w:date="2020-05-19T23:05:00Z">
        <w:r w:rsidRPr="00BF1ECB">
          <w:rPr>
            <w:rPrChange w:id="3006" w:author="Arthur Parmentier" w:date="2020-05-23T19:46:00Z">
              <w:rPr>
                <w:lang w:val="fr-FR"/>
              </w:rPr>
            </w:rPrChange>
          </w:rPr>
          <w:t xml:space="preserve"> : « why then is it the case that the soundpainter always consider </w:t>
        </w:r>
      </w:ins>
      <w:ins w:id="3007" w:author="Arthur Parmentier" w:date="2020-05-19T23:08:00Z">
        <w:r w:rsidRPr="00BF1ECB">
          <w:rPr>
            <w:rPrChange w:id="3008" w:author="Arthur Parmentier" w:date="2020-05-23T19:46:00Z">
              <w:rPr>
                <w:lang w:val="fr-FR"/>
              </w:rPr>
            </w:rPrChange>
          </w:rPr>
          <w:t>the virtual</w:t>
        </w:r>
      </w:ins>
      <w:ins w:id="3009" w:author="Arthur Parmentier" w:date="2020-05-19T23:05:00Z">
        <w:r w:rsidRPr="00BF1ECB">
          <w:rPr>
            <w:rPrChange w:id="3010" w:author="Arthur Parmentier" w:date="2020-05-23T19:46:00Z">
              <w:rPr>
                <w:lang w:val="fr-FR"/>
              </w:rPr>
            </w:rPrChange>
          </w:rPr>
          <w:t xml:space="preserve"> « box », even when the grammar of the mode implies that the request is always immediate ? I believe that it has to do with how SP has developed from the </w:t>
        </w:r>
      </w:ins>
      <w:ins w:id="3011" w:author="Arthur Parmentier" w:date="2020-05-19T23:06:00Z">
        <w:r w:rsidRPr="00BF1ECB">
          <w:rPr>
            <w:rPrChange w:id="3012" w:author="Arthur Parmentier" w:date="2020-05-23T19:46:00Z">
              <w:rPr>
                <w:lang w:val="fr-FR"/>
              </w:rPr>
            </w:rPrChange>
          </w:rPr>
          <w:t xml:space="preserve">default mode to others and the pratical </w:t>
        </w:r>
      </w:ins>
      <w:ins w:id="3013" w:author="Arthur Parmentier" w:date="2020-05-19T23:07:00Z">
        <w:r w:rsidRPr="00BF1ECB">
          <w:rPr>
            <w:rPrChange w:id="3014" w:author="Arthur Parmentier" w:date="2020-05-23T19:46:00Z">
              <w:rPr>
                <w:lang w:val="fr-FR"/>
              </w:rPr>
            </w:rPrChange>
          </w:rPr>
          <w:t>point of reference</w:t>
        </w:r>
      </w:ins>
      <w:ins w:id="3015" w:author="Arthur Parmentier" w:date="2020-05-19T23:06:00Z">
        <w:r w:rsidRPr="00BF1ECB">
          <w:rPr>
            <w:rPrChange w:id="3016" w:author="Arthur Parmentier" w:date="2020-05-23T19:46:00Z">
              <w:rPr>
                <w:lang w:val="fr-FR"/>
              </w:rPr>
            </w:rPrChange>
          </w:rPr>
          <w:t xml:space="preserve"> that the « box » is a common symbol for immediateness in all modes.</w:t>
        </w:r>
      </w:ins>
    </w:p>
  </w:footnote>
  <w:footnote w:id="38">
    <w:p w:rsidR="001A4879" w:rsidRPr="00BF1ECB" w:rsidRDefault="001A4879">
      <w:pPr>
        <w:pStyle w:val="Notedebasdepage"/>
      </w:pPr>
      <w:ins w:id="3031" w:author="Arthur Parmentier" w:date="2020-05-19T23:11:00Z">
        <w:r>
          <w:rPr>
            <w:rStyle w:val="Appelnotedebasdep"/>
          </w:rPr>
          <w:footnoteRef/>
        </w:r>
        <w:r>
          <w:t xml:space="preserve"> </w:t>
        </w:r>
        <w:r w:rsidRPr="00BF1ECB">
          <w:rPr>
            <w:rPrChange w:id="3032" w:author="Arthur Parmentier" w:date="2020-05-23T19:46:00Z">
              <w:rPr>
                <w:lang w:val="fr-FR"/>
              </w:rPr>
            </w:rPrChange>
          </w:rPr>
          <w:t>In practice, soundpainters tend to omit the « enter » and « exit »</w:t>
        </w:r>
      </w:ins>
      <w:ins w:id="3033" w:author="Arthur Parmentier" w:date="2020-05-19T23:12:00Z">
        <w:r w:rsidRPr="00BF1ECB">
          <w:rPr>
            <w:rPrChange w:id="3034" w:author="Arthur Parmentier" w:date="2020-05-23T19:46:00Z">
              <w:rPr>
                <w:lang w:val="fr-FR"/>
              </w:rPr>
            </w:rPrChange>
          </w:rPr>
          <w:t xml:space="preserve"> signs of mode</w:t>
        </w:r>
      </w:ins>
      <w:ins w:id="3035" w:author="Arthur Parmentier" w:date="2020-05-19T23:15:00Z">
        <w:r w:rsidRPr="00BF1ECB">
          <w:rPr>
            <w:rPrChange w:id="3036" w:author="Arthur Parmentier" w:date="2020-05-23T19:46:00Z">
              <w:rPr>
                <w:lang w:val="fr-FR"/>
              </w:rPr>
            </w:rPrChange>
          </w:rPr>
          <w:t xml:space="preserve">s that are </w:t>
        </w:r>
      </w:ins>
      <w:ins w:id="3037" w:author="Arthur Parmentier" w:date="2020-05-19T23:16:00Z">
        <w:r w:rsidRPr="00BF1ECB">
          <w:rPr>
            <w:rPrChange w:id="3038" w:author="Arthur Parmentier" w:date="2020-05-23T19:46:00Z">
              <w:rPr>
                <w:lang w:val="fr-FR"/>
              </w:rPr>
            </w:rPrChange>
          </w:rPr>
          <w:t>not ambiguous</w:t>
        </w:r>
      </w:ins>
      <w:ins w:id="3039" w:author="Arthur Parmentier" w:date="2020-05-19T23:12:00Z">
        <w:r w:rsidRPr="00BF1ECB">
          <w:rPr>
            <w:rPrChange w:id="3040" w:author="Arthur Parmentier" w:date="2020-05-23T19:46:00Z">
              <w:rPr>
                <w:lang w:val="fr-FR"/>
              </w:rPr>
            </w:rPrChange>
          </w:rPr>
          <w:t>, making things more difficult without depth tracking</w:t>
        </w:r>
      </w:ins>
      <w:ins w:id="3041" w:author="Arthur Parmentier" w:date="2020-05-19T23:16:00Z">
        <w:r w:rsidRPr="00BF1ECB">
          <w:rPr>
            <w:rPrChange w:id="3042" w:author="Arthur Parmentier" w:date="2020-05-23T19:46:00Z">
              <w:rPr>
                <w:lang w:val="fr-FR"/>
              </w:rPr>
            </w:rPrChange>
          </w:rPr>
          <w:t xml:space="preserve"> in case that « entering the box » is the only mark of the change of mode </w:t>
        </w:r>
      </w:ins>
      <w:ins w:id="3043" w:author="Arthur Parmentier" w:date="2020-05-19T23:17:00Z">
        <w:r w:rsidRPr="00BF1ECB">
          <w:rPr>
            <w:rPrChange w:id="3044" w:author="Arthur Parmentier" w:date="2020-05-23T19:46:00Z">
              <w:rPr>
                <w:lang w:val="fr-FR"/>
              </w:rPr>
            </w:rPrChange>
          </w:rPr>
          <w:t>(for instance by using the launch mode directly with « entering/exiting the box » instead of signing Launch Mode and Tear).</w:t>
        </w:r>
      </w:ins>
    </w:p>
  </w:footnote>
  <w:footnote w:id="39">
    <w:p w:rsidR="001A4879" w:rsidRPr="00BF1ECB" w:rsidRDefault="001A4879">
      <w:pPr>
        <w:pStyle w:val="Notedebasdepage"/>
      </w:pPr>
      <w:ins w:id="3156" w:author="Arthur Parmentier" w:date="2020-05-20T19:43:00Z">
        <w:r>
          <w:rPr>
            <w:rStyle w:val="Appelnotedebasdep"/>
          </w:rPr>
          <w:footnoteRef/>
        </w:r>
        <w:r>
          <w:t xml:space="preserve"> </w:t>
        </w:r>
        <w:r w:rsidRPr="00BF1ECB">
          <w:rPr>
            <w:rPrChange w:id="3157" w:author="Arthur Parmentier" w:date="2020-05-23T19:46:00Z">
              <w:rPr>
                <w:lang w:val="fr-FR"/>
              </w:rPr>
            </w:rPrChange>
          </w:rPr>
          <w:t>I did not test the performance of this choice quantitatively, but only qualitatively</w:t>
        </w:r>
      </w:ins>
      <w:ins w:id="3158" w:author="Arthur Parmentier" w:date="2020-05-20T21:37:00Z">
        <w:r w:rsidRPr="00BF1ECB">
          <w:rPr>
            <w:rPrChange w:id="3159" w:author="Arthur Parmentier" w:date="2020-05-23T19:46:00Z">
              <w:rPr>
                <w:lang w:val="fr-FR"/>
              </w:rPr>
            </w:rPrChange>
          </w:rPr>
          <w:t xml:space="preserve"> </w:t>
        </w:r>
      </w:ins>
      <w:ins w:id="3160" w:author="Arthur Parmentier" w:date="2020-05-20T19:43:00Z">
        <w:r w:rsidRPr="00BF1ECB">
          <w:rPr>
            <w:rPrChange w:id="3161" w:author="Arthur Parmentier" w:date="2020-05-23T19:46:00Z">
              <w:rPr>
                <w:lang w:val="fr-FR"/>
              </w:rPr>
            </w:rPrChange>
          </w:rPr>
          <w:t>by testing</w:t>
        </w:r>
      </w:ins>
      <w:ins w:id="3162" w:author="Arthur Parmentier" w:date="2020-05-20T21:37:00Z">
        <w:r w:rsidRPr="00BF1ECB">
          <w:rPr>
            <w:rPrChange w:id="3163" w:author="Arthur Parmentier" w:date="2020-05-23T19:46:00Z">
              <w:rPr>
                <w:lang w:val="fr-FR"/>
              </w:rPr>
            </w:rPrChange>
          </w:rPr>
          <w:t xml:space="preserve"> the change in performance that I could perceive</w:t>
        </w:r>
      </w:ins>
      <w:ins w:id="3164" w:author="Arthur Parmentier" w:date="2020-05-20T19:44:00Z">
        <w:r w:rsidRPr="00BF1ECB">
          <w:rPr>
            <w:rPrChange w:id="3165" w:author="Arthur Parmentier" w:date="2020-05-23T19:46:00Z">
              <w:rPr>
                <w:lang w:val="fr-FR"/>
              </w:rPr>
            </w:rPrChange>
          </w:rPr>
          <w:t xml:space="preserve"> with and without shoulders. </w:t>
        </w:r>
      </w:ins>
      <w:ins w:id="3166" w:author="Arthur Parmentier" w:date="2020-05-20T19:45:00Z">
        <w:r w:rsidRPr="00BF1ECB">
          <w:rPr>
            <w:rPrChange w:id="3167" w:author="Arthur Parmentier" w:date="2020-05-23T19:46:00Z">
              <w:rPr>
                <w:lang w:val="fr-FR"/>
              </w:rPr>
            </w:rPrChange>
          </w:rPr>
          <w:t>It is obvious from the SP signs</w:t>
        </w:r>
      </w:ins>
      <w:ins w:id="3168" w:author="Arthur Parmentier" w:date="2020-05-20T19:46:00Z">
        <w:r w:rsidRPr="00BF1ECB">
          <w:rPr>
            <w:rPrChange w:id="3169" w:author="Arthur Parmentier" w:date="2020-05-23T19:46:00Z">
              <w:rPr>
                <w:lang w:val="fr-FR"/>
              </w:rPr>
            </w:rPrChange>
          </w:rPr>
          <w:t xml:space="preserve"> that I consider</w:t>
        </w:r>
      </w:ins>
      <w:ins w:id="3170" w:author="Arthur Parmentier" w:date="2020-05-20T19:45:00Z">
        <w:r w:rsidRPr="00BF1ECB">
          <w:rPr>
            <w:rPrChange w:id="3171" w:author="Arthur Parmentier" w:date="2020-05-23T19:46:00Z">
              <w:rPr>
                <w:lang w:val="fr-FR"/>
              </w:rPr>
            </w:rPrChange>
          </w:rPr>
          <w:t xml:space="preserve"> that aside shoulders, no other </w:t>
        </w:r>
      </w:ins>
      <w:ins w:id="3172" w:author="Arthur Parmentier" w:date="2020-05-20T19:46:00Z">
        <w:r w:rsidRPr="00BF1ECB">
          <w:rPr>
            <w:rPrChange w:id="3173" w:author="Arthur Parmentier" w:date="2020-05-23T19:46:00Z">
              <w:rPr>
                <w:lang w:val="fr-FR"/>
              </w:rPr>
            </w:rPrChange>
          </w:rPr>
          <w:t>body joints could increase the performance of the recognition in real-time (curse of dimentionality problem).</w:t>
        </w:r>
      </w:ins>
    </w:p>
  </w:footnote>
  <w:footnote w:id="40">
    <w:p w:rsidR="001A4879" w:rsidRPr="00221FBD" w:rsidRDefault="001A4879">
      <w:pPr>
        <w:pStyle w:val="Notedebasdepage"/>
        <w:rPr>
          <w:lang w:val="fr-FR"/>
          <w:rPrChange w:id="3200" w:author="Arthur Parmentier" w:date="2020-06-03T19:00:00Z">
            <w:rPr/>
          </w:rPrChange>
        </w:rPr>
      </w:pPr>
      <w:ins w:id="3201" w:author="Arthur Parmentier" w:date="2020-06-03T19:00:00Z">
        <w:r>
          <w:rPr>
            <w:rStyle w:val="Appelnotedebasdep"/>
          </w:rPr>
          <w:footnoteRef/>
        </w:r>
        <w:r>
          <w:t xml:space="preserve"> </w:t>
        </w:r>
        <w:r>
          <w:rPr>
            <w:lang w:val="fr-FR"/>
          </w:rPr>
          <w:t xml:space="preserve">Several hand pose estimations models are presented here : </w:t>
        </w:r>
        <w:r>
          <w:rPr>
            <w:lang w:val="fr-FR"/>
          </w:rPr>
          <w:fldChar w:fldCharType="begin"/>
        </w:r>
        <w:r>
          <w:rPr>
            <w:lang w:val="fr-FR"/>
          </w:rPr>
          <w:instrText xml:space="preserve"> HYPERLINK "</w:instrText>
        </w:r>
        <w:r w:rsidRPr="00221FBD">
          <w:rPr>
            <w:lang w:val="fr-FR"/>
          </w:rPr>
          <w:instrText>https://xinghaochen.github.io/awesome-hand-pose-estimation/</w:instrText>
        </w:r>
        <w:r>
          <w:rPr>
            <w:lang w:val="fr-FR"/>
          </w:rPr>
          <w:instrText xml:space="preserve">" </w:instrText>
        </w:r>
        <w:r>
          <w:rPr>
            <w:lang w:val="fr-FR"/>
          </w:rPr>
          <w:fldChar w:fldCharType="separate"/>
        </w:r>
        <w:r w:rsidRPr="004B7938">
          <w:rPr>
            <w:rStyle w:val="Lienhypertexte"/>
            <w:lang w:val="fr-FR"/>
          </w:rPr>
          <w:t>https://xinghaochen.github.io/awesome-hand-pose-estimation/</w:t>
        </w:r>
        <w:r>
          <w:rPr>
            <w:lang w:val="fr-FR"/>
          </w:rPr>
          <w:fldChar w:fldCharType="end"/>
        </w:r>
        <w:r>
          <w:rPr>
            <w:lang w:val="fr-FR"/>
          </w:rPr>
          <w:t xml:space="preserve">. </w:t>
        </w:r>
      </w:ins>
      <w:ins w:id="3202" w:author="Arthur Parmentier" w:date="2020-06-03T19:01:00Z">
        <w:r>
          <w:rPr>
            <w:lang w:val="fr-FR"/>
          </w:rPr>
          <w:t>The open pose model also has 2D hand pose recognition but in each case, the models c</w:t>
        </w:r>
      </w:ins>
      <w:ins w:id="3203" w:author="Arthur Parmentier" w:date="2020-06-03T19:02:00Z">
        <w:r>
          <w:rPr>
            <w:lang w:val="fr-FR"/>
          </w:rPr>
          <w:t>ould not easily be ported to Max.</w:t>
        </w:r>
      </w:ins>
    </w:p>
  </w:footnote>
  <w:footnote w:id="41">
    <w:p w:rsidR="001A4879" w:rsidRPr="004B4499" w:rsidRDefault="001A4879">
      <w:pPr>
        <w:pStyle w:val="Notedebasdepage"/>
        <w:rPr>
          <w:lang w:val="fr-FR"/>
          <w:rPrChange w:id="3290" w:author="Arthur Parmentier" w:date="2020-06-03T20:04:00Z">
            <w:rPr/>
          </w:rPrChange>
        </w:rPr>
      </w:pPr>
      <w:ins w:id="3291" w:author="Arthur Parmentier" w:date="2020-06-03T20:04:00Z">
        <w:r>
          <w:rPr>
            <w:rStyle w:val="Appelnotedebasdep"/>
          </w:rPr>
          <w:footnoteRef/>
        </w:r>
        <w:r>
          <w:t xml:space="preserve"> </w:t>
        </w:r>
        <w:r>
          <w:rPr>
            <w:lang w:val="fr-FR"/>
          </w:rPr>
          <w:t xml:space="preserve">See Tensorflow blog, March 09, 2020 : </w:t>
        </w:r>
        <w:r w:rsidRPr="004B4499">
          <w:rPr>
            <w:lang w:val="fr-FR"/>
          </w:rPr>
          <w:t>https://blog.tensorflow.org/2020/03/face-and-hand-tracking-in-browser-with-mediapipe-and-tensorflowjs.html</w:t>
        </w:r>
      </w:ins>
    </w:p>
  </w:footnote>
  <w:footnote w:id="42">
    <w:p w:rsidR="001A4879" w:rsidRPr="003D6C76" w:rsidRDefault="001A4879">
      <w:pPr>
        <w:pStyle w:val="Notedebasdepage"/>
        <w:rPr>
          <w:lang w:val="fr-FR"/>
          <w:rPrChange w:id="3301" w:author="Arthur Parmentier" w:date="2020-06-03T20:08:00Z">
            <w:rPr/>
          </w:rPrChange>
        </w:rPr>
      </w:pPr>
      <w:ins w:id="3302" w:author="Arthur Parmentier" w:date="2020-06-03T20:08:00Z">
        <w:r>
          <w:rPr>
            <w:rStyle w:val="Appelnotedebasdep"/>
          </w:rPr>
          <w:footnoteRef/>
        </w:r>
        <w:r>
          <w:t xml:space="preserve"> </w:t>
        </w:r>
      </w:ins>
      <w:ins w:id="3303" w:author="Arthur Parmentier" w:date="2020-06-03T20:09:00Z">
        <w:r w:rsidRPr="003D6C76">
          <w:t>https://github.com/lysdexic-audio/n4m-handpose</w:t>
        </w:r>
      </w:ins>
    </w:p>
  </w:footnote>
  <w:footnote w:id="43">
    <w:p w:rsidR="001A4879" w:rsidRPr="00DB2BB8" w:rsidRDefault="001A4879">
      <w:pPr>
        <w:pStyle w:val="Notedebasdepage"/>
        <w:rPr>
          <w:lang w:val="fr-FR"/>
          <w:rPrChange w:id="3324" w:author="Arthur Parmentier" w:date="2020-06-03T20:22:00Z">
            <w:rPr/>
          </w:rPrChange>
        </w:rPr>
      </w:pPr>
      <w:ins w:id="3325" w:author="Arthur Parmentier" w:date="2020-06-03T20:22:00Z">
        <w:r>
          <w:rPr>
            <w:rStyle w:val="Appelnotedebasdep"/>
          </w:rPr>
          <w:footnoteRef/>
        </w:r>
        <w:r>
          <w:t xml:space="preserve"> </w:t>
        </w:r>
        <w:r>
          <w:rPr>
            <w:lang w:val="fr-FR"/>
          </w:rPr>
          <w:t xml:space="preserve">See the MediaPipe repository : </w:t>
        </w:r>
        <w:r w:rsidRPr="00DB2BB8">
          <w:rPr>
            <w:lang w:val="fr-FR"/>
          </w:rPr>
          <w:t>https://github.com/google/mediapipe/blob/master/mediapipe/docs/multi_hand_tracking_mobile_gpu.md</w:t>
        </w:r>
      </w:ins>
    </w:p>
  </w:footnote>
  <w:footnote w:id="44">
    <w:p w:rsidR="001A4879" w:rsidRPr="00BF1ECB" w:rsidRDefault="001A4879">
      <w:pPr>
        <w:pStyle w:val="Notedebasdepage"/>
      </w:pPr>
      <w:ins w:id="3397" w:author="Arthur Parmentier" w:date="2020-05-20T22:47:00Z">
        <w:r>
          <w:rPr>
            <w:rStyle w:val="Appelnotedebasdep"/>
          </w:rPr>
          <w:footnoteRef/>
        </w:r>
        <w:r>
          <w:t xml:space="preserve"> </w:t>
        </w:r>
        <w:r w:rsidRPr="00BF1ECB">
          <w:rPr>
            <w:rPrChange w:id="3398" w:author="Arthur Parmentier" w:date="2020-05-23T19:46:00Z">
              <w:rPr>
                <w:lang w:val="fr-FR"/>
              </w:rPr>
            </w:rPrChange>
          </w:rPr>
          <w:t xml:space="preserve">The </w:t>
        </w:r>
      </w:ins>
      <w:ins w:id="3399" w:author="Arthur Parmentier" w:date="2020-05-20T22:50:00Z">
        <w:r w:rsidRPr="00BF1ECB">
          <w:rPr>
            <w:rPrChange w:id="3400" w:author="Arthur Parmentier" w:date="2020-05-23T19:46:00Z">
              <w:rPr>
                <w:lang w:val="fr-FR"/>
              </w:rPr>
            </w:rPrChange>
          </w:rPr>
          <w:t>information flow</w:t>
        </w:r>
      </w:ins>
      <w:ins w:id="3401" w:author="Arthur Parmentier" w:date="2020-05-20T22:47:00Z">
        <w:r w:rsidRPr="00BF1ECB">
          <w:rPr>
            <w:rPrChange w:id="3402" w:author="Arthur Parmentier" w:date="2020-05-23T19:46:00Z">
              <w:rPr>
                <w:lang w:val="fr-FR"/>
              </w:rPr>
            </w:rPrChange>
          </w:rPr>
          <w:t xml:space="preserve"> at the opening of the patch</w:t>
        </w:r>
      </w:ins>
      <w:ins w:id="3403" w:author="Arthur Parmentier" w:date="2020-05-22T18:38:00Z">
        <w:r w:rsidRPr="00BF1ECB">
          <w:rPr>
            <w:rPrChange w:id="3404" w:author="Arthur Parmentier" w:date="2020-05-23T19:46:00Z">
              <w:rPr>
                <w:lang w:val="fr-FR"/>
              </w:rPr>
            </w:rPrChange>
          </w:rPr>
          <w:t>er</w:t>
        </w:r>
      </w:ins>
      <w:ins w:id="3405" w:author="Arthur Parmentier" w:date="2020-05-20T22:47:00Z">
        <w:r w:rsidRPr="00BF1ECB">
          <w:rPr>
            <w:rPrChange w:id="3406" w:author="Arthur Parmentier" w:date="2020-05-23T19:46:00Z">
              <w:rPr>
                <w:lang w:val="fr-FR"/>
              </w:rPr>
            </w:rPrChange>
          </w:rPr>
          <w:t xml:space="preserve"> follows a specific order. </w:t>
        </w:r>
      </w:ins>
      <w:ins w:id="3407" w:author="Arthur Parmentier" w:date="2020-05-20T22:53:00Z">
        <w:r w:rsidRPr="00BF1ECB">
          <w:rPr>
            <w:rPrChange w:id="3408" w:author="Arthur Parmentier" w:date="2020-05-23T19:46:00Z">
              <w:rPr>
                <w:lang w:val="fr-FR"/>
              </w:rPr>
            </w:rPrChange>
          </w:rPr>
          <w:t>If implemented at startup, t</w:t>
        </w:r>
      </w:ins>
      <w:ins w:id="3409" w:author="Arthur Parmentier" w:date="2020-05-20T22:48:00Z">
        <w:r w:rsidRPr="00BF1ECB">
          <w:rPr>
            <w:rPrChange w:id="3410" w:author="Arthur Parmentier" w:date="2020-05-23T19:46:00Z">
              <w:rPr>
                <w:lang w:val="fr-FR"/>
              </w:rPr>
            </w:rPrChange>
          </w:rPr>
          <w:t>he triggering of the input size</w:t>
        </w:r>
      </w:ins>
      <w:ins w:id="3411" w:author="Arthur Parmentier" w:date="2020-05-20T22:50:00Z">
        <w:r w:rsidRPr="00BF1ECB">
          <w:rPr>
            <w:rPrChange w:id="3412" w:author="Arthur Parmentier" w:date="2020-05-23T19:46:00Z">
              <w:rPr>
                <w:lang w:val="fr-FR"/>
              </w:rPr>
            </w:rPrChange>
          </w:rPr>
          <w:t xml:space="preserve"> </w:t>
        </w:r>
      </w:ins>
      <w:ins w:id="3413" w:author="Arthur Parmentier" w:date="2020-05-20T22:48:00Z">
        <w:r w:rsidRPr="00BF1ECB">
          <w:rPr>
            <w:rPrChange w:id="3414" w:author="Arthur Parmentier" w:date="2020-05-23T19:46:00Z">
              <w:rPr>
                <w:lang w:val="fr-FR"/>
              </w:rPr>
            </w:rPrChange>
          </w:rPr>
          <w:t>should be launched with a « loadpercent 91 » object to garan</w:t>
        </w:r>
      </w:ins>
      <w:ins w:id="3415" w:author="Arthur Parmentier" w:date="2020-05-20T22:49:00Z">
        <w:r w:rsidRPr="00BF1ECB">
          <w:rPr>
            <w:rPrChange w:id="3416" w:author="Arthur Parmentier" w:date="2020-05-23T19:46:00Z">
              <w:rPr>
                <w:lang w:val="fr-FR"/>
              </w:rPr>
            </w:rPrChange>
          </w:rPr>
          <w:t>tee that it is caught by the input manager</w:t>
        </w:r>
      </w:ins>
      <w:ins w:id="3417" w:author="Arthur Parmentier" w:date="2020-05-20T22:53:00Z">
        <w:r w:rsidRPr="00BF1ECB">
          <w:rPr>
            <w:rPrChange w:id="3418" w:author="Arthur Parmentier" w:date="2020-05-23T19:46:00Z">
              <w:rPr>
                <w:lang w:val="fr-FR"/>
              </w:rPr>
            </w:rPrChange>
          </w:rPr>
          <w:t>. Otherwise, the number can be sent anytime</w:t>
        </w:r>
      </w:ins>
      <w:ins w:id="3419" w:author="Arthur Parmentier" w:date="2020-05-20T22:54:00Z">
        <w:r w:rsidRPr="00BF1ECB">
          <w:rPr>
            <w:rPrChange w:id="3420" w:author="Arthur Parmentier" w:date="2020-05-23T19:46:00Z">
              <w:rPr>
                <w:lang w:val="fr-FR"/>
              </w:rPr>
            </w:rPrChange>
          </w:rPr>
          <w:t xml:space="preserve"> before the recording is launched.</w:t>
        </w:r>
      </w:ins>
    </w:p>
  </w:footnote>
  <w:footnote w:id="45">
    <w:p w:rsidR="001A4879" w:rsidRPr="00D20FA9" w:rsidRDefault="001A4879">
      <w:pPr>
        <w:pStyle w:val="Notedebasdepage"/>
        <w:rPr>
          <w:lang w:val="fr-FR"/>
          <w:rPrChange w:id="3494" w:author="Arthur Parmentier" w:date="2020-06-03T22:50:00Z">
            <w:rPr/>
          </w:rPrChange>
        </w:rPr>
      </w:pPr>
      <w:ins w:id="3495"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46">
    <w:p w:rsidR="001A4879" w:rsidRPr="00BF1ECB" w:rsidRDefault="001A4879">
      <w:pPr>
        <w:pStyle w:val="Notedebasdepage"/>
      </w:pPr>
      <w:ins w:id="3606" w:author="Arthur Parmentier" w:date="2020-05-20T22:33:00Z">
        <w:r>
          <w:rPr>
            <w:rStyle w:val="Appelnotedebasdep"/>
          </w:rPr>
          <w:footnoteRef/>
        </w:r>
        <w:r>
          <w:t xml:space="preserve"> </w:t>
        </w:r>
        <w:r w:rsidRPr="00BF1ECB">
          <w:rPr>
            <w:rPrChange w:id="3607" w:author="Arthur Parmentier" w:date="2020-05-23T19:46:00Z">
              <w:rPr>
                <w:lang w:val="fr-FR"/>
              </w:rPr>
            </w:rPrChange>
          </w:rPr>
          <w:t xml:space="preserve">5 seconds is the maximum sequence length </w:t>
        </w:r>
      </w:ins>
      <w:ins w:id="3608" w:author="Arthur Parmentier" w:date="2020-05-20T22:35:00Z">
        <w:r w:rsidRPr="00BF1ECB">
          <w:rPr>
            <w:rPrChange w:id="3609" w:author="Arthur Parmentier" w:date="2020-05-23T19:46:00Z">
              <w:rPr>
                <w:lang w:val="fr-FR"/>
              </w:rPr>
            </w:rPrChange>
          </w:rPr>
          <w:t>that I allowed the recording buffer to store</w:t>
        </w:r>
      </w:ins>
      <w:ins w:id="3610" w:author="Arthur Parmentier" w:date="2020-05-20T22:36:00Z">
        <w:r w:rsidRPr="00BF1ECB">
          <w:rPr>
            <w:rPrChange w:id="3611" w:author="Arthur Parmentier" w:date="2020-05-23T19:46:00Z">
              <w:rPr>
                <w:lang w:val="fr-FR"/>
              </w:rPr>
            </w:rPrChange>
          </w:rPr>
          <w:t xml:space="preserve">. Internally, </w:t>
        </w:r>
      </w:ins>
      <w:ins w:id="3612" w:author="Arthur Parmentier" w:date="2020-05-20T22:37:00Z">
        <w:r w:rsidRPr="00BF1ECB">
          <w:rPr>
            <w:rPrChange w:id="3613" w:author="Arthur Parmentier" w:date="2020-05-23T19:46:00Z">
              <w:rPr>
                <w:lang w:val="fr-FR"/>
              </w:rPr>
            </w:rPrChange>
          </w:rPr>
          <w:t>it is a constraint from the M</w:t>
        </w:r>
      </w:ins>
      <w:ins w:id="3614" w:author="Arthur Parmentier" w:date="2020-05-20T22:38:00Z">
        <w:r w:rsidRPr="00BF1ECB">
          <w:rPr>
            <w:rPrChange w:id="3615" w:author="Arthur Parmentier" w:date="2020-05-23T19:46:00Z">
              <w:rPr>
                <w:lang w:val="fr-FR"/>
              </w:rPr>
            </w:rPrChange>
          </w:rPr>
          <w:t>uBu object that stores the buffers and require a « maximum capacity » for each track, possibly for memory allocation issues.</w:t>
        </w:r>
      </w:ins>
      <w:ins w:id="3616" w:author="Arthur Parmentier" w:date="2020-05-20T22:36:00Z">
        <w:r w:rsidRPr="00BF1ECB">
          <w:rPr>
            <w:rPrChange w:id="3617" w:author="Arthur Parmentier" w:date="2020-05-23T19:46:00Z">
              <w:rPr>
                <w:lang w:val="fr-FR"/>
              </w:rPr>
            </w:rPrChange>
          </w:rPr>
          <w:t xml:space="preserve"> </w:t>
        </w:r>
      </w:ins>
      <w:ins w:id="3618" w:author="Arthur Parmentier" w:date="2020-05-20T22:39:00Z">
        <w:r w:rsidRPr="00BF1ECB">
          <w:rPr>
            <w:rPrChange w:id="3619" w:author="Arthur Parmentier" w:date="2020-05-23T19:46:00Z">
              <w:rPr>
                <w:lang w:val="fr-FR"/>
              </w:rPr>
            </w:rPrChange>
          </w:rPr>
          <w:t xml:space="preserve">However, it is unrealistic that a sign does take more than 2 seconds to </w:t>
        </w:r>
      </w:ins>
      <w:ins w:id="3620" w:author="Arthur Parmentier" w:date="2020-05-20T22:40:00Z">
        <w:r w:rsidRPr="00BF1ECB">
          <w:rPr>
            <w:rPrChange w:id="3621" w:author="Arthur Parmentier" w:date="2020-05-23T19:46:00Z">
              <w:rPr>
                <w:lang w:val="fr-FR"/>
              </w:rPr>
            </w:rPrChange>
          </w:rPr>
          <w:t>be executed.</w:t>
        </w:r>
      </w:ins>
    </w:p>
  </w:footnote>
  <w:footnote w:id="47">
    <w:p w:rsidR="001A4879" w:rsidRPr="001B372B" w:rsidRDefault="001A4879">
      <w:pPr>
        <w:pStyle w:val="Notedebasdepage"/>
        <w:rPr>
          <w:lang w:val="fr-FR"/>
          <w:rPrChange w:id="3632" w:author="Arthur Parmentier" w:date="2020-06-03T23:27:00Z">
            <w:rPr/>
          </w:rPrChange>
        </w:rPr>
      </w:pPr>
      <w:ins w:id="3633" w:author="Arthur Parmentier" w:date="2020-06-03T23:27:00Z">
        <w:r>
          <w:rPr>
            <w:rStyle w:val="Appelnotedebasdep"/>
          </w:rPr>
          <w:footnoteRef/>
        </w:r>
        <w:r>
          <w:t xml:space="preserve"> </w:t>
        </w:r>
        <w:r>
          <w:rPr>
            <w:lang w:val="fr-FR"/>
          </w:rPr>
          <w:t xml:space="preserve">In further releases of the tool, </w:t>
        </w:r>
      </w:ins>
      <w:ins w:id="3634" w:author="Arthur Parmentier" w:date="2020-06-03T23:28:00Z">
        <w:r>
          <w:rPr>
            <w:lang w:val="fr-FR"/>
          </w:rPr>
          <w:t>i twill be possible</w:t>
        </w:r>
      </w:ins>
      <w:ins w:id="3635" w:author="Arthur Parmentier" w:date="2020-06-03T23:27:00Z">
        <w:r>
          <w:rPr>
            <w:lang w:val="fr-FR"/>
          </w:rPr>
          <w:t xml:space="preserve"> to only use one Mubu object for all models, but I could not reach this level of gener</w:t>
        </w:r>
      </w:ins>
      <w:ins w:id="3636" w:author="Arthur Parmentier" w:date="2020-06-03T23:28:00Z">
        <w:r>
          <w:rPr>
            <w:lang w:val="fr-FR"/>
          </w:rPr>
          <w:t>icity and complexity inside the frame of my project.</w:t>
        </w:r>
      </w:ins>
    </w:p>
  </w:footnote>
  <w:footnote w:id="48">
    <w:p w:rsidR="001A4879" w:rsidRPr="00BF1ECB" w:rsidRDefault="001A4879">
      <w:pPr>
        <w:pStyle w:val="Notedebasdepage"/>
      </w:pPr>
      <w:ins w:id="3719" w:author="Arthur Parmentier" w:date="2020-05-22T08:13:00Z">
        <w:r>
          <w:rPr>
            <w:rStyle w:val="Appelnotedebasdep"/>
          </w:rPr>
          <w:footnoteRef/>
        </w:r>
        <w:r>
          <w:t xml:space="preserve"> </w:t>
        </w:r>
        <w:r w:rsidRPr="00023308">
          <w:t>https://discussion.forum.ircam.fr/t/mubu-write-to-file-bugs-suggested-improvement/21714/2</w:t>
        </w:r>
      </w:ins>
    </w:p>
  </w:footnote>
  <w:footnote w:id="49">
    <w:p w:rsidR="001A4879" w:rsidRPr="00BF1ECB" w:rsidRDefault="001A4879">
      <w:pPr>
        <w:pStyle w:val="Notedebasdepage"/>
      </w:pPr>
      <w:ins w:id="3813" w:author="Arthur Parmentier" w:date="2020-05-22T09:50:00Z">
        <w:r>
          <w:rPr>
            <w:rStyle w:val="Appelnotedebasdep"/>
          </w:rPr>
          <w:footnoteRef/>
        </w:r>
        <w:r>
          <w:t xml:space="preserve"> </w:t>
        </w:r>
        <w:r>
          <w:rPr>
            <w:rStyle w:val="reference-text"/>
          </w:rPr>
          <w:t xml:space="preserve">Revlin, Russell. </w:t>
        </w:r>
        <w:r>
          <w:rPr>
            <w:rStyle w:val="reference-text"/>
            <w:i/>
            <w:iCs/>
          </w:rPr>
          <w:t>Cognition: Theory and Practice</w:t>
        </w:r>
        <w:r>
          <w:rPr>
            <w:rStyle w:val="reference-text"/>
          </w:rPr>
          <w:t>.</w:t>
        </w:r>
      </w:ins>
    </w:p>
  </w:footnote>
  <w:footnote w:id="50">
    <w:p w:rsidR="001A4879" w:rsidRPr="00834EA5" w:rsidRDefault="001A4879">
      <w:pPr>
        <w:rPr>
          <w:rPrChange w:id="3818" w:author="Arthur Parmentier" w:date="2020-05-22T09:51:00Z">
            <w:rPr/>
          </w:rPrChange>
        </w:rPr>
        <w:pPrChange w:id="3819" w:author="Arthur Parmentier" w:date="2020-05-22T09:51:00Z">
          <w:pPr>
            <w:pStyle w:val="Notedebasdepage"/>
          </w:pPr>
        </w:pPrChange>
      </w:pPr>
      <w:ins w:id="3820" w:author="Arthur Parmentier" w:date="2020-05-22T09:50:00Z">
        <w:r>
          <w:rPr>
            <w:rStyle w:val="Appelnotedebasdep"/>
          </w:rPr>
          <w:footnoteRef/>
        </w:r>
        <w:r>
          <w:t xml:space="preserve"> </w:t>
        </w:r>
      </w:ins>
      <w:ins w:id="3821" w:author="Arthur Parmentier" w:date="2020-05-22T09:51:00Z">
        <w:r w:rsidRPr="00834EA5">
          <w:rPr>
            <w:rStyle w:val="reference-text"/>
            <w:sz w:val="20"/>
            <w:szCs w:val="20"/>
          </w:rPr>
          <w:t>Liddell, Henry G., and Robert Scott. 1940. "</w:t>
        </w:r>
        <w:r w:rsidRPr="00834EA5">
          <w:rPr>
            <w:rStyle w:val="reference-text"/>
            <w:rFonts w:ascii="Cambria" w:hAnsi="Cambria" w:cs="Cambria"/>
            <w:sz w:val="20"/>
            <w:szCs w:val="20"/>
          </w:rPr>
          <w:t>γιγνώσκω</w:t>
        </w:r>
        <w:r w:rsidRPr="00834EA5">
          <w:rPr>
            <w:rStyle w:val="reference-text"/>
            <w:sz w:val="20"/>
            <w:szCs w:val="20"/>
          </w:rPr>
          <w:t xml:space="preserve">." </w:t>
        </w:r>
        <w:r w:rsidRPr="00834EA5">
          <w:rPr>
            <w:rStyle w:val="reference-text"/>
            <w:i/>
            <w:iCs/>
            <w:sz w:val="20"/>
            <w:szCs w:val="20"/>
            <w:rPrChange w:id="3822" w:author="Arthur Parmentier" w:date="2020-05-22T09:52:00Z">
              <w:rPr>
                <w:rStyle w:val="reference-text"/>
              </w:rPr>
            </w:rPrChange>
          </w:rPr>
          <w:t>A Greek-English Lexicon</w:t>
        </w:r>
        <w:r w:rsidRPr="00834EA5">
          <w:rPr>
            <w:rStyle w:val="reference-text"/>
            <w:sz w:val="20"/>
            <w:szCs w:val="20"/>
          </w:rPr>
          <w:t xml:space="preserve">, revised by H. S. Jones with R. McKenzie. Oxford: Clarendon Press, and Stefano, Franchi, and Francesco Bianchini. 2011. "On The Historical Dynamics Of Cognitive Science: A View From The Periphery." </w:t>
        </w:r>
        <w:r w:rsidRPr="00834EA5">
          <w:rPr>
            <w:rStyle w:val="reference-text"/>
            <w:i/>
            <w:iCs/>
            <w:sz w:val="20"/>
            <w:szCs w:val="20"/>
            <w:rPrChange w:id="3823" w:author="Arthur Parmentier" w:date="2020-05-22T09:52:00Z">
              <w:rPr>
                <w:rStyle w:val="reference-text"/>
              </w:rPr>
            </w:rPrChange>
          </w:rPr>
          <w:t>In The Search for a Theory of Cognition: Early Mechanisms and New Ideas</w:t>
        </w:r>
        <w:r w:rsidRPr="00834EA5">
          <w:rPr>
            <w:rStyle w:val="reference-text"/>
            <w:sz w:val="20"/>
            <w:szCs w:val="20"/>
          </w:rPr>
          <w:t>. Amsterdam: Rodopi. p. XIV.</w:t>
        </w:r>
      </w:ins>
    </w:p>
  </w:footnote>
  <w:footnote w:id="51">
    <w:p w:rsidR="001A4879" w:rsidRPr="007B1045" w:rsidRDefault="001A4879" w:rsidP="00B734D3">
      <w:pPr>
        <w:pStyle w:val="Notedebasdepage"/>
        <w:rPr>
          <w:ins w:id="3882" w:author="Arthur Parmentier" w:date="2020-05-22T12:58:00Z"/>
          <w:lang w:val="fr-FR"/>
        </w:rPr>
      </w:pPr>
      <w:ins w:id="3883" w:author="Arthur Parmentier" w:date="2020-05-22T12:58:00Z">
        <w:r>
          <w:rPr>
            <w:rStyle w:val="Appelnotedebasdep"/>
          </w:rPr>
          <w:footnoteRef/>
        </w:r>
        <w:r>
          <w:t xml:space="preserve"> </w:t>
        </w:r>
      </w:ins>
      <w:ins w:id="3884" w:author="Arthur Parmentier" w:date="2020-06-04T11:08:00Z">
        <w:r w:rsidRPr="00C4278F">
          <w:rPr>
            <w:lang w:val="fr-FR"/>
          </w:rPr>
          <w:t xml:space="preserve">Raheja, Jagdish &amp; Minhas, M. &amp; Prashanth, D. &amp; Shah, Tarang &amp; Chaudhary, Ankit. (2015). </w:t>
        </w:r>
        <w:r w:rsidRPr="00C4278F">
          <w:rPr>
            <w:i/>
            <w:iCs/>
            <w:lang w:val="fr-FR"/>
            <w:rPrChange w:id="3885" w:author="Arthur Parmentier" w:date="2020-06-04T11:09:00Z">
              <w:rPr>
                <w:lang w:val="fr-FR"/>
              </w:rPr>
            </w:rPrChange>
          </w:rPr>
          <w:t>Robust gesture recognition using Kinect: A comparison between DTW and HMM</w:t>
        </w:r>
        <w:r w:rsidRPr="00C4278F">
          <w:rPr>
            <w:lang w:val="fr-FR"/>
          </w:rPr>
          <w:t>. Optik - International Journal for Light and Electron Optics.</w:t>
        </w:r>
      </w:ins>
      <w:ins w:id="3886" w:author="Arthur Parmentier" w:date="2020-06-04T11:11:00Z">
        <w:r>
          <w:rPr>
            <w:lang w:val="fr-FR"/>
          </w:rPr>
          <w:br/>
        </w:r>
        <w:r>
          <w:t xml:space="preserve">Carmona J.M., Climent J. (2012) </w:t>
        </w:r>
        <w:r w:rsidRPr="00C4278F">
          <w:rPr>
            <w:i/>
            <w:iCs/>
            <w:rPrChange w:id="3887" w:author="Arthur Parmentier" w:date="2020-06-04T11:12:00Z">
              <w:rPr/>
            </w:rPrChange>
          </w:rPr>
          <w:t>A Performance Evaluation of HMM and DTW for Gesture Recognition</w:t>
        </w:r>
        <w:r>
          <w:t>. In: Alvarez L., Mejail M., Gomez L., Jacobo J. (eds) Progress in Pattern Recognition, Image Analysis, Computer Vision, and Applications. CIARP 2012. Lecture Notes in Computer Science, vol 7441. Springer, Berlin, Heidelberg</w:t>
        </w:r>
      </w:ins>
    </w:p>
  </w:footnote>
  <w:footnote w:id="52">
    <w:p w:rsidR="001A4879" w:rsidRPr="00C4278F" w:rsidRDefault="001A4879">
      <w:pPr>
        <w:pStyle w:val="Notedebasdepage"/>
        <w:rPr>
          <w:lang w:val="fr-FR"/>
          <w:rPrChange w:id="3889" w:author="Arthur Parmentier" w:date="2020-06-04T11:12:00Z">
            <w:rPr/>
          </w:rPrChange>
        </w:rPr>
      </w:pPr>
      <w:ins w:id="3890" w:author="Arthur Parmentier" w:date="2020-06-04T11:12:00Z">
        <w:r>
          <w:rPr>
            <w:rStyle w:val="Appelnotedebasdep"/>
          </w:rPr>
          <w:footnoteRef/>
        </w:r>
        <w:r>
          <w:t xml:space="preserve"> </w:t>
        </w:r>
      </w:ins>
      <w:ins w:id="3891" w:author="Arthur Parmentier" w:date="2020-06-04T11:13:00Z">
        <w:r w:rsidRPr="00C4278F">
          <w:t xml:space="preserve">Hiyadi, Hajar &amp; Ababsa, Fakhreddine &amp; Montagne, Christophe &amp; Bouyakhf, El Houssine &amp; Regragui, Fakhita. (2016). </w:t>
        </w:r>
        <w:r w:rsidRPr="00C4278F">
          <w:rPr>
            <w:i/>
            <w:iCs/>
            <w:rPrChange w:id="3892" w:author="Arthur Parmentier" w:date="2020-06-04T11:13:00Z">
              <w:rPr/>
            </w:rPrChange>
          </w:rPr>
          <w:t>Combination of HMM and DTW for 3D Dynamic Gesture Recognition Using Depth Only</w:t>
        </w:r>
        <w:r w:rsidRPr="00C4278F">
          <w:t>.</w:t>
        </w:r>
        <w:r>
          <w:br/>
        </w:r>
      </w:ins>
      <w:ins w:id="3893" w:author="Arthur Parmentier" w:date="2020-06-04T11:14:00Z">
        <w:r w:rsidRPr="00C4278F">
          <w:rPr>
            <w:lang w:val="fr-FR"/>
          </w:rPr>
          <w:t xml:space="preserve">Choi, Hyo-rim &amp; Kim, Tae-Yong. (2017). </w:t>
        </w:r>
        <w:r w:rsidRPr="00C71B81">
          <w:rPr>
            <w:i/>
            <w:iCs/>
            <w:lang w:val="fr-FR"/>
            <w:rPrChange w:id="3894" w:author="Arthur Parmentier" w:date="2020-06-04T11:15:00Z">
              <w:rPr>
                <w:lang w:val="fr-FR"/>
              </w:rPr>
            </w:rPrChange>
          </w:rPr>
          <w:t>Directional Dynamic Time Warping for Gesture Recognition</w:t>
        </w:r>
        <w:r w:rsidRPr="00C4278F">
          <w:rPr>
            <w:lang w:val="fr-FR"/>
          </w:rPr>
          <w:t>. 22-25. 10.1145/3145511.3145526.</w:t>
        </w:r>
      </w:ins>
    </w:p>
  </w:footnote>
  <w:footnote w:id="53">
    <w:p w:rsidR="001A4879" w:rsidRDefault="001A4879" w:rsidP="00D64278">
      <w:pPr>
        <w:pStyle w:val="Notedebasdepage"/>
        <w:rPr>
          <w:ins w:id="3923" w:author="Arthur Parmentier" w:date="2020-05-22T11:26:00Z"/>
        </w:rPr>
      </w:pPr>
      <w:ins w:id="3924" w:author="Arthur Parmentier" w:date="2020-05-22T10:44:00Z">
        <w:r>
          <w:rPr>
            <w:rStyle w:val="Appelnotedebasdep"/>
          </w:rPr>
          <w:footnoteRef/>
        </w:r>
      </w:ins>
    </w:p>
    <w:p w:rsidR="001A4879" w:rsidRPr="00BF1ECB" w:rsidRDefault="001A4879">
      <w:pPr>
        <w:pStyle w:val="Notedebasdepage"/>
        <w:numPr>
          <w:ilvl w:val="0"/>
          <w:numId w:val="39"/>
        </w:numPr>
        <w:rPr>
          <w:ins w:id="3925" w:author="Arthur Parmentier" w:date="2020-05-22T11:01:00Z"/>
          <w:rPrChange w:id="3926" w:author="Arthur Parmentier" w:date="2020-05-23T19:46:00Z">
            <w:rPr>
              <w:ins w:id="3927" w:author="Arthur Parmentier" w:date="2020-05-22T11:01:00Z"/>
              <w:lang w:val="fr-FR"/>
            </w:rPr>
          </w:rPrChange>
        </w:rPr>
      </w:pPr>
      <w:ins w:id="3928" w:author="Arthur Parmentier" w:date="2020-05-22T10:44:00Z">
        <w:r w:rsidRPr="00BF1ECB">
          <w:rPr>
            <w:rPrChange w:id="3929" w:author="Arthur Parmentier" w:date="2020-05-23T19:46:00Z">
              <w:rPr>
                <w:lang w:val="fr-FR"/>
              </w:rPr>
            </w:rPrChange>
          </w:rPr>
          <w:t xml:space="preserve">The MuBu library has a </w:t>
        </w:r>
      </w:ins>
      <w:ins w:id="3930" w:author="Arthur Parmentier" w:date="2020-05-22T10:45:00Z">
        <w:r w:rsidRPr="00BF1ECB">
          <w:rPr>
            <w:rPrChange w:id="3931" w:author="Arthur Parmentier" w:date="2020-05-23T19:46:00Z">
              <w:rPr>
                <w:lang w:val="fr-FR"/>
              </w:rPr>
            </w:rPrChange>
          </w:rPr>
          <w:t xml:space="preserve">DTW object that can be directly used on the buffers but I could not find </w:t>
        </w:r>
      </w:ins>
      <w:ins w:id="3932" w:author="Arthur Parmentier" w:date="2020-05-22T10:46:00Z">
        <w:r w:rsidRPr="00BF1ECB">
          <w:rPr>
            <w:rPrChange w:id="3933" w:author="Arthur Parmentier" w:date="2020-05-23T19:46:00Z">
              <w:rPr>
                <w:lang w:val="fr-FR"/>
              </w:rPr>
            </w:rPrChange>
          </w:rPr>
          <w:t xml:space="preserve">whether it could or </w:t>
        </w:r>
      </w:ins>
      <w:ins w:id="3934" w:author="Arthur Parmentier" w:date="2020-05-22T10:45:00Z">
        <w:r w:rsidRPr="00BF1ECB">
          <w:rPr>
            <w:rPrChange w:id="3935" w:author="Arthur Parmentier" w:date="2020-05-23T19:46:00Z">
              <w:rPr>
                <w:lang w:val="fr-FR"/>
              </w:rPr>
            </w:rPrChange>
          </w:rPr>
          <w:t xml:space="preserve">how to make it work </w:t>
        </w:r>
      </w:ins>
      <w:ins w:id="3936" w:author="Arthur Parmentier" w:date="2020-05-22T10:46:00Z">
        <w:r w:rsidRPr="00BF1ECB">
          <w:rPr>
            <w:rPrChange w:id="3937" w:author="Arthur Parmentier" w:date="2020-05-23T19:46:00Z">
              <w:rPr>
                <w:lang w:val="fr-FR"/>
              </w:rPr>
            </w:rPrChange>
          </w:rPr>
          <w:t xml:space="preserve">with </w:t>
        </w:r>
      </w:ins>
      <w:ins w:id="3938" w:author="Arthur Parmentier" w:date="2020-05-22T10:45:00Z">
        <w:r w:rsidRPr="00BF1ECB">
          <w:rPr>
            <w:rPrChange w:id="3939" w:author="Arthur Parmentier" w:date="2020-05-23T19:46:00Z">
              <w:rPr>
                <w:lang w:val="fr-FR"/>
              </w:rPr>
            </w:rPrChange>
          </w:rPr>
          <w:t>real-time</w:t>
        </w:r>
      </w:ins>
      <w:ins w:id="3940" w:author="Arthur Parmentier" w:date="2020-05-22T10:46:00Z">
        <w:r w:rsidRPr="00BF1ECB">
          <w:rPr>
            <w:rPrChange w:id="3941" w:author="Arthur Parmentier" w:date="2020-05-23T19:46:00Z">
              <w:rPr>
                <w:lang w:val="fr-FR"/>
              </w:rPr>
            </w:rPrChange>
          </w:rPr>
          <w:t xml:space="preserve"> data.</w:t>
        </w:r>
      </w:ins>
      <w:ins w:id="3942" w:author="Arthur Parmentier" w:date="2020-05-22T11:00:00Z">
        <w:r w:rsidRPr="00BF1ECB">
          <w:rPr>
            <w:rPrChange w:id="3943" w:author="Arthur Parmentier" w:date="2020-05-23T19:46:00Z">
              <w:rPr>
                <w:lang w:val="fr-FR"/>
              </w:rPr>
            </w:rPrChange>
          </w:rPr>
          <w:t xml:space="preserve"> </w:t>
        </w:r>
      </w:ins>
    </w:p>
    <w:p w:rsidR="001A4879" w:rsidRPr="0058758C" w:rsidRDefault="001A4879" w:rsidP="00AD7B79">
      <w:pPr>
        <w:pStyle w:val="Notedebasdepage"/>
        <w:numPr>
          <w:ilvl w:val="0"/>
          <w:numId w:val="39"/>
        </w:numPr>
        <w:rPr>
          <w:ins w:id="3944" w:author="Arthur Parmentier" w:date="2020-05-22T11:27:00Z"/>
          <w:lang w:val="fr-FR"/>
          <w:rPrChange w:id="3945" w:author="Arthur Parmentier" w:date="2020-05-22T11:27:00Z">
            <w:rPr>
              <w:ins w:id="3946" w:author="Arthur Parmentier" w:date="2020-05-22T11:27:00Z"/>
            </w:rPr>
          </w:rPrChange>
        </w:rPr>
      </w:pPr>
      <w:ins w:id="3947" w:author="Arthur Parmentier" w:date="2020-05-22T11:01:00Z">
        <w:r w:rsidRPr="00BF1ECB">
          <w:rPr>
            <w:rPrChange w:id="3948" w:author="Arthur Parmentier" w:date="2020-05-23T19:46:00Z">
              <w:rPr>
                <w:lang w:val="fr-FR"/>
              </w:rPr>
            </w:rPrChange>
          </w:rPr>
          <w:t xml:space="preserve">Frédéric Bettens from UMons presented in 2009 the num.dtw object for Max and PD, but it can not longer be found over the </w:t>
        </w:r>
      </w:ins>
      <w:ins w:id="3949" w:author="Arthur Parmentier" w:date="2020-05-22T11:02:00Z">
        <w:r w:rsidRPr="00BF1ECB">
          <w:rPr>
            <w:rPrChange w:id="3950" w:author="Arthur Parmentier" w:date="2020-05-23T19:46:00Z">
              <w:rPr>
                <w:lang w:val="fr-FR"/>
              </w:rPr>
            </w:rPrChange>
          </w:rPr>
          <w:t xml:space="preserve">web as annonced in its introductory paper </w:t>
        </w:r>
      </w:ins>
      <w:ins w:id="3951" w:author="Arthur Parmentier" w:date="2020-05-22T11:22:00Z">
        <w:r w:rsidRPr="00BF1ECB">
          <w:rPr>
            <w:i/>
            <w:iCs/>
            <w:rPrChange w:id="3952" w:author="Arthur Parmentier" w:date="2020-05-23T19:46:00Z">
              <w:rPr>
                <w:lang w:val="fr-FR"/>
              </w:rPr>
            </w:rPrChange>
          </w:rPr>
          <w:t>Real-time dtw-based gesture recognition external object for max/msp and puredata</w:t>
        </w:r>
        <w:r w:rsidRPr="00BF1ECB">
          <w:rPr>
            <w:rPrChange w:id="3953" w:author="Arthur Parmentier" w:date="2020-05-23T19:46:00Z">
              <w:rPr>
                <w:lang w:val="fr-FR"/>
              </w:rPr>
            </w:rPrChange>
          </w:rPr>
          <w:t xml:space="preserve"> in </w:t>
        </w:r>
      </w:ins>
      <w:ins w:id="3954" w:author="Arthur Parmentier" w:date="2020-05-22T11:23:00Z">
        <w:r>
          <w:t>Proc. SMC ’09, 2009 30-35</w:t>
        </w:r>
      </w:ins>
    </w:p>
    <w:p w:rsidR="001A4879" w:rsidRDefault="001A4879">
      <w:pPr>
        <w:pStyle w:val="Notedebasdepage"/>
        <w:numPr>
          <w:ilvl w:val="0"/>
          <w:numId w:val="39"/>
        </w:numPr>
        <w:rPr>
          <w:ins w:id="3955" w:author="Arthur Parmentier" w:date="2020-06-04T10:54:00Z"/>
        </w:rPr>
      </w:pPr>
      <w:ins w:id="3956" w:author="Arthur Parmentier" w:date="2020-05-22T11:27:00Z">
        <w:r>
          <w:t>A</w:t>
        </w:r>
      </w:ins>
      <w:ins w:id="3957" w:author="Arthur Parmentier" w:date="2020-05-22T11:29:00Z">
        <w:r>
          <w:t>nother DTW object for Max has been built on t</w:t>
        </w:r>
      </w:ins>
      <w:ins w:id="3958" w:author="Arthur Parmentier" w:date="2020-05-22T11:30:00Z">
        <w:r>
          <w:t xml:space="preserve">he online-DTW library: </w:t>
        </w:r>
        <w:r w:rsidRPr="0058758C">
          <w:rPr>
            <w:i/>
            <w:iCs/>
            <w:rPrChange w:id="3959" w:author="Arthur Parmentier" w:date="2020-05-22T11:30:00Z">
              <w:rPr/>
            </w:rPrChange>
          </w:rPr>
          <w:t>An Online Tempo Tracker for Automatic Accompaniment based on Audio-to-audio Alignment and Beat Tracking</w:t>
        </w:r>
        <w:r>
          <w:t xml:space="preserve">, G. Burloiu. In Sound and Music Computing (SMC), 2016, but </w:t>
        </w:r>
      </w:ins>
      <w:ins w:id="3960" w:author="Arthur Parmentier" w:date="2020-05-22T11:31:00Z">
        <w:r>
          <w:t>i</w:t>
        </w:r>
      </w:ins>
      <w:ins w:id="3961" w:author="Arthur Parmentier" w:date="2020-05-22T11:32:00Z">
        <w:r>
          <w:t>t is not designed to be used as a classifier.</w:t>
        </w:r>
      </w:ins>
    </w:p>
    <w:p w:rsidR="001A4879" w:rsidRPr="00BF1ECB" w:rsidRDefault="001A4879">
      <w:pPr>
        <w:pStyle w:val="Notedebasdepage"/>
        <w:numPr>
          <w:ilvl w:val="0"/>
          <w:numId w:val="39"/>
        </w:numPr>
        <w:pPrChange w:id="3962" w:author="Arthur Parmentier" w:date="2020-05-22T11:01:00Z">
          <w:pPr>
            <w:pStyle w:val="Notedebasdepage"/>
          </w:pPr>
        </w:pPrChange>
      </w:pPr>
      <w:ins w:id="3963"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54">
    <w:p w:rsidR="001A4879" w:rsidRPr="00BF1ECB" w:rsidRDefault="001A4879">
      <w:pPr>
        <w:pStyle w:val="Notedebasdepage"/>
      </w:pPr>
      <w:ins w:id="3969" w:author="Arthur Parmentier" w:date="2020-05-22T11:38:00Z">
        <w:r>
          <w:rPr>
            <w:rStyle w:val="Appelnotedebasdep"/>
          </w:rPr>
          <w:footnoteRef/>
        </w:r>
        <w:r>
          <w:t xml:space="preserve"> </w:t>
        </w:r>
      </w:ins>
      <w:ins w:id="3970" w:author="Arthur Parmentier" w:date="2020-05-22T11:39:00Z">
        <w:r w:rsidRPr="00BA3283">
          <w:t>http://www.</w:t>
        </w:r>
      </w:ins>
      <w:ins w:id="3971" w:author="Arthur Parmentier" w:date="2020-05-22T12:18:00Z">
        <w:r>
          <w:t>Wekinator</w:t>
        </w:r>
      </w:ins>
      <w:ins w:id="3972" w:author="Arthur Parmentier" w:date="2020-05-22T11:39:00Z">
        <w:r w:rsidRPr="00BA3283">
          <w:t>.org/</w:t>
        </w:r>
      </w:ins>
    </w:p>
  </w:footnote>
  <w:footnote w:id="55">
    <w:p w:rsidR="001A4879" w:rsidRPr="00965FAA" w:rsidRDefault="001A4879" w:rsidP="00965FAA">
      <w:pPr>
        <w:pStyle w:val="Notedebasdepage"/>
        <w:rPr>
          <w:i/>
          <w:iCs/>
          <w:rPrChange w:id="3975" w:author="Arthur Parmentier" w:date="2020-05-22T11:42:00Z">
            <w:rPr/>
          </w:rPrChange>
        </w:rPr>
      </w:pPr>
      <w:ins w:id="3976" w:author="Arthur Parmentier" w:date="2020-05-22T11:40:00Z">
        <w:r>
          <w:rPr>
            <w:rStyle w:val="Appelnotedebasdep"/>
          </w:rPr>
          <w:footnoteRef/>
        </w:r>
        <w:r>
          <w:t xml:space="preserve"> See </w:t>
        </w:r>
      </w:ins>
      <w:ins w:id="3977" w:author="Arthur Parmentier" w:date="2020-05-22T11:41:00Z">
        <w:r w:rsidRPr="00965FAA">
          <w:rPr>
            <w:i/>
            <w:iCs/>
            <w:rPrChange w:id="3978" w:author="Arthur Parmentier" w:date="2020-05-22T11:41:00Z">
              <w:rPr/>
            </w:rPrChange>
          </w:rPr>
          <w:t>FastDTW: Toward Accurate Dynamic Time Warping in</w:t>
        </w:r>
      </w:ins>
      <w:ins w:id="3979" w:author="Arthur Parmentier" w:date="2020-05-22T11:42:00Z">
        <w:r>
          <w:rPr>
            <w:i/>
            <w:iCs/>
          </w:rPr>
          <w:t xml:space="preserve"> </w:t>
        </w:r>
      </w:ins>
      <w:ins w:id="3980" w:author="Arthur Parmentier" w:date="2020-05-22T11:41:00Z">
        <w:r w:rsidRPr="00965FAA">
          <w:rPr>
            <w:i/>
            <w:iCs/>
            <w:rPrChange w:id="3981" w:author="Arthur Parmentier" w:date="2020-05-22T11:41:00Z">
              <w:rPr/>
            </w:rPrChange>
          </w:rPr>
          <w:t>Linear Time and Space</w:t>
        </w:r>
        <w:r>
          <w:rPr>
            <w:i/>
            <w:iCs/>
          </w:rPr>
          <w:t>,</w:t>
        </w:r>
        <w:r>
          <w:t xml:space="preserve"> </w:t>
        </w:r>
        <w:r w:rsidRPr="00965FAA">
          <w:t xml:space="preserve">Stan Salvador and Philip </w:t>
        </w:r>
      </w:ins>
      <w:ins w:id="3982" w:author="Arthur Parmentier" w:date="2020-05-22T11:42:00Z">
        <w:r w:rsidRPr="00965FAA">
          <w:t>in</w:t>
        </w:r>
        <w:r>
          <w:t xml:space="preserve"> </w:t>
        </w:r>
        <w:r w:rsidRPr="00965FAA">
          <w:t>Intelligent Data Analysis 11(5):70-80 · January 2004</w:t>
        </w:r>
      </w:ins>
    </w:p>
  </w:footnote>
  <w:footnote w:id="56">
    <w:p w:rsidR="001A4879" w:rsidRPr="003341C4" w:rsidRDefault="001A4879">
      <w:pPr>
        <w:pStyle w:val="Notedebasdepage"/>
        <w:rPr>
          <w:lang w:val="fr-FR"/>
          <w:rPrChange w:id="4187" w:author="Arthur Parmentier" w:date="2020-06-04T14:08:00Z">
            <w:rPr/>
          </w:rPrChange>
        </w:rPr>
      </w:pPr>
      <w:ins w:id="4188" w:author="Arthur Parmentier" w:date="2020-06-04T14:08:00Z">
        <w:r>
          <w:rPr>
            <w:rStyle w:val="Appelnotedebasdep"/>
          </w:rPr>
          <w:footnoteRef/>
        </w:r>
        <w:r>
          <w:t xml:space="preserve"> </w:t>
        </w:r>
        <w:r>
          <w:rPr>
            <w:lang w:val="fr-FR"/>
          </w:rPr>
          <w:t>See </w:t>
        </w:r>
        <w:r w:rsidRPr="003341C4">
          <w:rPr>
            <w:lang w:val="fr-FR"/>
          </w:rPr>
          <w:t>https://github.com/jakesgordon/javascript-state-machine/</w:t>
        </w:r>
      </w:ins>
    </w:p>
  </w:footnote>
  <w:footnote w:id="57">
    <w:p w:rsidR="001A4879" w:rsidRPr="00443149" w:rsidRDefault="001A4879">
      <w:pPr>
        <w:pStyle w:val="Notedebasdepage"/>
        <w:rPr>
          <w:lang w:val="fr-FR"/>
          <w:rPrChange w:id="4192" w:author="Arthur Parmentier" w:date="2020-06-04T14:11:00Z">
            <w:rPr/>
          </w:rPrChange>
        </w:rPr>
      </w:pPr>
      <w:ins w:id="4193" w:author="Arthur Parmentier" w:date="2020-06-04T14:11:00Z">
        <w:r>
          <w:rPr>
            <w:rStyle w:val="Appelnotedebasdep"/>
          </w:rPr>
          <w:footnoteRef/>
        </w:r>
        <w:r>
          <w:t xml:space="preserve"> </w:t>
        </w:r>
        <w:r w:rsidRPr="00443149">
          <w:t>https://github.com/mdaines/viz.js</w:t>
        </w:r>
      </w:ins>
    </w:p>
  </w:footnote>
  <w:footnote w:id="58">
    <w:p w:rsidR="001A4879" w:rsidRPr="00F4578C" w:rsidRDefault="001A4879">
      <w:pPr>
        <w:pStyle w:val="Notedebasdepage"/>
        <w:rPr>
          <w:lang w:val="fr-FR"/>
          <w:rPrChange w:id="4467" w:author="Arthur Parmentier" w:date="2020-06-05T15:47:00Z">
            <w:rPr/>
          </w:rPrChange>
        </w:rPr>
      </w:pPr>
      <w:ins w:id="4468" w:author="Arthur Parmentier" w:date="2020-06-05T15:46:00Z">
        <w:r>
          <w:rPr>
            <w:rStyle w:val="Appelnotedebasdep"/>
          </w:rPr>
          <w:footnoteRef/>
        </w:r>
        <w:r>
          <w:t xml:space="preserve"> </w:t>
        </w:r>
      </w:ins>
      <w:ins w:id="4469" w:author="Arthur Parmentier" w:date="2020-06-05T15:47:00Z">
        <w:r>
          <w:rPr>
            <w:lang w:val="fr-FR"/>
          </w:rPr>
          <w:t xml:space="preserve">The notion of operator in linguistic is well defined but I am not sufficiently expert in that field to clearly define and interpret my observations in those terms : </w:t>
        </w:r>
        <w:r w:rsidRPr="00F4578C">
          <w:rPr>
            <w:lang w:val="fr-FR"/>
          </w:rPr>
          <w:t>https://en.wikipedia.org/wiki/Operator_(linguistics)</w:t>
        </w:r>
      </w:ins>
    </w:p>
  </w:footnote>
  <w:footnote w:id="59">
    <w:p w:rsidR="001A4879" w:rsidRPr="00E93BAC" w:rsidRDefault="001A4879">
      <w:pPr>
        <w:pStyle w:val="Notedebasdepage"/>
        <w:rPr>
          <w:lang w:val="fr-FR"/>
          <w:rPrChange w:id="4544" w:author="Arthur Parmentier" w:date="2020-06-05T00:48:00Z">
            <w:rPr/>
          </w:rPrChange>
        </w:rPr>
      </w:pPr>
      <w:ins w:id="4545" w:author="Arthur Parmentier" w:date="2020-06-05T00:48:00Z">
        <w:r>
          <w:rPr>
            <w:rStyle w:val="Appelnotedebasdep"/>
          </w:rPr>
          <w:footnoteRef/>
        </w:r>
        <w:r>
          <w:t xml:space="preserve"> </w:t>
        </w:r>
        <w:r>
          <w:rPr>
            <w:lang w:val="fr-FR"/>
          </w:rPr>
          <w:t>The vers</w:t>
        </w:r>
      </w:ins>
      <w:ins w:id="4546" w:author="Arthur Parmentier" w:date="2020-06-05T00:49:00Z">
        <w:r>
          <w:rPr>
            <w:lang w:val="fr-FR"/>
          </w:rPr>
          <w:t xml:space="preserve">ion that I am using is the following : </w:t>
        </w:r>
        <w:r w:rsidRPr="00E93BAC">
          <w:rPr>
            <w:lang w:val="fr-FR"/>
          </w:rPr>
          <w:t>https://github.com/ideoforms/LiveOSC</w:t>
        </w:r>
      </w:ins>
    </w:p>
  </w:footnote>
  <w:footnote w:id="60">
    <w:p w:rsidR="001A4879" w:rsidRPr="00FF217B" w:rsidRDefault="001A4879" w:rsidP="005522F0">
      <w:pPr>
        <w:pStyle w:val="Notedebasdepage"/>
        <w:rPr>
          <w:ins w:id="4651" w:author="Arthur Parmentier" w:date="2020-05-18T17:07:00Z"/>
        </w:rPr>
      </w:pPr>
      <w:ins w:id="4652" w:author="Arthur Parmentier" w:date="2020-05-18T17:07:00Z">
        <w:r>
          <w:rPr>
            <w:rStyle w:val="Appelnotedebasdep"/>
          </w:rPr>
          <w:footnoteRef/>
        </w:r>
        <w:r>
          <w:t xml:space="preserve"> </w:t>
        </w:r>
        <w:r w:rsidRPr="00CC0B22">
          <w:t xml:space="preserve">2 seconds is the default value </w:t>
        </w:r>
        <w:r>
          <w:t>of the recording sequence for each sign.</w:t>
        </w:r>
      </w:ins>
      <w:ins w:id="4653" w:author="Arthur Parmentier" w:date="2020-05-22T20:16:00Z">
        <w:r>
          <w:t xml:space="preserve"> The implementation details of Wekinator are discussed in </w:t>
        </w:r>
      </w:ins>
      <w:ins w:id="4654" w:author="Arthur Parmentier" w:date="2020-05-22T20:17:00Z">
        <w:r>
          <w:t xml:space="preserve">the course </w:t>
        </w:r>
        <w:r>
          <w:rPr>
            <w:i/>
            <w:iCs/>
          </w:rPr>
          <w:t>Machine learning for musicians and artists, Working with time</w:t>
        </w:r>
        <w:r>
          <w:t xml:space="preserve"> on Kadenze.com</w:t>
        </w:r>
      </w:ins>
      <w:ins w:id="4655"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61">
    <w:p w:rsidR="001A4879" w:rsidRPr="00CC0B22" w:rsidRDefault="001A4879" w:rsidP="005522F0">
      <w:pPr>
        <w:pStyle w:val="Notedebasdepage"/>
        <w:rPr>
          <w:ins w:id="4658" w:author="Arthur Parmentier" w:date="2020-05-18T17:07:00Z"/>
        </w:rPr>
      </w:pPr>
      <w:ins w:id="4659" w:author="Arthur Parmentier" w:date="2020-05-18T17:07:00Z">
        <w:r>
          <w:rPr>
            <w:rStyle w:val="Appelnotedebasdep"/>
          </w:rPr>
          <w:footnoteRef/>
        </w:r>
        <w:r>
          <w:t xml:space="preserve"> </w:t>
        </w:r>
        <w:r w:rsidRPr="00CC0B22">
          <w:t>We indeed have FPS*sequence_</w:t>
        </w:r>
        <w:r>
          <w:t>length = sequence size.</w:t>
        </w:r>
      </w:ins>
    </w:p>
  </w:footnote>
  <w:footnote w:id="62">
    <w:p w:rsidR="001A4879" w:rsidRPr="00BF1ECB" w:rsidRDefault="001A4879" w:rsidP="00F7581A">
      <w:pPr>
        <w:pStyle w:val="Notedebasdepage"/>
        <w:rPr>
          <w:ins w:id="4717" w:author="Arthur Parmentier" w:date="2020-05-21T17:01:00Z"/>
          <w:rPrChange w:id="4718" w:author="Arthur Parmentier" w:date="2020-05-23T19:46:00Z">
            <w:rPr>
              <w:ins w:id="4719" w:author="Arthur Parmentier" w:date="2020-05-21T17:01:00Z"/>
              <w:lang w:val="fr-FR"/>
            </w:rPr>
          </w:rPrChange>
        </w:rPr>
      </w:pPr>
      <w:ins w:id="4720" w:author="Arthur Parmentier" w:date="2020-05-21T17:01:00Z">
        <w:r>
          <w:rPr>
            <w:rStyle w:val="Appelnotedebasdep"/>
          </w:rPr>
          <w:footnoteRef/>
        </w:r>
        <w:r>
          <w:t xml:space="preserve"> </w:t>
        </w:r>
        <w:r w:rsidRPr="00BF1ECB">
          <w:rPr>
            <w:rPrChange w:id="4721" w:author="Arthur Parmentier" w:date="2020-05-23T19:46:00Z">
              <w:rPr>
                <w:lang w:val="fr-FR"/>
              </w:rPr>
            </w:rPrChange>
          </w:rPr>
          <w:t xml:space="preserve">Modosc can be found at </w:t>
        </w:r>
        <w:r>
          <w:rPr>
            <w:lang w:val="fr-FR"/>
          </w:rPr>
          <w:fldChar w:fldCharType="begin"/>
        </w:r>
        <w:r w:rsidRPr="00BF1ECB">
          <w:rPr>
            <w:rPrChange w:id="4722"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4723" w:author="Arthur Parmentier" w:date="2020-05-23T19:46:00Z">
              <w:rPr>
                <w:rStyle w:val="Lienhypertexte"/>
                <w:lang w:val="fr-FR"/>
              </w:rPr>
            </w:rPrChange>
          </w:rPr>
          <w:t>https://github.com/motiondescriptors/modosc</w:t>
        </w:r>
        <w:r>
          <w:rPr>
            <w:lang w:val="fr-FR"/>
          </w:rPr>
          <w:fldChar w:fldCharType="end"/>
        </w:r>
        <w:r w:rsidRPr="00BF1ECB">
          <w:rPr>
            <w:rPrChange w:id="4724" w:author="Arthur Parmentier" w:date="2020-05-23T19:46:00Z">
              <w:rPr>
                <w:lang w:val="fr-FR"/>
              </w:rPr>
            </w:rPrChange>
          </w:rPr>
          <w:t>, which relevant papers.</w:t>
        </w:r>
      </w:ins>
    </w:p>
  </w:footnote>
  <w:footnote w:id="63">
    <w:p w:rsidR="001A4879" w:rsidRPr="00BF1ECB" w:rsidRDefault="001A4879" w:rsidP="00F7581A">
      <w:pPr>
        <w:pStyle w:val="Notedebasdepage"/>
        <w:rPr>
          <w:ins w:id="4729" w:author="Arthur Parmentier" w:date="2020-05-21T17:01:00Z"/>
          <w:rPrChange w:id="4730" w:author="Arthur Parmentier" w:date="2020-05-23T19:46:00Z">
            <w:rPr>
              <w:ins w:id="4731" w:author="Arthur Parmentier" w:date="2020-05-21T17:01:00Z"/>
              <w:lang w:val="fr-FR"/>
            </w:rPr>
          </w:rPrChange>
        </w:rPr>
      </w:pPr>
      <w:ins w:id="4732" w:author="Arthur Parmentier" w:date="2020-05-21T17:01:00Z">
        <w:r>
          <w:rPr>
            <w:rStyle w:val="Appelnotedebasdep"/>
          </w:rPr>
          <w:footnoteRef/>
        </w:r>
        <w:r>
          <w:t xml:space="preserve"> </w:t>
        </w:r>
        <w:r w:rsidRPr="00A17DFF">
          <w:t>http://www.infomus.org/eyesweb_eng.php</w:t>
        </w:r>
      </w:ins>
    </w:p>
  </w:footnote>
  <w:footnote w:id="64">
    <w:p w:rsidR="001A4879" w:rsidRPr="00BF1ECB" w:rsidRDefault="001A4879" w:rsidP="00F7581A">
      <w:pPr>
        <w:pStyle w:val="Notedebasdepage"/>
        <w:rPr>
          <w:ins w:id="4733" w:author="Arthur Parmentier" w:date="2020-05-21T17:01:00Z"/>
          <w:rPrChange w:id="4734" w:author="Arthur Parmentier" w:date="2020-05-23T19:46:00Z">
            <w:rPr>
              <w:ins w:id="4735" w:author="Arthur Parmentier" w:date="2020-05-21T17:01:00Z"/>
              <w:lang w:val="fr-FR"/>
            </w:rPr>
          </w:rPrChange>
        </w:rPr>
      </w:pPr>
      <w:ins w:id="4736" w:author="Arthur Parmentier" w:date="2020-05-21T17:01:00Z">
        <w:r>
          <w:rPr>
            <w:rStyle w:val="Appelnotedebasdep"/>
          </w:rPr>
          <w:footnoteRef/>
        </w:r>
        <w:r>
          <w:t xml:space="preserve"> </w:t>
        </w:r>
        <w:r w:rsidRPr="00BF1ECB">
          <w:rPr>
            <w:rPrChange w:id="4737" w:author="Arthur Parmentier" w:date="2020-05-23T19:46:00Z">
              <w:rPr>
                <w:lang w:val="fr-FR"/>
              </w:rPr>
            </w:rPrChange>
          </w:rPr>
          <w:t xml:space="preserve">See for instance </w:t>
        </w:r>
        <w:r>
          <w:t>https://arxiv.org/pdf/1402.5047v1.pdf</w:t>
        </w:r>
      </w:ins>
    </w:p>
  </w:footnote>
  <w:footnote w:id="65">
    <w:p w:rsidR="001A4879" w:rsidRPr="00BF1ECB" w:rsidRDefault="001A4879">
      <w:pPr>
        <w:pStyle w:val="Notedebasdepage"/>
      </w:pPr>
      <w:ins w:id="4752"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A53AE"/>
    <w:multiLevelType w:val="multilevel"/>
    <w:tmpl w:val="AB2C5802"/>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19"/>
  </w:num>
  <w:num w:numId="4">
    <w:abstractNumId w:val="28"/>
  </w:num>
  <w:num w:numId="5">
    <w:abstractNumId w:val="36"/>
  </w:num>
  <w:num w:numId="6">
    <w:abstractNumId w:val="20"/>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1"/>
  </w:num>
  <w:num w:numId="10">
    <w:abstractNumId w:val="3"/>
  </w:num>
  <w:num w:numId="11">
    <w:abstractNumId w:val="15"/>
  </w:num>
  <w:num w:numId="12">
    <w:abstractNumId w:val="3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2"/>
  </w:num>
  <w:num w:numId="16">
    <w:abstractNumId w:val="0"/>
  </w:num>
  <w:num w:numId="17">
    <w:abstractNumId w:val="8"/>
  </w:num>
  <w:num w:numId="18">
    <w:abstractNumId w:val="37"/>
  </w:num>
  <w:num w:numId="19">
    <w:abstractNumId w:val="18"/>
  </w:num>
  <w:num w:numId="20">
    <w:abstractNumId w:val="31"/>
  </w:num>
  <w:num w:numId="21">
    <w:abstractNumId w:val="7"/>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0"/>
  </w:num>
  <w:num w:numId="25">
    <w:abstractNumId w:val="35"/>
  </w:num>
  <w:num w:numId="26">
    <w:abstractNumId w:val="23"/>
  </w:num>
  <w:num w:numId="27">
    <w:abstractNumId w:val="22"/>
  </w:num>
  <w:num w:numId="28">
    <w:abstractNumId w:val="27"/>
  </w:num>
  <w:num w:numId="29">
    <w:abstractNumId w:val="32"/>
  </w:num>
  <w:num w:numId="30">
    <w:abstractNumId w:val="6"/>
  </w:num>
  <w:num w:numId="31">
    <w:abstractNumId w:val="21"/>
  </w:num>
  <w:num w:numId="32">
    <w:abstractNumId w:val="16"/>
  </w:num>
  <w:num w:numId="33">
    <w:abstractNumId w:val="5"/>
  </w:num>
  <w:num w:numId="34">
    <w:abstractNumId w:val="25"/>
  </w:num>
  <w:num w:numId="35">
    <w:abstractNumId w:val="34"/>
  </w:num>
  <w:num w:numId="36">
    <w:abstractNumId w:val="1"/>
  </w:num>
  <w:num w:numId="37">
    <w:abstractNumId w:val="33"/>
  </w:num>
  <w:num w:numId="38">
    <w:abstractNumId w:val="24"/>
  </w:num>
  <w:num w:numId="39">
    <w:abstractNumId w:val="4"/>
  </w:num>
  <w:num w:numId="40">
    <w:abstractNumId w:val="29"/>
  </w:num>
  <w:num w:numId="4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10FF3"/>
    <w:rsid w:val="0001470B"/>
    <w:rsid w:val="000207E6"/>
    <w:rsid w:val="00020B23"/>
    <w:rsid w:val="00020E94"/>
    <w:rsid w:val="000223A2"/>
    <w:rsid w:val="000224C7"/>
    <w:rsid w:val="00023308"/>
    <w:rsid w:val="00027915"/>
    <w:rsid w:val="000340B7"/>
    <w:rsid w:val="00036092"/>
    <w:rsid w:val="0004080C"/>
    <w:rsid w:val="00040E14"/>
    <w:rsid w:val="0004284D"/>
    <w:rsid w:val="00042A1D"/>
    <w:rsid w:val="000430B4"/>
    <w:rsid w:val="00043B6E"/>
    <w:rsid w:val="000459FB"/>
    <w:rsid w:val="00046393"/>
    <w:rsid w:val="00046C87"/>
    <w:rsid w:val="00047990"/>
    <w:rsid w:val="000506E4"/>
    <w:rsid w:val="00054963"/>
    <w:rsid w:val="0005532E"/>
    <w:rsid w:val="0005718B"/>
    <w:rsid w:val="00057697"/>
    <w:rsid w:val="000618F2"/>
    <w:rsid w:val="00061E60"/>
    <w:rsid w:val="00070661"/>
    <w:rsid w:val="000717DB"/>
    <w:rsid w:val="00071EE1"/>
    <w:rsid w:val="00073176"/>
    <w:rsid w:val="00080779"/>
    <w:rsid w:val="0008325B"/>
    <w:rsid w:val="00084B44"/>
    <w:rsid w:val="0008549C"/>
    <w:rsid w:val="000854CE"/>
    <w:rsid w:val="00086E5D"/>
    <w:rsid w:val="00091253"/>
    <w:rsid w:val="00091E3C"/>
    <w:rsid w:val="000A18E8"/>
    <w:rsid w:val="000A26DB"/>
    <w:rsid w:val="000B1D7E"/>
    <w:rsid w:val="000B2701"/>
    <w:rsid w:val="000B345C"/>
    <w:rsid w:val="000B405B"/>
    <w:rsid w:val="000B4E52"/>
    <w:rsid w:val="000C2232"/>
    <w:rsid w:val="000C29FF"/>
    <w:rsid w:val="000C3214"/>
    <w:rsid w:val="000C5075"/>
    <w:rsid w:val="000C66DC"/>
    <w:rsid w:val="000C6A61"/>
    <w:rsid w:val="000D082F"/>
    <w:rsid w:val="000D15D8"/>
    <w:rsid w:val="000D48F1"/>
    <w:rsid w:val="000E299B"/>
    <w:rsid w:val="000E327A"/>
    <w:rsid w:val="000E48D1"/>
    <w:rsid w:val="000E4DCD"/>
    <w:rsid w:val="000F1082"/>
    <w:rsid w:val="000F1531"/>
    <w:rsid w:val="000F7B62"/>
    <w:rsid w:val="0010023A"/>
    <w:rsid w:val="001014E8"/>
    <w:rsid w:val="00101C2C"/>
    <w:rsid w:val="001031CA"/>
    <w:rsid w:val="00103255"/>
    <w:rsid w:val="00103759"/>
    <w:rsid w:val="00106056"/>
    <w:rsid w:val="0011019E"/>
    <w:rsid w:val="00111E92"/>
    <w:rsid w:val="00112903"/>
    <w:rsid w:val="00112C15"/>
    <w:rsid w:val="001137E1"/>
    <w:rsid w:val="00116057"/>
    <w:rsid w:val="00116732"/>
    <w:rsid w:val="0011688F"/>
    <w:rsid w:val="00117172"/>
    <w:rsid w:val="0012023C"/>
    <w:rsid w:val="001222FB"/>
    <w:rsid w:val="00122D9C"/>
    <w:rsid w:val="00124705"/>
    <w:rsid w:val="00126023"/>
    <w:rsid w:val="001261FF"/>
    <w:rsid w:val="00126451"/>
    <w:rsid w:val="00126A02"/>
    <w:rsid w:val="00127EE4"/>
    <w:rsid w:val="001303A0"/>
    <w:rsid w:val="00134758"/>
    <w:rsid w:val="00137F09"/>
    <w:rsid w:val="001450CB"/>
    <w:rsid w:val="00145F52"/>
    <w:rsid w:val="00146277"/>
    <w:rsid w:val="001475FB"/>
    <w:rsid w:val="0015034E"/>
    <w:rsid w:val="00150C0E"/>
    <w:rsid w:val="00152654"/>
    <w:rsid w:val="001536DF"/>
    <w:rsid w:val="0015677B"/>
    <w:rsid w:val="00156FC6"/>
    <w:rsid w:val="00157F8B"/>
    <w:rsid w:val="0016056E"/>
    <w:rsid w:val="00161FBC"/>
    <w:rsid w:val="001620C8"/>
    <w:rsid w:val="001626E2"/>
    <w:rsid w:val="00163523"/>
    <w:rsid w:val="00163AE1"/>
    <w:rsid w:val="00163AE7"/>
    <w:rsid w:val="001642FC"/>
    <w:rsid w:val="001653F3"/>
    <w:rsid w:val="00165777"/>
    <w:rsid w:val="00167374"/>
    <w:rsid w:val="00167DAB"/>
    <w:rsid w:val="00171B6C"/>
    <w:rsid w:val="001721C0"/>
    <w:rsid w:val="001723D6"/>
    <w:rsid w:val="0017374C"/>
    <w:rsid w:val="00175441"/>
    <w:rsid w:val="0017617D"/>
    <w:rsid w:val="00177D40"/>
    <w:rsid w:val="0018560A"/>
    <w:rsid w:val="00185944"/>
    <w:rsid w:val="00186BEF"/>
    <w:rsid w:val="001875CF"/>
    <w:rsid w:val="0019026D"/>
    <w:rsid w:val="00195BC6"/>
    <w:rsid w:val="00195C6D"/>
    <w:rsid w:val="0019691B"/>
    <w:rsid w:val="001A0623"/>
    <w:rsid w:val="001A2544"/>
    <w:rsid w:val="001A3480"/>
    <w:rsid w:val="001A4444"/>
    <w:rsid w:val="001A4879"/>
    <w:rsid w:val="001A4E7E"/>
    <w:rsid w:val="001A6485"/>
    <w:rsid w:val="001B082B"/>
    <w:rsid w:val="001B372B"/>
    <w:rsid w:val="001B3C86"/>
    <w:rsid w:val="001B4864"/>
    <w:rsid w:val="001C0B0E"/>
    <w:rsid w:val="001C10F6"/>
    <w:rsid w:val="001C1266"/>
    <w:rsid w:val="001C2AA6"/>
    <w:rsid w:val="001C55EF"/>
    <w:rsid w:val="001C7282"/>
    <w:rsid w:val="001C7560"/>
    <w:rsid w:val="001D1810"/>
    <w:rsid w:val="001D3228"/>
    <w:rsid w:val="001D3544"/>
    <w:rsid w:val="001D3835"/>
    <w:rsid w:val="001D5E7F"/>
    <w:rsid w:val="001D6D56"/>
    <w:rsid w:val="001D7151"/>
    <w:rsid w:val="001D7225"/>
    <w:rsid w:val="001D75D5"/>
    <w:rsid w:val="001D766B"/>
    <w:rsid w:val="001E01C8"/>
    <w:rsid w:val="001E09DA"/>
    <w:rsid w:val="001E0BB1"/>
    <w:rsid w:val="001E0E98"/>
    <w:rsid w:val="001E11AE"/>
    <w:rsid w:val="001E1856"/>
    <w:rsid w:val="001F0E95"/>
    <w:rsid w:val="001F182F"/>
    <w:rsid w:val="001F5AEC"/>
    <w:rsid w:val="001F6197"/>
    <w:rsid w:val="00201997"/>
    <w:rsid w:val="002067E2"/>
    <w:rsid w:val="002109BC"/>
    <w:rsid w:val="00214331"/>
    <w:rsid w:val="00217BEE"/>
    <w:rsid w:val="00221FBD"/>
    <w:rsid w:val="00224457"/>
    <w:rsid w:val="0023341B"/>
    <w:rsid w:val="00233897"/>
    <w:rsid w:val="00237B5C"/>
    <w:rsid w:val="00237DE8"/>
    <w:rsid w:val="00240203"/>
    <w:rsid w:val="002408AA"/>
    <w:rsid w:val="002410DE"/>
    <w:rsid w:val="002453FD"/>
    <w:rsid w:val="00245836"/>
    <w:rsid w:val="002459E7"/>
    <w:rsid w:val="002463AB"/>
    <w:rsid w:val="002523A7"/>
    <w:rsid w:val="00252D92"/>
    <w:rsid w:val="00254700"/>
    <w:rsid w:val="00256775"/>
    <w:rsid w:val="002574B4"/>
    <w:rsid w:val="00257B38"/>
    <w:rsid w:val="00262EE8"/>
    <w:rsid w:val="002649BB"/>
    <w:rsid w:val="00264F0D"/>
    <w:rsid w:val="00266B08"/>
    <w:rsid w:val="002676CA"/>
    <w:rsid w:val="00273CAA"/>
    <w:rsid w:val="00273CB4"/>
    <w:rsid w:val="00274337"/>
    <w:rsid w:val="00276936"/>
    <w:rsid w:val="00276A39"/>
    <w:rsid w:val="00276CA1"/>
    <w:rsid w:val="00277174"/>
    <w:rsid w:val="002778E1"/>
    <w:rsid w:val="00277A13"/>
    <w:rsid w:val="002827FA"/>
    <w:rsid w:val="00284E1B"/>
    <w:rsid w:val="002869D0"/>
    <w:rsid w:val="00292AD2"/>
    <w:rsid w:val="00297C3F"/>
    <w:rsid w:val="002A0CF5"/>
    <w:rsid w:val="002A0F01"/>
    <w:rsid w:val="002A16C2"/>
    <w:rsid w:val="002A1FE9"/>
    <w:rsid w:val="002A3C42"/>
    <w:rsid w:val="002A46D5"/>
    <w:rsid w:val="002B4F17"/>
    <w:rsid w:val="002C0BFC"/>
    <w:rsid w:val="002C1E78"/>
    <w:rsid w:val="002C276B"/>
    <w:rsid w:val="002D025D"/>
    <w:rsid w:val="002D269B"/>
    <w:rsid w:val="002D466E"/>
    <w:rsid w:val="002E315F"/>
    <w:rsid w:val="002E54F7"/>
    <w:rsid w:val="002E7599"/>
    <w:rsid w:val="002E75B2"/>
    <w:rsid w:val="002F0D6B"/>
    <w:rsid w:val="002F2CA9"/>
    <w:rsid w:val="002F3631"/>
    <w:rsid w:val="002F36CC"/>
    <w:rsid w:val="002F3824"/>
    <w:rsid w:val="002F5B0B"/>
    <w:rsid w:val="003100D6"/>
    <w:rsid w:val="0031070A"/>
    <w:rsid w:val="003126BD"/>
    <w:rsid w:val="00314848"/>
    <w:rsid w:val="00321AA7"/>
    <w:rsid w:val="00324E8C"/>
    <w:rsid w:val="00325849"/>
    <w:rsid w:val="00326669"/>
    <w:rsid w:val="00327836"/>
    <w:rsid w:val="003336AC"/>
    <w:rsid w:val="003341C4"/>
    <w:rsid w:val="0033640F"/>
    <w:rsid w:val="00337510"/>
    <w:rsid w:val="0034163D"/>
    <w:rsid w:val="00341F58"/>
    <w:rsid w:val="0034219C"/>
    <w:rsid w:val="00342F3F"/>
    <w:rsid w:val="00343FE0"/>
    <w:rsid w:val="003450CE"/>
    <w:rsid w:val="00345FC6"/>
    <w:rsid w:val="00351FEC"/>
    <w:rsid w:val="00352D4C"/>
    <w:rsid w:val="003579B0"/>
    <w:rsid w:val="00357E87"/>
    <w:rsid w:val="0036091B"/>
    <w:rsid w:val="00360E78"/>
    <w:rsid w:val="003612B5"/>
    <w:rsid w:val="0036185A"/>
    <w:rsid w:val="00362B2A"/>
    <w:rsid w:val="00363997"/>
    <w:rsid w:val="00365C58"/>
    <w:rsid w:val="003706BA"/>
    <w:rsid w:val="003724FD"/>
    <w:rsid w:val="003735D4"/>
    <w:rsid w:val="003739E8"/>
    <w:rsid w:val="00373B55"/>
    <w:rsid w:val="00375332"/>
    <w:rsid w:val="00376090"/>
    <w:rsid w:val="003807C2"/>
    <w:rsid w:val="00381F4D"/>
    <w:rsid w:val="0038284C"/>
    <w:rsid w:val="00384716"/>
    <w:rsid w:val="00385E2E"/>
    <w:rsid w:val="003873DC"/>
    <w:rsid w:val="003911EB"/>
    <w:rsid w:val="00391624"/>
    <w:rsid w:val="00393470"/>
    <w:rsid w:val="00394059"/>
    <w:rsid w:val="003943E3"/>
    <w:rsid w:val="00395172"/>
    <w:rsid w:val="00397262"/>
    <w:rsid w:val="00397A02"/>
    <w:rsid w:val="003A23BB"/>
    <w:rsid w:val="003A5421"/>
    <w:rsid w:val="003B0646"/>
    <w:rsid w:val="003B4A46"/>
    <w:rsid w:val="003C19D8"/>
    <w:rsid w:val="003C31A7"/>
    <w:rsid w:val="003C3E32"/>
    <w:rsid w:val="003C4D17"/>
    <w:rsid w:val="003C785D"/>
    <w:rsid w:val="003C7CC5"/>
    <w:rsid w:val="003D04EE"/>
    <w:rsid w:val="003D29B8"/>
    <w:rsid w:val="003D367C"/>
    <w:rsid w:val="003D3E7E"/>
    <w:rsid w:val="003D5749"/>
    <w:rsid w:val="003D5D5B"/>
    <w:rsid w:val="003D69EC"/>
    <w:rsid w:val="003D6C76"/>
    <w:rsid w:val="003E12E8"/>
    <w:rsid w:val="003E1EE3"/>
    <w:rsid w:val="003E3907"/>
    <w:rsid w:val="003E3973"/>
    <w:rsid w:val="003E3DE4"/>
    <w:rsid w:val="003E3E64"/>
    <w:rsid w:val="003F27F2"/>
    <w:rsid w:val="003F4ACB"/>
    <w:rsid w:val="003F5BCC"/>
    <w:rsid w:val="003F7478"/>
    <w:rsid w:val="004004DC"/>
    <w:rsid w:val="00400535"/>
    <w:rsid w:val="00400DAB"/>
    <w:rsid w:val="004020A1"/>
    <w:rsid w:val="004116C1"/>
    <w:rsid w:val="00412135"/>
    <w:rsid w:val="00414962"/>
    <w:rsid w:val="00415B00"/>
    <w:rsid w:val="00417C87"/>
    <w:rsid w:val="00417CFA"/>
    <w:rsid w:val="00421D32"/>
    <w:rsid w:val="00421F7B"/>
    <w:rsid w:val="00423312"/>
    <w:rsid w:val="00423B74"/>
    <w:rsid w:val="004256FE"/>
    <w:rsid w:val="0042671B"/>
    <w:rsid w:val="00434325"/>
    <w:rsid w:val="00434373"/>
    <w:rsid w:val="00436197"/>
    <w:rsid w:val="00443149"/>
    <w:rsid w:val="00443A41"/>
    <w:rsid w:val="00446AB2"/>
    <w:rsid w:val="0044724C"/>
    <w:rsid w:val="0045073A"/>
    <w:rsid w:val="00454612"/>
    <w:rsid w:val="004577DA"/>
    <w:rsid w:val="00462E61"/>
    <w:rsid w:val="004659F5"/>
    <w:rsid w:val="004714EE"/>
    <w:rsid w:val="004732DA"/>
    <w:rsid w:val="00473DCD"/>
    <w:rsid w:val="00474CFF"/>
    <w:rsid w:val="00475458"/>
    <w:rsid w:val="00476F68"/>
    <w:rsid w:val="004810C9"/>
    <w:rsid w:val="00481EE1"/>
    <w:rsid w:val="00486DE0"/>
    <w:rsid w:val="00486FDC"/>
    <w:rsid w:val="00492FB8"/>
    <w:rsid w:val="0049358D"/>
    <w:rsid w:val="0049456C"/>
    <w:rsid w:val="004B04FD"/>
    <w:rsid w:val="004B1016"/>
    <w:rsid w:val="004B18F3"/>
    <w:rsid w:val="004B4499"/>
    <w:rsid w:val="004B4D10"/>
    <w:rsid w:val="004B5F28"/>
    <w:rsid w:val="004C1058"/>
    <w:rsid w:val="004C1FCB"/>
    <w:rsid w:val="004C2F74"/>
    <w:rsid w:val="004C52F4"/>
    <w:rsid w:val="004C63B5"/>
    <w:rsid w:val="004C7B1A"/>
    <w:rsid w:val="004D3630"/>
    <w:rsid w:val="004D3B98"/>
    <w:rsid w:val="004D468F"/>
    <w:rsid w:val="004D677D"/>
    <w:rsid w:val="004D7731"/>
    <w:rsid w:val="004D7C82"/>
    <w:rsid w:val="004E0B5A"/>
    <w:rsid w:val="004E4397"/>
    <w:rsid w:val="004F1D82"/>
    <w:rsid w:val="004F69F6"/>
    <w:rsid w:val="004F6E10"/>
    <w:rsid w:val="00500F7F"/>
    <w:rsid w:val="00501832"/>
    <w:rsid w:val="0051191F"/>
    <w:rsid w:val="0051238B"/>
    <w:rsid w:val="0051412E"/>
    <w:rsid w:val="00515E70"/>
    <w:rsid w:val="00517834"/>
    <w:rsid w:val="00521206"/>
    <w:rsid w:val="00523640"/>
    <w:rsid w:val="0053230A"/>
    <w:rsid w:val="005325E0"/>
    <w:rsid w:val="00532F4A"/>
    <w:rsid w:val="0053613D"/>
    <w:rsid w:val="00540F15"/>
    <w:rsid w:val="0054171C"/>
    <w:rsid w:val="00541D7C"/>
    <w:rsid w:val="00543457"/>
    <w:rsid w:val="00543CA7"/>
    <w:rsid w:val="005441BE"/>
    <w:rsid w:val="0054442D"/>
    <w:rsid w:val="00545764"/>
    <w:rsid w:val="00551BBF"/>
    <w:rsid w:val="00551D57"/>
    <w:rsid w:val="005522F0"/>
    <w:rsid w:val="00552C44"/>
    <w:rsid w:val="00554B3D"/>
    <w:rsid w:val="00554E5F"/>
    <w:rsid w:val="005550CB"/>
    <w:rsid w:val="00555240"/>
    <w:rsid w:val="005557DC"/>
    <w:rsid w:val="005634B9"/>
    <w:rsid w:val="005639BB"/>
    <w:rsid w:val="00567730"/>
    <w:rsid w:val="00567C86"/>
    <w:rsid w:val="005711C9"/>
    <w:rsid w:val="0057131A"/>
    <w:rsid w:val="00572902"/>
    <w:rsid w:val="00573005"/>
    <w:rsid w:val="00573697"/>
    <w:rsid w:val="00573D3D"/>
    <w:rsid w:val="00575AED"/>
    <w:rsid w:val="00576B55"/>
    <w:rsid w:val="00576BEC"/>
    <w:rsid w:val="00576E0F"/>
    <w:rsid w:val="00577853"/>
    <w:rsid w:val="00581F4F"/>
    <w:rsid w:val="00585D0B"/>
    <w:rsid w:val="005868B3"/>
    <w:rsid w:val="0058758C"/>
    <w:rsid w:val="00587BD5"/>
    <w:rsid w:val="0059081B"/>
    <w:rsid w:val="00592C13"/>
    <w:rsid w:val="00593AA1"/>
    <w:rsid w:val="00593BAE"/>
    <w:rsid w:val="00595AA3"/>
    <w:rsid w:val="00596602"/>
    <w:rsid w:val="005A0160"/>
    <w:rsid w:val="005A1998"/>
    <w:rsid w:val="005A1A3E"/>
    <w:rsid w:val="005A331F"/>
    <w:rsid w:val="005A3CBF"/>
    <w:rsid w:val="005A4AA8"/>
    <w:rsid w:val="005A6D19"/>
    <w:rsid w:val="005A6DBA"/>
    <w:rsid w:val="005A7B09"/>
    <w:rsid w:val="005B0B86"/>
    <w:rsid w:val="005B3BD4"/>
    <w:rsid w:val="005B413B"/>
    <w:rsid w:val="005B458C"/>
    <w:rsid w:val="005B66F7"/>
    <w:rsid w:val="005B6936"/>
    <w:rsid w:val="005B7F91"/>
    <w:rsid w:val="005C09F0"/>
    <w:rsid w:val="005C1523"/>
    <w:rsid w:val="005C1896"/>
    <w:rsid w:val="005C26EA"/>
    <w:rsid w:val="005C333E"/>
    <w:rsid w:val="005C38AA"/>
    <w:rsid w:val="005C65F5"/>
    <w:rsid w:val="005C67EA"/>
    <w:rsid w:val="005C78CB"/>
    <w:rsid w:val="005D1170"/>
    <w:rsid w:val="005D20E2"/>
    <w:rsid w:val="005D4C66"/>
    <w:rsid w:val="005D5A11"/>
    <w:rsid w:val="005E047A"/>
    <w:rsid w:val="005E047F"/>
    <w:rsid w:val="005E0A3C"/>
    <w:rsid w:val="005E0D6C"/>
    <w:rsid w:val="005E2970"/>
    <w:rsid w:val="005E4B9F"/>
    <w:rsid w:val="005E56A8"/>
    <w:rsid w:val="005E5A03"/>
    <w:rsid w:val="005E605C"/>
    <w:rsid w:val="005E6896"/>
    <w:rsid w:val="005E7680"/>
    <w:rsid w:val="005F3B4F"/>
    <w:rsid w:val="005F3B6B"/>
    <w:rsid w:val="005F3CFB"/>
    <w:rsid w:val="005F48A0"/>
    <w:rsid w:val="00601FB4"/>
    <w:rsid w:val="00602378"/>
    <w:rsid w:val="00603CFA"/>
    <w:rsid w:val="00604767"/>
    <w:rsid w:val="0060525E"/>
    <w:rsid w:val="006054A3"/>
    <w:rsid w:val="006127A3"/>
    <w:rsid w:val="00612F18"/>
    <w:rsid w:val="006155A3"/>
    <w:rsid w:val="00616215"/>
    <w:rsid w:val="00616EBE"/>
    <w:rsid w:val="00620051"/>
    <w:rsid w:val="006217E4"/>
    <w:rsid w:val="006223A9"/>
    <w:rsid w:val="006331DF"/>
    <w:rsid w:val="00635850"/>
    <w:rsid w:val="00635F2F"/>
    <w:rsid w:val="00640FA9"/>
    <w:rsid w:val="00643933"/>
    <w:rsid w:val="00651061"/>
    <w:rsid w:val="00651357"/>
    <w:rsid w:val="00651E2D"/>
    <w:rsid w:val="006553DF"/>
    <w:rsid w:val="00655B8B"/>
    <w:rsid w:val="0066003C"/>
    <w:rsid w:val="00660D67"/>
    <w:rsid w:val="0066352B"/>
    <w:rsid w:val="00665749"/>
    <w:rsid w:val="00665CB4"/>
    <w:rsid w:val="006676C8"/>
    <w:rsid w:val="00667A8E"/>
    <w:rsid w:val="00667E73"/>
    <w:rsid w:val="00670002"/>
    <w:rsid w:val="00672C10"/>
    <w:rsid w:val="0067424B"/>
    <w:rsid w:val="00674C10"/>
    <w:rsid w:val="006770A8"/>
    <w:rsid w:val="00682B61"/>
    <w:rsid w:val="006840DA"/>
    <w:rsid w:val="006854B3"/>
    <w:rsid w:val="00685808"/>
    <w:rsid w:val="00685AAF"/>
    <w:rsid w:val="00685B7F"/>
    <w:rsid w:val="00686540"/>
    <w:rsid w:val="00687356"/>
    <w:rsid w:val="00687A5C"/>
    <w:rsid w:val="00693047"/>
    <w:rsid w:val="006955B4"/>
    <w:rsid w:val="0069767F"/>
    <w:rsid w:val="0069782B"/>
    <w:rsid w:val="00697BA8"/>
    <w:rsid w:val="006A17B3"/>
    <w:rsid w:val="006A1B0D"/>
    <w:rsid w:val="006A443F"/>
    <w:rsid w:val="006A50CD"/>
    <w:rsid w:val="006A5A11"/>
    <w:rsid w:val="006A5C81"/>
    <w:rsid w:val="006A67AC"/>
    <w:rsid w:val="006A68DA"/>
    <w:rsid w:val="006A6B19"/>
    <w:rsid w:val="006A7F9F"/>
    <w:rsid w:val="006B144E"/>
    <w:rsid w:val="006B3B0D"/>
    <w:rsid w:val="006B493F"/>
    <w:rsid w:val="006B6ED0"/>
    <w:rsid w:val="006C424F"/>
    <w:rsid w:val="006C4B1C"/>
    <w:rsid w:val="006C5C52"/>
    <w:rsid w:val="006C6E21"/>
    <w:rsid w:val="006D0BF0"/>
    <w:rsid w:val="006D10E9"/>
    <w:rsid w:val="006D51B6"/>
    <w:rsid w:val="006D58F1"/>
    <w:rsid w:val="006E03AC"/>
    <w:rsid w:val="006E2B59"/>
    <w:rsid w:val="006E55E8"/>
    <w:rsid w:val="006E6EE1"/>
    <w:rsid w:val="006E7D32"/>
    <w:rsid w:val="006F51BE"/>
    <w:rsid w:val="006F6F60"/>
    <w:rsid w:val="006F7BD1"/>
    <w:rsid w:val="007012CB"/>
    <w:rsid w:val="00704B21"/>
    <w:rsid w:val="00705639"/>
    <w:rsid w:val="00705B17"/>
    <w:rsid w:val="00706ADC"/>
    <w:rsid w:val="00706E5D"/>
    <w:rsid w:val="00706FFA"/>
    <w:rsid w:val="007111F3"/>
    <w:rsid w:val="00711575"/>
    <w:rsid w:val="0071198B"/>
    <w:rsid w:val="00711A4B"/>
    <w:rsid w:val="007137A0"/>
    <w:rsid w:val="007145B0"/>
    <w:rsid w:val="0071562A"/>
    <w:rsid w:val="00717498"/>
    <w:rsid w:val="00717834"/>
    <w:rsid w:val="007206F0"/>
    <w:rsid w:val="0072458D"/>
    <w:rsid w:val="00724CD5"/>
    <w:rsid w:val="0072567A"/>
    <w:rsid w:val="00725AC2"/>
    <w:rsid w:val="00725D84"/>
    <w:rsid w:val="00725EA3"/>
    <w:rsid w:val="0072614D"/>
    <w:rsid w:val="00727764"/>
    <w:rsid w:val="00732DA4"/>
    <w:rsid w:val="00733263"/>
    <w:rsid w:val="00736DF0"/>
    <w:rsid w:val="0074035C"/>
    <w:rsid w:val="00741F28"/>
    <w:rsid w:val="00743436"/>
    <w:rsid w:val="0074518A"/>
    <w:rsid w:val="00745AF4"/>
    <w:rsid w:val="00745F86"/>
    <w:rsid w:val="00747963"/>
    <w:rsid w:val="00747B7B"/>
    <w:rsid w:val="00752647"/>
    <w:rsid w:val="00752860"/>
    <w:rsid w:val="00765D65"/>
    <w:rsid w:val="00766A0C"/>
    <w:rsid w:val="0077353F"/>
    <w:rsid w:val="00774F33"/>
    <w:rsid w:val="007776CB"/>
    <w:rsid w:val="00783AA3"/>
    <w:rsid w:val="007843D1"/>
    <w:rsid w:val="00784AD2"/>
    <w:rsid w:val="00792D87"/>
    <w:rsid w:val="007938BA"/>
    <w:rsid w:val="0079757F"/>
    <w:rsid w:val="007A0071"/>
    <w:rsid w:val="007A0932"/>
    <w:rsid w:val="007A0B34"/>
    <w:rsid w:val="007A0E51"/>
    <w:rsid w:val="007A0EF4"/>
    <w:rsid w:val="007A5BBA"/>
    <w:rsid w:val="007B1805"/>
    <w:rsid w:val="007B2664"/>
    <w:rsid w:val="007B3735"/>
    <w:rsid w:val="007B7A4A"/>
    <w:rsid w:val="007C1D12"/>
    <w:rsid w:val="007C5AC4"/>
    <w:rsid w:val="007C6041"/>
    <w:rsid w:val="007C61CD"/>
    <w:rsid w:val="007D075F"/>
    <w:rsid w:val="007D0D3B"/>
    <w:rsid w:val="007D1E32"/>
    <w:rsid w:val="007D30A4"/>
    <w:rsid w:val="007D41A1"/>
    <w:rsid w:val="007D4B4B"/>
    <w:rsid w:val="007D4E17"/>
    <w:rsid w:val="007D69D8"/>
    <w:rsid w:val="007D7578"/>
    <w:rsid w:val="007D784E"/>
    <w:rsid w:val="007E0A0A"/>
    <w:rsid w:val="007E64ED"/>
    <w:rsid w:val="007E76C0"/>
    <w:rsid w:val="007E7D0A"/>
    <w:rsid w:val="007F1E08"/>
    <w:rsid w:val="0080158F"/>
    <w:rsid w:val="008030DF"/>
    <w:rsid w:val="00803E2B"/>
    <w:rsid w:val="0080466C"/>
    <w:rsid w:val="00804910"/>
    <w:rsid w:val="00805C6B"/>
    <w:rsid w:val="00805DF1"/>
    <w:rsid w:val="00807A3E"/>
    <w:rsid w:val="00817BCA"/>
    <w:rsid w:val="008211BE"/>
    <w:rsid w:val="00825C6F"/>
    <w:rsid w:val="00830C1A"/>
    <w:rsid w:val="00833029"/>
    <w:rsid w:val="00833F14"/>
    <w:rsid w:val="00834EA5"/>
    <w:rsid w:val="0083564B"/>
    <w:rsid w:val="00835835"/>
    <w:rsid w:val="008362F0"/>
    <w:rsid w:val="0083672F"/>
    <w:rsid w:val="0083784D"/>
    <w:rsid w:val="0084003C"/>
    <w:rsid w:val="0085122F"/>
    <w:rsid w:val="008542B7"/>
    <w:rsid w:val="00860214"/>
    <w:rsid w:val="00860B54"/>
    <w:rsid w:val="00862E4D"/>
    <w:rsid w:val="00863218"/>
    <w:rsid w:val="00863F70"/>
    <w:rsid w:val="0086556A"/>
    <w:rsid w:val="0087002D"/>
    <w:rsid w:val="008706E0"/>
    <w:rsid w:val="00870DCB"/>
    <w:rsid w:val="008754EA"/>
    <w:rsid w:val="00881453"/>
    <w:rsid w:val="00882698"/>
    <w:rsid w:val="00882B73"/>
    <w:rsid w:val="00883190"/>
    <w:rsid w:val="008833B3"/>
    <w:rsid w:val="0088440D"/>
    <w:rsid w:val="008852B8"/>
    <w:rsid w:val="0089035B"/>
    <w:rsid w:val="00890740"/>
    <w:rsid w:val="00897810"/>
    <w:rsid w:val="00897AB2"/>
    <w:rsid w:val="008A1107"/>
    <w:rsid w:val="008A1F96"/>
    <w:rsid w:val="008A359E"/>
    <w:rsid w:val="008A6401"/>
    <w:rsid w:val="008A6488"/>
    <w:rsid w:val="008A6CE7"/>
    <w:rsid w:val="008B1BC4"/>
    <w:rsid w:val="008B7AAC"/>
    <w:rsid w:val="008C1CCA"/>
    <w:rsid w:val="008C2709"/>
    <w:rsid w:val="008C57BC"/>
    <w:rsid w:val="008D00B2"/>
    <w:rsid w:val="008E17B4"/>
    <w:rsid w:val="008E3834"/>
    <w:rsid w:val="008E45E0"/>
    <w:rsid w:val="008E4BF0"/>
    <w:rsid w:val="008E5C88"/>
    <w:rsid w:val="008E5F07"/>
    <w:rsid w:val="008F1E52"/>
    <w:rsid w:val="008F3623"/>
    <w:rsid w:val="008F3F58"/>
    <w:rsid w:val="008F5BD3"/>
    <w:rsid w:val="008F7240"/>
    <w:rsid w:val="00900BAB"/>
    <w:rsid w:val="00900C8A"/>
    <w:rsid w:val="0090325B"/>
    <w:rsid w:val="00904AF3"/>
    <w:rsid w:val="00905C28"/>
    <w:rsid w:val="00906D2A"/>
    <w:rsid w:val="00907944"/>
    <w:rsid w:val="0091268D"/>
    <w:rsid w:val="00912BCC"/>
    <w:rsid w:val="00913680"/>
    <w:rsid w:val="00914B9D"/>
    <w:rsid w:val="00915AFD"/>
    <w:rsid w:val="00915B3A"/>
    <w:rsid w:val="009230DE"/>
    <w:rsid w:val="0092338D"/>
    <w:rsid w:val="00924FE7"/>
    <w:rsid w:val="00925889"/>
    <w:rsid w:val="009300B6"/>
    <w:rsid w:val="009304A6"/>
    <w:rsid w:val="0093296D"/>
    <w:rsid w:val="00934630"/>
    <w:rsid w:val="00935701"/>
    <w:rsid w:val="00936A60"/>
    <w:rsid w:val="00937092"/>
    <w:rsid w:val="00937D97"/>
    <w:rsid w:val="00943D75"/>
    <w:rsid w:val="00943F21"/>
    <w:rsid w:val="00947BFF"/>
    <w:rsid w:val="00952411"/>
    <w:rsid w:val="00953072"/>
    <w:rsid w:val="009564AC"/>
    <w:rsid w:val="0095760F"/>
    <w:rsid w:val="00957686"/>
    <w:rsid w:val="00960BA6"/>
    <w:rsid w:val="0096226B"/>
    <w:rsid w:val="00964E49"/>
    <w:rsid w:val="00965FAA"/>
    <w:rsid w:val="00966026"/>
    <w:rsid w:val="009732EE"/>
    <w:rsid w:val="00974865"/>
    <w:rsid w:val="0097606E"/>
    <w:rsid w:val="00977D66"/>
    <w:rsid w:val="009814BB"/>
    <w:rsid w:val="009824AD"/>
    <w:rsid w:val="00983480"/>
    <w:rsid w:val="00983F9B"/>
    <w:rsid w:val="00985386"/>
    <w:rsid w:val="009854FD"/>
    <w:rsid w:val="00990A90"/>
    <w:rsid w:val="00991C57"/>
    <w:rsid w:val="009940BE"/>
    <w:rsid w:val="009946FB"/>
    <w:rsid w:val="00995831"/>
    <w:rsid w:val="009972CC"/>
    <w:rsid w:val="009A2092"/>
    <w:rsid w:val="009A5E99"/>
    <w:rsid w:val="009A67DE"/>
    <w:rsid w:val="009A73CA"/>
    <w:rsid w:val="009A7725"/>
    <w:rsid w:val="009B2D7C"/>
    <w:rsid w:val="009B5ADF"/>
    <w:rsid w:val="009C096F"/>
    <w:rsid w:val="009C1A6D"/>
    <w:rsid w:val="009C261B"/>
    <w:rsid w:val="009C4444"/>
    <w:rsid w:val="009C5B97"/>
    <w:rsid w:val="009D182D"/>
    <w:rsid w:val="009D2FFA"/>
    <w:rsid w:val="009D3597"/>
    <w:rsid w:val="009D41F3"/>
    <w:rsid w:val="009D5821"/>
    <w:rsid w:val="009D63F0"/>
    <w:rsid w:val="009D75C8"/>
    <w:rsid w:val="009D7F8E"/>
    <w:rsid w:val="009E3561"/>
    <w:rsid w:val="009E7ADA"/>
    <w:rsid w:val="009F19C2"/>
    <w:rsid w:val="009F2A2F"/>
    <w:rsid w:val="009F79AA"/>
    <w:rsid w:val="00A008F7"/>
    <w:rsid w:val="00A00963"/>
    <w:rsid w:val="00A01FAD"/>
    <w:rsid w:val="00A025BD"/>
    <w:rsid w:val="00A0616F"/>
    <w:rsid w:val="00A06D4C"/>
    <w:rsid w:val="00A12510"/>
    <w:rsid w:val="00A15169"/>
    <w:rsid w:val="00A17DFF"/>
    <w:rsid w:val="00A17E5A"/>
    <w:rsid w:val="00A24663"/>
    <w:rsid w:val="00A26F11"/>
    <w:rsid w:val="00A309A4"/>
    <w:rsid w:val="00A34795"/>
    <w:rsid w:val="00A3493C"/>
    <w:rsid w:val="00A357FE"/>
    <w:rsid w:val="00A36B84"/>
    <w:rsid w:val="00A37563"/>
    <w:rsid w:val="00A37827"/>
    <w:rsid w:val="00A40688"/>
    <w:rsid w:val="00A40FD7"/>
    <w:rsid w:val="00A4221D"/>
    <w:rsid w:val="00A43C46"/>
    <w:rsid w:val="00A43D2B"/>
    <w:rsid w:val="00A440D0"/>
    <w:rsid w:val="00A451DF"/>
    <w:rsid w:val="00A46D19"/>
    <w:rsid w:val="00A5016A"/>
    <w:rsid w:val="00A516F0"/>
    <w:rsid w:val="00A51AA2"/>
    <w:rsid w:val="00A531CB"/>
    <w:rsid w:val="00A55948"/>
    <w:rsid w:val="00A62CFE"/>
    <w:rsid w:val="00A66806"/>
    <w:rsid w:val="00A67223"/>
    <w:rsid w:val="00A7011E"/>
    <w:rsid w:val="00A70873"/>
    <w:rsid w:val="00A708EC"/>
    <w:rsid w:val="00A728E6"/>
    <w:rsid w:val="00A74C42"/>
    <w:rsid w:val="00A768EF"/>
    <w:rsid w:val="00A76EAE"/>
    <w:rsid w:val="00A83578"/>
    <w:rsid w:val="00A83B49"/>
    <w:rsid w:val="00A84632"/>
    <w:rsid w:val="00A867C0"/>
    <w:rsid w:val="00A87845"/>
    <w:rsid w:val="00A87C2C"/>
    <w:rsid w:val="00A911BE"/>
    <w:rsid w:val="00A938B2"/>
    <w:rsid w:val="00A94972"/>
    <w:rsid w:val="00A97496"/>
    <w:rsid w:val="00AA09A4"/>
    <w:rsid w:val="00AA2510"/>
    <w:rsid w:val="00AB02F6"/>
    <w:rsid w:val="00AB2243"/>
    <w:rsid w:val="00AB55B3"/>
    <w:rsid w:val="00AC069B"/>
    <w:rsid w:val="00AC2E6D"/>
    <w:rsid w:val="00AC4940"/>
    <w:rsid w:val="00AC50C0"/>
    <w:rsid w:val="00AC57DD"/>
    <w:rsid w:val="00AC7276"/>
    <w:rsid w:val="00AD0ADB"/>
    <w:rsid w:val="00AD2F22"/>
    <w:rsid w:val="00AD2F7B"/>
    <w:rsid w:val="00AD4CD1"/>
    <w:rsid w:val="00AD6A79"/>
    <w:rsid w:val="00AD6FFE"/>
    <w:rsid w:val="00AD70C6"/>
    <w:rsid w:val="00AD721A"/>
    <w:rsid w:val="00AD7B79"/>
    <w:rsid w:val="00AE03D5"/>
    <w:rsid w:val="00AE0551"/>
    <w:rsid w:val="00AE0A35"/>
    <w:rsid w:val="00AE2B8F"/>
    <w:rsid w:val="00AE2C19"/>
    <w:rsid w:val="00AE58D1"/>
    <w:rsid w:val="00AE73D8"/>
    <w:rsid w:val="00AF1433"/>
    <w:rsid w:val="00AF2EC4"/>
    <w:rsid w:val="00AF3FE7"/>
    <w:rsid w:val="00AF7CAA"/>
    <w:rsid w:val="00B001BB"/>
    <w:rsid w:val="00B01C19"/>
    <w:rsid w:val="00B01D9E"/>
    <w:rsid w:val="00B05CB9"/>
    <w:rsid w:val="00B07984"/>
    <w:rsid w:val="00B11BF7"/>
    <w:rsid w:val="00B11EF1"/>
    <w:rsid w:val="00B12EC1"/>
    <w:rsid w:val="00B16E7C"/>
    <w:rsid w:val="00B1735D"/>
    <w:rsid w:val="00B17B8A"/>
    <w:rsid w:val="00B21279"/>
    <w:rsid w:val="00B22614"/>
    <w:rsid w:val="00B22E85"/>
    <w:rsid w:val="00B25170"/>
    <w:rsid w:val="00B307BE"/>
    <w:rsid w:val="00B30A20"/>
    <w:rsid w:val="00B34D15"/>
    <w:rsid w:val="00B34E77"/>
    <w:rsid w:val="00B359C9"/>
    <w:rsid w:val="00B35A01"/>
    <w:rsid w:val="00B35E64"/>
    <w:rsid w:val="00B3767E"/>
    <w:rsid w:val="00B37963"/>
    <w:rsid w:val="00B400C3"/>
    <w:rsid w:val="00B40A17"/>
    <w:rsid w:val="00B41CA4"/>
    <w:rsid w:val="00B427B1"/>
    <w:rsid w:val="00B4379D"/>
    <w:rsid w:val="00B437A4"/>
    <w:rsid w:val="00B43E85"/>
    <w:rsid w:val="00B44442"/>
    <w:rsid w:val="00B44471"/>
    <w:rsid w:val="00B44867"/>
    <w:rsid w:val="00B45CE3"/>
    <w:rsid w:val="00B46B57"/>
    <w:rsid w:val="00B47E57"/>
    <w:rsid w:val="00B50A23"/>
    <w:rsid w:val="00B51491"/>
    <w:rsid w:val="00B52D1B"/>
    <w:rsid w:val="00B53663"/>
    <w:rsid w:val="00B55BCA"/>
    <w:rsid w:val="00B56430"/>
    <w:rsid w:val="00B56948"/>
    <w:rsid w:val="00B5754F"/>
    <w:rsid w:val="00B6139A"/>
    <w:rsid w:val="00B61700"/>
    <w:rsid w:val="00B63D67"/>
    <w:rsid w:val="00B64BAF"/>
    <w:rsid w:val="00B66461"/>
    <w:rsid w:val="00B67915"/>
    <w:rsid w:val="00B70897"/>
    <w:rsid w:val="00B734D3"/>
    <w:rsid w:val="00B74CBB"/>
    <w:rsid w:val="00B7596F"/>
    <w:rsid w:val="00B7667C"/>
    <w:rsid w:val="00B8247D"/>
    <w:rsid w:val="00B827FE"/>
    <w:rsid w:val="00B832E8"/>
    <w:rsid w:val="00B849A3"/>
    <w:rsid w:val="00B87A50"/>
    <w:rsid w:val="00B91200"/>
    <w:rsid w:val="00B92220"/>
    <w:rsid w:val="00B95361"/>
    <w:rsid w:val="00B9593F"/>
    <w:rsid w:val="00B9612C"/>
    <w:rsid w:val="00B96316"/>
    <w:rsid w:val="00B964BD"/>
    <w:rsid w:val="00B967E3"/>
    <w:rsid w:val="00BA026A"/>
    <w:rsid w:val="00BA2E6A"/>
    <w:rsid w:val="00BA3283"/>
    <w:rsid w:val="00BA3828"/>
    <w:rsid w:val="00BA63E4"/>
    <w:rsid w:val="00BA66EC"/>
    <w:rsid w:val="00BB329A"/>
    <w:rsid w:val="00BB3B34"/>
    <w:rsid w:val="00BB7AB5"/>
    <w:rsid w:val="00BC2A28"/>
    <w:rsid w:val="00BC3D06"/>
    <w:rsid w:val="00BC4BBB"/>
    <w:rsid w:val="00BC5C24"/>
    <w:rsid w:val="00BD202F"/>
    <w:rsid w:val="00BD2C86"/>
    <w:rsid w:val="00BD52CD"/>
    <w:rsid w:val="00BD61A6"/>
    <w:rsid w:val="00BD621B"/>
    <w:rsid w:val="00BD6305"/>
    <w:rsid w:val="00BD73B3"/>
    <w:rsid w:val="00BD746C"/>
    <w:rsid w:val="00BD79EF"/>
    <w:rsid w:val="00BE04C2"/>
    <w:rsid w:val="00BE0793"/>
    <w:rsid w:val="00BE6686"/>
    <w:rsid w:val="00BE6883"/>
    <w:rsid w:val="00BE77C2"/>
    <w:rsid w:val="00BF0C35"/>
    <w:rsid w:val="00BF0ED0"/>
    <w:rsid w:val="00BF1ECB"/>
    <w:rsid w:val="00BF2076"/>
    <w:rsid w:val="00BF3C70"/>
    <w:rsid w:val="00BF5AB9"/>
    <w:rsid w:val="00BF73B1"/>
    <w:rsid w:val="00C03948"/>
    <w:rsid w:val="00C04C33"/>
    <w:rsid w:val="00C07A15"/>
    <w:rsid w:val="00C11EF2"/>
    <w:rsid w:val="00C12299"/>
    <w:rsid w:val="00C13D88"/>
    <w:rsid w:val="00C16C06"/>
    <w:rsid w:val="00C2080C"/>
    <w:rsid w:val="00C209FE"/>
    <w:rsid w:val="00C21DB0"/>
    <w:rsid w:val="00C21E49"/>
    <w:rsid w:val="00C24A48"/>
    <w:rsid w:val="00C261F8"/>
    <w:rsid w:val="00C26758"/>
    <w:rsid w:val="00C27D4A"/>
    <w:rsid w:val="00C304C7"/>
    <w:rsid w:val="00C30769"/>
    <w:rsid w:val="00C31E28"/>
    <w:rsid w:val="00C3262D"/>
    <w:rsid w:val="00C32ADD"/>
    <w:rsid w:val="00C362C5"/>
    <w:rsid w:val="00C36A2F"/>
    <w:rsid w:val="00C4278F"/>
    <w:rsid w:val="00C43BD9"/>
    <w:rsid w:val="00C45B55"/>
    <w:rsid w:val="00C45C9D"/>
    <w:rsid w:val="00C46A73"/>
    <w:rsid w:val="00C47018"/>
    <w:rsid w:val="00C47381"/>
    <w:rsid w:val="00C47E0F"/>
    <w:rsid w:val="00C514A9"/>
    <w:rsid w:val="00C51F09"/>
    <w:rsid w:val="00C52DE9"/>
    <w:rsid w:val="00C57F79"/>
    <w:rsid w:val="00C61D32"/>
    <w:rsid w:val="00C621A9"/>
    <w:rsid w:val="00C6284D"/>
    <w:rsid w:val="00C63733"/>
    <w:rsid w:val="00C6459A"/>
    <w:rsid w:val="00C64909"/>
    <w:rsid w:val="00C66F72"/>
    <w:rsid w:val="00C67C3E"/>
    <w:rsid w:val="00C71B81"/>
    <w:rsid w:val="00C75BE3"/>
    <w:rsid w:val="00C76B94"/>
    <w:rsid w:val="00C83F83"/>
    <w:rsid w:val="00C86DBE"/>
    <w:rsid w:val="00C87BEA"/>
    <w:rsid w:val="00C907A8"/>
    <w:rsid w:val="00C91523"/>
    <w:rsid w:val="00C928AB"/>
    <w:rsid w:val="00C97610"/>
    <w:rsid w:val="00CA3393"/>
    <w:rsid w:val="00CA7DF5"/>
    <w:rsid w:val="00CB1E29"/>
    <w:rsid w:val="00CB26AB"/>
    <w:rsid w:val="00CC0516"/>
    <w:rsid w:val="00CC0FEC"/>
    <w:rsid w:val="00CC42BC"/>
    <w:rsid w:val="00CC430C"/>
    <w:rsid w:val="00CC721C"/>
    <w:rsid w:val="00CC7259"/>
    <w:rsid w:val="00CC74C2"/>
    <w:rsid w:val="00CD2812"/>
    <w:rsid w:val="00CD3788"/>
    <w:rsid w:val="00CD4FE1"/>
    <w:rsid w:val="00CD5F56"/>
    <w:rsid w:val="00CD7228"/>
    <w:rsid w:val="00CE0118"/>
    <w:rsid w:val="00CE30A8"/>
    <w:rsid w:val="00CE53C0"/>
    <w:rsid w:val="00CE62A0"/>
    <w:rsid w:val="00CE6B94"/>
    <w:rsid w:val="00CE7ED8"/>
    <w:rsid w:val="00CF01B3"/>
    <w:rsid w:val="00CF1C7A"/>
    <w:rsid w:val="00CF3BC0"/>
    <w:rsid w:val="00CF5D38"/>
    <w:rsid w:val="00D007E8"/>
    <w:rsid w:val="00D02205"/>
    <w:rsid w:val="00D0268F"/>
    <w:rsid w:val="00D0466E"/>
    <w:rsid w:val="00D0639C"/>
    <w:rsid w:val="00D10DA5"/>
    <w:rsid w:val="00D114DD"/>
    <w:rsid w:val="00D143DB"/>
    <w:rsid w:val="00D15B2C"/>
    <w:rsid w:val="00D16846"/>
    <w:rsid w:val="00D16ED0"/>
    <w:rsid w:val="00D17256"/>
    <w:rsid w:val="00D2029D"/>
    <w:rsid w:val="00D206F5"/>
    <w:rsid w:val="00D20FA9"/>
    <w:rsid w:val="00D23577"/>
    <w:rsid w:val="00D2561F"/>
    <w:rsid w:val="00D26927"/>
    <w:rsid w:val="00D26A17"/>
    <w:rsid w:val="00D3005F"/>
    <w:rsid w:val="00D32387"/>
    <w:rsid w:val="00D36F5F"/>
    <w:rsid w:val="00D42943"/>
    <w:rsid w:val="00D448A5"/>
    <w:rsid w:val="00D454BF"/>
    <w:rsid w:val="00D46826"/>
    <w:rsid w:val="00D46CC2"/>
    <w:rsid w:val="00D47049"/>
    <w:rsid w:val="00D47AF2"/>
    <w:rsid w:val="00D50F7A"/>
    <w:rsid w:val="00D5164C"/>
    <w:rsid w:val="00D523FE"/>
    <w:rsid w:val="00D52E8D"/>
    <w:rsid w:val="00D52FC2"/>
    <w:rsid w:val="00D5486E"/>
    <w:rsid w:val="00D54BF5"/>
    <w:rsid w:val="00D57E4A"/>
    <w:rsid w:val="00D60A1F"/>
    <w:rsid w:val="00D6200D"/>
    <w:rsid w:val="00D621DF"/>
    <w:rsid w:val="00D64278"/>
    <w:rsid w:val="00D651A7"/>
    <w:rsid w:val="00D70B5D"/>
    <w:rsid w:val="00D71664"/>
    <w:rsid w:val="00D72AC0"/>
    <w:rsid w:val="00D7385F"/>
    <w:rsid w:val="00D74CAF"/>
    <w:rsid w:val="00D758B6"/>
    <w:rsid w:val="00D76FF4"/>
    <w:rsid w:val="00D770BE"/>
    <w:rsid w:val="00D81005"/>
    <w:rsid w:val="00D83AC5"/>
    <w:rsid w:val="00D86CC2"/>
    <w:rsid w:val="00D92437"/>
    <w:rsid w:val="00D966BC"/>
    <w:rsid w:val="00D97343"/>
    <w:rsid w:val="00D97670"/>
    <w:rsid w:val="00D9796F"/>
    <w:rsid w:val="00DA1511"/>
    <w:rsid w:val="00DA23A3"/>
    <w:rsid w:val="00DA3D9A"/>
    <w:rsid w:val="00DA4920"/>
    <w:rsid w:val="00DA634B"/>
    <w:rsid w:val="00DA6F65"/>
    <w:rsid w:val="00DB185F"/>
    <w:rsid w:val="00DB2BB8"/>
    <w:rsid w:val="00DB3548"/>
    <w:rsid w:val="00DB4763"/>
    <w:rsid w:val="00DB6A50"/>
    <w:rsid w:val="00DC1017"/>
    <w:rsid w:val="00DC1119"/>
    <w:rsid w:val="00DC12AE"/>
    <w:rsid w:val="00DC303D"/>
    <w:rsid w:val="00DC3FF9"/>
    <w:rsid w:val="00DC4713"/>
    <w:rsid w:val="00DC4FBF"/>
    <w:rsid w:val="00DC6324"/>
    <w:rsid w:val="00DD01C7"/>
    <w:rsid w:val="00DD39AE"/>
    <w:rsid w:val="00DD65AA"/>
    <w:rsid w:val="00DD6F1F"/>
    <w:rsid w:val="00DD75CE"/>
    <w:rsid w:val="00DE1036"/>
    <w:rsid w:val="00DE1655"/>
    <w:rsid w:val="00DE1B67"/>
    <w:rsid w:val="00DE27EC"/>
    <w:rsid w:val="00DE2CDB"/>
    <w:rsid w:val="00DE3357"/>
    <w:rsid w:val="00DE3F01"/>
    <w:rsid w:val="00DE44D3"/>
    <w:rsid w:val="00DE4E1C"/>
    <w:rsid w:val="00DE6220"/>
    <w:rsid w:val="00DE6402"/>
    <w:rsid w:val="00DF17A5"/>
    <w:rsid w:val="00DF24F8"/>
    <w:rsid w:val="00DF2693"/>
    <w:rsid w:val="00DF2E6B"/>
    <w:rsid w:val="00DF3BEC"/>
    <w:rsid w:val="00DF40D9"/>
    <w:rsid w:val="00DF47C8"/>
    <w:rsid w:val="00DF645F"/>
    <w:rsid w:val="00DF7AED"/>
    <w:rsid w:val="00E00D2B"/>
    <w:rsid w:val="00E02161"/>
    <w:rsid w:val="00E02D0E"/>
    <w:rsid w:val="00E13FD2"/>
    <w:rsid w:val="00E165D2"/>
    <w:rsid w:val="00E176C0"/>
    <w:rsid w:val="00E20C85"/>
    <w:rsid w:val="00E21AD2"/>
    <w:rsid w:val="00E22AD3"/>
    <w:rsid w:val="00E24064"/>
    <w:rsid w:val="00E2450D"/>
    <w:rsid w:val="00E24837"/>
    <w:rsid w:val="00E30346"/>
    <w:rsid w:val="00E30937"/>
    <w:rsid w:val="00E32F34"/>
    <w:rsid w:val="00E336D0"/>
    <w:rsid w:val="00E34725"/>
    <w:rsid w:val="00E3655F"/>
    <w:rsid w:val="00E4176C"/>
    <w:rsid w:val="00E430D6"/>
    <w:rsid w:val="00E43538"/>
    <w:rsid w:val="00E44A97"/>
    <w:rsid w:val="00E44D60"/>
    <w:rsid w:val="00E44F6D"/>
    <w:rsid w:val="00E46E02"/>
    <w:rsid w:val="00E60509"/>
    <w:rsid w:val="00E6096A"/>
    <w:rsid w:val="00E61559"/>
    <w:rsid w:val="00E61C67"/>
    <w:rsid w:val="00E6654A"/>
    <w:rsid w:val="00E7027A"/>
    <w:rsid w:val="00E713ED"/>
    <w:rsid w:val="00E715BE"/>
    <w:rsid w:val="00E71B1F"/>
    <w:rsid w:val="00E72410"/>
    <w:rsid w:val="00E73928"/>
    <w:rsid w:val="00E75199"/>
    <w:rsid w:val="00E762DF"/>
    <w:rsid w:val="00E814B3"/>
    <w:rsid w:val="00E83D31"/>
    <w:rsid w:val="00E847B5"/>
    <w:rsid w:val="00E84F73"/>
    <w:rsid w:val="00E85217"/>
    <w:rsid w:val="00E852B9"/>
    <w:rsid w:val="00E85C84"/>
    <w:rsid w:val="00E86487"/>
    <w:rsid w:val="00E908AB"/>
    <w:rsid w:val="00E93BAC"/>
    <w:rsid w:val="00E9747D"/>
    <w:rsid w:val="00E97618"/>
    <w:rsid w:val="00EA3401"/>
    <w:rsid w:val="00EA4C32"/>
    <w:rsid w:val="00EA6F12"/>
    <w:rsid w:val="00EA7F1C"/>
    <w:rsid w:val="00EB11F1"/>
    <w:rsid w:val="00EB3650"/>
    <w:rsid w:val="00EB42AE"/>
    <w:rsid w:val="00EB6FB5"/>
    <w:rsid w:val="00EC0188"/>
    <w:rsid w:val="00EC0935"/>
    <w:rsid w:val="00EC0CDA"/>
    <w:rsid w:val="00ED06F1"/>
    <w:rsid w:val="00ED2072"/>
    <w:rsid w:val="00ED2134"/>
    <w:rsid w:val="00EE1399"/>
    <w:rsid w:val="00EE24A2"/>
    <w:rsid w:val="00EE2DD4"/>
    <w:rsid w:val="00EE3C9F"/>
    <w:rsid w:val="00EE3EF9"/>
    <w:rsid w:val="00EE5351"/>
    <w:rsid w:val="00EE6A08"/>
    <w:rsid w:val="00EF1B4B"/>
    <w:rsid w:val="00EF2E96"/>
    <w:rsid w:val="00EF330C"/>
    <w:rsid w:val="00EF6D7B"/>
    <w:rsid w:val="00EF7645"/>
    <w:rsid w:val="00F00F6E"/>
    <w:rsid w:val="00F02080"/>
    <w:rsid w:val="00F02459"/>
    <w:rsid w:val="00F05461"/>
    <w:rsid w:val="00F05472"/>
    <w:rsid w:val="00F0700C"/>
    <w:rsid w:val="00F11A13"/>
    <w:rsid w:val="00F148AD"/>
    <w:rsid w:val="00F150E6"/>
    <w:rsid w:val="00F163F4"/>
    <w:rsid w:val="00F17DD1"/>
    <w:rsid w:val="00F2032B"/>
    <w:rsid w:val="00F20CBC"/>
    <w:rsid w:val="00F21DF2"/>
    <w:rsid w:val="00F24850"/>
    <w:rsid w:val="00F25194"/>
    <w:rsid w:val="00F304EE"/>
    <w:rsid w:val="00F33572"/>
    <w:rsid w:val="00F35428"/>
    <w:rsid w:val="00F35BC0"/>
    <w:rsid w:val="00F419AB"/>
    <w:rsid w:val="00F45509"/>
    <w:rsid w:val="00F4578C"/>
    <w:rsid w:val="00F47638"/>
    <w:rsid w:val="00F479B2"/>
    <w:rsid w:val="00F56170"/>
    <w:rsid w:val="00F572C3"/>
    <w:rsid w:val="00F622D8"/>
    <w:rsid w:val="00F630AC"/>
    <w:rsid w:val="00F636CA"/>
    <w:rsid w:val="00F6380F"/>
    <w:rsid w:val="00F64405"/>
    <w:rsid w:val="00F65BD6"/>
    <w:rsid w:val="00F66CEC"/>
    <w:rsid w:val="00F701F6"/>
    <w:rsid w:val="00F707EB"/>
    <w:rsid w:val="00F70DD1"/>
    <w:rsid w:val="00F71238"/>
    <w:rsid w:val="00F732CE"/>
    <w:rsid w:val="00F73465"/>
    <w:rsid w:val="00F73660"/>
    <w:rsid w:val="00F7515C"/>
    <w:rsid w:val="00F7581A"/>
    <w:rsid w:val="00F76CA7"/>
    <w:rsid w:val="00F813C8"/>
    <w:rsid w:val="00F91D42"/>
    <w:rsid w:val="00F941D4"/>
    <w:rsid w:val="00FA052A"/>
    <w:rsid w:val="00FA4DD8"/>
    <w:rsid w:val="00FA53E4"/>
    <w:rsid w:val="00FA6678"/>
    <w:rsid w:val="00FB0C2C"/>
    <w:rsid w:val="00FB2824"/>
    <w:rsid w:val="00FB31C3"/>
    <w:rsid w:val="00FB620E"/>
    <w:rsid w:val="00FB6B81"/>
    <w:rsid w:val="00FC110A"/>
    <w:rsid w:val="00FC1C0A"/>
    <w:rsid w:val="00FC3700"/>
    <w:rsid w:val="00FC61C6"/>
    <w:rsid w:val="00FC6CCC"/>
    <w:rsid w:val="00FC7B7A"/>
    <w:rsid w:val="00FD00B9"/>
    <w:rsid w:val="00FD1DF3"/>
    <w:rsid w:val="00FD25EA"/>
    <w:rsid w:val="00FD4109"/>
    <w:rsid w:val="00FD47FA"/>
    <w:rsid w:val="00FE0C03"/>
    <w:rsid w:val="00FE10BB"/>
    <w:rsid w:val="00FE27EB"/>
    <w:rsid w:val="00FE325D"/>
    <w:rsid w:val="00FE52CB"/>
    <w:rsid w:val="00FE7602"/>
    <w:rsid w:val="00FF0413"/>
    <w:rsid w:val="00FF217B"/>
    <w:rsid w:val="00FF3359"/>
    <w:rsid w:val="00FF3387"/>
    <w:rsid w:val="00FF4C82"/>
    <w:rsid w:val="00FF4D89"/>
    <w:rsid w:val="00FF52E4"/>
    <w:rsid w:val="00FF5B3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9B3E7"/>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D025D"/>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953072"/>
    <w:pPr>
      <w:keepNext/>
      <w:keepLines/>
      <w:numPr>
        <w:ilvl w:val="1"/>
        <w:numId w:val="16"/>
      </w:numPr>
      <w:spacing w:before="40" w:after="0"/>
      <w:outlineLvl w:val="1"/>
    </w:pPr>
    <w:rPr>
      <w:rFonts w:ascii="Nunito Sans Light" w:eastAsiaTheme="majorEastAsia" w:hAnsi="Nunito Sans Light" w:cstheme="majorBidi"/>
      <w:sz w:val="32"/>
      <w:szCs w:val="26"/>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0"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0"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953072"/>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F7F09FC-3836-4A88-9C73-86B23C1DF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10603</TotalTime>
  <Pages>68</Pages>
  <Words>22571</Words>
  <Characters>124142</Characters>
  <Application>Microsoft Office Word</Application>
  <DocSecurity>0</DocSecurity>
  <Lines>1034</Lines>
  <Paragraphs>292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1119</cp:revision>
  <dcterms:created xsi:type="dcterms:W3CDTF">2019-12-11T06:12:00Z</dcterms:created>
  <dcterms:modified xsi:type="dcterms:W3CDTF">2020-06-07T10:31:00Z</dcterms:modified>
</cp:coreProperties>
</file>