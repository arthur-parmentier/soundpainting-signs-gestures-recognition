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550065"/>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End w:id="9"/>
      <w:bookmarkEnd w:id="10"/>
    </w:p>
    <w:bookmarkStart w:id="11" w:name="_Toc42550067"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EndPr/>
      <w:sdtContent>
        <w:p w:rsidR="00924FE7" w:rsidRPr="007C437A" w:rsidRDefault="00924FE7" w:rsidP="00E6654A">
          <w:pPr>
            <w:pStyle w:val="Titre1"/>
          </w:pPr>
          <w:r w:rsidRPr="007C437A">
            <w:t>Table des matières</w:t>
          </w:r>
          <w:bookmarkEnd w:id="11"/>
        </w:p>
        <w:p w:rsidR="00F4343F" w:rsidRDefault="00924FE7">
          <w:pPr>
            <w:pStyle w:val="TM1"/>
            <w:tabs>
              <w:tab w:val="left" w:pos="440"/>
              <w:tab w:val="right" w:leader="dot" w:pos="9736"/>
            </w:tabs>
            <w:rPr>
              <w:ins w:id="12" w:author="Arthur Parmentier" w:date="2020-06-08T23:0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3" w:author="Arthur Parmentier" w:date="2020-06-07T15:27:00Z">
                <w:rPr>
                  <w:b w:val="0"/>
                  <w:bCs w:val="0"/>
                  <w:i w:val="0"/>
                  <w:iCs w:val="0"/>
                  <w:sz w:val="22"/>
                  <w:szCs w:val="22"/>
                </w:rPr>
              </w:rPrChange>
            </w:rPr>
            <w:fldChar w:fldCharType="separate"/>
          </w:r>
          <w:ins w:id="14" w:author="Arthur Parmentier" w:date="2020-06-08T23:06:00Z">
            <w:r w:rsidR="00F4343F" w:rsidRPr="00D777C5">
              <w:rPr>
                <w:rStyle w:val="Lienhypertexte"/>
                <w:noProof/>
              </w:rPr>
              <w:fldChar w:fldCharType="begin"/>
            </w:r>
            <w:r w:rsidR="00F4343F" w:rsidRPr="00D777C5">
              <w:rPr>
                <w:rStyle w:val="Lienhypertexte"/>
                <w:noProof/>
              </w:rPr>
              <w:instrText xml:space="preserve"> </w:instrText>
            </w:r>
            <w:r w:rsidR="00F4343F">
              <w:rPr>
                <w:noProof/>
              </w:rPr>
              <w:instrText>HYPERLINK \l "_Toc42550065"</w:instrText>
            </w:r>
            <w:r w:rsidR="00F4343F" w:rsidRPr="00D777C5">
              <w:rPr>
                <w:rStyle w:val="Lienhypertexte"/>
                <w:noProof/>
              </w:rPr>
              <w:instrText xml:space="preserve"> </w:instrText>
            </w:r>
            <w:r w:rsidR="00F4343F" w:rsidRPr="00D777C5">
              <w:rPr>
                <w:rStyle w:val="Lienhypertexte"/>
                <w:noProof/>
              </w:rPr>
              <w:fldChar w:fldCharType="separate"/>
            </w:r>
            <w:r w:rsidR="00F4343F" w:rsidRPr="00D777C5">
              <w:rPr>
                <w:rStyle w:val="Lienhypertexte"/>
                <w:noProof/>
              </w:rPr>
              <w:t>I.</w:t>
            </w:r>
            <w:r w:rsidR="00F4343F">
              <w:rPr>
                <w:rFonts w:eastAsiaTheme="minorEastAsia" w:cstheme="minorBidi"/>
                <w:b w:val="0"/>
                <w:bCs w:val="0"/>
                <w:i w:val="0"/>
                <w:iCs w:val="0"/>
                <w:noProof/>
                <w:sz w:val="22"/>
                <w:szCs w:val="22"/>
                <w:lang w:val="fr-FR"/>
              </w:rPr>
              <w:tab/>
            </w:r>
            <w:r w:rsidR="00F4343F" w:rsidRPr="00D777C5">
              <w:rPr>
                <w:rStyle w:val="Lienhypertexte"/>
                <w:noProof/>
              </w:rPr>
              <w:t>Introduction</w:t>
            </w:r>
            <w:r w:rsidR="00F4343F">
              <w:rPr>
                <w:noProof/>
                <w:webHidden/>
              </w:rPr>
              <w:tab/>
            </w:r>
            <w:r w:rsidR="00F4343F">
              <w:rPr>
                <w:noProof/>
                <w:webHidden/>
              </w:rPr>
              <w:fldChar w:fldCharType="begin"/>
            </w:r>
            <w:r w:rsidR="00F4343F">
              <w:rPr>
                <w:noProof/>
                <w:webHidden/>
              </w:rPr>
              <w:instrText xml:space="preserve"> PAGEREF _Toc42550065 \h </w:instrText>
            </w:r>
          </w:ins>
          <w:r w:rsidR="00F4343F">
            <w:rPr>
              <w:noProof/>
              <w:webHidden/>
            </w:rPr>
          </w:r>
          <w:r w:rsidR="00F4343F">
            <w:rPr>
              <w:noProof/>
              <w:webHidden/>
            </w:rPr>
            <w:fldChar w:fldCharType="separate"/>
          </w:r>
          <w:ins w:id="15" w:author="Arthur Parmentier" w:date="2020-06-08T23:06:00Z">
            <w:r w:rsidR="00F4343F">
              <w:rPr>
                <w:noProof/>
                <w:webHidden/>
              </w:rPr>
              <w:t>2</w:t>
            </w:r>
            <w:r w:rsidR="00F4343F">
              <w:rPr>
                <w:noProof/>
                <w:webHidden/>
              </w:rPr>
              <w:fldChar w:fldCharType="end"/>
            </w:r>
            <w:r w:rsidR="00F4343F" w:rsidRPr="00D777C5">
              <w:rPr>
                <w:rStyle w:val="Lienhypertexte"/>
                <w:noProof/>
              </w:rPr>
              <w:fldChar w:fldCharType="end"/>
            </w:r>
          </w:ins>
        </w:p>
        <w:p w:rsidR="00F4343F" w:rsidRDefault="00F4343F">
          <w:pPr>
            <w:pStyle w:val="TM1"/>
            <w:tabs>
              <w:tab w:val="left" w:pos="440"/>
              <w:tab w:val="right" w:leader="dot" w:pos="9736"/>
            </w:tabs>
            <w:rPr>
              <w:ins w:id="16" w:author="Arthur Parmentier" w:date="2020-06-08T23:06:00Z"/>
              <w:rFonts w:eastAsiaTheme="minorEastAsia" w:cstheme="minorBidi"/>
              <w:b w:val="0"/>
              <w:bCs w:val="0"/>
              <w:i w:val="0"/>
              <w:iCs w:val="0"/>
              <w:noProof/>
              <w:sz w:val="22"/>
              <w:szCs w:val="22"/>
              <w:lang w:val="fr-FR"/>
            </w:rPr>
          </w:pPr>
          <w:ins w:id="1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w:t>
            </w:r>
            <w:r>
              <w:rPr>
                <w:rFonts w:eastAsiaTheme="minorEastAsia" w:cstheme="minorBidi"/>
                <w:b w:val="0"/>
                <w:bCs w:val="0"/>
                <w:i w:val="0"/>
                <w:iCs w:val="0"/>
                <w:noProof/>
                <w:sz w:val="22"/>
                <w:szCs w:val="22"/>
                <w:lang w:val="fr-FR"/>
              </w:rPr>
              <w:tab/>
            </w:r>
            <w:r w:rsidRPr="00D777C5">
              <w:rPr>
                <w:rStyle w:val="Lienhypertexte"/>
                <w:noProof/>
              </w:rPr>
              <w:t>Table des matières</w:t>
            </w:r>
            <w:r>
              <w:rPr>
                <w:noProof/>
                <w:webHidden/>
              </w:rPr>
              <w:tab/>
            </w:r>
            <w:r>
              <w:rPr>
                <w:noProof/>
                <w:webHidden/>
              </w:rPr>
              <w:fldChar w:fldCharType="begin"/>
            </w:r>
            <w:r>
              <w:rPr>
                <w:noProof/>
                <w:webHidden/>
              </w:rPr>
              <w:instrText xml:space="preserve"> PAGEREF _Toc42550067 \h </w:instrText>
            </w:r>
          </w:ins>
          <w:r>
            <w:rPr>
              <w:noProof/>
              <w:webHidden/>
            </w:rPr>
          </w:r>
          <w:r>
            <w:rPr>
              <w:noProof/>
              <w:webHidden/>
            </w:rPr>
            <w:fldChar w:fldCharType="separate"/>
          </w:r>
          <w:ins w:id="18" w:author="Arthur Parmentier" w:date="2020-06-08T23:06:00Z">
            <w:r>
              <w:rPr>
                <w:noProof/>
                <w:webHidden/>
              </w:rPr>
              <w:t>3</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9" w:author="Arthur Parmentier" w:date="2020-06-08T23:06:00Z"/>
              <w:rFonts w:eastAsiaTheme="minorEastAsia" w:cstheme="minorBidi"/>
              <w:b w:val="0"/>
              <w:bCs w:val="0"/>
              <w:i w:val="0"/>
              <w:iCs w:val="0"/>
              <w:noProof/>
              <w:sz w:val="22"/>
              <w:szCs w:val="22"/>
              <w:lang w:val="fr-FR"/>
            </w:rPr>
          </w:pPr>
          <w:ins w:id="2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III.</w:t>
            </w:r>
            <w:r>
              <w:rPr>
                <w:rFonts w:eastAsiaTheme="minorEastAsia" w:cstheme="minorBidi"/>
                <w:b w:val="0"/>
                <w:bCs w:val="0"/>
                <w:i w:val="0"/>
                <w:iCs w:val="0"/>
                <w:noProof/>
                <w:sz w:val="22"/>
                <w:szCs w:val="22"/>
                <w:lang w:val="fr-FR"/>
              </w:rPr>
              <w:tab/>
            </w:r>
            <w:r w:rsidRPr="00D777C5">
              <w:rPr>
                <w:rStyle w:val="Lienhypertexte"/>
                <w:noProof/>
              </w:rPr>
              <w:t>A brief history of Soundpainting</w:t>
            </w:r>
            <w:r>
              <w:rPr>
                <w:noProof/>
                <w:webHidden/>
              </w:rPr>
              <w:tab/>
            </w:r>
            <w:r>
              <w:rPr>
                <w:noProof/>
                <w:webHidden/>
              </w:rPr>
              <w:fldChar w:fldCharType="begin"/>
            </w:r>
            <w:r>
              <w:rPr>
                <w:noProof/>
                <w:webHidden/>
              </w:rPr>
              <w:instrText xml:space="preserve"> PAGEREF _Toc42550069 \h </w:instrText>
            </w:r>
          </w:ins>
          <w:r>
            <w:rPr>
              <w:noProof/>
              <w:webHidden/>
            </w:rPr>
          </w:r>
          <w:r>
            <w:rPr>
              <w:noProof/>
              <w:webHidden/>
            </w:rPr>
            <w:fldChar w:fldCharType="separate"/>
          </w:r>
          <w:ins w:id="21"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2" w:author="Arthur Parmentier" w:date="2020-06-08T23:06:00Z"/>
              <w:rFonts w:eastAsiaTheme="minorEastAsia" w:cstheme="minorBidi"/>
              <w:b w:val="0"/>
              <w:bCs w:val="0"/>
              <w:noProof/>
              <w:lang w:val="fr-FR"/>
            </w:rPr>
          </w:pPr>
          <w:ins w:id="2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_Toc42550070 \h </w:instrText>
            </w:r>
          </w:ins>
          <w:r>
            <w:rPr>
              <w:noProof/>
              <w:webHidden/>
            </w:rPr>
          </w:r>
          <w:r>
            <w:rPr>
              <w:noProof/>
              <w:webHidden/>
            </w:rPr>
            <w:fldChar w:fldCharType="separate"/>
          </w:r>
          <w:ins w:id="24"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5" w:author="Arthur Parmentier" w:date="2020-06-08T23:06:00Z"/>
              <w:rFonts w:eastAsiaTheme="minorEastAsia" w:cstheme="minorBidi"/>
              <w:b w:val="0"/>
              <w:bCs w:val="0"/>
              <w:noProof/>
              <w:lang w:val="fr-FR"/>
            </w:rPr>
          </w:pPr>
          <w:ins w:id="2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Developments</w:t>
            </w:r>
            <w:r>
              <w:rPr>
                <w:noProof/>
                <w:webHidden/>
              </w:rPr>
              <w:tab/>
            </w:r>
            <w:r>
              <w:rPr>
                <w:noProof/>
                <w:webHidden/>
              </w:rPr>
              <w:fldChar w:fldCharType="begin"/>
            </w:r>
            <w:r>
              <w:rPr>
                <w:noProof/>
                <w:webHidden/>
              </w:rPr>
              <w:instrText xml:space="preserve"> PAGEREF _Toc42550071 \h </w:instrText>
            </w:r>
          </w:ins>
          <w:r>
            <w:rPr>
              <w:noProof/>
              <w:webHidden/>
            </w:rPr>
          </w:r>
          <w:r>
            <w:rPr>
              <w:noProof/>
              <w:webHidden/>
            </w:rPr>
            <w:fldChar w:fldCharType="separate"/>
          </w:r>
          <w:ins w:id="27"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8" w:author="Arthur Parmentier" w:date="2020-06-08T23:06:00Z"/>
              <w:rFonts w:eastAsiaTheme="minorEastAsia" w:cstheme="minorBidi"/>
              <w:noProof/>
              <w:sz w:val="22"/>
              <w:szCs w:val="22"/>
              <w:lang w:val="fr-FR"/>
            </w:rPr>
          </w:pPr>
          <w:ins w:id="2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multidisciplinary language</w:t>
            </w:r>
            <w:r>
              <w:rPr>
                <w:noProof/>
                <w:webHidden/>
              </w:rPr>
              <w:tab/>
            </w:r>
            <w:r>
              <w:rPr>
                <w:noProof/>
                <w:webHidden/>
              </w:rPr>
              <w:fldChar w:fldCharType="begin"/>
            </w:r>
            <w:r>
              <w:rPr>
                <w:noProof/>
                <w:webHidden/>
              </w:rPr>
              <w:instrText xml:space="preserve"> PAGEREF _Toc42550076 \h </w:instrText>
            </w:r>
          </w:ins>
          <w:r>
            <w:rPr>
              <w:noProof/>
              <w:webHidden/>
            </w:rPr>
          </w:r>
          <w:r>
            <w:rPr>
              <w:noProof/>
              <w:webHidden/>
            </w:rPr>
            <w:fldChar w:fldCharType="separate"/>
          </w:r>
          <w:ins w:id="30"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1" w:author="Arthur Parmentier" w:date="2020-06-08T23:06:00Z"/>
              <w:rFonts w:eastAsiaTheme="minorEastAsia" w:cstheme="minorBidi"/>
              <w:noProof/>
              <w:sz w:val="22"/>
              <w:szCs w:val="22"/>
              <w:lang w:val="fr-FR"/>
            </w:rPr>
          </w:pPr>
          <w:ins w:id="3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Fertility in Europe, worldwide spread in Western societies, the construction of a community and the beginning of the normalization of SP</w:t>
            </w:r>
            <w:r>
              <w:rPr>
                <w:noProof/>
                <w:webHidden/>
              </w:rPr>
              <w:tab/>
            </w:r>
            <w:r>
              <w:rPr>
                <w:noProof/>
                <w:webHidden/>
              </w:rPr>
              <w:fldChar w:fldCharType="begin"/>
            </w:r>
            <w:r>
              <w:rPr>
                <w:noProof/>
                <w:webHidden/>
              </w:rPr>
              <w:instrText xml:space="preserve"> PAGEREF _Toc42550078 \h </w:instrText>
            </w:r>
          </w:ins>
          <w:r>
            <w:rPr>
              <w:noProof/>
              <w:webHidden/>
            </w:rPr>
          </w:r>
          <w:r>
            <w:rPr>
              <w:noProof/>
              <w:webHidden/>
            </w:rPr>
            <w:fldChar w:fldCharType="separate"/>
          </w:r>
          <w:ins w:id="33" w:author="Arthur Parmentier" w:date="2020-06-08T23:06:00Z">
            <w:r>
              <w:rPr>
                <w:noProof/>
                <w:webHidden/>
              </w:rPr>
              <w:t>8</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4" w:author="Arthur Parmentier" w:date="2020-06-08T23:06:00Z"/>
              <w:rFonts w:eastAsiaTheme="minorEastAsia" w:cstheme="minorBidi"/>
              <w:noProof/>
              <w:sz w:val="22"/>
              <w:szCs w:val="22"/>
              <w:lang w:val="fr-FR"/>
            </w:rPr>
          </w:pPr>
          <w:ins w:id="3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revisited orchestra</w:t>
            </w:r>
            <w:r>
              <w:rPr>
                <w:noProof/>
                <w:webHidden/>
              </w:rPr>
              <w:tab/>
            </w:r>
            <w:r>
              <w:rPr>
                <w:noProof/>
                <w:webHidden/>
              </w:rPr>
              <w:fldChar w:fldCharType="begin"/>
            </w:r>
            <w:r>
              <w:rPr>
                <w:noProof/>
                <w:webHidden/>
              </w:rPr>
              <w:instrText xml:space="preserve"> PAGEREF _Toc42550079 \h </w:instrText>
            </w:r>
          </w:ins>
          <w:r>
            <w:rPr>
              <w:noProof/>
              <w:webHidden/>
            </w:rPr>
          </w:r>
          <w:r>
            <w:rPr>
              <w:noProof/>
              <w:webHidden/>
            </w:rPr>
            <w:fldChar w:fldCharType="separate"/>
          </w:r>
          <w:ins w:id="36" w:author="Arthur Parmentier" w:date="2020-06-08T23:06:00Z">
            <w:r>
              <w:rPr>
                <w:noProof/>
                <w:webHidden/>
              </w:rPr>
              <w:t>9</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37" w:author="Arthur Parmentier" w:date="2020-06-08T23:06:00Z"/>
              <w:rFonts w:eastAsiaTheme="minorEastAsia" w:cstheme="minorBidi"/>
              <w:b w:val="0"/>
              <w:bCs w:val="0"/>
              <w:i w:val="0"/>
              <w:iCs w:val="0"/>
              <w:noProof/>
              <w:sz w:val="22"/>
              <w:szCs w:val="22"/>
              <w:lang w:val="fr-FR"/>
            </w:rPr>
          </w:pPr>
          <w:ins w:id="3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IV.</w:t>
            </w:r>
            <w:r>
              <w:rPr>
                <w:rFonts w:eastAsiaTheme="minorEastAsia" w:cstheme="minorBidi"/>
                <w:b w:val="0"/>
                <w:bCs w:val="0"/>
                <w:i w:val="0"/>
                <w:iCs w:val="0"/>
                <w:noProof/>
                <w:sz w:val="22"/>
                <w:szCs w:val="22"/>
                <w:lang w:val="fr-FR"/>
              </w:rPr>
              <w:tab/>
            </w:r>
            <w:r w:rsidRPr="00D777C5">
              <w:rPr>
                <w:rStyle w:val="Lienhypertexte"/>
                <w:noProof/>
              </w:rPr>
              <w:t>Historical and theoretical context</w:t>
            </w:r>
            <w:r>
              <w:rPr>
                <w:noProof/>
                <w:webHidden/>
              </w:rPr>
              <w:tab/>
            </w:r>
            <w:r>
              <w:rPr>
                <w:noProof/>
                <w:webHidden/>
              </w:rPr>
              <w:fldChar w:fldCharType="begin"/>
            </w:r>
            <w:r>
              <w:rPr>
                <w:noProof/>
                <w:webHidden/>
              </w:rPr>
              <w:instrText xml:space="preserve"> PAGEREF _Toc42550080 \h </w:instrText>
            </w:r>
          </w:ins>
          <w:r>
            <w:rPr>
              <w:noProof/>
              <w:webHidden/>
            </w:rPr>
          </w:r>
          <w:r>
            <w:rPr>
              <w:noProof/>
              <w:webHidden/>
            </w:rPr>
            <w:fldChar w:fldCharType="separate"/>
          </w:r>
          <w:ins w:id="39"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40" w:author="Arthur Parmentier" w:date="2020-06-08T23:06:00Z"/>
              <w:rFonts w:eastAsiaTheme="minorEastAsia" w:cstheme="minorBidi"/>
              <w:b w:val="0"/>
              <w:bCs w:val="0"/>
              <w:noProof/>
              <w:lang w:val="fr-FR"/>
            </w:rPr>
          </w:pPr>
          <w:ins w:id="4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Signs and linguistics</w:t>
            </w:r>
            <w:r>
              <w:rPr>
                <w:noProof/>
                <w:webHidden/>
              </w:rPr>
              <w:tab/>
            </w:r>
            <w:r>
              <w:rPr>
                <w:noProof/>
                <w:webHidden/>
              </w:rPr>
              <w:fldChar w:fldCharType="begin"/>
            </w:r>
            <w:r>
              <w:rPr>
                <w:noProof/>
                <w:webHidden/>
              </w:rPr>
              <w:instrText xml:space="preserve"> PAGEREF _Toc42550081 \h </w:instrText>
            </w:r>
          </w:ins>
          <w:r>
            <w:rPr>
              <w:noProof/>
              <w:webHidden/>
            </w:rPr>
          </w:r>
          <w:r>
            <w:rPr>
              <w:noProof/>
              <w:webHidden/>
            </w:rPr>
            <w:fldChar w:fldCharType="separate"/>
          </w:r>
          <w:ins w:id="42"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3" w:author="Arthur Parmentier" w:date="2020-06-08T23:06:00Z"/>
              <w:rFonts w:eastAsiaTheme="minorEastAsia" w:cstheme="minorBidi"/>
              <w:noProof/>
              <w:sz w:val="22"/>
              <w:szCs w:val="22"/>
              <w:lang w:val="fr-FR"/>
            </w:rPr>
          </w:pPr>
          <w:ins w:id="4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Theories of signs</w:t>
            </w:r>
            <w:r>
              <w:rPr>
                <w:noProof/>
                <w:webHidden/>
              </w:rPr>
              <w:tab/>
            </w:r>
            <w:r>
              <w:rPr>
                <w:noProof/>
                <w:webHidden/>
              </w:rPr>
              <w:fldChar w:fldCharType="begin"/>
            </w:r>
            <w:r>
              <w:rPr>
                <w:noProof/>
                <w:webHidden/>
              </w:rPr>
              <w:instrText xml:space="preserve"> PAGEREF _Toc42550082 \h </w:instrText>
            </w:r>
          </w:ins>
          <w:r>
            <w:rPr>
              <w:noProof/>
              <w:webHidden/>
            </w:rPr>
          </w:r>
          <w:r>
            <w:rPr>
              <w:noProof/>
              <w:webHidden/>
            </w:rPr>
            <w:fldChar w:fldCharType="separate"/>
          </w:r>
          <w:ins w:id="45"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right" w:leader="dot" w:pos="9736"/>
            </w:tabs>
            <w:rPr>
              <w:ins w:id="46" w:author="Arthur Parmentier" w:date="2020-06-08T23:06:00Z"/>
              <w:rFonts w:eastAsiaTheme="minorEastAsia" w:cstheme="minorBidi"/>
              <w:noProof/>
              <w:sz w:val="22"/>
              <w:szCs w:val="22"/>
              <w:lang w:val="fr-FR"/>
            </w:rPr>
          </w:pPr>
          <w:ins w:id="4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_Toc42550083 \h </w:instrText>
            </w:r>
          </w:ins>
          <w:r>
            <w:rPr>
              <w:noProof/>
              <w:webHidden/>
            </w:rPr>
          </w:r>
          <w:r>
            <w:rPr>
              <w:noProof/>
              <w:webHidden/>
            </w:rPr>
            <w:fldChar w:fldCharType="separate"/>
          </w:r>
          <w:ins w:id="48"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9" w:author="Arthur Parmentier" w:date="2020-06-08T23:06:00Z"/>
              <w:rFonts w:eastAsiaTheme="minorEastAsia" w:cstheme="minorBidi"/>
              <w:noProof/>
              <w:sz w:val="22"/>
              <w:szCs w:val="22"/>
              <w:lang w:val="fr-FR"/>
            </w:rPr>
          </w:pPr>
          <w:ins w:id="5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Communication</w:t>
            </w:r>
            <w:r>
              <w:rPr>
                <w:noProof/>
                <w:webHidden/>
              </w:rPr>
              <w:tab/>
            </w:r>
            <w:r>
              <w:rPr>
                <w:noProof/>
                <w:webHidden/>
              </w:rPr>
              <w:fldChar w:fldCharType="begin"/>
            </w:r>
            <w:r>
              <w:rPr>
                <w:noProof/>
                <w:webHidden/>
              </w:rPr>
              <w:instrText xml:space="preserve"> PAGEREF _Toc42550084 \h </w:instrText>
            </w:r>
          </w:ins>
          <w:r>
            <w:rPr>
              <w:noProof/>
              <w:webHidden/>
            </w:rPr>
          </w:r>
          <w:r>
            <w:rPr>
              <w:noProof/>
              <w:webHidden/>
            </w:rPr>
            <w:fldChar w:fldCharType="separate"/>
          </w:r>
          <w:ins w:id="51"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2" w:author="Arthur Parmentier" w:date="2020-06-08T23:06:00Z"/>
              <w:rFonts w:eastAsiaTheme="minorEastAsia" w:cstheme="minorBidi"/>
              <w:noProof/>
              <w:sz w:val="22"/>
              <w:szCs w:val="22"/>
              <w:lang w:val="fr-FR"/>
            </w:rPr>
          </w:pPr>
          <w:ins w:id="5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Some elements of syntax</w:t>
            </w:r>
            <w:r>
              <w:rPr>
                <w:noProof/>
                <w:webHidden/>
              </w:rPr>
              <w:tab/>
            </w:r>
            <w:r>
              <w:rPr>
                <w:noProof/>
                <w:webHidden/>
              </w:rPr>
              <w:fldChar w:fldCharType="begin"/>
            </w:r>
            <w:r>
              <w:rPr>
                <w:noProof/>
                <w:webHidden/>
              </w:rPr>
              <w:instrText xml:space="preserve"> PAGEREF _Toc42550085 \h </w:instrText>
            </w:r>
          </w:ins>
          <w:r>
            <w:rPr>
              <w:noProof/>
              <w:webHidden/>
            </w:rPr>
          </w:r>
          <w:r>
            <w:rPr>
              <w:noProof/>
              <w:webHidden/>
            </w:rPr>
            <w:fldChar w:fldCharType="separate"/>
          </w:r>
          <w:ins w:id="54" w:author="Arthur Parmentier" w:date="2020-06-08T23:06:00Z">
            <w:r>
              <w:rPr>
                <w:noProof/>
                <w:webHidden/>
              </w:rPr>
              <w:t>13</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5" w:author="Arthur Parmentier" w:date="2020-06-08T23:06:00Z"/>
              <w:rFonts w:eastAsiaTheme="minorEastAsia" w:cstheme="minorBidi"/>
              <w:noProof/>
              <w:sz w:val="22"/>
              <w:szCs w:val="22"/>
              <w:lang w:val="fr-FR"/>
            </w:rPr>
          </w:pPr>
          <w:ins w:id="5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Context-free, context-sensitive and regular languages</w:t>
            </w:r>
            <w:r>
              <w:rPr>
                <w:noProof/>
                <w:webHidden/>
              </w:rPr>
              <w:tab/>
            </w:r>
            <w:r>
              <w:rPr>
                <w:noProof/>
                <w:webHidden/>
              </w:rPr>
              <w:fldChar w:fldCharType="begin"/>
            </w:r>
            <w:r>
              <w:rPr>
                <w:noProof/>
                <w:webHidden/>
              </w:rPr>
              <w:instrText xml:space="preserve"> PAGEREF _Toc42550086 \h </w:instrText>
            </w:r>
          </w:ins>
          <w:r>
            <w:rPr>
              <w:noProof/>
              <w:webHidden/>
            </w:rPr>
          </w:r>
          <w:r>
            <w:rPr>
              <w:noProof/>
              <w:webHidden/>
            </w:rPr>
            <w:fldChar w:fldCharType="separate"/>
          </w:r>
          <w:ins w:id="57" w:author="Arthur Parmentier" w:date="2020-06-08T23:06:00Z">
            <w:r>
              <w:rPr>
                <w:noProof/>
                <w:webHidden/>
              </w:rPr>
              <w:t>14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8" w:author="Arthur Parmentier" w:date="2020-06-08T23:06:00Z"/>
              <w:rFonts w:eastAsiaTheme="minorEastAsia" w:cstheme="minorBidi"/>
              <w:noProof/>
              <w:sz w:val="22"/>
              <w:szCs w:val="22"/>
              <w:lang w:val="fr-FR"/>
            </w:rPr>
          </w:pPr>
          <w:ins w:id="5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Parsing</w:t>
            </w:r>
            <w:r>
              <w:rPr>
                <w:noProof/>
                <w:webHidden/>
              </w:rPr>
              <w:tab/>
            </w:r>
            <w:r>
              <w:rPr>
                <w:noProof/>
                <w:webHidden/>
              </w:rPr>
              <w:fldChar w:fldCharType="begin"/>
            </w:r>
            <w:r>
              <w:rPr>
                <w:noProof/>
                <w:webHidden/>
              </w:rPr>
              <w:instrText xml:space="preserve"> PAGEREF _Toc42550087 \h </w:instrText>
            </w:r>
          </w:ins>
          <w:r>
            <w:rPr>
              <w:noProof/>
              <w:webHidden/>
            </w:rPr>
          </w:r>
          <w:r>
            <w:rPr>
              <w:noProof/>
              <w:webHidden/>
            </w:rPr>
            <w:fldChar w:fldCharType="separate"/>
          </w:r>
          <w:ins w:id="60"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1" w:author="Arthur Parmentier" w:date="2020-06-08T23:06:00Z"/>
              <w:rFonts w:eastAsiaTheme="minorEastAsia" w:cstheme="minorBidi"/>
              <w:noProof/>
              <w:sz w:val="22"/>
              <w:szCs w:val="22"/>
              <w:lang w:val="fr-FR"/>
            </w:rPr>
          </w:pPr>
          <w:ins w:id="6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6.</w:t>
            </w:r>
            <w:r>
              <w:rPr>
                <w:rFonts w:eastAsiaTheme="minorEastAsia" w:cstheme="minorBidi"/>
                <w:noProof/>
                <w:sz w:val="22"/>
                <w:szCs w:val="22"/>
                <w:lang w:val="fr-FR"/>
              </w:rPr>
              <w:tab/>
            </w:r>
            <w:r w:rsidRPr="00D777C5">
              <w:rPr>
                <w:rStyle w:val="Lienhypertexte"/>
                <w:noProof/>
              </w:rPr>
              <w:t>Linguistics in generative music</w:t>
            </w:r>
            <w:r>
              <w:rPr>
                <w:noProof/>
                <w:webHidden/>
              </w:rPr>
              <w:tab/>
            </w:r>
            <w:r>
              <w:rPr>
                <w:noProof/>
                <w:webHidden/>
              </w:rPr>
              <w:fldChar w:fldCharType="begin"/>
            </w:r>
            <w:r>
              <w:rPr>
                <w:noProof/>
                <w:webHidden/>
              </w:rPr>
              <w:instrText xml:space="preserve"> PAGEREF _Toc42550088 \h </w:instrText>
            </w:r>
          </w:ins>
          <w:r>
            <w:rPr>
              <w:noProof/>
              <w:webHidden/>
            </w:rPr>
          </w:r>
          <w:r>
            <w:rPr>
              <w:noProof/>
              <w:webHidden/>
            </w:rPr>
            <w:fldChar w:fldCharType="separate"/>
          </w:r>
          <w:ins w:id="63"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64" w:author="Arthur Parmentier" w:date="2020-06-08T23:06:00Z"/>
              <w:rFonts w:eastAsiaTheme="minorEastAsia" w:cstheme="minorBidi"/>
              <w:b w:val="0"/>
              <w:bCs w:val="0"/>
              <w:noProof/>
              <w:lang w:val="fr-FR"/>
            </w:rPr>
          </w:pPr>
          <w:ins w:id="6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_Toc42550089 \h </w:instrText>
            </w:r>
          </w:ins>
          <w:r>
            <w:rPr>
              <w:noProof/>
              <w:webHidden/>
            </w:rPr>
          </w:r>
          <w:r>
            <w:rPr>
              <w:noProof/>
              <w:webHidden/>
            </w:rPr>
            <w:fldChar w:fldCharType="separate"/>
          </w:r>
          <w:ins w:id="66"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7" w:author="Arthur Parmentier" w:date="2020-06-08T23:06:00Z"/>
              <w:rFonts w:eastAsiaTheme="minorEastAsia" w:cstheme="minorBidi"/>
              <w:noProof/>
              <w:sz w:val="22"/>
              <w:szCs w:val="22"/>
              <w:lang w:val="fr-FR"/>
            </w:rPr>
          </w:pPr>
          <w:ins w:id="6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very long time ago…</w:t>
            </w:r>
            <w:r>
              <w:rPr>
                <w:noProof/>
                <w:webHidden/>
              </w:rPr>
              <w:tab/>
            </w:r>
            <w:r>
              <w:rPr>
                <w:noProof/>
                <w:webHidden/>
              </w:rPr>
              <w:fldChar w:fldCharType="begin"/>
            </w:r>
            <w:r>
              <w:rPr>
                <w:noProof/>
                <w:webHidden/>
              </w:rPr>
              <w:instrText xml:space="preserve"> PAGEREF _Toc42550091 \h </w:instrText>
            </w:r>
          </w:ins>
          <w:r>
            <w:rPr>
              <w:noProof/>
              <w:webHidden/>
            </w:rPr>
          </w:r>
          <w:r>
            <w:rPr>
              <w:noProof/>
              <w:webHidden/>
            </w:rPr>
            <w:fldChar w:fldCharType="separate"/>
          </w:r>
          <w:ins w:id="69"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0" w:author="Arthur Parmentier" w:date="2020-06-08T23:06:00Z"/>
              <w:rFonts w:eastAsiaTheme="minorEastAsia" w:cstheme="minorBidi"/>
              <w:noProof/>
              <w:sz w:val="22"/>
              <w:szCs w:val="22"/>
              <w:lang w:val="fr-FR"/>
            </w:rPr>
          </w:pPr>
          <w:ins w:id="7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Middle ages: neumes</w:t>
            </w:r>
            <w:r>
              <w:rPr>
                <w:noProof/>
                <w:webHidden/>
              </w:rPr>
              <w:tab/>
            </w:r>
            <w:r>
              <w:rPr>
                <w:noProof/>
                <w:webHidden/>
              </w:rPr>
              <w:fldChar w:fldCharType="begin"/>
            </w:r>
            <w:r>
              <w:rPr>
                <w:noProof/>
                <w:webHidden/>
              </w:rPr>
              <w:instrText xml:space="preserve"> PAGEREF _Toc42550092 \h </w:instrText>
            </w:r>
          </w:ins>
          <w:r>
            <w:rPr>
              <w:noProof/>
              <w:webHidden/>
            </w:rPr>
          </w:r>
          <w:r>
            <w:rPr>
              <w:noProof/>
              <w:webHidden/>
            </w:rPr>
            <w:fldChar w:fldCharType="separate"/>
          </w:r>
          <w:ins w:id="72"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3" w:author="Arthur Parmentier" w:date="2020-06-08T23:06:00Z"/>
              <w:rFonts w:eastAsiaTheme="minorEastAsia" w:cstheme="minorBidi"/>
              <w:noProof/>
              <w:sz w:val="22"/>
              <w:szCs w:val="22"/>
              <w:lang w:val="fr-FR"/>
            </w:rPr>
          </w:pPr>
          <w:ins w:id="7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Creation of modern sign languages for deafs (?)</w:t>
            </w:r>
            <w:r>
              <w:rPr>
                <w:noProof/>
                <w:webHidden/>
              </w:rPr>
              <w:tab/>
            </w:r>
            <w:r>
              <w:rPr>
                <w:noProof/>
                <w:webHidden/>
              </w:rPr>
              <w:fldChar w:fldCharType="begin"/>
            </w:r>
            <w:r>
              <w:rPr>
                <w:noProof/>
                <w:webHidden/>
              </w:rPr>
              <w:instrText xml:space="preserve"> PAGEREF _Toc42550094 \h </w:instrText>
            </w:r>
          </w:ins>
          <w:r>
            <w:rPr>
              <w:noProof/>
              <w:webHidden/>
            </w:rPr>
          </w:r>
          <w:r>
            <w:rPr>
              <w:noProof/>
              <w:webHidden/>
            </w:rPr>
            <w:fldChar w:fldCharType="separate"/>
          </w:r>
          <w:ins w:id="75"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6" w:author="Arthur Parmentier" w:date="2020-06-08T23:06:00Z"/>
              <w:rFonts w:eastAsiaTheme="minorEastAsia" w:cstheme="minorBidi"/>
              <w:noProof/>
              <w:sz w:val="22"/>
              <w:szCs w:val="22"/>
              <w:lang w:val="fr-FR"/>
            </w:rPr>
          </w:pPr>
          <w:ins w:id="7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_Toc42550096 \h </w:instrText>
            </w:r>
          </w:ins>
          <w:r>
            <w:rPr>
              <w:noProof/>
              <w:webHidden/>
            </w:rPr>
          </w:r>
          <w:r>
            <w:rPr>
              <w:noProof/>
              <w:webHidden/>
            </w:rPr>
            <w:fldChar w:fldCharType="separate"/>
          </w:r>
          <w:ins w:id="78"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79" w:author="Arthur Parmentier" w:date="2020-06-08T23:06:00Z"/>
              <w:rFonts w:eastAsiaTheme="minorEastAsia" w:cstheme="minorBidi"/>
              <w:b w:val="0"/>
              <w:bCs w:val="0"/>
              <w:noProof/>
              <w:lang w:val="fr-FR"/>
            </w:rPr>
          </w:pPr>
          <w:ins w:id="8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_Toc42550097 \h </w:instrText>
            </w:r>
          </w:ins>
          <w:r>
            <w:rPr>
              <w:noProof/>
              <w:webHidden/>
            </w:rPr>
          </w:r>
          <w:r>
            <w:rPr>
              <w:noProof/>
              <w:webHidden/>
            </w:rPr>
            <w:fldChar w:fldCharType="separate"/>
          </w:r>
          <w:ins w:id="81"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2" w:author="Arthur Parmentier" w:date="2020-06-08T23:06:00Z"/>
              <w:rFonts w:eastAsiaTheme="minorEastAsia" w:cstheme="minorBidi"/>
              <w:noProof/>
              <w:sz w:val="22"/>
              <w:szCs w:val="22"/>
              <w:lang w:val="fr-FR"/>
            </w:rPr>
          </w:pPr>
          <w:ins w:id="8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Cage &amp; co</w:t>
            </w:r>
            <w:r>
              <w:rPr>
                <w:noProof/>
                <w:webHidden/>
              </w:rPr>
              <w:tab/>
            </w:r>
            <w:r>
              <w:rPr>
                <w:noProof/>
                <w:webHidden/>
              </w:rPr>
              <w:fldChar w:fldCharType="begin"/>
            </w:r>
            <w:r>
              <w:rPr>
                <w:noProof/>
                <w:webHidden/>
              </w:rPr>
              <w:instrText xml:space="preserve"> PAGEREF _Toc42550098 \h </w:instrText>
            </w:r>
          </w:ins>
          <w:r>
            <w:rPr>
              <w:noProof/>
              <w:webHidden/>
            </w:rPr>
          </w:r>
          <w:r>
            <w:rPr>
              <w:noProof/>
              <w:webHidden/>
            </w:rPr>
            <w:fldChar w:fldCharType="separate"/>
          </w:r>
          <w:ins w:id="84"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5" w:author="Arthur Parmentier" w:date="2020-06-08T23:06:00Z"/>
              <w:rFonts w:eastAsiaTheme="minorEastAsia" w:cstheme="minorBidi"/>
              <w:noProof/>
              <w:sz w:val="22"/>
              <w:szCs w:val="22"/>
              <w:lang w:val="fr-FR"/>
            </w:rPr>
          </w:pPr>
          <w:ins w:id="8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Algorithmic music</w:t>
            </w:r>
            <w:r>
              <w:rPr>
                <w:noProof/>
                <w:webHidden/>
              </w:rPr>
              <w:tab/>
            </w:r>
            <w:r>
              <w:rPr>
                <w:noProof/>
                <w:webHidden/>
              </w:rPr>
              <w:fldChar w:fldCharType="begin"/>
            </w:r>
            <w:r>
              <w:rPr>
                <w:noProof/>
                <w:webHidden/>
              </w:rPr>
              <w:instrText xml:space="preserve"> PAGEREF _Toc42550099 \h </w:instrText>
            </w:r>
          </w:ins>
          <w:r>
            <w:rPr>
              <w:noProof/>
              <w:webHidden/>
            </w:rPr>
          </w:r>
          <w:r>
            <w:rPr>
              <w:noProof/>
              <w:webHidden/>
            </w:rPr>
            <w:fldChar w:fldCharType="separate"/>
          </w:r>
          <w:ins w:id="87"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1"/>
            <w:tabs>
              <w:tab w:val="left" w:pos="440"/>
              <w:tab w:val="right" w:leader="dot" w:pos="9736"/>
            </w:tabs>
            <w:rPr>
              <w:ins w:id="88" w:author="Arthur Parmentier" w:date="2020-06-08T23:06:00Z"/>
              <w:rFonts w:eastAsiaTheme="minorEastAsia" w:cstheme="minorBidi"/>
              <w:b w:val="0"/>
              <w:bCs w:val="0"/>
              <w:i w:val="0"/>
              <w:iCs w:val="0"/>
              <w:noProof/>
              <w:sz w:val="22"/>
              <w:szCs w:val="22"/>
              <w:lang w:val="fr-FR"/>
            </w:rPr>
          </w:pPr>
          <w:ins w:id="8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w:t>
            </w:r>
            <w:r>
              <w:rPr>
                <w:rFonts w:eastAsiaTheme="minorEastAsia" w:cstheme="minorBidi"/>
                <w:b w:val="0"/>
                <w:bCs w:val="0"/>
                <w:i w:val="0"/>
                <w:iCs w:val="0"/>
                <w:noProof/>
                <w:sz w:val="22"/>
                <w:szCs w:val="22"/>
                <w:lang w:val="fr-FR"/>
              </w:rPr>
              <w:tab/>
            </w:r>
            <w:r w:rsidRPr="00D777C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_Toc42550104 \h </w:instrText>
            </w:r>
          </w:ins>
          <w:r>
            <w:rPr>
              <w:noProof/>
              <w:webHidden/>
            </w:rPr>
          </w:r>
          <w:r>
            <w:rPr>
              <w:noProof/>
              <w:webHidden/>
            </w:rPr>
            <w:fldChar w:fldCharType="separate"/>
          </w:r>
          <w:ins w:id="90"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91" w:author="Arthur Parmentier" w:date="2020-06-08T23:06:00Z"/>
              <w:rFonts w:eastAsiaTheme="minorEastAsia" w:cstheme="minorBidi"/>
              <w:b w:val="0"/>
              <w:bCs w:val="0"/>
              <w:noProof/>
              <w:lang w:val="fr-FR"/>
            </w:rPr>
          </w:pPr>
          <w:ins w:id="9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Preliminary remarks</w:t>
            </w:r>
            <w:r>
              <w:rPr>
                <w:noProof/>
                <w:webHidden/>
              </w:rPr>
              <w:tab/>
            </w:r>
            <w:r>
              <w:rPr>
                <w:noProof/>
                <w:webHidden/>
              </w:rPr>
              <w:fldChar w:fldCharType="begin"/>
            </w:r>
            <w:r>
              <w:rPr>
                <w:noProof/>
                <w:webHidden/>
              </w:rPr>
              <w:instrText xml:space="preserve"> PAGEREF _Toc42550105 \h </w:instrText>
            </w:r>
          </w:ins>
          <w:r>
            <w:rPr>
              <w:noProof/>
              <w:webHidden/>
            </w:rPr>
          </w:r>
          <w:r>
            <w:rPr>
              <w:noProof/>
              <w:webHidden/>
            </w:rPr>
            <w:fldChar w:fldCharType="separate"/>
          </w:r>
          <w:ins w:id="93"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4" w:author="Arthur Parmentier" w:date="2020-06-08T23:06:00Z"/>
              <w:rFonts w:eastAsiaTheme="minorEastAsia" w:cstheme="minorBidi"/>
              <w:noProof/>
              <w:sz w:val="22"/>
              <w:szCs w:val="22"/>
              <w:lang w:val="fr-FR"/>
            </w:rPr>
          </w:pPr>
          <w:ins w:id="9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Context and scope of my personal observations</w:t>
            </w:r>
            <w:r>
              <w:rPr>
                <w:noProof/>
                <w:webHidden/>
              </w:rPr>
              <w:tab/>
            </w:r>
            <w:r>
              <w:rPr>
                <w:noProof/>
                <w:webHidden/>
              </w:rPr>
              <w:fldChar w:fldCharType="begin"/>
            </w:r>
            <w:r>
              <w:rPr>
                <w:noProof/>
                <w:webHidden/>
              </w:rPr>
              <w:instrText xml:space="preserve"> PAGEREF _Toc42550106 \h </w:instrText>
            </w:r>
          </w:ins>
          <w:r>
            <w:rPr>
              <w:noProof/>
              <w:webHidden/>
            </w:rPr>
          </w:r>
          <w:r>
            <w:rPr>
              <w:noProof/>
              <w:webHidden/>
            </w:rPr>
            <w:fldChar w:fldCharType="separate"/>
          </w:r>
          <w:ins w:id="96"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7" w:author="Arthur Parmentier" w:date="2020-06-08T23:06:00Z"/>
              <w:rFonts w:eastAsiaTheme="minorEastAsia" w:cstheme="minorBidi"/>
              <w:noProof/>
              <w:sz w:val="22"/>
              <w:szCs w:val="22"/>
              <w:lang w:val="fr-FR"/>
            </w:rPr>
          </w:pPr>
          <w:ins w:id="9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_Toc42550107 \h </w:instrText>
            </w:r>
          </w:ins>
          <w:r>
            <w:rPr>
              <w:noProof/>
              <w:webHidden/>
            </w:rPr>
          </w:r>
          <w:r>
            <w:rPr>
              <w:noProof/>
              <w:webHidden/>
            </w:rPr>
            <w:fldChar w:fldCharType="separate"/>
          </w:r>
          <w:ins w:id="99"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0" w:author="Arthur Parmentier" w:date="2020-06-08T23:06:00Z"/>
              <w:rFonts w:eastAsiaTheme="minorEastAsia" w:cstheme="minorBidi"/>
              <w:b w:val="0"/>
              <w:bCs w:val="0"/>
              <w:noProof/>
              <w:lang w:val="fr-FR"/>
            </w:rPr>
          </w:pPr>
          <w:ins w:id="10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_Toc42550108 \h </w:instrText>
            </w:r>
          </w:ins>
          <w:r>
            <w:rPr>
              <w:noProof/>
              <w:webHidden/>
            </w:rPr>
          </w:r>
          <w:r>
            <w:rPr>
              <w:noProof/>
              <w:webHidden/>
            </w:rPr>
            <w:fldChar w:fldCharType="separate"/>
          </w:r>
          <w:ins w:id="102"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3" w:author="Arthur Parmentier" w:date="2020-06-08T23:06:00Z"/>
              <w:rFonts w:eastAsiaTheme="minorEastAsia" w:cstheme="minorBidi"/>
              <w:noProof/>
              <w:sz w:val="22"/>
              <w:szCs w:val="22"/>
              <w:lang w:val="fr-FR"/>
            </w:rPr>
          </w:pPr>
          <w:ins w:id="10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Input space</w:t>
            </w:r>
            <w:r>
              <w:rPr>
                <w:noProof/>
                <w:webHidden/>
              </w:rPr>
              <w:tab/>
            </w:r>
            <w:r>
              <w:rPr>
                <w:noProof/>
                <w:webHidden/>
              </w:rPr>
              <w:fldChar w:fldCharType="begin"/>
            </w:r>
            <w:r>
              <w:rPr>
                <w:noProof/>
                <w:webHidden/>
              </w:rPr>
              <w:instrText xml:space="preserve"> PAGEREF _Toc42550109 \h </w:instrText>
            </w:r>
          </w:ins>
          <w:r>
            <w:rPr>
              <w:noProof/>
              <w:webHidden/>
            </w:rPr>
          </w:r>
          <w:r>
            <w:rPr>
              <w:noProof/>
              <w:webHidden/>
            </w:rPr>
            <w:fldChar w:fldCharType="separate"/>
          </w:r>
          <w:ins w:id="105"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6" w:author="Arthur Parmentier" w:date="2020-06-08T23:06:00Z"/>
              <w:rFonts w:eastAsiaTheme="minorEastAsia" w:cstheme="minorBidi"/>
              <w:noProof/>
              <w:sz w:val="22"/>
              <w:szCs w:val="22"/>
              <w:lang w:val="fr-FR"/>
            </w:rPr>
          </w:pPr>
          <w:ins w:id="10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Transformations and output spaces</w:t>
            </w:r>
            <w:r>
              <w:rPr>
                <w:noProof/>
                <w:webHidden/>
              </w:rPr>
              <w:tab/>
            </w:r>
            <w:r>
              <w:rPr>
                <w:noProof/>
                <w:webHidden/>
              </w:rPr>
              <w:fldChar w:fldCharType="begin"/>
            </w:r>
            <w:r>
              <w:rPr>
                <w:noProof/>
                <w:webHidden/>
              </w:rPr>
              <w:instrText xml:space="preserve"> PAGEREF _Toc42550110 \h </w:instrText>
            </w:r>
          </w:ins>
          <w:r>
            <w:rPr>
              <w:noProof/>
              <w:webHidden/>
            </w:rPr>
          </w:r>
          <w:r>
            <w:rPr>
              <w:noProof/>
              <w:webHidden/>
            </w:rPr>
            <w:fldChar w:fldCharType="separate"/>
          </w:r>
          <w:ins w:id="108" w:author="Arthur Parmentier" w:date="2020-06-08T23:06:00Z">
            <w:r>
              <w:rPr>
                <w:noProof/>
                <w:webHidden/>
              </w:rPr>
              <w:t>18</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9" w:author="Arthur Parmentier" w:date="2020-06-08T23:06:00Z"/>
              <w:rFonts w:eastAsiaTheme="minorEastAsia" w:cstheme="minorBidi"/>
              <w:b w:val="0"/>
              <w:bCs w:val="0"/>
              <w:noProof/>
              <w:lang w:val="fr-FR"/>
            </w:rPr>
          </w:pPr>
          <w:ins w:id="11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"_Toc42550111"</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Mechanism 2:</w:t>
            </w:r>
            <w:r>
              <w:rPr>
                <w:noProof/>
                <w:webHidden/>
              </w:rPr>
              <w:tab/>
            </w:r>
            <w:r>
              <w:rPr>
                <w:noProof/>
                <w:webHidden/>
              </w:rPr>
              <w:fldChar w:fldCharType="begin"/>
            </w:r>
            <w:r>
              <w:rPr>
                <w:noProof/>
                <w:webHidden/>
              </w:rPr>
              <w:instrText xml:space="preserve"> PAGEREF _Toc42550111 \h </w:instrText>
            </w:r>
          </w:ins>
          <w:r>
            <w:rPr>
              <w:noProof/>
              <w:webHidden/>
            </w:rPr>
          </w:r>
          <w:r>
            <w:rPr>
              <w:noProof/>
              <w:webHidden/>
            </w:rPr>
            <w:fldChar w:fldCharType="separate"/>
          </w:r>
          <w:ins w:id="111"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12" w:author="Arthur Parmentier" w:date="2020-06-08T23:06:00Z"/>
              <w:rFonts w:eastAsiaTheme="minorEastAsia" w:cstheme="minorBidi"/>
              <w:b w:val="0"/>
              <w:bCs w:val="0"/>
              <w:noProof/>
              <w:lang w:val="fr-FR"/>
            </w:rPr>
          </w:pPr>
          <w:ins w:id="11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_Toc42550112 \h </w:instrText>
            </w:r>
          </w:ins>
          <w:r>
            <w:rPr>
              <w:noProof/>
              <w:webHidden/>
            </w:rPr>
          </w:r>
          <w:r>
            <w:rPr>
              <w:noProof/>
              <w:webHidden/>
            </w:rPr>
            <w:fldChar w:fldCharType="separate"/>
          </w:r>
          <w:ins w:id="114"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5" w:author="Arthur Parmentier" w:date="2020-06-08T23:06:00Z"/>
              <w:rFonts w:eastAsiaTheme="minorEastAsia" w:cstheme="minorBidi"/>
              <w:noProof/>
              <w:sz w:val="22"/>
              <w:szCs w:val="22"/>
              <w:lang w:val="fr-FR"/>
            </w:rPr>
          </w:pPr>
          <w:ins w:id="116"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"_Toc42550113"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w:t>
            </w:r>
            <w:r>
              <w:rPr>
                <w:noProof/>
                <w:webHidden/>
              </w:rPr>
              <w:tab/>
            </w:r>
            <w:r>
              <w:rPr>
                <w:noProof/>
                <w:webHidden/>
              </w:rPr>
              <w:fldChar w:fldCharType="begin"/>
            </w:r>
            <w:r>
              <w:rPr>
                <w:noProof/>
                <w:webHidden/>
              </w:rPr>
              <w:instrText xml:space="preserve"> PAGEREF _Toc42550113 \h </w:instrText>
            </w:r>
          </w:ins>
          <w:r>
            <w:rPr>
              <w:noProof/>
              <w:webHidden/>
            </w:rPr>
          </w:r>
          <w:r>
            <w:rPr>
              <w:noProof/>
              <w:webHidden/>
            </w:rPr>
            <w:fldChar w:fldCharType="separate"/>
          </w:r>
          <w:ins w:id="117"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8" w:author="Arthur Parmentier" w:date="2020-06-08T23:06:00Z"/>
              <w:rFonts w:eastAsiaTheme="minorEastAsia" w:cstheme="minorBidi"/>
              <w:noProof/>
              <w:sz w:val="22"/>
              <w:szCs w:val="22"/>
              <w:lang w:val="fr-FR"/>
            </w:rPr>
          </w:pPr>
          <w:ins w:id="11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_Toc42550114 \h </w:instrText>
            </w:r>
          </w:ins>
          <w:r>
            <w:rPr>
              <w:noProof/>
              <w:webHidden/>
            </w:rPr>
          </w:r>
          <w:r>
            <w:rPr>
              <w:noProof/>
              <w:webHidden/>
            </w:rPr>
            <w:fldChar w:fldCharType="separate"/>
          </w:r>
          <w:ins w:id="120"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1" w:author="Arthur Parmentier" w:date="2020-06-08T23:06:00Z"/>
              <w:rFonts w:eastAsiaTheme="minorEastAsia" w:cstheme="minorBidi"/>
              <w:noProof/>
              <w:sz w:val="22"/>
              <w:szCs w:val="22"/>
              <w:lang w:val="fr-FR"/>
            </w:rPr>
          </w:pPr>
          <w:ins w:id="12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_Toc42550115 \h </w:instrText>
            </w:r>
          </w:ins>
          <w:r>
            <w:rPr>
              <w:noProof/>
              <w:webHidden/>
            </w:rPr>
          </w:r>
          <w:r>
            <w:rPr>
              <w:noProof/>
              <w:webHidden/>
            </w:rPr>
            <w:fldChar w:fldCharType="separate"/>
          </w:r>
          <w:ins w:id="123"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4" w:author="Arthur Parmentier" w:date="2020-06-08T23:06:00Z"/>
              <w:rFonts w:eastAsiaTheme="minorEastAsia" w:cstheme="minorBidi"/>
              <w:noProof/>
              <w:sz w:val="22"/>
              <w:szCs w:val="22"/>
              <w:lang w:val="fr-FR"/>
            </w:rPr>
          </w:pPr>
          <w:ins w:id="12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_Toc42550116 \h </w:instrText>
            </w:r>
          </w:ins>
          <w:r>
            <w:rPr>
              <w:noProof/>
              <w:webHidden/>
            </w:rPr>
          </w:r>
          <w:r>
            <w:rPr>
              <w:noProof/>
              <w:webHidden/>
            </w:rPr>
            <w:fldChar w:fldCharType="separate"/>
          </w:r>
          <w:ins w:id="126"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7" w:author="Arthur Parmentier" w:date="2020-06-08T23:06:00Z"/>
              <w:rFonts w:eastAsiaTheme="minorEastAsia" w:cstheme="minorBidi"/>
              <w:noProof/>
              <w:sz w:val="22"/>
              <w:szCs w:val="22"/>
              <w:lang w:val="fr-FR"/>
            </w:rPr>
          </w:pPr>
          <w:ins w:id="12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_Toc42550117 \h </w:instrText>
            </w:r>
          </w:ins>
          <w:r>
            <w:rPr>
              <w:noProof/>
              <w:webHidden/>
            </w:rPr>
          </w:r>
          <w:r>
            <w:rPr>
              <w:noProof/>
              <w:webHidden/>
            </w:rPr>
            <w:fldChar w:fldCharType="separate"/>
          </w:r>
          <w:ins w:id="129" w:author="Arthur Parmentier" w:date="2020-06-08T23:06:00Z">
            <w:r>
              <w:rPr>
                <w:noProof/>
                <w:webHidden/>
              </w:rPr>
              <w:t>22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0" w:author="Arthur Parmentier" w:date="2020-06-08T23:06:00Z"/>
              <w:rFonts w:eastAsiaTheme="minorEastAsia" w:cstheme="minorBidi"/>
              <w:b w:val="0"/>
              <w:bCs w:val="0"/>
              <w:noProof/>
              <w:lang w:val="fr-FR"/>
            </w:rPr>
          </w:pPr>
          <w:ins w:id="13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Personal observations during SP practice</w:t>
            </w:r>
            <w:r>
              <w:rPr>
                <w:noProof/>
                <w:webHidden/>
              </w:rPr>
              <w:tab/>
            </w:r>
            <w:r>
              <w:rPr>
                <w:noProof/>
                <w:webHidden/>
              </w:rPr>
              <w:fldChar w:fldCharType="begin"/>
            </w:r>
            <w:r>
              <w:rPr>
                <w:noProof/>
                <w:webHidden/>
              </w:rPr>
              <w:instrText xml:space="preserve"> PAGEREF _Toc42550118 \h </w:instrText>
            </w:r>
          </w:ins>
          <w:r>
            <w:rPr>
              <w:noProof/>
              <w:webHidden/>
            </w:rPr>
          </w:r>
          <w:r>
            <w:rPr>
              <w:noProof/>
              <w:webHidden/>
            </w:rPr>
            <w:fldChar w:fldCharType="separate"/>
          </w:r>
          <w:ins w:id="132" w:author="Arthur Parmentier" w:date="2020-06-08T23:06:00Z">
            <w:r>
              <w:rPr>
                <w:noProof/>
                <w:webHidden/>
              </w:rPr>
              <w:t>23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3" w:author="Arthur Parmentier" w:date="2020-06-08T23:06:00Z"/>
              <w:rFonts w:eastAsiaTheme="minorEastAsia" w:cstheme="minorBidi"/>
              <w:b w:val="0"/>
              <w:bCs w:val="0"/>
              <w:noProof/>
              <w:lang w:val="fr-FR"/>
            </w:rPr>
          </w:pPr>
          <w:ins w:id="13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_Toc42550119 \h </w:instrText>
            </w:r>
          </w:ins>
          <w:r>
            <w:rPr>
              <w:noProof/>
              <w:webHidden/>
            </w:rPr>
          </w:r>
          <w:r>
            <w:rPr>
              <w:noProof/>
              <w:webHidden/>
            </w:rPr>
            <w:fldChar w:fldCharType="separate"/>
          </w:r>
          <w:ins w:id="135"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6" w:author="Arthur Parmentier" w:date="2020-06-08T23:06:00Z"/>
              <w:rFonts w:eastAsiaTheme="minorEastAsia" w:cstheme="minorBidi"/>
              <w:noProof/>
              <w:sz w:val="22"/>
              <w:szCs w:val="22"/>
              <w:lang w:val="fr-FR"/>
            </w:rPr>
          </w:pPr>
          <w:ins w:id="13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Morphology in SP</w:t>
            </w:r>
            <w:r>
              <w:rPr>
                <w:noProof/>
                <w:webHidden/>
              </w:rPr>
              <w:tab/>
            </w:r>
            <w:r>
              <w:rPr>
                <w:noProof/>
                <w:webHidden/>
              </w:rPr>
              <w:fldChar w:fldCharType="begin"/>
            </w:r>
            <w:r>
              <w:rPr>
                <w:noProof/>
                <w:webHidden/>
              </w:rPr>
              <w:instrText xml:space="preserve"> PAGEREF _Toc42550120 \h </w:instrText>
            </w:r>
          </w:ins>
          <w:r>
            <w:rPr>
              <w:noProof/>
              <w:webHidden/>
            </w:rPr>
          </w:r>
          <w:r>
            <w:rPr>
              <w:noProof/>
              <w:webHidden/>
            </w:rPr>
            <w:fldChar w:fldCharType="separate"/>
          </w:r>
          <w:ins w:id="138"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9" w:author="Arthur Parmentier" w:date="2020-06-08T23:06:00Z"/>
              <w:rFonts w:eastAsiaTheme="minorEastAsia" w:cstheme="minorBidi"/>
              <w:noProof/>
              <w:sz w:val="22"/>
              <w:szCs w:val="22"/>
              <w:lang w:val="fr-FR"/>
            </w:rPr>
          </w:pPr>
          <w:ins w:id="14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Syntax in SP</w:t>
            </w:r>
            <w:r>
              <w:rPr>
                <w:noProof/>
                <w:webHidden/>
              </w:rPr>
              <w:tab/>
            </w:r>
            <w:r>
              <w:rPr>
                <w:noProof/>
                <w:webHidden/>
              </w:rPr>
              <w:fldChar w:fldCharType="begin"/>
            </w:r>
            <w:r>
              <w:rPr>
                <w:noProof/>
                <w:webHidden/>
              </w:rPr>
              <w:instrText xml:space="preserve"> PAGEREF _Toc42550121 \h </w:instrText>
            </w:r>
          </w:ins>
          <w:r>
            <w:rPr>
              <w:noProof/>
              <w:webHidden/>
            </w:rPr>
          </w:r>
          <w:r>
            <w:rPr>
              <w:noProof/>
              <w:webHidden/>
            </w:rPr>
            <w:fldChar w:fldCharType="separate"/>
          </w:r>
          <w:ins w:id="141" w:author="Arthur Parmentier" w:date="2020-06-08T23:06:00Z">
            <w:r>
              <w:rPr>
                <w:noProof/>
                <w:webHidden/>
              </w:rPr>
              <w:t>26</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42" w:author="Arthur Parmentier" w:date="2020-06-08T23:06:00Z"/>
              <w:rFonts w:eastAsiaTheme="minorEastAsia" w:cstheme="minorBidi"/>
              <w:b w:val="0"/>
              <w:bCs w:val="0"/>
              <w:i w:val="0"/>
              <w:iCs w:val="0"/>
              <w:noProof/>
              <w:sz w:val="22"/>
              <w:szCs w:val="22"/>
              <w:lang w:val="fr-FR"/>
            </w:rPr>
          </w:pPr>
          <w:ins w:id="14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w:t>
            </w:r>
            <w:r>
              <w:rPr>
                <w:rFonts w:eastAsiaTheme="minorEastAsia" w:cstheme="minorBidi"/>
                <w:b w:val="0"/>
                <w:bCs w:val="0"/>
                <w:i w:val="0"/>
                <w:iCs w:val="0"/>
                <w:noProof/>
                <w:sz w:val="22"/>
                <w:szCs w:val="22"/>
                <w:lang w:val="fr-FR"/>
              </w:rPr>
              <w:tab/>
            </w:r>
            <w:r w:rsidRPr="00D777C5">
              <w:rPr>
                <w:rStyle w:val="Lienhypertexte"/>
                <w:noProof/>
              </w:rPr>
              <w:t>Meta-structures of SP: configurations, conventions, diffusion mechanisms &amp; a critique of “tradition” in SP.</w:t>
            </w:r>
            <w:r>
              <w:rPr>
                <w:noProof/>
                <w:webHidden/>
              </w:rPr>
              <w:tab/>
            </w:r>
            <w:r>
              <w:rPr>
                <w:noProof/>
                <w:webHidden/>
              </w:rPr>
              <w:fldChar w:fldCharType="begin"/>
            </w:r>
            <w:r>
              <w:rPr>
                <w:noProof/>
                <w:webHidden/>
              </w:rPr>
              <w:instrText xml:space="preserve"> PAGEREF _Toc42550122 \h </w:instrText>
            </w:r>
          </w:ins>
          <w:r>
            <w:rPr>
              <w:noProof/>
              <w:webHidden/>
            </w:rPr>
          </w:r>
          <w:r>
            <w:rPr>
              <w:noProof/>
              <w:webHidden/>
            </w:rPr>
            <w:fldChar w:fldCharType="separate"/>
          </w:r>
          <w:ins w:id="144"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5" w:author="Arthur Parmentier" w:date="2020-06-08T23:06:00Z"/>
              <w:rFonts w:eastAsiaTheme="minorEastAsia" w:cstheme="minorBidi"/>
              <w:b w:val="0"/>
              <w:bCs w:val="0"/>
              <w:noProof/>
              <w:lang w:val="fr-FR"/>
            </w:rPr>
          </w:pPr>
          <w:ins w:id="14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SP as a complex communication form</w:t>
            </w:r>
            <w:r>
              <w:rPr>
                <w:noProof/>
                <w:webHidden/>
              </w:rPr>
              <w:tab/>
            </w:r>
            <w:r>
              <w:rPr>
                <w:noProof/>
                <w:webHidden/>
              </w:rPr>
              <w:fldChar w:fldCharType="begin"/>
            </w:r>
            <w:r>
              <w:rPr>
                <w:noProof/>
                <w:webHidden/>
              </w:rPr>
              <w:instrText xml:space="preserve"> PAGEREF _Toc42550123 \h </w:instrText>
            </w:r>
          </w:ins>
          <w:r>
            <w:rPr>
              <w:noProof/>
              <w:webHidden/>
            </w:rPr>
          </w:r>
          <w:r>
            <w:rPr>
              <w:noProof/>
              <w:webHidden/>
            </w:rPr>
            <w:fldChar w:fldCharType="separate"/>
          </w:r>
          <w:ins w:id="147"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8" w:author="Arthur Parmentier" w:date="2020-06-08T23:06:00Z"/>
              <w:rFonts w:eastAsiaTheme="minorEastAsia" w:cstheme="minorBidi"/>
              <w:b w:val="0"/>
              <w:bCs w:val="0"/>
              <w:noProof/>
              <w:lang w:val="fr-FR"/>
            </w:rPr>
          </w:pPr>
          <w:ins w:id="14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_Toc42550124 \h </w:instrText>
            </w:r>
          </w:ins>
          <w:r>
            <w:rPr>
              <w:noProof/>
              <w:webHidden/>
            </w:rPr>
          </w:r>
          <w:r>
            <w:rPr>
              <w:noProof/>
              <w:webHidden/>
            </w:rPr>
            <w:fldChar w:fldCharType="separate"/>
          </w:r>
          <w:ins w:id="150"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1" w:author="Arthur Parmentier" w:date="2020-06-08T23:06:00Z"/>
              <w:rFonts w:eastAsiaTheme="minorEastAsia" w:cstheme="minorBidi"/>
              <w:noProof/>
              <w:sz w:val="22"/>
              <w:szCs w:val="22"/>
              <w:lang w:val="fr-FR"/>
            </w:rPr>
          </w:pPr>
          <w:ins w:id="15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Introduction to the notion of configuration and context to SP</w:t>
            </w:r>
            <w:r>
              <w:rPr>
                <w:noProof/>
                <w:webHidden/>
              </w:rPr>
              <w:tab/>
            </w:r>
            <w:r>
              <w:rPr>
                <w:noProof/>
                <w:webHidden/>
              </w:rPr>
              <w:fldChar w:fldCharType="begin"/>
            </w:r>
            <w:r>
              <w:rPr>
                <w:noProof/>
                <w:webHidden/>
              </w:rPr>
              <w:instrText xml:space="preserve"> PAGEREF _Toc42550125 \h </w:instrText>
            </w:r>
          </w:ins>
          <w:r>
            <w:rPr>
              <w:noProof/>
              <w:webHidden/>
            </w:rPr>
          </w:r>
          <w:r>
            <w:rPr>
              <w:noProof/>
              <w:webHidden/>
            </w:rPr>
            <w:fldChar w:fldCharType="separate"/>
          </w:r>
          <w:ins w:id="153"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4" w:author="Arthur Parmentier" w:date="2020-06-08T23:06:00Z"/>
              <w:rFonts w:eastAsiaTheme="minorEastAsia" w:cstheme="minorBidi"/>
              <w:noProof/>
              <w:sz w:val="22"/>
              <w:szCs w:val="22"/>
              <w:lang w:val="fr-FR"/>
            </w:rPr>
          </w:pPr>
          <w:ins w:id="15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 linguistic re-definition of SP taken away from its traditional configurations and contexts</w:t>
            </w:r>
            <w:r>
              <w:rPr>
                <w:noProof/>
                <w:webHidden/>
              </w:rPr>
              <w:tab/>
            </w:r>
            <w:r>
              <w:rPr>
                <w:noProof/>
                <w:webHidden/>
              </w:rPr>
              <w:fldChar w:fldCharType="begin"/>
            </w:r>
            <w:r>
              <w:rPr>
                <w:noProof/>
                <w:webHidden/>
              </w:rPr>
              <w:instrText xml:space="preserve"> PAGEREF _Toc42550126 \h </w:instrText>
            </w:r>
          </w:ins>
          <w:r>
            <w:rPr>
              <w:noProof/>
              <w:webHidden/>
            </w:rPr>
          </w:r>
          <w:r>
            <w:rPr>
              <w:noProof/>
              <w:webHidden/>
            </w:rPr>
            <w:fldChar w:fldCharType="separate"/>
          </w:r>
          <w:ins w:id="156" w:author="Arthur Parmentier" w:date="2020-06-08T23:06:00Z">
            <w:r>
              <w:rPr>
                <w:noProof/>
                <w:webHidden/>
              </w:rPr>
              <w:t>37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7" w:author="Arthur Parmentier" w:date="2020-06-08T23:06:00Z"/>
              <w:rFonts w:eastAsiaTheme="minorEastAsia" w:cstheme="minorBidi"/>
              <w:noProof/>
              <w:sz w:val="22"/>
              <w:szCs w:val="22"/>
              <w:lang w:val="fr-FR"/>
            </w:rPr>
          </w:pPr>
          <w:ins w:id="15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Default parameters as conventions and configurational elements of SP</w:t>
            </w:r>
            <w:r>
              <w:rPr>
                <w:noProof/>
                <w:webHidden/>
              </w:rPr>
              <w:tab/>
            </w:r>
            <w:r>
              <w:rPr>
                <w:noProof/>
                <w:webHidden/>
              </w:rPr>
              <w:fldChar w:fldCharType="begin"/>
            </w:r>
            <w:r>
              <w:rPr>
                <w:noProof/>
                <w:webHidden/>
              </w:rPr>
              <w:instrText xml:space="preserve"> PAGEREF _Toc42550127 \h </w:instrText>
            </w:r>
          </w:ins>
          <w:r>
            <w:rPr>
              <w:noProof/>
              <w:webHidden/>
            </w:rPr>
          </w:r>
          <w:r>
            <w:rPr>
              <w:noProof/>
              <w:webHidden/>
            </w:rPr>
            <w:fldChar w:fldCharType="separate"/>
          </w:r>
          <w:ins w:id="159" w:author="Arthur Parmentier" w:date="2020-06-08T23:06:00Z">
            <w:r>
              <w:rPr>
                <w:noProof/>
                <w:webHidden/>
              </w:rPr>
              <w:t>39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0" w:author="Arthur Parmentier" w:date="2020-06-08T23:06:00Z"/>
              <w:rFonts w:eastAsiaTheme="minorEastAsia" w:cstheme="minorBidi"/>
              <w:noProof/>
              <w:sz w:val="22"/>
              <w:szCs w:val="22"/>
              <w:lang w:val="fr-FR"/>
            </w:rPr>
          </w:pPr>
          <w:ins w:id="16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A remark on the performativity of SP, style and esthetics</w:t>
            </w:r>
            <w:r>
              <w:rPr>
                <w:noProof/>
                <w:webHidden/>
              </w:rPr>
              <w:tab/>
            </w:r>
            <w:r>
              <w:rPr>
                <w:noProof/>
                <w:webHidden/>
              </w:rPr>
              <w:fldChar w:fldCharType="begin"/>
            </w:r>
            <w:r>
              <w:rPr>
                <w:noProof/>
                <w:webHidden/>
              </w:rPr>
              <w:instrText xml:space="preserve"> PAGEREF _Toc42550128 \h </w:instrText>
            </w:r>
          </w:ins>
          <w:r>
            <w:rPr>
              <w:noProof/>
              <w:webHidden/>
            </w:rPr>
          </w:r>
          <w:r>
            <w:rPr>
              <w:noProof/>
              <w:webHidden/>
            </w:rPr>
            <w:fldChar w:fldCharType="separate"/>
          </w:r>
          <w:ins w:id="162" w:author="Arthur Parmentier" w:date="2020-06-08T23:06:00Z">
            <w:r>
              <w:rPr>
                <w:noProof/>
                <w:webHidden/>
              </w:rPr>
              <w:t>41</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63" w:author="Arthur Parmentier" w:date="2020-06-08T23:06:00Z"/>
              <w:rFonts w:eastAsiaTheme="minorEastAsia" w:cstheme="minorBidi"/>
              <w:b w:val="0"/>
              <w:bCs w:val="0"/>
              <w:i w:val="0"/>
              <w:iCs w:val="0"/>
              <w:noProof/>
              <w:sz w:val="22"/>
              <w:szCs w:val="22"/>
              <w:lang w:val="fr-FR"/>
            </w:rPr>
          </w:pPr>
          <w:ins w:id="16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w:t>
            </w:r>
            <w:r>
              <w:rPr>
                <w:rFonts w:eastAsiaTheme="minorEastAsia" w:cstheme="minorBidi"/>
                <w:b w:val="0"/>
                <w:bCs w:val="0"/>
                <w:i w:val="0"/>
                <w:iCs w:val="0"/>
                <w:noProof/>
                <w:sz w:val="22"/>
                <w:szCs w:val="22"/>
                <w:lang w:val="fr-FR"/>
              </w:rPr>
              <w:tab/>
            </w:r>
            <w:r w:rsidRPr="00D777C5">
              <w:rPr>
                <w:rStyle w:val="Lienhypertexte"/>
                <w:noProof/>
              </w:rPr>
              <w:t>Soundpainting recognition with Max/MSP</w:t>
            </w:r>
            <w:r>
              <w:rPr>
                <w:noProof/>
                <w:webHidden/>
              </w:rPr>
              <w:tab/>
            </w:r>
            <w:r>
              <w:rPr>
                <w:noProof/>
                <w:webHidden/>
              </w:rPr>
              <w:fldChar w:fldCharType="begin"/>
            </w:r>
            <w:r>
              <w:rPr>
                <w:noProof/>
                <w:webHidden/>
              </w:rPr>
              <w:instrText xml:space="preserve"> PAGEREF _Toc42550130 \h </w:instrText>
            </w:r>
          </w:ins>
          <w:r>
            <w:rPr>
              <w:noProof/>
              <w:webHidden/>
            </w:rPr>
          </w:r>
          <w:r>
            <w:rPr>
              <w:noProof/>
              <w:webHidden/>
            </w:rPr>
            <w:fldChar w:fldCharType="separate"/>
          </w:r>
          <w:ins w:id="165"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66" w:author="Arthur Parmentier" w:date="2020-06-08T23:06:00Z"/>
              <w:rFonts w:eastAsiaTheme="minorEastAsia" w:cstheme="minorBidi"/>
              <w:b w:val="0"/>
              <w:bCs w:val="0"/>
              <w:noProof/>
              <w:lang w:val="fr-FR"/>
            </w:rPr>
          </w:pPr>
          <w:ins w:id="16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_Toc42550131 \h </w:instrText>
            </w:r>
          </w:ins>
          <w:r>
            <w:rPr>
              <w:noProof/>
              <w:webHidden/>
            </w:rPr>
          </w:r>
          <w:r>
            <w:rPr>
              <w:noProof/>
              <w:webHidden/>
            </w:rPr>
            <w:fldChar w:fldCharType="separate"/>
          </w:r>
          <w:ins w:id="168"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9" w:author="Arthur Parmentier" w:date="2020-06-08T23:06:00Z"/>
              <w:rFonts w:eastAsiaTheme="minorEastAsia" w:cstheme="minorBidi"/>
              <w:noProof/>
              <w:sz w:val="22"/>
              <w:szCs w:val="22"/>
              <w:lang w:val="fr-FR"/>
            </w:rPr>
          </w:pPr>
          <w:ins w:id="17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Motivations</w:t>
            </w:r>
            <w:r>
              <w:rPr>
                <w:noProof/>
                <w:webHidden/>
              </w:rPr>
              <w:tab/>
            </w:r>
            <w:r>
              <w:rPr>
                <w:noProof/>
                <w:webHidden/>
              </w:rPr>
              <w:fldChar w:fldCharType="begin"/>
            </w:r>
            <w:r>
              <w:rPr>
                <w:noProof/>
                <w:webHidden/>
              </w:rPr>
              <w:instrText xml:space="preserve"> PAGEREF _Toc42550132 \h </w:instrText>
            </w:r>
          </w:ins>
          <w:r>
            <w:rPr>
              <w:noProof/>
              <w:webHidden/>
            </w:rPr>
          </w:r>
          <w:r>
            <w:rPr>
              <w:noProof/>
              <w:webHidden/>
            </w:rPr>
            <w:fldChar w:fldCharType="separate"/>
          </w:r>
          <w:ins w:id="171"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2" w:author="Arthur Parmentier" w:date="2020-06-08T23:06:00Z"/>
              <w:rFonts w:eastAsiaTheme="minorEastAsia" w:cstheme="minorBidi"/>
              <w:noProof/>
              <w:sz w:val="22"/>
              <w:szCs w:val="22"/>
              <w:lang w:val="fr-FR"/>
            </w:rPr>
          </w:pPr>
          <w:ins w:id="17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Goals</w:t>
            </w:r>
            <w:r>
              <w:rPr>
                <w:noProof/>
                <w:webHidden/>
              </w:rPr>
              <w:tab/>
            </w:r>
            <w:r>
              <w:rPr>
                <w:noProof/>
                <w:webHidden/>
              </w:rPr>
              <w:fldChar w:fldCharType="begin"/>
            </w:r>
            <w:r>
              <w:rPr>
                <w:noProof/>
                <w:webHidden/>
              </w:rPr>
              <w:instrText xml:space="preserve"> PAGEREF _Toc42550133 \h </w:instrText>
            </w:r>
          </w:ins>
          <w:r>
            <w:rPr>
              <w:noProof/>
              <w:webHidden/>
            </w:rPr>
          </w:r>
          <w:r>
            <w:rPr>
              <w:noProof/>
              <w:webHidden/>
            </w:rPr>
            <w:fldChar w:fldCharType="separate"/>
          </w:r>
          <w:ins w:id="174"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75" w:author="Arthur Parmentier" w:date="2020-06-08T23:06:00Z"/>
              <w:rFonts w:eastAsiaTheme="minorEastAsia" w:cstheme="minorBidi"/>
              <w:b w:val="0"/>
              <w:bCs w:val="0"/>
              <w:noProof/>
              <w:lang w:val="fr-FR"/>
            </w:rPr>
          </w:pPr>
          <w:ins w:id="17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The big picture</w:t>
            </w:r>
            <w:r>
              <w:rPr>
                <w:noProof/>
                <w:webHidden/>
              </w:rPr>
              <w:tab/>
            </w:r>
            <w:r>
              <w:rPr>
                <w:noProof/>
                <w:webHidden/>
              </w:rPr>
              <w:fldChar w:fldCharType="begin"/>
            </w:r>
            <w:r>
              <w:rPr>
                <w:noProof/>
                <w:webHidden/>
              </w:rPr>
              <w:instrText xml:space="preserve"> PAGEREF _Toc42550134 \h </w:instrText>
            </w:r>
          </w:ins>
          <w:r>
            <w:rPr>
              <w:noProof/>
              <w:webHidden/>
            </w:rPr>
          </w:r>
          <w:r>
            <w:rPr>
              <w:noProof/>
              <w:webHidden/>
            </w:rPr>
            <w:fldChar w:fldCharType="separate"/>
          </w:r>
          <w:ins w:id="177"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8" w:author="Arthur Parmentier" w:date="2020-06-08T23:06:00Z"/>
              <w:rFonts w:eastAsiaTheme="minorEastAsia" w:cstheme="minorBidi"/>
              <w:noProof/>
              <w:sz w:val="22"/>
              <w:szCs w:val="22"/>
              <w:lang w:val="fr-FR"/>
            </w:rPr>
          </w:pPr>
          <w:ins w:id="17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General overview of the system</w:t>
            </w:r>
            <w:r>
              <w:rPr>
                <w:noProof/>
                <w:webHidden/>
              </w:rPr>
              <w:tab/>
            </w:r>
            <w:r>
              <w:rPr>
                <w:noProof/>
                <w:webHidden/>
              </w:rPr>
              <w:fldChar w:fldCharType="begin"/>
            </w:r>
            <w:r>
              <w:rPr>
                <w:noProof/>
                <w:webHidden/>
              </w:rPr>
              <w:instrText xml:space="preserve"> PAGEREF _Toc42550135 \h </w:instrText>
            </w:r>
          </w:ins>
          <w:r>
            <w:rPr>
              <w:noProof/>
              <w:webHidden/>
            </w:rPr>
          </w:r>
          <w:r>
            <w:rPr>
              <w:noProof/>
              <w:webHidden/>
            </w:rPr>
            <w:fldChar w:fldCharType="separate"/>
          </w:r>
          <w:ins w:id="180"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81" w:author="Arthur Parmentier" w:date="2020-06-08T23:06:00Z"/>
              <w:rFonts w:eastAsiaTheme="minorEastAsia" w:cstheme="minorBidi"/>
              <w:noProof/>
              <w:sz w:val="22"/>
              <w:szCs w:val="22"/>
              <w:lang w:val="fr-FR"/>
            </w:rPr>
          </w:pPr>
          <w:ins w:id="18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The choice of Max/MSP</w:t>
            </w:r>
            <w:r>
              <w:rPr>
                <w:noProof/>
                <w:webHidden/>
              </w:rPr>
              <w:tab/>
            </w:r>
            <w:r>
              <w:rPr>
                <w:noProof/>
                <w:webHidden/>
              </w:rPr>
              <w:fldChar w:fldCharType="begin"/>
            </w:r>
            <w:r>
              <w:rPr>
                <w:noProof/>
                <w:webHidden/>
              </w:rPr>
              <w:instrText xml:space="preserve"> PAGEREF _Toc42550136 \h </w:instrText>
            </w:r>
          </w:ins>
          <w:r>
            <w:rPr>
              <w:noProof/>
              <w:webHidden/>
            </w:rPr>
          </w:r>
          <w:r>
            <w:rPr>
              <w:noProof/>
              <w:webHidden/>
            </w:rPr>
            <w:fldChar w:fldCharType="separate"/>
          </w:r>
          <w:ins w:id="183"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84" w:author="Arthur Parmentier" w:date="2020-06-08T23:06:00Z"/>
              <w:rFonts w:eastAsiaTheme="minorEastAsia" w:cstheme="minorBidi"/>
              <w:b w:val="0"/>
              <w:bCs w:val="0"/>
              <w:noProof/>
              <w:lang w:val="fr-FR"/>
            </w:rPr>
          </w:pPr>
          <w:ins w:id="18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"_Toc42550137"</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Description of each layer</w:t>
            </w:r>
            <w:r>
              <w:rPr>
                <w:noProof/>
                <w:webHidden/>
              </w:rPr>
              <w:tab/>
            </w:r>
            <w:r>
              <w:rPr>
                <w:noProof/>
                <w:webHidden/>
              </w:rPr>
              <w:fldChar w:fldCharType="begin"/>
            </w:r>
            <w:r>
              <w:rPr>
                <w:noProof/>
                <w:webHidden/>
              </w:rPr>
              <w:instrText xml:space="preserve"> PAGEREF _Toc42550137 \h </w:instrText>
            </w:r>
          </w:ins>
          <w:r>
            <w:rPr>
              <w:noProof/>
              <w:webHidden/>
            </w:rPr>
          </w:r>
          <w:r>
            <w:rPr>
              <w:noProof/>
              <w:webHidden/>
            </w:rPr>
            <w:fldChar w:fldCharType="separate"/>
          </w:r>
          <w:ins w:id="186"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right" w:leader="dot" w:pos="9736"/>
            </w:tabs>
            <w:rPr>
              <w:ins w:id="187" w:author="Arthur Parmentier" w:date="2020-06-08T23:06:00Z"/>
              <w:rFonts w:eastAsiaTheme="minorEastAsia" w:cstheme="minorBidi"/>
              <w:b w:val="0"/>
              <w:bCs w:val="0"/>
              <w:noProof/>
              <w:lang w:val="fr-FR"/>
            </w:rPr>
          </w:pPr>
          <w:ins w:id="18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noProof/>
                <w:webHidden/>
              </w:rPr>
              <w:tab/>
            </w:r>
            <w:r>
              <w:rPr>
                <w:noProof/>
                <w:webHidden/>
              </w:rPr>
              <w:fldChar w:fldCharType="begin"/>
            </w:r>
            <w:r>
              <w:rPr>
                <w:noProof/>
                <w:webHidden/>
              </w:rPr>
              <w:instrText xml:space="preserve"> PAGEREF _Toc42550138 \h </w:instrText>
            </w:r>
          </w:ins>
          <w:r>
            <w:rPr>
              <w:noProof/>
              <w:webHidden/>
            </w:rPr>
          </w:r>
          <w:r>
            <w:rPr>
              <w:noProof/>
              <w:webHidden/>
            </w:rPr>
            <w:fldChar w:fldCharType="separate"/>
          </w:r>
          <w:ins w:id="189"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0" w:author="Arthur Parmentier" w:date="2020-06-08T23:06:00Z"/>
              <w:rFonts w:eastAsiaTheme="minorEastAsia" w:cstheme="minorBidi"/>
              <w:noProof/>
              <w:sz w:val="22"/>
              <w:szCs w:val="22"/>
              <w:lang w:val="fr-FR"/>
            </w:rPr>
          </w:pPr>
          <w:ins w:id="19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Part 1: Motion tracking inputs</w:t>
            </w:r>
            <w:r>
              <w:rPr>
                <w:noProof/>
                <w:webHidden/>
              </w:rPr>
              <w:tab/>
            </w:r>
            <w:r>
              <w:rPr>
                <w:noProof/>
                <w:webHidden/>
              </w:rPr>
              <w:fldChar w:fldCharType="begin"/>
            </w:r>
            <w:r>
              <w:rPr>
                <w:noProof/>
                <w:webHidden/>
              </w:rPr>
              <w:instrText xml:space="preserve"> PAGEREF _Toc42550139 \h </w:instrText>
            </w:r>
          </w:ins>
          <w:r>
            <w:rPr>
              <w:noProof/>
              <w:webHidden/>
            </w:rPr>
          </w:r>
          <w:r>
            <w:rPr>
              <w:noProof/>
              <w:webHidden/>
            </w:rPr>
            <w:fldChar w:fldCharType="separate"/>
          </w:r>
          <w:ins w:id="192"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3" w:author="Arthur Parmentier" w:date="2020-06-08T23:06:00Z"/>
              <w:rFonts w:eastAsiaTheme="minorEastAsia" w:cstheme="minorBidi"/>
              <w:noProof/>
              <w:sz w:val="22"/>
              <w:szCs w:val="22"/>
              <w:lang w:val="fr-FR"/>
            </w:rPr>
          </w:pPr>
          <w:ins w:id="19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Part 2: Signs &amp; dictionary management</w:t>
            </w:r>
            <w:r>
              <w:rPr>
                <w:noProof/>
                <w:webHidden/>
              </w:rPr>
              <w:tab/>
            </w:r>
            <w:r>
              <w:rPr>
                <w:noProof/>
                <w:webHidden/>
              </w:rPr>
              <w:fldChar w:fldCharType="begin"/>
            </w:r>
            <w:r>
              <w:rPr>
                <w:noProof/>
                <w:webHidden/>
              </w:rPr>
              <w:instrText xml:space="preserve"> PAGEREF _Toc42550141 \h </w:instrText>
            </w:r>
          </w:ins>
          <w:r>
            <w:rPr>
              <w:noProof/>
              <w:webHidden/>
            </w:rPr>
          </w:r>
          <w:r>
            <w:rPr>
              <w:noProof/>
              <w:webHidden/>
            </w:rPr>
            <w:fldChar w:fldCharType="separate"/>
          </w:r>
          <w:ins w:id="195" w:author="Arthur Parmentier" w:date="2020-06-08T23:06:00Z">
            <w:r>
              <w:rPr>
                <w:noProof/>
                <w:webHidden/>
              </w:rPr>
              <w:t>57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6" w:author="Arthur Parmentier" w:date="2020-06-08T23:06:00Z"/>
              <w:rFonts w:eastAsiaTheme="minorEastAsia" w:cstheme="minorBidi"/>
              <w:noProof/>
              <w:sz w:val="22"/>
              <w:szCs w:val="22"/>
              <w:lang w:val="fr-FR"/>
            </w:rPr>
          </w:pPr>
          <w:ins w:id="19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_Toc42550143 \h </w:instrText>
            </w:r>
          </w:ins>
          <w:r>
            <w:rPr>
              <w:noProof/>
              <w:webHidden/>
            </w:rPr>
          </w:r>
          <w:r>
            <w:rPr>
              <w:noProof/>
              <w:webHidden/>
            </w:rPr>
            <w:fldChar w:fldCharType="separate"/>
          </w:r>
          <w:ins w:id="198" w:author="Arthur Parmentier" w:date="2020-06-08T23:06:00Z">
            <w:r>
              <w:rPr>
                <w:noProof/>
                <w:webHidden/>
              </w:rPr>
              <w:t>61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9" w:author="Arthur Parmentier" w:date="2020-06-08T23:06:00Z"/>
              <w:rFonts w:eastAsiaTheme="minorEastAsia" w:cstheme="minorBidi"/>
              <w:noProof/>
              <w:sz w:val="22"/>
              <w:szCs w:val="22"/>
              <w:lang w:val="fr-FR"/>
            </w:rPr>
          </w:pPr>
          <w:ins w:id="20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Part 4: Grammar parsing</w:t>
            </w:r>
            <w:r>
              <w:rPr>
                <w:noProof/>
                <w:webHidden/>
              </w:rPr>
              <w:tab/>
            </w:r>
            <w:r>
              <w:rPr>
                <w:noProof/>
                <w:webHidden/>
              </w:rPr>
              <w:fldChar w:fldCharType="begin"/>
            </w:r>
            <w:r>
              <w:rPr>
                <w:noProof/>
                <w:webHidden/>
              </w:rPr>
              <w:instrText xml:space="preserve"> PAGEREF _Toc42550145 \h </w:instrText>
            </w:r>
          </w:ins>
          <w:r>
            <w:rPr>
              <w:noProof/>
              <w:webHidden/>
            </w:rPr>
          </w:r>
          <w:r>
            <w:rPr>
              <w:noProof/>
              <w:webHidden/>
            </w:rPr>
            <w:fldChar w:fldCharType="separate"/>
          </w:r>
          <w:ins w:id="201" w:author="Arthur Parmentier" w:date="2020-06-08T23:06:00Z">
            <w:r>
              <w:rPr>
                <w:noProof/>
                <w:webHidden/>
              </w:rPr>
              <w:t>65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2" w:author="Arthur Parmentier" w:date="2020-06-08T23:06:00Z"/>
              <w:rFonts w:eastAsiaTheme="minorEastAsia" w:cstheme="minorBidi"/>
              <w:noProof/>
              <w:sz w:val="22"/>
              <w:szCs w:val="22"/>
              <w:lang w:val="fr-FR"/>
            </w:rPr>
          </w:pPr>
          <w:ins w:id="20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Part 5: Orchestra simulation</w:t>
            </w:r>
            <w:r>
              <w:rPr>
                <w:noProof/>
                <w:webHidden/>
              </w:rPr>
              <w:tab/>
            </w:r>
            <w:r>
              <w:rPr>
                <w:noProof/>
                <w:webHidden/>
              </w:rPr>
              <w:fldChar w:fldCharType="begin"/>
            </w:r>
            <w:r>
              <w:rPr>
                <w:noProof/>
                <w:webHidden/>
              </w:rPr>
              <w:instrText xml:space="preserve"> PAGEREF _Toc42550147 \h </w:instrText>
            </w:r>
          </w:ins>
          <w:r>
            <w:rPr>
              <w:noProof/>
              <w:webHidden/>
            </w:rPr>
          </w:r>
          <w:r>
            <w:rPr>
              <w:noProof/>
              <w:webHidden/>
            </w:rPr>
            <w:fldChar w:fldCharType="separate"/>
          </w:r>
          <w:ins w:id="204" w:author="Arthur Parmentier" w:date="2020-06-08T23:06:00Z">
            <w:r>
              <w:rPr>
                <w:noProof/>
                <w:webHidden/>
              </w:rPr>
              <w:t>71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05" w:author="Arthur Parmentier" w:date="2020-06-08T23:06:00Z"/>
              <w:rFonts w:eastAsiaTheme="minorEastAsia" w:cstheme="minorBidi"/>
              <w:b w:val="0"/>
              <w:bCs w:val="0"/>
              <w:noProof/>
              <w:lang w:val="fr-FR"/>
            </w:rPr>
          </w:pPr>
          <w:ins w:id="20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Performance aspects</w:t>
            </w:r>
            <w:r>
              <w:rPr>
                <w:noProof/>
                <w:webHidden/>
              </w:rPr>
              <w:tab/>
            </w:r>
            <w:r>
              <w:rPr>
                <w:noProof/>
                <w:webHidden/>
              </w:rPr>
              <w:fldChar w:fldCharType="begin"/>
            </w:r>
            <w:r>
              <w:rPr>
                <w:noProof/>
                <w:webHidden/>
              </w:rPr>
              <w:instrText xml:space="preserve"> PAGEREF _Toc42550148 \h </w:instrText>
            </w:r>
          </w:ins>
          <w:r>
            <w:rPr>
              <w:noProof/>
              <w:webHidden/>
            </w:rPr>
          </w:r>
          <w:r>
            <w:rPr>
              <w:noProof/>
              <w:webHidden/>
            </w:rPr>
            <w:fldChar w:fldCharType="separate"/>
          </w:r>
          <w:ins w:id="207"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8" w:author="Arthur Parmentier" w:date="2020-06-08T23:06:00Z"/>
              <w:rFonts w:eastAsiaTheme="minorEastAsia" w:cstheme="minorBidi"/>
              <w:noProof/>
              <w:sz w:val="22"/>
              <w:szCs w:val="22"/>
              <w:lang w:val="fr-FR"/>
            </w:rPr>
          </w:pPr>
          <w:ins w:id="20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PoseNet and Wekinator settings</w:t>
            </w:r>
            <w:r>
              <w:rPr>
                <w:noProof/>
                <w:webHidden/>
              </w:rPr>
              <w:tab/>
            </w:r>
            <w:r>
              <w:rPr>
                <w:noProof/>
                <w:webHidden/>
              </w:rPr>
              <w:fldChar w:fldCharType="begin"/>
            </w:r>
            <w:r>
              <w:rPr>
                <w:noProof/>
                <w:webHidden/>
              </w:rPr>
              <w:instrText xml:space="preserve"> PAGEREF _Toc42550149 \h </w:instrText>
            </w:r>
          </w:ins>
          <w:r>
            <w:rPr>
              <w:noProof/>
              <w:webHidden/>
            </w:rPr>
          </w:r>
          <w:r>
            <w:rPr>
              <w:noProof/>
              <w:webHidden/>
            </w:rPr>
            <w:fldChar w:fldCharType="separate"/>
          </w:r>
          <w:ins w:id="210"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11" w:author="Arthur Parmentier" w:date="2020-06-08T23:06:00Z"/>
              <w:rFonts w:eastAsiaTheme="minorEastAsia" w:cstheme="minorBidi"/>
              <w:noProof/>
              <w:sz w:val="22"/>
              <w:szCs w:val="22"/>
              <w:lang w:val="fr-FR"/>
            </w:rPr>
          </w:pPr>
          <w:ins w:id="21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Threading</w:t>
            </w:r>
            <w:r>
              <w:rPr>
                <w:noProof/>
                <w:webHidden/>
              </w:rPr>
              <w:tab/>
            </w:r>
            <w:r>
              <w:rPr>
                <w:noProof/>
                <w:webHidden/>
              </w:rPr>
              <w:fldChar w:fldCharType="begin"/>
            </w:r>
            <w:r>
              <w:rPr>
                <w:noProof/>
                <w:webHidden/>
              </w:rPr>
              <w:instrText xml:space="preserve"> PAGEREF _Toc42550150 \h </w:instrText>
            </w:r>
          </w:ins>
          <w:r>
            <w:rPr>
              <w:noProof/>
              <w:webHidden/>
            </w:rPr>
          </w:r>
          <w:r>
            <w:rPr>
              <w:noProof/>
              <w:webHidden/>
            </w:rPr>
            <w:fldChar w:fldCharType="separate"/>
          </w:r>
          <w:ins w:id="213" w:author="Arthur Parmentier" w:date="2020-06-08T23:06:00Z">
            <w:r>
              <w:rPr>
                <w:noProof/>
                <w:webHidden/>
              </w:rPr>
              <w:t>73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4" w:author="Arthur Parmentier" w:date="2020-06-08T23:06:00Z"/>
              <w:rFonts w:eastAsiaTheme="minorEastAsia" w:cstheme="minorBidi"/>
              <w:b w:val="0"/>
              <w:bCs w:val="0"/>
              <w:noProof/>
              <w:lang w:val="fr-FR"/>
            </w:rPr>
          </w:pPr>
          <w:ins w:id="21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E.</w:t>
            </w:r>
            <w:r>
              <w:rPr>
                <w:rFonts w:eastAsiaTheme="minorEastAsia" w:cstheme="minorBidi"/>
                <w:b w:val="0"/>
                <w:bCs w:val="0"/>
                <w:noProof/>
                <w:lang w:val="fr-FR"/>
              </w:rPr>
              <w:tab/>
            </w:r>
            <w:r w:rsidRPr="00D777C5">
              <w:rPr>
                <w:rStyle w:val="Lienhypertexte"/>
                <w:noProof/>
              </w:rPr>
              <w:t>Learning in SP and numerical tool</w:t>
            </w:r>
            <w:r>
              <w:rPr>
                <w:noProof/>
                <w:webHidden/>
              </w:rPr>
              <w:tab/>
            </w:r>
            <w:r>
              <w:rPr>
                <w:noProof/>
                <w:webHidden/>
              </w:rPr>
              <w:fldChar w:fldCharType="begin"/>
            </w:r>
            <w:r>
              <w:rPr>
                <w:noProof/>
                <w:webHidden/>
              </w:rPr>
              <w:instrText xml:space="preserve"> PAGEREF _Toc42550151 \h </w:instrText>
            </w:r>
          </w:ins>
          <w:r>
            <w:rPr>
              <w:noProof/>
              <w:webHidden/>
            </w:rPr>
          </w:r>
          <w:r>
            <w:rPr>
              <w:noProof/>
              <w:webHidden/>
            </w:rPr>
            <w:fldChar w:fldCharType="separate"/>
          </w:r>
          <w:ins w:id="216"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7" w:author="Arthur Parmentier" w:date="2020-06-08T23:06:00Z"/>
              <w:rFonts w:eastAsiaTheme="minorEastAsia" w:cstheme="minorBidi"/>
              <w:b w:val="0"/>
              <w:bCs w:val="0"/>
              <w:noProof/>
              <w:lang w:val="fr-FR"/>
            </w:rPr>
          </w:pPr>
          <w:ins w:id="21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F.</w:t>
            </w:r>
            <w:r>
              <w:rPr>
                <w:rFonts w:eastAsiaTheme="minorEastAsia" w:cstheme="minorBidi"/>
                <w:b w:val="0"/>
                <w:bCs w:val="0"/>
                <w:noProof/>
                <w:lang w:val="fr-FR"/>
              </w:rPr>
              <w:tab/>
            </w:r>
            <w:r w:rsidRPr="00D777C5">
              <w:rPr>
                <w:rStyle w:val="Lienhypertexte"/>
                <w:noProof/>
              </w:rPr>
              <w:t>Potential &amp; future of the tool</w:t>
            </w:r>
            <w:r>
              <w:rPr>
                <w:noProof/>
                <w:webHidden/>
              </w:rPr>
              <w:tab/>
            </w:r>
            <w:r>
              <w:rPr>
                <w:noProof/>
                <w:webHidden/>
              </w:rPr>
              <w:fldChar w:fldCharType="begin"/>
            </w:r>
            <w:r>
              <w:rPr>
                <w:noProof/>
                <w:webHidden/>
              </w:rPr>
              <w:instrText xml:space="preserve"> PAGEREF _Toc42550152 \h </w:instrText>
            </w:r>
          </w:ins>
          <w:r>
            <w:rPr>
              <w:noProof/>
              <w:webHidden/>
            </w:rPr>
          </w:r>
          <w:r>
            <w:rPr>
              <w:noProof/>
              <w:webHidden/>
            </w:rPr>
            <w:fldChar w:fldCharType="separate"/>
          </w:r>
          <w:ins w:id="219"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0" w:author="Arthur Parmentier" w:date="2020-06-08T23:06:00Z"/>
              <w:rFonts w:eastAsiaTheme="minorEastAsia" w:cstheme="minorBidi"/>
              <w:noProof/>
              <w:sz w:val="22"/>
              <w:szCs w:val="22"/>
              <w:lang w:val="fr-FR"/>
            </w:rPr>
          </w:pPr>
          <w:ins w:id="22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Emotion recognition</w:t>
            </w:r>
            <w:r>
              <w:rPr>
                <w:noProof/>
                <w:webHidden/>
              </w:rPr>
              <w:tab/>
            </w:r>
            <w:r>
              <w:rPr>
                <w:noProof/>
                <w:webHidden/>
              </w:rPr>
              <w:fldChar w:fldCharType="begin"/>
            </w:r>
            <w:r>
              <w:rPr>
                <w:noProof/>
                <w:webHidden/>
              </w:rPr>
              <w:instrText xml:space="preserve"> PAGEREF _Toc42550153 \h </w:instrText>
            </w:r>
          </w:ins>
          <w:r>
            <w:rPr>
              <w:noProof/>
              <w:webHidden/>
            </w:rPr>
          </w:r>
          <w:r>
            <w:rPr>
              <w:noProof/>
              <w:webHidden/>
            </w:rPr>
            <w:fldChar w:fldCharType="separate"/>
          </w:r>
          <w:ins w:id="222"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3" w:author="Arthur Parmentier" w:date="2020-06-08T23:06:00Z"/>
              <w:rFonts w:eastAsiaTheme="minorEastAsia" w:cstheme="minorBidi"/>
              <w:noProof/>
              <w:sz w:val="22"/>
              <w:szCs w:val="22"/>
              <w:lang w:val="fr-FR"/>
            </w:rPr>
          </w:pPr>
          <w:ins w:id="224"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"_Toc42550155"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Classification problem with CRF</w:t>
            </w:r>
            <w:r>
              <w:rPr>
                <w:noProof/>
                <w:webHidden/>
              </w:rPr>
              <w:tab/>
            </w:r>
            <w:r>
              <w:rPr>
                <w:noProof/>
                <w:webHidden/>
              </w:rPr>
              <w:fldChar w:fldCharType="begin"/>
            </w:r>
            <w:r>
              <w:rPr>
                <w:noProof/>
                <w:webHidden/>
              </w:rPr>
              <w:instrText xml:space="preserve"> PAGEREF _Toc42550155 \h </w:instrText>
            </w:r>
          </w:ins>
          <w:r>
            <w:rPr>
              <w:noProof/>
              <w:webHidden/>
            </w:rPr>
          </w:r>
          <w:r>
            <w:rPr>
              <w:noProof/>
              <w:webHidden/>
            </w:rPr>
            <w:fldChar w:fldCharType="separate"/>
          </w:r>
          <w:ins w:id="225"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6" w:author="Arthur Parmentier" w:date="2020-06-08T23:06:00Z"/>
              <w:rFonts w:eastAsiaTheme="minorEastAsia" w:cstheme="minorBidi"/>
              <w:noProof/>
              <w:sz w:val="22"/>
              <w:szCs w:val="22"/>
              <w:lang w:val="fr-FR"/>
            </w:rPr>
          </w:pPr>
          <w:ins w:id="22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future</w:t>
            </w:r>
            <w:r>
              <w:rPr>
                <w:noProof/>
                <w:webHidden/>
              </w:rPr>
              <w:tab/>
            </w:r>
            <w:r>
              <w:rPr>
                <w:noProof/>
                <w:webHidden/>
              </w:rPr>
              <w:fldChar w:fldCharType="begin"/>
            </w:r>
            <w:r>
              <w:rPr>
                <w:noProof/>
                <w:webHidden/>
              </w:rPr>
              <w:instrText xml:space="preserve"> PAGEREF _Toc42550156 \h </w:instrText>
            </w:r>
          </w:ins>
          <w:r>
            <w:rPr>
              <w:noProof/>
              <w:webHidden/>
            </w:rPr>
          </w:r>
          <w:r>
            <w:rPr>
              <w:noProof/>
              <w:webHidden/>
            </w:rPr>
            <w:fldChar w:fldCharType="separate"/>
          </w:r>
          <w:ins w:id="228"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229" w:author="Arthur Parmentier" w:date="2020-06-08T23:06:00Z"/>
              <w:rFonts w:eastAsiaTheme="minorEastAsia" w:cstheme="minorBidi"/>
              <w:b w:val="0"/>
              <w:bCs w:val="0"/>
              <w:i w:val="0"/>
              <w:iCs w:val="0"/>
              <w:noProof/>
              <w:sz w:val="22"/>
              <w:szCs w:val="22"/>
              <w:lang w:val="fr-FR"/>
            </w:rPr>
          </w:pPr>
          <w:ins w:id="23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VIII.</w:t>
            </w:r>
            <w:r>
              <w:rPr>
                <w:rFonts w:eastAsiaTheme="minorEastAsia" w:cstheme="minorBidi"/>
                <w:b w:val="0"/>
                <w:bCs w:val="0"/>
                <w:i w:val="0"/>
                <w:iCs w:val="0"/>
                <w:noProof/>
                <w:sz w:val="22"/>
                <w:szCs w:val="22"/>
                <w:lang w:val="fr-FR"/>
              </w:rPr>
              <w:tab/>
            </w:r>
            <w:r w:rsidRPr="00D777C5">
              <w:rPr>
                <w:rStyle w:val="Lienhypertexte"/>
                <w:noProof/>
              </w:rPr>
              <w:t>Conclusion</w:t>
            </w:r>
            <w:r>
              <w:rPr>
                <w:noProof/>
                <w:webHidden/>
              </w:rPr>
              <w:tab/>
            </w:r>
            <w:r>
              <w:rPr>
                <w:noProof/>
                <w:webHidden/>
              </w:rPr>
              <w:fldChar w:fldCharType="begin"/>
            </w:r>
            <w:r>
              <w:rPr>
                <w:noProof/>
                <w:webHidden/>
              </w:rPr>
              <w:instrText xml:space="preserve"> PAGEREF _Toc42550157 \h </w:instrText>
            </w:r>
          </w:ins>
          <w:r>
            <w:rPr>
              <w:noProof/>
              <w:webHidden/>
            </w:rPr>
          </w:r>
          <w:r>
            <w:rPr>
              <w:noProof/>
              <w:webHidden/>
            </w:rPr>
            <w:fldChar w:fldCharType="separate"/>
          </w:r>
          <w:ins w:id="231" w:author="Arthur Parmentier" w:date="2020-06-08T23:06:00Z">
            <w:r>
              <w:rPr>
                <w:noProof/>
                <w:webHidden/>
              </w:rPr>
              <w:t>75</w:t>
            </w:r>
            <w:r>
              <w:rPr>
                <w:noProof/>
                <w:webHidden/>
              </w:rPr>
              <w:fldChar w:fldCharType="end"/>
            </w:r>
            <w:r w:rsidRPr="00D777C5">
              <w:rPr>
                <w:rStyle w:val="Lienhypertexte"/>
                <w:noProof/>
              </w:rPr>
              <w:fldChar w:fldCharType="end"/>
            </w:r>
          </w:ins>
        </w:p>
        <w:p w:rsidR="00DC3FF9" w:rsidRPr="007C437A" w:rsidDel="00BA3828" w:rsidRDefault="00DC3FF9" w:rsidP="00E6654A">
          <w:pPr>
            <w:pStyle w:val="TM1"/>
            <w:rPr>
              <w:del w:id="232" w:author="Arthur Parmentier" w:date="2020-05-14T13:28:00Z"/>
              <w:rFonts w:eastAsiaTheme="minorEastAsia" w:cstheme="minorBidi"/>
              <w:noProof/>
              <w:sz w:val="22"/>
              <w:szCs w:val="22"/>
              <w:rPrChange w:id="233" w:author="Arthur Parmentier" w:date="2020-06-07T15:27:00Z">
                <w:rPr>
                  <w:del w:id="234" w:author="Arthur Parmentier" w:date="2020-05-14T13:28:00Z"/>
                  <w:rFonts w:eastAsiaTheme="minorEastAsia" w:cstheme="minorBidi"/>
                  <w:noProof/>
                  <w:sz w:val="22"/>
                  <w:szCs w:val="22"/>
                  <w:lang w:val="fr-FR"/>
                </w:rPr>
              </w:rPrChange>
            </w:rPr>
          </w:pPr>
          <w:del w:id="235" w:author="Arthur Parmentier" w:date="2020-05-14T13:28:00Z">
            <w:r w:rsidRPr="007C437A" w:rsidDel="00BA3828">
              <w:rPr>
                <w:rPrChange w:id="236"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237" w:author="Arthur Parmentier" w:date="2020-06-07T15:27:00Z">
                  <w:rPr>
                    <w:rFonts w:eastAsiaTheme="minorEastAsia" w:cstheme="minorBidi"/>
                    <w:b w:val="0"/>
                    <w:bCs w:val="0"/>
                    <w:i w:val="0"/>
                    <w:iCs w:val="0"/>
                    <w:noProof/>
                    <w:lang w:val="fr-FR"/>
                  </w:rPr>
                </w:rPrChange>
              </w:rPr>
              <w:tab/>
            </w:r>
            <w:r w:rsidRPr="007C437A" w:rsidDel="00BA3828">
              <w:rPr>
                <w:rPrChange w:id="238"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39" w:author="Arthur Parmentier" w:date="2020-05-14T13:28:00Z"/>
              <w:rFonts w:eastAsiaTheme="minorEastAsia" w:cstheme="minorBidi"/>
              <w:noProof/>
              <w:sz w:val="22"/>
              <w:szCs w:val="22"/>
              <w:rPrChange w:id="240" w:author="Arthur Parmentier" w:date="2020-06-07T15:27:00Z">
                <w:rPr>
                  <w:del w:id="241" w:author="Arthur Parmentier" w:date="2020-05-14T13:28:00Z"/>
                  <w:rFonts w:eastAsiaTheme="minorEastAsia" w:cstheme="minorBidi"/>
                  <w:noProof/>
                  <w:sz w:val="22"/>
                  <w:szCs w:val="22"/>
                  <w:lang w:val="fr-FR"/>
                </w:rPr>
              </w:rPrChange>
            </w:rPr>
          </w:pPr>
          <w:del w:id="242" w:author="Arthur Parmentier" w:date="2020-05-14T13:28:00Z">
            <w:r w:rsidRPr="007C437A" w:rsidDel="00BA3828">
              <w:rPr>
                <w:rPrChange w:id="243"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244" w:author="Arthur Parmentier" w:date="2020-06-07T15:27:00Z">
                  <w:rPr>
                    <w:rFonts w:eastAsiaTheme="minorEastAsia" w:cstheme="minorBidi"/>
                    <w:b w:val="0"/>
                    <w:bCs w:val="0"/>
                    <w:i w:val="0"/>
                    <w:iCs w:val="0"/>
                    <w:noProof/>
                    <w:lang w:val="fr-FR"/>
                  </w:rPr>
                </w:rPrChange>
              </w:rPr>
              <w:tab/>
            </w:r>
            <w:r w:rsidRPr="007C437A" w:rsidDel="00BA3828">
              <w:rPr>
                <w:rPrChange w:id="245"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46" w:author="Arthur Parmentier" w:date="2020-05-14T13:28:00Z"/>
              <w:rFonts w:eastAsiaTheme="minorEastAsia" w:cstheme="minorBidi"/>
              <w:noProof/>
              <w:rPrChange w:id="247" w:author="Arthur Parmentier" w:date="2020-06-07T15:27:00Z">
                <w:rPr>
                  <w:del w:id="248" w:author="Arthur Parmentier" w:date="2020-05-14T13:28:00Z"/>
                  <w:rFonts w:eastAsiaTheme="minorEastAsia" w:cstheme="minorBidi"/>
                  <w:noProof/>
                  <w:lang w:val="fr-FR"/>
                </w:rPr>
              </w:rPrChange>
            </w:rPr>
          </w:pPr>
          <w:del w:id="249" w:author="Arthur Parmentier" w:date="2020-05-14T13:28:00Z">
            <w:r w:rsidRPr="007C437A" w:rsidDel="00BA3828">
              <w:rPr>
                <w:rPrChange w:id="25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51" w:author="Arthur Parmentier" w:date="2020-06-07T15:27:00Z">
                  <w:rPr>
                    <w:rFonts w:eastAsiaTheme="minorEastAsia" w:cstheme="minorBidi"/>
                    <w:b w:val="0"/>
                    <w:bCs w:val="0"/>
                    <w:noProof/>
                    <w:lang w:val="fr-FR"/>
                  </w:rPr>
                </w:rPrChange>
              </w:rPr>
              <w:tab/>
            </w:r>
            <w:r w:rsidRPr="007C437A" w:rsidDel="00BA3828">
              <w:rPr>
                <w:rPrChange w:id="252"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53" w:author="Arthur Parmentier" w:date="2020-05-14T13:28:00Z"/>
              <w:rFonts w:eastAsiaTheme="minorEastAsia" w:cstheme="minorBidi"/>
              <w:noProof/>
              <w:rPrChange w:id="254" w:author="Arthur Parmentier" w:date="2020-06-07T15:27:00Z">
                <w:rPr>
                  <w:del w:id="255" w:author="Arthur Parmentier" w:date="2020-05-14T13:28:00Z"/>
                  <w:rFonts w:eastAsiaTheme="minorEastAsia" w:cstheme="minorBidi"/>
                  <w:noProof/>
                  <w:lang w:val="fr-FR"/>
                </w:rPr>
              </w:rPrChange>
            </w:rPr>
          </w:pPr>
          <w:del w:id="256" w:author="Arthur Parmentier" w:date="2020-05-14T13:28:00Z">
            <w:r w:rsidRPr="007C437A" w:rsidDel="00BA3828">
              <w:rPr>
                <w:rPrChange w:id="257"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58" w:author="Arthur Parmentier" w:date="2020-06-07T15:27:00Z">
                  <w:rPr>
                    <w:rFonts w:eastAsiaTheme="minorEastAsia" w:cstheme="minorBidi"/>
                    <w:b w:val="0"/>
                    <w:bCs w:val="0"/>
                    <w:noProof/>
                    <w:lang w:val="fr-FR"/>
                  </w:rPr>
                </w:rPrChange>
              </w:rPr>
              <w:tab/>
            </w:r>
            <w:r w:rsidRPr="007C437A" w:rsidDel="00BA3828">
              <w:rPr>
                <w:rPrChange w:id="259"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60" w:author="Arthur Parmentier" w:date="2020-05-14T13:28:00Z"/>
              <w:rFonts w:eastAsiaTheme="minorEastAsia" w:cstheme="minorBidi"/>
              <w:noProof/>
              <w:sz w:val="22"/>
              <w:szCs w:val="22"/>
              <w:rPrChange w:id="261" w:author="Arthur Parmentier" w:date="2020-06-07T15:27:00Z">
                <w:rPr>
                  <w:del w:id="262" w:author="Arthur Parmentier" w:date="2020-05-14T13:28:00Z"/>
                  <w:rFonts w:eastAsiaTheme="minorEastAsia" w:cstheme="minorBidi"/>
                  <w:noProof/>
                  <w:sz w:val="22"/>
                  <w:szCs w:val="22"/>
                  <w:lang w:val="fr-FR"/>
                </w:rPr>
              </w:rPrChange>
            </w:rPr>
          </w:pPr>
          <w:del w:id="263" w:author="Arthur Parmentier" w:date="2020-05-14T13:28:00Z">
            <w:r w:rsidRPr="007C437A" w:rsidDel="00BA3828">
              <w:rPr>
                <w:rPrChange w:id="264" w:author="Arthur Parmentier" w:date="2020-06-07T15:27:00Z">
                  <w:rPr>
                    <w:rStyle w:val="Lienhypertexte"/>
                    <w:noProof/>
                  </w:rPr>
                </w:rPrChange>
              </w:rPr>
              <w:delText>1.</w:delText>
            </w:r>
            <w:r w:rsidRPr="007C437A" w:rsidDel="00BA3828">
              <w:rPr>
                <w:rFonts w:eastAsiaTheme="minorEastAsia" w:cstheme="minorBidi"/>
                <w:noProof/>
                <w:rPrChange w:id="265" w:author="Arthur Parmentier" w:date="2020-06-07T15:27:00Z">
                  <w:rPr>
                    <w:rFonts w:eastAsiaTheme="minorEastAsia" w:cstheme="minorBidi"/>
                    <w:noProof/>
                    <w:lang w:val="fr-FR"/>
                  </w:rPr>
                </w:rPrChange>
              </w:rPr>
              <w:tab/>
            </w:r>
            <w:r w:rsidRPr="007C437A" w:rsidDel="00BA3828">
              <w:rPr>
                <w:rPrChange w:id="266"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67" w:author="Arthur Parmentier" w:date="2020-05-14T13:28:00Z"/>
              <w:rFonts w:eastAsiaTheme="minorEastAsia" w:cstheme="minorBidi"/>
              <w:noProof/>
              <w:sz w:val="22"/>
              <w:szCs w:val="22"/>
              <w:rPrChange w:id="268" w:author="Arthur Parmentier" w:date="2020-06-07T15:27:00Z">
                <w:rPr>
                  <w:del w:id="269" w:author="Arthur Parmentier" w:date="2020-05-14T13:28:00Z"/>
                  <w:rFonts w:eastAsiaTheme="minorEastAsia" w:cstheme="minorBidi"/>
                  <w:noProof/>
                  <w:sz w:val="22"/>
                  <w:szCs w:val="22"/>
                  <w:lang w:val="fr-FR"/>
                </w:rPr>
              </w:rPrChange>
            </w:rPr>
          </w:pPr>
          <w:del w:id="270" w:author="Arthur Parmentier" w:date="2020-05-14T13:28:00Z">
            <w:r w:rsidRPr="007C437A" w:rsidDel="00BA3828">
              <w:rPr>
                <w:rPrChange w:id="271" w:author="Arthur Parmentier" w:date="2020-06-07T15:27:00Z">
                  <w:rPr>
                    <w:rStyle w:val="Lienhypertexte"/>
                    <w:noProof/>
                  </w:rPr>
                </w:rPrChange>
              </w:rPr>
              <w:delText>2.</w:delText>
            </w:r>
            <w:r w:rsidRPr="007C437A" w:rsidDel="00BA3828">
              <w:rPr>
                <w:rFonts w:eastAsiaTheme="minorEastAsia" w:cstheme="minorBidi"/>
                <w:noProof/>
                <w:rPrChange w:id="272" w:author="Arthur Parmentier" w:date="2020-06-07T15:27:00Z">
                  <w:rPr>
                    <w:rFonts w:eastAsiaTheme="minorEastAsia" w:cstheme="minorBidi"/>
                    <w:noProof/>
                    <w:lang w:val="fr-FR"/>
                  </w:rPr>
                </w:rPrChange>
              </w:rPr>
              <w:tab/>
            </w:r>
            <w:r w:rsidRPr="007C437A" w:rsidDel="00BA3828">
              <w:rPr>
                <w:rPrChange w:id="273"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74" w:author="Arthur Parmentier" w:date="2020-05-14T13:28:00Z"/>
              <w:rFonts w:eastAsiaTheme="minorEastAsia" w:cstheme="minorBidi"/>
              <w:noProof/>
              <w:sz w:val="22"/>
              <w:szCs w:val="22"/>
              <w:rPrChange w:id="275" w:author="Arthur Parmentier" w:date="2020-06-07T15:27:00Z">
                <w:rPr>
                  <w:del w:id="276" w:author="Arthur Parmentier" w:date="2020-05-14T13:28:00Z"/>
                  <w:rFonts w:eastAsiaTheme="minorEastAsia" w:cstheme="minorBidi"/>
                  <w:noProof/>
                  <w:sz w:val="22"/>
                  <w:szCs w:val="22"/>
                  <w:lang w:val="fr-FR"/>
                </w:rPr>
              </w:rPrChange>
            </w:rPr>
          </w:pPr>
          <w:del w:id="277" w:author="Arthur Parmentier" w:date="2020-05-14T13:28:00Z">
            <w:r w:rsidRPr="007C437A" w:rsidDel="00BA3828">
              <w:rPr>
                <w:rPrChange w:id="278" w:author="Arthur Parmentier" w:date="2020-06-07T15:27:00Z">
                  <w:rPr>
                    <w:rStyle w:val="Lienhypertexte"/>
                    <w:noProof/>
                  </w:rPr>
                </w:rPrChange>
              </w:rPr>
              <w:delText>3.</w:delText>
            </w:r>
            <w:r w:rsidRPr="007C437A" w:rsidDel="00BA3828">
              <w:rPr>
                <w:rFonts w:eastAsiaTheme="minorEastAsia" w:cstheme="minorBidi"/>
                <w:noProof/>
                <w:rPrChange w:id="279" w:author="Arthur Parmentier" w:date="2020-06-07T15:27:00Z">
                  <w:rPr>
                    <w:rFonts w:eastAsiaTheme="minorEastAsia" w:cstheme="minorBidi"/>
                    <w:noProof/>
                    <w:lang w:val="fr-FR"/>
                  </w:rPr>
                </w:rPrChange>
              </w:rPr>
              <w:tab/>
            </w:r>
            <w:r w:rsidRPr="007C437A" w:rsidDel="00BA3828">
              <w:rPr>
                <w:rPrChange w:id="280"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81" w:author="Arthur Parmentier" w:date="2020-05-14T13:28:00Z"/>
              <w:rFonts w:eastAsiaTheme="minorEastAsia" w:cstheme="minorBidi"/>
              <w:noProof/>
              <w:sz w:val="22"/>
              <w:szCs w:val="22"/>
              <w:rPrChange w:id="282" w:author="Arthur Parmentier" w:date="2020-06-07T15:27:00Z">
                <w:rPr>
                  <w:del w:id="283" w:author="Arthur Parmentier" w:date="2020-05-14T13:28:00Z"/>
                  <w:rFonts w:eastAsiaTheme="minorEastAsia" w:cstheme="minorBidi"/>
                  <w:noProof/>
                  <w:sz w:val="22"/>
                  <w:szCs w:val="22"/>
                  <w:lang w:val="fr-FR"/>
                </w:rPr>
              </w:rPrChange>
            </w:rPr>
          </w:pPr>
          <w:del w:id="284" w:author="Arthur Parmentier" w:date="2020-05-14T13:28:00Z">
            <w:r w:rsidRPr="007C437A" w:rsidDel="00BA3828">
              <w:rPr>
                <w:rPrChange w:id="285"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86" w:author="Arthur Parmentier" w:date="2020-06-07T15:27:00Z">
                  <w:rPr>
                    <w:rFonts w:eastAsiaTheme="minorEastAsia" w:cstheme="minorBidi"/>
                    <w:b w:val="0"/>
                    <w:bCs w:val="0"/>
                    <w:i w:val="0"/>
                    <w:iCs w:val="0"/>
                    <w:noProof/>
                    <w:lang w:val="fr-FR"/>
                  </w:rPr>
                </w:rPrChange>
              </w:rPr>
              <w:tab/>
            </w:r>
            <w:r w:rsidRPr="007C437A" w:rsidDel="00BA3828">
              <w:rPr>
                <w:rPrChange w:id="287"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88" w:author="Arthur Parmentier" w:date="2020-05-14T13:28:00Z"/>
              <w:rFonts w:eastAsiaTheme="minorEastAsia" w:cstheme="minorBidi"/>
              <w:noProof/>
              <w:rPrChange w:id="289" w:author="Arthur Parmentier" w:date="2020-06-07T15:27:00Z">
                <w:rPr>
                  <w:del w:id="290" w:author="Arthur Parmentier" w:date="2020-05-14T13:28:00Z"/>
                  <w:rFonts w:eastAsiaTheme="minorEastAsia" w:cstheme="minorBidi"/>
                  <w:noProof/>
                  <w:lang w:val="fr-FR"/>
                </w:rPr>
              </w:rPrChange>
            </w:rPr>
          </w:pPr>
          <w:del w:id="291" w:author="Arthur Parmentier" w:date="2020-05-14T13:28:00Z">
            <w:r w:rsidRPr="007C437A" w:rsidDel="00BA3828">
              <w:rPr>
                <w:rPrChange w:id="292"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93" w:author="Arthur Parmentier" w:date="2020-06-07T15:27:00Z">
                  <w:rPr>
                    <w:rFonts w:eastAsiaTheme="minorEastAsia" w:cstheme="minorBidi"/>
                    <w:b w:val="0"/>
                    <w:bCs w:val="0"/>
                    <w:noProof/>
                    <w:lang w:val="fr-FR"/>
                  </w:rPr>
                </w:rPrChange>
              </w:rPr>
              <w:tab/>
            </w:r>
            <w:r w:rsidRPr="007C437A" w:rsidDel="00BA3828">
              <w:rPr>
                <w:rPrChange w:id="294"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95" w:author="Arthur Parmentier" w:date="2020-05-14T13:28:00Z"/>
              <w:rFonts w:eastAsiaTheme="minorEastAsia" w:cstheme="minorBidi"/>
              <w:noProof/>
              <w:sz w:val="22"/>
              <w:szCs w:val="22"/>
              <w:rPrChange w:id="296" w:author="Arthur Parmentier" w:date="2020-06-07T15:27:00Z">
                <w:rPr>
                  <w:del w:id="297" w:author="Arthur Parmentier" w:date="2020-05-14T13:28:00Z"/>
                  <w:rFonts w:eastAsiaTheme="minorEastAsia" w:cstheme="minorBidi"/>
                  <w:noProof/>
                  <w:sz w:val="22"/>
                  <w:szCs w:val="22"/>
                  <w:lang w:val="fr-FR"/>
                </w:rPr>
              </w:rPrChange>
            </w:rPr>
          </w:pPr>
          <w:del w:id="298" w:author="Arthur Parmentier" w:date="2020-05-14T13:28:00Z">
            <w:r w:rsidRPr="007C437A" w:rsidDel="00BA3828">
              <w:rPr>
                <w:rPrChange w:id="299" w:author="Arthur Parmentier" w:date="2020-06-07T15:27:00Z">
                  <w:rPr>
                    <w:rStyle w:val="Lienhypertexte"/>
                    <w:noProof/>
                  </w:rPr>
                </w:rPrChange>
              </w:rPr>
              <w:delText>1.</w:delText>
            </w:r>
            <w:r w:rsidRPr="007C437A" w:rsidDel="00BA3828">
              <w:rPr>
                <w:rFonts w:eastAsiaTheme="minorEastAsia" w:cstheme="minorBidi"/>
                <w:noProof/>
                <w:rPrChange w:id="300" w:author="Arthur Parmentier" w:date="2020-06-07T15:27:00Z">
                  <w:rPr>
                    <w:rFonts w:eastAsiaTheme="minorEastAsia" w:cstheme="minorBidi"/>
                    <w:noProof/>
                    <w:lang w:val="fr-FR"/>
                  </w:rPr>
                </w:rPrChange>
              </w:rPr>
              <w:tab/>
            </w:r>
            <w:r w:rsidRPr="007C437A" w:rsidDel="00BA3828">
              <w:rPr>
                <w:rPrChange w:id="301"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302" w:author="Arthur Parmentier" w:date="2020-05-14T13:28:00Z"/>
              <w:rFonts w:eastAsiaTheme="minorEastAsia" w:cstheme="minorBidi"/>
              <w:noProof/>
              <w:sz w:val="22"/>
              <w:szCs w:val="22"/>
              <w:rPrChange w:id="303" w:author="Arthur Parmentier" w:date="2020-06-07T15:27:00Z">
                <w:rPr>
                  <w:del w:id="304" w:author="Arthur Parmentier" w:date="2020-05-14T13:28:00Z"/>
                  <w:rFonts w:eastAsiaTheme="minorEastAsia" w:cstheme="minorBidi"/>
                  <w:noProof/>
                  <w:sz w:val="22"/>
                  <w:szCs w:val="22"/>
                  <w:lang w:val="fr-FR"/>
                </w:rPr>
              </w:rPrChange>
            </w:rPr>
          </w:pPr>
          <w:del w:id="305" w:author="Arthur Parmentier" w:date="2020-05-14T13:28:00Z">
            <w:r w:rsidRPr="007C437A" w:rsidDel="00BA3828">
              <w:rPr>
                <w:rPrChange w:id="306" w:author="Arthur Parmentier" w:date="2020-06-07T15:27:00Z">
                  <w:rPr>
                    <w:rStyle w:val="Lienhypertexte"/>
                    <w:noProof/>
                  </w:rPr>
                </w:rPrChange>
              </w:rPr>
              <w:delText>2.</w:delText>
            </w:r>
            <w:r w:rsidRPr="007C437A" w:rsidDel="00BA3828">
              <w:rPr>
                <w:rFonts w:eastAsiaTheme="minorEastAsia" w:cstheme="minorBidi"/>
                <w:noProof/>
                <w:rPrChange w:id="307" w:author="Arthur Parmentier" w:date="2020-06-07T15:27:00Z">
                  <w:rPr>
                    <w:rFonts w:eastAsiaTheme="minorEastAsia" w:cstheme="minorBidi"/>
                    <w:noProof/>
                    <w:lang w:val="fr-FR"/>
                  </w:rPr>
                </w:rPrChange>
              </w:rPr>
              <w:tab/>
            </w:r>
            <w:r w:rsidRPr="007C437A" w:rsidDel="00BA3828">
              <w:rPr>
                <w:rPrChange w:id="308"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309" w:author="Arthur Parmentier" w:date="2020-05-14T13:28:00Z"/>
              <w:rFonts w:eastAsiaTheme="minorEastAsia" w:cstheme="minorBidi"/>
              <w:noProof/>
              <w:sz w:val="22"/>
              <w:szCs w:val="22"/>
              <w:rPrChange w:id="310" w:author="Arthur Parmentier" w:date="2020-06-07T15:27:00Z">
                <w:rPr>
                  <w:del w:id="311" w:author="Arthur Parmentier" w:date="2020-05-14T13:28:00Z"/>
                  <w:rFonts w:eastAsiaTheme="minorEastAsia" w:cstheme="minorBidi"/>
                  <w:noProof/>
                  <w:sz w:val="22"/>
                  <w:szCs w:val="22"/>
                  <w:lang w:val="fr-FR"/>
                </w:rPr>
              </w:rPrChange>
            </w:rPr>
          </w:pPr>
          <w:del w:id="312" w:author="Arthur Parmentier" w:date="2020-05-14T13:28:00Z">
            <w:r w:rsidRPr="007C437A" w:rsidDel="00BA3828">
              <w:rPr>
                <w:rPrChange w:id="313" w:author="Arthur Parmentier" w:date="2020-06-07T15:27:00Z">
                  <w:rPr>
                    <w:rStyle w:val="Lienhypertexte"/>
                    <w:noProof/>
                  </w:rPr>
                </w:rPrChange>
              </w:rPr>
              <w:delText>3.</w:delText>
            </w:r>
            <w:r w:rsidRPr="007C437A" w:rsidDel="00BA3828">
              <w:rPr>
                <w:rFonts w:eastAsiaTheme="minorEastAsia" w:cstheme="minorBidi"/>
                <w:noProof/>
                <w:rPrChange w:id="314" w:author="Arthur Parmentier" w:date="2020-06-07T15:27:00Z">
                  <w:rPr>
                    <w:rFonts w:eastAsiaTheme="minorEastAsia" w:cstheme="minorBidi"/>
                    <w:noProof/>
                    <w:lang w:val="fr-FR"/>
                  </w:rPr>
                </w:rPrChange>
              </w:rPr>
              <w:tab/>
            </w:r>
            <w:r w:rsidRPr="007C437A" w:rsidDel="00BA3828">
              <w:rPr>
                <w:rPrChange w:id="315"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316" w:author="Arthur Parmentier" w:date="2020-05-14T13:28:00Z"/>
              <w:rFonts w:eastAsiaTheme="minorEastAsia" w:cstheme="minorBidi"/>
              <w:noProof/>
              <w:sz w:val="22"/>
              <w:szCs w:val="22"/>
              <w:rPrChange w:id="317" w:author="Arthur Parmentier" w:date="2020-06-07T15:27:00Z">
                <w:rPr>
                  <w:del w:id="318" w:author="Arthur Parmentier" w:date="2020-05-14T13:28:00Z"/>
                  <w:rFonts w:eastAsiaTheme="minorEastAsia" w:cstheme="minorBidi"/>
                  <w:noProof/>
                  <w:sz w:val="22"/>
                  <w:szCs w:val="22"/>
                  <w:lang w:val="fr-FR"/>
                </w:rPr>
              </w:rPrChange>
            </w:rPr>
          </w:pPr>
          <w:del w:id="319" w:author="Arthur Parmentier" w:date="2020-05-14T13:28:00Z">
            <w:r w:rsidRPr="007C437A" w:rsidDel="00BA3828">
              <w:rPr>
                <w:rPrChange w:id="320" w:author="Arthur Parmentier" w:date="2020-06-07T15:27:00Z">
                  <w:rPr>
                    <w:rStyle w:val="Lienhypertexte"/>
                    <w:noProof/>
                  </w:rPr>
                </w:rPrChange>
              </w:rPr>
              <w:delText>4.</w:delText>
            </w:r>
            <w:r w:rsidRPr="007C437A" w:rsidDel="00BA3828">
              <w:rPr>
                <w:rFonts w:eastAsiaTheme="minorEastAsia" w:cstheme="minorBidi"/>
                <w:noProof/>
                <w:rPrChange w:id="321" w:author="Arthur Parmentier" w:date="2020-06-07T15:27:00Z">
                  <w:rPr>
                    <w:rFonts w:eastAsiaTheme="minorEastAsia" w:cstheme="minorBidi"/>
                    <w:noProof/>
                    <w:lang w:val="fr-FR"/>
                  </w:rPr>
                </w:rPrChange>
              </w:rPr>
              <w:tab/>
            </w:r>
            <w:r w:rsidRPr="007C437A" w:rsidDel="00BA3828">
              <w:rPr>
                <w:rPrChange w:id="322"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323" w:author="Arthur Parmentier" w:date="2020-05-14T13:28:00Z"/>
              <w:rFonts w:eastAsiaTheme="minorEastAsia" w:cstheme="minorBidi"/>
              <w:noProof/>
              <w:sz w:val="22"/>
              <w:szCs w:val="22"/>
              <w:rPrChange w:id="324" w:author="Arthur Parmentier" w:date="2020-06-07T15:27:00Z">
                <w:rPr>
                  <w:del w:id="325" w:author="Arthur Parmentier" w:date="2020-05-14T13:28:00Z"/>
                  <w:rFonts w:eastAsiaTheme="minorEastAsia" w:cstheme="minorBidi"/>
                  <w:noProof/>
                  <w:sz w:val="22"/>
                  <w:szCs w:val="22"/>
                  <w:lang w:val="fr-FR"/>
                </w:rPr>
              </w:rPrChange>
            </w:rPr>
          </w:pPr>
          <w:del w:id="326" w:author="Arthur Parmentier" w:date="2020-05-14T13:28:00Z">
            <w:r w:rsidRPr="007C437A" w:rsidDel="00BA3828">
              <w:rPr>
                <w:rPrChange w:id="327" w:author="Arthur Parmentier" w:date="2020-06-07T15:27:00Z">
                  <w:rPr>
                    <w:rStyle w:val="Lienhypertexte"/>
                    <w:noProof/>
                  </w:rPr>
                </w:rPrChange>
              </w:rPr>
              <w:delText>5.</w:delText>
            </w:r>
            <w:r w:rsidRPr="007C437A" w:rsidDel="00BA3828">
              <w:rPr>
                <w:rFonts w:eastAsiaTheme="minorEastAsia" w:cstheme="minorBidi"/>
                <w:noProof/>
                <w:rPrChange w:id="328" w:author="Arthur Parmentier" w:date="2020-06-07T15:27:00Z">
                  <w:rPr>
                    <w:rFonts w:eastAsiaTheme="minorEastAsia" w:cstheme="minorBidi"/>
                    <w:noProof/>
                    <w:lang w:val="fr-FR"/>
                  </w:rPr>
                </w:rPrChange>
              </w:rPr>
              <w:tab/>
            </w:r>
            <w:r w:rsidRPr="007C437A" w:rsidDel="00BA3828">
              <w:rPr>
                <w:rPrChange w:id="329"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330" w:author="Arthur Parmentier" w:date="2020-05-14T13:28:00Z"/>
              <w:rFonts w:eastAsiaTheme="minorEastAsia" w:cstheme="minorBidi"/>
              <w:noProof/>
              <w:sz w:val="22"/>
              <w:szCs w:val="22"/>
              <w:rPrChange w:id="331" w:author="Arthur Parmentier" w:date="2020-06-07T15:27:00Z">
                <w:rPr>
                  <w:del w:id="332" w:author="Arthur Parmentier" w:date="2020-05-14T13:28:00Z"/>
                  <w:rFonts w:eastAsiaTheme="minorEastAsia" w:cstheme="minorBidi"/>
                  <w:noProof/>
                  <w:sz w:val="22"/>
                  <w:szCs w:val="22"/>
                  <w:lang w:val="fr-FR"/>
                </w:rPr>
              </w:rPrChange>
            </w:rPr>
          </w:pPr>
          <w:del w:id="333" w:author="Arthur Parmentier" w:date="2020-05-14T13:28:00Z">
            <w:r w:rsidRPr="007C437A" w:rsidDel="00BA3828">
              <w:rPr>
                <w:rPrChange w:id="334" w:author="Arthur Parmentier" w:date="2020-06-07T15:27:00Z">
                  <w:rPr>
                    <w:rStyle w:val="Lienhypertexte"/>
                    <w:noProof/>
                  </w:rPr>
                </w:rPrChange>
              </w:rPr>
              <w:delText>6.</w:delText>
            </w:r>
            <w:r w:rsidRPr="007C437A" w:rsidDel="00BA3828">
              <w:rPr>
                <w:rFonts w:eastAsiaTheme="minorEastAsia" w:cstheme="minorBidi"/>
                <w:noProof/>
                <w:rPrChange w:id="335" w:author="Arthur Parmentier" w:date="2020-06-07T15:27:00Z">
                  <w:rPr>
                    <w:rFonts w:eastAsiaTheme="minorEastAsia" w:cstheme="minorBidi"/>
                    <w:noProof/>
                    <w:lang w:val="fr-FR"/>
                  </w:rPr>
                </w:rPrChange>
              </w:rPr>
              <w:tab/>
            </w:r>
            <w:r w:rsidRPr="007C437A" w:rsidDel="00BA3828">
              <w:rPr>
                <w:rPrChange w:id="336"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37" w:author="Arthur Parmentier" w:date="2020-05-14T13:28:00Z"/>
              <w:rFonts w:eastAsiaTheme="minorEastAsia" w:cstheme="minorBidi"/>
              <w:noProof/>
              <w:rPrChange w:id="338" w:author="Arthur Parmentier" w:date="2020-06-07T15:27:00Z">
                <w:rPr>
                  <w:del w:id="339" w:author="Arthur Parmentier" w:date="2020-05-14T13:28:00Z"/>
                  <w:rFonts w:eastAsiaTheme="minorEastAsia" w:cstheme="minorBidi"/>
                  <w:noProof/>
                  <w:lang w:val="fr-FR"/>
                </w:rPr>
              </w:rPrChange>
            </w:rPr>
          </w:pPr>
          <w:del w:id="340" w:author="Arthur Parmentier" w:date="2020-05-14T13:28:00Z">
            <w:r w:rsidRPr="007C437A" w:rsidDel="00BA3828">
              <w:rPr>
                <w:rPrChange w:id="34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2" w:author="Arthur Parmentier" w:date="2020-06-07T15:27:00Z">
                  <w:rPr>
                    <w:rFonts w:eastAsiaTheme="minorEastAsia" w:cstheme="minorBidi"/>
                    <w:b w:val="0"/>
                    <w:bCs w:val="0"/>
                    <w:noProof/>
                    <w:lang w:val="fr-FR"/>
                  </w:rPr>
                </w:rPrChange>
              </w:rPr>
              <w:tab/>
            </w:r>
            <w:r w:rsidRPr="007C437A" w:rsidDel="00BA3828">
              <w:rPr>
                <w:rPrChange w:id="343"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44" w:author="Arthur Parmentier" w:date="2020-05-14T13:28:00Z"/>
              <w:rFonts w:eastAsiaTheme="minorEastAsia" w:cstheme="minorBidi"/>
              <w:noProof/>
              <w:sz w:val="22"/>
              <w:szCs w:val="22"/>
              <w:rPrChange w:id="345" w:author="Arthur Parmentier" w:date="2020-06-07T15:27:00Z">
                <w:rPr>
                  <w:del w:id="346" w:author="Arthur Parmentier" w:date="2020-05-14T13:28:00Z"/>
                  <w:rFonts w:eastAsiaTheme="minorEastAsia" w:cstheme="minorBidi"/>
                  <w:noProof/>
                  <w:sz w:val="22"/>
                  <w:szCs w:val="22"/>
                  <w:lang w:val="fr-FR"/>
                </w:rPr>
              </w:rPrChange>
            </w:rPr>
          </w:pPr>
          <w:del w:id="347" w:author="Arthur Parmentier" w:date="2020-05-14T13:28:00Z">
            <w:r w:rsidRPr="007C437A" w:rsidDel="00BA3828">
              <w:rPr>
                <w:rPrChange w:id="348" w:author="Arthur Parmentier" w:date="2020-06-07T15:27:00Z">
                  <w:rPr>
                    <w:rStyle w:val="Lienhypertexte"/>
                    <w:noProof/>
                  </w:rPr>
                </w:rPrChange>
              </w:rPr>
              <w:delText>1.</w:delText>
            </w:r>
            <w:r w:rsidRPr="007C437A" w:rsidDel="00BA3828">
              <w:rPr>
                <w:rFonts w:eastAsiaTheme="minorEastAsia" w:cstheme="minorBidi"/>
                <w:noProof/>
                <w:rPrChange w:id="349" w:author="Arthur Parmentier" w:date="2020-06-07T15:27:00Z">
                  <w:rPr>
                    <w:rFonts w:eastAsiaTheme="minorEastAsia" w:cstheme="minorBidi"/>
                    <w:noProof/>
                    <w:lang w:val="fr-FR"/>
                  </w:rPr>
                </w:rPrChange>
              </w:rPr>
              <w:tab/>
            </w:r>
            <w:r w:rsidRPr="007C437A" w:rsidDel="00BA3828">
              <w:rPr>
                <w:rPrChange w:id="350"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51" w:author="Arthur Parmentier" w:date="2020-05-14T13:28:00Z"/>
              <w:rFonts w:eastAsiaTheme="minorEastAsia" w:cstheme="minorBidi"/>
              <w:noProof/>
              <w:sz w:val="22"/>
              <w:szCs w:val="22"/>
              <w:rPrChange w:id="352" w:author="Arthur Parmentier" w:date="2020-06-07T15:27:00Z">
                <w:rPr>
                  <w:del w:id="353" w:author="Arthur Parmentier" w:date="2020-05-14T13:28:00Z"/>
                  <w:rFonts w:eastAsiaTheme="minorEastAsia" w:cstheme="minorBidi"/>
                  <w:noProof/>
                  <w:sz w:val="22"/>
                  <w:szCs w:val="22"/>
                  <w:lang w:val="fr-FR"/>
                </w:rPr>
              </w:rPrChange>
            </w:rPr>
          </w:pPr>
          <w:del w:id="354" w:author="Arthur Parmentier" w:date="2020-05-14T13:28:00Z">
            <w:r w:rsidRPr="007C437A" w:rsidDel="00BA3828">
              <w:rPr>
                <w:rPrChange w:id="355" w:author="Arthur Parmentier" w:date="2020-06-07T15:27:00Z">
                  <w:rPr>
                    <w:rStyle w:val="Lienhypertexte"/>
                    <w:noProof/>
                  </w:rPr>
                </w:rPrChange>
              </w:rPr>
              <w:delText>2.</w:delText>
            </w:r>
            <w:r w:rsidRPr="007C437A" w:rsidDel="00BA3828">
              <w:rPr>
                <w:rFonts w:eastAsiaTheme="minorEastAsia" w:cstheme="minorBidi"/>
                <w:noProof/>
                <w:rPrChange w:id="356" w:author="Arthur Parmentier" w:date="2020-06-07T15:27:00Z">
                  <w:rPr>
                    <w:rFonts w:eastAsiaTheme="minorEastAsia" w:cstheme="minorBidi"/>
                    <w:noProof/>
                    <w:lang w:val="fr-FR"/>
                  </w:rPr>
                </w:rPrChange>
              </w:rPr>
              <w:tab/>
            </w:r>
            <w:r w:rsidRPr="007C437A" w:rsidDel="00BA3828">
              <w:rPr>
                <w:rPrChange w:id="357"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58" w:author="Arthur Parmentier" w:date="2020-05-14T13:28:00Z"/>
              <w:rFonts w:eastAsiaTheme="minorEastAsia" w:cstheme="minorBidi"/>
              <w:noProof/>
              <w:rPrChange w:id="359" w:author="Arthur Parmentier" w:date="2020-06-07T15:27:00Z">
                <w:rPr>
                  <w:del w:id="360" w:author="Arthur Parmentier" w:date="2020-05-14T13:28:00Z"/>
                  <w:rFonts w:eastAsiaTheme="minorEastAsia" w:cstheme="minorBidi"/>
                  <w:noProof/>
                  <w:lang w:val="fr-FR"/>
                </w:rPr>
              </w:rPrChange>
            </w:rPr>
          </w:pPr>
          <w:del w:id="361" w:author="Arthur Parmentier" w:date="2020-05-14T13:28:00Z">
            <w:r w:rsidRPr="007C437A" w:rsidDel="00BA3828">
              <w:rPr>
                <w:rPrChange w:id="362"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363" w:author="Arthur Parmentier" w:date="2020-06-07T15:27:00Z">
                  <w:rPr>
                    <w:rFonts w:eastAsiaTheme="minorEastAsia" w:cstheme="minorBidi"/>
                    <w:b w:val="0"/>
                    <w:bCs w:val="0"/>
                    <w:noProof/>
                    <w:lang w:val="fr-FR"/>
                  </w:rPr>
                </w:rPrChange>
              </w:rPr>
              <w:tab/>
            </w:r>
            <w:r w:rsidRPr="007C437A" w:rsidDel="00BA3828">
              <w:rPr>
                <w:rPrChange w:id="364"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rPrChange w:id="369" w:author="Arthur Parmentier" w:date="2020-06-07T15:27:00Z">
                  <w:rPr>
                    <w:rStyle w:val="Lienhypertexte"/>
                    <w:noProof/>
                  </w:rPr>
                </w:rPrChange>
              </w:rPr>
              <w:delText>1.</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rPrChange w:id="371"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72" w:author="Arthur Parmentier" w:date="2020-05-14T13:28:00Z"/>
              <w:rFonts w:eastAsiaTheme="minorEastAsia" w:cstheme="minorBidi"/>
              <w:noProof/>
              <w:sz w:val="22"/>
              <w:szCs w:val="22"/>
              <w:rPrChange w:id="373" w:author="Arthur Parmentier" w:date="2020-06-07T15:27:00Z">
                <w:rPr>
                  <w:del w:id="374" w:author="Arthur Parmentier" w:date="2020-05-14T13:28:00Z"/>
                  <w:rFonts w:eastAsiaTheme="minorEastAsia" w:cstheme="minorBidi"/>
                  <w:noProof/>
                  <w:sz w:val="22"/>
                  <w:szCs w:val="22"/>
                  <w:lang w:val="fr-FR"/>
                </w:rPr>
              </w:rPrChange>
            </w:rPr>
          </w:pPr>
          <w:del w:id="375" w:author="Arthur Parmentier" w:date="2020-05-14T13:28:00Z">
            <w:r w:rsidRPr="007C437A" w:rsidDel="00BA3828">
              <w:rPr>
                <w:rPrChange w:id="376" w:author="Arthur Parmentier" w:date="2020-06-07T15:27:00Z">
                  <w:rPr>
                    <w:rStyle w:val="Lienhypertexte"/>
                    <w:noProof/>
                  </w:rPr>
                </w:rPrChange>
              </w:rPr>
              <w:delText>2.</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rPrChange w:id="378"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rPrChange w:id="383"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84" w:author="Arthur Parmentier" w:date="2020-06-07T15:27:00Z">
                  <w:rPr>
                    <w:rFonts w:eastAsiaTheme="minorEastAsia" w:cstheme="minorBidi"/>
                    <w:b w:val="0"/>
                    <w:bCs w:val="0"/>
                    <w:i w:val="0"/>
                    <w:iCs w:val="0"/>
                    <w:noProof/>
                    <w:lang w:val="fr-FR"/>
                  </w:rPr>
                </w:rPrChange>
              </w:rPr>
              <w:tab/>
            </w:r>
            <w:r w:rsidRPr="007C437A" w:rsidDel="00BA3828">
              <w:rPr>
                <w:rPrChange w:id="385"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86" w:author="Arthur Parmentier" w:date="2020-05-14T13:28:00Z"/>
              <w:rFonts w:eastAsiaTheme="minorEastAsia" w:cstheme="minorBidi"/>
              <w:noProof/>
              <w:rPrChange w:id="387" w:author="Arthur Parmentier" w:date="2020-06-07T15:27:00Z">
                <w:rPr>
                  <w:del w:id="388" w:author="Arthur Parmentier" w:date="2020-05-14T13:28:00Z"/>
                  <w:rFonts w:eastAsiaTheme="minorEastAsia" w:cstheme="minorBidi"/>
                  <w:noProof/>
                  <w:lang w:val="fr-FR"/>
                </w:rPr>
              </w:rPrChange>
            </w:rPr>
          </w:pPr>
          <w:del w:id="389" w:author="Arthur Parmentier" w:date="2020-05-14T13:28:00Z">
            <w:r w:rsidRPr="007C437A" w:rsidDel="00BA3828">
              <w:rPr>
                <w:rPrChange w:id="39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91" w:author="Arthur Parmentier" w:date="2020-06-07T15:27:00Z">
                  <w:rPr>
                    <w:rFonts w:eastAsiaTheme="minorEastAsia" w:cstheme="minorBidi"/>
                    <w:b w:val="0"/>
                    <w:bCs w:val="0"/>
                    <w:noProof/>
                    <w:lang w:val="fr-FR"/>
                  </w:rPr>
                </w:rPrChange>
              </w:rPr>
              <w:tab/>
            </w:r>
            <w:r w:rsidRPr="007C437A" w:rsidDel="00BA3828">
              <w:rPr>
                <w:rPrChange w:id="392"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93" w:author="Arthur Parmentier" w:date="2020-05-14T13:28:00Z"/>
              <w:rFonts w:eastAsiaTheme="minorEastAsia" w:cstheme="minorBidi"/>
              <w:noProof/>
              <w:sz w:val="22"/>
              <w:szCs w:val="22"/>
              <w:rPrChange w:id="394" w:author="Arthur Parmentier" w:date="2020-06-07T15:27:00Z">
                <w:rPr>
                  <w:del w:id="395" w:author="Arthur Parmentier" w:date="2020-05-14T13:28:00Z"/>
                  <w:rFonts w:eastAsiaTheme="minorEastAsia" w:cstheme="minorBidi"/>
                  <w:noProof/>
                  <w:sz w:val="22"/>
                  <w:szCs w:val="22"/>
                  <w:lang w:val="fr-FR"/>
                </w:rPr>
              </w:rPrChange>
            </w:rPr>
          </w:pPr>
          <w:del w:id="396" w:author="Arthur Parmentier" w:date="2020-05-14T13:28:00Z">
            <w:r w:rsidRPr="007C437A" w:rsidDel="00BA3828">
              <w:rPr>
                <w:rPrChange w:id="397" w:author="Arthur Parmentier" w:date="2020-06-07T15:27:00Z">
                  <w:rPr>
                    <w:rStyle w:val="Lienhypertexte"/>
                    <w:noProof/>
                  </w:rPr>
                </w:rPrChange>
              </w:rPr>
              <w:delText>1.</w:delText>
            </w:r>
            <w:r w:rsidRPr="007C437A" w:rsidDel="00BA3828">
              <w:rPr>
                <w:rFonts w:eastAsiaTheme="minorEastAsia" w:cstheme="minorBidi"/>
                <w:noProof/>
                <w:rPrChange w:id="398" w:author="Arthur Parmentier" w:date="2020-06-07T15:27:00Z">
                  <w:rPr>
                    <w:rFonts w:eastAsiaTheme="minorEastAsia" w:cstheme="minorBidi"/>
                    <w:noProof/>
                    <w:lang w:val="fr-FR"/>
                  </w:rPr>
                </w:rPrChange>
              </w:rPr>
              <w:tab/>
            </w:r>
            <w:r w:rsidRPr="007C437A" w:rsidDel="00BA3828">
              <w:rPr>
                <w:rPrChange w:id="399"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rPrChange w:id="404" w:author="Arthur Parmentier" w:date="2020-06-07T15:27:00Z">
                  <w:rPr>
                    <w:rStyle w:val="Lienhypertexte"/>
                    <w:noProof/>
                  </w:rPr>
                </w:rPrChange>
              </w:rPr>
              <w:delText>2.</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rPrChange w:id="406"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407" w:author="Arthur Parmentier" w:date="2020-05-14T13:28:00Z"/>
              <w:rFonts w:eastAsiaTheme="minorEastAsia" w:cstheme="minorBidi"/>
              <w:noProof/>
              <w:rPrChange w:id="408" w:author="Arthur Parmentier" w:date="2020-06-07T15:27:00Z">
                <w:rPr>
                  <w:del w:id="409" w:author="Arthur Parmentier" w:date="2020-05-14T13:28:00Z"/>
                  <w:rFonts w:eastAsiaTheme="minorEastAsia" w:cstheme="minorBidi"/>
                  <w:noProof/>
                  <w:lang w:val="fr-FR"/>
                </w:rPr>
              </w:rPrChange>
            </w:rPr>
          </w:pPr>
          <w:del w:id="410" w:author="Arthur Parmentier" w:date="2020-05-14T13:28:00Z">
            <w:r w:rsidRPr="007C437A" w:rsidDel="00BA3828">
              <w:rPr>
                <w:rPrChange w:id="41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12" w:author="Arthur Parmentier" w:date="2020-06-07T15:27:00Z">
                  <w:rPr>
                    <w:rFonts w:eastAsiaTheme="minorEastAsia" w:cstheme="minorBidi"/>
                    <w:b w:val="0"/>
                    <w:bCs w:val="0"/>
                    <w:noProof/>
                    <w:lang w:val="fr-FR"/>
                  </w:rPr>
                </w:rPrChange>
              </w:rPr>
              <w:tab/>
            </w:r>
            <w:r w:rsidRPr="007C437A" w:rsidDel="00BA3828">
              <w:rPr>
                <w:rPrChange w:id="413"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rPrChange w:id="418" w:author="Arthur Parmentier" w:date="2020-06-07T15:27:00Z">
                  <w:rPr>
                    <w:rStyle w:val="Lienhypertexte"/>
                    <w:noProof/>
                  </w:rPr>
                </w:rPrChange>
              </w:rPr>
              <w:delText>1.</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rPrChange w:id="420"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rPrChange w:id="425" w:author="Arthur Parmentier" w:date="2020-06-07T15:27:00Z">
                  <w:rPr>
                    <w:rStyle w:val="Lienhypertexte"/>
                    <w:noProof/>
                  </w:rPr>
                </w:rPrChange>
              </w:rPr>
              <w:delText>2.</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rPrChange w:id="427"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rPrChange w:id="432" w:author="Arthur Parmentier" w:date="2020-06-07T15:27:00Z">
                  <w:rPr>
                    <w:rStyle w:val="Lienhypertexte"/>
                    <w:noProof/>
                  </w:rPr>
                </w:rPrChange>
              </w:rPr>
              <w:delText>3.</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rPrChange w:id="434"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35" w:author="Arthur Parmentier" w:date="2020-05-14T13:28:00Z"/>
              <w:rFonts w:eastAsiaTheme="minorEastAsia" w:cstheme="minorBidi"/>
              <w:noProof/>
              <w:sz w:val="22"/>
              <w:szCs w:val="22"/>
              <w:rPrChange w:id="436" w:author="Arthur Parmentier" w:date="2020-06-07T15:27:00Z">
                <w:rPr>
                  <w:del w:id="437" w:author="Arthur Parmentier" w:date="2020-05-14T13:28:00Z"/>
                  <w:rFonts w:eastAsiaTheme="minorEastAsia" w:cstheme="minorBidi"/>
                  <w:noProof/>
                  <w:sz w:val="22"/>
                  <w:szCs w:val="22"/>
                  <w:lang w:val="fr-FR"/>
                </w:rPr>
              </w:rPrChange>
            </w:rPr>
          </w:pPr>
          <w:del w:id="438" w:author="Arthur Parmentier" w:date="2020-05-14T13:28:00Z">
            <w:r w:rsidRPr="007C437A" w:rsidDel="00BA3828">
              <w:rPr>
                <w:rPrChange w:id="439" w:author="Arthur Parmentier" w:date="2020-06-07T15:27:00Z">
                  <w:rPr>
                    <w:rStyle w:val="Lienhypertexte"/>
                    <w:noProof/>
                  </w:rPr>
                </w:rPrChange>
              </w:rPr>
              <w:delText>4.</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rPrChange w:id="441"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42" w:author="Arthur Parmentier" w:date="2020-05-14T13:28:00Z"/>
              <w:rFonts w:eastAsiaTheme="minorEastAsia" w:cstheme="minorBidi"/>
              <w:noProof/>
              <w:sz w:val="22"/>
              <w:szCs w:val="22"/>
              <w:rPrChange w:id="443" w:author="Arthur Parmentier" w:date="2020-06-07T15:27:00Z">
                <w:rPr>
                  <w:del w:id="444" w:author="Arthur Parmentier" w:date="2020-05-14T13:28:00Z"/>
                  <w:rFonts w:eastAsiaTheme="minorEastAsia" w:cstheme="minorBidi"/>
                  <w:noProof/>
                  <w:sz w:val="22"/>
                  <w:szCs w:val="22"/>
                  <w:lang w:val="fr-FR"/>
                </w:rPr>
              </w:rPrChange>
            </w:rPr>
          </w:pPr>
          <w:del w:id="445" w:author="Arthur Parmentier" w:date="2020-05-14T13:28:00Z">
            <w:r w:rsidRPr="007C437A" w:rsidDel="00BA3828">
              <w:rPr>
                <w:rPrChange w:id="446"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447" w:author="Arthur Parmentier" w:date="2020-06-07T15:27:00Z">
                  <w:rPr>
                    <w:rFonts w:eastAsiaTheme="minorEastAsia" w:cstheme="minorBidi"/>
                    <w:b w:val="0"/>
                    <w:bCs w:val="0"/>
                    <w:i w:val="0"/>
                    <w:iCs w:val="0"/>
                    <w:noProof/>
                    <w:lang w:val="fr-FR"/>
                  </w:rPr>
                </w:rPrChange>
              </w:rPr>
              <w:tab/>
            </w:r>
            <w:r w:rsidRPr="007C437A" w:rsidDel="00BA3828">
              <w:rPr>
                <w:rPrChange w:id="448"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49" w:author="Arthur Parmentier" w:date="2020-05-14T13:28:00Z"/>
              <w:rFonts w:eastAsiaTheme="minorEastAsia" w:cstheme="minorBidi"/>
              <w:noProof/>
              <w:rPrChange w:id="450" w:author="Arthur Parmentier" w:date="2020-06-07T15:27:00Z">
                <w:rPr>
                  <w:del w:id="451" w:author="Arthur Parmentier" w:date="2020-05-14T13:28:00Z"/>
                  <w:rFonts w:eastAsiaTheme="minorEastAsia" w:cstheme="minorBidi"/>
                  <w:noProof/>
                  <w:lang w:val="fr-FR"/>
                </w:rPr>
              </w:rPrChange>
            </w:rPr>
          </w:pPr>
          <w:del w:id="452" w:author="Arthur Parmentier" w:date="2020-05-14T13:28:00Z">
            <w:r w:rsidRPr="007C437A" w:rsidDel="00BA3828">
              <w:rPr>
                <w:rPrChange w:id="45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54" w:author="Arthur Parmentier" w:date="2020-06-07T15:27:00Z">
                  <w:rPr>
                    <w:rFonts w:eastAsiaTheme="minorEastAsia" w:cstheme="minorBidi"/>
                    <w:b w:val="0"/>
                    <w:bCs w:val="0"/>
                    <w:noProof/>
                    <w:lang w:val="fr-FR"/>
                  </w:rPr>
                </w:rPrChange>
              </w:rPr>
              <w:tab/>
            </w:r>
            <w:r w:rsidRPr="007C437A" w:rsidDel="00BA3828">
              <w:rPr>
                <w:rPrChange w:id="455"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56" w:author="Arthur Parmentier" w:date="2020-05-14T13:28:00Z"/>
              <w:rFonts w:eastAsiaTheme="minorEastAsia" w:cstheme="minorBidi"/>
              <w:noProof/>
              <w:rPrChange w:id="457" w:author="Arthur Parmentier" w:date="2020-06-07T15:27:00Z">
                <w:rPr>
                  <w:del w:id="458" w:author="Arthur Parmentier" w:date="2020-05-14T13:28:00Z"/>
                  <w:rFonts w:eastAsiaTheme="minorEastAsia" w:cstheme="minorBidi"/>
                  <w:noProof/>
                  <w:lang w:val="fr-FR"/>
                </w:rPr>
              </w:rPrChange>
            </w:rPr>
          </w:pPr>
          <w:del w:id="459" w:author="Arthur Parmentier" w:date="2020-05-14T13:28:00Z">
            <w:r w:rsidRPr="007C437A" w:rsidDel="00BA3828">
              <w:rPr>
                <w:rPrChange w:id="460"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61" w:author="Arthur Parmentier" w:date="2020-06-07T15:27:00Z">
                  <w:rPr>
                    <w:rFonts w:eastAsiaTheme="minorEastAsia" w:cstheme="minorBidi"/>
                    <w:b w:val="0"/>
                    <w:bCs w:val="0"/>
                    <w:noProof/>
                    <w:lang w:val="fr-FR"/>
                  </w:rPr>
                </w:rPrChange>
              </w:rPr>
              <w:tab/>
            </w:r>
            <w:r w:rsidRPr="007C437A" w:rsidDel="00BA3828">
              <w:rPr>
                <w:rPrChange w:id="462"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rPrChange w:id="467"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8" w:author="Arthur Parmentier" w:date="2020-06-07T15:27:00Z">
                  <w:rPr>
                    <w:rFonts w:eastAsiaTheme="minorEastAsia" w:cstheme="minorBidi"/>
                    <w:b w:val="0"/>
                    <w:bCs w:val="0"/>
                    <w:noProof/>
                    <w:lang w:val="fr-FR"/>
                  </w:rPr>
                </w:rPrChange>
              </w:rPr>
              <w:tab/>
            </w:r>
            <w:r w:rsidRPr="007C437A" w:rsidDel="00BA3828">
              <w:rPr>
                <w:rPrChange w:id="469"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70" w:author="Arthur Parmentier" w:date="2020-05-14T13:28:00Z"/>
              <w:rFonts w:eastAsiaTheme="minorEastAsia" w:cstheme="minorBidi"/>
              <w:noProof/>
              <w:rPrChange w:id="471" w:author="Arthur Parmentier" w:date="2020-06-07T15:27:00Z">
                <w:rPr>
                  <w:del w:id="472" w:author="Arthur Parmentier" w:date="2020-05-14T13:28:00Z"/>
                  <w:rFonts w:eastAsiaTheme="minorEastAsia" w:cstheme="minorBidi"/>
                  <w:noProof/>
                  <w:lang w:val="fr-FR"/>
                </w:rPr>
              </w:rPrChange>
            </w:rPr>
          </w:pPr>
          <w:del w:id="473" w:author="Arthur Parmentier" w:date="2020-05-14T13:28:00Z">
            <w:r w:rsidRPr="007C437A" w:rsidDel="00BA3828">
              <w:rPr>
                <w:rPrChange w:id="474"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75" w:author="Arthur Parmentier" w:date="2020-06-07T15:27:00Z">
                  <w:rPr>
                    <w:rFonts w:eastAsiaTheme="minorEastAsia" w:cstheme="minorBidi"/>
                    <w:b w:val="0"/>
                    <w:bCs w:val="0"/>
                    <w:noProof/>
                    <w:lang w:val="fr-FR"/>
                  </w:rPr>
                </w:rPrChange>
              </w:rPr>
              <w:tab/>
            </w:r>
            <w:r w:rsidRPr="007C437A" w:rsidDel="00BA3828">
              <w:rPr>
                <w:rPrChange w:id="476"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77" w:author="Arthur Parmentier" w:date="2020-05-14T13:28:00Z"/>
              <w:rFonts w:eastAsiaTheme="minorEastAsia" w:cstheme="minorBidi"/>
              <w:noProof/>
              <w:rPrChange w:id="478" w:author="Arthur Parmentier" w:date="2020-06-07T15:27:00Z">
                <w:rPr>
                  <w:del w:id="479" w:author="Arthur Parmentier" w:date="2020-05-14T13:28:00Z"/>
                  <w:rFonts w:eastAsiaTheme="minorEastAsia" w:cstheme="minorBidi"/>
                  <w:noProof/>
                  <w:lang w:val="fr-FR"/>
                </w:rPr>
              </w:rPrChange>
            </w:rPr>
          </w:pPr>
          <w:del w:id="480" w:author="Arthur Parmentier" w:date="2020-05-14T13:28:00Z">
            <w:r w:rsidRPr="007C437A" w:rsidDel="00BA3828">
              <w:rPr>
                <w:rPrChange w:id="481"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482" w:author="Arthur Parmentier" w:date="2020-06-07T15:27:00Z">
                  <w:rPr>
                    <w:rFonts w:eastAsiaTheme="minorEastAsia" w:cstheme="minorBidi"/>
                    <w:b w:val="0"/>
                    <w:bCs w:val="0"/>
                    <w:noProof/>
                    <w:lang w:val="fr-FR"/>
                  </w:rPr>
                </w:rPrChange>
              </w:rPr>
              <w:tab/>
            </w:r>
            <w:r w:rsidRPr="007C437A" w:rsidDel="00BA3828">
              <w:rPr>
                <w:rPrChange w:id="483"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84" w:author="Arthur Parmentier" w:date="2020-05-14T13:28:00Z"/>
              <w:rFonts w:eastAsiaTheme="minorEastAsia" w:cstheme="minorBidi"/>
              <w:noProof/>
              <w:rPrChange w:id="485" w:author="Arthur Parmentier" w:date="2020-06-07T15:27:00Z">
                <w:rPr>
                  <w:del w:id="486" w:author="Arthur Parmentier" w:date="2020-05-14T13:28:00Z"/>
                  <w:rFonts w:eastAsiaTheme="minorEastAsia" w:cstheme="minorBidi"/>
                  <w:noProof/>
                  <w:lang w:val="fr-FR"/>
                </w:rPr>
              </w:rPrChange>
            </w:rPr>
          </w:pPr>
          <w:del w:id="487" w:author="Arthur Parmentier" w:date="2020-05-14T13:28:00Z">
            <w:r w:rsidRPr="007C437A" w:rsidDel="00BA3828">
              <w:rPr>
                <w:rPrChange w:id="488"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489" w:author="Arthur Parmentier" w:date="2020-06-07T15:27:00Z">
                  <w:rPr>
                    <w:rFonts w:eastAsiaTheme="minorEastAsia" w:cstheme="minorBidi"/>
                    <w:b w:val="0"/>
                    <w:bCs w:val="0"/>
                    <w:noProof/>
                    <w:lang w:val="fr-FR"/>
                  </w:rPr>
                </w:rPrChange>
              </w:rPr>
              <w:tab/>
            </w:r>
            <w:r w:rsidRPr="007C437A" w:rsidDel="00BA3828">
              <w:rPr>
                <w:rPrChange w:id="490"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91" w:author="Arthur Parmentier" w:date="2020-05-14T13:28:00Z"/>
              <w:rFonts w:eastAsiaTheme="minorEastAsia" w:cstheme="minorBidi"/>
              <w:noProof/>
              <w:rPrChange w:id="492" w:author="Arthur Parmentier" w:date="2020-06-07T15:27:00Z">
                <w:rPr>
                  <w:del w:id="493" w:author="Arthur Parmentier" w:date="2020-05-14T13:28:00Z"/>
                  <w:rFonts w:eastAsiaTheme="minorEastAsia" w:cstheme="minorBidi"/>
                  <w:noProof/>
                  <w:lang w:val="fr-FR"/>
                </w:rPr>
              </w:rPrChange>
            </w:rPr>
          </w:pPr>
          <w:del w:id="494" w:author="Arthur Parmentier" w:date="2020-05-14T13:28:00Z">
            <w:r w:rsidRPr="007C437A" w:rsidDel="00BA3828">
              <w:rPr>
                <w:rPrChange w:id="495"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496" w:author="Arthur Parmentier" w:date="2020-06-07T15:27:00Z">
                  <w:rPr>
                    <w:rFonts w:eastAsiaTheme="minorEastAsia" w:cstheme="minorBidi"/>
                    <w:b w:val="0"/>
                    <w:bCs w:val="0"/>
                    <w:noProof/>
                    <w:lang w:val="fr-FR"/>
                  </w:rPr>
                </w:rPrChange>
              </w:rPr>
              <w:tab/>
            </w:r>
            <w:r w:rsidRPr="007C437A" w:rsidDel="00BA3828">
              <w:rPr>
                <w:rPrChange w:id="497"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98" w:author="Arthur Parmentier" w:date="2020-05-14T13:28:00Z"/>
              <w:rFonts w:eastAsiaTheme="minorEastAsia" w:cstheme="minorBidi"/>
              <w:noProof/>
              <w:rPrChange w:id="499" w:author="Arthur Parmentier" w:date="2020-06-07T15:27:00Z">
                <w:rPr>
                  <w:del w:id="500" w:author="Arthur Parmentier" w:date="2020-05-14T13:28:00Z"/>
                  <w:rFonts w:eastAsiaTheme="minorEastAsia" w:cstheme="minorBidi"/>
                  <w:noProof/>
                  <w:lang w:val="fr-FR"/>
                </w:rPr>
              </w:rPrChange>
            </w:rPr>
          </w:pPr>
          <w:del w:id="501" w:author="Arthur Parmentier" w:date="2020-05-14T13:28:00Z">
            <w:r w:rsidRPr="007C437A" w:rsidDel="00BA3828">
              <w:rPr>
                <w:rPrChange w:id="502"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503" w:author="Arthur Parmentier" w:date="2020-06-07T15:27:00Z">
                  <w:rPr>
                    <w:rFonts w:eastAsiaTheme="minorEastAsia" w:cstheme="minorBidi"/>
                    <w:b w:val="0"/>
                    <w:bCs w:val="0"/>
                    <w:noProof/>
                    <w:lang w:val="fr-FR"/>
                  </w:rPr>
                </w:rPrChange>
              </w:rPr>
              <w:tab/>
            </w:r>
            <w:r w:rsidRPr="007C437A" w:rsidDel="00BA3828">
              <w:rPr>
                <w:rPrChange w:id="504"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505" w:author="Arthur Parmentier" w:date="2020-05-14T13:28:00Z"/>
              <w:rFonts w:eastAsiaTheme="minorEastAsia" w:cstheme="minorBidi"/>
              <w:noProof/>
              <w:sz w:val="22"/>
              <w:szCs w:val="22"/>
              <w:rPrChange w:id="506" w:author="Arthur Parmentier" w:date="2020-06-07T15:27:00Z">
                <w:rPr>
                  <w:del w:id="507" w:author="Arthur Parmentier" w:date="2020-05-14T13:28:00Z"/>
                  <w:rFonts w:eastAsiaTheme="minorEastAsia" w:cstheme="minorBidi"/>
                  <w:noProof/>
                  <w:sz w:val="22"/>
                  <w:szCs w:val="22"/>
                  <w:lang w:val="fr-FR"/>
                </w:rPr>
              </w:rPrChange>
            </w:rPr>
          </w:pPr>
          <w:del w:id="508" w:author="Arthur Parmentier" w:date="2020-05-14T13:28:00Z">
            <w:r w:rsidRPr="007C437A" w:rsidDel="00BA3828">
              <w:rPr>
                <w:rPrChange w:id="509"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510" w:author="Arthur Parmentier" w:date="2020-06-07T15:27:00Z">
                  <w:rPr>
                    <w:rFonts w:eastAsiaTheme="minorEastAsia" w:cstheme="minorBidi"/>
                    <w:b w:val="0"/>
                    <w:bCs w:val="0"/>
                    <w:i w:val="0"/>
                    <w:iCs w:val="0"/>
                    <w:noProof/>
                    <w:lang w:val="fr-FR"/>
                  </w:rPr>
                </w:rPrChange>
              </w:rPr>
              <w:tab/>
            </w:r>
            <w:r w:rsidRPr="007C437A" w:rsidDel="00BA3828">
              <w:rPr>
                <w:rPrChange w:id="511"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rPrChange w:id="516"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517" w:author="Arthur Parmentier" w:date="2020-06-07T15:27:00Z">
                  <w:rPr>
                    <w:rFonts w:eastAsiaTheme="minorEastAsia" w:cstheme="minorBidi"/>
                    <w:b w:val="0"/>
                    <w:bCs w:val="0"/>
                    <w:noProof/>
                    <w:lang w:val="fr-FR"/>
                  </w:rPr>
                </w:rPrChange>
              </w:rPr>
              <w:tab/>
            </w:r>
            <w:r w:rsidRPr="007C437A" w:rsidDel="00BA3828">
              <w:rPr>
                <w:rPrChange w:id="518"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519" w:author="Arthur Parmentier" w:date="2020-05-14T13:28:00Z"/>
              <w:rFonts w:eastAsiaTheme="minorEastAsia" w:cstheme="minorBidi"/>
              <w:noProof/>
              <w:rPrChange w:id="520" w:author="Arthur Parmentier" w:date="2020-06-07T15:27:00Z">
                <w:rPr>
                  <w:del w:id="521" w:author="Arthur Parmentier" w:date="2020-05-14T13:28:00Z"/>
                  <w:rFonts w:eastAsiaTheme="minorEastAsia" w:cstheme="minorBidi"/>
                  <w:noProof/>
                  <w:lang w:val="fr-FR"/>
                </w:rPr>
              </w:rPrChange>
            </w:rPr>
          </w:pPr>
          <w:del w:id="522" w:author="Arthur Parmentier" w:date="2020-05-14T13:28:00Z">
            <w:r w:rsidRPr="007C437A" w:rsidDel="00BA3828">
              <w:rPr>
                <w:rPrChange w:id="52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24" w:author="Arthur Parmentier" w:date="2020-06-07T15:27:00Z">
                  <w:rPr>
                    <w:rFonts w:eastAsiaTheme="minorEastAsia" w:cstheme="minorBidi"/>
                    <w:b w:val="0"/>
                    <w:bCs w:val="0"/>
                    <w:noProof/>
                    <w:lang w:val="fr-FR"/>
                  </w:rPr>
                </w:rPrChange>
              </w:rPr>
              <w:tab/>
            </w:r>
            <w:r w:rsidRPr="007C437A" w:rsidDel="00BA3828">
              <w:rPr>
                <w:rPrChange w:id="525"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526" w:author="Arthur Parmentier" w:date="2020-05-14T13:28:00Z"/>
              <w:rFonts w:eastAsiaTheme="minorEastAsia" w:cstheme="minorBidi"/>
              <w:noProof/>
              <w:rPrChange w:id="527" w:author="Arthur Parmentier" w:date="2020-06-07T15:27:00Z">
                <w:rPr>
                  <w:del w:id="528" w:author="Arthur Parmentier" w:date="2020-05-14T13:28:00Z"/>
                  <w:rFonts w:eastAsiaTheme="minorEastAsia" w:cstheme="minorBidi"/>
                  <w:noProof/>
                  <w:lang w:val="fr-FR"/>
                </w:rPr>
              </w:rPrChange>
            </w:rPr>
          </w:pPr>
          <w:del w:id="529" w:author="Arthur Parmentier" w:date="2020-05-14T13:28:00Z">
            <w:r w:rsidRPr="007C437A" w:rsidDel="00BA3828">
              <w:rPr>
                <w:rPrChange w:id="530"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531" w:author="Arthur Parmentier" w:date="2020-06-07T15:27:00Z">
                  <w:rPr>
                    <w:rFonts w:eastAsiaTheme="minorEastAsia" w:cstheme="minorBidi"/>
                    <w:b w:val="0"/>
                    <w:bCs w:val="0"/>
                    <w:noProof/>
                    <w:lang w:val="fr-FR"/>
                  </w:rPr>
                </w:rPrChange>
              </w:rPr>
              <w:tab/>
            </w:r>
            <w:r w:rsidRPr="007C437A" w:rsidDel="00BA3828">
              <w:rPr>
                <w:rPrChange w:id="532"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33" w:author="Arthur Parmentier" w:date="2020-05-14T13:28:00Z"/>
              <w:rFonts w:eastAsiaTheme="minorEastAsia" w:cstheme="minorBidi"/>
              <w:noProof/>
              <w:sz w:val="22"/>
              <w:szCs w:val="22"/>
              <w:rPrChange w:id="534" w:author="Arthur Parmentier" w:date="2020-06-07T15:27:00Z">
                <w:rPr>
                  <w:del w:id="535" w:author="Arthur Parmentier" w:date="2020-05-14T13:28:00Z"/>
                  <w:rFonts w:eastAsiaTheme="minorEastAsia" w:cstheme="minorBidi"/>
                  <w:noProof/>
                  <w:sz w:val="22"/>
                  <w:szCs w:val="22"/>
                  <w:lang w:val="fr-FR"/>
                </w:rPr>
              </w:rPrChange>
            </w:rPr>
          </w:pPr>
          <w:del w:id="536" w:author="Arthur Parmentier" w:date="2020-05-14T13:28:00Z">
            <w:r w:rsidRPr="007C437A" w:rsidDel="00BA3828">
              <w:rPr>
                <w:rPrChange w:id="537"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538" w:author="Arthur Parmentier" w:date="2020-06-07T15:27:00Z">
                  <w:rPr>
                    <w:rFonts w:eastAsiaTheme="minorEastAsia" w:cstheme="minorBidi"/>
                    <w:b w:val="0"/>
                    <w:bCs w:val="0"/>
                    <w:i w:val="0"/>
                    <w:iCs w:val="0"/>
                    <w:noProof/>
                    <w:lang w:val="fr-FR"/>
                  </w:rPr>
                </w:rPrChange>
              </w:rPr>
              <w:tab/>
            </w:r>
            <w:r w:rsidRPr="007C437A" w:rsidDel="00BA3828">
              <w:rPr>
                <w:rPrChange w:id="539"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540" w:author="Arthur Parmentier" w:date="2020-06-07T15:27:00Z">
                <w:rPr/>
              </w:rPrChange>
            </w:rPr>
            <w:fldChar w:fldCharType="end"/>
          </w:r>
        </w:p>
      </w:sdtContent>
    </w:sdt>
    <w:p w:rsidR="00C225D0" w:rsidRDefault="00C225D0">
      <w:pPr>
        <w:rPr>
          <w:ins w:id="541" w:author="Arthur Parmentier" w:date="2020-06-07T19:22:00Z"/>
        </w:rPr>
      </w:pPr>
      <w:ins w:id="542" w:author="Arthur Parmentier" w:date="2020-06-07T19:22:00Z">
        <w:r>
          <w:br w:type="page"/>
        </w:r>
      </w:ins>
    </w:p>
    <w:p w:rsidR="001261FF" w:rsidRPr="007C437A" w:rsidDel="00B46F48" w:rsidRDefault="001261FF" w:rsidP="00E6654A">
      <w:pPr>
        <w:rPr>
          <w:del w:id="543" w:author="Arthur Parmentier" w:date="2020-06-07T19:22:00Z"/>
        </w:rPr>
      </w:pPr>
      <w:bookmarkStart w:id="544" w:name="_Toc42549975"/>
      <w:bookmarkStart w:id="545" w:name="_Toc42550068"/>
      <w:bookmarkEnd w:id="544"/>
      <w:bookmarkEnd w:id="545"/>
    </w:p>
    <w:p w:rsidR="00AC57DD" w:rsidRPr="007C437A" w:rsidRDefault="00BD621B" w:rsidP="00E6654A">
      <w:pPr>
        <w:pStyle w:val="Titre1"/>
      </w:pPr>
      <w:bookmarkStart w:id="546" w:name="_Toc40025928"/>
      <w:bookmarkStart w:id="547" w:name="_Toc42550069"/>
      <w:bookmarkStart w:id="548" w:name="_Toc39912163"/>
      <w:r w:rsidRPr="007C437A">
        <w:t>A brief history of Soundpainting</w:t>
      </w:r>
      <w:bookmarkEnd w:id="546"/>
      <w:bookmarkEnd w:id="547"/>
    </w:p>
    <w:p w:rsidR="00F20CBC" w:rsidRPr="007C437A" w:rsidRDefault="006840DA">
      <w:pPr>
        <w:pStyle w:val="Titre2"/>
      </w:pPr>
      <w:bookmarkStart w:id="549" w:name="_Toc40025929"/>
      <w:bookmarkStart w:id="550" w:name="_Toc42550070"/>
      <w:r w:rsidRPr="007C437A">
        <w:t>Back in Woodstock 1974</w:t>
      </w:r>
      <w:r w:rsidR="009F19C2" w:rsidRPr="007C437A">
        <w:t>: emergence in emergency</w:t>
      </w:r>
      <w:bookmarkEnd w:id="549"/>
      <w:bookmarkEnd w:id="550"/>
    </w:p>
    <w:p w:rsidR="000027F3" w:rsidRPr="007C437A" w:rsidDel="00765D65" w:rsidRDefault="000027F3" w:rsidP="00E6654A">
      <w:pPr>
        <w:rPr>
          <w:del w:id="551" w:author="Arthur Parmentier" w:date="2020-06-06T14:57:00Z"/>
        </w:rPr>
      </w:pPr>
      <w:del w:id="552"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6654A">
      <w:pPr>
        <w:rPr>
          <w:ins w:id="553" w:author="Arthur Parmentier" w:date="2020-06-06T14:49:00Z"/>
          <w:rStyle w:val="Lienhypertexte"/>
          <w:u w:val="none"/>
        </w:rPr>
      </w:pPr>
      <w:del w:id="554" w:author="Arthur Parmentier" w:date="2020-06-06T14:57:00Z">
        <w:r w:rsidRPr="007C437A" w:rsidDel="00765D65">
          <w:rPr>
            <w:rPrChange w:id="555"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56"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57" w:author="Arthur Parmentier" w:date="2020-06-07T15:27:00Z">
              <w:rPr>
                <w:rStyle w:val="Lienhypertexte"/>
              </w:rPr>
            </w:rPrChange>
          </w:rPr>
          <w:fldChar w:fldCharType="end"/>
        </w:r>
      </w:del>
      <w:ins w:id="558" w:author="Arthur Parmentier" w:date="2020-06-06T14:41:00Z">
        <w:r w:rsidR="00682B61" w:rsidRPr="007C437A">
          <w:rPr>
            <w:rStyle w:val="Lienhypertexte"/>
            <w:u w:val="none"/>
          </w:rPr>
          <w:t xml:space="preserve">The </w:t>
        </w:r>
      </w:ins>
      <w:ins w:id="559" w:author="Arthur Parmentier" w:date="2020-06-06T14:42:00Z">
        <w:r w:rsidR="00682B61" w:rsidRPr="007C437A">
          <w:rPr>
            <w:rStyle w:val="Lienhypertexte"/>
            <w:u w:val="none"/>
          </w:rPr>
          <w:t>emergence of SP is well documented by its creator Walter Thompson</w:t>
        </w:r>
      </w:ins>
      <w:ins w:id="560" w:author="Arthur Parmentier" w:date="2020-06-06T14:48:00Z">
        <w:r w:rsidR="00682B61" w:rsidRPr="007C437A">
          <w:rPr>
            <w:rStyle w:val="Lienhypertexte"/>
            <w:u w:val="none"/>
          </w:rPr>
          <w:t xml:space="preserve"> in the first SP workbook “Soundpainting, The Art of Live Com</w:t>
        </w:r>
      </w:ins>
      <w:ins w:id="561" w:author="Arthur Parmentier" w:date="2020-06-06T14:49:00Z">
        <w:r w:rsidR="00682B61" w:rsidRPr="007C437A">
          <w:rPr>
            <w:rStyle w:val="Lienhypertexte"/>
            <w:u w:val="none"/>
          </w:rPr>
          <w:t>position” (Walter Thompson, 2006):</w:t>
        </w:r>
      </w:ins>
    </w:p>
    <w:p w:rsidR="00682B61" w:rsidRPr="007C437A" w:rsidRDefault="00682B61">
      <w:pPr>
        <w:pStyle w:val="Citation"/>
        <w:rPr>
          <w:ins w:id="562" w:author="Arthur Parmentier" w:date="2020-06-06T14:53:00Z"/>
          <w:rPrChange w:id="563" w:author="Arthur Parmentier" w:date="2020-06-07T15:27:00Z">
            <w:rPr>
              <w:ins w:id="564" w:author="Arthur Parmentier" w:date="2020-06-06T14:53:00Z"/>
              <w:lang w:val="fr-FR"/>
            </w:rPr>
          </w:rPrChange>
        </w:rPr>
        <w:pPrChange w:id="565" w:author="Arthur Parmentier" w:date="2020-06-06T14:53:00Z">
          <w:pPr>
            <w:spacing w:before="100" w:beforeAutospacing="1" w:after="100" w:afterAutospacing="1" w:line="240" w:lineRule="auto"/>
          </w:pPr>
        </w:pPrChange>
      </w:pPr>
      <w:ins w:id="566" w:author="Arthur Parmentier" w:date="2020-06-06T14:53:00Z">
        <w:r w:rsidRPr="007C437A">
          <w:rPr>
            <w:rPrChange w:id="567"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68" w:author="Arthur Parmentier" w:date="2020-06-06T14:53:00Z"/>
          <w:rPrChange w:id="569" w:author="Arthur Parmentier" w:date="2020-06-07T15:27:00Z">
            <w:rPr>
              <w:ins w:id="570" w:author="Arthur Parmentier" w:date="2020-06-06T14:53:00Z"/>
              <w:lang w:val="fr-FR"/>
            </w:rPr>
          </w:rPrChange>
        </w:rPr>
        <w:pPrChange w:id="571" w:author="Arthur Parmentier" w:date="2020-06-06T14:53:00Z">
          <w:pPr>
            <w:spacing w:after="0" w:line="240" w:lineRule="auto"/>
          </w:pPr>
        </w:pPrChange>
      </w:pPr>
      <w:ins w:id="572" w:author="Arthur Parmentier" w:date="2020-06-06T14:53:00Z">
        <w:r w:rsidRPr="007C437A">
          <w:rPr>
            <w:rPrChange w:id="573"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74" w:author="Arthur Parmentier" w:date="2020-06-06T14:53:00Z"/>
          <w:rPrChange w:id="575" w:author="Arthur Parmentier" w:date="2020-06-07T15:27:00Z">
            <w:rPr>
              <w:ins w:id="576" w:author="Arthur Parmentier" w:date="2020-06-06T14:53:00Z"/>
              <w:lang w:val="fr-FR"/>
            </w:rPr>
          </w:rPrChange>
        </w:rPr>
        <w:pPrChange w:id="577" w:author="Arthur Parmentier" w:date="2020-06-06T14:53:00Z">
          <w:pPr>
            <w:spacing w:before="100" w:beforeAutospacing="1" w:after="100" w:afterAutospacing="1" w:line="240" w:lineRule="auto"/>
          </w:pPr>
        </w:pPrChange>
      </w:pPr>
      <w:ins w:id="578" w:author="Arthur Parmentier" w:date="2020-06-06T14:53:00Z">
        <w:r w:rsidRPr="007C437A">
          <w:rPr>
            <w:rPrChange w:id="579"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765D65">
      <w:pPr>
        <w:pStyle w:val="Citation"/>
        <w:rPr>
          <w:ins w:id="580" w:author="Arthur Parmentier" w:date="2020-06-06T14:53:00Z"/>
          <w:rPrChange w:id="581" w:author="Arthur Parmentier" w:date="2020-06-07T15:27:00Z">
            <w:rPr>
              <w:ins w:id="582" w:author="Arthur Parmentier" w:date="2020-06-06T14:53:00Z"/>
              <w:lang w:val="fr-FR"/>
            </w:rPr>
          </w:rPrChange>
        </w:rPr>
      </w:pPr>
      <w:ins w:id="583" w:author="Arthur Parmentier" w:date="2020-06-06T14:53:00Z">
        <w:r w:rsidRPr="007C437A">
          <w:rPr>
            <w:rPrChange w:id="584"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some of his signs. Trumpet 2 was soloing and during his solo Thompson asked one of the other trumpet players to create a repetitive background behind the soloist and </w:t>
        </w:r>
        <w:r w:rsidRPr="007C437A">
          <w:rPr>
            <w:rPrChange w:id="585" w:author="Arthur Parmentier" w:date="2020-06-07T15:27:00Z">
              <w:rPr>
                <w:lang w:val="fr-FR"/>
              </w:rPr>
            </w:rPrChange>
          </w:rPr>
          <w:lastRenderedPageBreak/>
          <w:t>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765D65">
      <w:pPr>
        <w:rPr>
          <w:ins w:id="586" w:author="Arthur Parmentier" w:date="2020-06-06T15:08:00Z"/>
          <w:rPrChange w:id="587" w:author="Arthur Parmentier" w:date="2020-06-07T15:27:00Z">
            <w:rPr>
              <w:ins w:id="588" w:author="Arthur Parmentier" w:date="2020-06-06T15:08:00Z"/>
              <w:lang w:val="fr-FR"/>
            </w:rPr>
          </w:rPrChange>
        </w:rPr>
      </w:pPr>
      <w:ins w:id="589" w:author="Arthur Parmentier" w:date="2020-06-06T14:58:00Z">
        <w:r w:rsidRPr="007C437A">
          <w:rPr>
            <w:rPrChange w:id="590" w:author="Arthur Parmentier" w:date="2020-06-07T15:27:00Z">
              <w:rPr>
                <w:lang w:val="fr-FR"/>
              </w:rPr>
            </w:rPrChange>
          </w:rPr>
          <w:t xml:space="preserve">One important remark is that </w:t>
        </w:r>
      </w:ins>
      <w:ins w:id="591" w:author="Arthur Parmentier" w:date="2020-06-06T14:56:00Z">
        <w:r w:rsidRPr="007C437A">
          <w:rPr>
            <w:rPrChange w:id="592" w:author="Arthur Parmentier" w:date="2020-06-07T15:27:00Z">
              <w:rPr>
                <w:lang w:val="fr-FR"/>
              </w:rPr>
            </w:rPrChange>
          </w:rPr>
          <w:t>SP has emerged in emergency.</w:t>
        </w:r>
      </w:ins>
      <w:ins w:id="593" w:author="Arthur Parmentier" w:date="2020-06-06T15:03:00Z">
        <w:r w:rsidR="002827FA" w:rsidRPr="007C437A">
          <w:rPr>
            <w:rPrChange w:id="594" w:author="Arthur Parmentier" w:date="2020-06-07T15:27:00Z">
              <w:rPr>
                <w:lang w:val="fr-FR"/>
              </w:rPr>
            </w:rPrChange>
          </w:rPr>
          <w:t xml:space="preserve"> At the opposite of oral and written languages that we know ha</w:t>
        </w:r>
      </w:ins>
      <w:ins w:id="595" w:author="Arthur Parmentier" w:date="2020-06-06T15:04:00Z">
        <w:r w:rsidR="002827FA" w:rsidRPr="007C437A">
          <w:rPr>
            <w:rPrChange w:id="596" w:author="Arthur Parmentier" w:date="2020-06-07T15:27:00Z">
              <w:rPr>
                <w:lang w:val="fr-FR"/>
              </w:rPr>
            </w:rPrChange>
          </w:rPr>
          <w:t xml:space="preserve">ve emerged and </w:t>
        </w:r>
      </w:ins>
      <w:ins w:id="597" w:author="Arthur Parmentier" w:date="2020-06-07T15:27:00Z">
        <w:r w:rsidR="00F14388" w:rsidRPr="007C437A">
          <w:t>developed</w:t>
        </w:r>
      </w:ins>
      <w:ins w:id="598" w:author="Arthur Parmentier" w:date="2020-06-06T15:04:00Z">
        <w:r w:rsidR="002827FA" w:rsidRPr="007C437A">
          <w:rPr>
            <w:rPrChange w:id="599" w:author="Arthur Parmentier" w:date="2020-06-07T15:27:00Z">
              <w:rPr>
                <w:lang w:val="fr-FR"/>
              </w:rPr>
            </w:rPrChange>
          </w:rPr>
          <w:t xml:space="preserve"> in </w:t>
        </w:r>
      </w:ins>
      <w:ins w:id="600" w:author="Arthur Parmentier" w:date="2020-06-07T15:27:00Z">
        <w:r w:rsidR="00F14388" w:rsidRPr="007C437A">
          <w:t>thousands</w:t>
        </w:r>
      </w:ins>
      <w:ins w:id="601" w:author="Arthur Parmentier" w:date="2020-06-06T15:04:00Z">
        <w:r w:rsidR="002827FA" w:rsidRPr="007C437A">
          <w:rPr>
            <w:rPrChange w:id="602" w:author="Arthur Parmentier" w:date="2020-06-07T15:27:00Z">
              <w:rPr>
                <w:lang w:val="fr-FR"/>
              </w:rPr>
            </w:rPrChange>
          </w:rPr>
          <w:t xml:space="preserve"> of years, </w:t>
        </w:r>
      </w:ins>
      <w:ins w:id="603" w:author="Arthur Parmentier" w:date="2020-06-06T15:00:00Z">
        <w:r w:rsidRPr="007C437A">
          <w:rPr>
            <w:rPrChange w:id="604" w:author="Arthur Parmentier" w:date="2020-06-07T15:27:00Z">
              <w:rPr>
                <w:lang w:val="fr-FR"/>
              </w:rPr>
            </w:rPrChange>
          </w:rPr>
          <w:t xml:space="preserve">Thompson had to construct signs </w:t>
        </w:r>
      </w:ins>
      <w:ins w:id="605" w:author="Arthur Parmentier" w:date="2020-06-06T15:04:00Z">
        <w:r w:rsidR="002827FA" w:rsidRPr="007C437A">
          <w:rPr>
            <w:rPrChange w:id="606" w:author="Arthur Parmentier" w:date="2020-06-07T15:27:00Z">
              <w:rPr>
                <w:lang w:val="fr-FR"/>
              </w:rPr>
            </w:rPrChange>
          </w:rPr>
          <w:t xml:space="preserve">and a syntax </w:t>
        </w:r>
      </w:ins>
      <w:ins w:id="607" w:author="Arthur Parmentier" w:date="2020-06-06T15:00:00Z">
        <w:r w:rsidRPr="007C437A">
          <w:rPr>
            <w:rPrChange w:id="608" w:author="Arthur Parmentier" w:date="2020-06-07T15:27:00Z">
              <w:rPr>
                <w:lang w:val="fr-FR"/>
              </w:rPr>
            </w:rPrChange>
          </w:rPr>
          <w:t>that he thought the orchestra would understand</w:t>
        </w:r>
      </w:ins>
      <w:ins w:id="609" w:author="Arthur Parmentier" w:date="2020-06-06T15:07:00Z">
        <w:r w:rsidR="00DF2693" w:rsidRPr="007C437A">
          <w:rPr>
            <w:rPrChange w:id="610" w:author="Arthur Parmentier" w:date="2020-06-07T15:27:00Z">
              <w:rPr>
                <w:lang w:val="fr-FR"/>
              </w:rPr>
            </w:rPrChange>
          </w:rPr>
          <w:t xml:space="preserve"> </w:t>
        </w:r>
      </w:ins>
      <w:ins w:id="611" w:author="Arthur Parmentier" w:date="2020-06-06T15:03:00Z">
        <w:r w:rsidR="0090325B" w:rsidRPr="007C437A">
          <w:rPr>
            <w:rPrChange w:id="612" w:author="Arthur Parmentier" w:date="2020-06-07T15:27:00Z">
              <w:rPr>
                <w:lang w:val="fr-FR"/>
              </w:rPr>
            </w:rPrChange>
          </w:rPr>
          <w:t>on the fly</w:t>
        </w:r>
      </w:ins>
      <w:ins w:id="613" w:author="Arthur Parmentier" w:date="2020-06-06T15:07:00Z">
        <w:r w:rsidR="00DF2693" w:rsidRPr="007C437A">
          <w:rPr>
            <w:rPrChange w:id="614" w:author="Arthur Parmentier" w:date="2020-06-07T15:27:00Z">
              <w:rPr>
                <w:lang w:val="fr-FR"/>
              </w:rPr>
            </w:rPrChange>
          </w:rPr>
          <w:t xml:space="preserve"> without being able to d</w:t>
        </w:r>
      </w:ins>
      <w:ins w:id="615" w:author="Arthur Parmentier" w:date="2020-06-06T15:08:00Z">
        <w:r w:rsidR="00DF2693" w:rsidRPr="007C437A">
          <w:rPr>
            <w:rPrChange w:id="616" w:author="Arthur Parmentier" w:date="2020-06-07T15:27:00Z">
              <w:rPr>
                <w:lang w:val="fr-FR"/>
              </w:rPr>
            </w:rPrChange>
          </w:rPr>
          <w:t xml:space="preserve">iscuss prior conventions. </w:t>
        </w:r>
      </w:ins>
    </w:p>
    <w:p w:rsidR="00765D65" w:rsidRDefault="00DF2693">
      <w:pPr>
        <w:rPr>
          <w:ins w:id="617" w:author="Arthur Parmentier" w:date="2020-06-07T19:15:00Z"/>
        </w:rPr>
      </w:pPr>
      <w:ins w:id="618" w:author="Arthur Parmentier" w:date="2020-06-06T15:08:00Z">
        <w:r w:rsidRPr="007C437A">
          <w:rPr>
            <w:rPrChange w:id="619" w:author="Arthur Parmentier" w:date="2020-06-07T15:27:00Z">
              <w:rPr>
                <w:lang w:val="fr-FR"/>
              </w:rPr>
            </w:rPrChange>
          </w:rPr>
          <w:t xml:space="preserve">Even though later, signs were discussed and learned </w:t>
        </w:r>
      </w:ins>
      <w:ins w:id="620" w:author="Arthur Parmentier" w:date="2020-06-06T15:09:00Z">
        <w:r w:rsidRPr="007C437A">
          <w:rPr>
            <w:rPrChange w:id="621" w:author="Arthur Parmentier" w:date="2020-06-07T15:27:00Z">
              <w:rPr>
                <w:lang w:val="fr-FR"/>
              </w:rPr>
            </w:rPrChange>
          </w:rPr>
          <w:t xml:space="preserve">with </w:t>
        </w:r>
      </w:ins>
      <w:ins w:id="622" w:author="Arthur Parmentier" w:date="2020-06-06T15:08:00Z">
        <w:r w:rsidRPr="007C437A">
          <w:rPr>
            <w:rPrChange w:id="623" w:author="Arthur Parmentier" w:date="2020-06-07T15:27:00Z">
              <w:rPr>
                <w:lang w:val="fr-FR"/>
              </w:rPr>
            </w:rPrChange>
          </w:rPr>
          <w:t>convention</w:t>
        </w:r>
      </w:ins>
      <w:ins w:id="624" w:author="Arthur Parmentier" w:date="2020-06-06T15:09:00Z">
        <w:r w:rsidRPr="007C437A">
          <w:rPr>
            <w:rPrChange w:id="625" w:author="Arthur Parmentier" w:date="2020-06-07T15:27:00Z">
              <w:rPr>
                <w:lang w:val="fr-FR"/>
              </w:rPr>
            </w:rPrChange>
          </w:rPr>
          <w:t>s</w:t>
        </w:r>
      </w:ins>
      <w:ins w:id="626" w:author="Arthur Parmentier" w:date="2020-06-06T15:08:00Z">
        <w:r w:rsidRPr="007C437A">
          <w:rPr>
            <w:rPrChange w:id="627" w:author="Arthur Parmentier" w:date="2020-06-07T15:27:00Z">
              <w:rPr>
                <w:lang w:val="fr-FR"/>
              </w:rPr>
            </w:rPrChange>
          </w:rPr>
          <w:t xml:space="preserve">, </w:t>
        </w:r>
      </w:ins>
      <w:ins w:id="628" w:author="Arthur Parmentier" w:date="2020-06-06T15:13:00Z">
        <w:r w:rsidR="00784AD2" w:rsidRPr="007C437A">
          <w:rPr>
            <w:rPrChange w:id="629" w:author="Arthur Parmentier" w:date="2020-06-07T15:27:00Z">
              <w:rPr>
                <w:lang w:val="fr-FR"/>
              </w:rPr>
            </w:rPrChange>
          </w:rPr>
          <w:t xml:space="preserve">the fact that signs </w:t>
        </w:r>
      </w:ins>
      <w:ins w:id="630" w:author="Arthur Parmentier" w:date="2020-06-06T15:14:00Z">
        <w:r w:rsidR="00784AD2" w:rsidRPr="007C437A">
          <w:rPr>
            <w:rPrChange w:id="631" w:author="Arthur Parmentier" w:date="2020-06-07T15:27:00Z">
              <w:rPr>
                <w:lang w:val="fr-FR"/>
              </w:rPr>
            </w:rPrChange>
          </w:rPr>
          <w:t xml:space="preserve">must be learned and understood </w:t>
        </w:r>
      </w:ins>
      <w:ins w:id="632" w:author="Arthur Parmentier" w:date="2020-06-06T15:18:00Z">
        <w:r w:rsidR="00784AD2" w:rsidRPr="007C437A">
          <w:rPr>
            <w:rPrChange w:id="633" w:author="Arthur Parmentier" w:date="2020-06-07T15:27:00Z">
              <w:rPr>
                <w:lang w:val="fr-FR"/>
              </w:rPr>
            </w:rPrChange>
          </w:rPr>
          <w:t>quickly had important consequences that will discuss later.</w:t>
        </w:r>
      </w:ins>
    </w:p>
    <w:p w:rsidR="00951A39" w:rsidRPr="007C437A" w:rsidRDefault="00951A39">
      <w:ins w:id="634" w:author="Arthur Parmentier" w:date="2020-06-07T19:20:00Z">
        <w:r>
          <w:t>What Thompson describes is what turned out to be the</w:t>
        </w:r>
      </w:ins>
      <w:ins w:id="635" w:author="Arthur Parmentier" w:date="2020-06-07T19:16:00Z">
        <w:r>
          <w:t xml:space="preserve"> most common configuration</w:t>
        </w:r>
      </w:ins>
      <w:ins w:id="636" w:author="Arthur Parmentier" w:date="2020-06-07T19:20:00Z">
        <w:r>
          <w:t xml:space="preserve"> of</w:t>
        </w:r>
      </w:ins>
      <w:ins w:id="637" w:author="Arthur Parmentier" w:date="2020-06-07T19:16:00Z">
        <w:r>
          <w:t xml:space="preserve"> </w:t>
        </w:r>
      </w:ins>
      <w:ins w:id="638" w:author="Arthur Parmentier" w:date="2020-06-07T19:21:00Z">
        <w:r w:rsidR="00F127C5">
          <w:t>SP:</w:t>
        </w:r>
        <w:r>
          <w:t xml:space="preserve"> </w:t>
        </w:r>
      </w:ins>
      <w:ins w:id="639" w:author="Arthur Parmentier" w:date="2020-06-07T19:16:00Z">
        <w:r>
          <w:t>a single composer</w:t>
        </w:r>
      </w:ins>
      <w:ins w:id="640" w:author="Arthur Parmentier" w:date="2020-06-07T19:21:00Z">
        <w:r>
          <w:t xml:space="preserve"> (sometimes a few)</w:t>
        </w:r>
      </w:ins>
      <w:ins w:id="641" w:author="Arthur Parmentier" w:date="2020-06-07T19:16:00Z">
        <w:r>
          <w:t xml:space="preserve"> that faces an orchestra of performers. The soundp</w:t>
        </w:r>
      </w:ins>
      <w:ins w:id="642" w:author="Arthur Parmentier" w:date="2020-06-07T19:17:00Z">
        <w:r>
          <w:t xml:space="preserve">ainter creates requests to the performers using the sign language in real-time, during the performance. </w:t>
        </w:r>
      </w:ins>
      <w:ins w:id="643" w:author="Arthur Parmentier" w:date="2020-06-07T19:18:00Z">
        <w:r>
          <w:t xml:space="preserve">At the exception of two signs, the performers do not sign to the composer but rather propose </w:t>
        </w:r>
      </w:ins>
      <w:ins w:id="644" w:author="Arthur Parmentier" w:date="2020-06-07T19:19:00Z">
        <w:r>
          <w:t>material that he will shape and compose with.</w:t>
        </w:r>
      </w:ins>
    </w:p>
    <w:p w:rsidR="00915AFD" w:rsidRPr="007C437A" w:rsidRDefault="00A938B2">
      <w:pPr>
        <w:pStyle w:val="Titre2"/>
      </w:pPr>
      <w:bookmarkStart w:id="645" w:name="_Toc42550071"/>
      <w:bookmarkStart w:id="646" w:name="_Toc40025930"/>
      <w:ins w:id="647" w:author="Arthur Parmentier" w:date="2020-05-14T14:10:00Z">
        <w:r w:rsidRPr="007C437A">
          <w:t>Developments</w:t>
        </w:r>
      </w:ins>
      <w:bookmarkEnd w:id="645"/>
      <w:del w:id="648" w:author="Arthur Parmentier" w:date="2020-05-14T14:10:00Z">
        <w:r w:rsidR="00915AFD" w:rsidRPr="007C437A" w:rsidDel="00A938B2">
          <w:delText>A new</w:delText>
        </w:r>
      </w:del>
      <w:del w:id="649" w:author="Arthur Parmentier" w:date="2020-05-14T14:09:00Z">
        <w:r w:rsidR="00915AFD" w:rsidRPr="007C437A" w:rsidDel="00706FFA">
          <w:delText xml:space="preserve"> form</w:delText>
        </w:r>
      </w:del>
      <w:del w:id="650" w:author="Arthur Parmentier" w:date="2020-05-14T14:10:00Z">
        <w:r w:rsidR="00915AFD" w:rsidRPr="007C437A" w:rsidDel="00A938B2">
          <w:delText xml:space="preserve"> of c</w:delText>
        </w:r>
      </w:del>
      <w:del w:id="651" w:author="Arthur Parmentier" w:date="2020-05-14T14:11:00Z">
        <w:r w:rsidR="00915AFD" w:rsidRPr="007C437A" w:rsidDel="00A938B2">
          <w:delText>omposition</w:delText>
        </w:r>
      </w:del>
      <w:bookmarkEnd w:id="646"/>
    </w:p>
    <w:p w:rsidR="00486FDC" w:rsidRPr="007C437A" w:rsidDel="00A938B2" w:rsidRDefault="00486FDC">
      <w:pPr>
        <w:pStyle w:val="Titre3"/>
        <w:rPr>
          <w:del w:id="652" w:author="Arthur Parmentier" w:date="2020-05-14T14:10:00Z"/>
        </w:rPr>
      </w:pPr>
      <w:bookmarkStart w:id="653" w:name="_Toc40025931"/>
      <w:del w:id="654" w:author="Arthur Parmentier" w:date="2020-05-14T14:10:00Z">
        <w:r w:rsidRPr="007C437A" w:rsidDel="00A938B2">
          <w:delText>Sign language: from cultural concepts to performance</w:delText>
        </w:r>
        <w:bookmarkStart w:id="655" w:name="_Toc40363654"/>
        <w:bookmarkStart w:id="656" w:name="_Toc40363717"/>
        <w:bookmarkStart w:id="657" w:name="_Toc40431426"/>
        <w:bookmarkStart w:id="658" w:name="_Toc41067154"/>
        <w:bookmarkStart w:id="659" w:name="_Toc42258969"/>
        <w:bookmarkStart w:id="660" w:name="_Toc42259046"/>
        <w:bookmarkStart w:id="661" w:name="_Toc42449720"/>
        <w:bookmarkStart w:id="662" w:name="_Toc42449802"/>
        <w:bookmarkStart w:id="663" w:name="_Toc42549979"/>
        <w:bookmarkStart w:id="664" w:name="_Toc42550072"/>
        <w:bookmarkEnd w:id="653"/>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rsidP="00E6654A">
      <w:pPr>
        <w:rPr>
          <w:del w:id="665" w:author="Arthur Parmentier" w:date="2020-05-14T14:10:00Z"/>
        </w:rPr>
      </w:pPr>
      <w:del w:id="666"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67" w:name="_Toc40363655"/>
        <w:bookmarkStart w:id="668" w:name="_Toc40363718"/>
        <w:bookmarkStart w:id="669" w:name="_Toc40431427"/>
        <w:bookmarkStart w:id="670" w:name="_Toc41067155"/>
        <w:bookmarkStart w:id="671" w:name="_Toc42258970"/>
        <w:bookmarkStart w:id="672" w:name="_Toc42259047"/>
        <w:bookmarkStart w:id="673" w:name="_Toc42449721"/>
        <w:bookmarkStart w:id="674" w:name="_Toc42449803"/>
        <w:bookmarkStart w:id="675" w:name="_Toc42549980"/>
        <w:bookmarkStart w:id="676" w:name="_Toc42550073"/>
        <w:bookmarkEnd w:id="667"/>
        <w:bookmarkEnd w:id="668"/>
        <w:bookmarkEnd w:id="669"/>
        <w:bookmarkEnd w:id="670"/>
        <w:bookmarkEnd w:id="671"/>
        <w:bookmarkEnd w:id="672"/>
        <w:bookmarkEnd w:id="673"/>
        <w:bookmarkEnd w:id="674"/>
        <w:bookmarkEnd w:id="675"/>
        <w:bookmarkEnd w:id="676"/>
      </w:del>
    </w:p>
    <w:p w:rsidR="00665CB4" w:rsidRPr="007C437A" w:rsidDel="00A938B2" w:rsidRDefault="00665CB4" w:rsidP="00E6654A">
      <w:pPr>
        <w:rPr>
          <w:del w:id="677" w:author="Arthur Parmentier" w:date="2020-05-14T14:10:00Z"/>
        </w:rPr>
      </w:pPr>
      <w:del w:id="678" w:author="Arthur Parmentier" w:date="2020-05-14T14:10:00Z">
        <w:r w:rsidRPr="007C437A" w:rsidDel="00A938B2">
          <w:delText xml:space="preserve">Develop cultural aspects examples. </w:delText>
        </w:r>
        <w:bookmarkStart w:id="679" w:name="_Toc40363656"/>
        <w:bookmarkStart w:id="680" w:name="_Toc40363719"/>
        <w:bookmarkStart w:id="681" w:name="_Toc40431428"/>
        <w:bookmarkStart w:id="682" w:name="_Toc41067156"/>
        <w:bookmarkStart w:id="683" w:name="_Toc42258971"/>
        <w:bookmarkStart w:id="684" w:name="_Toc42259048"/>
        <w:bookmarkStart w:id="685" w:name="_Toc42449722"/>
        <w:bookmarkStart w:id="686" w:name="_Toc42449804"/>
        <w:bookmarkStart w:id="687" w:name="_Toc42549981"/>
        <w:bookmarkStart w:id="688" w:name="_Toc42550074"/>
        <w:bookmarkEnd w:id="679"/>
        <w:bookmarkEnd w:id="680"/>
        <w:bookmarkEnd w:id="681"/>
        <w:bookmarkEnd w:id="682"/>
        <w:bookmarkEnd w:id="683"/>
        <w:bookmarkEnd w:id="684"/>
        <w:bookmarkEnd w:id="685"/>
        <w:bookmarkEnd w:id="686"/>
        <w:bookmarkEnd w:id="687"/>
        <w:bookmarkEnd w:id="688"/>
      </w:del>
    </w:p>
    <w:p w:rsidR="00486FDC" w:rsidRPr="007C437A" w:rsidDel="00A938B2" w:rsidRDefault="00486FDC" w:rsidP="00E6654A">
      <w:pPr>
        <w:rPr>
          <w:del w:id="689" w:author="Arthur Parmentier" w:date="2020-05-14T14:10:00Z"/>
        </w:rPr>
      </w:pPr>
      <w:del w:id="690" w:author="Arthur Parmentier" w:date="2020-05-14T14:10:00Z">
        <w:r w:rsidRPr="007C437A" w:rsidDel="00A938B2">
          <w:delText xml:space="preserve">Q: Is it only a mere translation of old concepts into a more efficient sign/gestural </w:delText>
        </w:r>
      </w:del>
      <w:del w:id="691" w:author="Arthur Parmentier" w:date="2020-05-13T09:25:00Z">
        <w:r w:rsidRPr="007C437A" w:rsidDel="00990A90">
          <w:delText>langage</w:delText>
        </w:r>
      </w:del>
      <w:del w:id="692" w:author="Arthur Parmentier" w:date="2020-05-14T14:10:00Z">
        <w:r w:rsidRPr="007C437A" w:rsidDel="00A938B2">
          <w:delText>? A: no. It also has emergent properties (think of shapeline).</w:delText>
        </w:r>
        <w:bookmarkStart w:id="693" w:name="_Toc40363657"/>
        <w:bookmarkStart w:id="694" w:name="_Toc40363720"/>
        <w:bookmarkStart w:id="695" w:name="_Toc40431429"/>
        <w:bookmarkStart w:id="696" w:name="_Toc41067157"/>
        <w:bookmarkStart w:id="697" w:name="_Toc42258972"/>
        <w:bookmarkStart w:id="698" w:name="_Toc42259049"/>
        <w:bookmarkStart w:id="699" w:name="_Toc42449723"/>
        <w:bookmarkStart w:id="700" w:name="_Toc42449805"/>
        <w:bookmarkStart w:id="701" w:name="_Toc42549982"/>
        <w:bookmarkStart w:id="702" w:name="_Toc42550075"/>
        <w:bookmarkEnd w:id="693"/>
        <w:bookmarkEnd w:id="694"/>
        <w:bookmarkEnd w:id="695"/>
        <w:bookmarkEnd w:id="696"/>
        <w:bookmarkEnd w:id="697"/>
        <w:bookmarkEnd w:id="698"/>
        <w:bookmarkEnd w:id="699"/>
        <w:bookmarkEnd w:id="700"/>
        <w:bookmarkEnd w:id="701"/>
        <w:bookmarkEnd w:id="702"/>
      </w:del>
    </w:p>
    <w:p w:rsidR="00486FDC" w:rsidRPr="007C437A" w:rsidRDefault="00915AFD">
      <w:pPr>
        <w:pStyle w:val="Titre3"/>
      </w:pPr>
      <w:bookmarkStart w:id="703" w:name="_Toc40025932"/>
      <w:bookmarkStart w:id="704" w:name="_Toc42550076"/>
      <w:r w:rsidRPr="007C437A">
        <w:t>A m</w:t>
      </w:r>
      <w:r w:rsidR="003706BA" w:rsidRPr="007C437A">
        <w:t>ultidisciplinary language</w:t>
      </w:r>
      <w:bookmarkEnd w:id="703"/>
      <w:bookmarkEnd w:id="704"/>
    </w:p>
    <w:p w:rsidR="007F1E08" w:rsidRDefault="001875CF" w:rsidP="00E6654A">
      <w:pPr>
        <w:rPr>
          <w:ins w:id="705" w:author="Arthur Parmentier" w:date="2020-06-07T18:47:00Z"/>
        </w:rPr>
      </w:pPr>
      <w:ins w:id="706" w:author="Arthur Parmentier" w:date="2020-06-06T15:41:00Z">
        <w:r w:rsidRPr="007C437A">
          <w:t xml:space="preserve">One of the most important development of SP </w:t>
        </w:r>
      </w:ins>
      <w:ins w:id="707" w:author="Arthur Parmentier" w:date="2020-06-06T15:47:00Z">
        <w:r w:rsidR="00AC50C0" w:rsidRPr="007C437A">
          <w:t xml:space="preserve">in the 90’s and later </w:t>
        </w:r>
      </w:ins>
      <w:ins w:id="708" w:author="Arthur Parmentier" w:date="2020-06-06T15:41:00Z">
        <w:r w:rsidRPr="007C437A">
          <w:t xml:space="preserve">is </w:t>
        </w:r>
      </w:ins>
      <w:ins w:id="709" w:author="Arthur Parmentier" w:date="2020-06-06T15:42:00Z">
        <w:r w:rsidRPr="007C437A">
          <w:t xml:space="preserve">its use with several disciplines: </w:t>
        </w:r>
      </w:ins>
      <w:ins w:id="710" w:author="Arthur Parmentier" w:date="2020-06-06T15:43:00Z">
        <w:r w:rsidRPr="007C437A">
          <w:t xml:space="preserve">music, dance, acting, </w:t>
        </w:r>
      </w:ins>
      <w:ins w:id="711" w:author="Arthur Parmentier" w:date="2020-06-06T15:44:00Z">
        <w:r w:rsidR="00BA026A" w:rsidRPr="007C437A">
          <w:t xml:space="preserve">all visual arts, sculpture… </w:t>
        </w:r>
      </w:ins>
      <w:ins w:id="712" w:author="Arthur Parmentier" w:date="2020-06-06T15:45:00Z">
        <w:r w:rsidR="00BA026A" w:rsidRPr="007C437A">
          <w:t xml:space="preserve">Recently, SP was </w:t>
        </w:r>
      </w:ins>
      <w:ins w:id="713" w:author="Arthur Parmentier" w:date="2020-06-07T19:23:00Z">
        <w:r w:rsidR="00582372">
          <w:t xml:space="preserve">even </w:t>
        </w:r>
      </w:ins>
      <w:ins w:id="714" w:author="Arthur Parmentier" w:date="2020-06-06T15:45:00Z">
        <w:r w:rsidR="00BA026A" w:rsidRPr="007C437A">
          <w:t>used to control a swarm of drones</w:t>
        </w:r>
        <w:r w:rsidR="00BA026A" w:rsidRPr="007C437A">
          <w:rPr>
            <w:rStyle w:val="Appelnotedebasdep"/>
          </w:rPr>
          <w:footnoteReference w:id="1"/>
        </w:r>
      </w:ins>
      <w:ins w:id="728" w:author="Arthur Parmentier" w:date="2020-06-07T19:24:00Z">
        <w:r w:rsidR="00D15826">
          <w:t xml:space="preserve">, showing the </w:t>
        </w:r>
      </w:ins>
      <w:ins w:id="729" w:author="Arthur Parmentier" w:date="2020-06-07T19:25:00Z">
        <w:r w:rsidR="00D15826">
          <w:t>diversity of instruments and disciplines it can be meaningful to.</w:t>
        </w:r>
      </w:ins>
    </w:p>
    <w:p w:rsidR="00E06654" w:rsidRDefault="00E06654" w:rsidP="00E06654">
      <w:pPr>
        <w:rPr>
          <w:ins w:id="730" w:author="Arthur Parmentier" w:date="2020-06-07T18:49:00Z"/>
        </w:rPr>
      </w:pPr>
      <w:ins w:id="731" w:author="Arthur Parmentier" w:date="2020-06-07T18:47:00Z">
        <w:r>
          <w:t xml:space="preserve">Walter explains </w:t>
        </w:r>
      </w:ins>
      <w:ins w:id="732" w:author="Arthur Parmentier" w:date="2020-06-07T18:49:00Z">
        <w:r>
          <w:t xml:space="preserve">that “Performers first learning Soundpainting won’t relate it to any specific discipline because of its multidisciplinary applications. </w:t>
        </w:r>
      </w:ins>
      <w:ins w:id="733" w:author="Arthur Parmentier" w:date="2020-06-07T18:50:00Z">
        <w:r>
          <w:t>[He]</w:t>
        </w:r>
      </w:ins>
      <w:ins w:id="734"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35" w:author="Arthur Parmentier" w:date="2020-06-07T18:50:00Z">
        <w:r w:rsidR="008E2F19">
          <w:t>”</w:t>
        </w:r>
      </w:ins>
    </w:p>
    <w:p w:rsidR="00E06654" w:rsidRDefault="008E2F19" w:rsidP="00E06654">
      <w:pPr>
        <w:rPr>
          <w:ins w:id="736" w:author="Arthur Parmentier" w:date="2020-06-07T18:51:00Z"/>
        </w:rPr>
      </w:pPr>
      <w:ins w:id="737" w:author="Arthur Parmentier" w:date="2020-06-07T18:50:00Z">
        <w:r>
          <w:t>To the question “</w:t>
        </w:r>
      </w:ins>
      <w:ins w:id="738" w:author="Arthur Parmentier" w:date="2020-06-07T18:49:00Z">
        <w:r w:rsidR="00E06654">
          <w:t>Are all your gestures intended to be interpretable by both musicians and dancers?</w:t>
        </w:r>
      </w:ins>
      <w:ins w:id="739" w:author="Arthur Parmentier" w:date="2020-06-07T18:50:00Z">
        <w:r>
          <w:t>”, he answers: “</w:t>
        </w:r>
      </w:ins>
      <w:ins w:id="740" w:author="Arthur Parmentier" w:date="2020-06-07T18:49:00Z">
        <w:r w:rsidR="00E06654">
          <w:t xml:space="preserve">Yes. That is to say, all the Sculpting gestures – the gestures indicating what content to be </w:t>
        </w:r>
        <w:r w:rsidR="00E06654">
          <w:lastRenderedPageBreak/>
          <w:t>performed. Of course, there are gestures such as C Major 7 Chord and Jump that are obviously discipline-specific but most of the gestures traverse the disciplines.</w:t>
        </w:r>
      </w:ins>
      <w:ins w:id="741" w:author="Arthur Parmentier" w:date="2020-06-07T18:50:00Z">
        <w:r>
          <w:t>”</w:t>
        </w:r>
        <w:r w:rsidR="000953B3">
          <w:rPr>
            <w:rStyle w:val="Appelnotedebasdep"/>
          </w:rPr>
          <w:footnoteReference w:id="2"/>
        </w:r>
      </w:ins>
    </w:p>
    <w:p w:rsidR="00736EF4" w:rsidRPr="007C437A" w:rsidRDefault="008538C8" w:rsidP="00E06654">
      <w:pPr>
        <w:rPr>
          <w:ins w:id="743" w:author="Arthur Parmentier" w:date="2020-06-06T15:19:00Z"/>
        </w:rPr>
      </w:pPr>
      <w:ins w:id="744" w:author="Arthur Parmentier" w:date="2020-06-07T18:51:00Z">
        <w:r>
          <w:t xml:space="preserve">The </w:t>
        </w:r>
      </w:ins>
      <w:ins w:id="745" w:author="Arthur Parmentier" w:date="2020-06-07T19:25:00Z">
        <w:r w:rsidR="00352C06">
          <w:t xml:space="preserve">multi-disciplinary component of SP is now at the core of its </w:t>
        </w:r>
      </w:ins>
      <w:ins w:id="746"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6654A">
      <w:pPr>
        <w:rPr>
          <w:del w:id="747" w:author="Arthur Parmentier" w:date="2020-06-06T15:47:00Z"/>
        </w:rPr>
      </w:pPr>
      <w:del w:id="748" w:author="Arthur Parmentier" w:date="2020-06-06T15:47:00Z">
        <w:r w:rsidRPr="007C437A" w:rsidDel="00AC50C0">
          <w:delText>SP not limited to music performance. Signs started to be created by W himself from 90+ for multidisciplinary performance.</w:delText>
        </w:r>
        <w:bookmarkStart w:id="749" w:name="_Toc42449725"/>
        <w:bookmarkStart w:id="750" w:name="_Toc42449807"/>
        <w:bookmarkStart w:id="751" w:name="_Toc42549984"/>
        <w:bookmarkStart w:id="752" w:name="_Toc42550077"/>
        <w:bookmarkEnd w:id="749"/>
        <w:bookmarkEnd w:id="750"/>
        <w:bookmarkEnd w:id="751"/>
        <w:bookmarkEnd w:id="752"/>
      </w:del>
    </w:p>
    <w:p w:rsidR="00C75BE3" w:rsidRDefault="00C75BE3">
      <w:pPr>
        <w:pStyle w:val="Titre3"/>
        <w:rPr>
          <w:ins w:id="753" w:author="Arthur Parmentier" w:date="2020-06-07T18:02:00Z"/>
        </w:rPr>
      </w:pPr>
      <w:bookmarkStart w:id="754" w:name="_Toc40025933"/>
      <w:bookmarkStart w:id="755" w:name="_Toc42550078"/>
      <w:r w:rsidRPr="007C437A">
        <w:t xml:space="preserve">Fertility in Europe, </w:t>
      </w:r>
      <w:r w:rsidR="00ED2072" w:rsidRPr="007C437A">
        <w:t xml:space="preserve">worldwide </w:t>
      </w:r>
      <w:r w:rsidRPr="007C437A">
        <w:t>spread</w:t>
      </w:r>
      <w:r w:rsidR="00ED2072" w:rsidRPr="007C437A">
        <w:t xml:space="preserve"> in </w:t>
      </w:r>
      <w:del w:id="756" w:author="Arthur Parmentier" w:date="2020-06-07T17:56:00Z">
        <w:r w:rsidR="00ED2072" w:rsidRPr="007C437A" w:rsidDel="00252940">
          <w:delText xml:space="preserve">modern </w:delText>
        </w:r>
      </w:del>
      <w:ins w:id="757" w:author="Arthur Parmentier" w:date="2020-06-07T17:56:00Z">
        <w:r w:rsidR="00252940">
          <w:t>Western</w:t>
        </w:r>
        <w:r w:rsidR="00252940" w:rsidRPr="007C437A">
          <w:t xml:space="preserve"> </w:t>
        </w:r>
      </w:ins>
      <w:r w:rsidR="00ED2072" w:rsidRPr="007C437A">
        <w:t>societ</w:t>
      </w:r>
      <w:ins w:id="758" w:author="Arthur Parmentier" w:date="2020-06-07T19:27:00Z">
        <w:r w:rsidR="004E5194">
          <w:t>ies</w:t>
        </w:r>
      </w:ins>
      <w:del w:id="759" w:author="Arthur Parmentier" w:date="2020-06-07T17:57:00Z">
        <w:r w:rsidR="00ED2072" w:rsidRPr="007C437A" w:rsidDel="00252940">
          <w:delText>i</w:delText>
        </w:r>
      </w:del>
      <w:del w:id="760" w:author="Arthur Parmentier" w:date="2020-06-07T17:56:00Z">
        <w:r w:rsidR="00ED2072" w:rsidRPr="007C437A" w:rsidDel="00252940">
          <w:delText>es</w:delText>
        </w:r>
      </w:del>
      <w:bookmarkEnd w:id="754"/>
      <w:ins w:id="761" w:author="Arthur Parmentier" w:date="2020-06-06T15:57:00Z">
        <w:r w:rsidR="00FA052A" w:rsidRPr="007C437A">
          <w:t>, the constr</w:t>
        </w:r>
      </w:ins>
      <w:ins w:id="762" w:author="Arthur Parmentier" w:date="2020-06-06T15:58:00Z">
        <w:r w:rsidR="00FA052A" w:rsidRPr="007C437A">
          <w:t xml:space="preserve">uction of a community and the beginning of the </w:t>
        </w:r>
      </w:ins>
      <w:ins w:id="763" w:author="Arthur Parmentier" w:date="2020-06-06T15:59:00Z">
        <w:r w:rsidR="00FA052A" w:rsidRPr="007C437A">
          <w:t>normalization of SP</w:t>
        </w:r>
      </w:ins>
      <w:bookmarkEnd w:id="755"/>
    </w:p>
    <w:p w:rsidR="00514370" w:rsidRPr="00514370" w:rsidRDefault="00514370">
      <w:pPr>
        <w:pStyle w:val="Titre4"/>
        <w:rPr>
          <w:rPrChange w:id="764" w:author="Arthur Parmentier" w:date="2020-06-07T18:02:00Z">
            <w:rPr/>
          </w:rPrChange>
        </w:rPr>
        <w:pPrChange w:id="765" w:author="Arthur Parmentier" w:date="2020-06-07T18:02:00Z">
          <w:pPr>
            <w:pStyle w:val="Titre3"/>
          </w:pPr>
        </w:pPrChange>
      </w:pPr>
      <w:ins w:id="766" w:author="Arthur Parmentier" w:date="2020-06-07T18:02:00Z">
        <w:r>
          <w:t>An important spread and growth in Western soci</w:t>
        </w:r>
      </w:ins>
      <w:ins w:id="767" w:author="Arthur Parmentier" w:date="2020-06-07T18:03:00Z">
        <w:r>
          <w:t>eties</w:t>
        </w:r>
      </w:ins>
    </w:p>
    <w:p w:rsidR="002676CA" w:rsidRPr="007C437A" w:rsidRDefault="002676CA" w:rsidP="00E6654A">
      <w:r w:rsidRPr="007C437A">
        <w:t xml:space="preserve">Walter gave his first SP workshop in Europe in the late 90’s and found a very fertile ground for </w:t>
      </w:r>
      <w:ins w:id="768" w:author="Arthur Parmentier" w:date="2020-06-07T19:28:00Z">
        <w:r w:rsidR="00AE7556">
          <w:t xml:space="preserve">the growth of </w:t>
        </w:r>
      </w:ins>
      <w:r w:rsidRPr="007C437A">
        <w:t xml:space="preserve">Soundpainting in France, which </w:t>
      </w:r>
      <w:ins w:id="769" w:author="Arthur Parmentier" w:date="2020-06-07T19:28:00Z">
        <w:r w:rsidR="00AA760B">
          <w:t>is now</w:t>
        </w:r>
      </w:ins>
      <w:del w:id="770" w:author="Arthur Parmentier" w:date="2020-06-07T19:28:00Z">
        <w:r w:rsidRPr="007C437A" w:rsidDel="00AA760B">
          <w:delText>now has</w:delText>
        </w:r>
      </w:del>
      <w:r w:rsidRPr="007C437A">
        <w:t xml:space="preserve"> probably </w:t>
      </w:r>
      <w:ins w:id="771" w:author="Arthur Parmentier" w:date="2020-06-07T19:28:00Z">
        <w:r w:rsidR="00AA760B">
          <w:t>its</w:t>
        </w:r>
      </w:ins>
      <w:del w:id="772" w:author="Arthur Parmentier" w:date="2020-06-07T19:28:00Z">
        <w:r w:rsidRPr="007C437A" w:rsidDel="00AA760B">
          <w:delText>the</w:delText>
        </w:r>
      </w:del>
      <w:r w:rsidRPr="007C437A">
        <w:t xml:space="preserve"> largest </w:t>
      </w:r>
      <w:del w:id="773" w:author="Arthur Parmentier" w:date="2020-06-07T19:28:00Z">
        <w:r w:rsidRPr="007C437A" w:rsidDel="00AA760B">
          <w:delText xml:space="preserve">SP </w:delText>
        </w:r>
      </w:del>
      <w:r w:rsidRPr="007C437A">
        <w:t>community over the world.</w:t>
      </w:r>
    </w:p>
    <w:p w:rsidR="00252940" w:rsidRDefault="009A2092" w:rsidP="00E6654A">
      <w:pPr>
        <w:rPr>
          <w:ins w:id="774" w:author="Arthur Parmentier" w:date="2020-06-07T18:03:00Z"/>
        </w:rPr>
      </w:pPr>
      <w:del w:id="775" w:author="Arthur Parmentier" w:date="2020-06-07T19:28:00Z">
        <w:r w:rsidRPr="007C437A" w:rsidDel="007B6B04">
          <w:delText xml:space="preserve">Today, </w:delText>
        </w:r>
      </w:del>
      <w:r w:rsidRPr="007C437A">
        <w:t xml:space="preserve">Soundpainting is </w:t>
      </w:r>
      <w:ins w:id="776" w:author="Arthur Parmentier" w:date="2020-06-07T19:28:00Z">
        <w:r w:rsidR="007B6B04">
          <w:t xml:space="preserve">now </w:t>
        </w:r>
      </w:ins>
      <w:r w:rsidRPr="007C437A">
        <w:t>used for on</w:t>
      </w:r>
      <w:ins w:id="777" w:author="Arthur Parmentier" w:date="2020-06-06T15:49:00Z">
        <w:r w:rsidR="00F479B2" w:rsidRPr="007C437A">
          <w:t xml:space="preserve"> </w:t>
        </w:r>
      </w:ins>
      <w:del w:id="778" w:author="Arthur Parmentier" w:date="2020-06-06T15:50:00Z">
        <w:r w:rsidRPr="007C437A" w:rsidDel="00F479B2">
          <w:delText xml:space="preserve"> </w:delText>
        </w:r>
      </w:del>
      <w:r w:rsidRPr="007C437A">
        <w:t xml:space="preserve">every </w:t>
      </w:r>
      <w:ins w:id="779" w:author="Arthur Parmentier" w:date="2020-06-06T15:50:00Z">
        <w:r w:rsidR="00F479B2" w:rsidRPr="007C437A">
          <w:t xml:space="preserve">populated </w:t>
        </w:r>
      </w:ins>
      <w:r w:rsidRPr="007C437A">
        <w:t>continent</w:t>
      </w:r>
      <w:ins w:id="780" w:author="Arthur Parmentier" w:date="2020-06-06T15:59:00Z">
        <w:r w:rsidR="00FA052A" w:rsidRPr="007C437A">
          <w:t xml:space="preserve">, especially in </w:t>
        </w:r>
      </w:ins>
      <w:ins w:id="781" w:author="Arthur Parmentier" w:date="2020-06-07T17:48:00Z">
        <w:r w:rsidR="00053756">
          <w:t>the Western world</w:t>
        </w:r>
      </w:ins>
      <w:ins w:id="782" w:author="Arthur Parmentier" w:date="2020-06-06T15:59:00Z">
        <w:r w:rsidR="00FA052A" w:rsidRPr="007C437A">
          <w:t>.</w:t>
        </w:r>
        <w:r w:rsidR="00FA052A" w:rsidRPr="007C437A">
          <w:rPr>
            <w:rStyle w:val="Appelnotedebasdep"/>
          </w:rPr>
          <w:footnoteReference w:id="3"/>
        </w:r>
      </w:ins>
      <w:ins w:id="797" w:author="Arthur Parmentier" w:date="2020-06-07T17:57:00Z">
        <w:r w:rsidR="00252940">
          <w:br/>
          <w:t>A</w:t>
        </w:r>
      </w:ins>
      <w:ins w:id="798" w:author="Arthur Parmentier" w:date="2020-06-07T17:58:00Z">
        <w:r w:rsidR="00252940">
          <w:t xml:space="preserve"> community is born around Walter Thompson</w:t>
        </w:r>
      </w:ins>
      <w:ins w:id="799" w:author="Arthur Parmentier" w:date="2020-06-07T18:00:00Z">
        <w:r w:rsidR="00F9296B">
          <w:t xml:space="preserve"> as we</w:t>
        </w:r>
      </w:ins>
      <w:ins w:id="800" w:author="Arthur Parmentier" w:date="2020-06-07T18:01:00Z">
        <w:r w:rsidR="00F9296B">
          <w:t>ll as several SP orchestras on top of the Walter Thompson</w:t>
        </w:r>
      </w:ins>
      <w:ins w:id="801" w:author="Arthur Parmentier" w:date="2020-06-07T18:02:00Z">
        <w:r w:rsidR="00F9296B">
          <w:t xml:space="preserve"> Orchestra which he started </w:t>
        </w:r>
        <w:proofErr w:type="spellStart"/>
        <w:r w:rsidR="00F9296B">
          <w:t>soundpainting</w:t>
        </w:r>
        <w:proofErr w:type="spellEnd"/>
        <w:r w:rsidR="00F9296B">
          <w:t xml:space="preserve"> with.</w:t>
        </w:r>
      </w:ins>
      <w:del w:id="802" w:author="Arthur Parmentier" w:date="2020-06-06T15:59:00Z">
        <w:r w:rsidRPr="007C437A" w:rsidDel="00FA052A">
          <w:delText xml:space="preserve"> and</w:delText>
        </w:r>
      </w:del>
    </w:p>
    <w:p w:rsidR="00514370" w:rsidRDefault="00514370">
      <w:pPr>
        <w:pStyle w:val="Titre4"/>
        <w:rPr>
          <w:ins w:id="803" w:author="Arthur Parmentier" w:date="2020-06-07T17:57:00Z"/>
        </w:rPr>
        <w:pPrChange w:id="804" w:author="Arthur Parmentier" w:date="2020-06-07T18:03:00Z">
          <w:pPr/>
        </w:pPrChange>
      </w:pPr>
      <w:ins w:id="805" w:author="Arthur Parmentier" w:date="2020-06-07T18:03:00Z">
        <w:r>
          <w:t xml:space="preserve">A living and expanding language </w:t>
        </w:r>
      </w:ins>
    </w:p>
    <w:p w:rsidR="009A2092" w:rsidRPr="007C437A" w:rsidDel="00FA052A" w:rsidRDefault="009A2092" w:rsidP="00E6654A">
      <w:pPr>
        <w:rPr>
          <w:del w:id="806" w:author="Arthur Parmentier" w:date="2020-06-06T15:55:00Z"/>
        </w:rPr>
      </w:pPr>
      <w:del w:id="807" w:author="Arthur Parmentier" w:date="2020-06-06T15:59:00Z">
        <w:r w:rsidRPr="007C437A" w:rsidDel="00FA052A">
          <w:delText xml:space="preserve"> s</w:delText>
        </w:r>
      </w:del>
      <w:ins w:id="808" w:author="Arthur Parmentier" w:date="2020-06-06T15:59:00Z">
        <w:r w:rsidR="00FA052A" w:rsidRPr="007C437A">
          <w:t>S</w:t>
        </w:r>
      </w:ins>
      <w:r w:rsidRPr="007C437A">
        <w:t xml:space="preserve">everal artists created </w:t>
      </w:r>
      <w:ins w:id="809" w:author="Arthur Parmentier" w:date="2020-06-07T19:47:00Z">
        <w:r w:rsidR="00FC5FD3">
          <w:t>new sign</w:t>
        </w:r>
      </w:ins>
      <w:ins w:id="810" w:author="Arthur Parmentier" w:date="2020-06-07T19:50:00Z">
        <w:r w:rsidR="00531407">
          <w:t>s</w:t>
        </w:r>
      </w:ins>
      <w:del w:id="811" w:author="Arthur Parmentier" w:date="2020-06-07T19:47:00Z">
        <w:r w:rsidRPr="007C437A" w:rsidDel="00FC5FD3">
          <w:delText>their own signs</w:delText>
        </w:r>
      </w:del>
      <w:r w:rsidRPr="007C437A">
        <w:t xml:space="preserve"> for the</w:t>
      </w:r>
      <w:ins w:id="812" w:author="Arthur Parmentier" w:date="2020-06-07T19:47:00Z">
        <w:r w:rsidR="00FC5FD3">
          <w:t>ir own</w:t>
        </w:r>
      </w:ins>
      <w:r w:rsidRPr="007C437A">
        <w:t xml:space="preserve"> needs</w:t>
      </w:r>
      <w:ins w:id="813" w:author="Arthur Parmentier" w:date="2020-06-06T15:51:00Z">
        <w:r w:rsidR="00912BCC" w:rsidRPr="007C437A">
          <w:t xml:space="preserve"> </w:t>
        </w:r>
      </w:ins>
      <w:ins w:id="814" w:author="Arthur Parmentier" w:date="2020-06-07T19:47:00Z">
        <w:r w:rsidR="00FC5FD3">
          <w:t>with</w:t>
        </w:r>
      </w:ins>
      <w:ins w:id="815" w:author="Arthur Parmentier" w:date="2020-06-06T15:51:00Z">
        <w:r w:rsidR="00912BCC" w:rsidRPr="007C437A">
          <w:t xml:space="preserve"> their</w:t>
        </w:r>
      </w:ins>
      <w:del w:id="816" w:author="Arthur Parmentier" w:date="2020-06-06T15:51:00Z">
        <w:r w:rsidRPr="007C437A" w:rsidDel="00912BCC">
          <w:delText xml:space="preserve"> of their own</w:delText>
        </w:r>
      </w:del>
      <w:r w:rsidRPr="007C437A">
        <w:t xml:space="preserve"> </w:t>
      </w:r>
      <w:ins w:id="817" w:author="Arthur Parmentier" w:date="2020-06-07T19:47:00Z">
        <w:r w:rsidR="00FC5FD3">
          <w:t xml:space="preserve">particular </w:t>
        </w:r>
      </w:ins>
      <w:r w:rsidRPr="007C437A">
        <w:t>group</w:t>
      </w:r>
      <w:ins w:id="818" w:author="Arthur Parmentier" w:date="2020-06-06T15:51:00Z">
        <w:r w:rsidR="00912BCC" w:rsidRPr="007C437A">
          <w:t>s</w:t>
        </w:r>
      </w:ins>
      <w:r w:rsidRPr="007C437A">
        <w:t xml:space="preserve"> </w:t>
      </w:r>
      <w:ins w:id="819" w:author="Arthur Parmentier" w:date="2020-06-06T15:52:00Z">
        <w:r w:rsidR="00912BCC" w:rsidRPr="007C437A">
          <w:t>and</w:t>
        </w:r>
      </w:ins>
      <w:del w:id="820" w:author="Arthur Parmentier" w:date="2020-06-06T15:52:00Z">
        <w:r w:rsidRPr="007C437A" w:rsidDel="00912BCC">
          <w:delText>or</w:delText>
        </w:r>
      </w:del>
      <w:r w:rsidRPr="007C437A">
        <w:t xml:space="preserve"> </w:t>
      </w:r>
      <w:ins w:id="821" w:author="Arthur Parmentier" w:date="2020-06-06T15:52:00Z">
        <w:r w:rsidR="00912BCC" w:rsidRPr="007C437A">
          <w:t xml:space="preserve">performance </w:t>
        </w:r>
      </w:ins>
      <w:r w:rsidRPr="007C437A">
        <w:t>configuration</w:t>
      </w:r>
      <w:ins w:id="822" w:author="Arthur Parmentier" w:date="2020-06-06T15:52:00Z">
        <w:r w:rsidR="00912BCC" w:rsidRPr="007C437A">
          <w:t>s</w:t>
        </w:r>
      </w:ins>
      <w:ins w:id="823" w:author="Arthur Parmentier" w:date="2020-06-07T19:50:00Z">
        <w:r w:rsidR="00FE2852">
          <w:t>: the language has evolved with the contribution of new soundpai</w:t>
        </w:r>
      </w:ins>
      <w:ins w:id="824" w:author="Arthur Parmentier" w:date="2020-06-07T19:51:00Z">
        <w:r w:rsidR="00FE2852">
          <w:t>nters, creating now more than 1500 signs</w:t>
        </w:r>
      </w:ins>
      <w:r w:rsidRPr="007C437A">
        <w:t>.</w:t>
      </w:r>
      <w:ins w:id="825" w:author="Arthur Parmentier" w:date="2020-06-07T19:51:00Z">
        <w:r w:rsidR="00FE2852">
          <w:br/>
        </w:r>
      </w:ins>
      <w:ins w:id="826" w:author="Arthur Parmentier" w:date="2020-06-06T15:52:00Z">
        <w:r w:rsidR="00B74CBB" w:rsidRPr="007C437A">
          <w:t>T</w:t>
        </w:r>
      </w:ins>
      <w:ins w:id="827" w:author="Arthur Parmentier" w:date="2020-06-06T15:53:00Z">
        <w:r w:rsidR="00B74CBB" w:rsidRPr="007C437A">
          <w:t xml:space="preserve">hompson </w:t>
        </w:r>
      </w:ins>
      <w:ins w:id="828" w:author="Arthur Parmentier" w:date="2020-06-06T15:54:00Z">
        <w:r w:rsidR="00FA052A" w:rsidRPr="007C437A">
          <w:t>is still the main figure of SP and gave himself a special role in keeping the language normalized and un</w:t>
        </w:r>
      </w:ins>
      <w:ins w:id="829" w:author="Arthur Parmentier" w:date="2020-06-06T15:55:00Z">
        <w:r w:rsidR="00FA052A" w:rsidRPr="007C437A">
          <w:t xml:space="preserve">iversal. He leads </w:t>
        </w:r>
      </w:ins>
    </w:p>
    <w:p w:rsidR="006C4B1C" w:rsidRPr="007C437A" w:rsidDel="00FA052A" w:rsidRDefault="006C4B1C" w:rsidP="00E6654A">
      <w:pPr>
        <w:rPr>
          <w:del w:id="830" w:author="Arthur Parmentier" w:date="2020-06-06T15:55:00Z"/>
        </w:rPr>
      </w:pPr>
      <w:del w:id="831" w:author="Arthur Parmentier" w:date="2020-06-06T15:55:00Z">
        <w:r w:rsidRPr="007C437A" w:rsidDel="00FA052A">
          <w:delText xml:space="preserve">Important point: W wants to make sure that the language stays normalized and universal. </w:delText>
        </w:r>
      </w:del>
      <w:ins w:id="832" w:author="Arthur Parmentier" w:date="2020-06-06T15:55:00Z">
        <w:r w:rsidR="00FA052A" w:rsidRPr="007C437A">
          <w:t>t</w:t>
        </w:r>
      </w:ins>
      <w:del w:id="833" w:author="Arthur Parmentier" w:date="2020-06-06T15:55:00Z">
        <w:r w:rsidRPr="007C437A" w:rsidDel="00FA052A">
          <w:delText>T</w:delText>
        </w:r>
      </w:del>
      <w:r w:rsidRPr="007C437A">
        <w:t>hink tanks,</w:t>
      </w:r>
      <w:ins w:id="834" w:author="Arthur Parmentier" w:date="2020-06-06T15:55:00Z">
        <w:r w:rsidR="00FA052A" w:rsidRPr="007C437A">
          <w:t xml:space="preserve"> community groups and discussions,</w:t>
        </w:r>
      </w:ins>
      <w:r w:rsidRPr="007C437A">
        <w:t xml:space="preserve"> </w:t>
      </w:r>
      <w:ins w:id="835" w:author="Arthur Parmentier" w:date="2020-06-06T15:55:00Z">
        <w:r w:rsidR="00FA052A" w:rsidRPr="007C437A">
          <w:t>the constr</w:t>
        </w:r>
      </w:ins>
      <w:ins w:id="836" w:author="Arthur Parmentier" w:date="2020-06-06T15:56:00Z">
        <w:r w:rsidR="00FA052A" w:rsidRPr="007C437A">
          <w:t xml:space="preserve">uction of </w:t>
        </w:r>
      </w:ins>
      <w:r w:rsidRPr="007C437A">
        <w:t>glossar</w:t>
      </w:r>
      <w:ins w:id="837" w:author="Arthur Parmentier" w:date="2020-06-06T15:55:00Z">
        <w:r w:rsidR="00FA052A" w:rsidRPr="007C437A">
          <w:t>ies</w:t>
        </w:r>
      </w:ins>
      <w:del w:id="838" w:author="Arthur Parmentier" w:date="2020-06-06T15:55:00Z">
        <w:r w:rsidRPr="007C437A" w:rsidDel="00FA052A">
          <w:delText>y</w:delText>
        </w:r>
      </w:del>
      <w:ins w:id="839" w:author="Arthur Parmentier" w:date="2020-06-06T15:55:00Z">
        <w:r w:rsidR="00FA052A" w:rsidRPr="007C437A">
          <w:t xml:space="preserve"> and </w:t>
        </w:r>
      </w:ins>
      <w:del w:id="840" w:author="Arthur Parmentier" w:date="2020-06-06T15:55:00Z">
        <w:r w:rsidRPr="007C437A" w:rsidDel="00FA052A">
          <w:delText>/</w:delText>
        </w:r>
      </w:del>
      <w:r w:rsidRPr="007C437A">
        <w:t>dictionar</w:t>
      </w:r>
      <w:ins w:id="841" w:author="Arthur Parmentier" w:date="2020-06-06T15:55:00Z">
        <w:r w:rsidR="00FA052A" w:rsidRPr="007C437A">
          <w:t>ies</w:t>
        </w:r>
      </w:ins>
      <w:del w:id="842" w:author="Arthur Parmentier" w:date="2020-06-06T15:55:00Z">
        <w:r w:rsidRPr="007C437A" w:rsidDel="00FA052A">
          <w:delText>y of signs, community relations…</w:delText>
        </w:r>
      </w:del>
    </w:p>
    <w:p w:rsidR="009A2092" w:rsidRPr="007C437A" w:rsidRDefault="00FA052A" w:rsidP="00E6654A">
      <w:pPr>
        <w:rPr>
          <w:ins w:id="843" w:author="Arthur Parmentier" w:date="2020-06-06T15:56:00Z"/>
        </w:rPr>
      </w:pPr>
      <w:ins w:id="844" w:author="Arthur Parmentier" w:date="2020-06-06T15:55:00Z">
        <w:r w:rsidRPr="007C437A">
          <w:t xml:space="preserve"> </w:t>
        </w:r>
      </w:ins>
      <w:ins w:id="845" w:author="Arthur Parmentier" w:date="2020-06-06T15:56:00Z">
        <w:r w:rsidRPr="007C437A">
          <w:t>where the signs</w:t>
        </w:r>
      </w:ins>
      <w:ins w:id="846" w:author="Arthur Parmentier" w:date="2020-06-06T16:29:00Z">
        <w:r w:rsidR="008030DF" w:rsidRPr="007C437A">
          <w:t>, their meanings</w:t>
        </w:r>
      </w:ins>
      <w:ins w:id="847" w:author="Arthur Parmentier" w:date="2020-06-06T15:56:00Z">
        <w:r w:rsidRPr="007C437A">
          <w:t xml:space="preserve"> and uses are discussed.</w:t>
        </w:r>
      </w:ins>
    </w:p>
    <w:p w:rsidR="00FA052A" w:rsidRPr="007C437A" w:rsidRDefault="00B3767E" w:rsidP="00E6654A">
      <w:ins w:id="848" w:author="Arthur Parmentier" w:date="2020-06-06T16:09:00Z">
        <w:r w:rsidRPr="007C437A">
          <w:t>T</w:t>
        </w:r>
      </w:ins>
      <w:ins w:id="849" w:author="Arthur Parmentier" w:date="2020-06-06T16:10:00Z">
        <w:r w:rsidRPr="007C437A">
          <w:t xml:space="preserve">wo conflictual views of on </w:t>
        </w:r>
      </w:ins>
      <w:ins w:id="850" w:author="Arthur Parmentier" w:date="2020-06-06T16:15:00Z">
        <w:r w:rsidRPr="007C437A">
          <w:t>SP</w:t>
        </w:r>
      </w:ins>
      <w:ins w:id="851" w:author="Arthur Parmentier" w:date="2020-06-06T16:10:00Z">
        <w:r w:rsidRPr="007C437A">
          <w:t xml:space="preserve"> are observed: </w:t>
        </w:r>
      </w:ins>
      <w:ins w:id="852" w:author="Arthur Parmentier" w:date="2020-06-06T16:13:00Z">
        <w:r w:rsidRPr="007C437A">
          <w:br/>
          <w:t>On one hand</w:t>
        </w:r>
      </w:ins>
      <w:ins w:id="853" w:author="Arthur Parmentier" w:date="2020-06-06T16:10:00Z">
        <w:r w:rsidRPr="007C437A">
          <w:t xml:space="preserve"> </w:t>
        </w:r>
      </w:ins>
      <w:ins w:id="854" w:author="Arthur Parmentier" w:date="2020-06-06T16:11:00Z">
        <w:r w:rsidRPr="007C437A">
          <w:t xml:space="preserve">the idea of SP as a language in constant evolution, whose rules and definitions are changing over time as people </w:t>
        </w:r>
      </w:ins>
      <w:ins w:id="855" w:author="Arthur Parmentier" w:date="2020-06-06T16:12:00Z">
        <w:r w:rsidRPr="007C437A">
          <w:t xml:space="preserve">transform </w:t>
        </w:r>
      </w:ins>
      <w:ins w:id="856" w:author="Arthur Parmentier" w:date="2020-06-06T16:11:00Z">
        <w:r w:rsidRPr="007C437A">
          <w:t xml:space="preserve">it for </w:t>
        </w:r>
      </w:ins>
      <w:ins w:id="857" w:author="Arthur Parmentier" w:date="2020-06-06T16:12:00Z">
        <w:r w:rsidRPr="007C437A">
          <w:t xml:space="preserve">their own use; an element of culture that </w:t>
        </w:r>
      </w:ins>
      <w:ins w:id="858" w:author="Arthur Parmentier" w:date="2020-06-06T16:13:00Z">
        <w:r w:rsidRPr="007C437A">
          <w:t>can fundamentally not be owned and controlled.</w:t>
        </w:r>
      </w:ins>
      <w:ins w:id="859" w:author="Arthur Parmentier" w:date="2020-06-06T16:14:00Z">
        <w:r w:rsidRPr="007C437A">
          <w:t xml:space="preserve"> This representation is close to the one of other languages whose diversit</w:t>
        </w:r>
      </w:ins>
      <w:ins w:id="860" w:author="Arthur Parmentier" w:date="2020-06-06T16:15:00Z">
        <w:r w:rsidRPr="007C437A">
          <w:t>ies and divergent evolutions are well-known throughout history.</w:t>
        </w:r>
      </w:ins>
      <w:ins w:id="861" w:author="Arthur Parmentier" w:date="2020-06-06T16:13:00Z">
        <w:r w:rsidRPr="007C437A">
          <w:br/>
          <w:t>On the other hand</w:t>
        </w:r>
      </w:ins>
      <w:ins w:id="862" w:author="Arthur Parmentier" w:date="2020-06-06T16:15:00Z">
        <w:r w:rsidRPr="007C437A">
          <w:t xml:space="preserve">, </w:t>
        </w:r>
        <w:r w:rsidR="0053613D" w:rsidRPr="007C437A">
          <w:t>SP is considered as a creation</w:t>
        </w:r>
      </w:ins>
      <w:ins w:id="863" w:author="Arthur Parmentier" w:date="2020-06-06T16:16:00Z">
        <w:r w:rsidR="0053613D" w:rsidRPr="007C437A">
          <w:t xml:space="preserve"> (moreover, with a living creator)</w:t>
        </w:r>
      </w:ins>
      <w:ins w:id="864" w:author="Arthur Parmentier" w:date="2020-06-06T16:17:00Z">
        <w:r w:rsidR="0053613D" w:rsidRPr="007C437A">
          <w:t xml:space="preserve"> </w:t>
        </w:r>
      </w:ins>
      <w:ins w:id="865" w:author="Arthur Parmentier" w:date="2020-06-06T16:20:00Z">
        <w:r w:rsidR="0053613D" w:rsidRPr="007C437A">
          <w:t>that cannot legitimately be transformed by anyone under the same name and whose transformations must be discussed</w:t>
        </w:r>
      </w:ins>
      <w:ins w:id="866" w:author="Arthur Parmentier" w:date="2020-06-06T16:21:00Z">
        <w:r w:rsidR="0053613D" w:rsidRPr="007C437A">
          <w:t xml:space="preserve"> and eventually approved by its creator and the members of the community.</w:t>
        </w:r>
      </w:ins>
    </w:p>
    <w:p w:rsidR="009A2092" w:rsidRPr="007C437A" w:rsidRDefault="00B43E85" w:rsidP="00E6654A">
      <w:pPr>
        <w:rPr>
          <w:ins w:id="867" w:author="Arthur Parmentier" w:date="2020-06-07T15:20:00Z"/>
        </w:rPr>
      </w:pPr>
      <w:ins w:id="868" w:author="Arthur Parmentier" w:date="2020-06-06T16:23:00Z">
        <w:r w:rsidRPr="007C437A">
          <w:lastRenderedPageBreak/>
          <w:t>Th</w:t>
        </w:r>
      </w:ins>
      <w:ins w:id="869" w:author="Arthur Parmentier" w:date="2020-06-06T16:24:00Z">
        <w:r w:rsidRPr="007C437A">
          <w:t xml:space="preserve">is conflict is also found in several societies between institutions that claim to have an authority on </w:t>
        </w:r>
      </w:ins>
      <w:ins w:id="870" w:author="Arthur Parmentier" w:date="2020-06-06T16:25:00Z">
        <w:r w:rsidRPr="007C437A">
          <w:t xml:space="preserve">both the syntactic rules of a language and its dictionary and </w:t>
        </w:r>
      </w:ins>
      <w:ins w:id="871" w:author="Arthur Parmentier" w:date="2020-06-06T16:26:00Z">
        <w:r w:rsidRPr="007C437A">
          <w:t xml:space="preserve">speakers who are constantly transforming the language </w:t>
        </w:r>
      </w:ins>
      <w:ins w:id="872" w:author="Arthur Parmentier" w:date="2020-06-06T16:28:00Z">
        <w:r w:rsidR="00651357" w:rsidRPr="007C437A">
          <w:t>irrespectively of the</w:t>
        </w:r>
      </w:ins>
      <w:ins w:id="873" w:author="Arthur Parmentier" w:date="2020-06-06T16:26:00Z">
        <w:r w:rsidRPr="007C437A">
          <w:t xml:space="preserve"> approv</w:t>
        </w:r>
      </w:ins>
      <w:ins w:id="874" w:author="Arthur Parmentier" w:date="2020-06-06T16:28:00Z">
        <w:r w:rsidR="00651357" w:rsidRPr="007C437A">
          <w:t>al</w:t>
        </w:r>
      </w:ins>
      <w:ins w:id="875" w:author="Arthur Parmentier" w:date="2020-06-06T16:26:00Z">
        <w:r w:rsidRPr="007C437A">
          <w:t xml:space="preserve"> </w:t>
        </w:r>
      </w:ins>
      <w:ins w:id="876" w:author="Arthur Parmentier" w:date="2020-06-06T16:29:00Z">
        <w:r w:rsidR="00651357" w:rsidRPr="007C437A">
          <w:t>or control of</w:t>
        </w:r>
      </w:ins>
      <w:ins w:id="877" w:author="Arthur Parmentier" w:date="2020-06-06T16:26:00Z">
        <w:r w:rsidRPr="007C437A">
          <w:t xml:space="preserve"> these institution</w:t>
        </w:r>
      </w:ins>
      <w:ins w:id="878" w:author="Arthur Parmentier" w:date="2020-06-06T16:29:00Z">
        <w:r w:rsidR="00651357" w:rsidRPr="007C437A">
          <w:t>s.</w:t>
        </w:r>
      </w:ins>
    </w:p>
    <w:p w:rsidR="00F65D6B" w:rsidRPr="007C437A" w:rsidRDefault="00F65D6B" w:rsidP="00E6654A">
      <w:pPr>
        <w:rPr>
          <w:ins w:id="879" w:author="Arthur Parmentier" w:date="2020-06-06T16:29:00Z"/>
        </w:rPr>
      </w:pPr>
      <w:ins w:id="880" w:author="Arthur Parmentier" w:date="2020-06-07T15:20:00Z">
        <w:r w:rsidRPr="007C437A">
          <w:t>In his WB2, Thompson writes: “In order to address the needs of growth and to keep the language from spreading into hundre</w:t>
        </w:r>
      </w:ins>
      <w:ins w:id="881"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6654A">
      <w:pPr>
        <w:rPr>
          <w:ins w:id="882" w:author="Arthur Parmentier" w:date="2020-06-07T18:54:00Z"/>
        </w:rPr>
      </w:pPr>
      <w:ins w:id="883" w:author="Arthur Parmentier" w:date="2020-06-06T16:30:00Z">
        <w:r w:rsidRPr="007C437A">
          <w:t>The</w:t>
        </w:r>
      </w:ins>
      <w:ins w:id="884" w:author="Arthur Parmentier" w:date="2020-06-06T16:34:00Z">
        <w:r w:rsidRPr="007C437A">
          <w:t xml:space="preserve"> need for normalization and the</w:t>
        </w:r>
      </w:ins>
      <w:ins w:id="885" w:author="Arthur Parmentier" w:date="2020-06-06T16:30:00Z">
        <w:r w:rsidRPr="007C437A">
          <w:t xml:space="preserve"> concern that a language might drift and be so split apart that t</w:t>
        </w:r>
      </w:ins>
      <w:ins w:id="886" w:author="Arthur Parmentier" w:date="2020-06-06T16:31:00Z">
        <w:r w:rsidRPr="007C437A">
          <w:t xml:space="preserve">wo speakers would have trouble understanding each other </w:t>
        </w:r>
      </w:ins>
      <w:ins w:id="887" w:author="Arthur Parmentier" w:date="2020-06-06T16:34:00Z">
        <w:r w:rsidRPr="007C437A">
          <w:t>are</w:t>
        </w:r>
      </w:ins>
      <w:ins w:id="888" w:author="Arthur Parmentier" w:date="2020-06-06T16:31:00Z">
        <w:r w:rsidRPr="007C437A">
          <w:t xml:space="preserve"> also found </w:t>
        </w:r>
      </w:ins>
      <w:ins w:id="889" w:author="Arthur Parmentier" w:date="2020-06-06T16:35:00Z">
        <w:r w:rsidRPr="007C437A">
          <w:t xml:space="preserve">with </w:t>
        </w:r>
      </w:ins>
      <w:ins w:id="890" w:author="Arthur Parmentier" w:date="2020-06-06T16:34:00Z">
        <w:r w:rsidRPr="007C437A">
          <w:t>other sign languages</w:t>
        </w:r>
      </w:ins>
      <w:ins w:id="891" w:author="Arthur Parmentier" w:date="2020-06-06T16:35:00Z">
        <w:r w:rsidR="00A025BD" w:rsidRPr="007C437A">
          <w:t>. For instance in France, where SP</w:t>
        </w:r>
      </w:ins>
      <w:ins w:id="892" w:author="Arthur Parmentier" w:date="2020-06-06T16:36:00Z">
        <w:r w:rsidR="00A025BD" w:rsidRPr="007C437A">
          <w:t xml:space="preserve"> has grown rapidly, we can find a lot of divergent views </w:t>
        </w:r>
      </w:ins>
      <w:ins w:id="893" w:author="Arthur Parmentier" w:date="2020-06-06T16:38:00Z">
        <w:r w:rsidR="00057697" w:rsidRPr="007C437A">
          <w:t>on</w:t>
        </w:r>
      </w:ins>
      <w:ins w:id="894" w:author="Arthur Parmentier" w:date="2020-06-06T16:36:00Z">
        <w:r w:rsidR="00A025BD" w:rsidRPr="007C437A">
          <w:t xml:space="preserve"> the French Sign Language which alth</w:t>
        </w:r>
      </w:ins>
      <w:ins w:id="895" w:author="Arthur Parmentier" w:date="2020-06-06T16:37:00Z">
        <w:r w:rsidR="00A025BD" w:rsidRPr="007C437A">
          <w:t>ough being much older, has a number of speakers relatively low</w:t>
        </w:r>
      </w:ins>
      <w:ins w:id="896" w:author="Arthur Parmentier" w:date="2020-06-06T16:38:00Z">
        <w:r w:rsidR="00A025BD" w:rsidRPr="007C437A">
          <w:t xml:space="preserve"> who only recently in history started forming a visible community and has</w:t>
        </w:r>
      </w:ins>
      <w:ins w:id="897" w:author="Arthur Parmentier" w:date="2020-06-06T16:37:00Z">
        <w:r w:rsidR="00A025BD" w:rsidRPr="007C437A">
          <w:t xml:space="preserve"> very little literature that describes its grammatical rules and structure.</w:t>
        </w:r>
      </w:ins>
      <w:ins w:id="898" w:author="Arthur Parmentier" w:date="2020-06-06T16:32:00Z">
        <w:r w:rsidRPr="007C437A">
          <w:rPr>
            <w:rStyle w:val="Appelnotedebasdep"/>
          </w:rPr>
          <w:footnoteReference w:id="4"/>
        </w:r>
      </w:ins>
      <w:ins w:id="908" w:author="Arthur Parmentier" w:date="2020-06-06T16:59:00Z">
        <w:r w:rsidR="003724FD" w:rsidRPr="007C437A">
          <w:br/>
        </w:r>
      </w:ins>
      <w:ins w:id="909"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913" w:author="Arthur Parmentier" w:date="2020-06-06T17:01:00Z">
        <w:r w:rsidR="003724FD" w:rsidRPr="007C437A">
          <w:t xml:space="preserve">and Thompson’s view is that “It is much more interesting and challenging to </w:t>
        </w:r>
        <w:proofErr w:type="spellStart"/>
        <w:r w:rsidR="003724FD" w:rsidRPr="007C437A">
          <w:t>Soundpaint</w:t>
        </w:r>
        <w:proofErr w:type="spellEnd"/>
        <w:r w:rsidR="003724FD" w:rsidRPr="007C437A">
          <w:t xml:space="preserve"> with the so-called mistake than to acknowledge one has been made. [His] experience has been that composing with the mistake is quite often a more interesting direction to take the composition than any I could think of.”</w:t>
        </w:r>
      </w:ins>
      <w:ins w:id="914" w:author="Arthur Parmentier" w:date="2020-06-06T17:02:00Z">
        <w:r w:rsidR="003724FD" w:rsidRPr="007C437A">
          <w:t xml:space="preserve"> But if mistakes are interesting of the side of the performer, is it any different on the side of the soundpainter?</w:t>
        </w:r>
      </w:ins>
      <w:ins w:id="915" w:author="Arthur Parmentier" w:date="2020-06-07T15:23:00Z">
        <w:r w:rsidR="00773982" w:rsidRPr="007C437A">
          <w:t xml:space="preserve"> We will see that </w:t>
        </w:r>
      </w:ins>
      <w:ins w:id="916" w:author="Arthur Parmentier" w:date="2020-06-07T15:24:00Z">
        <w:r w:rsidR="00773982" w:rsidRPr="007C437A">
          <w:t xml:space="preserve">the definition of a </w:t>
        </w:r>
      </w:ins>
      <w:ins w:id="917" w:author="Arthur Parmentier" w:date="2020-06-07T15:23:00Z">
        <w:r w:rsidR="00773982" w:rsidRPr="007C437A">
          <w:t xml:space="preserve">“mistake” </w:t>
        </w:r>
      </w:ins>
      <w:ins w:id="918" w:author="Arthur Parmentier" w:date="2020-06-07T15:24:00Z">
        <w:r w:rsidR="00773982" w:rsidRPr="007C437A">
          <w:t xml:space="preserve">is </w:t>
        </w:r>
      </w:ins>
      <w:ins w:id="919" w:author="Arthur Parmentier" w:date="2020-06-07T15:25:00Z">
        <w:r w:rsidR="00B2140E" w:rsidRPr="007C437A">
          <w:t>conventional,</w:t>
        </w:r>
      </w:ins>
      <w:ins w:id="920" w:author="Arthur Parmentier" w:date="2020-06-07T15:24:00Z">
        <w:r w:rsidR="00773982" w:rsidRPr="007C437A">
          <w:t xml:space="preserve"> and we will discuss the role of conventions as meta-structures of SP in a next sec</w:t>
        </w:r>
      </w:ins>
      <w:ins w:id="921" w:author="Arthur Parmentier" w:date="2020-06-07T15:25:00Z">
        <w:r w:rsidR="00773982" w:rsidRPr="007C437A">
          <w:t>tion.</w:t>
        </w:r>
        <w:r w:rsidR="00B2140E" w:rsidRPr="007C437A">
          <w:t xml:space="preserve"> However at this point, it is important to </w:t>
        </w:r>
      </w:ins>
      <w:ins w:id="922" w:author="Arthur Parmentier" w:date="2020-06-07T17:46:00Z">
        <w:r w:rsidR="009C1516">
          <w:t>point out</w:t>
        </w:r>
      </w:ins>
      <w:ins w:id="923" w:author="Arthur Parmentier" w:date="2020-06-07T15:25:00Z">
        <w:r w:rsidR="00B2140E" w:rsidRPr="007C437A">
          <w:t xml:space="preserve"> that languages evolve from mistakes and that a different judgement is </w:t>
        </w:r>
      </w:ins>
      <w:ins w:id="924" w:author="Arthur Parmentier" w:date="2020-06-07T15:26:00Z">
        <w:r w:rsidR="00C5542B" w:rsidRPr="007C437A">
          <w:t>applied</w:t>
        </w:r>
      </w:ins>
      <w:ins w:id="925" w:author="Arthur Parmentier" w:date="2020-06-07T15:25:00Z">
        <w:r w:rsidR="00B2140E" w:rsidRPr="007C437A">
          <w:t xml:space="preserve"> in SP depending on whether the mistake is on the side of the</w:t>
        </w:r>
      </w:ins>
      <w:ins w:id="926" w:author="Arthur Parmentier" w:date="2020-06-07T15:26:00Z">
        <w:r w:rsidR="00B2140E" w:rsidRPr="007C437A">
          <w:t xml:space="preserve"> soundpainter or the performer (as interpreter).</w:t>
        </w:r>
      </w:ins>
    </w:p>
    <w:p w:rsidR="008538C8" w:rsidRPr="007C437A" w:rsidRDefault="008538C8" w:rsidP="00E6654A">
      <w:pPr>
        <w:rPr>
          <w:ins w:id="927" w:author="Arthur Parmentier" w:date="2020-06-06T17:02:00Z"/>
        </w:rPr>
      </w:pPr>
      <w:ins w:id="928"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932" w:author="Arthur Parmentier" w:date="2020-06-07T18:56:00Z">
        <w:r>
          <w:t xml:space="preserve">One may question whether SP is indeed universal and unique. We will </w:t>
        </w:r>
      </w:ins>
      <w:ins w:id="933" w:author="Arthur Parmentier" w:date="2020-06-07T18:57:00Z">
        <w:r>
          <w:t>see</w:t>
        </w:r>
        <w:r w:rsidR="00EC6EF9">
          <w:t xml:space="preserve"> in a nex</w:t>
        </w:r>
      </w:ins>
      <w:ins w:id="934" w:author="Arthur Parmentier" w:date="2020-06-07T18:58:00Z">
        <w:r w:rsidR="00EC6EF9">
          <w:t>t section</w:t>
        </w:r>
      </w:ins>
      <w:ins w:id="935" w:author="Arthur Parmentier" w:date="2020-06-07T18:57:00Z">
        <w:r>
          <w:t xml:space="preserve"> that they are other sign languages in history that have multiple similarities with SP.</w:t>
        </w:r>
      </w:ins>
    </w:p>
    <w:p w:rsidR="003724FD" w:rsidRDefault="007150A7" w:rsidP="007150A7">
      <w:pPr>
        <w:pStyle w:val="Titre3"/>
        <w:rPr>
          <w:ins w:id="936" w:author="Arthur Parmentier" w:date="2020-06-07T18:06:00Z"/>
        </w:rPr>
      </w:pPr>
      <w:bookmarkStart w:id="937" w:name="_Ref42523320"/>
      <w:bookmarkStart w:id="938" w:name="_Toc42550079"/>
      <w:ins w:id="939" w:author="Arthur Parmentier" w:date="2020-06-07T18:06:00Z">
        <w:r>
          <w:t>The revisited orchestra</w:t>
        </w:r>
        <w:bookmarkEnd w:id="937"/>
        <w:bookmarkEnd w:id="938"/>
      </w:ins>
    </w:p>
    <w:p w:rsidR="00BC086B" w:rsidRDefault="007150A7" w:rsidP="007150A7">
      <w:pPr>
        <w:rPr>
          <w:ins w:id="940" w:author="Arthur Parmentier" w:date="2020-06-07T18:06:00Z"/>
        </w:rPr>
      </w:pPr>
      <w:ins w:id="941" w:author="Arthur Parmentier" w:date="2020-06-07T18:08:00Z">
        <w:r>
          <w:t xml:space="preserve">While </w:t>
        </w:r>
      </w:ins>
      <w:ins w:id="942" w:author="Arthur Parmentier" w:date="2020-06-07T18:09:00Z">
        <w:r>
          <w:t>SP has developed around</w:t>
        </w:r>
        <w:r w:rsidR="0098222C">
          <w:t xml:space="preserve"> </w:t>
        </w:r>
      </w:ins>
      <w:ins w:id="943" w:author="Arthur Parmentier" w:date="2020-06-07T18:10:00Z">
        <w:r w:rsidR="0098222C">
          <w:t xml:space="preserve">a prototypical configuration involving a composer and an orchestra of performers, </w:t>
        </w:r>
      </w:ins>
      <w:ins w:id="944" w:author="Arthur Parmentier" w:date="2020-06-07T18:06:00Z">
        <w:r>
          <w:t>research</w:t>
        </w:r>
        <w:r>
          <w:rPr>
            <w:vertAlign w:val="superscript"/>
          </w:rPr>
          <w:footnoteReference w:id="7"/>
        </w:r>
        <w:r>
          <w:rPr>
            <w:color w:val="FF0000"/>
          </w:rPr>
          <w:t xml:space="preserve"> </w:t>
        </w:r>
        <w:r>
          <w:t xml:space="preserve">in </w:t>
        </w:r>
        <w:proofErr w:type="spellStart"/>
        <w:r>
          <w:t>soundpainting</w:t>
        </w:r>
        <w:proofErr w:type="spellEnd"/>
        <w:r>
          <w:t xml:space="preserve"> and performance has shown the potential of using </w:t>
        </w:r>
      </w:ins>
      <w:ins w:id="982" w:author="Arthur Parmentier" w:date="2020-06-07T18:11:00Z">
        <w:r w:rsidR="0098222C">
          <w:t xml:space="preserve">the language </w:t>
        </w:r>
      </w:ins>
      <w:ins w:id="983" w:author="Arthur Parmentier" w:date="2020-06-07T18:06:00Z">
        <w:r>
          <w:t xml:space="preserve">not only for a frontal performance linking a composer and performers but as a communication and synthesis language </w:t>
        </w:r>
      </w:ins>
      <w:ins w:id="984" w:author="Arthur Parmentier" w:date="2020-06-07T18:11:00Z">
        <w:r w:rsidR="0098222C" w:rsidRPr="0098222C">
          <w:rPr>
            <w:color w:val="0000FF"/>
            <w:rPrChange w:id="985" w:author="Arthur Parmentier" w:date="2020-06-07T18:11:00Z">
              <w:rPr>
                <w:color w:val="0000FF"/>
                <w:u w:val="single"/>
              </w:rPr>
            </w:rPrChange>
          </w:rPr>
          <w:t>between the performers themselves</w:t>
        </w:r>
      </w:ins>
      <w:ins w:id="986" w:author="Arthur Parmentier" w:date="2020-06-07T18:15:00Z">
        <w:r w:rsidR="00E80BBA">
          <w:t xml:space="preserve"> and as a </w:t>
        </w:r>
      </w:ins>
      <w:ins w:id="987" w:author="Arthur Parmentier" w:date="2020-06-07T18:16:00Z">
        <w:r w:rsidR="00E80BBA">
          <w:t>interacting language with the public.</w:t>
        </w:r>
      </w:ins>
      <w:ins w:id="988" w:author="Arthur Parmentier" w:date="2020-06-07T18:39:00Z">
        <w:r w:rsidR="004844B0">
          <w:br/>
        </w:r>
      </w:ins>
      <w:ins w:id="989" w:author="Arthur Parmentier" w:date="2020-06-07T18:40:00Z">
        <w:r w:rsidR="004844B0">
          <w:t xml:space="preserve">Thompson himself speaks about the </w:t>
        </w:r>
      </w:ins>
      <w:ins w:id="990" w:author="Arthur Parmentier" w:date="2020-06-07T18:41:00Z">
        <w:r w:rsidR="004844B0">
          <w:t xml:space="preserve">creation of </w:t>
        </w:r>
      </w:ins>
      <w:ins w:id="991" w:author="Arthur Parmentier" w:date="2020-06-07T18:40:00Z">
        <w:r w:rsidR="004844B0">
          <w:t>“one</w:t>
        </w:r>
      </w:ins>
      <w:ins w:id="992" w:author="Arthur Parmentier" w:date="2020-06-07T18:41:00Z">
        <w:r w:rsidR="004844B0">
          <w:t xml:space="preserve"> handed signs” in SP as</w:t>
        </w:r>
        <w:r w:rsidR="00076BC8">
          <w:t xml:space="preserve"> the transformation of the </w:t>
        </w:r>
        <w:r w:rsidR="00076BC8">
          <w:lastRenderedPageBreak/>
          <w:t>language in response to his n</w:t>
        </w:r>
      </w:ins>
      <w:ins w:id="993" w:author="Arthur Parmentier" w:date="2020-06-07T18:42:00Z">
        <w:r w:rsidR="00076BC8">
          <w:t xml:space="preserve">eed </w:t>
        </w:r>
      </w:ins>
      <w:proofErr w:type="spellStart"/>
      <w:ins w:id="994" w:author="Arthur Parmentier" w:date="2020-06-07T18:43:00Z">
        <w:r w:rsidR="00420D72">
          <w:t>soundpaint</w:t>
        </w:r>
      </w:ins>
      <w:proofErr w:type="spellEnd"/>
      <w:ins w:id="995" w:author="Arthur Parmentier" w:date="2020-06-07T18:42:00Z">
        <w:r w:rsidR="00076BC8">
          <w:t xml:space="preserve"> while performing, so that he could continue to play while communicate with other performers </w:t>
        </w:r>
      </w:ins>
      <w:ins w:id="996" w:author="Arthur Parmentier" w:date="2020-06-07T18:43:00Z">
        <w:r w:rsidR="00076BC8">
          <w:t>using SP signs.</w:t>
        </w:r>
      </w:ins>
      <w:ins w:id="997" w:author="Arthur Parmentier" w:date="2020-06-07T18:39:00Z">
        <w:r w:rsidR="004844B0">
          <w:br/>
        </w:r>
        <w:r w:rsidR="00AA60AB">
          <w:t xml:space="preserve">In </w:t>
        </w:r>
      </w:ins>
      <w:ins w:id="998" w:author="Arthur Parmentier" w:date="2020-06-07T18:46:00Z">
        <w:r w:rsidR="00F935A9">
          <w:t>each</w:t>
        </w:r>
      </w:ins>
      <w:ins w:id="999" w:author="Arthur Parmentier" w:date="2020-06-07T18:39:00Z">
        <w:r w:rsidR="00AA60AB">
          <w:t xml:space="preserve"> case</w:t>
        </w:r>
      </w:ins>
      <w:ins w:id="1000" w:author="Arthur Parmentier" w:date="2020-06-07T18:46:00Z">
        <w:r w:rsidR="00F935A9">
          <w:t>,</w:t>
        </w:r>
      </w:ins>
      <w:ins w:id="1001" w:author="Arthur Parmentier" w:date="2020-06-07T18:39:00Z">
        <w:r w:rsidR="00AA60AB">
          <w:t xml:space="preserve"> t</w:t>
        </w:r>
      </w:ins>
      <w:ins w:id="1002" w:author="Arthur Parmentier" w:date="2020-06-07T18:16:00Z">
        <w:r w:rsidR="00BC086B">
          <w:t>he traditional frontiers between the</w:t>
        </w:r>
      </w:ins>
      <w:ins w:id="1003" w:author="Arthur Parmentier" w:date="2020-06-07T18:17:00Z">
        <w:r w:rsidR="00BC086B">
          <w:t xml:space="preserve"> soundpainter as a composer and the performers as the orchestra </w:t>
        </w:r>
      </w:ins>
      <w:ins w:id="1004" w:author="Arthur Parmentier" w:date="2020-06-07T18:39:00Z">
        <w:r w:rsidR="00AA60AB">
          <w:t>are</w:t>
        </w:r>
      </w:ins>
      <w:ins w:id="1005" w:author="Arthur Parmentier" w:date="2020-06-07T18:17:00Z">
        <w:r w:rsidR="00BC086B">
          <w:t xml:space="preserve"> blurry and sometimes irrelevant to describe I what I will conceptualize in fu</w:t>
        </w:r>
      </w:ins>
      <w:ins w:id="1006" w:author="Arthur Parmentier" w:date="2020-06-07T18:18:00Z">
        <w:r w:rsidR="00BC086B">
          <w:t>rther sections as different configurations of SP.</w:t>
        </w:r>
      </w:ins>
    </w:p>
    <w:p w:rsidR="00654D43" w:rsidRDefault="00654D43">
      <w:pPr>
        <w:rPr>
          <w:ins w:id="1007" w:author="Arthur Parmentier" w:date="2020-06-07T19:59:00Z"/>
        </w:rPr>
      </w:pPr>
      <w:ins w:id="1008" w:author="Arthur Parmentier" w:date="2020-06-07T19:59:00Z">
        <w:r>
          <w:br w:type="page"/>
        </w:r>
      </w:ins>
    </w:p>
    <w:p w:rsidR="007150A7" w:rsidRPr="007150A7" w:rsidDel="00654D43" w:rsidRDefault="007150A7">
      <w:pPr>
        <w:rPr>
          <w:del w:id="1009" w:author="Arthur Parmentier" w:date="2020-06-07T19:59:00Z"/>
        </w:rPr>
      </w:pPr>
    </w:p>
    <w:p w:rsidR="00A7011E" w:rsidRPr="007C437A" w:rsidDel="00654D43" w:rsidRDefault="00A7011E" w:rsidP="00E6654A">
      <w:pPr>
        <w:rPr>
          <w:del w:id="1010" w:author="Arthur Parmentier" w:date="2020-06-07T19:59:00Z"/>
        </w:rPr>
      </w:pPr>
      <w:del w:id="1011"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1012" w:author="Arthur Parmentier" w:date="2020-06-07T19:54:00Z"/>
        </w:rPr>
      </w:pPr>
    </w:p>
    <w:p w:rsidR="00A938B2" w:rsidRPr="007C437A" w:rsidRDefault="001D5E7F" w:rsidP="00E6654A">
      <w:del w:id="1013"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1014" w:author="Arthur Parmentier" w:date="2020-05-14T14:13:00Z">
        <w:r w:rsidR="00A938B2" w:rsidRPr="007C437A">
          <w:t xml:space="preserve">Hypothesis: historical link with </w:t>
        </w:r>
        <w:proofErr w:type="spellStart"/>
        <w:r w:rsidR="00A938B2" w:rsidRPr="007C437A">
          <w:t>neums</w:t>
        </w:r>
        <w:proofErr w:type="spellEnd"/>
        <w:r w:rsidR="00A938B2" w:rsidRPr="007C437A">
          <w:t xml:space="preserve"> (dev in </w:t>
        </w:r>
        <w:proofErr w:type="spellStart"/>
        <w:r w:rsidR="00A938B2" w:rsidRPr="007C437A">
          <w:t>fr</w:t>
        </w:r>
        <w:proofErr w:type="spellEnd"/>
        <w:r w:rsidR="00A938B2" w:rsidRPr="007C437A">
          <w:t>)</w:t>
        </w:r>
      </w:ins>
    </w:p>
    <w:p w:rsidR="000027F3" w:rsidRPr="007C437A" w:rsidRDefault="000027F3" w:rsidP="00E6654A"/>
    <w:p w:rsidR="00960BA6" w:rsidRDefault="00960BA6" w:rsidP="00E6654A">
      <w:pPr>
        <w:pStyle w:val="Titre1"/>
        <w:rPr>
          <w:ins w:id="1015" w:author="Arthur Parmentier" w:date="2020-06-07T19:54:00Z"/>
        </w:rPr>
      </w:pPr>
      <w:bookmarkStart w:id="1016" w:name="_Toc40025943"/>
      <w:bookmarkStart w:id="1017" w:name="_Toc42550080"/>
      <w:bookmarkStart w:id="1018" w:name="_Toc40025934"/>
      <w:r w:rsidRPr="007C437A">
        <w:t>Historical and theoretical context</w:t>
      </w:r>
      <w:bookmarkEnd w:id="1016"/>
      <w:bookmarkEnd w:id="1017"/>
    </w:p>
    <w:p w:rsidR="00EF7368" w:rsidRDefault="00EF7368" w:rsidP="00EF7368">
      <w:pPr>
        <w:rPr>
          <w:ins w:id="1019" w:author="Arthur Parmentier" w:date="2020-06-07T19:58:00Z"/>
        </w:rPr>
      </w:pPr>
      <w:ins w:id="1020" w:author="Arthur Parmentier" w:date="2020-06-07T19:55:00Z">
        <w:r>
          <w:t>To better understand the adoption of SP in the West</w:t>
        </w:r>
      </w:ins>
      <w:ins w:id="1021" w:author="Arthur Parmentier" w:date="2020-06-07T19:56:00Z">
        <w:r>
          <w:t xml:space="preserve">ern culture and the conceptual systems that it is based on, we will discuss some </w:t>
        </w:r>
      </w:ins>
      <w:ins w:id="1022" w:author="Arthur Parmentier" w:date="2020-06-07T19:57:00Z">
        <w:r>
          <w:t>historical and theoretical elements of context that relates to the notion of sign language, real time composition and the use of sig</w:t>
        </w:r>
      </w:ins>
      <w:ins w:id="1023" w:author="Arthur Parmentier" w:date="2020-06-07T19:58:00Z">
        <w:r>
          <w:t>ns for conducting in music and arts.</w:t>
        </w:r>
      </w:ins>
    </w:p>
    <w:p w:rsidR="00E71A4E" w:rsidRPr="00EF7368" w:rsidDel="006D5BBB" w:rsidRDefault="00E71A4E">
      <w:pPr>
        <w:rPr>
          <w:del w:id="1024" w:author="Arthur Parmentier" w:date="2020-06-07T21:11:00Z"/>
          <w:rPrChange w:id="1025" w:author="Arthur Parmentier" w:date="2020-06-07T19:54:00Z">
            <w:rPr>
              <w:del w:id="1026" w:author="Arthur Parmentier" w:date="2020-06-07T21:11:00Z"/>
            </w:rPr>
          </w:rPrChange>
        </w:rPr>
        <w:pPrChange w:id="1027" w:author="Arthur Parmentier" w:date="2020-06-07T19:54:00Z">
          <w:pPr>
            <w:pStyle w:val="Titre1"/>
          </w:pPr>
        </w:pPrChange>
      </w:pPr>
      <w:ins w:id="1028" w:author="Arthur Parmentier" w:date="2020-06-07T19:58:00Z">
        <w:r>
          <w:t>These notions will also bring important theoretical concepts that I will use to analyze some mechanisms of SP</w:t>
        </w:r>
      </w:ins>
      <w:ins w:id="1029" w:author="Arthur Parmentier" w:date="2020-06-07T19:59:00Z">
        <w:r w:rsidR="008155A6">
          <w:t xml:space="preserve"> in </w:t>
        </w:r>
        <w:r w:rsidR="002376CA">
          <w:t>linguistic terms.</w:t>
        </w:r>
      </w:ins>
    </w:p>
    <w:p w:rsidR="006D5BBB" w:rsidRDefault="006D5BBB">
      <w:pPr>
        <w:rPr>
          <w:ins w:id="1030" w:author="Arthur Parmentier" w:date="2020-06-07T21:11:00Z"/>
        </w:rPr>
        <w:pPrChange w:id="1031" w:author="Arthur Parmentier" w:date="2020-06-07T21:11:00Z">
          <w:pPr>
            <w:pStyle w:val="Titre2"/>
          </w:pPr>
        </w:pPrChange>
      </w:pPr>
      <w:bookmarkStart w:id="1032" w:name="_Toc40025944"/>
      <w:bookmarkEnd w:id="1032"/>
    </w:p>
    <w:p w:rsidR="006D5BBB" w:rsidRDefault="006D5BBB" w:rsidP="006D5BBB">
      <w:pPr>
        <w:pStyle w:val="Titre2"/>
        <w:numPr>
          <w:ilvl w:val="1"/>
          <w:numId w:val="42"/>
        </w:numPr>
        <w:rPr>
          <w:ins w:id="1033" w:author="Arthur Parmentier" w:date="2020-06-07T21:11:00Z"/>
        </w:rPr>
      </w:pPr>
      <w:bookmarkStart w:id="1034" w:name="_Toc42550081"/>
      <w:ins w:id="1035" w:author="Arthur Parmentier" w:date="2020-06-07T21:11:00Z">
        <w:r>
          <w:t>Signs and l</w:t>
        </w:r>
        <w:r w:rsidRPr="007C437A">
          <w:t>inguistics</w:t>
        </w:r>
        <w:bookmarkEnd w:id="1034"/>
      </w:ins>
    </w:p>
    <w:p w:rsidR="006D5BBB" w:rsidRDefault="006D5BBB" w:rsidP="006D5BBB">
      <w:pPr>
        <w:rPr>
          <w:ins w:id="1036" w:author="Arthur Parmentier" w:date="2020-06-07T21:12:00Z"/>
        </w:rPr>
      </w:pPr>
      <w:ins w:id="1037" w:author="Arthur Parmentier" w:date="2020-06-07T21:11:00Z">
        <w:r>
          <w:t xml:space="preserve">First, I would like to review </w:t>
        </w:r>
      </w:ins>
      <w:ins w:id="1038" w:author="Arthur Parmentier" w:date="2020-06-07T21:12:00Z">
        <w:r>
          <w:t>the notion of sign language in linguistics that will allow us to better understand SP as a language.</w:t>
        </w:r>
      </w:ins>
    </w:p>
    <w:p w:rsidR="006D5BBB" w:rsidRDefault="006D5BBB" w:rsidP="006D5BBB">
      <w:pPr>
        <w:pStyle w:val="Titre3"/>
        <w:rPr>
          <w:ins w:id="1039" w:author="Arthur Parmentier" w:date="2020-06-07T21:35:00Z"/>
        </w:rPr>
      </w:pPr>
      <w:bookmarkStart w:id="1040" w:name="_Toc42550082"/>
      <w:ins w:id="1041" w:author="Arthur Parmentier" w:date="2020-06-07T21:12:00Z">
        <w:r>
          <w:t>Theories of signs</w:t>
        </w:r>
      </w:ins>
      <w:bookmarkEnd w:id="1040"/>
    </w:p>
    <w:p w:rsidR="00967518" w:rsidRPr="00967518" w:rsidRDefault="00967518">
      <w:pPr>
        <w:rPr>
          <w:ins w:id="1042" w:author="Arthur Parmentier" w:date="2020-06-07T21:12:00Z"/>
          <w:rPrChange w:id="1043" w:author="Arthur Parmentier" w:date="2020-06-07T21:35:00Z">
            <w:rPr>
              <w:ins w:id="1044" w:author="Arthur Parmentier" w:date="2020-06-07T21:12:00Z"/>
            </w:rPr>
          </w:rPrChange>
        </w:rPr>
        <w:pPrChange w:id="1045" w:author="Arthur Parmentier" w:date="2020-06-07T21:35:00Z">
          <w:pPr>
            <w:pStyle w:val="Titre3"/>
          </w:pPr>
        </w:pPrChange>
      </w:pPr>
      <w:ins w:id="1046" w:author="Arthur Parmentier" w:date="2020-06-07T21:35:00Z">
        <w:r>
          <w:t xml:space="preserve">The most basic definition of a sign is that </w:t>
        </w:r>
      </w:ins>
      <w:ins w:id="1047" w:author="Arthur Parmentier" w:date="2020-06-07T21:36:00Z">
        <w:r>
          <w:t xml:space="preserve">it is something that stands for something else. The discipline that deal with this notion is called semiotics, and linguistics </w:t>
        </w:r>
      </w:ins>
      <w:ins w:id="1048" w:author="Arthur Parmentier" w:date="2020-06-07T21:37:00Z">
        <w:r>
          <w:t>is</w:t>
        </w:r>
      </w:ins>
      <w:ins w:id="1049" w:author="Arthur Parmentier" w:date="2020-06-07T21:36:00Z">
        <w:r>
          <w:t xml:space="preserve"> bas</w:t>
        </w:r>
      </w:ins>
      <w:ins w:id="1050" w:author="Arthur Parmentier" w:date="2020-06-07T21:37:00Z">
        <w:r>
          <w:t>ically a sub-discipline of semiotics as our language itself is a system of signs.</w:t>
        </w:r>
        <w:r>
          <w:rPr>
            <w:rStyle w:val="Appelnotedebasdep"/>
          </w:rPr>
          <w:footnoteReference w:id="8"/>
        </w:r>
        <w:r w:rsidR="00613706">
          <w:t xml:space="preserve"> </w:t>
        </w:r>
      </w:ins>
      <w:ins w:id="1053" w:author="Arthur Parmentier" w:date="2020-06-07T21:38:00Z">
        <w:r w:rsidR="00613706">
          <w:t>I would like to introduce a few theories on signs that will help us understanding the processes of SP.</w:t>
        </w:r>
      </w:ins>
    </w:p>
    <w:p w:rsidR="004A28AB" w:rsidRDefault="004A28AB" w:rsidP="004A28AB">
      <w:pPr>
        <w:pStyle w:val="Titre4"/>
        <w:rPr>
          <w:ins w:id="1054" w:author="Arthur Parmentier" w:date="2020-06-07T21:13:00Z"/>
        </w:rPr>
      </w:pPr>
      <w:ins w:id="1055" w:author="Arthur Parmentier" w:date="2020-06-07T21:13:00Z">
        <w:r w:rsidRPr="004A28AB">
          <w:t xml:space="preserve">De Saussure </w:t>
        </w:r>
      </w:ins>
      <w:ins w:id="1056" w:author="Arthur Parmentier" w:date="2020-06-07T21:16:00Z">
        <w:r w:rsidR="00AD4404">
          <w:t>signified and signifier</w:t>
        </w:r>
      </w:ins>
    </w:p>
    <w:p w:rsidR="004A28AB" w:rsidRDefault="004A28AB" w:rsidP="004A28AB">
      <w:pPr>
        <w:rPr>
          <w:ins w:id="1057" w:author="Arthur Parmentier" w:date="2020-06-07T21:14:00Z"/>
        </w:rPr>
      </w:pPr>
      <w:ins w:id="1058" w:author="Arthur Parmentier" w:date="2020-06-07T21:14:00Z">
        <w:r>
          <w:t>Due to his theories on the structure of language, the Swiss linguist, Ferdinand de Saussure  (1857-1913)  is often known as the founder of modern linguistics.</w:t>
        </w:r>
        <w:r>
          <w:rPr>
            <w:rStyle w:val="Appelnotedebasdep"/>
          </w:rPr>
          <w:footnoteReference w:id="9"/>
        </w:r>
      </w:ins>
    </w:p>
    <w:p w:rsidR="00AD4404" w:rsidRDefault="00AD4404" w:rsidP="004A28AB">
      <w:pPr>
        <w:rPr>
          <w:ins w:id="1061" w:author="Arthur Parmentier" w:date="2020-06-07T21:15:00Z"/>
        </w:rPr>
      </w:pPr>
      <w:ins w:id="1062" w:author="Arthur Parmentier" w:date="2020-06-07T21:14:00Z">
        <w:r>
          <w:t xml:space="preserve">The main </w:t>
        </w:r>
      </w:ins>
      <w:ins w:id="1063" w:author="Arthur Parmentier" w:date="2020-06-07T21:15:00Z">
        <w:r>
          <w:t>idea brought by De Saussure is that a sign is made of two components</w:t>
        </w:r>
      </w:ins>
      <w:ins w:id="1064" w:author="Arthur Parmentier" w:date="2020-06-07T21:39:00Z">
        <w:r w:rsidR="00FB3C33">
          <w:t xml:space="preserve"> (the so-called “egg model”)</w:t>
        </w:r>
      </w:ins>
      <w:ins w:id="1065" w:author="Arthur Parmentier" w:date="2020-06-07T21:15:00Z">
        <w:r>
          <w:t>:</w:t>
        </w:r>
      </w:ins>
    </w:p>
    <w:p w:rsidR="00AD4404" w:rsidRDefault="00AD4404" w:rsidP="00AD4404">
      <w:pPr>
        <w:pStyle w:val="Paragraphedeliste"/>
        <w:numPr>
          <w:ilvl w:val="0"/>
          <w:numId w:val="43"/>
        </w:numPr>
        <w:rPr>
          <w:ins w:id="1066" w:author="Arthur Parmentier" w:date="2020-06-07T21:15:00Z"/>
        </w:rPr>
      </w:pPr>
      <w:ins w:id="1067" w:author="Arthur Parmentier" w:date="2020-06-07T21:15:00Z">
        <w:r>
          <w:t>A signified, which is the concept or meaning part of the sign</w:t>
        </w:r>
      </w:ins>
      <w:ins w:id="1068" w:author="Arthur Parmentier" w:date="2020-06-07T21:18:00Z">
        <w:r w:rsidR="005E0152">
          <w:t xml:space="preserve"> (the sign’s “content”)</w:t>
        </w:r>
      </w:ins>
    </w:p>
    <w:p w:rsidR="00AD4404" w:rsidRDefault="00AD4404" w:rsidP="00AD4404">
      <w:pPr>
        <w:pStyle w:val="Paragraphedeliste"/>
        <w:numPr>
          <w:ilvl w:val="0"/>
          <w:numId w:val="43"/>
        </w:numPr>
        <w:rPr>
          <w:ins w:id="1069" w:author="Arthur Parmentier" w:date="2020-06-07T21:17:00Z"/>
        </w:rPr>
      </w:pPr>
      <w:ins w:id="1070" w:author="Arthur Parmentier" w:date="2020-06-07T21:16:00Z">
        <w:r>
          <w:t>A signifier that represents the signified</w:t>
        </w:r>
      </w:ins>
      <w:ins w:id="1071" w:author="Arthur Parmentier" w:date="2020-06-07T21:18:00Z">
        <w:r w:rsidR="005E0152">
          <w:t xml:space="preserve"> (the sign’s “body”)</w:t>
        </w:r>
      </w:ins>
    </w:p>
    <w:p w:rsidR="005E0152" w:rsidRDefault="005E0152" w:rsidP="005E0152">
      <w:pPr>
        <w:rPr>
          <w:ins w:id="1072" w:author="Arthur Parmentier" w:date="2020-06-07T21:20:00Z"/>
        </w:rPr>
      </w:pPr>
      <w:ins w:id="1073" w:author="Arthur Parmentier" w:date="2020-06-07T21:17:00Z">
        <w:r>
          <w:t xml:space="preserve">Moreover, </w:t>
        </w:r>
      </w:ins>
      <w:ins w:id="1074" w:author="Arthur Parmentier" w:date="2020-06-07T21:22:00Z">
        <w:r w:rsidR="005F301D">
          <w:t xml:space="preserve">he claims that </w:t>
        </w:r>
      </w:ins>
      <w:ins w:id="1075" w:author="Arthur Parmentier" w:date="2020-06-07T21:17:00Z">
        <w:r>
          <w:t xml:space="preserve">the relation between the signifier and </w:t>
        </w:r>
      </w:ins>
      <w:ins w:id="1076" w:author="Arthur Parmentier" w:date="2020-06-07T21:19:00Z">
        <w:r w:rsidR="005F301D">
          <w:t>signified is conventional and arbitrary (it could be something else).</w:t>
        </w:r>
      </w:ins>
    </w:p>
    <w:p w:rsidR="005F301D" w:rsidRDefault="005F301D">
      <w:pPr>
        <w:pStyle w:val="Titre4"/>
        <w:rPr>
          <w:ins w:id="1077" w:author="Arthur Parmentier" w:date="2020-06-07T21:16:00Z"/>
        </w:rPr>
        <w:pPrChange w:id="1078" w:author="Arthur Parmentier" w:date="2020-06-07T21:20:00Z">
          <w:pPr>
            <w:pStyle w:val="Paragraphedeliste"/>
            <w:numPr>
              <w:numId w:val="43"/>
            </w:numPr>
            <w:ind w:hanging="360"/>
          </w:pPr>
        </w:pPrChange>
      </w:pPr>
      <w:ins w:id="1079" w:author="Arthur Parmentier" w:date="2020-06-07T21:20:00Z">
        <w:r w:rsidRPr="005F301D">
          <w:lastRenderedPageBreak/>
          <w:t>Charles</w:t>
        </w:r>
      </w:ins>
      <w:ins w:id="1080" w:author="Arthur Parmentier" w:date="2020-06-07T21:21:00Z">
        <w:r>
          <w:t xml:space="preserve"> </w:t>
        </w:r>
      </w:ins>
      <w:ins w:id="1081" w:author="Arthur Parmentier" w:date="2020-06-07T21:20:00Z">
        <w:r w:rsidRPr="005F301D">
          <w:t>Sanders</w:t>
        </w:r>
      </w:ins>
      <w:ins w:id="1082" w:author="Arthur Parmentier" w:date="2020-06-07T21:21:00Z">
        <w:r>
          <w:t xml:space="preserve"> </w:t>
        </w:r>
      </w:ins>
      <w:ins w:id="1083" w:author="Arthur Parmentier" w:date="2020-06-07T21:20:00Z">
        <w:r w:rsidRPr="005F301D">
          <w:t>Peirce</w:t>
        </w:r>
      </w:ins>
    </w:p>
    <w:p w:rsidR="00AD4404" w:rsidRDefault="005F301D" w:rsidP="00AD4404">
      <w:pPr>
        <w:rPr>
          <w:ins w:id="1084" w:author="Arthur Parmentier" w:date="2020-06-07T21:34:00Z"/>
        </w:rPr>
      </w:pPr>
      <w:ins w:id="1085" w:author="Arthur Parmentier" w:date="2020-06-07T21:27:00Z">
        <w:r>
          <w:t xml:space="preserve">Charles Sanders Peirce </w:t>
        </w:r>
      </w:ins>
      <w:ins w:id="1086" w:author="Arthur Parmentier" w:date="2020-06-07T21:31:00Z">
        <w:r w:rsidR="00967518">
          <w:t xml:space="preserve">proposed in 1903 a more complex </w:t>
        </w:r>
      </w:ins>
      <w:ins w:id="1087" w:author="Arthur Parmentier" w:date="2020-06-07T21:32:00Z">
        <w:r w:rsidR="00967518">
          <w:t>classification of theory of signs</w:t>
        </w:r>
      </w:ins>
      <w:ins w:id="1088" w:author="Arthur Parmentier" w:date="2020-06-07T21:33:00Z">
        <w:r w:rsidR="00967518">
          <w:t xml:space="preserve"> in triadic ele</w:t>
        </w:r>
      </w:ins>
      <w:ins w:id="1089" w:author="Arthur Parmentier" w:date="2020-06-07T21:34:00Z">
        <w:r w:rsidR="00967518">
          <w:t>ments.</w:t>
        </w:r>
      </w:ins>
      <w:ins w:id="1090" w:author="Arthur Parmentier" w:date="2020-06-07T21:33:00Z">
        <w:r w:rsidR="00967518">
          <w:rPr>
            <w:rStyle w:val="Appelnotedebasdep"/>
          </w:rPr>
          <w:footnoteReference w:id="10"/>
        </w:r>
      </w:ins>
      <w:ins w:id="1099" w:author="Arthur Parmentier" w:date="2020-06-07T21:34:00Z">
        <w:r w:rsidR="00967518">
          <w:t xml:space="preserve"> For instance, he claims that signs can be categorized in three classes:</w:t>
        </w:r>
      </w:ins>
    </w:p>
    <w:p w:rsidR="00967518" w:rsidRDefault="00967518" w:rsidP="00967518">
      <w:pPr>
        <w:pStyle w:val="Paragraphedeliste"/>
        <w:numPr>
          <w:ilvl w:val="0"/>
          <w:numId w:val="43"/>
        </w:numPr>
        <w:rPr>
          <w:ins w:id="1100" w:author="Arthur Parmentier" w:date="2020-06-07T21:34:00Z"/>
        </w:rPr>
      </w:pPr>
      <w:ins w:id="1101" w:author="Arthur Parmentier" w:date="2020-06-07T21:34:00Z">
        <w:r>
          <w:t>Symbols</w:t>
        </w:r>
      </w:ins>
      <w:ins w:id="1102" w:author="Arthur Parmentier" w:date="2020-06-07T21:40:00Z">
        <w:r w:rsidR="00B83B38">
          <w:t xml:space="preserve">: </w:t>
        </w:r>
      </w:ins>
      <w:ins w:id="1103" w:author="Arthur Parmentier" w:date="2020-06-07T21:41:00Z">
        <w:r w:rsidR="00B83B38">
          <w:t>arbitrary</w:t>
        </w:r>
      </w:ins>
      <w:ins w:id="1104" w:author="Arthur Parmentier" w:date="2020-06-07T21:40:00Z">
        <w:r w:rsidR="00B83B38">
          <w:t xml:space="preserve"> signs that </w:t>
        </w:r>
      </w:ins>
      <w:ins w:id="1105" w:author="Arthur Parmentier" w:date="2020-06-07T21:44:00Z">
        <w:r w:rsidR="00B83B38">
          <w:t>must</w:t>
        </w:r>
      </w:ins>
      <w:ins w:id="1106" w:author="Arthur Parmentier" w:date="2020-06-07T21:40:00Z">
        <w:r w:rsidR="00B83B38">
          <w:t xml:space="preserve"> be learned</w:t>
        </w:r>
      </w:ins>
    </w:p>
    <w:p w:rsidR="00967518" w:rsidRDefault="00967518" w:rsidP="00967518">
      <w:pPr>
        <w:pStyle w:val="Paragraphedeliste"/>
        <w:numPr>
          <w:ilvl w:val="0"/>
          <w:numId w:val="43"/>
        </w:numPr>
        <w:rPr>
          <w:ins w:id="1107" w:author="Arthur Parmentier" w:date="2020-06-07T21:34:00Z"/>
        </w:rPr>
      </w:pPr>
      <w:ins w:id="1108" w:author="Arthur Parmentier" w:date="2020-06-07T21:34:00Z">
        <w:r>
          <w:t>Icons</w:t>
        </w:r>
      </w:ins>
      <w:ins w:id="1109" w:author="Arthur Parmentier" w:date="2020-06-07T21:41:00Z">
        <w:r w:rsidR="00B83B38">
          <w:t xml:space="preserve">: </w:t>
        </w:r>
      </w:ins>
      <w:ins w:id="1110" w:author="Arthur Parmentier" w:date="2020-06-07T21:42:00Z">
        <w:r w:rsidR="00B83B38">
          <w:t xml:space="preserve">signs </w:t>
        </w:r>
      </w:ins>
      <w:ins w:id="1111" w:author="Arthur Parmentier" w:date="2020-06-07T21:43:00Z">
        <w:r w:rsidR="00B83B38">
          <w:t>for content and bodies that are similar in look, sound, smell or taste</w:t>
        </w:r>
      </w:ins>
    </w:p>
    <w:p w:rsidR="00967518" w:rsidRDefault="00967518" w:rsidP="00967518">
      <w:pPr>
        <w:pStyle w:val="Paragraphedeliste"/>
        <w:numPr>
          <w:ilvl w:val="0"/>
          <w:numId w:val="43"/>
        </w:numPr>
        <w:rPr>
          <w:ins w:id="1112" w:author="Arthur Parmentier" w:date="2020-06-07T21:44:00Z"/>
        </w:rPr>
      </w:pPr>
      <w:ins w:id="1113" w:author="Arthur Parmentier" w:date="2020-06-07T21:34:00Z">
        <w:r>
          <w:t>Indices (or index)</w:t>
        </w:r>
      </w:ins>
      <w:ins w:id="1114" w:author="Arthur Parmentier" w:date="2020-06-07T21:43:00Z">
        <w:r w:rsidR="00B83B38">
          <w:t xml:space="preserve">: signs that are caused by the thing they </w:t>
        </w:r>
      </w:ins>
      <w:ins w:id="1115" w:author="Arthur Parmentier" w:date="2020-06-07T21:44:00Z">
        <w:r w:rsidR="00B83B38">
          <w:t>stand for or bear close connection between body and content</w:t>
        </w:r>
      </w:ins>
    </w:p>
    <w:p w:rsidR="00B83B38" w:rsidRPr="00B83B38" w:rsidRDefault="00B83B38">
      <w:pPr>
        <w:rPr>
          <w:ins w:id="1116" w:author="Arthur Parmentier" w:date="2020-06-07T21:11:00Z"/>
          <w:rPrChange w:id="1117" w:author="Arthur Parmentier" w:date="2020-06-07T21:44:00Z">
            <w:rPr>
              <w:ins w:id="1118" w:author="Arthur Parmentier" w:date="2020-06-07T21:11:00Z"/>
            </w:rPr>
          </w:rPrChange>
        </w:rPr>
        <w:pPrChange w:id="1119" w:author="Arthur Parmentier" w:date="2020-06-07T21:44:00Z">
          <w:pPr>
            <w:pStyle w:val="Titre2"/>
            <w:numPr>
              <w:numId w:val="42"/>
            </w:numPr>
          </w:pPr>
        </w:pPrChange>
      </w:pPr>
      <w:ins w:id="1120" w:author="Arthur Parmentier" w:date="2020-06-07T21:44:00Z">
        <w:r w:rsidRPr="00B83B38">
          <w:rPr>
            <w:rPrChange w:id="1121" w:author="Arthur Parmentier" w:date="2020-06-07T21:44:00Z">
              <w:rPr/>
            </w:rPrChange>
          </w:rPr>
          <w:t>For Peirce, t</w:t>
        </w:r>
        <w:r w:rsidRPr="00B83B38">
          <w:rPr>
            <w:rPrChange w:id="1122" w:author="Arthur Parmentier" w:date="2020-06-07T21:44:00Z">
              <w:rPr>
                <w:lang w:val="fr-FR"/>
              </w:rPr>
            </w:rPrChange>
          </w:rPr>
          <w:t xml:space="preserve">he most </w:t>
        </w:r>
      </w:ins>
      <w:ins w:id="1123" w:author="Arthur Parmentier" w:date="2020-06-07T21:45:00Z">
        <w:r w:rsidRPr="00B83B38">
          <w:rPr>
            <w:rPrChange w:id="1124" w:author="Arthur Parmentier" w:date="2020-06-07T21:44:00Z">
              <w:rPr/>
            </w:rPrChange>
          </w:rPr>
          <w:t>v</w:t>
        </w:r>
        <w:r>
          <w:t>ersatile</w:t>
        </w:r>
      </w:ins>
      <w:ins w:id="1125" w:author="Arthur Parmentier" w:date="2020-06-07T21:44:00Z">
        <w:r>
          <w:t xml:space="preserve"> signs are symbols because they can express more ab</w:t>
        </w:r>
      </w:ins>
      <w:ins w:id="1126" w:author="Arthur Parmentier" w:date="2020-06-07T21:45:00Z">
        <w:r>
          <w:t>stract and complex concepts.</w:t>
        </w:r>
      </w:ins>
    </w:p>
    <w:p w:rsidR="006D5BBB" w:rsidRPr="007C437A" w:rsidRDefault="006D5BBB" w:rsidP="006D5BBB">
      <w:pPr>
        <w:pStyle w:val="Titre3"/>
        <w:numPr>
          <w:ilvl w:val="0"/>
          <w:numId w:val="0"/>
        </w:numPr>
        <w:ind w:left="1440"/>
        <w:rPr>
          <w:ins w:id="1127" w:author="Arthur Parmentier" w:date="2020-06-07T21:11:00Z"/>
        </w:rPr>
      </w:pPr>
      <w:bookmarkStart w:id="1128" w:name="_Toc42550083"/>
      <w:ins w:id="1129" w:author="Arthur Parmentier" w:date="2020-06-07T21:11:00Z">
        <w:r w:rsidRPr="00B83B38">
          <w:t xml:space="preserve">Rousseau, Wittgenstein.. </w:t>
        </w:r>
        <w:r w:rsidRPr="007C437A">
          <w:t>theory of signs: De Saussure (sign theory)</w:t>
        </w:r>
        <w:bookmarkEnd w:id="1128"/>
      </w:ins>
    </w:p>
    <w:p w:rsidR="006D5BBB" w:rsidRPr="00B15AD8" w:rsidRDefault="006D5BBB" w:rsidP="006D5BBB">
      <w:pPr>
        <w:rPr>
          <w:ins w:id="1130" w:author="Arthur Parmentier" w:date="2020-06-07T21:11:00Z"/>
        </w:rPr>
      </w:pPr>
      <w:proofErr w:type="spellStart"/>
      <w:ins w:id="1131" w:author="Arthur Parmentier" w:date="2020-06-07T21:11:00Z">
        <w:r w:rsidRPr="00B15AD8">
          <w:t>Emetteur</w:t>
        </w:r>
        <w:proofErr w:type="spellEnd"/>
        <w:r w:rsidRPr="00B15AD8">
          <w:t>/</w:t>
        </w:r>
        <w:proofErr w:type="spellStart"/>
        <w:r w:rsidRPr="00B15AD8">
          <w:t>recepteur</w:t>
        </w:r>
        <w:proofErr w:type="spellEnd"/>
        <w:r w:rsidRPr="00B15AD8">
          <w:t>;;.</w:t>
        </w:r>
      </w:ins>
    </w:p>
    <w:p w:rsidR="00E962D4" w:rsidRDefault="00FD4AA0" w:rsidP="006D5BBB">
      <w:pPr>
        <w:pStyle w:val="Titre3"/>
        <w:rPr>
          <w:ins w:id="1132" w:author="Arthur Parmentier" w:date="2020-06-08T11:24:00Z"/>
        </w:rPr>
      </w:pPr>
      <w:bookmarkStart w:id="1133" w:name="_Toc42550084"/>
      <w:ins w:id="1134" w:author="Arthur Parmentier" w:date="2020-06-08T11:24:00Z">
        <w:r>
          <w:t>C</w:t>
        </w:r>
      </w:ins>
      <w:ins w:id="1135" w:author="Arthur Parmentier" w:date="2020-06-08T11:11:00Z">
        <w:r w:rsidR="00E962D4">
          <w:t>ommunication</w:t>
        </w:r>
      </w:ins>
      <w:bookmarkEnd w:id="1133"/>
    </w:p>
    <w:p w:rsidR="00FD4AA0" w:rsidRPr="00FD4AA0" w:rsidRDefault="00F13BE8">
      <w:pPr>
        <w:pStyle w:val="Titre4"/>
        <w:rPr>
          <w:ins w:id="1136" w:author="Arthur Parmentier" w:date="2020-06-08T11:11:00Z"/>
          <w:rPrChange w:id="1137" w:author="Arthur Parmentier" w:date="2020-06-08T11:24:00Z">
            <w:rPr>
              <w:ins w:id="1138" w:author="Arthur Parmentier" w:date="2020-06-08T11:11:00Z"/>
            </w:rPr>
          </w:rPrChange>
        </w:rPr>
        <w:pPrChange w:id="1139" w:author="Arthur Parmentier" w:date="2020-06-08T11:24:00Z">
          <w:pPr>
            <w:pStyle w:val="Titre3"/>
          </w:pPr>
        </w:pPrChange>
      </w:pPr>
      <w:ins w:id="1140" w:author="Arthur Parmentier" w:date="2020-06-08T11:24:00Z">
        <w:r>
          <w:t>Elements of communication</w:t>
        </w:r>
      </w:ins>
    </w:p>
    <w:p w:rsidR="00E962D4" w:rsidRDefault="00EB127C" w:rsidP="00E962D4">
      <w:pPr>
        <w:rPr>
          <w:ins w:id="1141" w:author="Arthur Parmentier" w:date="2020-06-08T11:13:00Z"/>
        </w:rPr>
      </w:pPr>
      <w:ins w:id="1142" w:author="Arthur Parmentier" w:date="2020-06-08T12:02:00Z">
        <w:r>
          <w:t>Even though more complex models have been proposed</w:t>
        </w:r>
        <w:r w:rsidR="001E578F">
          <w:t xml:space="preserve"> since</w:t>
        </w:r>
      </w:ins>
      <w:ins w:id="1143" w:author="Arthur Parmentier" w:date="2020-06-08T12:03:00Z">
        <w:r w:rsidR="001E578F">
          <w:t>, we find the basic elements</w:t>
        </w:r>
      </w:ins>
      <w:ins w:id="1144" w:author="Arthur Parmentier" w:date="2020-06-08T11:52:00Z">
        <w:r w:rsidR="00CC611D">
          <w:t xml:space="preserve"> of </w:t>
        </w:r>
      </w:ins>
      <w:ins w:id="1145" w:author="Arthur Parmentier" w:date="2020-06-08T11:11:00Z">
        <w:r w:rsidR="00E962D4">
          <w:t xml:space="preserve">communication </w:t>
        </w:r>
      </w:ins>
      <w:ins w:id="1146" w:author="Arthur Parmentier" w:date="2020-06-08T12:03:00Z">
        <w:r w:rsidR="001E578F">
          <w:t xml:space="preserve">in the </w:t>
        </w:r>
      </w:ins>
      <w:ins w:id="1147" w:author="Arthur Parmentier" w:date="2020-06-08T11:11:00Z">
        <w:r w:rsidR="00E962D4">
          <w:t>theory</w:t>
        </w:r>
      </w:ins>
      <w:ins w:id="1148" w:author="Arthur Parmentier" w:date="2020-06-08T11:52:00Z">
        <w:r w:rsidR="00CC611D">
          <w:t xml:space="preserve"> </w:t>
        </w:r>
      </w:ins>
      <w:ins w:id="1149" w:author="Arthur Parmentier" w:date="2020-06-08T12:03:00Z">
        <w:r w:rsidR="001E578F">
          <w:t>of</w:t>
        </w:r>
      </w:ins>
      <w:ins w:id="1150" w:author="Arthur Parmentier" w:date="2020-06-08T11:52:00Z">
        <w:r w:rsidR="00CC611D">
          <w:t xml:space="preserve"> Shannon</w:t>
        </w:r>
      </w:ins>
      <w:ins w:id="1151" w:author="Arthur Parmentier" w:date="2020-06-08T11:11:00Z">
        <w:r w:rsidR="00E962D4">
          <w:rPr>
            <w:rStyle w:val="Appelnotedebasdep"/>
          </w:rPr>
          <w:footnoteReference w:id="11"/>
        </w:r>
        <w:r w:rsidR="00E962D4">
          <w:t xml:space="preserve">, </w:t>
        </w:r>
      </w:ins>
      <w:ins w:id="1173" w:author="Arthur Parmentier" w:date="2020-06-08T11:12:00Z">
        <w:r w:rsidR="00E962D4">
          <w:t>that will</w:t>
        </w:r>
      </w:ins>
      <w:ins w:id="1174" w:author="Arthur Parmentier" w:date="2020-06-08T11:13:00Z">
        <w:r w:rsidR="00E962D4">
          <w:t xml:space="preserve"> help us naming the different processes and operators in SP:</w:t>
        </w:r>
      </w:ins>
    </w:p>
    <w:p w:rsidR="00E962D4" w:rsidRDefault="00E962D4" w:rsidP="00E962D4">
      <w:pPr>
        <w:pStyle w:val="Paragraphedeliste"/>
        <w:numPr>
          <w:ilvl w:val="0"/>
          <w:numId w:val="43"/>
        </w:numPr>
        <w:rPr>
          <w:ins w:id="1175" w:author="Arthur Parmentier" w:date="2020-06-08T11:14:00Z"/>
        </w:rPr>
      </w:pPr>
      <w:ins w:id="1176" w:author="Arthur Parmentier" w:date="2020-06-08T11:14:00Z">
        <w:r>
          <w:t>Source: Shannon calls this element the "information source", which "produces a message or sequence of messages to be communicated to the receiving terminal."[1]</w:t>
        </w:r>
      </w:ins>
    </w:p>
    <w:p w:rsidR="00E962D4" w:rsidRDefault="00E962D4" w:rsidP="00E962D4">
      <w:pPr>
        <w:pStyle w:val="Paragraphedeliste"/>
        <w:numPr>
          <w:ilvl w:val="0"/>
          <w:numId w:val="43"/>
        </w:numPr>
        <w:rPr>
          <w:ins w:id="1177" w:author="Arthur Parmentier" w:date="2020-06-08T11:14:00Z"/>
        </w:rPr>
      </w:pPr>
      <w:ins w:id="1178" w:author="Arthur Parmentier" w:date="2020-06-08T11:14:00Z">
        <w:r>
          <w:t>Sender: Shannon calls this element the "transmitter", which "operates on the message in some way to produce a signal suitable for transmission over the channel."[1] In Aristotle, this element is the "speaker" (orator).[5]</w:t>
        </w:r>
      </w:ins>
    </w:p>
    <w:p w:rsidR="00E962D4" w:rsidRDefault="00E962D4" w:rsidP="00E962D4">
      <w:pPr>
        <w:pStyle w:val="Paragraphedeliste"/>
        <w:numPr>
          <w:ilvl w:val="0"/>
          <w:numId w:val="43"/>
        </w:numPr>
        <w:rPr>
          <w:ins w:id="1179" w:author="Arthur Parmentier" w:date="2020-06-08T11:14:00Z"/>
        </w:rPr>
      </w:pPr>
      <w:ins w:id="1180" w:author="Arthur Parmentier" w:date="2020-06-08T11:14:00Z">
        <w:r>
          <w:t>Channel: For Shannon, the channel is "merely the medium used to transmit the signal from transmitter to receiver."[1]</w:t>
        </w:r>
      </w:ins>
    </w:p>
    <w:p w:rsidR="00E962D4" w:rsidRDefault="00E962D4" w:rsidP="00E962D4">
      <w:pPr>
        <w:pStyle w:val="Paragraphedeliste"/>
        <w:numPr>
          <w:ilvl w:val="0"/>
          <w:numId w:val="43"/>
        </w:numPr>
        <w:rPr>
          <w:ins w:id="1181" w:author="Arthur Parmentier" w:date="2020-06-08T11:14:00Z"/>
        </w:rPr>
      </w:pPr>
      <w:ins w:id="1182" w:author="Arthur Parmentier" w:date="2020-06-08T11:14:00Z">
        <w:r>
          <w:t>Receiver: For Shannon, the receiver "performs the inverse operation of that done by the transmitter, reconstructing the message from the signal."[1]</w:t>
        </w:r>
      </w:ins>
    </w:p>
    <w:p w:rsidR="00E962D4" w:rsidRDefault="00E962D4" w:rsidP="00E962D4">
      <w:pPr>
        <w:pStyle w:val="Paragraphedeliste"/>
        <w:numPr>
          <w:ilvl w:val="0"/>
          <w:numId w:val="43"/>
        </w:numPr>
        <w:rPr>
          <w:ins w:id="1183" w:author="Arthur Parmentier" w:date="2020-06-08T11:14:00Z"/>
        </w:rPr>
      </w:pPr>
      <w:ins w:id="1184" w:author="Arthur Parmentier" w:date="2020-06-08T11:14:00Z">
        <w:r>
          <w:t>Destination: For Shannon, the destination is "the person (or thing) for whom the message is intended".[1]</w:t>
        </w:r>
      </w:ins>
    </w:p>
    <w:p w:rsidR="00E962D4" w:rsidRDefault="00E962D4" w:rsidP="00E962D4">
      <w:pPr>
        <w:pStyle w:val="Paragraphedeliste"/>
        <w:numPr>
          <w:ilvl w:val="0"/>
          <w:numId w:val="43"/>
        </w:numPr>
        <w:rPr>
          <w:ins w:id="1185" w:author="Arthur Parmentier" w:date="2020-06-08T11:53:00Z"/>
        </w:rPr>
      </w:pPr>
      <w:ins w:id="1186" w:author="Arthur Parmentier" w:date="2020-06-08T11:14:00Z">
        <w:r>
          <w:t xml:space="preserve">Message: from Latin </w:t>
        </w:r>
        <w:proofErr w:type="spellStart"/>
        <w:r>
          <w:t>mittere</w:t>
        </w:r>
        <w:proofErr w:type="spellEnd"/>
        <w:r>
          <w:t>, "to send". The message is a concept, information, communication, or statement that is sent in a verbal, written, recorded, or visual form to the recipient.</w:t>
        </w:r>
      </w:ins>
    </w:p>
    <w:p w:rsidR="00FF0211" w:rsidRDefault="00FF0211" w:rsidP="00FF0211">
      <w:pPr>
        <w:pStyle w:val="Titre4"/>
        <w:rPr>
          <w:ins w:id="1187" w:author="Arthur Parmentier" w:date="2020-06-08T11:24:00Z"/>
        </w:rPr>
      </w:pPr>
      <w:ins w:id="1188" w:author="Arthur Parmentier" w:date="2020-06-08T11:24:00Z">
        <w:r>
          <w:lastRenderedPageBreak/>
          <w:t>Communication models</w:t>
        </w:r>
      </w:ins>
    </w:p>
    <w:p w:rsidR="00FF0211" w:rsidRDefault="00FF0211" w:rsidP="00FF0211">
      <w:pPr>
        <w:rPr>
          <w:ins w:id="1189" w:author="Arthur Parmentier" w:date="2020-06-08T11:27:00Z"/>
        </w:rPr>
      </w:pPr>
      <w:ins w:id="1190" w:author="Arthur Parmentier" w:date="2020-06-08T11:24:00Z">
        <w:r>
          <w:t xml:space="preserve">Three </w:t>
        </w:r>
      </w:ins>
      <w:ins w:id="1191" w:author="Arthur Parmentier" w:date="2020-06-08T12:04:00Z">
        <w:r w:rsidR="004C31BC">
          <w:t xml:space="preserve">types of </w:t>
        </w:r>
      </w:ins>
      <w:ins w:id="1192" w:author="Arthur Parmentier" w:date="2020-06-08T11:24:00Z">
        <w:r>
          <w:t>models for communica</w:t>
        </w:r>
      </w:ins>
      <w:ins w:id="1193" w:author="Arthur Parmentier" w:date="2020-06-08T11:25:00Z">
        <w:r>
          <w:t xml:space="preserve">tion are generally presented: the linear mode, the interactive model </w:t>
        </w:r>
      </w:ins>
      <w:ins w:id="1194" w:author="Arthur Parmentier" w:date="2020-06-08T11:26:00Z">
        <w:r>
          <w:t>and the transactional model.</w:t>
        </w:r>
      </w:ins>
    </w:p>
    <w:p w:rsidR="00FF0211" w:rsidRDefault="00FF0211" w:rsidP="00FF0211">
      <w:pPr>
        <w:pStyle w:val="Titre5"/>
        <w:rPr>
          <w:ins w:id="1195" w:author="Arthur Parmentier" w:date="2020-06-08T11:27:00Z"/>
        </w:rPr>
      </w:pPr>
      <w:ins w:id="1196" w:author="Arthur Parmentier" w:date="2020-06-08T11:27:00Z">
        <w:r>
          <w:t>The linear model</w:t>
        </w:r>
      </w:ins>
    </w:p>
    <w:p w:rsidR="00FF0211" w:rsidRDefault="00FF0211" w:rsidP="00FF0211">
      <w:pPr>
        <w:rPr>
          <w:ins w:id="1197" w:author="Arthur Parmentier" w:date="2020-06-08T11:29:00Z"/>
        </w:rPr>
      </w:pPr>
      <w:ins w:id="1198" w:author="Arthur Parmentier" w:date="2020-06-08T11:27:00Z">
        <w:r>
          <w:t>The linear model represents one-way communication, as a transfer of a message from the source</w:t>
        </w:r>
      </w:ins>
      <w:ins w:id="1199" w:author="Arthur Parmentier" w:date="2020-06-08T11:28:00Z">
        <w:r>
          <w:t xml:space="preserve"> to the destination. The sender encodes the message, for instance with </w:t>
        </w:r>
      </w:ins>
      <w:ins w:id="1200" w:author="Arthur Parmentier" w:date="2020-06-08T11:29:00Z">
        <w:r>
          <w:t xml:space="preserve">sign </w:t>
        </w:r>
      </w:ins>
      <w:ins w:id="1201" w:author="Arthur Parmentier" w:date="2020-06-08T11:28:00Z">
        <w:r>
          <w:t>language</w:t>
        </w:r>
      </w:ins>
      <w:ins w:id="1202" w:author="Arthur Parmentier" w:date="2020-06-08T11:29:00Z">
        <w:r>
          <w:t>, that is decoded by the receiver. There is no feedback in this model.</w:t>
        </w:r>
      </w:ins>
    </w:p>
    <w:p w:rsidR="002D6E20" w:rsidRDefault="002D6E20" w:rsidP="002D6E20">
      <w:pPr>
        <w:pStyle w:val="Titre5"/>
        <w:rPr>
          <w:ins w:id="1203" w:author="Arthur Parmentier" w:date="2020-06-08T11:29:00Z"/>
        </w:rPr>
      </w:pPr>
      <w:ins w:id="1204" w:author="Arthur Parmentier" w:date="2020-06-08T11:29:00Z">
        <w:r>
          <w:t>The interactive model</w:t>
        </w:r>
      </w:ins>
    </w:p>
    <w:p w:rsidR="002D6E20" w:rsidRDefault="002D6E20" w:rsidP="002D6E20">
      <w:pPr>
        <w:rPr>
          <w:ins w:id="1205" w:author="Arthur Parmentier" w:date="2020-06-08T11:42:00Z"/>
        </w:rPr>
      </w:pPr>
      <w:ins w:id="1206" w:author="Arthur Parmentier" w:date="2020-06-08T11:29:00Z">
        <w:r>
          <w:t>The interactive model represents 2-</w:t>
        </w:r>
      </w:ins>
      <w:ins w:id="1207" w:author="Arthur Parmentier" w:date="2020-06-08T11:30:00Z">
        <w:r>
          <w:t xml:space="preserve">way but asynchronous communication, like message exchanges over the internet. </w:t>
        </w:r>
      </w:ins>
      <w:ins w:id="1208" w:author="Arthur Parmentier" w:date="2020-06-08T11:42:00Z">
        <w:r w:rsidR="00AB1C05">
          <w:t>It</w:t>
        </w:r>
      </w:ins>
      <w:ins w:id="1209" w:author="Arthur Parmentier" w:date="2020-06-08T11:30:00Z">
        <w:r>
          <w:t xml:space="preserve"> </w:t>
        </w:r>
      </w:ins>
      <w:ins w:id="1210" w:author="Arthur Parmentier" w:date="2020-06-08T11:42:00Z">
        <w:r>
          <w:t>considers</w:t>
        </w:r>
      </w:ins>
      <w:ins w:id="1211" w:author="Arthur Parmentier" w:date="2020-06-08T11:31:00Z">
        <w:r>
          <w:t xml:space="preserve"> the feedback, the context and notions of behavior for both intentional and unintentional communication.</w:t>
        </w:r>
      </w:ins>
    </w:p>
    <w:p w:rsidR="002D6E20" w:rsidRDefault="00AB1C05" w:rsidP="00AB1C05">
      <w:pPr>
        <w:pStyle w:val="Titre5"/>
        <w:rPr>
          <w:ins w:id="1212" w:author="Arthur Parmentier" w:date="2020-06-08T11:42:00Z"/>
        </w:rPr>
      </w:pPr>
      <w:ins w:id="1213" w:author="Arthur Parmentier" w:date="2020-06-08T11:42:00Z">
        <w:r>
          <w:t>The transactional model</w:t>
        </w:r>
      </w:ins>
    </w:p>
    <w:p w:rsidR="00AB1C05" w:rsidRPr="00AB1C05" w:rsidRDefault="00AB1C05">
      <w:pPr>
        <w:rPr>
          <w:ins w:id="1214" w:author="Arthur Parmentier" w:date="2020-06-08T11:11:00Z"/>
          <w:rPrChange w:id="1215" w:author="Arthur Parmentier" w:date="2020-06-08T11:42:00Z">
            <w:rPr>
              <w:ins w:id="1216" w:author="Arthur Parmentier" w:date="2020-06-08T11:11:00Z"/>
            </w:rPr>
          </w:rPrChange>
        </w:rPr>
        <w:pPrChange w:id="1217" w:author="Arthur Parmentier" w:date="2020-06-08T11:42:00Z">
          <w:pPr>
            <w:pStyle w:val="Titre3"/>
          </w:pPr>
        </w:pPrChange>
      </w:pPr>
      <w:ins w:id="1218" w:author="Arthur Parmentier" w:date="2020-06-08T11:42:00Z">
        <w:r>
          <w:t>The transactional model</w:t>
        </w:r>
      </w:ins>
      <w:ins w:id="1219" w:author="Arthur Parmentier" w:date="2020-06-08T11:43:00Z">
        <w:r>
          <w:t xml:space="preserve"> views communication as occurring simultaneously</w:t>
        </w:r>
      </w:ins>
      <w:ins w:id="1220" w:author="Arthur Parmentier" w:date="2020-06-08T11:44:00Z">
        <w:r>
          <w:t xml:space="preserve">, each person being both a sender and receiver at the same time, even though the language of the communication is not </w:t>
        </w:r>
      </w:ins>
      <w:ins w:id="1221" w:author="Arthur Parmentier" w:date="2020-06-08T12:04:00Z">
        <w:r w:rsidR="007C61D6">
          <w:t xml:space="preserve">always </w:t>
        </w:r>
      </w:ins>
      <w:ins w:id="1222" w:author="Arthur Parmentier" w:date="2020-06-08T11:44:00Z">
        <w:r>
          <w:t>the same (whi</w:t>
        </w:r>
      </w:ins>
      <w:ins w:id="1223" w:author="Arthur Parmentier" w:date="2020-06-08T11:45:00Z">
        <w:r>
          <w:t>le someone is speaking, others can react with gestures or unintentional communication forms).</w:t>
        </w:r>
      </w:ins>
    </w:p>
    <w:p w:rsidR="00A36CE1" w:rsidRDefault="00A36CE1" w:rsidP="006D5BBB">
      <w:pPr>
        <w:pStyle w:val="Titre3"/>
        <w:rPr>
          <w:ins w:id="1224" w:author="Arthur Parmentier" w:date="2020-06-08T00:54:00Z"/>
        </w:rPr>
      </w:pPr>
      <w:bookmarkStart w:id="1225" w:name="_Toc42550085"/>
      <w:ins w:id="1226" w:author="Arthur Parmentier" w:date="2020-06-08T00:54:00Z">
        <w:r>
          <w:t>Some elements of syntax</w:t>
        </w:r>
        <w:bookmarkEnd w:id="1225"/>
      </w:ins>
    </w:p>
    <w:p w:rsidR="00A36CE1" w:rsidRDefault="00A36CE1" w:rsidP="00A36CE1">
      <w:pPr>
        <w:rPr>
          <w:ins w:id="1227" w:author="Arthur Parmentier" w:date="2020-06-08T01:23:00Z"/>
        </w:rPr>
      </w:pPr>
      <w:ins w:id="1228" w:author="Arthur Parmentier" w:date="2020-06-08T00:55:00Z">
        <w:r>
          <w:t>In the next parts of this report, we are going to use some elements of syntax that I would like to introduce prior to the discussion on SP grammar.</w:t>
        </w:r>
      </w:ins>
    </w:p>
    <w:p w:rsidR="002E242D" w:rsidRDefault="002E242D">
      <w:pPr>
        <w:pStyle w:val="Titre4"/>
        <w:rPr>
          <w:ins w:id="1229" w:author="Arthur Parmentier" w:date="2020-06-08T00:56:00Z"/>
        </w:rPr>
        <w:pPrChange w:id="1230" w:author="Arthur Parmentier" w:date="2020-06-08T01:23:00Z">
          <w:pPr/>
        </w:pPrChange>
      </w:pPr>
      <w:ins w:id="1231" w:author="Arthur Parmentier" w:date="2020-06-08T01:23:00Z">
        <w:r>
          <w:t>Hierarchical structures</w:t>
        </w:r>
      </w:ins>
    </w:p>
    <w:p w:rsidR="00347D33" w:rsidRDefault="00347D33" w:rsidP="00A36CE1">
      <w:pPr>
        <w:rPr>
          <w:ins w:id="1232" w:author="Arthur Parmentier" w:date="2020-06-08T01:02:00Z"/>
        </w:rPr>
      </w:pPr>
      <w:ins w:id="1233" w:author="Arthur Parmentier" w:date="2020-06-08T00:56:00Z">
        <w:r>
          <w:t>It is common in Western languages</w:t>
        </w:r>
      </w:ins>
      <w:ins w:id="1234" w:author="Arthur Parmentier" w:date="2020-06-08T00:57:00Z">
        <w:r>
          <w:rPr>
            <w:rStyle w:val="Appelnotedebasdep"/>
          </w:rPr>
          <w:footnoteReference w:id="12"/>
        </w:r>
        <w:r>
          <w:t xml:space="preserve"> to find hierarchical elements and structu</w:t>
        </w:r>
      </w:ins>
      <w:ins w:id="1237" w:author="Arthur Parmentier" w:date="2020-06-08T00:58:00Z">
        <w:r>
          <w:t>res of syntax. For instance, most basic elements of syntax are called “words”; in our case, they correspond to single signs. These elements can be asse</w:t>
        </w:r>
      </w:ins>
      <w:ins w:id="1238" w:author="Arthur Parmentier" w:date="2020-06-08T00:59:00Z">
        <w:r>
          <w:t>mbled to form phrases. Each p</w:t>
        </w:r>
      </w:ins>
      <w:ins w:id="1239" w:author="Arthur Parmentier" w:date="2020-06-08T01:00:00Z">
        <w:r>
          <w:t xml:space="preserve">hrase performs a single function in </w:t>
        </w:r>
      </w:ins>
      <w:ins w:id="1240" w:author="Arthur Parmentier" w:date="2020-06-08T01:01:00Z">
        <w:r>
          <w:t>a clause, which is the most basic unit of meaning in the larger sentence.</w:t>
        </w:r>
      </w:ins>
    </w:p>
    <w:p w:rsidR="00347D33" w:rsidRDefault="00347D33" w:rsidP="00A36CE1">
      <w:pPr>
        <w:rPr>
          <w:ins w:id="1241" w:author="Arthur Parmentier" w:date="2020-06-08T01:02:00Z"/>
        </w:rPr>
      </w:pPr>
      <w:ins w:id="1242" w:author="Arthur Parmentier" w:date="2020-06-08T01:02:00Z">
        <w:r>
          <w:t>For instance, let’s consider the following sentence</w:t>
        </w:r>
      </w:ins>
      <w:ins w:id="1243" w:author="Arthur Parmentier" w:date="2020-06-08T01:12:00Z">
        <w:r w:rsidR="00DA4812">
          <w:t>s in English and SP</w:t>
        </w:r>
      </w:ins>
      <w:ins w:id="1244" w:author="Arthur Parmentier" w:date="2020-06-08T01:02:00Z">
        <w:r>
          <w:t>:</w:t>
        </w:r>
      </w:ins>
    </w:p>
    <w:p w:rsidR="00347D33" w:rsidRDefault="00DA4812" w:rsidP="00A36CE1">
      <w:pPr>
        <w:rPr>
          <w:ins w:id="1245" w:author="Arthur Parmentier" w:date="2020-06-08T01:07:00Z"/>
        </w:rPr>
      </w:pPr>
      <w:ins w:id="1246" w:author="Arthur Parmentier" w:date="2020-06-08T01:12:00Z">
        <w:r>
          <w:t>“</w:t>
        </w:r>
        <w:r w:rsidRPr="00DA4812">
          <w:t>M</w:t>
        </w:r>
      </w:ins>
      <w:ins w:id="1247" w:author="Arthur Parmentier" w:date="2020-06-08T01:15:00Z">
        <w:r>
          <w:t>y</w:t>
        </w:r>
      </w:ins>
      <w:ins w:id="1248" w:author="Arthur Parmentier" w:date="2020-06-08T01:12:00Z">
        <w:r w:rsidRPr="00DA4812">
          <w:t xml:space="preserve"> brother</w:t>
        </w:r>
      </w:ins>
      <w:ins w:id="1249" w:author="Arthur Parmentier" w:date="2020-06-08T01:18:00Z">
        <w:r w:rsidR="00370364">
          <w:t>,</w:t>
        </w:r>
      </w:ins>
      <w:ins w:id="1250" w:author="Arthur Parmentier" w:date="2020-06-08T01:12:00Z">
        <w:r w:rsidRPr="00DA4812">
          <w:t xml:space="preserve"> drives</w:t>
        </w:r>
      </w:ins>
      <w:ins w:id="1251" w:author="Arthur Parmentier" w:date="2020-06-08T01:16:00Z">
        <w:r>
          <w:t>;</w:t>
        </w:r>
      </w:ins>
      <w:ins w:id="1252" w:author="Arthur Parmentier" w:date="2020-06-08T01:12:00Z">
        <w:r w:rsidRPr="00DA4812">
          <w:t xml:space="preserve"> but he doesn’t drive</w:t>
        </w:r>
      </w:ins>
      <w:ins w:id="1253" w:author="Arthur Parmentier" w:date="2020-06-08T01:17:00Z">
        <w:r>
          <w:t>,</w:t>
        </w:r>
      </w:ins>
      <w:ins w:id="1254" w:author="Arthur Parmentier" w:date="2020-06-08T01:12:00Z">
        <w:r w:rsidRPr="00DA4812">
          <w:t xml:space="preserve"> very well</w:t>
        </w:r>
        <w:r>
          <w:t>.”</w:t>
        </w:r>
        <w:r>
          <w:br/>
        </w:r>
      </w:ins>
      <w:ins w:id="1255" w:author="Arthur Parmentier" w:date="2020-06-08T01:02:00Z">
        <w:r w:rsidR="00347D33">
          <w:t>“Percussions Actor 1</w:t>
        </w:r>
      </w:ins>
      <w:ins w:id="1256" w:author="Arthur Parmentier" w:date="2020-06-08T01:15:00Z">
        <w:r>
          <w:t>,</w:t>
        </w:r>
      </w:ins>
      <w:ins w:id="1257" w:author="Arthur Parmentier" w:date="2020-06-08T01:03:00Z">
        <w:r w:rsidR="00347D33">
          <w:t xml:space="preserve"> long tone</w:t>
        </w:r>
      </w:ins>
      <w:ins w:id="1258" w:author="Arthur Parmentier" w:date="2020-06-08T01:15:00Z">
        <w:r>
          <w:t xml:space="preserve">, </w:t>
        </w:r>
      </w:ins>
      <w:ins w:id="1259" w:author="Arthur Parmentier" w:date="2020-06-08T01:03:00Z">
        <w:r w:rsidR="00347D33">
          <w:t>slowly enter</w:t>
        </w:r>
      </w:ins>
      <w:ins w:id="1260" w:author="Arthur Parmentier" w:date="2020-06-08T01:13:00Z">
        <w:r>
          <w:t>;</w:t>
        </w:r>
      </w:ins>
      <w:ins w:id="1261" w:author="Arthur Parmentier" w:date="2020-06-08T01:03:00Z">
        <w:r w:rsidR="00347D33">
          <w:t>.</w:t>
        </w:r>
      </w:ins>
      <w:ins w:id="1262" w:author="Arthur Parmentier" w:date="2020-06-08T01:07:00Z">
        <w:r>
          <w:t>”</w:t>
        </w:r>
      </w:ins>
    </w:p>
    <w:p w:rsidR="00DA4812" w:rsidRDefault="00DA4812" w:rsidP="00A36CE1">
      <w:pPr>
        <w:rPr>
          <w:ins w:id="1263" w:author="Arthur Parmentier" w:date="2020-06-08T01:23:00Z"/>
        </w:rPr>
      </w:pPr>
      <w:ins w:id="1264" w:author="Arthur Parmentier" w:date="2020-06-08T01:07:00Z">
        <w:r>
          <w:t xml:space="preserve">I have separated each </w:t>
        </w:r>
      </w:ins>
      <w:ins w:id="1265" w:author="Arthur Parmentier" w:date="2020-06-08T01:14:00Z">
        <w:r>
          <w:t>word</w:t>
        </w:r>
      </w:ins>
      <w:ins w:id="1266" w:author="Arthur Parmentier" w:date="2020-06-08T01:15:00Z">
        <w:r>
          <w:t>/</w:t>
        </w:r>
      </w:ins>
      <w:ins w:id="1267" w:author="Arthur Parmentier" w:date="2020-06-08T01:07:00Z">
        <w:r>
          <w:t xml:space="preserve">sign by </w:t>
        </w:r>
      </w:ins>
      <w:ins w:id="1268" w:author="Arthur Parmentier" w:date="2020-06-08T01:15:00Z">
        <w:r>
          <w:t>a space</w:t>
        </w:r>
      </w:ins>
      <w:ins w:id="1269" w:author="Arthur Parmentier" w:date="2020-06-08T01:07:00Z">
        <w:r>
          <w:t xml:space="preserve">, </w:t>
        </w:r>
      </w:ins>
      <w:ins w:id="1270" w:author="Arthur Parmentier" w:date="2020-06-08T01:18:00Z">
        <w:r w:rsidR="00370364">
          <w:t>a few</w:t>
        </w:r>
      </w:ins>
      <w:ins w:id="1271" w:author="Arthur Parmentier" w:date="2020-06-08T01:07:00Z">
        <w:r>
          <w:t xml:space="preserve"> phrase</w:t>
        </w:r>
      </w:ins>
      <w:ins w:id="1272" w:author="Arthur Parmentier" w:date="2020-06-08T01:18:00Z">
        <w:r w:rsidR="00370364">
          <w:t>s</w:t>
        </w:r>
      </w:ins>
      <w:ins w:id="1273" w:author="Arthur Parmentier" w:date="2020-06-08T01:07:00Z">
        <w:r>
          <w:t xml:space="preserve"> by a </w:t>
        </w:r>
      </w:ins>
      <w:ins w:id="1274" w:author="Arthur Parmentier" w:date="2020-06-08T01:15:00Z">
        <w:r>
          <w:t>comma</w:t>
        </w:r>
      </w:ins>
      <w:ins w:id="1275" w:author="Arthur Parmentier" w:date="2020-06-08T01:18:00Z">
        <w:r w:rsidR="00370364">
          <w:rPr>
            <w:rStyle w:val="Appelnotedebasdep"/>
          </w:rPr>
          <w:footnoteReference w:id="13"/>
        </w:r>
      </w:ins>
      <w:ins w:id="1280" w:author="Arthur Parmentier" w:date="2020-06-08T01:13:00Z">
        <w:r>
          <w:t xml:space="preserve">, each </w:t>
        </w:r>
      </w:ins>
      <w:ins w:id="1281" w:author="Arthur Parmentier" w:date="2020-06-08T01:08:00Z">
        <w:r>
          <w:t>clause</w:t>
        </w:r>
      </w:ins>
      <w:ins w:id="1282" w:author="Arthur Parmentier" w:date="2020-06-08T01:13:00Z">
        <w:r>
          <w:t xml:space="preserve"> by </w:t>
        </w:r>
      </w:ins>
      <w:ins w:id="1283" w:author="Arthur Parmentier" w:date="2020-06-08T01:14:00Z">
        <w:r>
          <w:t>a semicolon</w:t>
        </w:r>
      </w:ins>
      <w:ins w:id="1284" w:author="Arthur Parmentier" w:date="2020-06-08T01:08:00Z">
        <w:r>
          <w:t xml:space="preserve">, </w:t>
        </w:r>
      </w:ins>
      <w:ins w:id="1285" w:author="Arthur Parmentier" w:date="2020-06-08T01:14:00Z">
        <w:r>
          <w:t>and n</w:t>
        </w:r>
      </w:ins>
      <w:ins w:id="1286" w:author="Arthur Parmentier" w:date="2020-06-08T01:08:00Z">
        <w:r>
          <w:t>o</w:t>
        </w:r>
      </w:ins>
      <w:ins w:id="1287" w:author="Arthur Parmentier" w:date="2020-06-08T01:14:00Z">
        <w:r>
          <w:t>ted the end of</w:t>
        </w:r>
      </w:ins>
      <w:ins w:id="1288" w:author="Arthur Parmentier" w:date="2020-06-08T01:08:00Z">
        <w:r>
          <w:t xml:space="preserve"> the sentence</w:t>
        </w:r>
      </w:ins>
      <w:ins w:id="1289" w:author="Arthur Parmentier" w:date="2020-06-08T01:09:00Z">
        <w:r>
          <w:t xml:space="preserve"> by a final point.</w:t>
        </w:r>
      </w:ins>
    </w:p>
    <w:p w:rsidR="002E242D" w:rsidRDefault="002E242D" w:rsidP="002E242D">
      <w:pPr>
        <w:pStyle w:val="Titre4"/>
        <w:rPr>
          <w:ins w:id="1290" w:author="Arthur Parmentier" w:date="2020-06-08T01:23:00Z"/>
        </w:rPr>
      </w:pPr>
      <w:ins w:id="1291" w:author="Arthur Parmentier" w:date="2020-06-08T01:23:00Z">
        <w:r>
          <w:lastRenderedPageBreak/>
          <w:t>Functions</w:t>
        </w:r>
      </w:ins>
    </w:p>
    <w:p w:rsidR="002E242D" w:rsidRPr="002E242D" w:rsidRDefault="002E242D">
      <w:pPr>
        <w:rPr>
          <w:ins w:id="1292" w:author="Arthur Parmentier" w:date="2020-06-08T00:54:00Z"/>
          <w:rPrChange w:id="1293" w:author="Arthur Parmentier" w:date="2020-06-08T01:23:00Z">
            <w:rPr>
              <w:ins w:id="1294" w:author="Arthur Parmentier" w:date="2020-06-08T00:54:00Z"/>
            </w:rPr>
          </w:rPrChange>
        </w:rPr>
        <w:pPrChange w:id="1295" w:author="Arthur Parmentier" w:date="2020-06-08T01:23:00Z">
          <w:pPr>
            <w:pStyle w:val="Titre3"/>
          </w:pPr>
        </w:pPrChange>
      </w:pPr>
      <w:ins w:id="1296" w:author="Arthur Parmentier" w:date="2020-06-08T01:23:00Z">
        <w:r>
          <w:t>Ea</w:t>
        </w:r>
      </w:ins>
      <w:ins w:id="1297" w:author="Arthur Parmentier" w:date="2020-06-08T01:24:00Z">
        <w:r>
          <w:t>ch element of</w:t>
        </w:r>
      </w:ins>
      <w:ins w:id="1298" w:author="Arthur Parmentier" w:date="2020-06-08T01:25:00Z">
        <w:r>
          <w:t xml:space="preserve"> the syntax performs several functions at different levels, for instance at the clause level or at the phrase level. Examples of these functions in </w:t>
        </w:r>
      </w:ins>
      <w:ins w:id="1299" w:author="Arthur Parmentier" w:date="2020-06-08T01:27:00Z">
        <w:r>
          <w:t>English</w:t>
        </w:r>
      </w:ins>
      <w:ins w:id="1300" w:author="Arthur Parmentier" w:date="2020-06-08T01:25:00Z">
        <w:r>
          <w:t xml:space="preserve"> are “</w:t>
        </w:r>
      </w:ins>
      <w:ins w:id="1301" w:author="Arthur Parmentier" w:date="2020-06-08T01:26:00Z">
        <w:r>
          <w:t xml:space="preserve">verb”, “noun phrase”, “noun”, “object </w:t>
        </w:r>
      </w:ins>
      <w:ins w:id="1302" w:author="Arthur Parmentier" w:date="2020-06-08T01:27:00Z">
        <w:r>
          <w:t>predicative” …</w:t>
        </w:r>
      </w:ins>
    </w:p>
    <w:p w:rsidR="006D5BBB" w:rsidRDefault="00E85B26" w:rsidP="006D5BBB">
      <w:pPr>
        <w:pStyle w:val="Titre3"/>
        <w:rPr>
          <w:ins w:id="1303" w:author="Arthur Parmentier" w:date="2020-06-08T01:36:00Z"/>
        </w:rPr>
      </w:pPr>
      <w:bookmarkStart w:id="1304" w:name="_Toc42550086"/>
      <w:ins w:id="1305" w:author="Arthur Parmentier" w:date="2020-06-08T01:33:00Z">
        <w:r>
          <w:t>Context-free</w:t>
        </w:r>
      </w:ins>
      <w:ins w:id="1306" w:author="Arthur Parmentier" w:date="2020-06-08T02:17:00Z">
        <w:r w:rsidR="00300A77">
          <w:t>,</w:t>
        </w:r>
      </w:ins>
      <w:ins w:id="1307" w:author="Arthur Parmentier" w:date="2020-06-08T01:33:00Z">
        <w:r>
          <w:t xml:space="preserve"> context-sensitive</w:t>
        </w:r>
      </w:ins>
      <w:ins w:id="1308" w:author="Arthur Parmentier" w:date="2020-06-07T21:11:00Z">
        <w:r w:rsidR="006D5BBB" w:rsidRPr="007C437A">
          <w:t xml:space="preserve"> </w:t>
        </w:r>
      </w:ins>
      <w:ins w:id="1309" w:author="Arthur Parmentier" w:date="2020-06-08T02:17:00Z">
        <w:r w:rsidR="00300A77">
          <w:t>and regular languages</w:t>
        </w:r>
      </w:ins>
      <w:bookmarkEnd w:id="1304"/>
    </w:p>
    <w:p w:rsidR="00E85B26" w:rsidRDefault="006F64B1">
      <w:pPr>
        <w:rPr>
          <w:ins w:id="1310" w:author="Arthur Parmentier" w:date="2020-06-08T01:35:00Z"/>
        </w:rPr>
        <w:pPrChange w:id="1311" w:author="Arthur Parmentier" w:date="2020-06-08T01:40:00Z">
          <w:pPr>
            <w:pStyle w:val="Titre4"/>
          </w:pPr>
        </w:pPrChange>
      </w:pPr>
      <w:ins w:id="1312" w:author="Arthur Parmentier" w:date="2020-06-08T01:37:00Z">
        <w:r>
          <w:t xml:space="preserve">In order to introduce the </w:t>
        </w:r>
        <w:r w:rsidR="00067022">
          <w:t xml:space="preserve">parsing mechanisms of my recognition tool, I would like to </w:t>
        </w:r>
      </w:ins>
      <w:ins w:id="1313" w:author="Arthur Parmentier" w:date="2020-06-08T01:38:00Z">
        <w:r w:rsidR="00067022">
          <w:t>explain some of the basic concepts of context free/sensitive grammars and how their can be parsed by automata.</w:t>
        </w:r>
      </w:ins>
    </w:p>
    <w:p w:rsidR="00E85B26" w:rsidRDefault="00E85B26" w:rsidP="00E85B26">
      <w:pPr>
        <w:pStyle w:val="Titre4"/>
        <w:rPr>
          <w:ins w:id="1314" w:author="Arthur Parmentier" w:date="2020-06-08T01:40:00Z"/>
        </w:rPr>
      </w:pPr>
      <w:ins w:id="1315" w:author="Arthur Parmentier" w:date="2020-06-08T01:35:00Z">
        <w:r>
          <w:t>Context sensitive grammars</w:t>
        </w:r>
      </w:ins>
    </w:p>
    <w:p w:rsidR="00DE0C52" w:rsidRPr="00DE0C52" w:rsidRDefault="00DE0C52">
      <w:pPr>
        <w:rPr>
          <w:ins w:id="1316" w:author="Arthur Parmentier" w:date="2020-06-08T01:35:00Z"/>
          <w:rPrChange w:id="1317" w:author="Arthur Parmentier" w:date="2020-06-08T01:40:00Z">
            <w:rPr>
              <w:ins w:id="1318" w:author="Arthur Parmentier" w:date="2020-06-08T01:35:00Z"/>
            </w:rPr>
          </w:rPrChange>
        </w:rPr>
        <w:pPrChange w:id="1319" w:author="Arthur Parmentier" w:date="2020-06-08T01:40:00Z">
          <w:pPr>
            <w:pStyle w:val="Titre4"/>
          </w:pPr>
        </w:pPrChange>
      </w:pPr>
      <w:ins w:id="1320" w:author="Arthur Parmentier" w:date="2020-06-08T01:40:00Z">
        <w:r w:rsidRPr="00DE0C52">
          <w:rPr>
            <w:rPrChange w:id="1321" w:author="Arthur Parmentier" w:date="2020-06-08T01:40:00Z">
              <w:rPr/>
            </w:rPrChange>
          </w:rPr>
          <w:t xml:space="preserve">Context sensitive grammars describe </w:t>
        </w:r>
        <w:r w:rsidRPr="00DE0C52">
          <w:rPr>
            <w:rPrChange w:id="1322" w:author="Arthur Parmentier" w:date="2020-06-08T01:40:00Z">
              <w:rPr>
                <w:lang w:val="fr-FR"/>
              </w:rPr>
            </w:rPrChange>
          </w:rPr>
          <w:t>th</w:t>
        </w:r>
        <w:r>
          <w:t xml:space="preserve">e grammars of oral and written languages we are familiar with, such as </w:t>
        </w:r>
      </w:ins>
      <w:ins w:id="1323" w:author="Arthur Parmentier" w:date="2020-06-08T01:41:00Z">
        <w:r>
          <w:t>English.</w:t>
        </w:r>
      </w:ins>
      <w:ins w:id="1324" w:author="Arthur Parmentier" w:date="2020-06-08T01:42:00Z">
        <w:r w:rsidR="00A71935">
          <w:t xml:space="preserve"> As its name suggest, it means that to </w:t>
        </w:r>
      </w:ins>
      <w:ins w:id="1325" w:author="Arthur Parmentier" w:date="2020-06-08T01:47:00Z">
        <w:r w:rsidR="008054B5">
          <w:t>find</w:t>
        </w:r>
      </w:ins>
      <w:ins w:id="1326" w:author="Arthur Parmentier" w:date="2020-06-08T01:42:00Z">
        <w:r w:rsidR="00A71935">
          <w:t xml:space="preserve"> the function of an element in the sentence, it </w:t>
        </w:r>
      </w:ins>
      <w:ins w:id="1327" w:author="Arthur Parmentier" w:date="2020-06-08T01:44:00Z">
        <w:r w:rsidR="00A71935">
          <w:t xml:space="preserve">may be </w:t>
        </w:r>
      </w:ins>
      <w:ins w:id="1328" w:author="Arthur Parmentier" w:date="2020-06-08T01:43:00Z">
        <w:r w:rsidR="00A71935">
          <w:t>necessary to know about the context, i.e. the other elements that surrounds it.</w:t>
        </w:r>
      </w:ins>
    </w:p>
    <w:p w:rsidR="00E85B26" w:rsidRDefault="00C22AA0" w:rsidP="00E85B26">
      <w:pPr>
        <w:rPr>
          <w:ins w:id="1329" w:author="Arthur Parmentier" w:date="2020-06-08T01:40:00Z"/>
        </w:rPr>
      </w:pPr>
      <w:ins w:id="1330" w:author="Arthur Parmentier" w:date="2020-06-08T01:44:00Z">
        <w:r>
          <w:t>One important theorem is t</w:t>
        </w:r>
      </w:ins>
      <w:ins w:id="1331" w:author="Arthur Parmentier" w:date="2020-06-08T01:45:00Z">
        <w:r>
          <w:t xml:space="preserve">hat all </w:t>
        </w:r>
      </w:ins>
      <w:ins w:id="1332" w:author="Arthur Parmentier" w:date="2020-06-08T01:35:00Z">
        <w:r w:rsidR="00E85B26">
          <w:t>context-sensitive grammar</w:t>
        </w:r>
      </w:ins>
      <w:ins w:id="1333" w:author="Arthur Parmentier" w:date="2020-06-08T01:45:00Z">
        <w:r>
          <w:t>s</w:t>
        </w:r>
      </w:ins>
      <w:ins w:id="1334" w:author="Arthur Parmentier" w:date="2020-06-08T01:35:00Z">
        <w:r w:rsidR="00E85B26">
          <w:t xml:space="preserve"> </w:t>
        </w:r>
      </w:ins>
      <w:ins w:id="1335" w:author="Arthur Parmentier" w:date="2020-06-08T01:45:00Z">
        <w:r>
          <w:t>are described by a</w:t>
        </w:r>
      </w:ins>
      <w:ins w:id="1336" w:author="Arthur Parmentier" w:date="2020-06-08T01:35:00Z">
        <w:r w:rsidR="00E85B26">
          <w:t xml:space="preserve"> linear bounded automaton (LBA)</w:t>
        </w:r>
      </w:ins>
      <w:ins w:id="1337" w:author="Arthur Parmentier" w:date="2020-06-08T01:45:00Z">
        <w:r w:rsidR="00942F80">
          <w:t xml:space="preserve"> that could for instance be implemented on a computer.</w:t>
        </w:r>
      </w:ins>
      <w:ins w:id="1338" w:author="Arthur Parmentier" w:date="2020-06-08T01:36:00Z">
        <w:r w:rsidR="00E85B26">
          <w:rPr>
            <w:rStyle w:val="Appelnotedebasdep"/>
          </w:rPr>
          <w:footnoteReference w:id="14"/>
        </w:r>
      </w:ins>
    </w:p>
    <w:p w:rsidR="00DE0C52" w:rsidRDefault="008054B5" w:rsidP="00DE0C52">
      <w:pPr>
        <w:pStyle w:val="Titre4"/>
        <w:rPr>
          <w:ins w:id="1340" w:author="Arthur Parmentier" w:date="2020-06-08T01:45:00Z"/>
        </w:rPr>
      </w:pPr>
      <w:ins w:id="1341" w:author="Arthur Parmentier" w:date="2020-06-08T01:45:00Z">
        <w:r>
          <w:t>Context-free grammars</w:t>
        </w:r>
      </w:ins>
    </w:p>
    <w:p w:rsidR="008054B5" w:rsidRDefault="008054B5" w:rsidP="008054B5">
      <w:pPr>
        <w:rPr>
          <w:ins w:id="1342" w:author="Arthur Parmentier" w:date="2020-06-08T01:47:00Z"/>
        </w:rPr>
      </w:pPr>
      <w:ins w:id="1343" w:author="Arthur Parmentier" w:date="2020-06-08T01:45:00Z">
        <w:r>
          <w:t>At the opposite of context</w:t>
        </w:r>
      </w:ins>
      <w:ins w:id="1344" w:author="Arthur Parmentier" w:date="2020-06-08T01:46:00Z">
        <w:r>
          <w:t>-sensitive grammars, context-free grammars describe languages in which it is not necessary to know about the context to find the function of an</w:t>
        </w:r>
      </w:ins>
      <w:ins w:id="1345" w:author="Arthur Parmentier" w:date="2020-06-08T01:47:00Z">
        <w:r>
          <w:t xml:space="preserve"> element. Context-free grammars are therefore a subset of context-sensitive grammars.</w:t>
        </w:r>
      </w:ins>
    </w:p>
    <w:p w:rsidR="001958BE" w:rsidRDefault="001958BE" w:rsidP="008054B5">
      <w:pPr>
        <w:rPr>
          <w:ins w:id="1346" w:author="Arthur Parmentier" w:date="2020-06-08T01:48:00Z"/>
        </w:rPr>
      </w:pPr>
      <w:ins w:id="1347" w:author="Arthur Parmentier" w:date="2020-06-08T01:47:00Z">
        <w:r>
          <w:t xml:space="preserve">For instance, consider </w:t>
        </w:r>
      </w:ins>
      <w:ins w:id="1348" w:author="Arthur Parmentier" w:date="2020-06-08T02:00:00Z">
        <w:r w:rsidR="00E314FF">
          <w:t xml:space="preserve">the </w:t>
        </w:r>
      </w:ins>
      <w:ins w:id="1349" w:author="Arthur Parmentier" w:date="2020-06-08T01:48:00Z">
        <w:r>
          <w:t>grammar</w:t>
        </w:r>
      </w:ins>
      <w:ins w:id="1350" w:author="Arthur Parmentier" w:date="2020-06-08T01:55:00Z">
        <w:r>
          <w:t xml:space="preserve"> made of the following production rules</w:t>
        </w:r>
      </w:ins>
      <w:ins w:id="1351" w:author="Arthur Parmentier" w:date="2020-06-08T01:48:00Z">
        <w:r>
          <w:t>:</w:t>
        </w:r>
      </w:ins>
    </w:p>
    <w:p w:rsidR="001958BE" w:rsidRDefault="00352DF5" w:rsidP="008054B5">
      <w:pPr>
        <w:rPr>
          <w:ins w:id="1352" w:author="Arthur Parmentier" w:date="2020-06-08T01:51:00Z"/>
          <w:rFonts w:ascii="Cambria" w:hAnsi="Cambria" w:cs="Cambria"/>
        </w:rPr>
      </w:pPr>
      <w:ins w:id="1353" w:author="Arthur Parmentier" w:date="2020-06-08T02:03:00Z">
        <w:r>
          <w:rPr>
            <w:rFonts w:cs="Cambria Math"/>
          </w:rPr>
          <w:t>S</w:t>
        </w:r>
      </w:ins>
      <w:ins w:id="1354" w:author="Arthur Parmentier" w:date="2020-06-08T01:50:00Z">
        <w:r w:rsidR="001958BE" w:rsidRPr="001958BE">
          <w:rPr>
            <w:rFonts w:cs="Cambria Math"/>
            <w:rPrChange w:id="1355" w:author="Arthur Parmentier" w:date="2020-06-08T01:50:00Z">
              <w:rPr>
                <w:rFonts w:ascii="Cambria Math" w:hAnsi="Cambria Math" w:cs="Cambria Math"/>
              </w:rPr>
            </w:rPrChange>
          </w:rPr>
          <w:t xml:space="preserve"> -&gt; </w:t>
        </w:r>
      </w:ins>
      <w:ins w:id="1356" w:author="Arthur Parmentier" w:date="2020-06-08T02:06:00Z">
        <w:r>
          <w:rPr>
            <w:rFonts w:cs="Cambria Math"/>
          </w:rPr>
          <w:t>WHO WHAT HOW WHEN</w:t>
        </w:r>
      </w:ins>
      <w:ins w:id="1357" w:author="Arthur Parmentier" w:date="2020-06-08T01:48:00Z">
        <w:r w:rsidR="001958BE">
          <w:br/>
        </w:r>
      </w:ins>
      <w:ins w:id="1358" w:author="Arthur Parmentier" w:date="2020-06-08T02:06:00Z">
        <w:r>
          <w:t>WHO</w:t>
        </w:r>
      </w:ins>
      <w:ins w:id="1359" w:author="Arthur Parmentier" w:date="2020-06-08T01:48:00Z">
        <w:r w:rsidR="001958BE">
          <w:t xml:space="preserve"> -&gt; </w:t>
        </w:r>
      </w:ins>
      <w:ins w:id="1360" w:author="Arthur Parmentier" w:date="2020-06-08T02:06:00Z">
        <w:r>
          <w:t>who</w:t>
        </w:r>
      </w:ins>
      <w:ins w:id="1361" w:author="Arthur Parmentier" w:date="2020-06-08T01:48:00Z">
        <w:r w:rsidR="001958BE">
          <w:br/>
        </w:r>
      </w:ins>
      <w:ins w:id="1362" w:author="Arthur Parmentier" w:date="2020-06-08T02:06:00Z">
        <w:r>
          <w:t>WHAT</w:t>
        </w:r>
      </w:ins>
      <w:ins w:id="1363" w:author="Arthur Parmentier" w:date="2020-06-08T01:48:00Z">
        <w:r w:rsidR="001958BE">
          <w:t xml:space="preserve"> -&gt; </w:t>
        </w:r>
      </w:ins>
      <w:ins w:id="1364" w:author="Arthur Parmentier" w:date="2020-06-08T02:06:00Z">
        <w:r>
          <w:t>what</w:t>
        </w:r>
      </w:ins>
      <w:ins w:id="1365" w:author="Arthur Parmentier" w:date="2020-06-08T01:50:00Z">
        <w:r w:rsidR="001958BE">
          <w:br/>
        </w:r>
      </w:ins>
      <w:ins w:id="1366" w:author="Arthur Parmentier" w:date="2020-06-08T02:06:00Z">
        <w:r>
          <w:t>HOW</w:t>
        </w:r>
      </w:ins>
      <w:ins w:id="1367" w:author="Arthur Parmentier" w:date="2020-06-08T01:50:00Z">
        <w:r w:rsidR="001958BE">
          <w:t xml:space="preserve"> -&gt; </w:t>
        </w:r>
      </w:ins>
      <w:ins w:id="1368" w:author="Arthur Parmentier" w:date="2020-06-08T02:07:00Z">
        <w:r>
          <w:t xml:space="preserve">how | </w:t>
        </w:r>
        <w:r w:rsidRPr="00352DF5">
          <w:rPr>
            <w:rFonts w:ascii="Cambria" w:hAnsi="Cambria" w:cs="Cambria"/>
          </w:rPr>
          <w:t>ε</w:t>
        </w:r>
      </w:ins>
      <w:ins w:id="1369" w:author="Arthur Parmentier" w:date="2020-06-08T01:50:00Z">
        <w:r w:rsidR="001958BE">
          <w:br/>
        </w:r>
      </w:ins>
      <w:ins w:id="1370" w:author="Arthur Parmentier" w:date="2020-06-08T02:07:00Z">
        <w:r>
          <w:t>WHEN</w:t>
        </w:r>
      </w:ins>
      <w:ins w:id="1371" w:author="Arthur Parmentier" w:date="2020-06-08T01:50:00Z">
        <w:r w:rsidR="001958BE">
          <w:t>-&gt;</w:t>
        </w:r>
      </w:ins>
      <w:ins w:id="1372" w:author="Arthur Parmentier" w:date="2020-06-08T01:51:00Z">
        <w:r w:rsidR="001958BE">
          <w:t xml:space="preserve"> </w:t>
        </w:r>
      </w:ins>
      <w:ins w:id="1373" w:author="Arthur Parmentier" w:date="2020-06-08T02:07:00Z">
        <w:r>
          <w:rPr>
            <w:rFonts w:cs="Cambria Math"/>
          </w:rPr>
          <w:t>when</w:t>
        </w:r>
      </w:ins>
    </w:p>
    <w:p w:rsidR="00F93519" w:rsidRDefault="001958BE" w:rsidP="008054B5">
      <w:pPr>
        <w:rPr>
          <w:ins w:id="1374" w:author="Arthur Parmentier" w:date="2020-06-08T02:15:00Z"/>
          <w:rFonts w:cs="Cambria"/>
        </w:rPr>
      </w:pPr>
      <w:ins w:id="1375" w:author="Arthur Parmentier" w:date="2020-06-08T01:53:00Z">
        <w:r>
          <w:t xml:space="preserve">where </w:t>
        </w:r>
      </w:ins>
      <w:ins w:id="1376" w:author="Arthur Parmentier" w:date="2020-06-08T02:10:00Z">
        <w:r w:rsidR="0098315D">
          <w:t>“</w:t>
        </w:r>
      </w:ins>
      <w:ins w:id="1377" w:author="Arthur Parmentier" w:date="2020-06-08T02:09:00Z">
        <w:r w:rsidR="00352DF5">
          <w:t>WHO</w:t>
        </w:r>
      </w:ins>
      <w:ins w:id="1378" w:author="Arthur Parmentier" w:date="2020-06-08T02:10:00Z">
        <w:r w:rsidR="0098315D">
          <w:t>”</w:t>
        </w:r>
      </w:ins>
      <w:ins w:id="1379" w:author="Arthur Parmentier" w:date="2020-06-08T02:09:00Z">
        <w:r w:rsidR="00352DF5">
          <w:t xml:space="preserve">, </w:t>
        </w:r>
      </w:ins>
      <w:ins w:id="1380" w:author="Arthur Parmentier" w:date="2020-06-08T02:10:00Z">
        <w:r w:rsidR="0098315D">
          <w:t>“</w:t>
        </w:r>
      </w:ins>
      <w:ins w:id="1381" w:author="Arthur Parmentier" w:date="2020-06-08T02:09:00Z">
        <w:r w:rsidR="00352DF5">
          <w:t>WHAT</w:t>
        </w:r>
      </w:ins>
      <w:ins w:id="1382" w:author="Arthur Parmentier" w:date="2020-06-08T02:10:00Z">
        <w:r w:rsidR="0098315D">
          <w:t>”</w:t>
        </w:r>
      </w:ins>
      <w:ins w:id="1383" w:author="Arthur Parmentier" w:date="2020-06-08T02:09:00Z">
        <w:r w:rsidR="00352DF5">
          <w:t xml:space="preserve">, </w:t>
        </w:r>
      </w:ins>
      <w:ins w:id="1384" w:author="Arthur Parmentier" w:date="2020-06-08T02:10:00Z">
        <w:r w:rsidR="0098315D">
          <w:t>“</w:t>
        </w:r>
      </w:ins>
      <w:ins w:id="1385" w:author="Arthur Parmentier" w:date="2020-06-08T02:09:00Z">
        <w:r w:rsidR="00352DF5">
          <w:t>HOW</w:t>
        </w:r>
      </w:ins>
      <w:ins w:id="1386" w:author="Arthur Parmentier" w:date="2020-06-08T02:10:00Z">
        <w:r w:rsidR="0098315D">
          <w:t>”</w:t>
        </w:r>
      </w:ins>
      <w:ins w:id="1387" w:author="Arthur Parmentier" w:date="2020-06-08T02:09:00Z">
        <w:r w:rsidR="00352DF5">
          <w:t xml:space="preserve">, </w:t>
        </w:r>
      </w:ins>
      <w:ins w:id="1388" w:author="Arthur Parmentier" w:date="2020-06-08T02:10:00Z">
        <w:r w:rsidR="0098315D">
          <w:t>“</w:t>
        </w:r>
      </w:ins>
      <w:ins w:id="1389" w:author="Arthur Parmentier" w:date="2020-06-08T02:09:00Z">
        <w:r w:rsidR="00352DF5">
          <w:t>WHEN</w:t>
        </w:r>
      </w:ins>
      <w:ins w:id="1390" w:author="Arthur Parmentier" w:date="2020-06-08T02:10:00Z">
        <w:r w:rsidR="0098315D">
          <w:t>”</w:t>
        </w:r>
      </w:ins>
      <w:ins w:id="1391" w:author="Arthur Parmentier" w:date="2020-06-08T02:09:00Z">
        <w:r w:rsidR="00352DF5">
          <w:t xml:space="preserve"> </w:t>
        </w:r>
      </w:ins>
      <w:ins w:id="1392" w:author="Arthur Parmentier" w:date="2020-06-08T02:10:00Z">
        <w:r w:rsidR="0098315D">
          <w:t>are non-terminal symbols (representing abstract structures in the grammar), “who”, “what”, “how”</w:t>
        </w:r>
      </w:ins>
      <w:ins w:id="1393" w:author="Arthur Parmentier" w:date="2020-06-08T02:11:00Z">
        <w:r w:rsidR="0098315D">
          <w:t>, “when” are terminal symbols representing words or signs in the sentence,</w:t>
        </w:r>
      </w:ins>
      <w:ins w:id="1394" w:author="Arthur Parmentier" w:date="2020-06-08T02:10:00Z">
        <w:r w:rsidR="0098315D">
          <w:t xml:space="preserve"> </w:t>
        </w:r>
      </w:ins>
      <w:ins w:id="1395" w:author="Arthur Parmentier" w:date="2020-06-08T02:07:00Z">
        <w:r w:rsidR="00352DF5">
          <w:t xml:space="preserve">S is the start symbol </w:t>
        </w:r>
      </w:ins>
      <w:ins w:id="1396" w:author="Arthur Parmentier" w:date="2020-06-08T02:08:00Z">
        <w:r w:rsidR="00352DF5">
          <w:t>(sentence symbol)</w:t>
        </w:r>
      </w:ins>
      <w:ins w:id="1397" w:author="Arthur Parmentier" w:date="2020-06-08T02:14:00Z">
        <w:r w:rsidR="00B122FD">
          <w:t>,</w:t>
        </w:r>
      </w:ins>
      <w:ins w:id="1398" w:author="Arthur Parmentier" w:date="2020-06-08T01:53:00Z">
        <w:r>
          <w:rPr>
            <w:rFonts w:cs="Cambria Math"/>
          </w:rPr>
          <w:t xml:space="preserve"> </w:t>
        </w:r>
      </w:ins>
      <w:ins w:id="1399" w:author="Arthur Parmentier" w:date="2020-06-08T02:08:00Z">
        <w:r w:rsidR="00352DF5" w:rsidRPr="00352DF5">
          <w:rPr>
            <w:rFonts w:ascii="Cambria" w:hAnsi="Cambria" w:cs="Cambria"/>
          </w:rPr>
          <w:t>ε</w:t>
        </w:r>
      </w:ins>
      <w:ins w:id="1400" w:author="Arthur Parmentier" w:date="2020-06-08T01:53:00Z">
        <w:r>
          <w:rPr>
            <w:rFonts w:cs="Cambria"/>
          </w:rPr>
          <w:t xml:space="preserve"> </w:t>
        </w:r>
      </w:ins>
      <w:ins w:id="1401" w:author="Arthur Parmentier" w:date="2020-06-08T02:08:00Z">
        <w:r w:rsidR="00352DF5">
          <w:rPr>
            <w:rFonts w:cs="Cambria"/>
          </w:rPr>
          <w:t>the empty string symbol</w:t>
        </w:r>
      </w:ins>
      <w:ins w:id="1402"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403" w:author="Arthur Parmentier" w:date="2020-06-08T01:55:00Z">
        <w:r>
          <w:rPr>
            <w:rFonts w:cs="Cambria"/>
          </w:rPr>
          <w:t>.</w:t>
        </w:r>
      </w:ins>
      <w:ins w:id="1404" w:author="Arthur Parmentier" w:date="2020-06-08T01:53:00Z">
        <w:r>
          <w:rPr>
            <w:rFonts w:cs="Cambria"/>
          </w:rPr>
          <w:t xml:space="preserve"> </w:t>
        </w:r>
      </w:ins>
      <w:ins w:id="1405" w:author="Arthur Parmentier" w:date="2020-06-08T02:14:00Z">
        <w:r w:rsidR="005A4010">
          <w:rPr>
            <w:rFonts w:cs="Cambria"/>
          </w:rPr>
          <w:br/>
        </w:r>
      </w:ins>
      <w:ins w:id="1406" w:author="Arthur Parmentier" w:date="2020-06-08T01:56:00Z">
        <w:r>
          <w:rPr>
            <w:rFonts w:cs="Cambria"/>
          </w:rPr>
          <w:t xml:space="preserve">This grammar would only produce </w:t>
        </w:r>
      </w:ins>
      <w:ins w:id="1407" w:author="Arthur Parmentier" w:date="2020-06-08T02:11:00Z">
        <w:r w:rsidR="0098315D">
          <w:rPr>
            <w:rFonts w:cs="Cambria"/>
          </w:rPr>
          <w:t>two different</w:t>
        </w:r>
      </w:ins>
      <w:ins w:id="1408" w:author="Arthur Parmentier" w:date="2020-06-08T01:56:00Z">
        <w:r>
          <w:rPr>
            <w:rFonts w:cs="Cambria"/>
          </w:rPr>
          <w:t xml:space="preserve"> sentence</w:t>
        </w:r>
      </w:ins>
      <w:ins w:id="1409" w:author="Arthur Parmentier" w:date="2020-06-08T02:11:00Z">
        <w:r w:rsidR="0098315D">
          <w:rPr>
            <w:rFonts w:cs="Cambria"/>
          </w:rPr>
          <w:t>s</w:t>
        </w:r>
      </w:ins>
      <w:ins w:id="1410" w:author="Arthur Parmentier" w:date="2020-06-08T01:56:00Z">
        <w:r>
          <w:rPr>
            <w:rFonts w:cs="Cambria"/>
          </w:rPr>
          <w:t xml:space="preserve">: </w:t>
        </w:r>
      </w:ins>
    </w:p>
    <w:p w:rsidR="00F93519" w:rsidRDefault="001958BE" w:rsidP="008054B5">
      <w:pPr>
        <w:pStyle w:val="Paragraphedeliste"/>
        <w:numPr>
          <w:ilvl w:val="0"/>
          <w:numId w:val="43"/>
        </w:numPr>
        <w:rPr>
          <w:ins w:id="1411" w:author="Arthur Parmentier" w:date="2020-06-08T02:15:00Z"/>
          <w:rFonts w:cs="Cambria"/>
        </w:rPr>
      </w:pPr>
      <w:ins w:id="1412" w:author="Arthur Parmentier" w:date="2020-06-08T01:56:00Z">
        <w:r w:rsidRPr="00F93519">
          <w:rPr>
            <w:rFonts w:cs="Cambria"/>
            <w:rPrChange w:id="1413" w:author="Arthur Parmentier" w:date="2020-06-08T02:15:00Z">
              <w:rPr/>
            </w:rPrChange>
          </w:rPr>
          <w:t>“</w:t>
        </w:r>
      </w:ins>
      <w:ins w:id="1414" w:author="Arthur Parmentier" w:date="2020-06-08T02:11:00Z">
        <w:r w:rsidR="0098315D" w:rsidRPr="00F93519">
          <w:rPr>
            <w:rFonts w:cs="Cambria"/>
            <w:rPrChange w:id="1415" w:author="Arthur Parmentier" w:date="2020-06-08T02:15:00Z">
              <w:rPr/>
            </w:rPrChange>
          </w:rPr>
          <w:t>w</w:t>
        </w:r>
      </w:ins>
      <w:ins w:id="1416" w:author="Arthur Parmentier" w:date="2020-06-08T01:56:00Z">
        <w:r w:rsidRPr="00F93519">
          <w:rPr>
            <w:rFonts w:cs="Cambria"/>
            <w:rPrChange w:id="1417" w:author="Arthur Parmentier" w:date="2020-06-08T02:15:00Z">
              <w:rPr/>
            </w:rPrChange>
          </w:rPr>
          <w:t xml:space="preserve">ho </w:t>
        </w:r>
      </w:ins>
      <w:ins w:id="1418" w:author="Arthur Parmentier" w:date="2020-06-08T02:11:00Z">
        <w:r w:rsidR="0098315D" w:rsidRPr="00F93519">
          <w:rPr>
            <w:rFonts w:cs="Cambria"/>
            <w:rPrChange w:id="1419" w:author="Arthur Parmentier" w:date="2020-06-08T02:15:00Z">
              <w:rPr/>
            </w:rPrChange>
          </w:rPr>
          <w:t>w</w:t>
        </w:r>
      </w:ins>
      <w:ins w:id="1420" w:author="Arthur Parmentier" w:date="2020-06-08T01:56:00Z">
        <w:r w:rsidRPr="00F93519">
          <w:rPr>
            <w:rFonts w:cs="Cambria"/>
            <w:rPrChange w:id="1421" w:author="Arthur Parmentier" w:date="2020-06-08T02:15:00Z">
              <w:rPr/>
            </w:rPrChange>
          </w:rPr>
          <w:t xml:space="preserve">hat </w:t>
        </w:r>
      </w:ins>
      <w:ins w:id="1422" w:author="Arthur Parmentier" w:date="2020-06-08T02:11:00Z">
        <w:r w:rsidR="0098315D" w:rsidRPr="00F93519">
          <w:rPr>
            <w:rFonts w:cs="Cambria"/>
            <w:rPrChange w:id="1423" w:author="Arthur Parmentier" w:date="2020-06-08T02:15:00Z">
              <w:rPr/>
            </w:rPrChange>
          </w:rPr>
          <w:t>h</w:t>
        </w:r>
      </w:ins>
      <w:ins w:id="1424" w:author="Arthur Parmentier" w:date="2020-06-08T01:56:00Z">
        <w:r w:rsidRPr="00F93519">
          <w:rPr>
            <w:rFonts w:cs="Cambria"/>
            <w:rPrChange w:id="1425" w:author="Arthur Parmentier" w:date="2020-06-08T02:15:00Z">
              <w:rPr/>
            </w:rPrChange>
          </w:rPr>
          <w:t xml:space="preserve">ow </w:t>
        </w:r>
      </w:ins>
      <w:ins w:id="1426" w:author="Arthur Parmentier" w:date="2020-06-08T02:11:00Z">
        <w:r w:rsidR="0098315D" w:rsidRPr="00F93519">
          <w:rPr>
            <w:rFonts w:cs="Cambria"/>
            <w:rPrChange w:id="1427" w:author="Arthur Parmentier" w:date="2020-06-08T02:15:00Z">
              <w:rPr/>
            </w:rPrChange>
          </w:rPr>
          <w:t>w</w:t>
        </w:r>
      </w:ins>
      <w:ins w:id="1428" w:author="Arthur Parmentier" w:date="2020-06-08T01:56:00Z">
        <w:r w:rsidRPr="00F93519">
          <w:rPr>
            <w:rFonts w:cs="Cambria"/>
            <w:rPrChange w:id="1429" w:author="Arthur Parmentier" w:date="2020-06-08T02:15:00Z">
              <w:rPr/>
            </w:rPrChange>
          </w:rPr>
          <w:t>hen”</w:t>
        </w:r>
      </w:ins>
    </w:p>
    <w:p w:rsidR="00F93519" w:rsidRDefault="0098315D" w:rsidP="008054B5">
      <w:pPr>
        <w:pStyle w:val="Paragraphedeliste"/>
        <w:numPr>
          <w:ilvl w:val="0"/>
          <w:numId w:val="43"/>
        </w:numPr>
        <w:rPr>
          <w:ins w:id="1430" w:author="Arthur Parmentier" w:date="2020-06-08T02:15:00Z"/>
          <w:rFonts w:cs="Cambria"/>
        </w:rPr>
      </w:pPr>
      <w:ins w:id="1431" w:author="Arthur Parmentier" w:date="2020-06-08T02:11:00Z">
        <w:r w:rsidRPr="00F93519">
          <w:rPr>
            <w:rFonts w:cs="Cambria"/>
            <w:rPrChange w:id="1432" w:author="Arthur Parmentier" w:date="2020-06-08T02:15:00Z">
              <w:rPr/>
            </w:rPrChange>
          </w:rPr>
          <w:t>“who what when”</w:t>
        </w:r>
      </w:ins>
    </w:p>
    <w:p w:rsidR="001958BE" w:rsidRPr="00F93519" w:rsidRDefault="001958BE">
      <w:pPr>
        <w:rPr>
          <w:ins w:id="1433" w:author="Arthur Parmentier" w:date="2020-06-08T01:57:00Z"/>
          <w:rFonts w:cs="Cambria"/>
          <w:rPrChange w:id="1434" w:author="Arthur Parmentier" w:date="2020-06-08T02:15:00Z">
            <w:rPr>
              <w:ins w:id="1435" w:author="Arthur Parmentier" w:date="2020-06-08T01:57:00Z"/>
            </w:rPr>
          </w:rPrChange>
        </w:rPr>
      </w:pPr>
      <w:ins w:id="1436" w:author="Arthur Parmentier" w:date="2020-06-08T01:56:00Z">
        <w:r w:rsidRPr="00F93519">
          <w:rPr>
            <w:rFonts w:cs="Cambria"/>
            <w:rPrChange w:id="1437" w:author="Arthur Parmentier" w:date="2020-06-08T02:15:00Z">
              <w:rPr/>
            </w:rPrChange>
          </w:rPr>
          <w:lastRenderedPageBreak/>
          <w:t>Because the production rules on the left side only contain one element, it is pos</w:t>
        </w:r>
      </w:ins>
      <w:ins w:id="1438" w:author="Arthur Parmentier" w:date="2020-06-08T01:57:00Z">
        <w:r w:rsidRPr="00F93519">
          <w:rPr>
            <w:rFonts w:cs="Cambria"/>
            <w:rPrChange w:id="1439" w:author="Arthur Parmentier" w:date="2020-06-08T02:15:00Z">
              <w:rPr/>
            </w:rPrChange>
          </w:rPr>
          <w:t>sible to find the function of each element in the sentence without the context. This grammar is therefore a context-free grammar.</w:t>
        </w:r>
      </w:ins>
      <w:ins w:id="1440" w:author="Arthur Parmentier" w:date="2020-06-08T02:12:00Z">
        <w:r w:rsidR="0098315D">
          <w:rPr>
            <w:rStyle w:val="Appelnotedebasdep"/>
            <w:rFonts w:cs="Cambria"/>
          </w:rPr>
          <w:footnoteReference w:id="15"/>
        </w:r>
      </w:ins>
    </w:p>
    <w:p w:rsidR="004A5894" w:rsidRDefault="004A5894" w:rsidP="008054B5">
      <w:pPr>
        <w:rPr>
          <w:ins w:id="1446" w:author="Arthur Parmentier" w:date="2020-06-08T02:01:00Z"/>
          <w:rStyle w:val="uiqtextrenderedqtext"/>
        </w:rPr>
      </w:pPr>
      <w:ins w:id="1447" w:author="Arthur Parmentier" w:date="2020-06-08T01:57:00Z">
        <w:r>
          <w:rPr>
            <w:rFonts w:cs="Cambria"/>
          </w:rPr>
          <w:t xml:space="preserve">One important theorem is that </w:t>
        </w:r>
      </w:ins>
      <w:ins w:id="1448" w:author="Arthur Parmentier" w:date="2020-06-08T02:23:00Z">
        <w:r w:rsidR="00941E46">
          <w:rPr>
            <w:rFonts w:cs="Cambria"/>
          </w:rPr>
          <w:t xml:space="preserve">all </w:t>
        </w:r>
      </w:ins>
      <w:ins w:id="1449" w:author="Arthur Parmentier" w:date="2020-06-08T01:57:00Z">
        <w:r>
          <w:rPr>
            <w:rFonts w:cs="Cambria"/>
          </w:rPr>
          <w:t>context-free grammars</w:t>
        </w:r>
      </w:ins>
      <w:ins w:id="1450" w:author="Arthur Parmentier" w:date="2020-06-08T01:58:00Z">
        <w:r>
          <w:rPr>
            <w:rFonts w:cs="Cambria"/>
          </w:rPr>
          <w:t xml:space="preserve"> </w:t>
        </w:r>
      </w:ins>
      <w:ins w:id="1451"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352DF5">
      <w:pPr>
        <w:pStyle w:val="Titre4"/>
        <w:rPr>
          <w:ins w:id="1452" w:author="Arthur Parmentier" w:date="2020-06-08T02:16:00Z"/>
        </w:rPr>
      </w:pPr>
      <w:ins w:id="1453" w:author="Arthur Parmentier" w:date="2020-06-08T02:01:00Z">
        <w:r>
          <w:t>Regular</w:t>
        </w:r>
      </w:ins>
      <w:ins w:id="1454" w:author="Arthur Parmentier" w:date="2020-06-08T02:16:00Z">
        <w:r w:rsidR="000D2632">
          <w:t xml:space="preserve"> grammar</w:t>
        </w:r>
        <w:r w:rsidR="00300A77">
          <w:t>s</w:t>
        </w:r>
      </w:ins>
    </w:p>
    <w:p w:rsidR="00300A77" w:rsidRDefault="00E56164" w:rsidP="00300A77">
      <w:pPr>
        <w:rPr>
          <w:ins w:id="1455" w:author="Arthur Parmentier" w:date="2020-06-08T02:21:00Z"/>
        </w:rPr>
      </w:pPr>
      <w:ins w:id="1456" w:author="Arthur Parmentier" w:date="2020-06-08T02:17:00Z">
        <w:r>
          <w:t>A regular grammar is a specific sub-set of context-free grammars</w:t>
        </w:r>
      </w:ins>
      <w:ins w:id="1457" w:author="Arthur Parmentier" w:date="2020-06-08T02:20:00Z">
        <w:r w:rsidR="00FB2671">
          <w:t xml:space="preserve"> that form the so</w:t>
        </w:r>
      </w:ins>
      <w:ins w:id="1458" w:author="Arthur Parmentier" w:date="2020-06-08T02:21:00Z">
        <w:r w:rsidR="00FB2671">
          <w:t>-called “regular expressions”.</w:t>
        </w:r>
        <w:r w:rsidR="00FB2671">
          <w:rPr>
            <w:rStyle w:val="Appelnotedebasdep"/>
          </w:rPr>
          <w:footnoteReference w:id="16"/>
        </w:r>
      </w:ins>
    </w:p>
    <w:p w:rsidR="00941E46" w:rsidRDefault="00941E46" w:rsidP="00300A77">
      <w:pPr>
        <w:rPr>
          <w:ins w:id="1461" w:author="Arthur Parmentier" w:date="2020-06-08T02:22:00Z"/>
        </w:rPr>
      </w:pPr>
      <w:ins w:id="1462" w:author="Arthur Parmentier" w:date="2020-06-08T02:22:00Z">
        <w:r>
          <w:t>A grammar such as the one presented in the previous part is a regular grammar.</w:t>
        </w:r>
      </w:ins>
    </w:p>
    <w:p w:rsidR="00941E46" w:rsidRPr="00300A77" w:rsidRDefault="00941E46">
      <w:pPr>
        <w:rPr>
          <w:ins w:id="1463" w:author="Arthur Parmentier" w:date="2020-06-07T21:11:00Z"/>
          <w:rPrChange w:id="1464" w:author="Arthur Parmentier" w:date="2020-06-08T02:16:00Z">
            <w:rPr>
              <w:ins w:id="1465" w:author="Arthur Parmentier" w:date="2020-06-07T21:11:00Z"/>
            </w:rPr>
          </w:rPrChange>
        </w:rPr>
        <w:pPrChange w:id="1466" w:author="Arthur Parmentier" w:date="2020-06-08T02:16:00Z">
          <w:pPr>
            <w:pStyle w:val="Titre3"/>
          </w:pPr>
        </w:pPrChange>
      </w:pPr>
      <w:ins w:id="1467" w:author="Arthur Parmentier" w:date="2020-06-08T02:22:00Z">
        <w:r>
          <w:t xml:space="preserve">One important theorem is all regular grammars </w:t>
        </w:r>
      </w:ins>
      <w:ins w:id="1468" w:author="Arthur Parmentier" w:date="2020-06-08T02:23:00Z">
        <w:r>
          <w:t>can be</w:t>
        </w:r>
      </w:ins>
      <w:ins w:id="1469" w:author="Arthur Parmentier" w:date="2020-06-08T02:22:00Z">
        <w:r>
          <w:t xml:space="preserve"> described</w:t>
        </w:r>
      </w:ins>
      <w:ins w:id="1470" w:author="Arthur Parmentier" w:date="2020-06-08T02:24:00Z">
        <w:r>
          <w:t xml:space="preserve"> by a </w:t>
        </w:r>
        <w:r w:rsidR="007C3219">
          <w:t>(</w:t>
        </w:r>
        <w:r>
          <w:t>deterministic</w:t>
        </w:r>
      </w:ins>
      <w:ins w:id="1471" w:author="Arthur Parmentier" w:date="2020-06-08T02:25:00Z">
        <w:r w:rsidR="007C3219">
          <w:t>)</w:t>
        </w:r>
      </w:ins>
      <w:ins w:id="1472"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73" w:author="Arthur Parmentier" w:date="2020-06-08T02:25:00Z">
        <w:r w:rsidR="00021EF8">
          <w:t>, also called a finite state machine (FSM).</w:t>
        </w:r>
      </w:ins>
    </w:p>
    <w:p w:rsidR="00A62779" w:rsidRDefault="00A62779" w:rsidP="006D5BBB">
      <w:pPr>
        <w:pStyle w:val="Titre3"/>
        <w:rPr>
          <w:ins w:id="1474" w:author="Arthur Parmentier" w:date="2020-06-08T02:26:00Z"/>
        </w:rPr>
      </w:pPr>
      <w:bookmarkStart w:id="1475" w:name="_Toc42550087"/>
      <w:ins w:id="1476" w:author="Arthur Parmentier" w:date="2020-06-08T02:25:00Z">
        <w:r>
          <w:t>Parsing</w:t>
        </w:r>
      </w:ins>
      <w:bookmarkEnd w:id="1475"/>
    </w:p>
    <w:p w:rsidR="00A62779" w:rsidRPr="00A62779" w:rsidRDefault="00A62779">
      <w:pPr>
        <w:rPr>
          <w:ins w:id="1477" w:author="Arthur Parmentier" w:date="2020-06-08T02:25:00Z"/>
          <w:rPrChange w:id="1478" w:author="Arthur Parmentier" w:date="2020-06-08T02:26:00Z">
            <w:rPr>
              <w:ins w:id="1479" w:author="Arthur Parmentier" w:date="2020-06-08T02:25:00Z"/>
            </w:rPr>
          </w:rPrChange>
        </w:rPr>
        <w:pPrChange w:id="1480" w:author="Arthur Parmentier" w:date="2020-06-08T02:26:00Z">
          <w:pPr>
            <w:pStyle w:val="Titre3"/>
          </w:pPr>
        </w:pPrChange>
      </w:pPr>
      <w:ins w:id="1481" w:author="Arthur Parmentier" w:date="2020-06-08T02:26:00Z">
        <w:r>
          <w:t xml:space="preserve">Parsing, also called syntactic analysis, is the process </w:t>
        </w:r>
      </w:ins>
      <w:ins w:id="1482" w:author="Arthur Parmentier" w:date="2020-06-08T02:27:00Z">
        <w:r>
          <w:t xml:space="preserve">of analyzing string of symbols (or sentences) that are described by </w:t>
        </w:r>
      </w:ins>
      <w:ins w:id="1483" w:author="Arthur Parmentier" w:date="2020-06-08T02:28:00Z">
        <w:r>
          <w:t>a grammar</w:t>
        </w:r>
      </w:ins>
      <w:ins w:id="1484" w:author="Arthur Parmentier" w:date="2020-06-08T02:29:00Z">
        <w:r>
          <w:t>.</w:t>
        </w:r>
      </w:ins>
      <w:ins w:id="1485" w:author="Arthur Parmentier" w:date="2020-06-08T02:30:00Z">
        <w:r w:rsidR="00ED0E0D">
          <w:t xml:space="preserve"> It can be performed by different types of automata, depending on the type of grammar that is considered.</w:t>
        </w:r>
      </w:ins>
    </w:p>
    <w:p w:rsidR="006D5BBB" w:rsidRDefault="00657DAC" w:rsidP="006D5BBB">
      <w:pPr>
        <w:pStyle w:val="Titre3"/>
        <w:rPr>
          <w:ins w:id="1486" w:author="Arthur Parmentier" w:date="2020-06-08T02:35:00Z"/>
        </w:rPr>
      </w:pPr>
      <w:bookmarkStart w:id="1487" w:name="_Toc42550088"/>
      <w:ins w:id="1488" w:author="Arthur Parmentier" w:date="2020-06-08T02:35:00Z">
        <w:r>
          <w:t>Linguistics in generative music</w:t>
        </w:r>
        <w:bookmarkEnd w:id="1487"/>
      </w:ins>
    </w:p>
    <w:p w:rsidR="00657DAC" w:rsidRDefault="00657DAC" w:rsidP="00657DAC">
      <w:pPr>
        <w:rPr>
          <w:ins w:id="1489" w:author="Arthur Parmentier" w:date="2020-06-08T02:36:00Z"/>
        </w:rPr>
      </w:pPr>
      <w:ins w:id="1490" w:author="Arthur Parmentier" w:date="2020-06-08T02:35:00Z">
        <w:r>
          <w:t xml:space="preserve">The contemporary field of generative music found interest for </w:t>
        </w:r>
      </w:ins>
      <w:ins w:id="1491" w:author="Arthur Parmentier" w:date="2020-06-08T02:36:00Z">
        <w:r>
          <w:t>many models from linguistic to describe and generate music.</w:t>
        </w:r>
      </w:ins>
    </w:p>
    <w:p w:rsidR="00657DAC" w:rsidRPr="00657DAC" w:rsidRDefault="00657DAC">
      <w:pPr>
        <w:rPr>
          <w:ins w:id="1492" w:author="Arthur Parmentier" w:date="2020-06-07T21:11:00Z"/>
          <w:rPrChange w:id="1493" w:author="Arthur Parmentier" w:date="2020-06-08T02:35:00Z">
            <w:rPr>
              <w:ins w:id="1494" w:author="Arthur Parmentier" w:date="2020-06-07T21:11:00Z"/>
            </w:rPr>
          </w:rPrChange>
        </w:rPr>
        <w:pPrChange w:id="1495" w:author="Arthur Parmentier" w:date="2020-06-08T02:35:00Z">
          <w:pPr>
            <w:pStyle w:val="Titre3"/>
          </w:pPr>
        </w:pPrChange>
      </w:pPr>
      <w:ins w:id="1496" w:author="Arthur Parmentier" w:date="2020-06-08T02:36:00Z">
        <w:r>
          <w:t xml:space="preserve">Often implemented in computers and </w:t>
        </w:r>
      </w:ins>
      <w:ins w:id="1497" w:author="Arthur Parmentier" w:date="2020-06-08T02:37:00Z">
        <w:r>
          <w:t xml:space="preserve">used </w:t>
        </w:r>
      </w:ins>
      <w:ins w:id="1498" w:author="Arthur Parmentier" w:date="2020-06-08T02:38:00Z">
        <w:r>
          <w:t xml:space="preserve">for </w:t>
        </w:r>
      </w:ins>
      <w:ins w:id="1499" w:author="Arthur Parmentier" w:date="2020-06-08T02:37:00Z">
        <w:r>
          <w:t>experimental music</w:t>
        </w:r>
      </w:ins>
      <w:ins w:id="1500" w:author="Arthur Parmentier" w:date="2020-06-08T02:38:00Z">
        <w:r>
          <w:t>,</w:t>
        </w:r>
      </w:ins>
      <w:ins w:id="1501" w:author="Arthur Parmentier" w:date="2020-06-08T02:37:00Z">
        <w:r>
          <w:t xml:space="preserve"> real-time jazz accompaniment and improvisation</w:t>
        </w:r>
      </w:ins>
      <w:ins w:id="1502" w:author="Arthur Parmentier" w:date="2020-06-08T02:38:00Z">
        <w:r>
          <w:t xml:space="preserve"> to </w:t>
        </w:r>
      </w:ins>
      <w:ins w:id="1503" w:author="Arthur Parmentier" w:date="2020-06-08T02:39:00Z">
        <w:r>
          <w:t>Beatles-like song production</w:t>
        </w:r>
      </w:ins>
      <w:ins w:id="1504" w:author="Arthur Parmentier" w:date="2020-06-08T02:37:00Z">
        <w:r>
          <w:t>, probabilistic models such as Hi</w:t>
        </w:r>
      </w:ins>
      <w:ins w:id="1505" w:author="Arthur Parmentier" w:date="2020-06-08T02:38:00Z">
        <w:r>
          <w:t>dden Markov Models are increasingly being used</w:t>
        </w:r>
      </w:ins>
      <w:ins w:id="1506" w:author="Arthur Parmentier" w:date="2020-06-08T02:39:00Z">
        <w:r>
          <w:t xml:space="preserve"> these last decades in research </w:t>
        </w:r>
        <w:r w:rsidR="0065654F">
          <w:t xml:space="preserve">and recent production and </w:t>
        </w:r>
      </w:ins>
      <w:ins w:id="1507" w:author="Arthur Parmentier" w:date="2020-06-08T02:40:00Z">
        <w:r w:rsidR="0065654F">
          <w:t>composition</w:t>
        </w:r>
      </w:ins>
      <w:ins w:id="1508" w:author="Arthur Parmentier" w:date="2020-06-08T02:39:00Z">
        <w:r w:rsidR="0065654F">
          <w:t xml:space="preserve"> </w:t>
        </w:r>
      </w:ins>
      <w:ins w:id="1509" w:author="Arthur Parmentier" w:date="2020-06-08T02:40:00Z">
        <w:r w:rsidR="0065654F">
          <w:t>software, such as Max/MSP</w:t>
        </w:r>
      </w:ins>
      <w:ins w:id="1510" w:author="Arthur Parmentier" w:date="2020-06-08T02:39:00Z">
        <w:r w:rsidR="0065654F">
          <w:t>.</w:t>
        </w:r>
      </w:ins>
    </w:p>
    <w:p w:rsidR="00960BA6" w:rsidRDefault="006D5BBB">
      <w:pPr>
        <w:pStyle w:val="Titre2"/>
        <w:rPr>
          <w:ins w:id="1511" w:author="Arthur Parmentier" w:date="2020-06-07T21:10:00Z"/>
        </w:rPr>
      </w:pPr>
      <w:bookmarkStart w:id="1512" w:name="_Toc42550089"/>
      <w:ins w:id="1513" w:author="Arthur Parmentier" w:date="2020-06-07T21:11:00Z">
        <w:r>
          <w:t>Gestural</w:t>
        </w:r>
      </w:ins>
      <w:ins w:id="1514" w:author="Arthur Parmentier" w:date="2020-06-07T21:10:00Z">
        <w:r>
          <w:t xml:space="preserve"> s</w:t>
        </w:r>
      </w:ins>
      <w:ins w:id="1515" w:author="Arthur Parmentier" w:date="2020-05-13T09:25:00Z">
        <w:r w:rsidR="00EE3C9F" w:rsidRPr="007C437A">
          <w:t>igns</w:t>
        </w:r>
      </w:ins>
      <w:del w:id="1516" w:author="Arthur Parmentier" w:date="2020-05-13T09:25:00Z">
        <w:r w:rsidR="00960BA6" w:rsidRPr="007C437A" w:rsidDel="00EE3C9F">
          <w:delText>Gestures and signs</w:delText>
        </w:r>
      </w:del>
      <w:r w:rsidR="00960BA6" w:rsidRPr="007C437A">
        <w:t xml:space="preserve"> for communication: a long history</w:t>
      </w:r>
      <w:bookmarkEnd w:id="1512"/>
    </w:p>
    <w:p w:rsidR="006D5BBB" w:rsidRPr="006D5BBB" w:rsidRDefault="006D5BBB">
      <w:pPr>
        <w:rPr>
          <w:rPrChange w:id="1517" w:author="Arthur Parmentier" w:date="2020-06-07T21:10:00Z">
            <w:rPr/>
          </w:rPrChange>
        </w:rPr>
        <w:pPrChange w:id="1518" w:author="Arthur Parmentier" w:date="2020-06-07T21:10:00Z">
          <w:pPr>
            <w:pStyle w:val="Titre2"/>
          </w:pPr>
        </w:pPrChange>
      </w:pPr>
      <w:ins w:id="1519" w:author="Arthur Parmentier" w:date="2020-06-07T21:10:00Z">
        <w:r>
          <w:t>First, we will have a short overview of the roles</w:t>
        </w:r>
      </w:ins>
    </w:p>
    <w:p w:rsidR="00960BA6" w:rsidRPr="007C437A" w:rsidDel="006D5BBB" w:rsidRDefault="00960BA6" w:rsidP="00E6654A">
      <w:pPr>
        <w:rPr>
          <w:del w:id="1520" w:author="Arthur Parmentier" w:date="2020-06-07T21:10:00Z"/>
        </w:rPr>
      </w:pPr>
      <w:del w:id="1521" w:author="Arthur Parmentier" w:date="2020-06-07T21:10:00Z">
        <w:r w:rsidRPr="007C437A" w:rsidDel="006D5BBB">
          <w:delText>Chronological view</w:delText>
        </w:r>
        <w:r w:rsidR="006E6EE1" w:rsidRPr="007C437A" w:rsidDel="006D5BBB">
          <w:delText xml:space="preserve"> (?)</w:delText>
        </w:r>
        <w:bookmarkStart w:id="1522" w:name="_Toc42549997"/>
        <w:bookmarkStart w:id="1523" w:name="_Toc42550090"/>
        <w:bookmarkEnd w:id="1522"/>
        <w:bookmarkEnd w:id="1523"/>
      </w:del>
    </w:p>
    <w:p w:rsidR="00960BA6" w:rsidRPr="007C437A" w:rsidRDefault="00960BA6">
      <w:pPr>
        <w:pStyle w:val="Titre3"/>
      </w:pPr>
      <w:bookmarkStart w:id="1524" w:name="_Toc42550091"/>
      <w:r w:rsidRPr="007C437A">
        <w:t>A very long time ago…</w:t>
      </w:r>
      <w:bookmarkEnd w:id="1524"/>
    </w:p>
    <w:p w:rsidR="00960BA6" w:rsidRPr="007C437A" w:rsidRDefault="00960BA6">
      <w:pPr>
        <w:pStyle w:val="Titre3"/>
        <w:rPr>
          <w:ins w:id="1525" w:author="Arthur Parmentier" w:date="2020-06-05T13:55:00Z"/>
        </w:rPr>
      </w:pPr>
      <w:bookmarkStart w:id="1526" w:name="_Toc42550092"/>
      <w:r w:rsidRPr="007C437A">
        <w:t>Middle ages: neumes</w:t>
      </w:r>
      <w:bookmarkEnd w:id="1526"/>
    </w:p>
    <w:p w:rsidR="0054171C" w:rsidRPr="007C437A" w:rsidRDefault="0054171C">
      <w:pPr>
        <w:rPr>
          <w:rPrChange w:id="1527" w:author="Arthur Parmentier" w:date="2020-06-07T15:27:00Z">
            <w:rPr/>
          </w:rPrChange>
        </w:rPr>
        <w:pPrChange w:id="1528" w:author="Arthur Parmentier" w:date="2020-06-05T13:55:00Z">
          <w:pPr>
            <w:pStyle w:val="Titre3"/>
          </w:pPr>
        </w:pPrChange>
      </w:pPr>
      <w:ins w:id="1529" w:author="Arthur Parmentier" w:date="2020-06-05T13:55:00Z">
        <w:r w:rsidRPr="007C437A">
          <w:rPr>
            <w:rPrChange w:id="1530" w:author="Arthur Parmentier" w:date="2020-06-07T15:27:00Z">
              <w:rPr/>
            </w:rPrChange>
          </w:rPr>
          <w:t xml:space="preserve">Main Guido </w:t>
        </w:r>
        <w:proofErr w:type="spellStart"/>
        <w:r w:rsidRPr="007C437A">
          <w:rPr>
            <w:rPrChange w:id="1531" w:author="Arthur Parmentier" w:date="2020-06-07T15:27:00Z">
              <w:rPr/>
            </w:rPrChange>
          </w:rPr>
          <w:t>d’arezzo</w:t>
        </w:r>
      </w:ins>
      <w:proofErr w:type="spellEnd"/>
    </w:p>
    <w:p w:rsidR="00960BA6" w:rsidRPr="007C437A" w:rsidDel="00A01FAD" w:rsidRDefault="00960BA6">
      <w:pPr>
        <w:pStyle w:val="Titre3"/>
        <w:rPr>
          <w:del w:id="1532" w:author="Arthur Parmentier" w:date="2020-05-14T14:23:00Z"/>
        </w:rPr>
      </w:pPr>
      <w:del w:id="1533" w:author="Arthur Parmentier" w:date="2020-05-14T14:23:00Z">
        <w:r w:rsidRPr="007C437A" w:rsidDel="00A01FAD">
          <w:lastRenderedPageBreak/>
          <w:delText>Rousseau, Wittgenstein.. theory of signs</w:delText>
        </w:r>
        <w:bookmarkStart w:id="1534" w:name="_Toc40363664"/>
        <w:bookmarkStart w:id="1535" w:name="_Toc40363727"/>
        <w:bookmarkStart w:id="1536" w:name="_Toc40431436"/>
        <w:bookmarkStart w:id="1537" w:name="_Toc41067164"/>
        <w:bookmarkStart w:id="1538" w:name="_Toc42258979"/>
        <w:bookmarkStart w:id="1539" w:name="_Toc42259056"/>
        <w:bookmarkStart w:id="1540" w:name="_Toc42449732"/>
        <w:bookmarkStart w:id="1541" w:name="_Toc42449814"/>
        <w:bookmarkStart w:id="1542" w:name="_Toc42550000"/>
        <w:bookmarkStart w:id="1543" w:name="_Toc42550093"/>
        <w:bookmarkEnd w:id="1534"/>
        <w:bookmarkEnd w:id="1535"/>
        <w:bookmarkEnd w:id="1536"/>
        <w:bookmarkEnd w:id="1537"/>
        <w:bookmarkEnd w:id="1538"/>
        <w:bookmarkEnd w:id="1539"/>
        <w:bookmarkEnd w:id="1540"/>
        <w:bookmarkEnd w:id="1541"/>
        <w:bookmarkEnd w:id="1542"/>
        <w:bookmarkEnd w:id="1543"/>
      </w:del>
    </w:p>
    <w:p w:rsidR="00960BA6" w:rsidRPr="007C437A" w:rsidRDefault="00960BA6" w:rsidP="00414962">
      <w:pPr>
        <w:pStyle w:val="Titre3"/>
        <w:rPr>
          <w:ins w:id="1544" w:author="Arthur Parmentier" w:date="2020-05-14T14:18:00Z"/>
        </w:rPr>
      </w:pPr>
      <w:bookmarkStart w:id="1545" w:name="_Toc42550094"/>
      <w:r w:rsidRPr="007C437A">
        <w:t xml:space="preserve">Creation of modern sign languages for </w:t>
      </w:r>
      <w:proofErr w:type="spellStart"/>
      <w:r w:rsidRPr="007C437A">
        <w:t>deafs</w:t>
      </w:r>
      <w:proofErr w:type="spellEnd"/>
      <w:r w:rsidRPr="007C437A">
        <w:t xml:space="preserve"> (?)</w:t>
      </w:r>
      <w:bookmarkEnd w:id="1545"/>
    </w:p>
    <w:p w:rsidR="008F1E52" w:rsidRDefault="008F1E52">
      <w:pPr>
        <w:rPr>
          <w:ins w:id="1546" w:author="Arthur Parmentier" w:date="2020-06-09T16:08:00Z"/>
        </w:rPr>
      </w:pPr>
      <w:ins w:id="1547" w:author="Arthur Parmentier" w:date="2020-05-14T14:18:00Z">
        <w:r w:rsidRPr="007C437A">
          <w:rPr>
            <w:rPrChange w:id="1548" w:author="Arthur Parmentier" w:date="2020-06-07T15:27:00Z">
              <w:rPr>
                <w:rFonts w:ascii="Nunito Sans Light" w:hAnsi="Nunito Sans Light"/>
                <w:sz w:val="28"/>
                <w:szCs w:val="28"/>
              </w:rPr>
            </w:rPrChange>
          </w:rPr>
          <w:t>Lien avec Chant-</w:t>
        </w:r>
        <w:proofErr w:type="spellStart"/>
        <w:r w:rsidRPr="007C437A">
          <w:rPr>
            <w:rPrChange w:id="1549" w:author="Arthur Parmentier" w:date="2020-06-07T15:27:00Z">
              <w:rPr>
                <w:rFonts w:ascii="Nunito Sans Light" w:hAnsi="Nunito Sans Light"/>
                <w:sz w:val="28"/>
                <w:szCs w:val="28"/>
              </w:rPr>
            </w:rPrChange>
          </w:rPr>
          <w:t>signes</w:t>
        </w:r>
        <w:proofErr w:type="spellEnd"/>
        <w:r w:rsidRPr="007C437A">
          <w:rPr>
            <w:rPrChange w:id="1550" w:author="Arthur Parmentier" w:date="2020-06-07T15:27:00Z">
              <w:rPr>
                <w:rFonts w:ascii="Nunito Sans Light" w:hAnsi="Nunito Sans Light"/>
                <w:sz w:val="28"/>
                <w:szCs w:val="28"/>
              </w:rPr>
            </w:rPrChange>
          </w:rPr>
          <w:t xml:space="preserve"> IVT</w:t>
        </w:r>
      </w:ins>
    </w:p>
    <w:p w:rsidR="00074FB8" w:rsidRDefault="00074FB8" w:rsidP="00074FB8">
      <w:pPr>
        <w:rPr>
          <w:ins w:id="1551" w:author="Arthur Parmentier" w:date="2020-06-09T16:08:00Z"/>
        </w:rPr>
      </w:pPr>
      <w:ins w:id="1552" w:author="Arthur Parmentier" w:date="2020-06-09T16:08:00Z">
        <w:r>
          <w:t>Children Creating Core Properties of Language: Evidence from an Emerging Sign Language in Nicaragua</w:t>
        </w:r>
      </w:ins>
    </w:p>
    <w:p w:rsidR="00074FB8" w:rsidRDefault="00074FB8" w:rsidP="00074FB8">
      <w:pPr>
        <w:rPr>
          <w:ins w:id="1553" w:author="Arthur Parmentier" w:date="2020-06-09T16:08:00Z"/>
        </w:rPr>
      </w:pPr>
      <w:ins w:id="1554" w:author="Arthur Parmentier" w:date="2020-06-09T16:08:00Z">
        <w:r>
          <w:t xml:space="preserve">By Ann </w:t>
        </w:r>
        <w:proofErr w:type="spellStart"/>
        <w:r>
          <w:t>Senghas</w:t>
        </w:r>
        <w:proofErr w:type="spellEnd"/>
        <w:r>
          <w:t xml:space="preserve">, </w:t>
        </w:r>
        <w:proofErr w:type="spellStart"/>
        <w:r>
          <w:t>Sotaro</w:t>
        </w:r>
        <w:proofErr w:type="spellEnd"/>
        <w:r>
          <w:t xml:space="preserve"> Kita, </w:t>
        </w:r>
        <w:proofErr w:type="spellStart"/>
        <w:r>
          <w:t>Asli</w:t>
        </w:r>
        <w:proofErr w:type="spellEnd"/>
        <w:r>
          <w:t xml:space="preserve"> </w:t>
        </w:r>
        <w:proofErr w:type="spellStart"/>
        <w:r>
          <w:t>Özyürek</w:t>
        </w:r>
        <w:bookmarkStart w:id="1555" w:name="_GoBack"/>
        <w:bookmarkEnd w:id="1555"/>
        <w:proofErr w:type="spellEnd"/>
      </w:ins>
    </w:p>
    <w:p w:rsidR="00074FB8" w:rsidRPr="007C437A" w:rsidRDefault="00074FB8" w:rsidP="00074FB8">
      <w:pPr>
        <w:rPr>
          <w:rPrChange w:id="1556" w:author="Arthur Parmentier" w:date="2020-06-07T15:27:00Z">
            <w:rPr/>
          </w:rPrChange>
        </w:rPr>
        <w:pPrChange w:id="1557" w:author="Arthur Parmentier" w:date="2020-05-14T14:18:00Z">
          <w:pPr>
            <w:pStyle w:val="Titre3"/>
          </w:pPr>
        </w:pPrChange>
      </w:pPr>
      <w:ins w:id="1558" w:author="Arthur Parmentier" w:date="2020-06-09T16:08:00Z">
        <w:r>
          <w:t>Science17 Sep 2004 : 1779-1782</w:t>
        </w:r>
      </w:ins>
    </w:p>
    <w:p w:rsidR="00960BA6" w:rsidRPr="007C437A" w:rsidDel="00EF2E96" w:rsidRDefault="00960BA6">
      <w:pPr>
        <w:pStyle w:val="Titre3"/>
        <w:rPr>
          <w:del w:id="1559" w:author="Arthur Parmentier" w:date="2020-05-14T14:21:00Z"/>
        </w:rPr>
      </w:pPr>
      <w:del w:id="1560" w:author="Arthur Parmentier" w:date="2020-05-14T14:21:00Z">
        <w:r w:rsidRPr="007C437A" w:rsidDel="00EF2E96">
          <w:delText>Attempts or cases in arts before SP</w:delText>
        </w:r>
        <w:bookmarkStart w:id="1561" w:name="_Toc40363666"/>
        <w:bookmarkStart w:id="1562" w:name="_Toc40363729"/>
        <w:bookmarkStart w:id="1563" w:name="_Toc40431438"/>
        <w:bookmarkStart w:id="1564" w:name="_Toc41067166"/>
        <w:bookmarkStart w:id="1565" w:name="_Toc42258981"/>
        <w:bookmarkStart w:id="1566" w:name="_Toc42259058"/>
        <w:bookmarkStart w:id="1567" w:name="_Toc42449734"/>
        <w:bookmarkStart w:id="1568" w:name="_Toc42449816"/>
        <w:bookmarkStart w:id="1569" w:name="_Toc42550002"/>
        <w:bookmarkStart w:id="1570" w:name="_Toc42550095"/>
        <w:bookmarkEnd w:id="1561"/>
        <w:bookmarkEnd w:id="1562"/>
        <w:bookmarkEnd w:id="1563"/>
        <w:bookmarkEnd w:id="1564"/>
        <w:bookmarkEnd w:id="1565"/>
        <w:bookmarkEnd w:id="1566"/>
        <w:bookmarkEnd w:id="1567"/>
        <w:bookmarkEnd w:id="1568"/>
        <w:bookmarkEnd w:id="1569"/>
        <w:bookmarkEnd w:id="1570"/>
      </w:del>
    </w:p>
    <w:p w:rsidR="00960BA6" w:rsidRPr="007C437A" w:rsidRDefault="00960BA6">
      <w:pPr>
        <w:pStyle w:val="Titre3"/>
      </w:pPr>
      <w:bookmarkStart w:id="1571" w:name="_Toc42550096"/>
      <w:r w:rsidRPr="007C437A">
        <w:t>Conduction &amp; other contemporary forms of artistic sign languages</w:t>
      </w:r>
      <w:bookmarkEnd w:id="1571"/>
    </w:p>
    <w:p w:rsidR="00960BA6" w:rsidRPr="007C437A" w:rsidRDefault="00960BA6">
      <w:pPr>
        <w:pStyle w:val="Titre2"/>
      </w:pPr>
      <w:bookmarkStart w:id="1572" w:name="_Toc42550097"/>
      <w:r w:rsidRPr="007C437A">
        <w:t xml:space="preserve">Real-time composition/improvisation/generative music in the </w:t>
      </w:r>
      <w:proofErr w:type="spellStart"/>
      <w:r w:rsidRPr="007C437A">
        <w:t>XXth</w:t>
      </w:r>
      <w:proofErr w:type="spellEnd"/>
      <w:r w:rsidRPr="007C437A">
        <w:t xml:space="preserve"> century</w:t>
      </w:r>
      <w:bookmarkEnd w:id="1572"/>
    </w:p>
    <w:p w:rsidR="00725D84" w:rsidRPr="008C7E78" w:rsidRDefault="00725D84" w:rsidP="00E6654A">
      <w:pPr>
        <w:rPr>
          <w:ins w:id="1573" w:author="Arthur Parmentier" w:date="2020-05-14T14:22:00Z"/>
          <w:lang w:val="fr-FR"/>
          <w:rPrChange w:id="1574" w:author="Arthur Parmentier" w:date="2020-06-07T18:31:00Z">
            <w:rPr>
              <w:ins w:id="1575" w:author="Arthur Parmentier" w:date="2020-05-14T14:22:00Z"/>
            </w:rPr>
          </w:rPrChange>
        </w:rPr>
      </w:pPr>
      <w:r w:rsidRPr="007C437A">
        <w:t xml:space="preserve">How to structure this part? </w:t>
      </w:r>
      <w:r w:rsidRPr="008C7E78">
        <w:rPr>
          <w:lang w:val="fr-FR"/>
          <w:rPrChange w:id="1576" w:author="Arthur Parmentier" w:date="2020-06-07T18:31:00Z">
            <w:rPr/>
          </w:rPrChange>
        </w:rPr>
        <w:t xml:space="preserve">By </w:t>
      </w:r>
      <w:proofErr w:type="spellStart"/>
      <w:r w:rsidRPr="008C7E78">
        <w:rPr>
          <w:lang w:val="fr-FR"/>
          <w:rPrChange w:id="1577" w:author="Arthur Parmentier" w:date="2020-06-07T18:31:00Z">
            <w:rPr/>
          </w:rPrChange>
        </w:rPr>
        <w:t>example</w:t>
      </w:r>
      <w:proofErr w:type="spellEnd"/>
      <w:r w:rsidRPr="008C7E78">
        <w:rPr>
          <w:lang w:val="fr-FR"/>
          <w:rPrChange w:id="1578" w:author="Arthur Parmentier" w:date="2020-06-07T18:31:00Z">
            <w:rPr/>
          </w:rPrChange>
        </w:rPr>
        <w:t>? Topic?</w:t>
      </w:r>
    </w:p>
    <w:p w:rsidR="00D81005" w:rsidRPr="008C7E78" w:rsidRDefault="00D81005" w:rsidP="00E6654A">
      <w:pPr>
        <w:rPr>
          <w:ins w:id="1579" w:author="Arthur Parmentier" w:date="2020-06-05T14:00:00Z"/>
          <w:lang w:val="fr-FR"/>
          <w:rPrChange w:id="1580" w:author="Arthur Parmentier" w:date="2020-06-07T18:31:00Z">
            <w:rPr>
              <w:ins w:id="1581" w:author="Arthur Parmentier" w:date="2020-06-05T14:00:00Z"/>
            </w:rPr>
          </w:rPrChange>
        </w:rPr>
      </w:pPr>
      <w:ins w:id="1582" w:author="Arthur Parmentier" w:date="2020-05-14T14:22:00Z">
        <w:r w:rsidRPr="008C7E78">
          <w:rPr>
            <w:lang w:val="fr-FR"/>
            <w:rPrChange w:id="1583" w:author="Arthur Parmentier" w:date="2020-06-07T18:31:00Z">
              <w:rPr/>
            </w:rPrChange>
          </w:rPr>
          <w:t xml:space="preserve">Musique stochastique </w:t>
        </w:r>
      </w:ins>
      <w:ins w:id="1584" w:author="Arthur Parmentier" w:date="2020-06-05T14:00:00Z">
        <w:r w:rsidR="003D5749" w:rsidRPr="008C7E78">
          <w:rPr>
            <w:lang w:val="fr-FR"/>
            <w:rPrChange w:id="1585" w:author="Arthur Parmentier" w:date="2020-06-07T18:31:00Z">
              <w:rPr/>
            </w:rPrChange>
          </w:rPr>
          <w:t>Xenakis</w:t>
        </w:r>
      </w:ins>
    </w:p>
    <w:p w:rsidR="003D5749" w:rsidRPr="008C7E78" w:rsidRDefault="003D5749" w:rsidP="00E6654A">
      <w:pPr>
        <w:rPr>
          <w:ins w:id="1586" w:author="Arthur Parmentier" w:date="2020-06-05T14:00:00Z"/>
          <w:lang w:val="fr-FR"/>
          <w:rPrChange w:id="1587" w:author="Arthur Parmentier" w:date="2020-06-07T18:31:00Z">
            <w:rPr>
              <w:ins w:id="1588" w:author="Arthur Parmentier" w:date="2020-06-05T14:00:00Z"/>
            </w:rPr>
          </w:rPrChange>
        </w:rPr>
      </w:pPr>
      <w:ins w:id="1589" w:author="Arthur Parmentier" w:date="2020-06-05T14:00:00Z">
        <w:r w:rsidRPr="008C7E78">
          <w:rPr>
            <w:lang w:val="fr-FR"/>
            <w:rPrChange w:id="1590" w:author="Arthur Parmentier" w:date="2020-06-07T18:31:00Z">
              <w:rPr/>
            </w:rPrChange>
          </w:rPr>
          <w:t xml:space="preserve">Gros labo de recherche en </w:t>
        </w:r>
        <w:proofErr w:type="spellStart"/>
        <w:r w:rsidRPr="008C7E78">
          <w:rPr>
            <w:lang w:val="fr-FR"/>
            <w:rPrChange w:id="1591" w:author="Arthur Parmentier" w:date="2020-06-07T18:31:00Z">
              <w:rPr/>
            </w:rPrChange>
          </w:rPr>
          <w:t>general</w:t>
        </w:r>
        <w:proofErr w:type="spellEnd"/>
        <w:r w:rsidRPr="008C7E78">
          <w:rPr>
            <w:lang w:val="fr-FR"/>
            <w:rPrChange w:id="1592" w:author="Arthur Parmentier" w:date="2020-06-07T18:31:00Z">
              <w:rPr/>
            </w:rPrChange>
          </w:rPr>
          <w:t xml:space="preserve"> (</w:t>
        </w:r>
        <w:proofErr w:type="spellStart"/>
        <w:r w:rsidRPr="008C7E78">
          <w:rPr>
            <w:lang w:val="fr-FR"/>
            <w:rPrChange w:id="1593" w:author="Arthur Parmentier" w:date="2020-06-07T18:31:00Z">
              <w:rPr/>
            </w:rPrChange>
          </w:rPr>
          <w:t>minimalism</w:t>
        </w:r>
        <w:proofErr w:type="spellEnd"/>
        <w:r w:rsidRPr="008C7E78">
          <w:rPr>
            <w:lang w:val="fr-FR"/>
            <w:rPrChange w:id="1594" w:author="Arthur Parmentier" w:date="2020-06-07T18:31:00Z">
              <w:rPr/>
            </w:rPrChange>
          </w:rPr>
          <w:t xml:space="preserve">, </w:t>
        </w:r>
        <w:proofErr w:type="spellStart"/>
        <w:r w:rsidRPr="008C7E78">
          <w:rPr>
            <w:lang w:val="fr-FR"/>
            <w:rPrChange w:id="1595" w:author="Arthur Parmentier" w:date="2020-06-07T18:31:00Z">
              <w:rPr/>
            </w:rPrChange>
          </w:rPr>
          <w:t>dodéca</w:t>
        </w:r>
        <w:proofErr w:type="spellEnd"/>
        <w:r w:rsidRPr="008C7E78">
          <w:rPr>
            <w:lang w:val="fr-FR"/>
            <w:rPrChange w:id="1596" w:author="Arthur Parmentier" w:date="2020-06-07T18:31:00Z">
              <w:rPr/>
            </w:rPrChange>
          </w:rPr>
          <w:t xml:space="preserve">…) – comment faire de la nouvelle musique et </w:t>
        </w:r>
        <w:proofErr w:type="spellStart"/>
        <w:r w:rsidRPr="008C7E78">
          <w:rPr>
            <w:lang w:val="fr-FR"/>
            <w:rPrChange w:id="1597" w:author="Arthur Parmentier" w:date="2020-06-07T18:31:00Z">
              <w:rPr/>
            </w:rPrChange>
          </w:rPr>
          <w:t>experimenter</w:t>
        </w:r>
        <w:proofErr w:type="spellEnd"/>
        <w:r w:rsidRPr="008C7E78">
          <w:rPr>
            <w:lang w:val="fr-FR"/>
            <w:rPrChange w:id="1598" w:author="Arthur Parmentier" w:date="2020-06-07T18:31:00Z">
              <w:rPr/>
            </w:rPrChange>
          </w:rPr>
          <w:t>?</w:t>
        </w:r>
      </w:ins>
    </w:p>
    <w:p w:rsidR="00F7515C" w:rsidRPr="008C7E78" w:rsidRDefault="00F7515C" w:rsidP="00E6654A">
      <w:pPr>
        <w:rPr>
          <w:ins w:id="1599" w:author="Arthur Parmentier" w:date="2020-06-05T14:01:00Z"/>
          <w:lang w:val="fr-FR"/>
          <w:rPrChange w:id="1600" w:author="Arthur Parmentier" w:date="2020-06-07T18:31:00Z">
            <w:rPr>
              <w:ins w:id="1601" w:author="Arthur Parmentier" w:date="2020-06-05T14:01:00Z"/>
            </w:rPr>
          </w:rPrChange>
        </w:rPr>
      </w:pPr>
      <w:ins w:id="1602" w:author="Arthur Parmentier" w:date="2020-06-05T14:00:00Z">
        <w:r w:rsidRPr="008C7E78">
          <w:rPr>
            <w:lang w:val="fr-FR"/>
            <w:rPrChange w:id="1603" w:author="Arthur Parmentier" w:date="2020-06-07T18:31:00Z">
              <w:rPr/>
            </w:rPrChange>
          </w:rPr>
          <w:t xml:space="preserve">Musique électronique, </w:t>
        </w:r>
        <w:proofErr w:type="spellStart"/>
        <w:r w:rsidRPr="008C7E78">
          <w:rPr>
            <w:lang w:val="fr-FR"/>
            <w:rPrChange w:id="1604" w:author="Arthur Parmentier" w:date="2020-06-07T18:31:00Z">
              <w:rPr/>
            </w:rPrChange>
          </w:rPr>
          <w:t>concrete</w:t>
        </w:r>
        <w:proofErr w:type="spellEnd"/>
        <w:r w:rsidRPr="008C7E78">
          <w:rPr>
            <w:lang w:val="fr-FR"/>
            <w:rPrChange w:id="1605" w:author="Arthur Parmentier" w:date="2020-06-07T18:31:00Z">
              <w:rPr/>
            </w:rPrChange>
          </w:rPr>
          <w:t>…</w:t>
        </w:r>
      </w:ins>
      <w:ins w:id="1606" w:author="Arthur Parmentier" w:date="2020-06-05T14:01:00Z">
        <w:r w:rsidR="00FD1DF3" w:rsidRPr="008C7E78">
          <w:rPr>
            <w:lang w:val="fr-FR"/>
            <w:rPrChange w:id="1607" w:author="Arthur Parmentier" w:date="2020-06-07T18:31:00Z">
              <w:rPr/>
            </w:rPrChange>
          </w:rPr>
          <w:t xml:space="preserve"> </w:t>
        </w:r>
      </w:ins>
    </w:p>
    <w:p w:rsidR="00FD1DF3" w:rsidRPr="008C7E78" w:rsidRDefault="00FD1DF3" w:rsidP="00E6654A">
      <w:pPr>
        <w:rPr>
          <w:ins w:id="1608" w:author="Arthur Parmentier" w:date="2020-06-05T14:01:00Z"/>
          <w:lang w:val="fr-FR"/>
          <w:rPrChange w:id="1609" w:author="Arthur Parmentier" w:date="2020-06-07T18:31:00Z">
            <w:rPr>
              <w:ins w:id="1610" w:author="Arthur Parmentier" w:date="2020-06-05T14:01:00Z"/>
            </w:rPr>
          </w:rPrChange>
        </w:rPr>
      </w:pPr>
      <w:proofErr w:type="spellStart"/>
      <w:ins w:id="1611" w:author="Arthur Parmentier" w:date="2020-06-05T14:01:00Z">
        <w:r w:rsidRPr="008C7E78">
          <w:rPr>
            <w:lang w:val="fr-FR"/>
            <w:rPrChange w:id="1612" w:author="Arthur Parmentier" w:date="2020-06-07T18:31:00Z">
              <w:rPr/>
            </w:rPrChange>
          </w:rPr>
          <w:t>Mvt</w:t>
        </w:r>
        <w:proofErr w:type="spellEnd"/>
        <w:r w:rsidRPr="008C7E78">
          <w:rPr>
            <w:lang w:val="fr-FR"/>
            <w:rPrChange w:id="1613" w:author="Arthur Parmentier" w:date="2020-06-07T18:31:00Z">
              <w:rPr/>
            </w:rPrChange>
          </w:rPr>
          <w:t xml:space="preserve"> avant garde -&gt; contemporain</w:t>
        </w:r>
      </w:ins>
    </w:p>
    <w:p w:rsidR="00252D92" w:rsidRPr="007C437A" w:rsidRDefault="00252D92" w:rsidP="00E6654A">
      <w:ins w:id="1614" w:author="Arthur Parmentier" w:date="2020-06-05T14:01:00Z">
        <w:r w:rsidRPr="007C437A">
          <w:t>Connection Walter &amp; free jazz..</w:t>
        </w:r>
      </w:ins>
    </w:p>
    <w:p w:rsidR="00960BA6" w:rsidRPr="007C437A" w:rsidRDefault="00960BA6">
      <w:pPr>
        <w:pStyle w:val="Titre3"/>
      </w:pPr>
      <w:bookmarkStart w:id="1615" w:name="_Toc42550098"/>
      <w:r w:rsidRPr="007C437A">
        <w:t>Cage &amp; co</w:t>
      </w:r>
      <w:bookmarkEnd w:id="1615"/>
    </w:p>
    <w:p w:rsidR="00960BA6" w:rsidRPr="007C437A" w:rsidRDefault="001642FC">
      <w:pPr>
        <w:pStyle w:val="Titre3"/>
      </w:pPr>
      <w:bookmarkStart w:id="1616" w:name="_Toc42550099"/>
      <w:r w:rsidRPr="007C437A">
        <w:t>Algorithmic music</w:t>
      </w:r>
      <w:bookmarkEnd w:id="1616"/>
    </w:p>
    <w:p w:rsidR="000B4E52" w:rsidRPr="007C437A" w:rsidDel="006D5BBB" w:rsidRDefault="000B4E52" w:rsidP="00E6654A">
      <w:pPr>
        <w:pStyle w:val="Titre2"/>
        <w:rPr>
          <w:del w:id="1617" w:author="Arthur Parmentier" w:date="2020-06-07T21:11:00Z"/>
        </w:rPr>
      </w:pPr>
      <w:del w:id="1618" w:author="Arthur Parmentier" w:date="2020-06-07T21:11:00Z">
        <w:r w:rsidRPr="007C437A" w:rsidDel="006D5BBB">
          <w:delText>Linguistics</w:delText>
        </w:r>
        <w:bookmarkStart w:id="1619" w:name="_Toc42550007"/>
        <w:bookmarkStart w:id="1620" w:name="_Toc42550100"/>
        <w:bookmarkEnd w:id="1619"/>
        <w:bookmarkEnd w:id="1620"/>
      </w:del>
    </w:p>
    <w:p w:rsidR="000B4E52" w:rsidRPr="007C437A" w:rsidDel="006D5BBB" w:rsidRDefault="000B4E52">
      <w:pPr>
        <w:pStyle w:val="Titre3"/>
        <w:rPr>
          <w:del w:id="1621" w:author="Arthur Parmentier" w:date="2020-06-07T21:11:00Z"/>
        </w:rPr>
      </w:pPr>
      <w:del w:id="1622" w:author="Arthur Parmentier" w:date="2020-06-07T21:11:00Z">
        <w:r w:rsidRPr="007C437A" w:rsidDel="006D5BBB">
          <w:delText>Regular languages</w:delText>
        </w:r>
        <w:bookmarkStart w:id="1623" w:name="_Toc42550008"/>
        <w:bookmarkStart w:id="1624" w:name="_Toc42550101"/>
        <w:bookmarkEnd w:id="1623"/>
        <w:bookmarkEnd w:id="1624"/>
      </w:del>
    </w:p>
    <w:p w:rsidR="000B4E52" w:rsidRPr="007C437A" w:rsidDel="006D5BBB" w:rsidRDefault="000B4E52">
      <w:pPr>
        <w:pStyle w:val="Titre3"/>
        <w:rPr>
          <w:del w:id="1625" w:author="Arthur Parmentier" w:date="2020-06-07T21:11:00Z"/>
        </w:rPr>
      </w:pPr>
      <w:del w:id="1626" w:author="Arthur Parmentier" w:date="2020-06-07T21:11:00Z">
        <w:r w:rsidRPr="007C437A" w:rsidDel="006D5BBB">
          <w:delText>… link with generative music?</w:delText>
        </w:r>
        <w:bookmarkStart w:id="1627" w:name="_Toc42550009"/>
        <w:bookmarkStart w:id="1628" w:name="_Toc42550102"/>
        <w:bookmarkEnd w:id="1627"/>
        <w:bookmarkEnd w:id="1628"/>
      </w:del>
    </w:p>
    <w:p w:rsidR="000B4E52" w:rsidRPr="007C437A" w:rsidDel="006D5BBB" w:rsidRDefault="000B4E52" w:rsidP="00E6654A">
      <w:pPr>
        <w:rPr>
          <w:del w:id="1629" w:author="Arthur Parmentier" w:date="2020-06-07T21:11:00Z"/>
        </w:rPr>
      </w:pPr>
      <w:del w:id="1630" w:author="Arthur Parmentier" w:date="2020-06-07T21:11:00Z">
        <w:r w:rsidRPr="007C437A" w:rsidDel="006D5BBB">
          <w:delText>Check relevancy: Chomsky, hierarchical models, markov models, study of music within linguistic models.</w:delText>
        </w:r>
        <w:bookmarkStart w:id="1631" w:name="_Toc42550010"/>
        <w:bookmarkStart w:id="1632" w:name="_Toc42550103"/>
        <w:bookmarkEnd w:id="1631"/>
        <w:bookmarkEnd w:id="1632"/>
      </w:del>
    </w:p>
    <w:p w:rsidR="00BE04C2" w:rsidRPr="007C437A" w:rsidRDefault="00960BA6" w:rsidP="00E6654A">
      <w:pPr>
        <w:pStyle w:val="Titre1"/>
      </w:pPr>
      <w:del w:id="1633" w:author="Arthur Parmentier" w:date="2020-06-07T21:11:00Z">
        <w:r w:rsidRPr="007C437A" w:rsidDel="006D5BBB">
          <w:delText xml:space="preserve"> </w:delText>
        </w:r>
      </w:del>
      <w:bookmarkStart w:id="1634" w:name="_Toc42550104"/>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018"/>
      <w:r w:rsidR="00086E5D" w:rsidRPr="007C437A">
        <w:t xml:space="preserve"> (a </w:t>
      </w:r>
      <w:r w:rsidR="003739E8" w:rsidRPr="007C437A">
        <w:t xml:space="preserve">theoretical </w:t>
      </w:r>
      <w:r w:rsidR="00086E5D" w:rsidRPr="007C437A">
        <w:t>model of SP)</w:t>
      </w:r>
      <w:bookmarkEnd w:id="1634"/>
    </w:p>
    <w:p w:rsidR="007776CB" w:rsidRPr="007C437A" w:rsidRDefault="00E6654A" w:rsidP="00E6654A">
      <w:r w:rsidRPr="007C437A">
        <w:t>Now that we have seen a bit of the development of SP and the theoretical background it lies in, I would like to propose a model of Soundpainting that would explicit its construction mechanisms</w:t>
      </w:r>
      <w:ins w:id="1635" w:author="Arthur Parmentier" w:date="2020-05-14T13:29:00Z">
        <w:r w:rsidR="00BA3828" w:rsidRPr="007C437A">
          <w:t xml:space="preserve"> as a sign language, </w:t>
        </w:r>
      </w:ins>
      <w:del w:id="1636" w:author="Arthur Parmentier" w:date="2020-05-14T13:29:00Z">
        <w:r w:rsidRPr="007C437A" w:rsidDel="00BA3828">
          <w:delText xml:space="preserve"> </w:delText>
        </w:r>
      </w:del>
      <w:r w:rsidRPr="007C437A">
        <w:t>as well as the implicit operations that makes it an efficient language for art performance.</w:t>
      </w:r>
    </w:p>
    <w:p w:rsidR="00B12EC1" w:rsidRPr="007C437A" w:rsidRDefault="00B12EC1">
      <w:pPr>
        <w:pStyle w:val="Titre2"/>
      </w:pPr>
      <w:bookmarkStart w:id="1637" w:name="_Toc42550105"/>
      <w:r w:rsidRPr="007C437A">
        <w:t xml:space="preserve">Preliminary </w:t>
      </w:r>
      <w:r w:rsidR="00E44A97" w:rsidRPr="007C437A">
        <w:t>remarks</w:t>
      </w:r>
      <w:bookmarkEnd w:id="1637"/>
    </w:p>
    <w:p w:rsidR="00E44A97" w:rsidRPr="007C437A" w:rsidRDefault="00E44A97">
      <w:pPr>
        <w:pStyle w:val="Titre3"/>
      </w:pPr>
      <w:bookmarkStart w:id="1638" w:name="_Toc42550106"/>
      <w:r w:rsidRPr="007C437A">
        <w:t>Context and scope of my personal observations</w:t>
      </w:r>
      <w:bookmarkEnd w:id="1638"/>
    </w:p>
    <w:p w:rsidR="000046FB" w:rsidRPr="007C437A" w:rsidRDefault="000046FB" w:rsidP="000046FB">
      <w:r w:rsidRPr="007C437A">
        <w:t>The reader must be aware that my experience with Soundpainting and the observations that I consider in this section:</w:t>
      </w:r>
    </w:p>
    <w:p w:rsidR="000046FB" w:rsidRPr="007C437A" w:rsidRDefault="000046FB" w:rsidP="000046FB">
      <w:pPr>
        <w:pStyle w:val="Paragraphedeliste"/>
        <w:numPr>
          <w:ilvl w:val="0"/>
          <w:numId w:val="12"/>
        </w:numPr>
      </w:pPr>
      <w:r w:rsidRPr="007C437A">
        <w:lastRenderedPageBreak/>
        <w:t>Are rather limited in time (3 years span)</w:t>
      </w:r>
    </w:p>
    <w:p w:rsidR="000046FB" w:rsidRPr="007C437A" w:rsidRDefault="000046FB" w:rsidP="000046FB">
      <w:pPr>
        <w:pStyle w:val="Paragraphedeliste"/>
        <w:numPr>
          <w:ilvl w:val="0"/>
          <w:numId w:val="12"/>
        </w:numPr>
      </w:pPr>
      <w:r w:rsidRPr="007C437A">
        <w:t xml:space="preserve">Are very limited in terms of cultural diversity (most of my participating experience was in Lausanne, Switzerland or nearby (France) with performers I was familiar with, who mostly came from European music education institutions; at the exception of one experience in Rio de Janeiro, </w:t>
      </w:r>
      <w:proofErr w:type="spellStart"/>
      <w:r w:rsidRPr="007C437A">
        <w:t>Brasil</w:t>
      </w:r>
      <w:proofErr w:type="spellEnd"/>
      <w:r w:rsidRPr="007C437A">
        <w:t xml:space="preserve"> where I could both participate and observe SP practices)</w:t>
      </w:r>
    </w:p>
    <w:p w:rsidR="000046FB" w:rsidRPr="007C437A" w:rsidRDefault="000046FB" w:rsidP="000046FB">
      <w:pPr>
        <w:pStyle w:val="Paragraphedeliste"/>
        <w:numPr>
          <w:ilvl w:val="0"/>
          <w:numId w:val="12"/>
        </w:numPr>
      </w:pPr>
      <w:r w:rsidRPr="007C437A">
        <w:t>Are rather limited in terms of configuration (mostly groups of musicians, either in weekly sessions with 3-10 performers or workshops with guest soundpainter).</w:t>
      </w:r>
    </w:p>
    <w:p w:rsidR="000046FB" w:rsidRPr="007C437A" w:rsidRDefault="000046FB" w:rsidP="000046FB">
      <w:r w:rsidRPr="007C437A">
        <w:t>The reader is invited to compare my observation with his and criticize the models and interpretation I give in this section.</w:t>
      </w:r>
    </w:p>
    <w:p w:rsidR="00061E60" w:rsidRPr="007C437A" w:rsidRDefault="00E44A97">
      <w:pPr>
        <w:pStyle w:val="Titre3"/>
        <w:numPr>
          <w:ilvl w:val="2"/>
          <w:numId w:val="13"/>
        </w:numPr>
      </w:pPr>
      <w:bookmarkStart w:id="1639" w:name="_Toc42550107"/>
      <w:r w:rsidRPr="007C437A">
        <w:t>The categorical and prototypical perception of concepts</w:t>
      </w:r>
      <w:bookmarkEnd w:id="1639"/>
      <w:r w:rsidR="00061E60" w:rsidRPr="007C437A">
        <w:t xml:space="preserve"> </w:t>
      </w:r>
    </w:p>
    <w:p w:rsidR="00554E5F" w:rsidRPr="007C437A" w:rsidRDefault="00554E5F" w:rsidP="00061E60">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1640" w:author="Arthur Parmentier" w:date="2020-05-13T09:28:00Z">
        <w:r w:rsidR="00B7596F" w:rsidRPr="007C437A">
          <w:t xml:space="preserve">t… by constructing </w:t>
        </w:r>
      </w:ins>
      <w:ins w:id="1641" w:author="Arthur Parmentier" w:date="2020-05-13T09:29:00Z">
        <w:r w:rsidR="00B7596F" w:rsidRPr="007C437A">
          <w:t>discrete categories out of a continuous set of elements.</w:t>
        </w:r>
      </w:ins>
      <w:del w:id="1642" w:author="Arthur Parmentier" w:date="2020-05-13T09:28:00Z">
        <w:r w:rsidR="004D468F" w:rsidRPr="007C437A" w:rsidDel="00B7596F">
          <w:delText>t…</w:delText>
        </w:r>
      </w:del>
    </w:p>
    <w:p w:rsidR="00DF3BEC" w:rsidRPr="007C437A" w:rsidRDefault="00061E60" w:rsidP="00061E60">
      <w:r w:rsidRPr="007C437A">
        <w:t>We</w:t>
      </w:r>
      <w:ins w:id="1643" w:author="Arthur Parmentier" w:date="2020-05-13T09:29:00Z">
        <w:r w:rsidR="00FE7602" w:rsidRPr="007C437A">
          <w:t xml:space="preserve"> also</w:t>
        </w:r>
      </w:ins>
      <w:r w:rsidRPr="007C437A">
        <w:t xml:space="preserve"> </w:t>
      </w:r>
      <w:del w:id="1644" w:author="Arthur Parmentier" w:date="2020-05-13T09:29:00Z">
        <w:r w:rsidR="00F572C3" w:rsidRPr="007C437A" w:rsidDel="00FE7602">
          <w:delText xml:space="preserve">also </w:delText>
        </w:r>
      </w:del>
      <w:r w:rsidRPr="007C437A">
        <w:t>know from</w:t>
      </w:r>
      <w:del w:id="1645"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17"/>
      </w:r>
      <w:r w:rsidRPr="007C437A">
        <w:t xml:space="preserve"> that a </w:t>
      </w:r>
      <w:ins w:id="1651" w:author="Arthur Parmentier" w:date="2020-05-13T09:36:00Z">
        <w:r w:rsidR="00FB0C2C" w:rsidRPr="007C437A">
          <w:t xml:space="preserve">single </w:t>
        </w:r>
      </w:ins>
      <w:r w:rsidRPr="007C437A">
        <w:t xml:space="preserve">concept </w:t>
      </w:r>
      <w:del w:id="1652" w:author="Arthur Parmentier" w:date="2020-05-13T09:36:00Z">
        <w:r w:rsidRPr="007C437A" w:rsidDel="00CE30A8">
          <w:delText xml:space="preserve">corresponds </w:delText>
        </w:r>
      </w:del>
      <w:ins w:id="1653" w:author="Arthur Parmentier" w:date="2020-05-13T09:36:00Z">
        <w:r w:rsidR="00CE30A8" w:rsidRPr="007C437A">
          <w:t>can be modeled as</w:t>
        </w:r>
      </w:ins>
      <w:del w:id="1654"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1655" w:author="Arthur Parmentier" w:date="2020-05-12T19:02:00Z">
        <w:r w:rsidR="00341F58" w:rsidRPr="007C437A">
          <w:t>,</w:t>
        </w:r>
      </w:ins>
      <w:del w:id="1656" w:author="Arthur Parmentier" w:date="2020-05-12T19:02:00Z">
        <w:r w:rsidR="00DB185F" w:rsidRPr="007C437A" w:rsidDel="00341F58">
          <w:delText xml:space="preserve"> for</w:delText>
        </w:r>
      </w:del>
      <w:r w:rsidR="00DB185F" w:rsidRPr="007C437A">
        <w:t xml:space="preserve"> </w:t>
      </w:r>
      <w:ins w:id="1657" w:author="Arthur Parmentier" w:date="2020-05-12T19:02:00Z">
        <w:r w:rsidR="00341F58" w:rsidRPr="007C437A">
          <w:t>replaced by the</w:t>
        </w:r>
      </w:ins>
      <w:del w:id="1658" w:author="Arthur Parmentier" w:date="2020-05-12T19:02:00Z">
        <w:r w:rsidR="006A5C81" w:rsidRPr="007C437A" w:rsidDel="00341F58">
          <w:delText>the</w:delText>
        </w:r>
      </w:del>
      <w:r w:rsidR="006A5C81" w:rsidRPr="007C437A">
        <w:t xml:space="preserve"> continuous</w:t>
      </w:r>
      <w:r w:rsidR="00DB185F" w:rsidRPr="007C437A">
        <w:t xml:space="preserve"> notion</w:t>
      </w:r>
      <w:ins w:id="1659" w:author="Arthur Parmentier" w:date="2020-05-12T19:05:00Z">
        <w:r w:rsidR="008E17B4" w:rsidRPr="007C437A">
          <w:t>s of graded membership (</w:t>
        </w:r>
      </w:ins>
      <w:del w:id="1660" w:author="Arthur Parmentier" w:date="2020-05-12T19:05:00Z">
        <w:r w:rsidR="00DB185F" w:rsidRPr="007C437A" w:rsidDel="008E17B4">
          <w:delText xml:space="preserve"> of </w:delText>
        </w:r>
      </w:del>
      <w:r w:rsidR="00DB185F" w:rsidRPr="007C437A">
        <w:t>similarity to the prototyp</w:t>
      </w:r>
      <w:ins w:id="1661" w:author="Arthur Parmentier" w:date="2020-05-12T19:05:00Z">
        <w:r w:rsidR="00157F8B" w:rsidRPr="007C437A">
          <w:t>e)</w:t>
        </w:r>
      </w:ins>
      <w:del w:id="1662" w:author="Arthur Parmentier" w:date="2020-05-12T19:05:00Z">
        <w:r w:rsidR="0084003C" w:rsidRPr="007C437A" w:rsidDel="008E17B4">
          <w:delText>e</w:delText>
        </w:r>
      </w:del>
      <w:ins w:id="1663" w:author="Arthur Parmentier" w:date="2020-05-12T19:02:00Z">
        <w:r w:rsidR="00341F58" w:rsidRPr="007C437A">
          <w:t xml:space="preserve"> and the fuzzy edges</w:t>
        </w:r>
      </w:ins>
      <w:ins w:id="1664" w:author="Arthur Parmentier" w:date="2020-05-12T19:05:00Z">
        <w:r w:rsidR="008E17B4" w:rsidRPr="007C437A">
          <w:t xml:space="preserve"> of concepts</w:t>
        </w:r>
      </w:ins>
      <w:r w:rsidR="00DF3BEC" w:rsidRPr="007C437A">
        <w:t>.</w:t>
      </w:r>
      <w:ins w:id="1665" w:author="Arthur Parmentier" w:date="2020-05-12T19:07:00Z">
        <w:r w:rsidR="00AD6FFE" w:rsidRPr="007C437A">
          <w:rPr>
            <w:rStyle w:val="Appelnotedebasdep"/>
          </w:rPr>
          <w:footnoteReference w:id="18"/>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19"/>
      </w:r>
      <w:r w:rsidR="006B3B0D" w:rsidRPr="007C437A">
        <w:t>.</w:t>
      </w:r>
    </w:p>
    <w:p w:rsidR="00725EA3" w:rsidRPr="007C437A" w:rsidRDefault="00725EA3" w:rsidP="00061E60">
      <w:pPr>
        <w:rPr>
          <w:ins w:id="1682" w:author="Arthur Parmentier" w:date="2020-05-14T13:32:00Z"/>
          <w:i/>
          <w:iCs/>
        </w:rPr>
      </w:pPr>
      <w:r w:rsidRPr="007C437A">
        <w:rPr>
          <w:i/>
          <w:iCs/>
          <w:rPrChange w:id="1683" w:author="Arthur Parmentier" w:date="2020-06-07T15:27:00Z">
            <w:rPr/>
          </w:rPrChange>
        </w:rPr>
        <w:t>Let’s take the examples of birds… (does it needs an illustration?)</w:t>
      </w:r>
    </w:p>
    <w:p w:rsidR="00D621DF" w:rsidRPr="007C437A" w:rsidRDefault="00D621DF">
      <w:pPr>
        <w:pStyle w:val="Titre2"/>
        <w:numPr>
          <w:ilvl w:val="1"/>
          <w:numId w:val="22"/>
        </w:numPr>
        <w:rPr>
          <w:ins w:id="1684" w:author="Arthur Parmentier" w:date="2020-05-14T13:32:00Z"/>
        </w:rPr>
      </w:pPr>
      <w:bookmarkStart w:id="1685" w:name="_Toc42550108"/>
      <w:ins w:id="1686" w:author="Arthur Parmentier" w:date="2020-05-14T13:32:00Z">
        <w:r w:rsidRPr="007C437A">
          <w:t xml:space="preserve">Mechanism 1: transformations (projections?) of concepts </w:t>
        </w:r>
      </w:ins>
      <w:ins w:id="1687" w:author="Arthur Parmentier" w:date="2020-05-14T13:38:00Z">
        <w:r w:rsidR="00515E70" w:rsidRPr="007C437A">
          <w:t>into signs</w:t>
        </w:r>
      </w:ins>
      <w:ins w:id="1688" w:author="Arthur Parmentier" w:date="2020-06-05T16:48:00Z">
        <w:r w:rsidR="008F5BD3" w:rsidRPr="007C437A">
          <w:t xml:space="preserve"> (morphemes)</w:t>
        </w:r>
      </w:ins>
      <w:ins w:id="1689" w:author="Arthur Parmentier" w:date="2020-05-14T13:38:00Z">
        <w:r w:rsidR="00515E70" w:rsidRPr="007C437A">
          <w:t xml:space="preserve"> on</w:t>
        </w:r>
      </w:ins>
      <w:ins w:id="1690" w:author="Arthur Parmentier" w:date="2020-05-14T13:32:00Z">
        <w:r w:rsidRPr="007C437A">
          <w:t xml:space="preserve"> the physical space of the body</w:t>
        </w:r>
        <w:bookmarkEnd w:id="1685"/>
      </w:ins>
    </w:p>
    <w:p w:rsidR="00D621DF" w:rsidRPr="007C437A" w:rsidRDefault="00D621DF" w:rsidP="00D621DF">
      <w:pPr>
        <w:rPr>
          <w:ins w:id="1691" w:author="Arthur Parmentier" w:date="2020-05-14T13:32:00Z"/>
        </w:rPr>
      </w:pPr>
      <w:ins w:id="1692"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D621DF">
      <w:pPr>
        <w:rPr>
          <w:ins w:id="1693" w:author="Arthur Parmentier" w:date="2020-05-14T13:32:00Z"/>
        </w:rPr>
      </w:pPr>
      <w:ins w:id="1694"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3"/>
        <w:rPr>
          <w:ins w:id="1695" w:author="Arthur Parmentier" w:date="2020-05-14T13:32:00Z"/>
        </w:rPr>
      </w:pPr>
      <w:bookmarkStart w:id="1696" w:name="_Toc42550109"/>
      <w:ins w:id="1697" w:author="Arthur Parmentier" w:date="2020-05-14T13:32:00Z">
        <w:r w:rsidRPr="007C437A">
          <w:lastRenderedPageBreak/>
          <w:t>Input space</w:t>
        </w:r>
        <w:bookmarkEnd w:id="1696"/>
      </w:ins>
    </w:p>
    <w:p w:rsidR="00D621DF" w:rsidRPr="007C437A" w:rsidRDefault="00D621DF" w:rsidP="00D621DF">
      <w:pPr>
        <w:rPr>
          <w:ins w:id="1698" w:author="Arthur Parmentier" w:date="2020-05-14T13:32:00Z"/>
        </w:rPr>
      </w:pPr>
      <w:ins w:id="1699" w:author="Arthur Parmentier" w:date="2020-05-14T13:32:00Z">
        <w:r w:rsidRPr="007C437A">
          <w:t>We can identify several repertoires (sources) of concepts in the input space of this transformation scheme</w:t>
        </w:r>
      </w:ins>
    </w:p>
    <w:p w:rsidR="00D621DF" w:rsidRPr="007C437A" w:rsidRDefault="00D621DF" w:rsidP="00D621DF">
      <w:pPr>
        <w:pStyle w:val="Titre4"/>
        <w:rPr>
          <w:ins w:id="1700" w:author="Arthur Parmentier" w:date="2020-05-14T13:32:00Z"/>
        </w:rPr>
      </w:pPr>
      <w:ins w:id="1701" w:author="Arthur Parmentier" w:date="2020-05-14T13:32:00Z">
        <w:r w:rsidRPr="007C437A">
          <w:t>Concepts from artistic disciplines</w:t>
        </w:r>
      </w:ins>
    </w:p>
    <w:p w:rsidR="00D621DF" w:rsidRPr="007C437A" w:rsidRDefault="00D621DF" w:rsidP="00D621DF">
      <w:pPr>
        <w:rPr>
          <w:ins w:id="1702" w:author="Arthur Parmentier" w:date="2020-06-06T17:12:00Z"/>
        </w:rPr>
      </w:pPr>
      <w:ins w:id="1703" w:author="Arthur Parmentier" w:date="2020-05-14T13:32:00Z">
        <w:r w:rsidRPr="007C437A">
          <w:t>Long Tone, minimalism…</w:t>
        </w:r>
      </w:ins>
    </w:p>
    <w:p w:rsidR="00237DE8" w:rsidRPr="007C437A" w:rsidRDefault="00237DE8" w:rsidP="00237DE8">
      <w:pPr>
        <w:pStyle w:val="NormalWeb"/>
        <w:rPr>
          <w:ins w:id="1704" w:author="Arthur Parmentier" w:date="2020-06-06T17:12:00Z"/>
          <w:lang w:val="en-US"/>
          <w:rPrChange w:id="1705" w:author="Arthur Parmentier" w:date="2020-06-07T15:27:00Z">
            <w:rPr>
              <w:ins w:id="1706" w:author="Arthur Parmentier" w:date="2020-06-06T17:12:00Z"/>
            </w:rPr>
          </w:rPrChange>
        </w:rPr>
      </w:pPr>
      <w:proofErr w:type="spellStart"/>
      <w:ins w:id="1707" w:author="Arthur Parmentier" w:date="2020-06-06T17:12:00Z">
        <w:r w:rsidRPr="007C437A">
          <w:rPr>
            <w:lang w:val="en-US"/>
            <w:rPrChange w:id="1708" w:author="Arthur Parmentier" w:date="2020-06-07T15:27:00Z">
              <w:rPr/>
            </w:rPrChange>
          </w:rPr>
          <w:t>d.Some</w:t>
        </w:r>
        <w:proofErr w:type="spellEnd"/>
        <w:r w:rsidRPr="007C437A">
          <w:rPr>
            <w:lang w:val="en-US"/>
            <w:rPrChange w:id="1709" w:author="Arthur Parmentier" w:date="2020-06-07T15:27:00Z">
              <w:rPr/>
            </w:rPrChange>
          </w:rPr>
          <w:t xml:space="preserve"> of your terms come from specific mediums. For example, “Brush Work” is suggestive of painting. Why has this idea been taken to suggest a limited accompaniment?</w:t>
        </w:r>
      </w:ins>
    </w:p>
    <w:p w:rsidR="00237DE8" w:rsidRPr="007C437A" w:rsidRDefault="00237DE8" w:rsidP="00237DE8">
      <w:pPr>
        <w:pStyle w:val="NormalWeb"/>
        <w:rPr>
          <w:ins w:id="1710" w:author="Arthur Parmentier" w:date="2020-06-06T17:12:00Z"/>
          <w:lang w:val="en-US"/>
          <w:rPrChange w:id="1711" w:author="Arthur Parmentier" w:date="2020-06-07T15:27:00Z">
            <w:rPr>
              <w:ins w:id="1712" w:author="Arthur Parmentier" w:date="2020-06-06T17:12:00Z"/>
            </w:rPr>
          </w:rPrChange>
        </w:rPr>
      </w:pPr>
      <w:ins w:id="1713" w:author="Arthur Parmentier" w:date="2020-06-06T17:12:00Z">
        <w:r w:rsidRPr="007C437A">
          <w:rPr>
            <w:lang w:val="en-US"/>
            <w:rPrChange w:id="1714"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D621DF">
      <w:pPr>
        <w:rPr>
          <w:ins w:id="1715" w:author="Arthur Parmentier" w:date="2020-05-14T13:32:00Z"/>
        </w:rPr>
      </w:pPr>
    </w:p>
    <w:p w:rsidR="00D621DF" w:rsidRPr="007C437A" w:rsidRDefault="00D621DF" w:rsidP="00D621DF">
      <w:pPr>
        <w:pStyle w:val="Titre4"/>
        <w:rPr>
          <w:ins w:id="1716" w:author="Arthur Parmentier" w:date="2020-05-14T13:32:00Z"/>
        </w:rPr>
      </w:pPr>
      <w:ins w:id="1717" w:author="Arthur Parmentier" w:date="2020-05-14T13:32:00Z">
        <w:r w:rsidRPr="007C437A">
          <w:t>Concepts from oral languages</w:t>
        </w:r>
      </w:ins>
    </w:p>
    <w:p w:rsidR="00D621DF" w:rsidRPr="007C437A" w:rsidRDefault="00D621DF" w:rsidP="00D621DF">
      <w:pPr>
        <w:rPr>
          <w:ins w:id="1718" w:author="Arthur Parmentier" w:date="2020-05-14T13:32:00Z"/>
        </w:rPr>
      </w:pPr>
      <w:ins w:id="1719" w:author="Arthur Parmentier" w:date="2020-05-14T13:32:00Z">
        <w:r w:rsidRPr="007C437A">
          <w:t>Logical elements</w:t>
        </w:r>
      </w:ins>
    </w:p>
    <w:p w:rsidR="00D621DF" w:rsidRPr="007C437A" w:rsidRDefault="00D621DF" w:rsidP="00D621DF">
      <w:pPr>
        <w:pStyle w:val="Titre4"/>
        <w:rPr>
          <w:ins w:id="1720" w:author="Arthur Parmentier" w:date="2020-05-14T13:32:00Z"/>
        </w:rPr>
      </w:pPr>
      <w:ins w:id="1721" w:author="Arthur Parmentier" w:date="2020-05-14T13:32:00Z">
        <w:r w:rsidRPr="007C437A">
          <w:t>“High/low” cultural representations of quiet/loud (volume), slow/fast (tempo), pitch…</w:t>
        </w:r>
      </w:ins>
    </w:p>
    <w:p w:rsidR="00D621DF" w:rsidRPr="007C437A" w:rsidRDefault="00D621DF" w:rsidP="00D621DF">
      <w:pPr>
        <w:rPr>
          <w:ins w:id="1722" w:author="Arthur Parmentier" w:date="2020-06-06T17:10:00Z"/>
        </w:rPr>
      </w:pPr>
      <w:ins w:id="1723"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237DE8">
      <w:pPr>
        <w:pStyle w:val="NormalWeb"/>
        <w:rPr>
          <w:ins w:id="1724" w:author="Arthur Parmentier" w:date="2020-06-06T17:10:00Z"/>
          <w:lang w:val="en-US"/>
          <w:rPrChange w:id="1725" w:author="Arthur Parmentier" w:date="2020-06-07T15:27:00Z">
            <w:rPr>
              <w:ins w:id="1726" w:author="Arthur Parmentier" w:date="2020-06-06T17:10:00Z"/>
            </w:rPr>
          </w:rPrChange>
        </w:rPr>
      </w:pPr>
      <w:ins w:id="1727" w:author="Arthur Parmentier" w:date="2020-06-06T17:10:00Z">
        <w:r w:rsidRPr="007C437A">
          <w:rPr>
            <w:lang w:val="en-US"/>
            <w:rPrChange w:id="1728" w:author="Arthur Parmentier" w:date="2020-06-07T15:27:00Z">
              <w:rPr/>
            </w:rPrChange>
          </w:rPr>
          <w:t>« </w:t>
        </w:r>
        <w:proofErr w:type="spellStart"/>
        <w:r w:rsidRPr="007C437A">
          <w:rPr>
            <w:lang w:val="en-US"/>
            <w:rPrChange w:id="1729" w:author="Arthur Parmentier" w:date="2020-06-07T15:27:00Z">
              <w:rPr/>
            </w:rPrChange>
          </w:rPr>
          <w:t>h.In</w:t>
        </w:r>
        <w:proofErr w:type="spellEnd"/>
        <w:r w:rsidRPr="007C437A">
          <w:rPr>
            <w:lang w:val="en-US"/>
            <w:rPrChange w:id="1730" w:author="Arthur Parmentier" w:date="2020-06-07T15:27:00Z">
              <w:rPr/>
            </w:rPrChange>
          </w:rPr>
          <w:t xml:space="preserve"> what way would you say your gestures are culturally determined (specific to Western contexts)?</w:t>
        </w:r>
      </w:ins>
    </w:p>
    <w:p w:rsidR="00237DE8" w:rsidRPr="007C437A" w:rsidRDefault="00237DE8" w:rsidP="00237DE8">
      <w:pPr>
        <w:pStyle w:val="NormalWeb"/>
        <w:rPr>
          <w:ins w:id="1731" w:author="Arthur Parmentier" w:date="2020-06-06T17:10:00Z"/>
          <w:lang w:val="en-US"/>
          <w:rPrChange w:id="1732" w:author="Arthur Parmentier" w:date="2020-06-07T15:27:00Z">
            <w:rPr>
              <w:ins w:id="1733" w:author="Arthur Parmentier" w:date="2020-06-06T17:10:00Z"/>
            </w:rPr>
          </w:rPrChange>
        </w:rPr>
      </w:pPr>
      <w:ins w:id="1734" w:author="Arthur Parmentier" w:date="2020-06-06T17:10:00Z">
        <w:r w:rsidRPr="007C437A">
          <w:rPr>
            <w:lang w:val="en-US"/>
            <w:rPrChange w:id="1735"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237DE8">
      <w:pPr>
        <w:pStyle w:val="NormalWeb"/>
        <w:rPr>
          <w:ins w:id="1736" w:author="Arthur Parmentier" w:date="2020-06-06T17:10:00Z"/>
          <w:lang w:val="en-US"/>
          <w:rPrChange w:id="1737" w:author="Arthur Parmentier" w:date="2020-06-07T15:27:00Z">
            <w:rPr>
              <w:ins w:id="1738" w:author="Arthur Parmentier" w:date="2020-06-06T17:10:00Z"/>
            </w:rPr>
          </w:rPrChange>
        </w:rPr>
      </w:pPr>
      <w:ins w:id="1739" w:author="Arthur Parmentier" w:date="2020-06-06T17:10:00Z">
        <w:r w:rsidRPr="007C437A">
          <w:rPr>
            <w:lang w:val="en-US"/>
            <w:rPrChange w:id="1740" w:author="Arthur Parmentier" w:date="2020-06-07T15:27:00Z">
              <w:rPr/>
            </w:rPrChange>
          </w:rPr>
          <w:t>5. Multidisciplinary Issues</w:t>
        </w:r>
      </w:ins>
    </w:p>
    <w:p w:rsidR="00237DE8" w:rsidRPr="007C437A" w:rsidRDefault="00237DE8" w:rsidP="00237DE8">
      <w:pPr>
        <w:pStyle w:val="NormalWeb"/>
        <w:rPr>
          <w:ins w:id="1741" w:author="Arthur Parmentier" w:date="2020-06-06T17:10:00Z"/>
          <w:lang w:val="en-US"/>
          <w:rPrChange w:id="1742" w:author="Arthur Parmentier" w:date="2020-06-07T15:27:00Z">
            <w:rPr>
              <w:ins w:id="1743" w:author="Arthur Parmentier" w:date="2020-06-06T17:10:00Z"/>
            </w:rPr>
          </w:rPrChange>
        </w:rPr>
      </w:pPr>
      <w:proofErr w:type="spellStart"/>
      <w:ins w:id="1744" w:author="Arthur Parmentier" w:date="2020-06-06T17:10:00Z">
        <w:r w:rsidRPr="007C437A">
          <w:rPr>
            <w:lang w:val="en-US"/>
            <w:rPrChange w:id="1745" w:author="Arthur Parmentier" w:date="2020-06-07T15:27:00Z">
              <w:rPr/>
            </w:rPrChange>
          </w:rPr>
          <w:t>a.Pitch</w:t>
        </w:r>
        <w:proofErr w:type="spellEnd"/>
        <w:r w:rsidRPr="007C437A">
          <w:rPr>
            <w:lang w:val="en-US"/>
            <w:rPrChange w:id="1746" w:author="Arthur Parmentier" w:date="2020-06-07T15:27:00Z">
              <w:rPr/>
            </w:rPrChange>
          </w:rPr>
          <w:t xml:space="preserve">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237DE8">
      <w:pPr>
        <w:pStyle w:val="NormalWeb"/>
        <w:rPr>
          <w:ins w:id="1747" w:author="Arthur Parmentier" w:date="2020-06-06T17:10:00Z"/>
          <w:lang w:val="en-US"/>
          <w:rPrChange w:id="1748" w:author="Arthur Parmentier" w:date="2020-06-07T15:27:00Z">
            <w:rPr>
              <w:ins w:id="1749" w:author="Arthur Parmentier" w:date="2020-06-06T17:10:00Z"/>
            </w:rPr>
          </w:rPrChange>
        </w:rPr>
      </w:pPr>
      <w:ins w:id="1750" w:author="Arthur Parmentier" w:date="2020-06-06T17:10:00Z">
        <w:r w:rsidRPr="007C437A">
          <w:rPr>
            <w:lang w:val="en-US"/>
            <w:rPrChange w:id="1751" w:author="Arthur Parmentier" w:date="2020-06-07T15:27:00Z">
              <w:rPr/>
            </w:rPrChange>
          </w:rP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D621DF">
      <w:pPr>
        <w:rPr>
          <w:ins w:id="1752" w:author="Arthur Parmentier" w:date="2020-05-14T13:32:00Z"/>
        </w:rPr>
      </w:pPr>
    </w:p>
    <w:p w:rsidR="00D621DF" w:rsidRPr="007C437A" w:rsidRDefault="00D621DF" w:rsidP="00D621DF">
      <w:pPr>
        <w:pStyle w:val="Titre4"/>
        <w:rPr>
          <w:ins w:id="1753" w:author="Arthur Parmentier" w:date="2020-05-14T13:32:00Z"/>
        </w:rPr>
      </w:pPr>
      <w:ins w:id="1754" w:author="Arthur Parmentier" w:date="2020-05-14T13:32:00Z">
        <w:r w:rsidRPr="007C437A">
          <w:lastRenderedPageBreak/>
          <w:t>…</w:t>
        </w:r>
      </w:ins>
    </w:p>
    <w:p w:rsidR="00D621DF" w:rsidRPr="007C437A" w:rsidRDefault="00D621DF">
      <w:pPr>
        <w:pStyle w:val="Titre3"/>
        <w:rPr>
          <w:ins w:id="1755" w:author="Arthur Parmentier" w:date="2020-05-14T13:39:00Z"/>
        </w:rPr>
      </w:pPr>
      <w:bookmarkStart w:id="1756" w:name="_Toc42550110"/>
      <w:ins w:id="1757" w:author="Arthur Parmentier" w:date="2020-05-14T13:32:00Z">
        <w:r w:rsidRPr="007C437A">
          <w:t>Transformations and output spaces</w:t>
        </w:r>
      </w:ins>
      <w:bookmarkEnd w:id="1756"/>
    </w:p>
    <w:p w:rsidR="00D0639C" w:rsidRPr="007C437A" w:rsidRDefault="00D0639C">
      <w:pPr>
        <w:rPr>
          <w:ins w:id="1758" w:author="Arthur Parmentier" w:date="2020-05-14T13:32:00Z"/>
          <w:rPrChange w:id="1759" w:author="Arthur Parmentier" w:date="2020-06-07T15:27:00Z">
            <w:rPr>
              <w:ins w:id="1760" w:author="Arthur Parmentier" w:date="2020-05-14T13:32:00Z"/>
            </w:rPr>
          </w:rPrChange>
        </w:rPr>
        <w:pPrChange w:id="1761" w:author="Arthur Parmentier" w:date="2020-05-14T13:39:00Z">
          <w:pPr>
            <w:pStyle w:val="Titre3"/>
          </w:pPr>
        </w:pPrChange>
      </w:pPr>
      <w:ins w:id="1762" w:author="Arthur Parmentier" w:date="2020-05-14T13:39:00Z">
        <w:r w:rsidRPr="007C437A">
          <w:rPr>
            <w:rPrChange w:id="1763" w:author="Arthur Parmentier" w:date="2020-06-07T15:27:00Z">
              <w:rPr/>
            </w:rPrChange>
          </w:rPr>
          <w:t xml:space="preserve">Sign = (symbol, icon, </w:t>
        </w:r>
        <w:proofErr w:type="spellStart"/>
        <w:r w:rsidRPr="007C437A">
          <w:rPr>
            <w:rPrChange w:id="1764" w:author="Arthur Parmentier" w:date="2020-06-07T15:27:00Z">
              <w:rPr/>
            </w:rPrChange>
          </w:rPr>
          <w:t>indice</w:t>
        </w:r>
        <w:proofErr w:type="spellEnd"/>
        <w:r w:rsidRPr="007C437A">
          <w:rPr>
            <w:rPrChange w:id="1765" w:author="Arthur Parmentier" w:date="2020-06-07T15:27:00Z">
              <w:rPr/>
            </w:rPrChange>
          </w:rPr>
          <w:t>).</w:t>
        </w:r>
      </w:ins>
    </w:p>
    <w:p w:rsidR="00D621DF" w:rsidRPr="007C437A" w:rsidRDefault="00D621DF" w:rsidP="00D621DF">
      <w:pPr>
        <w:pStyle w:val="Titre4"/>
        <w:rPr>
          <w:ins w:id="1766" w:author="Arthur Parmentier" w:date="2020-05-14T13:32:00Z"/>
        </w:rPr>
      </w:pPr>
      <w:ins w:id="1767" w:author="Arthur Parmentier" w:date="2020-05-14T13:32:00Z">
        <w:r w:rsidRPr="007C437A">
          <w:t>Creation of a s</w:t>
        </w:r>
      </w:ins>
      <w:ins w:id="1768" w:author="Arthur Parmentier" w:date="2020-05-14T13:39:00Z">
        <w:r w:rsidR="00D0639C" w:rsidRPr="007C437A">
          <w:t>ymbol</w:t>
        </w:r>
      </w:ins>
    </w:p>
    <w:p w:rsidR="00D621DF" w:rsidRPr="007C437A" w:rsidRDefault="00D621DF" w:rsidP="00D621DF">
      <w:pPr>
        <w:rPr>
          <w:ins w:id="1769" w:author="Arthur Parmentier" w:date="2020-05-14T13:32:00Z"/>
        </w:rPr>
      </w:pPr>
      <w:ins w:id="1770" w:author="Arthur Parmentier" w:date="2020-05-14T13:32:00Z">
        <w:r w:rsidRPr="007C437A">
          <w:t>… Describe here more about the process of creating a sign (examples, general rules…)</w:t>
        </w:r>
      </w:ins>
    </w:p>
    <w:p w:rsidR="00D621DF" w:rsidRPr="007C437A" w:rsidRDefault="00D621DF">
      <w:pPr>
        <w:pStyle w:val="Titre4"/>
        <w:rPr>
          <w:ins w:id="1771" w:author="Arthur Parmentier" w:date="2020-06-06T17:06:00Z"/>
        </w:rPr>
      </w:pPr>
      <w:ins w:id="1772" w:author="Arthur Parmentier" w:date="2020-05-14T13:32:00Z">
        <w:r w:rsidRPr="007C437A">
          <w:t xml:space="preserve">Creation of </w:t>
        </w:r>
        <w:proofErr w:type="spellStart"/>
        <w:r w:rsidRPr="007C437A">
          <w:t>a</w:t>
        </w:r>
        <w:proofErr w:type="spellEnd"/>
        <w:r w:rsidRPr="007C437A">
          <w:t xml:space="preserve"> </w:t>
        </w:r>
      </w:ins>
      <w:ins w:id="1773" w:author="Arthur Parmentier" w:date="2020-05-14T13:39:00Z">
        <w:r w:rsidR="00D0639C" w:rsidRPr="007C437A">
          <w:t>icon</w:t>
        </w:r>
      </w:ins>
    </w:p>
    <w:p w:rsidR="003C785D" w:rsidRPr="007C437A" w:rsidRDefault="003C785D">
      <w:pPr>
        <w:rPr>
          <w:ins w:id="1774" w:author="Arthur Parmentier" w:date="2020-05-14T13:32:00Z"/>
        </w:rPr>
      </w:pPr>
      <w:ins w:id="1775"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20"/>
        </w:r>
      </w:ins>
    </w:p>
    <w:p w:rsidR="00D621DF" w:rsidRPr="007C437A" w:rsidRDefault="00D621DF">
      <w:pPr>
        <w:pStyle w:val="Titre4"/>
        <w:rPr>
          <w:ins w:id="1777" w:author="Arthur Parmentier" w:date="2020-05-14T13:32:00Z"/>
          <w:rPrChange w:id="1778" w:author="Arthur Parmentier" w:date="2020-06-07T15:27:00Z">
            <w:rPr>
              <w:ins w:id="1779" w:author="Arthur Parmentier" w:date="2020-05-14T13:32:00Z"/>
            </w:rPr>
          </w:rPrChange>
        </w:rPr>
        <w:pPrChange w:id="1780" w:author="Arthur Parmentier" w:date="2020-05-14T13:40:00Z">
          <w:pPr/>
        </w:pPrChange>
      </w:pPr>
      <w:ins w:id="1781" w:author="Arthur Parmentier" w:date="2020-05-14T13:32:00Z">
        <w:r w:rsidRPr="007C437A">
          <w:rPr>
            <w:rPrChange w:id="1782" w:author="Arthur Parmentier" w:date="2020-06-07T15:27:00Z">
              <w:rPr/>
            </w:rPrChange>
          </w:rPr>
          <w:t>Creation of a</w:t>
        </w:r>
      </w:ins>
      <w:ins w:id="1783" w:author="Arthur Parmentier" w:date="2020-05-14T13:39:00Z">
        <w:r w:rsidR="00D0639C" w:rsidRPr="007C437A">
          <w:rPr>
            <w:rPrChange w:id="1784" w:author="Arthur Parmentier" w:date="2020-06-07T15:27:00Z">
              <w:rPr/>
            </w:rPrChange>
          </w:rPr>
          <w:t xml:space="preserve">n </w:t>
        </w:r>
      </w:ins>
      <w:ins w:id="1785" w:author="Arthur Parmentier" w:date="2020-05-14T13:40:00Z">
        <w:r w:rsidR="00D0639C" w:rsidRPr="007C437A">
          <w:rPr>
            <w:rPrChange w:id="1786" w:author="Arthur Parmentier" w:date="2020-06-07T15:27:00Z">
              <w:rPr/>
            </w:rPrChange>
          </w:rPr>
          <w:t>indices</w:t>
        </w:r>
      </w:ins>
    </w:p>
    <w:p w:rsidR="00D621DF" w:rsidRPr="007C437A" w:rsidDel="00D0639C" w:rsidRDefault="003E1EE3">
      <w:pPr>
        <w:pStyle w:val="Titre2"/>
        <w:rPr>
          <w:del w:id="1787" w:author="Arthur Parmentier" w:date="2020-05-14T13:40:00Z"/>
          <w:i/>
          <w:iCs/>
          <w:rPrChange w:id="1788" w:author="Arthur Parmentier" w:date="2020-06-07T15:27:00Z">
            <w:rPr>
              <w:del w:id="1789" w:author="Arthur Parmentier" w:date="2020-05-14T13:40:00Z"/>
            </w:rPr>
          </w:rPrChange>
        </w:rPr>
        <w:pPrChange w:id="1790" w:author="Arthur Parmentier" w:date="2020-06-07T21:11:00Z">
          <w:pPr/>
        </w:pPrChange>
      </w:pPr>
      <w:bookmarkStart w:id="1791" w:name="_Toc40356075"/>
      <w:bookmarkStart w:id="1792" w:name="_Toc42550111"/>
      <w:bookmarkEnd w:id="1791"/>
      <w:ins w:id="1793" w:author="Arthur Parmentier" w:date="2020-05-14T13:40:00Z">
        <w:r w:rsidRPr="007C437A">
          <w:t>Mechanism 2:</w:t>
        </w:r>
        <w:bookmarkEnd w:id="1792"/>
        <w:r w:rsidRPr="007C437A">
          <w:t xml:space="preserve"> </w:t>
        </w:r>
      </w:ins>
    </w:p>
    <w:p w:rsidR="007B1805" w:rsidRPr="007C437A" w:rsidRDefault="007B1805">
      <w:pPr>
        <w:pStyle w:val="Titre2"/>
      </w:pPr>
      <w:bookmarkStart w:id="1794" w:name="_Toc42550112"/>
      <w:r w:rsidRPr="007C437A">
        <w:t xml:space="preserve">Sign </w:t>
      </w:r>
      <w:ins w:id="1795" w:author="Arthur Parmentier" w:date="2020-05-13T10:35:00Z">
        <w:r w:rsidR="003D29B8" w:rsidRPr="007C437A">
          <w:t>“</w:t>
        </w:r>
      </w:ins>
      <w:r w:rsidRPr="007C437A">
        <w:t>overloading</w:t>
      </w:r>
      <w:ins w:id="1796" w:author="Arthur Parmentier" w:date="2020-05-13T10:35:00Z">
        <w:r w:rsidR="003D29B8" w:rsidRPr="007C437A">
          <w:t>”</w:t>
        </w:r>
      </w:ins>
      <w:bookmarkEnd w:id="1794"/>
    </w:p>
    <w:p w:rsidR="005A6DBA" w:rsidRPr="007C437A" w:rsidRDefault="005A6DBA">
      <w:pPr>
        <w:pStyle w:val="Titre3"/>
        <w:rPr>
          <w:ins w:id="1797" w:author="Arthur Parmentier" w:date="2020-05-13T10:10:00Z"/>
          <w:rPrChange w:id="1798" w:author="Arthur Parmentier" w:date="2020-06-07T15:27:00Z">
            <w:rPr>
              <w:ins w:id="1799" w:author="Arthur Parmentier" w:date="2020-05-13T10:10:00Z"/>
            </w:rPr>
          </w:rPrChange>
        </w:rPr>
        <w:pPrChange w:id="1800" w:author="Arthur Parmentier" w:date="2020-05-14T14:00:00Z">
          <w:pPr/>
        </w:pPrChange>
      </w:pPr>
      <w:bookmarkStart w:id="1801" w:name="_Toc42550113"/>
      <w:ins w:id="1802" w:author="Arthur Parmentier" w:date="2020-05-13T10:10:00Z">
        <w:r w:rsidRPr="007C437A">
          <w:rPr>
            <w:rPrChange w:id="1803" w:author="Arthur Parmentier" w:date="2020-06-07T15:27:00Z">
              <w:rPr/>
            </w:rPrChange>
          </w:rPr>
          <w:t>Motivation</w:t>
        </w:r>
        <w:bookmarkEnd w:id="1801"/>
      </w:ins>
    </w:p>
    <w:p w:rsidR="0053230A" w:rsidRPr="007C437A" w:rsidRDefault="001B082B" w:rsidP="001B082B">
      <w:pPr>
        <w:rPr>
          <w:ins w:id="1804" w:author="Arthur Parmentier" w:date="2020-05-13T09:52:00Z"/>
        </w:rPr>
      </w:pPr>
      <w:r w:rsidRPr="007C437A">
        <w:t xml:space="preserve">We have seen from the evolution of SP that </w:t>
      </w:r>
      <w:ins w:id="1805" w:author="Arthur Parmentier" w:date="2020-05-13T09:50:00Z">
        <w:r w:rsidR="0053230A" w:rsidRPr="007C437A">
          <w:t xml:space="preserve">a single sign </w:t>
        </w:r>
      </w:ins>
      <w:ins w:id="1806" w:author="Arthur Parmentier" w:date="2020-05-13T09:51:00Z">
        <w:r w:rsidR="0053230A" w:rsidRPr="007C437A">
          <w:t xml:space="preserve">can be </w:t>
        </w:r>
        <w:proofErr w:type="spellStart"/>
        <w:r w:rsidR="0053230A" w:rsidRPr="007C437A">
          <w:t>use</w:t>
        </w:r>
        <w:proofErr w:type="spellEnd"/>
        <w:r w:rsidR="0053230A" w:rsidRPr="007C437A">
          <w:t xml:space="preserve"> to signify a content</w:t>
        </w:r>
      </w:ins>
      <w:ins w:id="1807" w:author="Arthur Parmentier" w:date="2020-05-13T11:16:00Z">
        <w:r w:rsidR="00B45CE3" w:rsidRPr="007C437A">
          <w:rPr>
            <w:rStyle w:val="Appelnotedebasdep"/>
          </w:rPr>
          <w:footnoteReference w:id="21"/>
        </w:r>
      </w:ins>
      <w:ins w:id="1811" w:author="Arthur Parmentier" w:date="2020-05-13T09:52:00Z">
        <w:r w:rsidR="0053230A" w:rsidRPr="007C437A">
          <w:t xml:space="preserve"> not only for different instruments of the same discipline</w:t>
        </w:r>
      </w:ins>
      <w:ins w:id="1812" w:author="Arthur Parmentier" w:date="2020-05-13T10:07:00Z">
        <w:r w:rsidR="00434325" w:rsidRPr="007C437A">
          <w:t xml:space="preserve"> (1)</w:t>
        </w:r>
      </w:ins>
      <w:ins w:id="1813" w:author="Arthur Parmentier" w:date="2020-05-13T09:52:00Z">
        <w:r w:rsidR="0053230A" w:rsidRPr="007C437A">
          <w:t xml:space="preserve"> but also across discipline</w:t>
        </w:r>
      </w:ins>
      <w:ins w:id="1814" w:author="Arthur Parmentier" w:date="2020-05-13T10:07:00Z">
        <w:r w:rsidR="00434325" w:rsidRPr="007C437A">
          <w:t xml:space="preserve"> (2).</w:t>
        </w:r>
      </w:ins>
      <w:ins w:id="1815" w:author="Arthur Parmentier" w:date="2020-05-13T10:35:00Z">
        <w:r w:rsidR="003D29B8" w:rsidRPr="007C437A">
          <w:t xml:space="preserve"> This what I call the “overloading” of a sign.</w:t>
        </w:r>
        <w:r w:rsidR="003D29B8" w:rsidRPr="007C437A">
          <w:rPr>
            <w:rStyle w:val="Appelnotedebasdep"/>
          </w:rPr>
          <w:footnoteReference w:id="22"/>
        </w:r>
      </w:ins>
      <w:del w:id="1820"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1821" w:author="Arthur Parmentier" w:date="2020-05-13T09:49:00Z">
        <w:r w:rsidRPr="007C437A" w:rsidDel="0053230A">
          <w:delText xml:space="preserve"> encapsulate several concepts from different disciplines</w:delText>
        </w:r>
      </w:del>
      <w:del w:id="1822" w:author="Arthur Parmentier" w:date="2020-05-13T09:52:00Z">
        <w:r w:rsidRPr="007C437A" w:rsidDel="0053230A">
          <w:delText xml:space="preserve">; </w:delText>
        </w:r>
      </w:del>
    </w:p>
    <w:p w:rsidR="00B45CE3" w:rsidRPr="007C437A" w:rsidRDefault="00434325" w:rsidP="001B082B">
      <w:pPr>
        <w:rPr>
          <w:ins w:id="1823" w:author="Arthur Parmentier" w:date="2020-05-13T09:52:00Z"/>
        </w:rPr>
      </w:pPr>
      <w:ins w:id="1824" w:author="Arthur Parmentier" w:date="2020-05-13T10:08:00Z">
        <w:r w:rsidRPr="007C437A">
          <w:t xml:space="preserve">We will try to identify whether the operability of a sign </w:t>
        </w:r>
      </w:ins>
      <w:ins w:id="1825" w:author="Arthur Parmentier" w:date="2020-05-13T10:09:00Z">
        <w:r w:rsidRPr="007C437A">
          <w:t xml:space="preserve">in (1) and (2) </w:t>
        </w:r>
      </w:ins>
      <w:ins w:id="1826" w:author="Arthur Parmentier" w:date="2020-05-13T10:08:00Z">
        <w:r w:rsidRPr="007C437A">
          <w:t>involves mechanisms of different nature</w:t>
        </w:r>
      </w:ins>
      <w:ins w:id="1827" w:author="Arthur Parmentier" w:date="2020-05-13T10:09:00Z">
        <w:r w:rsidRPr="007C437A">
          <w:t>.</w:t>
        </w:r>
      </w:ins>
    </w:p>
    <w:p w:rsidR="0053230A" w:rsidRPr="007C437A" w:rsidRDefault="005A6DBA">
      <w:pPr>
        <w:pStyle w:val="Titre3"/>
        <w:rPr>
          <w:ins w:id="1828" w:author="Arthur Parmentier" w:date="2020-05-13T09:52:00Z"/>
          <w:rPrChange w:id="1829" w:author="Arthur Parmentier" w:date="2020-06-07T15:27:00Z">
            <w:rPr>
              <w:ins w:id="1830" w:author="Arthur Parmentier" w:date="2020-05-13T09:52:00Z"/>
            </w:rPr>
          </w:rPrChange>
        </w:rPr>
        <w:pPrChange w:id="1831" w:author="Arthur Parmentier" w:date="2020-05-14T14:00:00Z">
          <w:pPr/>
        </w:pPrChange>
      </w:pPr>
      <w:bookmarkStart w:id="1832" w:name="_Toc42550114"/>
      <w:ins w:id="1833" w:author="Arthur Parmentier" w:date="2020-05-13T10:11:00Z">
        <w:r w:rsidRPr="007C437A">
          <w:rPr>
            <w:rPrChange w:id="1834" w:author="Arthur Parmentier" w:date="2020-06-07T15:27:00Z">
              <w:rPr/>
            </w:rPrChange>
          </w:rPr>
          <w:t>Differentiation of signified across disciplines</w:t>
        </w:r>
      </w:ins>
      <w:bookmarkEnd w:id="1832"/>
    </w:p>
    <w:p w:rsidR="002F5B0B" w:rsidRPr="007C437A" w:rsidRDefault="002F5B0B" w:rsidP="001B082B">
      <w:pPr>
        <w:rPr>
          <w:ins w:id="1835" w:author="Arthur Parmentier" w:date="2020-05-13T10:30:00Z"/>
        </w:rPr>
      </w:pPr>
      <w:ins w:id="1836" w:author="Arthur Parmentier" w:date="2020-05-13T10:12:00Z">
        <w:r w:rsidRPr="007C437A">
          <w:t>We very commonly observe signs made of one sign</w:t>
        </w:r>
      </w:ins>
      <w:ins w:id="1837" w:author="Arthur Parmentier" w:date="2020-05-13T10:13:00Z">
        <w:r w:rsidRPr="007C437A">
          <w:t xml:space="preserve">ifier and several signified </w:t>
        </w:r>
        <w:r w:rsidR="00AE58D1" w:rsidRPr="007C437A">
          <w:t>in oral languages and our everyday life.</w:t>
        </w:r>
      </w:ins>
      <w:ins w:id="1838" w:author="Arthur Parmentier" w:date="2020-05-13T10:14:00Z">
        <w:r w:rsidR="00AE58D1" w:rsidRPr="007C437A">
          <w:t xml:space="preserve"> The signified is understood by an operation of “disambiguation” </w:t>
        </w:r>
      </w:ins>
      <w:ins w:id="1839" w:author="Arthur Parmentier" w:date="2020-05-13T10:15:00Z">
        <w:r w:rsidR="00AE58D1" w:rsidRPr="007C437A">
          <w:t>that depends on the context of the communication.</w:t>
        </w:r>
      </w:ins>
      <w:ins w:id="1840" w:author="Arthur Parmentier" w:date="2020-05-13T10:16:00Z">
        <w:r w:rsidR="00AE58D1" w:rsidRPr="007C437A">
          <w:t xml:space="preserve"> In this section, we will see that a </w:t>
        </w:r>
      </w:ins>
      <w:ins w:id="1841" w:author="Arthur Parmentier" w:date="2020-05-14T11:09:00Z">
        <w:r w:rsidR="001F6197" w:rsidRPr="007C437A">
          <w:t xml:space="preserve">multi-disciplinary </w:t>
        </w:r>
      </w:ins>
      <w:ins w:id="1842" w:author="Arthur Parmentier" w:date="2020-05-13T10:16:00Z">
        <w:r w:rsidR="00AE58D1" w:rsidRPr="007C437A">
          <w:t>sign in SP can indeed have several si</w:t>
        </w:r>
      </w:ins>
      <w:ins w:id="1843" w:author="Arthur Parmentier" w:date="2020-05-13T10:17:00Z">
        <w:r w:rsidR="00AE58D1" w:rsidRPr="007C437A">
          <w:t>gnified</w:t>
        </w:r>
      </w:ins>
      <w:ins w:id="1844" w:author="Arthur Parmentier" w:date="2020-05-13T10:18:00Z">
        <w:r w:rsidR="00AE58D1" w:rsidRPr="007C437A">
          <w:t xml:space="preserve"> </w:t>
        </w:r>
      </w:ins>
      <w:ins w:id="1845" w:author="Arthur Parmentier" w:date="2020-05-14T10:58:00Z">
        <w:r w:rsidR="00A46D19" w:rsidRPr="007C437A">
          <w:t xml:space="preserve">that allow </w:t>
        </w:r>
      </w:ins>
      <w:ins w:id="1846" w:author="Arthur Parmentier" w:date="2020-05-14T11:09:00Z">
        <w:r w:rsidR="001F6197" w:rsidRPr="007C437A">
          <w:t>it</w:t>
        </w:r>
      </w:ins>
      <w:ins w:id="1847" w:author="Arthur Parmentier" w:date="2020-05-14T10:58:00Z">
        <w:r w:rsidR="00A46D19" w:rsidRPr="007C437A">
          <w:t xml:space="preserve"> to operate </w:t>
        </w:r>
      </w:ins>
      <w:ins w:id="1848" w:author="Arthur Parmentier" w:date="2020-05-14T10:59:00Z">
        <w:r w:rsidR="00A46D19" w:rsidRPr="007C437A">
          <w:t>in several disciplines</w:t>
        </w:r>
      </w:ins>
      <w:ins w:id="1849" w:author="Arthur Parmentier" w:date="2020-05-13T10:18:00Z">
        <w:r w:rsidR="00AE58D1" w:rsidRPr="007C437A">
          <w:t>.</w:t>
        </w:r>
      </w:ins>
      <w:ins w:id="1850" w:author="Arthur Parmentier" w:date="2020-05-13T10:19:00Z">
        <w:r w:rsidR="00AE58D1" w:rsidRPr="007C437A">
          <w:rPr>
            <w:rStyle w:val="Appelnotedebasdep"/>
          </w:rPr>
          <w:footnoteReference w:id="23"/>
        </w:r>
      </w:ins>
      <w:ins w:id="1855" w:author="Arthur Parmentier" w:date="2020-05-13T10:18:00Z">
        <w:r w:rsidR="00AE58D1" w:rsidRPr="007C437A">
          <w:t xml:space="preserve"> </w:t>
        </w:r>
      </w:ins>
      <w:ins w:id="1856" w:author="Arthur Parmentier" w:date="2020-05-13T10:20:00Z">
        <w:r w:rsidR="00803E2B" w:rsidRPr="007C437A">
          <w:t xml:space="preserve">Moreover, </w:t>
        </w:r>
      </w:ins>
      <w:ins w:id="1857" w:author="Arthur Parmentier" w:date="2020-05-13T10:21:00Z">
        <w:r w:rsidR="00803E2B" w:rsidRPr="007C437A">
          <w:t xml:space="preserve">we </w:t>
        </w:r>
      </w:ins>
      <w:ins w:id="1858" w:author="Arthur Parmentier" w:date="2020-05-13T10:22:00Z">
        <w:r w:rsidR="00803E2B" w:rsidRPr="007C437A">
          <w:t xml:space="preserve">will discuss the </w:t>
        </w:r>
      </w:ins>
      <w:ins w:id="1859" w:author="Arthur Parmentier" w:date="2020-05-13T10:23:00Z">
        <w:r w:rsidR="00803E2B" w:rsidRPr="007C437A">
          <w:t xml:space="preserve">model of a </w:t>
        </w:r>
      </w:ins>
      <w:ins w:id="1860" w:author="Arthur Parmentier" w:date="2020-05-13T10:22:00Z">
        <w:r w:rsidR="00803E2B" w:rsidRPr="007C437A">
          <w:t xml:space="preserve">bijection between </w:t>
        </w:r>
      </w:ins>
      <w:ins w:id="1861" w:author="Arthur Parmentier" w:date="2020-05-14T11:13:00Z">
        <w:r w:rsidR="004F6E10" w:rsidRPr="007C437A">
          <w:t>signified concepts and disciplines.</w:t>
        </w:r>
      </w:ins>
      <w:ins w:id="1862" w:author="Arthur Parmentier" w:date="2020-05-14T11:11:00Z">
        <w:r w:rsidR="004F6E10" w:rsidRPr="007C437A">
          <w:t xml:space="preserve">, </w:t>
        </w:r>
      </w:ins>
      <w:ins w:id="1863" w:author="Arthur Parmentier" w:date="2020-05-14T11:13:00Z">
        <w:r w:rsidR="004F6E10" w:rsidRPr="007C437A">
          <w:t>Finally, we will discuss the construction process of these multi-disciplinary sign to show that the</w:t>
        </w:r>
      </w:ins>
      <w:ins w:id="1864" w:author="Arthur Parmentier" w:date="2020-05-14T11:14:00Z">
        <w:r w:rsidR="004F6E10" w:rsidRPr="007C437A">
          <w:t xml:space="preserve">ir signified are </w:t>
        </w:r>
      </w:ins>
      <w:ins w:id="1865" w:author="Arthur Parmentier" w:date="2020-05-14T11:37:00Z">
        <w:r w:rsidR="00BF5AB9" w:rsidRPr="007C437A">
          <w:t>linked by analogies.</w:t>
        </w:r>
      </w:ins>
      <w:ins w:id="1866" w:author="Arthur Parmentier" w:date="2020-05-14T11:12:00Z">
        <w:r w:rsidR="004F6E10" w:rsidRPr="007C437A">
          <w:t xml:space="preserve"> </w:t>
        </w:r>
      </w:ins>
    </w:p>
    <w:p w:rsidR="00F150E6" w:rsidRPr="007C437A" w:rsidRDefault="00F150E6">
      <w:pPr>
        <w:pStyle w:val="Titre4"/>
        <w:rPr>
          <w:ins w:id="1867" w:author="Arthur Parmentier" w:date="2020-05-13T10:41:00Z"/>
          <w:rPrChange w:id="1868" w:author="Arthur Parmentier" w:date="2020-06-07T15:27:00Z">
            <w:rPr>
              <w:ins w:id="1869" w:author="Arthur Parmentier" w:date="2020-05-13T10:41:00Z"/>
            </w:rPr>
          </w:rPrChange>
        </w:rPr>
        <w:pPrChange w:id="1870" w:author="Arthur Parmentier" w:date="2020-05-13T10:41:00Z">
          <w:pPr/>
        </w:pPrChange>
      </w:pPr>
      <w:ins w:id="1871" w:author="Arthur Parmentier" w:date="2020-05-13T10:41:00Z">
        <w:r w:rsidRPr="007C437A">
          <w:rPr>
            <w:rPrChange w:id="1872" w:author="Arthur Parmentier" w:date="2020-06-07T15:27:00Z">
              <w:rPr/>
            </w:rPrChange>
          </w:rPr>
          <w:lastRenderedPageBreak/>
          <w:t>Existence of several signified concepts</w:t>
        </w:r>
      </w:ins>
    </w:p>
    <w:p w:rsidR="005868B3" w:rsidRPr="007C437A" w:rsidRDefault="00FD47FA" w:rsidP="005868B3">
      <w:pPr>
        <w:rPr>
          <w:ins w:id="1873" w:author="Arthur Parmentier" w:date="2020-05-13T10:30:00Z"/>
        </w:rPr>
      </w:pPr>
      <w:ins w:id="1874" w:author="Arthur Parmentier" w:date="2020-05-13T10:37:00Z">
        <w:r w:rsidRPr="007C437A">
          <w:t xml:space="preserve">To demonstrate the existence of several concepts (the signified) </w:t>
        </w:r>
      </w:ins>
      <w:ins w:id="1875" w:author="Arthur Parmentier" w:date="2020-05-13T10:38:00Z">
        <w:r w:rsidRPr="007C437A">
          <w:t>under a multi-disciplinary sign in SP, l</w:t>
        </w:r>
      </w:ins>
      <w:ins w:id="1876" w:author="Arthur Parmentier" w:date="2020-05-13T10:30:00Z">
        <w:r w:rsidR="005868B3" w:rsidRPr="007C437A">
          <w:t>et’s take the</w:t>
        </w:r>
      </w:ins>
      <w:ins w:id="1877" w:author="Arthur Parmentier" w:date="2020-05-13T10:38:00Z">
        <w:r w:rsidRPr="007C437A">
          <w:t xml:space="preserve"> common</w:t>
        </w:r>
      </w:ins>
      <w:ins w:id="1878"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5868B3">
      <w:pPr>
        <w:rPr>
          <w:ins w:id="1879" w:author="Arthur Parmentier" w:date="2020-05-13T10:30:00Z"/>
        </w:rPr>
      </w:pPr>
      <w:ins w:id="1880"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rsidP="005868B3">
      <w:pPr>
        <w:pStyle w:val="Paragraphedeliste"/>
        <w:numPr>
          <w:ilvl w:val="0"/>
          <w:numId w:val="17"/>
        </w:numPr>
        <w:rPr>
          <w:ins w:id="1881" w:author="Arthur Parmentier" w:date="2020-05-13T10:30:00Z"/>
        </w:rPr>
      </w:pPr>
      <w:ins w:id="1882" w:author="Arthur Parmentier" w:date="2020-05-13T10:30:00Z">
        <w:r w:rsidRPr="007C437A" w:rsidDel="00697BA8">
          <w:t xml:space="preserve"> </w:t>
        </w:r>
        <w:r w:rsidRPr="007C437A">
          <w:t>“A fluid movement, without accent” for dancers</w:t>
        </w:r>
      </w:ins>
    </w:p>
    <w:p w:rsidR="005868B3" w:rsidRPr="007C437A" w:rsidRDefault="005868B3" w:rsidP="005868B3">
      <w:pPr>
        <w:pStyle w:val="Paragraphedeliste"/>
        <w:numPr>
          <w:ilvl w:val="0"/>
          <w:numId w:val="17"/>
        </w:numPr>
        <w:rPr>
          <w:ins w:id="1883" w:author="Arthur Parmentier" w:date="2020-05-13T10:30:00Z"/>
        </w:rPr>
      </w:pPr>
      <w:ins w:id="1884" w:author="Arthur Parmentier" w:date="2020-05-13T10:30:00Z">
        <w:r w:rsidRPr="007C437A" w:rsidDel="002C1E78">
          <w:t xml:space="preserve"> </w:t>
        </w:r>
        <w:r w:rsidRPr="007C437A">
          <w:t>“A freeze on the first syllable of a word” for actors</w:t>
        </w:r>
      </w:ins>
    </w:p>
    <w:p w:rsidR="005868B3" w:rsidRPr="007C437A" w:rsidRDefault="005868B3" w:rsidP="005868B3">
      <w:pPr>
        <w:pStyle w:val="Paragraphedeliste"/>
        <w:numPr>
          <w:ilvl w:val="0"/>
          <w:numId w:val="17"/>
        </w:numPr>
        <w:rPr>
          <w:ins w:id="1885" w:author="Arthur Parmentier" w:date="2020-05-13T10:30:00Z"/>
        </w:rPr>
      </w:pPr>
      <w:ins w:id="1886" w:author="Arthur Parmentier" w:date="2020-05-13T10:30:00Z">
        <w:r w:rsidRPr="007C437A">
          <w:t>“A note with constant volume and constant pitch over time” for most musicians</w:t>
        </w:r>
      </w:ins>
    </w:p>
    <w:p w:rsidR="005868B3" w:rsidRPr="007C437A" w:rsidRDefault="005868B3" w:rsidP="005868B3">
      <w:pPr>
        <w:pStyle w:val="Paragraphedeliste"/>
        <w:numPr>
          <w:ilvl w:val="0"/>
          <w:numId w:val="17"/>
        </w:numPr>
        <w:rPr>
          <w:ins w:id="1887" w:author="Arthur Parmentier" w:date="2020-05-13T10:30:00Z"/>
        </w:rPr>
      </w:pPr>
      <w:ins w:id="1888" w:author="Arthur Parmentier" w:date="2020-05-13T10:30:00Z">
        <w:r w:rsidRPr="007C437A">
          <w:t>…</w:t>
        </w:r>
      </w:ins>
    </w:p>
    <w:p w:rsidR="005868B3" w:rsidRPr="007C437A" w:rsidRDefault="005868B3" w:rsidP="005868B3">
      <w:pPr>
        <w:rPr>
          <w:ins w:id="1889" w:author="Arthur Parmentier" w:date="2020-05-13T10:30:00Z"/>
        </w:rPr>
      </w:pPr>
      <w:ins w:id="1890" w:author="Arthur Parmentier" w:date="2020-05-13T10:30:00Z">
        <w:r w:rsidRPr="007C437A">
          <w:t>They also often illustrate those descriptions with a prototypical example.</w:t>
        </w:r>
      </w:ins>
    </w:p>
    <w:p w:rsidR="005868B3" w:rsidRPr="007C437A" w:rsidRDefault="005868B3" w:rsidP="005868B3">
      <w:pPr>
        <w:rPr>
          <w:ins w:id="1891" w:author="Arthur Parmentier" w:date="2020-05-13T10:30:00Z"/>
        </w:rPr>
      </w:pPr>
      <w:ins w:id="1892"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1893" w:author="Arthur Parmentier" w:date="2020-05-13T10:39:00Z">
        <w:r w:rsidR="003E3E64" w:rsidRPr="007C437A">
          <w:t>signified of the sign</w:t>
        </w:r>
      </w:ins>
      <w:ins w:id="1894" w:author="Arthur Parmentier" w:date="2020-05-13T10:30:00Z">
        <w:r w:rsidRPr="007C437A">
          <w:t xml:space="preserve"> “LT” is a voluntary construction</w:t>
        </w:r>
        <w:r w:rsidRPr="007C437A">
          <w:rPr>
            <w:rStyle w:val="Appelnotedebasdep"/>
          </w:rPr>
          <w:footnoteReference w:id="24"/>
        </w:r>
        <w:r w:rsidRPr="007C437A">
          <w:t>.</w:t>
        </w:r>
      </w:ins>
    </w:p>
    <w:p w:rsidR="005868B3" w:rsidRPr="007C437A" w:rsidRDefault="005868B3" w:rsidP="005868B3">
      <w:pPr>
        <w:rPr>
          <w:ins w:id="1900" w:author="Arthur Parmentier" w:date="2020-05-13T17:10:00Z"/>
        </w:rPr>
      </w:pPr>
      <w:ins w:id="1901"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F150E6">
      <w:pPr>
        <w:pStyle w:val="Titre4"/>
        <w:rPr>
          <w:ins w:id="1902" w:author="Arthur Parmentier" w:date="2020-05-13T10:43:00Z"/>
        </w:rPr>
      </w:pPr>
      <w:ins w:id="1903" w:author="Arthur Parmentier" w:date="2020-05-13T10:42:00Z">
        <w:r w:rsidRPr="007C437A">
          <w:t xml:space="preserve">Bijection, surjection or injection between </w:t>
        </w:r>
      </w:ins>
      <w:ins w:id="1904" w:author="Arthur Parmentier" w:date="2020-05-13T10:43:00Z">
        <w:r w:rsidRPr="007C437A">
          <w:t>signified and disciplines?</w:t>
        </w:r>
      </w:ins>
    </w:p>
    <w:p w:rsidR="00603CFA" w:rsidRPr="007C437A" w:rsidRDefault="00F150E6" w:rsidP="00581F4F">
      <w:pPr>
        <w:rPr>
          <w:ins w:id="1905" w:author="Arthur Parmentier" w:date="2020-05-13T11:01:00Z"/>
        </w:rPr>
      </w:pPr>
      <w:ins w:id="1906" w:author="Arthur Parmentier" w:date="2020-05-13T10:43:00Z">
        <w:r w:rsidRPr="007C437A">
          <w:t xml:space="preserve">Although we have shown the existence of several signified </w:t>
        </w:r>
      </w:ins>
      <w:ins w:id="1907" w:author="Arthur Parmentier" w:date="2020-05-13T17:40:00Z">
        <w:r w:rsidR="00693047" w:rsidRPr="007C437A">
          <w:t xml:space="preserve">(several concepts) </w:t>
        </w:r>
      </w:ins>
      <w:ins w:id="1908" w:author="Arthur Parmentier" w:date="2020-05-13T10:43:00Z">
        <w:r w:rsidRPr="007C437A">
          <w:t xml:space="preserve">and their </w:t>
        </w:r>
      </w:ins>
      <w:ins w:id="1909" w:author="Arthur Parmentier" w:date="2020-05-13T10:44:00Z">
        <w:r w:rsidRPr="007C437A">
          <w:t>relationship</w:t>
        </w:r>
      </w:ins>
      <w:ins w:id="1910" w:author="Arthur Parmentier" w:date="2020-05-13T10:43:00Z">
        <w:r w:rsidRPr="007C437A">
          <w:t xml:space="preserve"> with</w:t>
        </w:r>
      </w:ins>
      <w:ins w:id="1911" w:author="Arthur Parmentier" w:date="2020-05-13T10:44:00Z">
        <w:r w:rsidRPr="007C437A">
          <w:t xml:space="preserve"> discipline</w:t>
        </w:r>
      </w:ins>
      <w:ins w:id="1912" w:author="Arthur Parmentier" w:date="2020-05-13T17:40:00Z">
        <w:r w:rsidR="00C209FE" w:rsidRPr="007C437A">
          <w:t>s</w:t>
        </w:r>
      </w:ins>
      <w:ins w:id="1913" w:author="Arthur Parmentier" w:date="2020-05-13T10:44:00Z">
        <w:r w:rsidRPr="007C437A">
          <w:t>, one can wonder whether</w:t>
        </w:r>
      </w:ins>
      <w:ins w:id="1914" w:author="Arthur Parmentier" w:date="2020-05-13T10:58:00Z">
        <w:r w:rsidR="00581F4F" w:rsidRPr="007C437A">
          <w:t xml:space="preserve"> their relationship is a bijection</w:t>
        </w:r>
      </w:ins>
      <w:ins w:id="1915" w:author="Arthur Parmentier" w:date="2020-05-13T11:11:00Z">
        <w:r w:rsidR="00C36A2F" w:rsidRPr="007C437A">
          <w:t xml:space="preserve"> (to a unique discipline corresponds a unique signified)</w:t>
        </w:r>
      </w:ins>
      <w:ins w:id="1916" w:author="Arthur Parmentier" w:date="2020-05-13T10:58:00Z">
        <w:r w:rsidR="00581F4F" w:rsidRPr="007C437A">
          <w:t>, su</w:t>
        </w:r>
      </w:ins>
      <w:ins w:id="1917" w:author="Arthur Parmentier" w:date="2020-05-13T10:59:00Z">
        <w:r w:rsidR="00581F4F" w:rsidRPr="007C437A">
          <w:t>r</w:t>
        </w:r>
      </w:ins>
      <w:ins w:id="1918" w:author="Arthur Parmentier" w:date="2020-05-13T10:58:00Z">
        <w:r w:rsidR="00581F4F" w:rsidRPr="007C437A">
          <w:t>jection</w:t>
        </w:r>
      </w:ins>
      <w:ins w:id="1919" w:author="Arthur Parmentier" w:date="2020-05-13T11:11:00Z">
        <w:r w:rsidR="00C36A2F" w:rsidRPr="007C437A">
          <w:t xml:space="preserve"> (each discipline has one or more signified)</w:t>
        </w:r>
      </w:ins>
      <w:ins w:id="1920" w:author="Arthur Parmentier" w:date="2020-05-13T10:58:00Z">
        <w:r w:rsidR="00581F4F" w:rsidRPr="007C437A">
          <w:t xml:space="preserve"> or injection</w:t>
        </w:r>
      </w:ins>
      <w:ins w:id="1921" w:author="Arthur Parmentier" w:date="2020-05-13T11:12:00Z">
        <w:r w:rsidR="00C36A2F" w:rsidRPr="007C437A">
          <w:t xml:space="preserve"> (each discipline </w:t>
        </w:r>
        <w:r w:rsidR="00862E4D" w:rsidRPr="007C437A">
          <w:t>has either a unique signified, either no signified)</w:t>
        </w:r>
      </w:ins>
      <w:ins w:id="1922" w:author="Arthur Parmentier" w:date="2020-05-13T10:58:00Z">
        <w:r w:rsidR="00581F4F" w:rsidRPr="007C437A">
          <w:t>.</w:t>
        </w:r>
      </w:ins>
    </w:p>
    <w:p w:rsidR="00581F4F" w:rsidRPr="007C437A" w:rsidRDefault="0083672F">
      <w:pPr>
        <w:rPr>
          <w:ins w:id="1923" w:author="Arthur Parmentier" w:date="2020-05-13T10:49:00Z"/>
        </w:rPr>
        <w:pPrChange w:id="1924" w:author="Arthur Parmentier" w:date="2020-05-13T10:58:00Z">
          <w:pPr>
            <w:pStyle w:val="Paragraphedeliste"/>
            <w:numPr>
              <w:numId w:val="19"/>
            </w:numPr>
            <w:ind w:hanging="360"/>
          </w:pPr>
        </w:pPrChange>
      </w:pPr>
      <w:ins w:id="1925" w:author="Arthur Parmentier" w:date="2020-05-13T11:03:00Z">
        <w:r w:rsidRPr="007C437A">
          <w:t xml:space="preserve">First, we can remark that </w:t>
        </w:r>
      </w:ins>
      <w:ins w:id="1926" w:author="Arthur Parmentier" w:date="2020-05-13T11:04:00Z">
        <w:r w:rsidRPr="007C437A">
          <w:t>there is a bijection in the case of the so called “multi-disciplinary signs” whose properties is exactly that each discipline has its own</w:t>
        </w:r>
      </w:ins>
      <w:ins w:id="1927" w:author="Arthur Parmentier" w:date="2020-05-13T11:05:00Z">
        <w:r w:rsidRPr="007C437A">
          <w:t xml:space="preserve"> unique</w:t>
        </w:r>
      </w:ins>
      <w:ins w:id="1928" w:author="Arthur Parmentier" w:date="2020-05-13T11:04:00Z">
        <w:r w:rsidRPr="007C437A">
          <w:t xml:space="preserve"> interpretation (signified) of the sign.</w:t>
        </w:r>
      </w:ins>
    </w:p>
    <w:p w:rsidR="00603CFA" w:rsidRPr="007C437A" w:rsidRDefault="0083672F" w:rsidP="00603CFA">
      <w:pPr>
        <w:rPr>
          <w:ins w:id="1929" w:author="Arthur Parmentier" w:date="2020-05-13T11:08:00Z"/>
        </w:rPr>
      </w:pPr>
      <w:ins w:id="1930" w:author="Arthur Parmentier" w:date="2020-05-13T11:05:00Z">
        <w:r w:rsidRPr="007C437A">
          <w:t xml:space="preserve">Then, we can also </w:t>
        </w:r>
      </w:ins>
      <w:ins w:id="1931" w:author="Arthur Parmentier" w:date="2020-05-13T11:19:00Z">
        <w:r w:rsidR="002067E2" w:rsidRPr="007C437A">
          <w:t xml:space="preserve">observe that </w:t>
        </w:r>
      </w:ins>
      <w:ins w:id="1932" w:author="Arthur Parmentier" w:date="2020-05-13T11:05:00Z">
        <w:r w:rsidRPr="007C437A">
          <w:t xml:space="preserve">some signs </w:t>
        </w:r>
      </w:ins>
      <w:ins w:id="1933" w:author="Arthur Parmentier" w:date="2020-05-13T11:06:00Z">
        <w:r w:rsidRPr="007C437A">
          <w:t>are very specific to a discipline</w:t>
        </w:r>
      </w:ins>
      <w:ins w:id="1934" w:author="Arthur Parmentier" w:date="2020-05-13T11:07:00Z">
        <w:r w:rsidRPr="007C437A">
          <w:t xml:space="preserve"> (</w:t>
        </w:r>
      </w:ins>
      <w:ins w:id="1935" w:author="Arthur Parmentier" w:date="2020-05-13T11:08:00Z">
        <w:r w:rsidRPr="007C437A">
          <w:t>sometimes by construction)</w:t>
        </w:r>
      </w:ins>
      <w:ins w:id="1936" w:author="Arthur Parmentier" w:date="2020-05-13T11:06:00Z">
        <w:r w:rsidRPr="007C437A">
          <w:t>, such that other discipline cannot interpret them.</w:t>
        </w:r>
      </w:ins>
      <w:ins w:id="1937" w:author="Arthur Parmentier" w:date="2020-05-13T11:08:00Z">
        <w:r w:rsidR="00C36A2F" w:rsidRPr="007C437A">
          <w:t xml:space="preserve"> It is </w:t>
        </w:r>
      </w:ins>
      <w:ins w:id="1938" w:author="Arthur Parmentier" w:date="2020-05-13T11:12:00Z">
        <w:r w:rsidR="00365C58" w:rsidRPr="007C437A">
          <w:t>enough</w:t>
        </w:r>
      </w:ins>
      <w:ins w:id="1939" w:author="Arthur Parmentier" w:date="2020-05-13T11:08:00Z">
        <w:r w:rsidR="00C36A2F" w:rsidRPr="007C437A">
          <w:t xml:space="preserve"> to conclude that in general, there is no surjection between signified and the set of disciplines.</w:t>
        </w:r>
      </w:ins>
    </w:p>
    <w:p w:rsidR="00C36A2F" w:rsidRPr="007C437A" w:rsidRDefault="00C36A2F" w:rsidP="00603CFA">
      <w:pPr>
        <w:rPr>
          <w:ins w:id="1940" w:author="Arthur Parmentier" w:date="2020-05-13T10:54:00Z"/>
        </w:rPr>
      </w:pPr>
      <w:ins w:id="1941" w:author="Arthur Parmentier" w:date="2020-05-13T11:08:00Z">
        <w:r w:rsidRPr="007C437A">
          <w:t>Finally</w:t>
        </w:r>
      </w:ins>
      <w:ins w:id="1942" w:author="Arthur Parmentier" w:date="2020-05-13T11:09:00Z">
        <w:r w:rsidRPr="007C437A">
          <w:t xml:space="preserve">, </w:t>
        </w:r>
      </w:ins>
      <w:ins w:id="1943" w:author="Arthur Parmentier" w:date="2020-05-13T11:31:00Z">
        <w:r w:rsidR="00D5164C" w:rsidRPr="007C437A">
          <w:t>on the question of injectivity, m</w:t>
        </w:r>
      </w:ins>
      <w:ins w:id="1944" w:author="Arthur Parmentier" w:date="2020-05-13T11:22:00Z">
        <w:r w:rsidR="00D5164C" w:rsidRPr="007C437A">
          <w:t xml:space="preserve">y hypothesis is that unlike oral languages, SP </w:t>
        </w:r>
      </w:ins>
      <w:ins w:id="1945" w:author="Arthur Parmentier" w:date="2020-05-13T11:25:00Z">
        <w:r w:rsidR="00D5164C" w:rsidRPr="007C437A">
          <w:t>can be modeled as a regular langua</w:t>
        </w:r>
      </w:ins>
      <w:ins w:id="1946" w:author="Arthur Parmentier" w:date="2020-05-13T11:26:00Z">
        <w:r w:rsidR="00D5164C" w:rsidRPr="007C437A">
          <w:t xml:space="preserve">ge, hence a </w:t>
        </w:r>
      </w:ins>
      <w:ins w:id="1947" w:author="Arthur Parmentier" w:date="2020-05-13T11:27:00Z">
        <w:r w:rsidR="00D5164C" w:rsidRPr="007C437A">
          <w:t>context-free language, such that the context (signs prior</w:t>
        </w:r>
      </w:ins>
      <w:ins w:id="1948" w:author="Arthur Parmentier" w:date="2020-05-13T11:28:00Z">
        <w:r w:rsidR="00D5164C" w:rsidRPr="007C437A">
          <w:t xml:space="preserve"> to the last executed sign) does not influence the meaning of</w:t>
        </w:r>
      </w:ins>
      <w:ins w:id="1949" w:author="Arthur Parmentier" w:date="2020-05-13T11:29:00Z">
        <w:r w:rsidR="00D5164C" w:rsidRPr="007C437A">
          <w:t xml:space="preserve"> the considered sign. We will see </w:t>
        </w:r>
      </w:ins>
      <w:ins w:id="1950" w:author="Arthur Parmentier" w:date="2020-05-13T11:30:00Z">
        <w:r w:rsidR="00D5164C" w:rsidRPr="007C437A">
          <w:t xml:space="preserve">in a future section </w:t>
        </w:r>
      </w:ins>
      <w:ins w:id="1951" w:author="Arthur Parmentier" w:date="2020-05-13T11:29:00Z">
        <w:r w:rsidR="00D5164C" w:rsidRPr="007C437A">
          <w:t xml:space="preserve">how this approach is successful in modeling </w:t>
        </w:r>
      </w:ins>
      <w:ins w:id="1952" w:author="Arthur Parmentier" w:date="2020-05-13T11:30:00Z">
        <w:r w:rsidR="00D5164C" w:rsidRPr="007C437A">
          <w:t xml:space="preserve">the very basics of SP, while it is unclear whether all SP </w:t>
        </w:r>
        <w:r w:rsidR="00D5164C" w:rsidRPr="007C437A">
          <w:lastRenderedPageBreak/>
          <w:t xml:space="preserve">modes, </w:t>
        </w:r>
      </w:ins>
      <w:ins w:id="1953" w:author="Arthur Parmentier" w:date="2020-05-13T11:31:00Z">
        <w:r w:rsidR="00D5164C" w:rsidRPr="007C437A">
          <w:t xml:space="preserve">rules and signs could indeed </w:t>
        </w:r>
      </w:ins>
      <w:ins w:id="1954" w:author="Arthur Parmentier" w:date="2020-05-13T11:59:00Z">
        <w:r w:rsidR="000C29FF" w:rsidRPr="007C437A">
          <w:t>be represented by</w:t>
        </w:r>
      </w:ins>
      <w:ins w:id="1955" w:author="Arthur Parmentier" w:date="2020-05-13T11:31:00Z">
        <w:r w:rsidR="00D5164C" w:rsidRPr="007C437A">
          <w:t xml:space="preserve"> a regular language.</w:t>
        </w:r>
      </w:ins>
      <w:ins w:id="1956" w:author="Arthur Parmentier" w:date="2020-05-13T12:00:00Z">
        <w:r w:rsidR="009230DE" w:rsidRPr="007C437A">
          <w:t xml:space="preserve"> In my hypothesis, there is indeed an injection</w:t>
        </w:r>
      </w:ins>
      <w:ins w:id="1957" w:author="Arthur Parmentier" w:date="2020-05-13T12:01:00Z">
        <w:r w:rsidR="009230DE" w:rsidRPr="007C437A">
          <w:t xml:space="preserve"> between signified and disciplines, but </w:t>
        </w:r>
      </w:ins>
      <w:ins w:id="1958" w:author="Arthur Parmentier" w:date="2020-05-13T11:32:00Z">
        <w:r w:rsidR="00D5164C" w:rsidRPr="007C437A">
          <w:t xml:space="preserve">I leave to experts in the domain the prospection of </w:t>
        </w:r>
      </w:ins>
      <w:ins w:id="1959" w:author="Arthur Parmentier" w:date="2020-05-13T12:01:00Z">
        <w:r w:rsidR="00B41CA4" w:rsidRPr="007C437A">
          <w:t xml:space="preserve">counter examples, such as </w:t>
        </w:r>
      </w:ins>
      <w:ins w:id="1960" w:author="Arthur Parmentier" w:date="2020-05-13T11:32:00Z">
        <w:r w:rsidR="00D5164C" w:rsidRPr="007C437A">
          <w:t xml:space="preserve">context-sensitive examples that </w:t>
        </w:r>
        <w:r w:rsidR="002463AB" w:rsidRPr="007C437A">
          <w:t xml:space="preserve">would demonstrate that a single sign can indeed have </w:t>
        </w:r>
      </w:ins>
      <w:ins w:id="1961" w:author="Arthur Parmentier" w:date="2020-05-13T11:33:00Z">
        <w:r w:rsidR="002463AB" w:rsidRPr="007C437A">
          <w:t>several signified for one discipline, that can be differentiated by the context instead.</w:t>
        </w:r>
      </w:ins>
    </w:p>
    <w:p w:rsidR="00EE2DD4" w:rsidRPr="007C437A" w:rsidRDefault="00543457">
      <w:pPr>
        <w:pStyle w:val="Titre3"/>
        <w:rPr>
          <w:ins w:id="1962" w:author="Arthur Parmentier" w:date="2020-05-13T12:05:00Z"/>
          <w:rPrChange w:id="1963" w:author="Arthur Parmentier" w:date="2020-06-07T15:27:00Z">
            <w:rPr>
              <w:ins w:id="1964" w:author="Arthur Parmentier" w:date="2020-05-13T12:05:00Z"/>
            </w:rPr>
          </w:rPrChange>
        </w:rPr>
        <w:pPrChange w:id="1965" w:author="Arthur Parmentier" w:date="2020-05-14T14:00:00Z">
          <w:pPr>
            <w:pStyle w:val="Titre4"/>
          </w:pPr>
        </w:pPrChange>
      </w:pPr>
      <w:bookmarkStart w:id="1966" w:name="_Toc42550115"/>
      <w:ins w:id="1967" w:author="Arthur Parmentier" w:date="2020-05-13T12:05:00Z">
        <w:r w:rsidRPr="007C437A">
          <w:rPr>
            <w:rPrChange w:id="1968" w:author="Arthur Parmentier" w:date="2020-06-07T15:27:00Z">
              <w:rPr/>
            </w:rPrChange>
          </w:rPr>
          <w:t>The difference between discipline</w:t>
        </w:r>
      </w:ins>
      <w:ins w:id="1969" w:author="Arthur Parmentier" w:date="2020-05-14T14:45:00Z">
        <w:r w:rsidR="00AE0A35" w:rsidRPr="007C437A">
          <w:rPr>
            <w:rPrChange w:id="1970" w:author="Arthur Parmentier" w:date="2020-06-07T15:27:00Z">
              <w:rPr/>
            </w:rPrChange>
          </w:rPr>
          <w:t xml:space="preserve"> (</w:t>
        </w:r>
      </w:ins>
      <w:ins w:id="1971" w:author="Arthur Parmentier" w:date="2020-05-14T14:46:00Z">
        <w:r w:rsidR="00AE0A35" w:rsidRPr="007C437A">
          <w:rPr>
            <w:rPrChange w:id="1972" w:author="Arthur Parmentier" w:date="2020-06-07T15:27:00Z">
              <w:rPr/>
            </w:rPrChange>
          </w:rPr>
          <w:t>music, theater..)</w:t>
        </w:r>
      </w:ins>
      <w:ins w:id="1973" w:author="Arthur Parmentier" w:date="2020-05-13T12:05:00Z">
        <w:r w:rsidRPr="007C437A">
          <w:rPr>
            <w:rPrChange w:id="1974" w:author="Arthur Parmentier" w:date="2020-06-07T15:27:00Z">
              <w:rPr/>
            </w:rPrChange>
          </w:rPr>
          <w:t xml:space="preserve"> and technical apparatus</w:t>
        </w:r>
      </w:ins>
      <w:ins w:id="1975" w:author="Arthur Parmentier" w:date="2020-05-13T17:18:00Z">
        <w:r w:rsidR="00D7385F" w:rsidRPr="007C437A">
          <w:rPr>
            <w:rPrChange w:id="1976" w:author="Arthur Parmentier" w:date="2020-06-07T15:27:00Z">
              <w:rPr/>
            </w:rPrChange>
          </w:rPr>
          <w:t xml:space="preserve">, or “why we </w:t>
        </w:r>
      </w:ins>
      <w:ins w:id="1977" w:author="Arthur Parmentier" w:date="2020-05-13T17:19:00Z">
        <w:r w:rsidR="00D7385F" w:rsidRPr="007C437A">
          <w:rPr>
            <w:rPrChange w:id="1978" w:author="Arthur Parmentier" w:date="2020-06-07T15:27:00Z">
              <w:rPr/>
            </w:rPrChange>
          </w:rPr>
          <w:t>sometimes need to specify how to play a long tone, and sometimes not”</w:t>
        </w:r>
      </w:ins>
      <w:bookmarkEnd w:id="1966"/>
    </w:p>
    <w:p w:rsidR="00167DAB" w:rsidRPr="007C437A" w:rsidRDefault="00543457" w:rsidP="00E34725">
      <w:pPr>
        <w:rPr>
          <w:ins w:id="1979" w:author="Arthur Parmentier" w:date="2020-05-13T18:36:00Z"/>
        </w:rPr>
      </w:pPr>
      <w:ins w:id="1980" w:author="Arthur Parmentier" w:date="2020-05-13T12:05:00Z">
        <w:r w:rsidRPr="007C437A">
          <w:t xml:space="preserve">In the “Motivation” part, </w:t>
        </w:r>
      </w:ins>
      <w:ins w:id="1981" w:author="Arthur Parmentier" w:date="2020-05-13T12:06:00Z">
        <w:r w:rsidRPr="007C437A">
          <w:t xml:space="preserve">I </w:t>
        </w:r>
      </w:ins>
      <w:ins w:id="1982" w:author="Arthur Parmentier" w:date="2020-05-13T14:22:00Z">
        <w:r w:rsidR="007E0A0A" w:rsidRPr="007C437A">
          <w:t>differentiated</w:t>
        </w:r>
      </w:ins>
      <w:ins w:id="1983" w:author="Arthur Parmentier" w:date="2020-05-13T12:06:00Z">
        <w:r w:rsidRPr="007C437A">
          <w:t xml:space="preserve"> the notion of “discipline” and “instrument”, that we could </w:t>
        </w:r>
      </w:ins>
      <w:ins w:id="1984" w:author="Arthur Parmentier" w:date="2020-05-13T17:14:00Z">
        <w:r w:rsidR="00454612" w:rsidRPr="007C437A">
          <w:t>also call a</w:t>
        </w:r>
      </w:ins>
      <w:ins w:id="1985" w:author="Arthur Parmentier" w:date="2020-05-13T12:06:00Z">
        <w:r w:rsidRPr="007C437A">
          <w:t xml:space="preserve"> “technical appa</w:t>
        </w:r>
      </w:ins>
      <w:ins w:id="1986" w:author="Arthur Parmentier" w:date="2020-05-13T12:07:00Z">
        <w:r w:rsidRPr="007C437A">
          <w:t>ratus”.</w:t>
        </w:r>
      </w:ins>
      <w:ins w:id="1987" w:author="Arthur Parmentier" w:date="2020-05-13T14:28:00Z">
        <w:r w:rsidR="00596602" w:rsidRPr="007C437A">
          <w:t xml:space="preserve"> In</w:t>
        </w:r>
      </w:ins>
      <w:ins w:id="1988" w:author="Arthur Parmentier" w:date="2020-05-13T14:29:00Z">
        <w:r w:rsidR="00596602" w:rsidRPr="007C437A">
          <w:t>deed, one</w:t>
        </w:r>
      </w:ins>
      <w:ins w:id="1989" w:author="Arthur Parmentier" w:date="2020-05-13T14:30:00Z">
        <w:r w:rsidR="00596602" w:rsidRPr="007C437A">
          <w:t xml:space="preserve"> could </w:t>
        </w:r>
      </w:ins>
      <w:ins w:id="1990" w:author="Arthur Parmentier" w:date="2020-05-13T18:36:00Z">
        <w:r w:rsidR="00E34725" w:rsidRPr="007C437A">
          <w:t xml:space="preserve">wonder why </w:t>
        </w:r>
      </w:ins>
      <w:ins w:id="1991"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34725">
      <w:pPr>
        <w:rPr>
          <w:ins w:id="1992" w:author="Arthur Parmentier" w:date="2020-05-13T18:36:00Z"/>
        </w:rPr>
      </w:pPr>
      <w:ins w:id="1993" w:author="Arthur Parmentier" w:date="2020-05-14T11:39:00Z">
        <w:r w:rsidRPr="007C437A">
          <w:t xml:space="preserve">In this part, I </w:t>
        </w:r>
        <w:proofErr w:type="spellStart"/>
        <w:r w:rsidRPr="007C437A">
          <w:t>wil</w:t>
        </w:r>
        <w:proofErr w:type="spellEnd"/>
        <w:r w:rsidRPr="007C437A">
          <w:t xml:space="preserve"> try to show you that the operability of a sign across disciplines is constructed</w:t>
        </w:r>
      </w:ins>
      <w:ins w:id="1994" w:author="Arthur Parmentier" w:date="2020-05-14T11:42:00Z">
        <w:r w:rsidRPr="007C437A">
          <w:t xml:space="preserve"> “by SP”</w:t>
        </w:r>
      </w:ins>
      <w:ins w:id="1995" w:author="Arthur Parmentier" w:date="2020-05-14T11:39:00Z">
        <w:r w:rsidRPr="007C437A">
          <w:t xml:space="preserve"> with </w:t>
        </w:r>
      </w:ins>
      <w:ins w:id="1996" w:author="Arthur Parmentier" w:date="2020-05-14T11:40:00Z">
        <w:r w:rsidRPr="007C437A">
          <w:t xml:space="preserve">learned (cultural) relations of analogy between signified whereas the operability of a sign across instruments of the same discipline </w:t>
        </w:r>
      </w:ins>
      <w:ins w:id="1997" w:author="Arthur Parmentier" w:date="2020-05-14T11:41:00Z">
        <w:r w:rsidRPr="007C437A">
          <w:t xml:space="preserve">is in general </w:t>
        </w:r>
      </w:ins>
      <w:ins w:id="1998" w:author="Arthur Parmentier" w:date="2020-05-14T11:42:00Z">
        <w:r w:rsidR="00A708EC" w:rsidRPr="007C437A">
          <w:t>a construction external to SP</w:t>
        </w:r>
      </w:ins>
      <w:ins w:id="1999" w:author="Arthur Parmentier" w:date="2020-05-14T11:43:00Z">
        <w:r w:rsidR="00A708EC" w:rsidRPr="007C437A">
          <w:t xml:space="preserve"> that i</w:t>
        </w:r>
      </w:ins>
      <w:ins w:id="2000" w:author="Arthur Parmentier" w:date="2020-05-14T11:44:00Z">
        <w:r w:rsidR="00A708EC" w:rsidRPr="007C437A">
          <w:t>n</w:t>
        </w:r>
      </w:ins>
      <w:ins w:id="2001" w:author="Arthur Parmentier" w:date="2020-05-14T11:45:00Z">
        <w:r w:rsidR="00A708EC" w:rsidRPr="007C437A">
          <w:t xml:space="preserve">volves </w:t>
        </w:r>
      </w:ins>
      <w:ins w:id="2002" w:author="Arthur Parmentier" w:date="2020-05-14T11:46:00Z">
        <w:r w:rsidR="00A708EC" w:rsidRPr="007C437A">
          <w:t>the human perceptual scheme.</w:t>
        </w:r>
      </w:ins>
    </w:p>
    <w:p w:rsidR="005868B3" w:rsidRPr="007C437A" w:rsidRDefault="005868B3" w:rsidP="005868B3">
      <w:pPr>
        <w:rPr>
          <w:ins w:id="2003" w:author="Arthur Parmentier" w:date="2020-05-14T11:38:00Z"/>
        </w:rPr>
      </w:pPr>
    </w:p>
    <w:p w:rsidR="00F00F6E" w:rsidRPr="007C437A" w:rsidRDefault="00F00F6E" w:rsidP="005868B3">
      <w:pPr>
        <w:rPr>
          <w:ins w:id="2004" w:author="Arthur Parmentier" w:date="2020-05-13T10:31:00Z"/>
        </w:rPr>
      </w:pPr>
    </w:p>
    <w:p w:rsidR="005868B3" w:rsidRPr="008C7E78" w:rsidRDefault="005868B3" w:rsidP="005868B3">
      <w:pPr>
        <w:rPr>
          <w:ins w:id="2005" w:author="Arthur Parmentier" w:date="2020-05-13T10:31:00Z"/>
          <w:lang w:val="fr-FR"/>
          <w:rPrChange w:id="2006" w:author="Arthur Parmentier" w:date="2020-06-07T18:31:00Z">
            <w:rPr>
              <w:ins w:id="2007" w:author="Arthur Parmentier" w:date="2020-05-13T10:31:00Z"/>
            </w:rPr>
          </w:rPrChange>
        </w:rPr>
      </w:pPr>
      <w:ins w:id="2008" w:author="Arthur Parmentier" w:date="2020-05-13T10:31:00Z">
        <w:r w:rsidRPr="008C7E78">
          <w:rPr>
            <w:lang w:val="fr-FR"/>
            <w:rPrChange w:id="2009" w:author="Arthur Parmentier" w:date="2020-06-07T18:31:00Z">
              <w:rPr/>
            </w:rPrChange>
          </w:rPr>
          <w:t xml:space="preserve">DIFFERENCE </w:t>
        </w:r>
        <w:proofErr w:type="spellStart"/>
        <w:r w:rsidRPr="008C7E78">
          <w:rPr>
            <w:lang w:val="fr-FR"/>
            <w:rPrChange w:id="2010" w:author="Arthur Parmentier" w:date="2020-06-07T18:31:00Z">
              <w:rPr/>
            </w:rPrChange>
          </w:rPr>
          <w:t>D APPAREIL</w:t>
        </w:r>
        <w:proofErr w:type="spellEnd"/>
        <w:r w:rsidRPr="008C7E78">
          <w:rPr>
            <w:lang w:val="fr-FR"/>
            <w:rPrChange w:id="2011" w:author="Arthur Parmentier" w:date="2020-06-07T18:31:00Z">
              <w:rPr/>
            </w:rPrChange>
          </w:rPr>
          <w:t xml:space="preserve"> TECHNIQUE MAIS MEME PROROTYPE VS DIFF DE DISCIPLINE DONC DE PROTOTYPE (MEME SI </w:t>
        </w:r>
        <w:proofErr w:type="spellStart"/>
        <w:r w:rsidRPr="008C7E78">
          <w:rPr>
            <w:lang w:val="fr-FR"/>
            <w:rPrChange w:id="2012" w:author="Arthur Parmentier" w:date="2020-06-07T18:31:00Z">
              <w:rPr/>
            </w:rPrChange>
          </w:rPr>
          <w:t>L APPAREIL</w:t>
        </w:r>
        <w:proofErr w:type="spellEnd"/>
        <w:r w:rsidRPr="008C7E78">
          <w:rPr>
            <w:lang w:val="fr-FR"/>
            <w:rPrChange w:id="2013" w:author="Arthur Parmentier" w:date="2020-06-07T18:31:00Z">
              <w:rPr/>
            </w:rPrChange>
          </w:rPr>
          <w:t xml:space="preserve"> TECHNIQUE EST LE MEME).</w:t>
        </w:r>
      </w:ins>
    </w:p>
    <w:p w:rsidR="005868B3" w:rsidRPr="008C7E78" w:rsidRDefault="005868B3" w:rsidP="005868B3">
      <w:pPr>
        <w:rPr>
          <w:ins w:id="2014" w:author="Arthur Parmentier" w:date="2020-05-13T10:30:00Z"/>
          <w:lang w:val="fr-FR"/>
          <w:rPrChange w:id="2015" w:author="Arthur Parmentier" w:date="2020-06-07T18:31:00Z">
            <w:rPr>
              <w:ins w:id="2016" w:author="Arthur Parmentier" w:date="2020-05-13T10:30:00Z"/>
            </w:rPr>
          </w:rPrChange>
        </w:rPr>
      </w:pPr>
    </w:p>
    <w:p w:rsidR="005868B3" w:rsidRPr="008C7E78" w:rsidRDefault="005868B3" w:rsidP="001B082B">
      <w:pPr>
        <w:rPr>
          <w:ins w:id="2017" w:author="Arthur Parmentier" w:date="2020-05-13T10:15:00Z"/>
          <w:lang w:val="fr-FR"/>
          <w:rPrChange w:id="2018" w:author="Arthur Parmentier" w:date="2020-06-07T18:31:00Z">
            <w:rPr>
              <w:ins w:id="2019" w:author="Arthur Parmentier" w:date="2020-05-13T10:15:00Z"/>
            </w:rPr>
          </w:rPrChange>
        </w:rPr>
      </w:pPr>
    </w:p>
    <w:p w:rsidR="00AE58D1" w:rsidRPr="007C437A" w:rsidRDefault="00743436">
      <w:pPr>
        <w:pStyle w:val="Titre3"/>
        <w:rPr>
          <w:ins w:id="2020" w:author="Arthur Parmentier" w:date="2020-05-13T10:11:00Z"/>
          <w:rPrChange w:id="2021" w:author="Arthur Parmentier" w:date="2020-06-07T15:27:00Z">
            <w:rPr>
              <w:ins w:id="2022" w:author="Arthur Parmentier" w:date="2020-05-13T10:11:00Z"/>
            </w:rPr>
          </w:rPrChange>
        </w:rPr>
        <w:pPrChange w:id="2023" w:author="Arthur Parmentier" w:date="2020-05-14T14:00:00Z">
          <w:pPr/>
        </w:pPrChange>
      </w:pPr>
      <w:bookmarkStart w:id="2024" w:name="_Toc42550116"/>
      <w:ins w:id="2025" w:author="Arthur Parmentier" w:date="2020-05-13T10:29:00Z">
        <w:r w:rsidRPr="007C437A">
          <w:rPr>
            <w:rPrChange w:id="2026" w:author="Arthur Parmentier" w:date="2020-06-07T15:27:00Z">
              <w:rPr/>
            </w:rPrChange>
          </w:rPr>
          <w:t>Speculative theory of differen</w:t>
        </w:r>
      </w:ins>
      <w:ins w:id="2027" w:author="Arthur Parmentier" w:date="2020-05-13T10:30:00Z">
        <w:r w:rsidRPr="007C437A">
          <w:rPr>
            <w:rPrChange w:id="2028" w:author="Arthur Parmentier" w:date="2020-06-07T15:27:00Z">
              <w:rPr/>
            </w:rPrChange>
          </w:rPr>
          <w:t>tiation of signified across instruments (technical apparatus) of the same discipline</w:t>
        </w:r>
      </w:ins>
      <w:bookmarkEnd w:id="2024"/>
    </w:p>
    <w:p w:rsidR="001A0623" w:rsidRPr="007C437A" w:rsidDel="005868B3" w:rsidRDefault="001B082B" w:rsidP="001B082B">
      <w:pPr>
        <w:rPr>
          <w:del w:id="2029" w:author="Arthur Parmentier" w:date="2020-05-13T10:30:00Z"/>
        </w:rPr>
      </w:pPr>
      <w:del w:id="2030"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031" w:author="Arthur Parmentier" w:date="2020-05-12T18:25:00Z">
        <w:r w:rsidR="001A0623" w:rsidRPr="007C437A" w:rsidDel="009B2D7C">
          <w:delText>at the core</w:delText>
        </w:r>
      </w:del>
      <w:del w:id="2032" w:author="Arthur Parmentier" w:date="2020-05-13T10:30:00Z">
        <w:r w:rsidR="001A0623" w:rsidRPr="007C437A" w:rsidDel="005868B3">
          <w:delText xml:space="preserve"> of the </w:delText>
        </w:r>
      </w:del>
      <w:del w:id="2033" w:author="Arthur Parmentier" w:date="2020-05-12T18:25:00Z">
        <w:r w:rsidR="001A0623" w:rsidRPr="007C437A" w:rsidDel="007D075F">
          <w:delText>set</w:delText>
        </w:r>
      </w:del>
      <w:del w:id="2034" w:author="Arthur Parmentier" w:date="2020-05-13T10:30:00Z">
        <w:r w:rsidR="001A0623" w:rsidRPr="007C437A" w:rsidDel="005868B3">
          <w:delText xml:space="preserve"> of multidisciplinary signs.</w:delText>
        </w:r>
      </w:del>
    </w:p>
    <w:p w:rsidR="001A0623" w:rsidRPr="007C437A" w:rsidDel="005868B3" w:rsidRDefault="001A0623" w:rsidP="001B082B">
      <w:pPr>
        <w:rPr>
          <w:del w:id="2035" w:author="Arthur Parmentier" w:date="2020-05-13T10:30:00Z"/>
        </w:rPr>
      </w:pPr>
      <w:del w:id="2036"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697BA8">
      <w:pPr>
        <w:rPr>
          <w:del w:id="2037" w:author="Arthur Parmentier" w:date="2020-05-12T18:13:00Z"/>
        </w:rPr>
      </w:pPr>
      <w:del w:id="2038" w:author="Arthur Parmentier" w:date="2020-05-13T10:30:00Z">
        <w:r w:rsidRPr="007C437A" w:rsidDel="005868B3">
          <w:delText xml:space="preserve">For a musician, the LT </w:delText>
        </w:r>
      </w:del>
      <w:del w:id="2039" w:author="Arthur Parmentier" w:date="2020-05-12T18:22:00Z">
        <w:r w:rsidRPr="007C437A" w:rsidDel="00AD0ADB">
          <w:delText xml:space="preserve">has </w:delText>
        </w:r>
      </w:del>
      <w:del w:id="2040" w:author="Arthur Parmentier" w:date="2020-05-13T10:30:00Z">
        <w:r w:rsidRPr="007C437A" w:rsidDel="005868B3">
          <w:delText xml:space="preserve">a specific prototype, whose characteristic traits are “constant volume”, “constant pitch” (among others). But is the </w:delText>
        </w:r>
      </w:del>
      <w:del w:id="2041" w:author="Arthur Parmentier" w:date="2020-05-12T18:23:00Z">
        <w:r w:rsidRPr="007C437A" w:rsidDel="009B2D7C">
          <w:delText>prototype</w:delText>
        </w:r>
      </w:del>
      <w:del w:id="2042"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043" w:author="Arthur Parmentier" w:date="2020-05-12T18:13:00Z">
        <w:r w:rsidRPr="007C437A" w:rsidDel="00697BA8">
          <w:delText>:</w:delText>
        </w:r>
      </w:del>
    </w:p>
    <w:p w:rsidR="001A0623" w:rsidRPr="007C437A" w:rsidDel="00697BA8" w:rsidRDefault="005C09F0">
      <w:pPr>
        <w:rPr>
          <w:del w:id="2044" w:author="Arthur Parmentier" w:date="2020-05-12T18:13:00Z"/>
        </w:rPr>
        <w:pPrChange w:id="2045" w:author="Arthur Parmentier" w:date="2020-05-12T18:13:00Z">
          <w:pPr>
            <w:pStyle w:val="Paragraphedeliste"/>
            <w:numPr>
              <w:numId w:val="17"/>
            </w:numPr>
            <w:ind w:hanging="360"/>
          </w:pPr>
        </w:pPrChange>
      </w:pPr>
      <w:del w:id="2046"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047" w:author="Arthur Parmentier" w:date="2020-05-13T10:30:00Z"/>
        </w:rPr>
        <w:pPrChange w:id="2048" w:author="Arthur Parmentier" w:date="2020-05-12T18:13:00Z">
          <w:pPr>
            <w:pStyle w:val="Paragraphedeliste"/>
            <w:numPr>
              <w:numId w:val="17"/>
            </w:numPr>
            <w:ind w:hanging="360"/>
          </w:pPr>
        </w:pPrChange>
      </w:pPr>
      <w:del w:id="2049"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25"/>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5C09F0">
      <w:pPr>
        <w:rPr>
          <w:del w:id="2052" w:author="Arthur Parmentier" w:date="2020-05-12T18:14:00Z"/>
        </w:rPr>
      </w:pPr>
      <w:del w:id="2053"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4714EE">
      <w:pPr>
        <w:pStyle w:val="Paragraphedeliste"/>
        <w:numPr>
          <w:ilvl w:val="0"/>
          <w:numId w:val="17"/>
        </w:numPr>
        <w:rPr>
          <w:del w:id="2054" w:author="Arthur Parmentier" w:date="2020-05-13T10:30:00Z"/>
        </w:rPr>
      </w:pPr>
      <w:del w:id="2055" w:author="Arthur Parmentier" w:date="2020-05-13T10:30:00Z">
        <w:r w:rsidRPr="007C437A" w:rsidDel="005868B3">
          <w:delText>“A fluid movement, without accent” for dancers</w:delText>
        </w:r>
      </w:del>
    </w:p>
    <w:p w:rsidR="004714EE" w:rsidRPr="007C437A" w:rsidDel="005868B3" w:rsidRDefault="004714EE" w:rsidP="004714EE">
      <w:pPr>
        <w:pStyle w:val="Paragraphedeliste"/>
        <w:numPr>
          <w:ilvl w:val="0"/>
          <w:numId w:val="17"/>
        </w:numPr>
        <w:rPr>
          <w:del w:id="2056" w:author="Arthur Parmentier" w:date="2020-05-13T10:30:00Z"/>
          <w:moveFrom w:id="2057" w:author="Arthur Parmentier" w:date="2020-05-12T18:21:00Z"/>
        </w:rPr>
      </w:pPr>
      <w:moveFromRangeStart w:id="2058" w:author="Arthur Parmentier" w:date="2020-05-12T18:21:00Z" w:name="move40200108"/>
      <w:moveFrom w:id="2059" w:author="Arthur Parmentier" w:date="2020-05-12T18:21:00Z">
        <w:del w:id="2060" w:author="Arthur Parmentier" w:date="2020-05-13T10:30:00Z">
          <w:r w:rsidRPr="007C437A" w:rsidDel="005868B3">
            <w:delText>“A fast roll” for percussions</w:delText>
          </w:r>
        </w:del>
      </w:moveFrom>
    </w:p>
    <w:moveFromRangeEnd w:id="2058"/>
    <w:p w:rsidR="002C1E78" w:rsidRPr="007C437A" w:rsidDel="002C1E78" w:rsidRDefault="004714EE" w:rsidP="002C1E78">
      <w:pPr>
        <w:pStyle w:val="Paragraphedeliste"/>
        <w:numPr>
          <w:ilvl w:val="0"/>
          <w:numId w:val="17"/>
        </w:numPr>
        <w:rPr>
          <w:del w:id="2061" w:author="Arthur Parmentier" w:date="2020-05-12T18:21:00Z"/>
          <w:moveTo w:id="2062" w:author="Arthur Parmentier" w:date="2020-05-12T18:21:00Z"/>
        </w:rPr>
      </w:pPr>
      <w:del w:id="2063" w:author="Arthur Parmentier" w:date="2020-05-13T10:30:00Z">
        <w:r w:rsidRPr="007C437A" w:rsidDel="005868B3">
          <w:delText>“A freeze on the first syllable of a word” for actors</w:delText>
        </w:r>
      </w:del>
      <w:moveToRangeStart w:id="2064" w:author="Arthur Parmentier" w:date="2020-05-12T18:21:00Z" w:name="move40200108"/>
      <w:moveTo w:id="2065" w:author="Arthur Parmentier" w:date="2020-05-12T18:21:00Z">
        <w:del w:id="2066" w:author="Arthur Parmentier" w:date="2020-05-13T10:30:00Z">
          <w:r w:rsidR="002C1E78" w:rsidRPr="007C437A" w:rsidDel="005868B3">
            <w:delText>“A fast roll” for percussions</w:delText>
          </w:r>
        </w:del>
      </w:moveTo>
    </w:p>
    <w:moveToRangeEnd w:id="2064"/>
    <w:p w:rsidR="00697BA8" w:rsidRPr="007C437A" w:rsidDel="005868B3" w:rsidRDefault="00697BA8" w:rsidP="002459E7">
      <w:pPr>
        <w:pStyle w:val="Paragraphedeliste"/>
        <w:numPr>
          <w:ilvl w:val="0"/>
          <w:numId w:val="17"/>
        </w:numPr>
        <w:rPr>
          <w:del w:id="2067" w:author="Arthur Parmentier" w:date="2020-05-13T10:30:00Z"/>
        </w:rPr>
      </w:pPr>
    </w:p>
    <w:p w:rsidR="00697BA8" w:rsidRPr="007C437A" w:rsidDel="005868B3" w:rsidRDefault="004714EE">
      <w:pPr>
        <w:rPr>
          <w:del w:id="2068" w:author="Arthur Parmentier" w:date="2020-05-13T10:30:00Z"/>
        </w:rPr>
        <w:pPrChange w:id="2069" w:author="Arthur Parmentier" w:date="2020-05-12T18:15:00Z">
          <w:pPr>
            <w:pStyle w:val="Paragraphedeliste"/>
            <w:numPr>
              <w:numId w:val="17"/>
            </w:numPr>
            <w:ind w:hanging="360"/>
          </w:pPr>
        </w:pPrChange>
      </w:pPr>
      <w:del w:id="2070" w:author="Arthur Parmentier" w:date="2020-05-13T10:30:00Z">
        <w:r w:rsidRPr="007C437A" w:rsidDel="005868B3">
          <w:delText>…</w:delText>
        </w:r>
      </w:del>
    </w:p>
    <w:p w:rsidR="004E4397" w:rsidRPr="007C437A" w:rsidDel="005868B3" w:rsidRDefault="00B44442" w:rsidP="004E4397">
      <w:pPr>
        <w:rPr>
          <w:del w:id="2071" w:author="Arthur Parmentier" w:date="2020-05-13T10:30:00Z"/>
          <w:moveTo w:id="2072" w:author="Arthur Parmentier" w:date="2020-05-12T18:35:00Z"/>
        </w:rPr>
      </w:pPr>
      <w:del w:id="2073"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074" w:author="Arthur Parmentier" w:date="2020-05-12T18:35:00Z" w:name="move40200963"/>
      <w:moveTo w:id="2075" w:author="Arthur Parmentier" w:date="2020-05-12T18:35:00Z">
        <w:del w:id="2076"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074"/>
    <w:p w:rsidR="002459E7" w:rsidRPr="007C437A" w:rsidRDefault="002459E7" w:rsidP="004714EE">
      <w:pPr>
        <w:rPr>
          <w:ins w:id="2077" w:author="Arthur Parmentier" w:date="2020-05-12T18:38:00Z"/>
        </w:rPr>
      </w:pPr>
    </w:p>
    <w:p w:rsidR="002459E7" w:rsidRPr="007C437A" w:rsidRDefault="002459E7" w:rsidP="004714EE">
      <w:pPr>
        <w:rPr>
          <w:ins w:id="2078" w:author="Arthur Parmentier" w:date="2020-05-12T18:38:00Z"/>
        </w:rPr>
      </w:pPr>
    </w:p>
    <w:p w:rsidR="004714EE" w:rsidRPr="007C437A" w:rsidDel="005868B3" w:rsidRDefault="00277A13">
      <w:pPr>
        <w:rPr>
          <w:del w:id="2079" w:author="Arthur Parmentier" w:date="2020-05-13T10:30:00Z"/>
        </w:rPr>
      </w:pPr>
      <w:r w:rsidRPr="007C437A">
        <w:br/>
      </w:r>
      <w:del w:id="2080" w:author="Arthur Parmentier" w:date="2020-05-12T18:34:00Z">
        <w:r w:rsidRPr="007C437A" w:rsidDel="004E4397">
          <w:delText>My conclusion is</w:delText>
        </w:r>
      </w:del>
      <w:del w:id="2081" w:author="Arthur Parmentier" w:date="2020-05-13T10:30:00Z">
        <w:r w:rsidRPr="007C437A" w:rsidDel="005868B3">
          <w:delText xml:space="preserve"> that:</w:delText>
        </w:r>
      </w:del>
    </w:p>
    <w:p w:rsidR="00277A13" w:rsidRPr="007C437A" w:rsidDel="005868B3" w:rsidRDefault="0051191F">
      <w:pPr>
        <w:rPr>
          <w:del w:id="2082" w:author="Arthur Parmentier" w:date="2020-05-13T10:30:00Z"/>
        </w:rPr>
        <w:pPrChange w:id="2083" w:author="Arthur Parmentier" w:date="2020-05-13T10:30:00Z">
          <w:pPr>
            <w:pStyle w:val="Paragraphedeliste"/>
            <w:numPr>
              <w:numId w:val="18"/>
            </w:numPr>
            <w:ind w:hanging="360"/>
          </w:pPr>
        </w:pPrChange>
      </w:pPr>
      <w:del w:id="2084" w:author="Arthur Parmentier" w:date="2020-05-12T18:26:00Z">
        <w:r w:rsidRPr="007C437A" w:rsidDel="009D7F8E">
          <w:delText>T</w:delText>
        </w:r>
      </w:del>
      <w:del w:id="2085" w:author="Arthur Parmentier" w:date="2020-05-12T18:35:00Z">
        <w:r w:rsidRPr="007C437A" w:rsidDel="004E4397">
          <w:delText>he</w:delText>
        </w:r>
      </w:del>
      <w:del w:id="2086" w:author="Arthur Parmentier" w:date="2020-05-13T10:30:00Z">
        <w:r w:rsidRPr="007C437A" w:rsidDel="005868B3">
          <w:delText xml:space="preserve"> sign</w:delText>
        </w:r>
      </w:del>
      <w:del w:id="2087" w:author="Arthur Parmentier" w:date="2020-05-12T18:34:00Z">
        <w:r w:rsidRPr="007C437A" w:rsidDel="004E4397">
          <w:delText xml:space="preserve"> </w:delText>
        </w:r>
        <w:r w:rsidR="00277A13" w:rsidRPr="007C437A" w:rsidDel="004E4397">
          <w:delText>LT</w:delText>
        </w:r>
      </w:del>
      <w:del w:id="2088"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089" w:author="Arthur Parmentier" w:date="2020-05-13T10:30:00Z"/>
        </w:rPr>
        <w:pPrChange w:id="2090" w:author="Arthur Parmentier" w:date="2020-05-13T10:30:00Z">
          <w:pPr>
            <w:pStyle w:val="Paragraphedeliste"/>
            <w:numPr>
              <w:numId w:val="18"/>
            </w:numPr>
            <w:ind w:hanging="360"/>
          </w:pPr>
        </w:pPrChange>
      </w:pPr>
      <w:del w:id="2091" w:author="Arthur Parmentier" w:date="2020-05-13T10:30:00Z">
        <w:r w:rsidRPr="007C437A" w:rsidDel="005868B3">
          <w:delText>Each discipline or technical apparatus may have its own concept of a LT</w:delText>
        </w:r>
      </w:del>
    </w:p>
    <w:p w:rsidR="00277A13" w:rsidRPr="007C437A" w:rsidDel="005868B3" w:rsidRDefault="00277A13">
      <w:pPr>
        <w:rPr>
          <w:del w:id="2092" w:author="Arthur Parmentier" w:date="2020-05-13T10:30:00Z"/>
        </w:rPr>
        <w:pPrChange w:id="2093" w:author="Arthur Parmentier" w:date="2020-05-13T10:30:00Z">
          <w:pPr>
            <w:pStyle w:val="Paragraphedeliste"/>
            <w:numPr>
              <w:numId w:val="18"/>
            </w:numPr>
            <w:ind w:hanging="360"/>
          </w:pPr>
        </w:pPrChange>
      </w:pPr>
      <w:del w:id="2094"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095" w:author="Arthur Parmentier" w:date="2020-05-12T18:28:00Z">
        <w:r w:rsidRPr="007C437A" w:rsidDel="00BF3C70">
          <w:delText>must be</w:delText>
        </w:r>
      </w:del>
      <w:del w:id="2096" w:author="Arthur Parmentier" w:date="2020-05-13T10:30:00Z">
        <w:r w:rsidRPr="007C437A" w:rsidDel="005868B3">
          <w:delText xml:space="preserve"> </w:delText>
        </w:r>
      </w:del>
      <w:del w:id="2097" w:author="Arthur Parmentier" w:date="2020-05-12T18:30:00Z">
        <w:r w:rsidRPr="007C437A" w:rsidDel="00042A1D">
          <w:delText xml:space="preserve">constructed </w:delText>
        </w:r>
      </w:del>
      <w:del w:id="2098" w:author="Arthur Parmentier" w:date="2020-05-13T10:30:00Z">
        <w:r w:rsidRPr="007C437A" w:rsidDel="005868B3">
          <w:delText xml:space="preserve">in relation with the concepts </w:delText>
        </w:r>
      </w:del>
      <w:del w:id="2099" w:author="Arthur Parmentier" w:date="2020-05-12T18:28:00Z">
        <w:r w:rsidRPr="007C437A" w:rsidDel="003126BD">
          <w:delText xml:space="preserve">representing a </w:delText>
        </w:r>
      </w:del>
      <w:del w:id="2100"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101" w:author="Arthur Parmentier" w:date="2020-05-13T10:30:00Z"/>
        </w:rPr>
      </w:pPr>
      <w:del w:id="2102"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26"/>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105" w:author="Arthur Parmentier" w:date="2020-05-13T10:30:00Z"/>
          <w:moveFrom w:id="2106" w:author="Arthur Parmentier" w:date="2020-05-12T18:35:00Z"/>
        </w:rPr>
      </w:pPr>
      <w:moveFromRangeStart w:id="2107" w:author="Arthur Parmentier" w:date="2020-05-12T18:35:00Z" w:name="move40200963"/>
      <w:moveFrom w:id="2108" w:author="Arthur Parmentier" w:date="2020-05-12T18:35:00Z">
        <w:del w:id="2109"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107"/>
    <w:p w:rsidR="001B082B" w:rsidRPr="007C437A" w:rsidDel="005868B3" w:rsidRDefault="001B082B">
      <w:pPr>
        <w:rPr>
          <w:del w:id="2110" w:author="Arthur Parmentier" w:date="2020-05-13T10:30:00Z"/>
        </w:rPr>
      </w:pPr>
    </w:p>
    <w:p w:rsidR="001D7225" w:rsidRPr="007C437A" w:rsidDel="005868B3" w:rsidRDefault="001D7225">
      <w:pPr>
        <w:rPr>
          <w:del w:id="2111" w:author="Arthur Parmentier" w:date="2020-05-13T10:30:00Z"/>
        </w:rPr>
      </w:pPr>
      <w:del w:id="2112"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113" w:author="Arthur Parmentier" w:date="2020-06-07T15:27:00Z">
            <w:rPr/>
          </w:rPrChange>
        </w:rPr>
        <w:pPrChange w:id="2114" w:author="Arthur Parmentier" w:date="2020-05-13T10:30:00Z">
          <w:pPr>
            <w:pStyle w:val="Titre2"/>
          </w:pPr>
        </w:pPrChange>
      </w:pPr>
      <w:r w:rsidRPr="007C437A">
        <w:rPr>
          <w:rPrChange w:id="2115" w:author="Arthur Parmentier" w:date="2020-06-07T15:27:00Z">
            <w:rPr/>
          </w:rPrChange>
        </w:rPr>
        <w:t>Wrap-up: w</w:t>
      </w:r>
      <w:r w:rsidR="00B53663" w:rsidRPr="007C437A">
        <w:rPr>
          <w:rPrChange w:id="2116" w:author="Arthur Parmentier" w:date="2020-06-07T15:27:00Z">
            <w:rPr/>
          </w:rPrChange>
        </w:rPr>
        <w:t>hat is a long tone?</w:t>
      </w:r>
    </w:p>
    <w:p w:rsidR="006155A3" w:rsidRPr="007C437A" w:rsidRDefault="00F163F4" w:rsidP="00061E60">
      <w:r w:rsidRPr="007C437A">
        <w:t>By taking the simple example of the LT, we will see how the categorical and prototypical perception scheme plays an important role in the mechanisms of SP.</w:t>
      </w:r>
    </w:p>
    <w:p w:rsidR="00BC3D06" w:rsidRPr="007C437A" w:rsidRDefault="00BC3D06" w:rsidP="00061E60">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BC3D06">
      <w:pPr>
        <w:pStyle w:val="Paragraphedeliste"/>
        <w:numPr>
          <w:ilvl w:val="0"/>
          <w:numId w:val="14"/>
        </w:numPr>
      </w:pPr>
      <w:r w:rsidRPr="007C437A">
        <w:t>In music, a constant pitch and volume over time</w:t>
      </w:r>
    </w:p>
    <w:p w:rsidR="00BC3D06" w:rsidRPr="007C437A" w:rsidRDefault="00BC3D06" w:rsidP="00BC3D06">
      <w:pPr>
        <w:pStyle w:val="Paragraphedeliste"/>
        <w:numPr>
          <w:ilvl w:val="0"/>
          <w:numId w:val="14"/>
        </w:numPr>
      </w:pPr>
      <w:r w:rsidRPr="007C437A">
        <w:lastRenderedPageBreak/>
        <w:t>In dance, a movement without accent…</w:t>
      </w:r>
    </w:p>
    <w:p w:rsidR="00E44A97" w:rsidRPr="007C437A" w:rsidRDefault="00BC3D06" w:rsidP="004714EE">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scheme</w:t>
      </w:r>
      <w:r w:rsidR="00F636CA" w:rsidRPr="007C437A">
        <w:rPr>
          <w:rStyle w:val="Appelnotedebasdep"/>
        </w:rPr>
        <w:footnoteReference w:id="27"/>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3"/>
      </w:pPr>
      <w:bookmarkStart w:id="2118" w:name="_Toc42550117"/>
      <w:r w:rsidRPr="007C437A">
        <w:t>Sign overloading</w:t>
      </w:r>
      <w:bookmarkEnd w:id="2118"/>
    </w:p>
    <w:p w:rsidR="00FF5B3F" w:rsidRPr="007C437A" w:rsidRDefault="004659F5" w:rsidP="00B12EC1">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727764">
      <w:pPr>
        <w:pStyle w:val="Titre4"/>
      </w:pPr>
      <w:r w:rsidRPr="007C437A">
        <w:t>Innate perception schemes</w:t>
      </w:r>
    </w:p>
    <w:p w:rsidR="0036185A" w:rsidRPr="007C437A" w:rsidRDefault="0036185A" w:rsidP="0036185A">
      <w:pPr>
        <w:pStyle w:val="Titre5"/>
      </w:pPr>
      <w:r w:rsidRPr="007C437A">
        <w:t>How to perform a LT on percussions?</w:t>
      </w:r>
    </w:p>
    <w:p w:rsidR="00C362C5" w:rsidRPr="007C437A" w:rsidRDefault="00161FBC" w:rsidP="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C362C5">
      <w:pPr>
        <w:pStyle w:val="Titre5"/>
      </w:pPr>
      <w:r w:rsidRPr="007C437A">
        <w:t xml:space="preserve">An implicit translation </w:t>
      </w:r>
      <w:r w:rsidR="00C91523" w:rsidRPr="007C437A">
        <w:t>by our perception scheme</w:t>
      </w:r>
    </w:p>
    <w:p w:rsidR="00914B9D" w:rsidRPr="007C437A" w:rsidRDefault="00161FBC" w:rsidP="00C362C5">
      <w:r w:rsidRPr="007C437A">
        <w:t>The important point illustrated here is that SP involves operations of translation from concepts whose prototype</w:t>
      </w:r>
      <w:r w:rsidR="007E7D0A" w:rsidRPr="007C437A">
        <w:rPr>
          <w:rStyle w:val="Appelnotedebasdep"/>
        </w:rPr>
        <w:footnoteReference w:id="28"/>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C362C5">
      <w:r w:rsidRPr="007C437A">
        <w:t xml:space="preserve">I interpreted the fast roll as an “approach” to the prototype of a LT in the space of musical concepts, suggesting that there is a metric that allow us to measure the distance between the roll at a certain </w:t>
      </w:r>
      <w:r w:rsidRPr="007C437A">
        <w:lastRenderedPageBreak/>
        <w:t xml:space="preserve">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FA4DD8">
      <w:pPr>
        <w:pStyle w:val="Titre5"/>
      </w:pPr>
      <w:r w:rsidRPr="007C437A">
        <w:t>Learning the translation</w:t>
      </w:r>
    </w:p>
    <w:p w:rsidR="00161FBC" w:rsidRPr="007C437A" w:rsidRDefault="00161FBC" w:rsidP="00FA4DD8">
      <w:pPr>
        <w:rPr>
          <w:ins w:id="2120"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121" w:author="Arthur Parmentier" w:date="2020-05-14T16:15:00Z">
        <w:r w:rsidR="00FE325D" w:rsidRPr="007C437A">
          <w:br/>
        </w:r>
        <w:r w:rsidR="00FE325D" w:rsidRPr="007C437A">
          <w:br/>
          <w:t>IMITATION</w:t>
        </w:r>
        <w:r w:rsidR="003873DC" w:rsidRPr="007C437A">
          <w:t xml:space="preserve"> et </w:t>
        </w:r>
        <w:proofErr w:type="spellStart"/>
        <w:r w:rsidR="003873DC" w:rsidRPr="007C437A">
          <w:t>mimetisme</w:t>
        </w:r>
      </w:ins>
      <w:proofErr w:type="spellEnd"/>
    </w:p>
    <w:p w:rsidR="00863F70" w:rsidRPr="007C437A" w:rsidRDefault="00863F70" w:rsidP="00FA4DD8">
      <w:proofErr w:type="spellStart"/>
      <w:ins w:id="2122" w:author="Arthur Parmentier" w:date="2020-05-14T16:16:00Z">
        <w:r w:rsidRPr="007C437A">
          <w:t>SEul</w:t>
        </w:r>
        <w:proofErr w:type="spellEnd"/>
        <w:r w:rsidRPr="007C437A">
          <w:t xml:space="preserve"> vs a </w:t>
        </w:r>
        <w:proofErr w:type="spellStart"/>
        <w:r w:rsidRPr="007C437A">
          <w:t>plusieurs</w:t>
        </w:r>
      </w:ins>
      <w:proofErr w:type="spellEnd"/>
    </w:p>
    <w:p w:rsidR="00161FBC" w:rsidRPr="007C437A" w:rsidRDefault="00161FBC" w:rsidP="00161FBC"/>
    <w:p w:rsidR="00727764" w:rsidRPr="007C437A" w:rsidRDefault="00727764" w:rsidP="00727764">
      <w:pPr>
        <w:pStyle w:val="Titre4"/>
      </w:pPr>
      <w:r w:rsidRPr="007C437A">
        <w:t>Cultural analogies</w:t>
      </w:r>
    </w:p>
    <w:p w:rsidR="00D36F5F" w:rsidRPr="007C437A" w:rsidRDefault="00D36F5F">
      <w:pPr>
        <w:pStyle w:val="Titre2"/>
      </w:pPr>
      <w:bookmarkStart w:id="2123" w:name="_Toc42550118"/>
      <w:r w:rsidRPr="007C437A">
        <w:t>Personal observations during SP practice</w:t>
      </w:r>
      <w:bookmarkEnd w:id="2123"/>
    </w:p>
    <w:p w:rsidR="003E3973" w:rsidRPr="007C437A" w:rsidRDefault="004F1D82" w:rsidP="00B12EC1">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B12EC1">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D74CAF">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lastRenderedPageBreak/>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9"/>
      </w:r>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rsidP="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rsidP="00B96316">
      <w:pPr>
        <w:pStyle w:val="Paragraphedeliste"/>
      </w:pPr>
      <w:r w:rsidRPr="007C437A">
        <w:t>From my experience in Brazil, I can add to the latter the following remark:</w:t>
      </w:r>
    </w:p>
    <w:p w:rsidR="00DB6A50" w:rsidRPr="007C437A" w:rsidRDefault="00DB6A50" w:rsidP="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w:t>
      </w:r>
      <w:r w:rsidR="00AD6A79" w:rsidRPr="007C437A">
        <w:lastRenderedPageBreak/>
        <w:t>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30"/>
      </w:r>
    </w:p>
    <w:p w:rsidR="00446AB2" w:rsidRPr="007C437A" w:rsidRDefault="00446AB2" w:rsidP="00665749">
      <w:pPr>
        <w:pStyle w:val="Paragraphedeliste"/>
        <w:numPr>
          <w:ilvl w:val="0"/>
          <w:numId w:val="11"/>
        </w:numPr>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rsidP="00B12EC1"/>
    <w:p w:rsidR="00B400C3" w:rsidRPr="007C437A" w:rsidRDefault="00B400C3" w:rsidP="00E6654A">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6654A">
      <w:pPr>
        <w:pStyle w:val="Titre2"/>
        <w:rPr>
          <w:del w:id="2130" w:author="Arthur Parmentier" w:date="2020-05-14T13:31:00Z"/>
        </w:rPr>
      </w:pPr>
      <w:bookmarkStart w:id="2131" w:name="_Toc40025935"/>
      <w:del w:id="2132"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131"/>
      </w:del>
    </w:p>
    <w:p w:rsidR="00616215" w:rsidRPr="007C437A" w:rsidDel="007776CB" w:rsidRDefault="00616215" w:rsidP="00E6654A">
      <w:pPr>
        <w:rPr>
          <w:del w:id="2133" w:author="Arthur Parmentier" w:date="2020-05-14T13:31:00Z"/>
        </w:rPr>
      </w:pPr>
      <w:del w:id="2134"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6654A">
      <w:pPr>
        <w:rPr>
          <w:del w:id="2135" w:author="Arthur Parmentier" w:date="2020-05-14T13:31:00Z"/>
        </w:rPr>
      </w:pPr>
      <w:del w:id="2136"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061E60">
      <w:pPr>
        <w:pStyle w:val="Titre3"/>
        <w:rPr>
          <w:del w:id="2137" w:author="Arthur Parmentier" w:date="2020-05-14T13:31:00Z"/>
        </w:rPr>
      </w:pPr>
      <w:del w:id="2138" w:author="Arthur Parmentier" w:date="2020-05-14T13:31:00Z">
        <w:r w:rsidRPr="007C437A" w:rsidDel="007776CB">
          <w:delText>Input space</w:delText>
        </w:r>
      </w:del>
    </w:p>
    <w:p w:rsidR="00DE1B67" w:rsidRPr="007C437A" w:rsidDel="007776CB" w:rsidRDefault="00AD2F7B" w:rsidP="00E6654A">
      <w:pPr>
        <w:rPr>
          <w:del w:id="2139" w:author="Arthur Parmentier" w:date="2020-05-14T13:31:00Z"/>
        </w:rPr>
      </w:pPr>
      <w:del w:id="2140"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6654A">
      <w:pPr>
        <w:pStyle w:val="Titre4"/>
        <w:rPr>
          <w:del w:id="2141" w:author="Arthur Parmentier" w:date="2020-05-14T13:31:00Z"/>
        </w:rPr>
      </w:pPr>
      <w:del w:id="2142" w:author="Arthur Parmentier" w:date="2020-05-14T13:31:00Z">
        <w:r w:rsidRPr="007C437A" w:rsidDel="007776CB">
          <w:delText>Concepts from artistic disciplines</w:delText>
        </w:r>
      </w:del>
    </w:p>
    <w:p w:rsidR="005A3CBF" w:rsidRPr="007C437A" w:rsidDel="007776CB" w:rsidRDefault="005A3CBF" w:rsidP="00E6654A">
      <w:pPr>
        <w:rPr>
          <w:del w:id="2143" w:author="Arthur Parmentier" w:date="2020-05-14T13:31:00Z"/>
        </w:rPr>
      </w:pPr>
      <w:del w:id="2144" w:author="Arthur Parmentier" w:date="2020-05-14T13:31:00Z">
        <w:r w:rsidRPr="007C437A" w:rsidDel="007776CB">
          <w:delText>Long Tone, minimalism…</w:delText>
        </w:r>
      </w:del>
    </w:p>
    <w:p w:rsidR="0049358D" w:rsidRPr="007C437A" w:rsidDel="007776CB" w:rsidRDefault="005A3CBF" w:rsidP="00E6654A">
      <w:pPr>
        <w:pStyle w:val="Titre4"/>
        <w:rPr>
          <w:del w:id="2145" w:author="Arthur Parmentier" w:date="2020-05-14T13:31:00Z"/>
        </w:rPr>
      </w:pPr>
      <w:del w:id="2146"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6654A">
      <w:pPr>
        <w:rPr>
          <w:del w:id="2147" w:author="Arthur Parmentier" w:date="2020-05-14T13:31:00Z"/>
        </w:rPr>
      </w:pPr>
      <w:del w:id="2148"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6654A">
      <w:pPr>
        <w:pStyle w:val="Titre4"/>
        <w:rPr>
          <w:del w:id="2149" w:author="Arthur Parmentier" w:date="2020-05-14T13:31:00Z"/>
        </w:rPr>
      </w:pPr>
      <w:del w:id="2150"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6654A">
      <w:pPr>
        <w:rPr>
          <w:del w:id="2151" w:author="Arthur Parmentier" w:date="2020-05-14T13:31:00Z"/>
        </w:rPr>
      </w:pPr>
      <w:del w:id="2152"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6654A">
      <w:pPr>
        <w:pStyle w:val="Titre4"/>
        <w:rPr>
          <w:del w:id="2153" w:author="Arthur Parmentier" w:date="2020-05-14T13:31:00Z"/>
        </w:rPr>
      </w:pPr>
      <w:del w:id="2154" w:author="Arthur Parmentier" w:date="2020-05-14T13:31:00Z">
        <w:r w:rsidRPr="007C437A" w:rsidDel="007776CB">
          <w:delText>…</w:delText>
        </w:r>
      </w:del>
    </w:p>
    <w:p w:rsidR="008833B3" w:rsidRPr="007C437A" w:rsidDel="007776CB" w:rsidRDefault="008833B3" w:rsidP="00061E60">
      <w:pPr>
        <w:pStyle w:val="Titre3"/>
        <w:rPr>
          <w:del w:id="2155" w:author="Arthur Parmentier" w:date="2020-05-14T13:31:00Z"/>
        </w:rPr>
      </w:pPr>
      <w:del w:id="2156"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6654A">
      <w:pPr>
        <w:pStyle w:val="Titre4"/>
        <w:rPr>
          <w:del w:id="2157" w:author="Arthur Parmentier" w:date="2020-05-14T13:31:00Z"/>
        </w:rPr>
      </w:pPr>
      <w:del w:id="2158" w:author="Arthur Parmentier" w:date="2020-05-14T13:31:00Z">
        <w:r w:rsidRPr="007C437A" w:rsidDel="007776CB">
          <w:delText>Creation of a sign</w:delText>
        </w:r>
      </w:del>
    </w:p>
    <w:p w:rsidR="008833B3" w:rsidRPr="007C437A" w:rsidDel="007776CB" w:rsidRDefault="008833B3" w:rsidP="00E6654A">
      <w:pPr>
        <w:rPr>
          <w:del w:id="2159" w:author="Arthur Parmentier" w:date="2020-05-14T13:31:00Z"/>
        </w:rPr>
      </w:pPr>
      <w:del w:id="2160" w:author="Arthur Parmentier" w:date="2020-05-14T13:31:00Z">
        <w:r w:rsidRPr="007C437A" w:rsidDel="007776CB">
          <w:delText>… Describe here more about the process of creating a sign (examples, general rules…)</w:delText>
        </w:r>
      </w:del>
    </w:p>
    <w:p w:rsidR="008833B3" w:rsidRPr="007C437A" w:rsidDel="007776CB" w:rsidRDefault="008833B3" w:rsidP="00E6654A">
      <w:pPr>
        <w:pStyle w:val="Titre4"/>
        <w:rPr>
          <w:del w:id="2161" w:author="Arthur Parmentier" w:date="2020-05-14T13:31:00Z"/>
        </w:rPr>
      </w:pPr>
      <w:del w:id="2162" w:author="Arthur Parmentier" w:date="2020-05-14T13:31:00Z">
        <w:r w:rsidRPr="007C437A" w:rsidDel="007776CB">
          <w:delText>Creation of a potentiometer</w:delText>
        </w:r>
      </w:del>
    </w:p>
    <w:p w:rsidR="002A0CF5" w:rsidRPr="007C437A" w:rsidDel="007776CB" w:rsidRDefault="002A0CF5" w:rsidP="00E6654A">
      <w:pPr>
        <w:rPr>
          <w:del w:id="2163" w:author="Arthur Parmentier" w:date="2020-05-14T13:31:00Z"/>
        </w:rPr>
      </w:pPr>
      <w:del w:id="2164" w:author="Arthur Parmentier" w:date="2020-05-14T13:31:00Z">
        <w:r w:rsidRPr="007C437A" w:rsidDel="007776CB">
          <w:delText>Volume, tempo…</w:delText>
        </w:r>
      </w:del>
    </w:p>
    <w:p w:rsidR="00B5754F" w:rsidRPr="007C437A" w:rsidDel="007776CB" w:rsidRDefault="00B5754F" w:rsidP="00E6654A">
      <w:pPr>
        <w:pStyle w:val="Titre4"/>
        <w:rPr>
          <w:del w:id="2165" w:author="Arthur Parmentier" w:date="2020-05-14T13:31:00Z"/>
        </w:rPr>
      </w:pPr>
      <w:del w:id="2166" w:author="Arthur Parmentier" w:date="2020-05-14T13:31:00Z">
        <w:r w:rsidRPr="007C437A" w:rsidDel="007776CB">
          <w:delText>Creation of a “pointer” (as identifier)</w:delText>
        </w:r>
      </w:del>
    </w:p>
    <w:p w:rsidR="007A5BBA" w:rsidRPr="007C437A" w:rsidDel="007776CB" w:rsidRDefault="007A5BBA" w:rsidP="00E6654A">
      <w:pPr>
        <w:rPr>
          <w:del w:id="2167" w:author="Arthur Parmentier" w:date="2020-05-14T13:31:00Z"/>
        </w:rPr>
      </w:pPr>
      <w:del w:id="2168" w:author="Arthur Parmentier" w:date="2020-05-14T13:31:00Z">
        <w:r w:rsidRPr="007C437A" w:rsidDel="007776CB">
          <w:delText>PTP, scanning</w:delText>
        </w:r>
      </w:del>
    </w:p>
    <w:p w:rsidR="000E4DCD" w:rsidRPr="007C437A" w:rsidDel="007776CB" w:rsidRDefault="000E4DCD" w:rsidP="00E6654A">
      <w:pPr>
        <w:pStyle w:val="Titre4"/>
        <w:rPr>
          <w:del w:id="2169" w:author="Arthur Parmentier" w:date="2020-05-14T13:31:00Z"/>
        </w:rPr>
      </w:pPr>
      <w:del w:id="2170"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6654A">
      <w:del w:id="2171"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pPr>
        <w:pStyle w:val="Titre2"/>
        <w:rPr>
          <w:ins w:id="2172" w:author="Arthur Parmentier" w:date="2020-06-05T16:28:00Z"/>
        </w:rPr>
      </w:pPr>
      <w:bookmarkStart w:id="2173" w:name="_Toc42550119"/>
      <w:bookmarkStart w:id="2174" w:name="_Toc40025938"/>
      <w:ins w:id="2175" w:author="Arthur Parmentier" w:date="2020-06-06T20:39:00Z">
        <w:r w:rsidRPr="007C437A">
          <w:t>High level structures in the language: the SP grammar</w:t>
        </w:r>
      </w:ins>
      <w:bookmarkEnd w:id="2173"/>
      <w:del w:id="2176" w:author="Arthur Parmentier" w:date="2020-06-06T20:39:00Z">
        <w:r w:rsidR="00BE04C2" w:rsidRPr="007C437A" w:rsidDel="005E6896">
          <w:delText>Structur</w:delText>
        </w:r>
      </w:del>
      <w:del w:id="2177" w:author="Arthur Parmentier" w:date="2020-06-06T20:38:00Z">
        <w:r w:rsidR="00C16C06" w:rsidRPr="007C437A" w:rsidDel="00397A02">
          <w:delText>al</w:delText>
        </w:r>
      </w:del>
      <w:del w:id="2178" w:author="Arthur Parmentier" w:date="2020-06-06T20:39:00Z">
        <w:r w:rsidR="00C16C06" w:rsidRPr="007C437A" w:rsidDel="005E6896">
          <w:delText xml:space="preserve"> concepts</w:delText>
        </w:r>
      </w:del>
      <w:del w:id="2179" w:author="Arthur Parmentier" w:date="2020-06-06T20:38:00Z">
        <w:r w:rsidR="00C16C06" w:rsidRPr="007C437A" w:rsidDel="00397A02">
          <w:delText xml:space="preserve"> (the grammar</w:delText>
        </w:r>
        <w:r w:rsidR="00915B3A" w:rsidRPr="007C437A" w:rsidDel="00397A02">
          <w:delText xml:space="preserve"> of the language</w:delText>
        </w:r>
      </w:del>
      <w:del w:id="2180" w:author="Arthur Parmentier" w:date="2020-06-05T16:27:00Z">
        <w:r w:rsidR="00FC7B7A" w:rsidRPr="007C437A" w:rsidDel="00E814B3">
          <w:delText>, that results in its language</w:delText>
        </w:r>
        <w:r w:rsidR="00C16C06" w:rsidRPr="007C437A" w:rsidDel="00E814B3">
          <w:delText>)</w:delText>
        </w:r>
      </w:del>
      <w:bookmarkEnd w:id="2174"/>
    </w:p>
    <w:p w:rsidR="00E814B3" w:rsidRPr="007C437A" w:rsidRDefault="00E814B3" w:rsidP="00E814B3">
      <w:pPr>
        <w:rPr>
          <w:ins w:id="2181" w:author="Arthur Parmentier" w:date="2020-06-05T16:28:00Z"/>
        </w:rPr>
      </w:pPr>
      <w:ins w:id="2182" w:author="Arthur Parmentier" w:date="2020-06-05T16:28:00Z">
        <w:r w:rsidRPr="007C437A">
          <w:t xml:space="preserve">Like </w:t>
        </w:r>
      </w:ins>
      <w:ins w:id="2183" w:author="Arthur Parmentier" w:date="2020-06-05T16:29:00Z">
        <w:r w:rsidRPr="007C437A">
          <w:t>other languages</w:t>
        </w:r>
      </w:ins>
      <w:ins w:id="2184" w:author="Arthur Parmentier" w:date="2020-06-06T18:49:00Z">
        <w:r w:rsidR="00C76B94" w:rsidRPr="007C437A">
          <w:t xml:space="preserve">, </w:t>
        </w:r>
      </w:ins>
      <w:ins w:id="2185" w:author="Arthur Parmentier" w:date="2020-06-05T16:29:00Z">
        <w:r w:rsidRPr="007C437A">
          <w:t xml:space="preserve">SP has evolved </w:t>
        </w:r>
      </w:ins>
      <w:ins w:id="2186" w:author="Arthur Parmentier" w:date="2020-06-06T18:50:00Z">
        <w:r w:rsidR="00C76B94" w:rsidRPr="007C437A">
          <w:t>with</w:t>
        </w:r>
      </w:ins>
      <w:ins w:id="2187" w:author="Arthur Parmentier" w:date="2020-06-05T16:29:00Z">
        <w:r w:rsidRPr="007C437A">
          <w:t xml:space="preserve"> complex structures</w:t>
        </w:r>
      </w:ins>
      <w:ins w:id="2188" w:author="Arthur Parmentier" w:date="2020-06-05T16:30:00Z">
        <w:r w:rsidRPr="007C437A">
          <w:t xml:space="preserve"> and rules that allow to form sentences, i.e. </w:t>
        </w:r>
      </w:ins>
      <w:ins w:id="2189" w:author="Arthur Parmentier" w:date="2020-06-06T18:50:00Z">
        <w:r w:rsidR="00E30346" w:rsidRPr="007C437A">
          <w:t xml:space="preserve">to form </w:t>
        </w:r>
      </w:ins>
      <w:ins w:id="2190" w:author="Arthur Parmentier" w:date="2020-06-05T16:30:00Z">
        <w:r w:rsidRPr="007C437A">
          <w:t>meaning at a higher level that the signs themselves. Those structures are what define the grammar</w:t>
        </w:r>
      </w:ins>
      <w:ins w:id="2191" w:author="Arthur Parmentier" w:date="2020-06-05T16:31:00Z">
        <w:r w:rsidRPr="007C437A">
          <w:t xml:space="preserve"> of SP</w:t>
        </w:r>
      </w:ins>
      <w:ins w:id="2192" w:author="Arthur Parmentier" w:date="2020-06-06T18:50:00Z">
        <w:r w:rsidR="00C928AB" w:rsidRPr="007C437A">
          <w:t>, which</w:t>
        </w:r>
      </w:ins>
      <w:ins w:id="2193" w:author="Arthur Parmentier" w:date="2020-06-05T16:31:00Z">
        <w:r w:rsidRPr="007C437A">
          <w:t xml:space="preserve"> allow</w:t>
        </w:r>
      </w:ins>
      <w:ins w:id="2194" w:author="Arthur Parmentier" w:date="2020-06-06T18:51:00Z">
        <w:r w:rsidR="0045073A" w:rsidRPr="007C437A">
          <w:t xml:space="preserve"> soundpainters</w:t>
        </w:r>
      </w:ins>
      <w:ins w:id="2195" w:author="Arthur Parmentier" w:date="2020-06-05T16:31:00Z">
        <w:r w:rsidRPr="007C437A">
          <w:t xml:space="preserve"> to communicate by creating temporal sequences of </w:t>
        </w:r>
      </w:ins>
      <w:ins w:id="2196" w:author="Arthur Parmentier" w:date="2020-06-05T16:35:00Z">
        <w:r w:rsidRPr="007C437A">
          <w:t>signs or</w:t>
        </w:r>
      </w:ins>
      <w:ins w:id="2197" w:author="Arthur Parmentier" w:date="2020-06-05T16:34:00Z">
        <w:r w:rsidRPr="007C437A">
          <w:t xml:space="preserve"> combining several signs together.</w:t>
        </w:r>
      </w:ins>
    </w:p>
    <w:p w:rsidR="00E814B3" w:rsidRPr="007C437A" w:rsidRDefault="00E814B3" w:rsidP="00E814B3">
      <w:pPr>
        <w:rPr>
          <w:ins w:id="2198" w:author="Arthur Parmentier" w:date="2020-06-05T16:35:00Z"/>
        </w:rPr>
      </w:pPr>
      <w:ins w:id="2199" w:author="Arthur Parmentier" w:date="2020-06-05T16:35:00Z">
        <w:r w:rsidRPr="007C437A">
          <w:t>At the linguistic level, grammar can be split in two parts: morphology and syntax.</w:t>
        </w:r>
      </w:ins>
    </w:p>
    <w:p w:rsidR="00E814B3" w:rsidRPr="007C437A" w:rsidRDefault="00E814B3">
      <w:pPr>
        <w:pStyle w:val="Titre3"/>
        <w:rPr>
          <w:ins w:id="2200" w:author="Arthur Parmentier" w:date="2020-06-05T16:36:00Z"/>
          <w:rPrChange w:id="2201" w:author="Arthur Parmentier" w:date="2020-06-07T15:27:00Z">
            <w:rPr>
              <w:ins w:id="2202" w:author="Arthur Parmentier" w:date="2020-06-05T16:36:00Z"/>
            </w:rPr>
          </w:rPrChange>
        </w:rPr>
        <w:pPrChange w:id="2203" w:author="Arthur Parmentier" w:date="2020-06-06T20:39:00Z">
          <w:pPr>
            <w:pStyle w:val="Titre4"/>
          </w:pPr>
        </w:pPrChange>
      </w:pPr>
      <w:bookmarkStart w:id="2204" w:name="_Toc42550120"/>
      <w:ins w:id="2205" w:author="Arthur Parmentier" w:date="2020-06-05T16:36:00Z">
        <w:r w:rsidRPr="007C437A">
          <w:rPr>
            <w:rPrChange w:id="2206" w:author="Arthur Parmentier" w:date="2020-06-07T15:27:00Z">
              <w:rPr/>
            </w:rPrChange>
          </w:rPr>
          <w:t xml:space="preserve">Morphology </w:t>
        </w:r>
      </w:ins>
      <w:ins w:id="2207" w:author="Arthur Parmentier" w:date="2020-06-05T16:39:00Z">
        <w:r w:rsidR="00501832" w:rsidRPr="007C437A">
          <w:rPr>
            <w:rPrChange w:id="2208" w:author="Arthur Parmentier" w:date="2020-06-07T15:27:00Z">
              <w:rPr/>
            </w:rPrChange>
          </w:rPr>
          <w:t>in</w:t>
        </w:r>
      </w:ins>
      <w:ins w:id="2209" w:author="Arthur Parmentier" w:date="2020-06-05T16:36:00Z">
        <w:r w:rsidRPr="007C437A">
          <w:rPr>
            <w:rPrChange w:id="2210" w:author="Arthur Parmentier" w:date="2020-06-07T15:27:00Z">
              <w:rPr/>
            </w:rPrChange>
          </w:rPr>
          <w:t xml:space="preserve"> SP</w:t>
        </w:r>
        <w:bookmarkEnd w:id="2204"/>
      </w:ins>
    </w:p>
    <w:p w:rsidR="00E814B3" w:rsidRPr="007C437A" w:rsidRDefault="00501832" w:rsidP="00E814B3">
      <w:pPr>
        <w:rPr>
          <w:ins w:id="2211" w:author="Arthur Parmentier" w:date="2020-06-05T16:39:00Z"/>
        </w:rPr>
      </w:pPr>
      <w:ins w:id="2212" w:author="Arthur Parmentier" w:date="2020-06-05T16:38:00Z">
        <w:r w:rsidRPr="007C437A">
          <w:t>As defined in written and oral languages, m</w:t>
        </w:r>
      </w:ins>
      <w:ins w:id="2213" w:author="Arthur Parmentier" w:date="2020-06-05T16:37:00Z">
        <w:r w:rsidR="00E814B3" w:rsidRPr="007C437A">
          <w:t xml:space="preserve">orphology has to do with the </w:t>
        </w:r>
        <w:r w:rsidR="00E814B3" w:rsidRPr="007C437A">
          <w:rPr>
            <w:rStyle w:val="lev"/>
            <w:b w:val="0"/>
            <w:bCs w:val="0"/>
            <w:rPrChange w:id="2214" w:author="Arthur Parmentier" w:date="2020-06-07T15:27:00Z">
              <w:rPr>
                <w:rStyle w:val="lev"/>
              </w:rPr>
            </w:rPrChange>
          </w:rPr>
          <w:t>internal</w:t>
        </w:r>
        <w:r w:rsidR="00E814B3" w:rsidRPr="007C437A">
          <w:t xml:space="preserve"> economy of words. </w:t>
        </w:r>
      </w:ins>
      <w:ins w:id="2215" w:author="Arthur Parmentier" w:date="2020-06-05T16:38:00Z">
        <w:r w:rsidRPr="007C437A">
          <w:t>In English, a</w:t>
        </w:r>
      </w:ins>
      <w:ins w:id="2216"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w:t>
        </w:r>
        <w:proofErr w:type="spellStart"/>
        <w:r w:rsidR="00E814B3" w:rsidRPr="007C437A">
          <w:rPr>
            <w:rStyle w:val="Accentuation"/>
          </w:rPr>
          <w:t>er</w:t>
        </w:r>
        <w:proofErr w:type="spellEnd"/>
        <w:r w:rsidR="00E814B3" w:rsidRPr="007C437A">
          <w:rPr>
            <w:rStyle w:val="Accentuation"/>
          </w:rPr>
          <w:t>, -s</w:t>
        </w:r>
        <w:r w:rsidR="00E814B3" w:rsidRPr="007C437A">
          <w:t>) and is put together with morphology</w:t>
        </w:r>
      </w:ins>
      <w:ins w:id="2217" w:author="Arthur Parmentier" w:date="2020-06-05T16:38:00Z">
        <w:r w:rsidRPr="007C437A">
          <w:t>.</w:t>
        </w:r>
      </w:ins>
    </w:p>
    <w:p w:rsidR="00C30769" w:rsidRPr="007C437A" w:rsidRDefault="00501832" w:rsidP="00E814B3">
      <w:pPr>
        <w:rPr>
          <w:ins w:id="2218" w:author="Arthur Parmentier" w:date="2020-06-06T18:57:00Z"/>
        </w:rPr>
      </w:pPr>
      <w:ins w:id="2219" w:author="Arthur Parmentier" w:date="2020-06-05T16:39:00Z">
        <w:r w:rsidRPr="007C437A">
          <w:t xml:space="preserve">In </w:t>
        </w:r>
      </w:ins>
      <w:ins w:id="2220" w:author="Arthur Parmentier" w:date="2020-06-05T16:40:00Z">
        <w:r w:rsidRPr="007C437A">
          <w:t>sign languages in general, there are a variety of morphological</w:t>
        </w:r>
      </w:ins>
      <w:ins w:id="2221" w:author="Arthur Parmentier" w:date="2020-06-05T16:42:00Z">
        <w:r w:rsidRPr="007C437A">
          <w:t xml:space="preserve"> systems and rules</w:t>
        </w:r>
      </w:ins>
      <w:ins w:id="2222" w:author="Arthur Parmentier" w:date="2020-06-05T16:54:00Z">
        <w:r w:rsidR="007C61CD" w:rsidRPr="007C437A">
          <w:rPr>
            <w:rStyle w:val="Appelnotedebasdep"/>
          </w:rPr>
          <w:footnoteReference w:id="31"/>
        </w:r>
      </w:ins>
      <w:ins w:id="2227" w:author="Arthur Parmentier" w:date="2020-06-06T18:52:00Z">
        <w:r w:rsidR="00476F68" w:rsidRPr="007C437A">
          <w:t xml:space="preserve"> that </w:t>
        </w:r>
      </w:ins>
      <w:ins w:id="2228" w:author="Arthur Parmentier" w:date="2020-06-06T18:55:00Z">
        <w:r w:rsidR="00F701F6" w:rsidRPr="007C437A">
          <w:t>assemble basic signs (the equivalent or morphemes) in more complex</w:t>
        </w:r>
      </w:ins>
      <w:ins w:id="2229" w:author="Arthur Parmentier" w:date="2020-06-06T18:56:00Z">
        <w:r w:rsidR="00F701F6" w:rsidRPr="007C437A">
          <w:t xml:space="preserve"> ones (the equivalent of the words)</w:t>
        </w:r>
      </w:ins>
      <w:ins w:id="2230" w:author="Arthur Parmentier" w:date="2020-06-05T16:42:00Z">
        <w:r w:rsidRPr="007C437A">
          <w:t xml:space="preserve">. </w:t>
        </w:r>
      </w:ins>
      <w:ins w:id="2231" w:author="Arthur Parmentier" w:date="2020-06-05T16:43:00Z">
        <w:r w:rsidRPr="007C437A">
          <w:t xml:space="preserve">Consider for instance the sign for “falling” in </w:t>
        </w:r>
      </w:ins>
      <w:ins w:id="2232" w:author="Arthur Parmentier" w:date="2020-06-05T16:44:00Z">
        <w:r w:rsidRPr="007C437A">
          <w:t>French sign language</w:t>
        </w:r>
        <w:r w:rsidRPr="007C437A">
          <w:rPr>
            <w:rStyle w:val="Appelnotedebasdep"/>
          </w:rPr>
          <w:footnoteReference w:id="32"/>
        </w:r>
        <w:r w:rsidRPr="007C437A">
          <w:t>:</w:t>
        </w:r>
        <w:r w:rsidR="00585D0B" w:rsidRPr="007C437A">
          <w:t xml:space="preserve"> starting </w:t>
        </w:r>
      </w:ins>
      <w:ins w:id="2235" w:author="Arthur Parmentier" w:date="2020-06-05T16:45:00Z">
        <w:r w:rsidR="00585D0B" w:rsidRPr="007C437A">
          <w:t xml:space="preserve">from the icon of a person with one hand and the icon of the ground with the other hand, the movement of both hands represents the </w:t>
        </w:r>
      </w:ins>
      <w:ins w:id="2236" w:author="Arthur Parmentier" w:date="2020-06-05T16:46:00Z">
        <w:r w:rsidR="00585D0B" w:rsidRPr="007C437A">
          <w:t xml:space="preserve">movement that a person would have when falling on the ground. We can interpret this sign as a morphological construction </w:t>
        </w:r>
      </w:ins>
      <w:ins w:id="2237" w:author="Arthur Parmentier" w:date="2020-06-05T16:50:00Z">
        <w:r w:rsidR="007C61CD" w:rsidRPr="007C437A">
          <w:t>from the morphemes “</w:t>
        </w:r>
      </w:ins>
      <w:ins w:id="2238" w:author="Arthur Parmentier" w:date="2020-06-05T16:51:00Z">
        <w:r w:rsidR="007C61CD" w:rsidRPr="007C437A">
          <w:t>agent</w:t>
        </w:r>
      </w:ins>
      <w:ins w:id="2239" w:author="Arthur Parmentier" w:date="2020-06-05T16:50:00Z">
        <w:r w:rsidR="007C61CD" w:rsidRPr="007C437A">
          <w:t>”</w:t>
        </w:r>
      </w:ins>
      <w:ins w:id="2240" w:author="Arthur Parmentier" w:date="2020-06-05T16:51:00Z">
        <w:r w:rsidR="007C61CD" w:rsidRPr="007C437A">
          <w:t xml:space="preserve"> (person)</w:t>
        </w:r>
      </w:ins>
      <w:ins w:id="2241" w:author="Arthur Parmentier" w:date="2020-06-05T16:50:00Z">
        <w:r w:rsidR="007C61CD" w:rsidRPr="007C437A">
          <w:t xml:space="preserve"> and “ground”.</w:t>
        </w:r>
      </w:ins>
      <w:ins w:id="2242" w:author="Arthur Parmentier" w:date="2020-06-05T16:51:00Z">
        <w:r w:rsidR="007C61CD" w:rsidRPr="007C437A">
          <w:t xml:space="preserve"> Because of </w:t>
        </w:r>
        <w:r w:rsidR="007C61CD" w:rsidRPr="007C437A">
          <w:lastRenderedPageBreak/>
          <w:t>the relatively young age of several sign language, there morpho</w:t>
        </w:r>
      </w:ins>
      <w:ins w:id="2243" w:author="Arthur Parmentier" w:date="2020-06-05T16:52:00Z">
        <w:r w:rsidR="007C61CD" w:rsidRPr="007C437A">
          <w:t>logy is not always clear</w:t>
        </w:r>
      </w:ins>
      <w:ins w:id="2244" w:author="Arthur Parmentier" w:date="2020-06-05T16:53:00Z">
        <w:r w:rsidR="007C61CD" w:rsidRPr="007C437A">
          <w:t xml:space="preserve"> and shared among all speakers of the language.</w:t>
        </w:r>
        <w:r w:rsidR="007C61CD" w:rsidRPr="007C437A">
          <w:rPr>
            <w:rStyle w:val="Appelnotedebasdep"/>
          </w:rPr>
          <w:footnoteReference w:id="33"/>
        </w:r>
      </w:ins>
    </w:p>
    <w:p w:rsidR="007D784E" w:rsidRPr="007C437A" w:rsidRDefault="00C30769" w:rsidP="00E814B3">
      <w:pPr>
        <w:rPr>
          <w:ins w:id="2250" w:author="Arthur Parmentier" w:date="2020-06-05T17:03:00Z"/>
        </w:rPr>
      </w:pPr>
      <w:ins w:id="2251" w:author="Arthur Parmentier" w:date="2020-06-06T18:57:00Z">
        <w:r w:rsidRPr="007C437A">
          <w:t>I</w:t>
        </w:r>
      </w:ins>
      <w:ins w:id="2252" w:author="Arthur Parmentier" w:date="2020-06-05T16:55:00Z">
        <w:r w:rsidR="007D784E" w:rsidRPr="007C437A">
          <w:t xml:space="preserve">n SP, </w:t>
        </w:r>
      </w:ins>
      <w:ins w:id="2253" w:author="Arthur Parmentier" w:date="2020-06-06T18:57:00Z">
        <w:r w:rsidRPr="007C437A">
          <w:t>we can also observe</w:t>
        </w:r>
      </w:ins>
      <w:ins w:id="2254" w:author="Arthur Parmentier" w:date="2020-06-05T16:55:00Z">
        <w:r w:rsidR="007D784E" w:rsidRPr="007C437A">
          <w:t xml:space="preserve"> several morphological constructions that </w:t>
        </w:r>
      </w:ins>
      <w:ins w:id="2255" w:author="Arthur Parmentier" w:date="2020-06-06T18:58:00Z">
        <w:r w:rsidRPr="007C437A">
          <w:t>historically explain particular formations of new signs</w:t>
        </w:r>
      </w:ins>
      <w:ins w:id="2256" w:author="Arthur Parmentier" w:date="2020-06-05T16:56:00Z">
        <w:r w:rsidR="007D784E" w:rsidRPr="007C437A">
          <w:t xml:space="preserve">. </w:t>
        </w:r>
      </w:ins>
      <w:ins w:id="2257" w:author="Arthur Parmentier" w:date="2020-06-05T17:00:00Z">
        <w:r w:rsidR="00B6139A" w:rsidRPr="007C437A">
          <w:t>A controverted example in the SP community is the “chan</w:t>
        </w:r>
      </w:ins>
      <w:ins w:id="2258" w:author="Arthur Parmentier" w:date="2020-06-05T17:01:00Z">
        <w:r w:rsidR="00B6139A" w:rsidRPr="007C437A">
          <w:t xml:space="preserve">ge now” sign that </w:t>
        </w:r>
      </w:ins>
      <w:ins w:id="2259" w:author="Arthur Parmentier" w:date="2020-06-05T17:02:00Z">
        <w:r w:rsidR="00B6139A" w:rsidRPr="007C437A">
          <w:t>is</w:t>
        </w:r>
      </w:ins>
      <w:ins w:id="2260" w:author="Arthur Parmentier" w:date="2020-06-05T17:01:00Z">
        <w:r w:rsidR="00B6139A" w:rsidRPr="007C437A">
          <w:t xml:space="preserve"> a morphological construction from the </w:t>
        </w:r>
      </w:ins>
      <w:ins w:id="2261" w:author="Arthur Parmentier" w:date="2020-06-06T19:00:00Z">
        <w:r w:rsidR="00B44471" w:rsidRPr="007C437A">
          <w:t>morpheme</w:t>
        </w:r>
      </w:ins>
      <w:ins w:id="2262" w:author="Arthur Parmentier" w:date="2020-06-05T17:01:00Z">
        <w:r w:rsidR="00B6139A" w:rsidRPr="007C437A">
          <w:t xml:space="preserve"> “</w:t>
        </w:r>
      </w:ins>
      <w:ins w:id="2263" w:author="Arthur Parmentier" w:date="2020-06-05T17:02:00Z">
        <w:r w:rsidR="00B6139A" w:rsidRPr="007C437A">
          <w:t>change” and the</w:t>
        </w:r>
      </w:ins>
      <w:ins w:id="2264" w:author="Arthur Parmentier" w:date="2020-06-06T19:00:00Z">
        <w:r w:rsidR="00B44471" w:rsidRPr="007C437A">
          <w:t xml:space="preserve"> morpheme</w:t>
        </w:r>
      </w:ins>
      <w:ins w:id="2265" w:author="Arthur Parmentier" w:date="2020-06-05T17:02:00Z">
        <w:r w:rsidR="00B6139A" w:rsidRPr="007C437A">
          <w:t xml:space="preserve"> “hit”, borrowing the hand pose from the first and the movement of the hand from the latter one, creating a </w:t>
        </w:r>
      </w:ins>
      <w:ins w:id="2266" w:author="Arthur Parmentier" w:date="2020-06-05T17:03:00Z">
        <w:r w:rsidR="00B6139A" w:rsidRPr="007C437A">
          <w:t xml:space="preserve">new sign </w:t>
        </w:r>
      </w:ins>
      <w:ins w:id="2267" w:author="Arthur Parmentier" w:date="2020-06-06T19:00:00Z">
        <w:r w:rsidR="00B44471" w:rsidRPr="007C437A">
          <w:t>that could be named</w:t>
        </w:r>
      </w:ins>
      <w:ins w:id="2268" w:author="Arthur Parmentier" w:date="2020-06-05T17:03:00Z">
        <w:r w:rsidR="00B6139A" w:rsidRPr="007C437A">
          <w:t xml:space="preserve"> “change now” (or “change hit”).</w:t>
        </w:r>
      </w:ins>
      <w:ins w:id="2269" w:author="Arthur Parmentier" w:date="2020-06-06T19:01:00Z">
        <w:r w:rsidR="00A83B49" w:rsidRPr="007C437A">
          <w:t xml:space="preserve"> It is also possible to think of the sign “glissando” as an extension of the morpheme “long tone” to</w:t>
        </w:r>
      </w:ins>
      <w:ins w:id="2270"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271" w:author="Arthur Parmentier" w:date="2020-06-05T16:36:00Z"/>
          <w:rPrChange w:id="2272" w:author="Arthur Parmentier" w:date="2020-06-07T15:27:00Z">
            <w:rPr>
              <w:ins w:id="2273" w:author="Arthur Parmentier" w:date="2020-06-05T16:36:00Z"/>
            </w:rPr>
          </w:rPrChange>
        </w:rPr>
        <w:pPrChange w:id="2274" w:author="Arthur Parmentier" w:date="2020-06-05T16:36:00Z">
          <w:pPr>
            <w:pStyle w:val="Titre4"/>
          </w:pPr>
        </w:pPrChange>
      </w:pPr>
      <w:ins w:id="2275" w:author="Arthur Parmentier" w:date="2020-06-05T17:03:00Z">
        <w:r w:rsidRPr="007C437A">
          <w:rPr>
            <w:rPrChange w:id="2276" w:author="Arthur Parmentier" w:date="2020-06-07T15:27:00Z">
              <w:rPr/>
            </w:rPrChange>
          </w:rPr>
          <w:t>These examples are raised</w:t>
        </w:r>
      </w:ins>
      <w:ins w:id="2277" w:author="Arthur Parmentier" w:date="2020-06-06T19:03:00Z">
        <w:r w:rsidR="00201997" w:rsidRPr="007C437A">
          <w:rPr>
            <w:rPrChange w:id="2278" w:author="Arthur Parmentier" w:date="2020-06-07T15:27:00Z">
              <w:rPr/>
            </w:rPrChange>
          </w:rPr>
          <w:t xml:space="preserve"> in this report</w:t>
        </w:r>
      </w:ins>
      <w:ins w:id="2279" w:author="Arthur Parmentier" w:date="2020-06-05T17:03:00Z">
        <w:r w:rsidRPr="007C437A">
          <w:rPr>
            <w:rPrChange w:id="2280" w:author="Arthur Parmentier" w:date="2020-06-07T15:27:00Z">
              <w:rPr/>
            </w:rPrChange>
          </w:rPr>
          <w:t xml:space="preserve"> </w:t>
        </w:r>
      </w:ins>
      <w:ins w:id="2281" w:author="Arthur Parmentier" w:date="2020-06-05T17:04:00Z">
        <w:r w:rsidRPr="007C437A">
          <w:rPr>
            <w:rPrChange w:id="2282"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3"/>
        <w:rPr>
          <w:ins w:id="2283" w:author="Arthur Parmentier" w:date="2020-06-05T18:58:00Z"/>
          <w:rPrChange w:id="2284" w:author="Arthur Parmentier" w:date="2020-06-07T15:27:00Z">
            <w:rPr>
              <w:ins w:id="2285" w:author="Arthur Parmentier" w:date="2020-06-05T18:58:00Z"/>
            </w:rPr>
          </w:rPrChange>
        </w:rPr>
        <w:pPrChange w:id="2286" w:author="Arthur Parmentier" w:date="2020-06-06T20:39:00Z">
          <w:pPr>
            <w:pStyle w:val="Titre4"/>
          </w:pPr>
        </w:pPrChange>
      </w:pPr>
      <w:bookmarkStart w:id="2287" w:name="_Toc42550121"/>
      <w:ins w:id="2288" w:author="Arthur Parmentier" w:date="2020-06-05T16:36:00Z">
        <w:r w:rsidRPr="007C437A">
          <w:rPr>
            <w:rPrChange w:id="2289" w:author="Arthur Parmentier" w:date="2020-06-07T15:27:00Z">
              <w:rPr/>
            </w:rPrChange>
          </w:rPr>
          <w:t xml:space="preserve">Syntax </w:t>
        </w:r>
      </w:ins>
      <w:ins w:id="2290" w:author="Arthur Parmentier" w:date="2020-06-05T16:39:00Z">
        <w:r w:rsidR="00501832" w:rsidRPr="007C437A">
          <w:rPr>
            <w:rPrChange w:id="2291" w:author="Arthur Parmentier" w:date="2020-06-07T15:27:00Z">
              <w:rPr/>
            </w:rPrChange>
          </w:rPr>
          <w:t>in</w:t>
        </w:r>
      </w:ins>
      <w:ins w:id="2292" w:author="Arthur Parmentier" w:date="2020-06-05T16:36:00Z">
        <w:r w:rsidRPr="007C437A">
          <w:rPr>
            <w:rPrChange w:id="2293" w:author="Arthur Parmentier" w:date="2020-06-07T15:27:00Z">
              <w:rPr/>
            </w:rPrChange>
          </w:rPr>
          <w:t xml:space="preserve"> SP</w:t>
        </w:r>
      </w:ins>
      <w:bookmarkEnd w:id="2287"/>
    </w:p>
    <w:p w:rsidR="00EB42AE" w:rsidRPr="007C437A" w:rsidRDefault="00EB42AE">
      <w:pPr>
        <w:pStyle w:val="Titre4"/>
        <w:rPr>
          <w:ins w:id="2294" w:author="Arthur Parmentier" w:date="2020-06-05T16:35:00Z"/>
          <w:rPrChange w:id="2295" w:author="Arthur Parmentier" w:date="2020-06-07T15:27:00Z">
            <w:rPr>
              <w:ins w:id="2296" w:author="Arthur Parmentier" w:date="2020-06-05T16:35:00Z"/>
            </w:rPr>
          </w:rPrChange>
        </w:rPr>
        <w:pPrChange w:id="2297" w:author="Arthur Parmentier" w:date="2020-06-06T20:39:00Z">
          <w:pPr/>
        </w:pPrChange>
      </w:pPr>
      <w:ins w:id="2298" w:author="Arthur Parmentier" w:date="2020-06-05T18:58:00Z">
        <w:r w:rsidRPr="007C437A">
          <w:rPr>
            <w:rPrChange w:id="2299" w:author="Arthur Parmentier" w:date="2020-06-07T15:27:00Z">
              <w:rPr/>
            </w:rPrChange>
          </w:rPr>
          <w:t>The way SP syntax is usually</w:t>
        </w:r>
      </w:ins>
      <w:ins w:id="2300" w:author="Arthur Parmentier" w:date="2020-06-06T19:03:00Z">
        <w:r w:rsidR="007D41A1" w:rsidRPr="007C437A">
          <w:rPr>
            <w:rPrChange w:id="2301" w:author="Arthur Parmentier" w:date="2020-06-07T15:27:00Z">
              <w:rPr/>
            </w:rPrChange>
          </w:rPr>
          <w:t xml:space="preserve"> (historically?)</w:t>
        </w:r>
      </w:ins>
      <w:ins w:id="2302" w:author="Arthur Parmentier" w:date="2020-06-05T18:58:00Z">
        <w:r w:rsidRPr="007C437A">
          <w:rPr>
            <w:rPrChange w:id="2303" w:author="Arthur Parmentier" w:date="2020-06-07T15:27:00Z">
              <w:rPr/>
            </w:rPrChange>
          </w:rPr>
          <w:t xml:space="preserve"> presented</w:t>
        </w:r>
      </w:ins>
    </w:p>
    <w:p w:rsidR="00E814B3" w:rsidRPr="007C437A" w:rsidRDefault="00B40A17" w:rsidP="00E814B3">
      <w:pPr>
        <w:rPr>
          <w:ins w:id="2304" w:author="Arthur Parmentier" w:date="2020-06-05T17:09:00Z"/>
        </w:rPr>
      </w:pPr>
      <w:ins w:id="2305" w:author="Arthur Parmentier" w:date="2020-06-06T19:04:00Z">
        <w:r w:rsidRPr="007C437A">
          <w:t>In addition</w:t>
        </w:r>
      </w:ins>
      <w:ins w:id="2306" w:author="Arthur Parmentier" w:date="2020-06-05T17:07:00Z">
        <w:r w:rsidR="00F941D4" w:rsidRPr="007C437A">
          <w:t xml:space="preserve"> to morphology, syntax is </w:t>
        </w:r>
      </w:ins>
      <w:ins w:id="2307" w:author="Arthur Parmentier" w:date="2020-06-06T19:04:00Z">
        <w:r w:rsidR="00F2032B" w:rsidRPr="007C437A">
          <w:t>the second</w:t>
        </w:r>
      </w:ins>
      <w:ins w:id="2308"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814B3">
      <w:pPr>
        <w:rPr>
          <w:ins w:id="2309" w:author="Arthur Parmentier" w:date="2020-06-05T16:28:00Z"/>
        </w:rPr>
      </w:pPr>
      <w:ins w:id="2310" w:author="Arthur Parmentier" w:date="2020-06-05T17:09:00Z">
        <w:r w:rsidRPr="007C437A">
          <w:t>Historically, syntax in SP started to be discu</w:t>
        </w:r>
      </w:ins>
      <w:ins w:id="2311" w:author="Arthur Parmentier" w:date="2020-06-05T17:10:00Z">
        <w:r w:rsidRPr="007C437A">
          <w:t>ssed in the 90’s, long after its basic rules were already internalized and used by Walter himself and the other few soundpainters that had learned the langu</w:t>
        </w:r>
      </w:ins>
      <w:ins w:id="2312" w:author="Arthur Parmentier" w:date="2020-06-05T17:11:00Z">
        <w:r w:rsidRPr="007C437A">
          <w:t>age</w:t>
        </w:r>
      </w:ins>
      <w:ins w:id="2313"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34"/>
        </w:r>
      </w:ins>
    </w:p>
    <w:p w:rsidR="00FE0C03" w:rsidRPr="007C437A" w:rsidRDefault="00FE0C03" w:rsidP="00FE0C03">
      <w:pPr>
        <w:rPr>
          <w:ins w:id="2315" w:author="Arthur Parmentier" w:date="2020-06-05T17:15:00Z"/>
        </w:rPr>
      </w:pPr>
      <w:ins w:id="2316" w:author="Arthur Parmentier" w:date="2020-06-05T17:12:00Z">
        <w:r w:rsidRPr="007C437A">
          <w:t>In his SP workbook</w:t>
        </w:r>
      </w:ins>
      <w:ins w:id="2317" w:author="Arthur Parmentier" w:date="2020-06-05T17:13:00Z">
        <w:r w:rsidRPr="007C437A">
          <w:t xml:space="preserve"> 2</w:t>
        </w:r>
      </w:ins>
      <w:ins w:id="2318" w:author="Arthur Parmentier" w:date="2020-06-05T17:14:00Z">
        <w:r w:rsidRPr="007C437A">
          <w:t xml:space="preserve"> as well as on his website</w:t>
        </w:r>
        <w:r w:rsidRPr="007C437A">
          <w:rPr>
            <w:rStyle w:val="Appelnotedebasdep"/>
          </w:rPr>
          <w:footnoteReference w:id="35"/>
        </w:r>
      </w:ins>
      <w:ins w:id="2320" w:author="Arthur Parmentier" w:date="2020-06-05T17:12:00Z">
        <w:r w:rsidRPr="007C437A">
          <w:t>, Walter</w:t>
        </w:r>
      </w:ins>
      <w:ins w:id="2321" w:author="Arthur Parmentier" w:date="2020-06-05T17:13:00Z">
        <w:r w:rsidRPr="007C437A">
          <w:t xml:space="preserve"> presents the “structure of SP” in the following terms:</w:t>
        </w:r>
      </w:ins>
      <w:ins w:id="2322" w:author="Arthur Parmentier" w:date="2020-06-05T17:15:00Z">
        <w:r w:rsidRPr="007C437A">
          <w:t xml:space="preserve"> </w:t>
        </w:r>
      </w:ins>
    </w:p>
    <w:p w:rsidR="00FE0C03" w:rsidRPr="007C437A" w:rsidRDefault="00FE0C03">
      <w:pPr>
        <w:pStyle w:val="Citation"/>
        <w:rPr>
          <w:ins w:id="2323" w:author="Arthur Parmentier" w:date="2020-06-05T17:15:00Z"/>
          <w:rPrChange w:id="2324" w:author="Arthur Parmentier" w:date="2020-06-07T15:27:00Z">
            <w:rPr>
              <w:ins w:id="2325" w:author="Arthur Parmentier" w:date="2020-06-05T17:15:00Z"/>
            </w:rPr>
          </w:rPrChange>
        </w:rPr>
        <w:pPrChange w:id="2326" w:author="Arthur Parmentier" w:date="2020-06-05T17:15:00Z">
          <w:pPr/>
        </w:pPrChange>
      </w:pPr>
      <w:ins w:id="2327" w:author="Arthur Parmentier" w:date="2020-06-05T17:15:00Z">
        <w:r w:rsidRPr="007C437A">
          <w:rPr>
            <w:rPrChange w:id="2328"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2329" w:author="Arthur Parmentier" w:date="2020-06-05T17:15:00Z"/>
          <w:rPrChange w:id="2330" w:author="Arthur Parmentier" w:date="2020-06-07T15:27:00Z">
            <w:rPr>
              <w:ins w:id="2331" w:author="Arthur Parmentier" w:date="2020-06-05T17:15:00Z"/>
            </w:rPr>
          </w:rPrChange>
        </w:rPr>
        <w:pPrChange w:id="2332" w:author="Arthur Parmentier" w:date="2020-06-05T17:15:00Z">
          <w:pPr/>
        </w:pPrChange>
      </w:pPr>
      <w:ins w:id="2333" w:author="Arthur Parmentier" w:date="2020-06-05T17:15:00Z">
        <w:r w:rsidRPr="007C437A">
          <w:rPr>
            <w:rPrChange w:id="2334" w:author="Arthur Parmentier" w:date="2020-06-07T15:27:00Z">
              <w:rPr>
                <w:i/>
                <w:iCs/>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335" w:author="Arthur Parmentier" w:date="2020-06-05T17:15:00Z"/>
          <w:rPrChange w:id="2336" w:author="Arthur Parmentier" w:date="2020-06-07T15:27:00Z">
            <w:rPr>
              <w:ins w:id="2337" w:author="Arthur Parmentier" w:date="2020-06-05T17:15:00Z"/>
            </w:rPr>
          </w:rPrChange>
        </w:rPr>
        <w:pPrChange w:id="2338" w:author="Arthur Parmentier" w:date="2020-06-05T17:15:00Z">
          <w:pPr/>
        </w:pPrChange>
      </w:pPr>
      <w:ins w:id="2339" w:author="Arthur Parmentier" w:date="2020-06-05T17:15:00Z">
        <w:r w:rsidRPr="007C437A">
          <w:rPr>
            <w:rPrChange w:id="2340" w:author="Arthur Parmentier" w:date="2020-06-07T15:27:00Z">
              <w:rPr>
                <w:i/>
                <w:iCs/>
              </w:rPr>
            </w:rPrChange>
          </w:rPr>
          <w:lastRenderedPageBreak/>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341" w:author="Arthur Parmentier" w:date="2020-06-05T17:15:00Z"/>
          <w:rPrChange w:id="2342" w:author="Arthur Parmentier" w:date="2020-06-07T15:27:00Z">
            <w:rPr>
              <w:ins w:id="2343" w:author="Arthur Parmentier" w:date="2020-06-05T17:15:00Z"/>
            </w:rPr>
          </w:rPrChange>
        </w:rPr>
        <w:pPrChange w:id="2344" w:author="Arthur Parmentier" w:date="2020-06-05T17:15:00Z">
          <w:pPr/>
        </w:pPrChange>
      </w:pPr>
      <w:ins w:id="2345" w:author="Arthur Parmentier" w:date="2020-06-05T17:15:00Z">
        <w:r w:rsidRPr="007C437A">
          <w:rPr>
            <w:rPrChange w:id="2346"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2347" w:author="Arthur Parmentier" w:date="2020-06-05T17:15:00Z"/>
          <w:rPrChange w:id="2348" w:author="Arthur Parmentier" w:date="2020-06-07T15:27:00Z">
            <w:rPr>
              <w:ins w:id="2349" w:author="Arthur Parmentier" w:date="2020-06-05T17:15:00Z"/>
            </w:rPr>
          </w:rPrChange>
        </w:rPr>
        <w:pPrChange w:id="2350" w:author="Arthur Parmentier" w:date="2020-06-05T17:15:00Z">
          <w:pPr/>
        </w:pPrChange>
      </w:pPr>
      <w:ins w:id="2351" w:author="Arthur Parmentier" w:date="2020-06-05T17:15:00Z">
        <w:r w:rsidRPr="007C437A">
          <w:rPr>
            <w:rPrChange w:id="2352"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353" w:author="Arthur Parmentier" w:date="2020-06-05T17:15:00Z"/>
          <w:rPrChange w:id="2354" w:author="Arthur Parmentier" w:date="2020-06-07T15:27:00Z">
            <w:rPr>
              <w:ins w:id="2355" w:author="Arthur Parmentier" w:date="2020-06-05T17:15:00Z"/>
            </w:rPr>
          </w:rPrChange>
        </w:rPr>
        <w:pPrChange w:id="2356" w:author="Arthur Parmentier" w:date="2020-06-05T17:15:00Z">
          <w:pPr/>
        </w:pPrChange>
      </w:pPr>
      <w:ins w:id="2357" w:author="Arthur Parmentier" w:date="2020-06-05T17:15:00Z">
        <w:r w:rsidRPr="007C437A">
          <w:rPr>
            <w:rPrChange w:id="2358" w:author="Arthur Parmentier" w:date="2020-06-07T15:27:00Z">
              <w:rPr>
                <w:i/>
                <w:iCs/>
              </w:rPr>
            </w:rPrChange>
          </w:rPr>
          <w:t>3 – Modifiers are in the Sculpting category and are How gestures such as Volume Fader and Tempo Fader.</w:t>
        </w:r>
      </w:ins>
    </w:p>
    <w:p w:rsidR="00FE0C03" w:rsidRPr="007C437A" w:rsidRDefault="00FE0C03">
      <w:pPr>
        <w:pStyle w:val="Citation"/>
        <w:rPr>
          <w:ins w:id="2359" w:author="Arthur Parmentier" w:date="2020-06-05T17:15:00Z"/>
          <w:rPrChange w:id="2360" w:author="Arthur Parmentier" w:date="2020-06-07T15:27:00Z">
            <w:rPr>
              <w:ins w:id="2361" w:author="Arthur Parmentier" w:date="2020-06-05T17:15:00Z"/>
            </w:rPr>
          </w:rPrChange>
        </w:rPr>
        <w:pPrChange w:id="2362" w:author="Arthur Parmentier" w:date="2020-06-05T17:15:00Z">
          <w:pPr/>
        </w:pPrChange>
      </w:pPr>
      <w:ins w:id="2363" w:author="Arthur Parmentier" w:date="2020-06-05T17:15:00Z">
        <w:r w:rsidRPr="007C437A">
          <w:rPr>
            <w:rPrChange w:id="2364"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365" w:author="Arthur Parmentier" w:date="2020-06-05T17:15:00Z"/>
          <w:rPrChange w:id="2366" w:author="Arthur Parmentier" w:date="2020-06-07T15:27:00Z">
            <w:rPr>
              <w:ins w:id="2367" w:author="Arthur Parmentier" w:date="2020-06-05T17:15:00Z"/>
            </w:rPr>
          </w:rPrChange>
        </w:rPr>
        <w:pPrChange w:id="2368" w:author="Arthur Parmentier" w:date="2020-06-05T17:15:00Z">
          <w:pPr/>
        </w:pPrChange>
      </w:pPr>
      <w:ins w:id="2369" w:author="Arthur Parmentier" w:date="2020-06-05T17:15:00Z">
        <w:r w:rsidRPr="007C437A">
          <w:rPr>
            <w:rPrChange w:id="2370" w:author="Arthur Parmentier" w:date="2020-06-07T15:27:00Z">
              <w:rPr>
                <w:i/>
                <w:iCs/>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2371" w:author="Arthur Parmentier" w:date="2020-06-05T17:13:00Z"/>
          <w:rPrChange w:id="2372" w:author="Arthur Parmentier" w:date="2020-06-07T15:27:00Z">
            <w:rPr>
              <w:ins w:id="2373" w:author="Arthur Parmentier" w:date="2020-06-05T17:13:00Z"/>
            </w:rPr>
          </w:rPrChange>
        </w:rPr>
        <w:pPrChange w:id="2374" w:author="Arthur Parmentier" w:date="2020-06-05T17:15:00Z">
          <w:pPr/>
        </w:pPrChange>
      </w:pPr>
      <w:ins w:id="2375" w:author="Arthur Parmentier" w:date="2020-06-05T17:15:00Z">
        <w:r w:rsidRPr="007C437A">
          <w:rPr>
            <w:rPrChange w:id="2376" w:author="Arthur Parmentier" w:date="2020-06-07T15:27:00Z">
              <w:rPr>
                <w:i/>
                <w:iCs/>
              </w:rPr>
            </w:rPrChange>
          </w:rPr>
          <w:t>6 – Palettes are in the Sculpting category and are primarily Content gestures identifying composed and/or rehearsed material”</w:t>
        </w:r>
      </w:ins>
    </w:p>
    <w:p w:rsidR="00EB115B" w:rsidRDefault="00EB115B">
      <w:pPr>
        <w:pStyle w:val="Titre4"/>
        <w:rPr>
          <w:ins w:id="2377" w:author="Arthur Parmentier" w:date="2020-06-07T23:59:00Z"/>
        </w:rPr>
        <w:pPrChange w:id="2378" w:author="Arthur Parmentier" w:date="2020-06-07T23:59:00Z">
          <w:pPr/>
        </w:pPrChange>
      </w:pPr>
      <w:ins w:id="2379" w:author="Arthur Parmentier" w:date="2020-06-07T23:59:00Z">
        <w:r>
          <w:t xml:space="preserve">Initial remarks on </w:t>
        </w:r>
      </w:ins>
      <w:ins w:id="2380" w:author="Arthur Parmentier" w:date="2020-06-08T00:00:00Z">
        <w:r>
          <w:t>the “structure of SP” presented by Thompson</w:t>
        </w:r>
      </w:ins>
    </w:p>
    <w:p w:rsidR="00E814B3" w:rsidRPr="007C437A" w:rsidRDefault="00BF0C35" w:rsidP="00E814B3">
      <w:pPr>
        <w:rPr>
          <w:ins w:id="2381" w:author="Arthur Parmentier" w:date="2020-06-05T17:23:00Z"/>
        </w:rPr>
      </w:pPr>
      <w:ins w:id="2382" w:author="Arthur Parmentier" w:date="2020-06-05T17:20:00Z">
        <w:r w:rsidRPr="007C437A">
          <w:t xml:space="preserve">We can see that </w:t>
        </w:r>
      </w:ins>
      <w:ins w:id="2383" w:author="Arthur Parmentier" w:date="2020-06-06T19:05:00Z">
        <w:r w:rsidR="0069782B" w:rsidRPr="007C437A">
          <w:t>by the term “structure”, Thompson refers to</w:t>
        </w:r>
      </w:ins>
      <w:ins w:id="2384" w:author="Arthur Parmentier" w:date="2020-06-08T00:00:00Z">
        <w:r w:rsidR="00CD6D2E">
          <w:t xml:space="preserve"> two elements:</w:t>
        </w:r>
      </w:ins>
      <w:ins w:id="2385" w:author="Arthur Parmentier" w:date="2020-06-05T17:20:00Z">
        <w:r w:rsidRPr="007C437A">
          <w:t xml:space="preserve"> the synta</w:t>
        </w:r>
      </w:ins>
      <w:ins w:id="2386" w:author="Arthur Parmentier" w:date="2020-06-07T22:27:00Z">
        <w:r w:rsidR="00424342">
          <w:t>ctic structure</w:t>
        </w:r>
      </w:ins>
      <w:ins w:id="2387" w:author="Arthur Parmentier" w:date="2020-06-08T00:00:00Z">
        <w:r w:rsidR="00CD6D2E">
          <w:t>s</w:t>
        </w:r>
      </w:ins>
      <w:ins w:id="2388" w:author="Arthur Parmentier" w:date="2020-06-07T22:45:00Z">
        <w:r w:rsidR="004F7994">
          <w:t xml:space="preserve"> and functions</w:t>
        </w:r>
      </w:ins>
      <w:ins w:id="2389" w:author="Arthur Parmentier" w:date="2020-06-05T17:20:00Z">
        <w:r w:rsidRPr="007C437A">
          <w:t xml:space="preserve"> of SP (and perhaps the term “structure” could be refined in that sense; we have seen previously that there</w:t>
        </w:r>
      </w:ins>
      <w:ins w:id="2390" w:author="Arthur Parmentier" w:date="2020-06-05T17:21:00Z">
        <w:r w:rsidRPr="007C437A">
          <w:t xml:space="preserve"> are other important structures in SP</w:t>
        </w:r>
      </w:ins>
      <w:ins w:id="2391" w:author="Arthur Parmentier" w:date="2020-06-07T22:27:00Z">
        <w:r w:rsidR="00424342">
          <w:t xml:space="preserve"> such as morphological structures</w:t>
        </w:r>
      </w:ins>
      <w:ins w:id="2392" w:author="Arthur Parmentier" w:date="2020-06-05T17:21:00Z">
        <w:r w:rsidRPr="007C437A">
          <w:t>). It is also in those terms that SP is presented during the workshops that I have experienced.</w:t>
        </w:r>
      </w:ins>
      <w:ins w:id="2393" w:author="Arthur Parmentier" w:date="2020-06-05T17:23:00Z">
        <w:r w:rsidRPr="007C437A">
          <w:t xml:space="preserve"> Before going further, let’s make some initial remarks on this introduction to the SP syntax:</w:t>
        </w:r>
      </w:ins>
    </w:p>
    <w:p w:rsidR="00BF0C35" w:rsidRPr="007C437A" w:rsidRDefault="00BF0C35" w:rsidP="00BF0C35">
      <w:pPr>
        <w:pStyle w:val="Paragraphedeliste"/>
        <w:numPr>
          <w:ilvl w:val="0"/>
          <w:numId w:val="11"/>
        </w:numPr>
        <w:rPr>
          <w:ins w:id="2394" w:author="Arthur Parmentier" w:date="2020-06-05T17:27:00Z"/>
        </w:rPr>
      </w:pPr>
      <w:ins w:id="2395" w:author="Arthur Parmentier" w:date="2020-06-05T17:25:00Z">
        <w:r w:rsidRPr="007C437A">
          <w:t xml:space="preserve">Walter describes a hierarchy of categories: the two </w:t>
        </w:r>
      </w:ins>
      <w:ins w:id="2396" w:author="Arthur Parmentier" w:date="2020-06-05T17:26:00Z">
        <w:r w:rsidRPr="007C437A">
          <w:t xml:space="preserve">initial categories “sculpting gestures” and “function signals” are </w:t>
        </w:r>
      </w:ins>
      <w:ins w:id="2397" w:author="Arthur Parmentier" w:date="2020-06-07T22:27:00Z">
        <w:r w:rsidR="005F4770">
          <w:t>“</w:t>
        </w:r>
      </w:ins>
      <w:ins w:id="2398" w:author="Arthur Parmentier" w:date="2020-06-05T17:26:00Z">
        <w:r w:rsidRPr="007C437A">
          <w:t>broken</w:t>
        </w:r>
      </w:ins>
      <w:ins w:id="2399" w:author="Arthur Parmentier" w:date="2020-06-07T22:27:00Z">
        <w:r w:rsidR="005F4770">
          <w:t xml:space="preserve"> down”</w:t>
        </w:r>
      </w:ins>
      <w:ins w:id="2400" w:author="Arthur Parmentier" w:date="2020-06-05T17:26:00Z">
        <w:r w:rsidRPr="007C437A">
          <w:t xml:space="preserve"> into the Who, What, How, When, Modes and Palettes sub-categories.</w:t>
        </w:r>
      </w:ins>
    </w:p>
    <w:p w:rsidR="00BF0C35" w:rsidRPr="007C437A" w:rsidRDefault="00BF0C35" w:rsidP="00BF0C35">
      <w:pPr>
        <w:pStyle w:val="Paragraphedeliste"/>
        <w:numPr>
          <w:ilvl w:val="0"/>
          <w:numId w:val="11"/>
        </w:numPr>
        <w:rPr>
          <w:ins w:id="2401" w:author="Arthur Parmentier" w:date="2020-06-05T17:34:00Z"/>
        </w:rPr>
      </w:pPr>
      <w:ins w:id="2402" w:author="Arthur Parmentier" w:date="2020-06-05T17:27:00Z">
        <w:r w:rsidRPr="007C437A">
          <w:t>The ordering at which the signs are sequenced in time is at the level of the sub-categories (Who, What, How, When – the ordering when using</w:t>
        </w:r>
      </w:ins>
      <w:ins w:id="2403" w:author="Arthur Parmentier" w:date="2020-06-05T17:28:00Z">
        <w:r w:rsidRPr="007C437A">
          <w:t xml:space="preserve"> Modes or Palettes is not mentioned) but is independent of the meta-categories “Sculpting gestures” and “function signals”. </w:t>
        </w:r>
      </w:ins>
      <w:ins w:id="2404" w:author="Arthur Parmentier" w:date="2020-06-05T17:35:00Z">
        <w:r w:rsidR="00573D3D" w:rsidRPr="007C437A">
          <w:t>Consequently</w:t>
        </w:r>
      </w:ins>
      <w:ins w:id="2405" w:author="Arthur Parmentier" w:date="2020-06-05T17:29:00Z">
        <w:r w:rsidRPr="007C437A">
          <w:t xml:space="preserve">, </w:t>
        </w:r>
      </w:ins>
      <w:ins w:id="2406" w:author="Arthur Parmentier" w:date="2020-06-07T22:28:00Z">
        <w:r w:rsidR="00BC41ED">
          <w:t xml:space="preserve">the “Who, What, How, When” corresponds to the syntactic structure while </w:t>
        </w:r>
      </w:ins>
      <w:ins w:id="2407" w:author="Arthur Parmentier" w:date="2020-06-05T17:29:00Z">
        <w:r w:rsidRPr="007C437A">
          <w:t xml:space="preserve">these meta-categories are not syntax </w:t>
        </w:r>
      </w:ins>
      <w:ins w:id="2408" w:author="Arthur Parmentier" w:date="2020-06-05T17:30:00Z">
        <w:r w:rsidR="00573D3D" w:rsidRPr="007C437A">
          <w:t>categorizes</w:t>
        </w:r>
      </w:ins>
      <w:ins w:id="2409" w:author="Arthur Parmentier" w:date="2020-06-05T17:29:00Z">
        <w:r w:rsidR="00573D3D" w:rsidRPr="007C437A">
          <w:t xml:space="preserve"> but </w:t>
        </w:r>
      </w:ins>
      <w:ins w:id="2410" w:author="Arthur Parmentier" w:date="2020-06-05T17:34:00Z">
        <w:r w:rsidR="00573D3D" w:rsidRPr="007C437A">
          <w:t xml:space="preserve">my interpretation is that they </w:t>
        </w:r>
      </w:ins>
      <w:ins w:id="2411" w:author="Arthur Parmentier" w:date="2020-06-05T17:29:00Z">
        <w:r w:rsidR="00573D3D" w:rsidRPr="007C437A">
          <w:t xml:space="preserve">rather </w:t>
        </w:r>
      </w:ins>
      <w:ins w:id="2412" w:author="Arthur Parmentier" w:date="2020-06-05T17:34:00Z">
        <w:r w:rsidR="00573D3D" w:rsidRPr="007C437A">
          <w:t>represent</w:t>
        </w:r>
      </w:ins>
      <w:ins w:id="2413" w:author="Arthur Parmentier" w:date="2020-06-05T17:30:00Z">
        <w:r w:rsidR="00573D3D" w:rsidRPr="007C437A">
          <w:t xml:space="preserve"> Walter’s interpretation of their </w:t>
        </w:r>
      </w:ins>
      <w:ins w:id="2414" w:author="Arthur Parmentier" w:date="2020-06-06T19:09:00Z">
        <w:r w:rsidR="005D20E2" w:rsidRPr="007C437A">
          <w:t>role</w:t>
        </w:r>
      </w:ins>
      <w:ins w:id="2415" w:author="Arthur Parmentier" w:date="2020-06-05T17:30:00Z">
        <w:r w:rsidR="00573D3D" w:rsidRPr="007C437A">
          <w:t xml:space="preserve"> in the sentence</w:t>
        </w:r>
      </w:ins>
      <w:ins w:id="2416" w:author="Arthur Parmentier" w:date="2020-06-06T19:10:00Z">
        <w:r w:rsidR="005D20E2" w:rsidRPr="007C437A">
          <w:t>, from the point of view of the composer rather than the linguist</w:t>
        </w:r>
      </w:ins>
      <w:ins w:id="2417" w:author="Arthur Parmentier" w:date="2020-06-05T17:30:00Z">
        <w:r w:rsidR="00573D3D" w:rsidRPr="007C437A">
          <w:t>.</w:t>
        </w:r>
      </w:ins>
    </w:p>
    <w:p w:rsidR="005C7C74" w:rsidRDefault="00573D3D">
      <w:pPr>
        <w:pStyle w:val="Paragraphedeliste"/>
        <w:numPr>
          <w:ilvl w:val="0"/>
          <w:numId w:val="11"/>
        </w:numPr>
        <w:rPr>
          <w:ins w:id="2418" w:author="Arthur Parmentier" w:date="2020-06-07T22:47:00Z"/>
        </w:rPr>
      </w:pPr>
      <w:ins w:id="2419" w:author="Arthur Parmentier" w:date="2020-06-05T17:35:00Z">
        <w:r w:rsidRPr="007C437A">
          <w:t>There are some ambiguities with the “Pa</w:t>
        </w:r>
      </w:ins>
      <w:ins w:id="2420" w:author="Arthur Parmentier" w:date="2020-06-05T17:36:00Z">
        <w:r w:rsidRPr="007C437A">
          <w:t>lettes”</w:t>
        </w:r>
      </w:ins>
      <w:ins w:id="2421" w:author="Arthur Parmentier" w:date="2020-06-07T22:48:00Z">
        <w:r w:rsidR="005C7C74">
          <w:t xml:space="preserve"> and “Modes”</w:t>
        </w:r>
      </w:ins>
      <w:ins w:id="2422" w:author="Arthur Parmentier" w:date="2020-06-05T17:36:00Z">
        <w:r w:rsidRPr="007C437A">
          <w:t xml:space="preserve"> categor</w:t>
        </w:r>
      </w:ins>
      <w:ins w:id="2423" w:author="Arthur Parmentier" w:date="2020-06-07T22:48:00Z">
        <w:r w:rsidR="005C7C74">
          <w:t>ies</w:t>
        </w:r>
      </w:ins>
      <w:ins w:id="2424" w:author="Arthur Parmentier" w:date="2020-06-05T17:36:00Z">
        <w:r w:rsidRPr="007C437A">
          <w:t xml:space="preserve">, that </w:t>
        </w:r>
      </w:ins>
      <w:ins w:id="2425" w:author="Arthur Parmentier" w:date="2020-06-07T22:49:00Z">
        <w:r w:rsidR="005C7C74">
          <w:t xml:space="preserve">are </w:t>
        </w:r>
      </w:ins>
      <w:ins w:id="2426" w:author="Arthur Parmentier" w:date="2020-06-05T17:36:00Z">
        <w:r w:rsidRPr="007C437A">
          <w:t>said to also contain signs o</w:t>
        </w:r>
      </w:ins>
      <w:ins w:id="2427" w:author="Arthur Parmentier" w:date="2020-06-05T17:37:00Z">
        <w:r w:rsidRPr="007C437A">
          <w:t xml:space="preserve">f </w:t>
        </w:r>
      </w:ins>
      <w:ins w:id="2428" w:author="Arthur Parmentier" w:date="2020-06-05T17:36:00Z">
        <w:r w:rsidRPr="007C437A">
          <w:t>the category “Content”, although this division is at the same level.</w:t>
        </w:r>
      </w:ins>
      <w:ins w:id="2429" w:author="Arthur Parmentier" w:date="2020-06-05T17:37:00Z">
        <w:r w:rsidRPr="007C437A">
          <w:t xml:space="preserve"> </w:t>
        </w:r>
      </w:ins>
    </w:p>
    <w:p w:rsidR="005C7C74" w:rsidRDefault="00ED0716" w:rsidP="00E814B3">
      <w:pPr>
        <w:pStyle w:val="Paragraphedeliste"/>
        <w:numPr>
          <w:ilvl w:val="0"/>
          <w:numId w:val="11"/>
        </w:numPr>
        <w:rPr>
          <w:ins w:id="2430" w:author="Arthur Parmentier" w:date="2020-06-07T22:49:00Z"/>
        </w:rPr>
      </w:pPr>
      <w:ins w:id="2431" w:author="Arthur Parmentier" w:date="2020-06-07T22:49:00Z">
        <w:r>
          <w:lastRenderedPageBreak/>
          <w:t>On one hand, t</w:t>
        </w:r>
      </w:ins>
      <w:ins w:id="2432" w:author="Arthur Parmentier" w:date="2020-06-05T17:46:00Z">
        <w:r w:rsidR="005441BE" w:rsidRPr="007C437A">
          <w:t xml:space="preserve">he “Who, What, How, When” categories can be seen as the </w:t>
        </w:r>
      </w:ins>
      <w:ins w:id="2433" w:author="Arthur Parmentier" w:date="2020-06-05T17:47:00Z">
        <w:r w:rsidR="005441BE" w:rsidRPr="007C437A">
          <w:t>analogies</w:t>
        </w:r>
      </w:ins>
      <w:ins w:id="2434" w:author="Arthur Parmentier" w:date="2020-06-05T17:46:00Z">
        <w:r w:rsidR="005441BE" w:rsidRPr="007C437A">
          <w:t xml:space="preserve"> of </w:t>
        </w:r>
      </w:ins>
      <w:ins w:id="2435" w:author="Arthur Parmentier" w:date="2020-06-07T22:42:00Z">
        <w:r w:rsidR="0080218A">
          <w:t>subject, verb</w:t>
        </w:r>
      </w:ins>
      <w:ins w:id="2436" w:author="Arthur Parmentier" w:date="2020-06-07T22:43:00Z">
        <w:r w:rsidR="00523A85">
          <w:t>, direct object</w:t>
        </w:r>
      </w:ins>
      <w:ins w:id="2437" w:author="Arthur Parmentier" w:date="2020-06-07T22:42:00Z">
        <w:r w:rsidR="0080218A">
          <w:t xml:space="preserve"> </w:t>
        </w:r>
      </w:ins>
      <w:ins w:id="2438" w:author="Arthur Parmentier" w:date="2020-06-05T17:47:00Z">
        <w:r w:rsidR="005441BE" w:rsidRPr="007C437A">
          <w:t xml:space="preserve">and other </w:t>
        </w:r>
      </w:ins>
      <w:ins w:id="2439" w:author="Arthur Parmentier" w:date="2020-06-05T19:22:00Z">
        <w:r w:rsidR="000E299B" w:rsidRPr="007C437A">
          <w:t>syntactic</w:t>
        </w:r>
      </w:ins>
      <w:ins w:id="2440" w:author="Arthur Parmentier" w:date="2020-06-05T17:47:00Z">
        <w:r w:rsidR="005441BE" w:rsidRPr="007C437A">
          <w:t xml:space="preserve"> </w:t>
        </w:r>
      </w:ins>
      <w:ins w:id="2441" w:author="Arthur Parmentier" w:date="2020-06-07T22:42:00Z">
        <w:r w:rsidR="0080218A">
          <w:t>functions</w:t>
        </w:r>
      </w:ins>
      <w:ins w:id="2442" w:author="Arthur Parmentier" w:date="2020-06-05T17:47:00Z">
        <w:r w:rsidR="005441BE" w:rsidRPr="007C437A">
          <w:t xml:space="preserve"> in written or oral languages we are familiar with.</w:t>
        </w:r>
      </w:ins>
      <w:ins w:id="2443" w:author="Arthur Parmentier" w:date="2020-06-07T22:47:00Z">
        <w:r w:rsidR="00603BF3">
          <w:t xml:space="preserve"> Moreover, these functions have a specific order that cannot be changed.</w:t>
        </w:r>
      </w:ins>
    </w:p>
    <w:p w:rsidR="00ED0716" w:rsidRDefault="00ED0716" w:rsidP="00E814B3">
      <w:pPr>
        <w:pStyle w:val="Paragraphedeliste"/>
        <w:numPr>
          <w:ilvl w:val="0"/>
          <w:numId w:val="11"/>
        </w:numPr>
        <w:rPr>
          <w:ins w:id="2444" w:author="Arthur Parmentier" w:date="2020-06-07T22:47:00Z"/>
        </w:rPr>
      </w:pPr>
      <w:ins w:id="2445" w:author="Arthur Parmentier" w:date="2020-06-07T22:49:00Z">
        <w:r>
          <w:t xml:space="preserve">On the other hand, </w:t>
        </w:r>
      </w:ins>
      <w:ins w:id="2446" w:author="Arthur Parmentier" w:date="2020-06-07T22:51:00Z">
        <w:r>
          <w:t xml:space="preserve">the “Identifiers, Content, Modifier, Go gestures”, </w:t>
        </w:r>
      </w:ins>
      <w:ins w:id="2447" w:author="Arthur Parmentier" w:date="2020-06-07T22:52:00Z">
        <w:r w:rsidR="005D0DE2">
          <w:t>etc.</w:t>
        </w:r>
      </w:ins>
      <w:ins w:id="2448" w:author="Arthur Parmentier" w:date="2020-06-07T22:51:00Z">
        <w:r>
          <w:t xml:space="preserve"> seem to correspond to </w:t>
        </w:r>
      </w:ins>
      <w:ins w:id="2449" w:author="Arthur Parmentier" w:date="2020-06-07T22:53:00Z">
        <w:r w:rsidR="00D47C89">
          <w:t>syntactic</w:t>
        </w:r>
      </w:ins>
      <w:ins w:id="2450" w:author="Arthur Parmentier" w:date="2020-06-07T22:52:00Z">
        <w:r>
          <w:t xml:space="preserve"> labels</w:t>
        </w:r>
      </w:ins>
      <w:ins w:id="2451" w:author="Arthur Parmentier" w:date="2020-06-07T22:53:00Z">
        <w:r w:rsidR="00D47C89">
          <w:t xml:space="preserve"> (</w:t>
        </w:r>
      </w:ins>
      <w:ins w:id="2452" w:author="Arthur Parmentier" w:date="2020-06-07T22:54:00Z">
        <w:r w:rsidR="00D47C89">
          <w:t>also called syntactic tags)</w:t>
        </w:r>
      </w:ins>
      <w:ins w:id="2453" w:author="Arthur Parmentier" w:date="2020-06-07T22:52:00Z">
        <w:r>
          <w:t xml:space="preserve"> of the signs in SP.</w:t>
        </w:r>
      </w:ins>
    </w:p>
    <w:p w:rsidR="00BF0C35" w:rsidRPr="007C437A" w:rsidRDefault="00CC430C">
      <w:pPr>
        <w:pStyle w:val="Paragraphedeliste"/>
        <w:numPr>
          <w:ilvl w:val="0"/>
          <w:numId w:val="11"/>
        </w:numPr>
        <w:rPr>
          <w:ins w:id="2454" w:author="Arthur Parmentier" w:date="2020-06-05T18:02:00Z"/>
        </w:rPr>
        <w:pPrChange w:id="2455" w:author="Arthur Parmentier" w:date="2020-06-07T22:47:00Z">
          <w:pPr/>
        </w:pPrChange>
      </w:pPr>
      <w:ins w:id="2456" w:author="Arthur Parmentier" w:date="2020-06-05T18:02:00Z">
        <w:r w:rsidRPr="007C437A">
          <w:t xml:space="preserve">It is in these </w:t>
        </w:r>
      </w:ins>
      <w:ins w:id="2457" w:author="Arthur Parmentier" w:date="2020-06-07T22:43:00Z">
        <w:r w:rsidR="00523A85">
          <w:t>functional categories</w:t>
        </w:r>
      </w:ins>
      <w:ins w:id="2458" w:author="Arthur Parmentier" w:date="2020-06-05T18:02:00Z">
        <w:r w:rsidRPr="007C437A">
          <w:t xml:space="preserve"> that </w:t>
        </w:r>
      </w:ins>
      <w:ins w:id="2459" w:author="Arthur Parmentier" w:date="2020-06-07T22:43:00Z">
        <w:r w:rsidR="00523A85">
          <w:t>signs</w:t>
        </w:r>
      </w:ins>
      <w:ins w:id="2460" w:author="Arthur Parmentier" w:date="2020-06-05T18:02:00Z">
        <w:r w:rsidRPr="007C437A">
          <w:t xml:space="preserve"> are also </w:t>
        </w:r>
      </w:ins>
      <w:ins w:id="2461" w:author="Arthur Parmentier" w:date="2020-06-07T22:43:00Z">
        <w:r w:rsidR="00523A85">
          <w:t>descr</w:t>
        </w:r>
      </w:ins>
      <w:ins w:id="2462" w:author="Arthur Parmentier" w:date="2020-06-07T22:44:00Z">
        <w:r w:rsidR="00523A85">
          <w:t>ibed</w:t>
        </w:r>
      </w:ins>
      <w:ins w:id="2463" w:author="Arthur Parmentier" w:date="2020-06-05T18:02:00Z">
        <w:r w:rsidRPr="007C437A">
          <w:t xml:space="preserve"> in Walter’s SP workbooks</w:t>
        </w:r>
      </w:ins>
      <w:ins w:id="2464" w:author="Arthur Parmentier" w:date="2020-06-06T19:11:00Z">
        <w:r w:rsidR="00DD6F1F" w:rsidRPr="007C437A">
          <w:t xml:space="preserve"> 1 and 2</w:t>
        </w:r>
      </w:ins>
      <w:ins w:id="2465" w:author="Arthur Parmentier" w:date="2020-06-05T18:02:00Z">
        <w:r w:rsidRPr="007C437A">
          <w:t>.</w:t>
        </w:r>
      </w:ins>
    </w:p>
    <w:p w:rsidR="00CC430C" w:rsidRPr="007C437A" w:rsidRDefault="00CC430C" w:rsidP="00E814B3">
      <w:pPr>
        <w:rPr>
          <w:ins w:id="2466" w:author="Arthur Parmentier" w:date="2020-06-05T17:23:00Z"/>
        </w:rPr>
      </w:pPr>
      <w:ins w:id="2467" w:author="Arthur Parmentier" w:date="2020-06-05T18:04:00Z">
        <w:r w:rsidRPr="007C437A">
          <w:rPr>
            <w:noProof/>
            <w:rPrChange w:id="2468"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814B3">
      <w:pPr>
        <w:rPr>
          <w:ins w:id="2469" w:author="Arthur Parmentier" w:date="2020-06-05T17:23:00Z"/>
        </w:rPr>
      </w:pPr>
      <w:ins w:id="2470" w:author="Arthur Parmentier" w:date="2020-06-05T18:07:00Z">
        <w:r w:rsidRPr="007C437A">
          <w:rPr>
            <w:noProof/>
            <w:rPrChange w:id="2471"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2472"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2473"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2474"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2475"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814B3">
      <w:pPr>
        <w:rPr>
          <w:ins w:id="2476" w:author="Arthur Parmentier" w:date="2020-06-05T18:14:00Z"/>
        </w:rPr>
      </w:pPr>
      <w:ins w:id="2477" w:author="Arthur Parmentier" w:date="2020-06-05T18:12:00Z">
        <w:r w:rsidRPr="007C437A">
          <w:t>Although</w:t>
        </w:r>
      </w:ins>
      <w:ins w:id="2478" w:author="Arthur Parmentier" w:date="2020-06-05T18:09:00Z">
        <w:r w:rsidR="00CC430C" w:rsidRPr="007C437A">
          <w:t xml:space="preserve"> in the WB1, the signs are only classified by “syntax”</w:t>
        </w:r>
      </w:ins>
      <w:ins w:id="2479" w:author="Arthur Parmentier" w:date="2020-06-05T18:10:00Z">
        <w:r w:rsidR="00CC430C" w:rsidRPr="007C437A">
          <w:t xml:space="preserve"> (Who, What, How, When)</w:t>
        </w:r>
      </w:ins>
      <w:ins w:id="2480" w:author="Arthur Parmentier" w:date="2020-06-05T18:09:00Z">
        <w:r w:rsidR="00CC430C" w:rsidRPr="007C437A">
          <w:t xml:space="preserve"> and “category” (function signals </w:t>
        </w:r>
      </w:ins>
      <w:ins w:id="2481" w:author="Arthur Parmentier" w:date="2020-06-05T18:10:00Z">
        <w:r w:rsidR="00CC430C" w:rsidRPr="007C437A">
          <w:t>or sculpting gestures), in WB2</w:t>
        </w:r>
      </w:ins>
      <w:ins w:id="2482" w:author="Arthur Parmentier" w:date="2020-06-05T18:11:00Z">
        <w:r w:rsidR="00CC430C" w:rsidRPr="007C437A">
          <w:t xml:space="preserve"> the “subcategories”</w:t>
        </w:r>
      </w:ins>
      <w:ins w:id="2483" w:author="Arthur Parmentier" w:date="2020-06-07T22:55:00Z">
        <w:r w:rsidR="00C1087F">
          <w:t xml:space="preserve"> (</w:t>
        </w:r>
        <w:r w:rsidR="00C1087F" w:rsidRPr="007C437A">
          <w:t>Identifier, Content, Modifier, Go gesture</w:t>
        </w:r>
        <w:r w:rsidR="00C1087F">
          <w:t>)</w:t>
        </w:r>
      </w:ins>
      <w:ins w:id="2484" w:author="Arthur Parmentier" w:date="2020-06-05T18:11:00Z">
        <w:r w:rsidR="00CC430C" w:rsidRPr="007C437A">
          <w:t xml:space="preserve"> are introduced.</w:t>
        </w:r>
      </w:ins>
      <w:ins w:id="2485" w:author="Arthur Parmentier" w:date="2020-06-05T18:12:00Z">
        <w:r w:rsidRPr="007C437A">
          <w:t xml:space="preserve"> </w:t>
        </w:r>
      </w:ins>
      <w:ins w:id="2486" w:author="Arthur Parmentier" w:date="2020-06-07T22:54:00Z">
        <w:r w:rsidR="00C1087F">
          <w:br/>
        </w:r>
      </w:ins>
      <w:ins w:id="2487" w:author="Arthur Parmentier" w:date="2020-06-05T18:12:00Z">
        <w:r w:rsidRPr="007C437A">
          <w:t xml:space="preserve">From the reading of the “structure of Soundpainting” and our initial remarks, we could conclude that there is an exact </w:t>
        </w:r>
      </w:ins>
      <w:ins w:id="2488" w:author="Arthur Parmentier" w:date="2020-06-05T18:13:00Z">
        <w:r w:rsidRPr="007C437A">
          <w:t>mapping between the synta</w:t>
        </w:r>
      </w:ins>
      <w:ins w:id="2489" w:author="Arthur Parmentier" w:date="2020-06-07T22:54:00Z">
        <w:r w:rsidR="00C1087F">
          <w:t xml:space="preserve">ctic functions </w:t>
        </w:r>
      </w:ins>
      <w:ins w:id="2490" w:author="Arthur Parmentier" w:date="2020-06-05T18:13:00Z">
        <w:r w:rsidRPr="007C437A">
          <w:t xml:space="preserve">Who, What, How, When and the </w:t>
        </w:r>
      </w:ins>
      <w:ins w:id="2491" w:author="Arthur Parmentier" w:date="2020-06-07T22:55:00Z">
        <w:r w:rsidR="00C1087F">
          <w:t xml:space="preserve">syntactic labels </w:t>
        </w:r>
      </w:ins>
      <w:ins w:id="2492" w:author="Arthur Parmentier" w:date="2020-06-05T18:13:00Z">
        <w:r w:rsidRPr="007C437A">
          <w:t xml:space="preserve">“Identifier, Content, Modifier, Go gesture”. However, we observer examples </w:t>
        </w:r>
      </w:ins>
      <w:ins w:id="2493" w:author="Arthur Parmentier" w:date="2020-06-05T18:14:00Z">
        <w:r w:rsidRPr="007C437A">
          <w:t xml:space="preserve">in the WB2 that contradicts this </w:t>
        </w:r>
      </w:ins>
      <w:ins w:id="2494" w:author="Arthur Parmentier" w:date="2020-06-06T19:13:00Z">
        <w:r w:rsidR="00257B38" w:rsidRPr="007C437A">
          <w:t>hypothesis</w:t>
        </w:r>
      </w:ins>
      <w:ins w:id="2495" w:author="Arthur Parmentier" w:date="2020-06-05T18:14:00Z">
        <w:r w:rsidRPr="007C437A">
          <w:t>.</w:t>
        </w:r>
      </w:ins>
    </w:p>
    <w:p w:rsidR="00C04C33" w:rsidRPr="007C437A" w:rsidRDefault="00C04C33" w:rsidP="00E814B3">
      <w:pPr>
        <w:rPr>
          <w:ins w:id="2496" w:author="Arthur Parmentier" w:date="2020-06-05T18:08:00Z"/>
        </w:rPr>
      </w:pPr>
      <w:ins w:id="2497" w:author="Arthur Parmentier" w:date="2020-06-05T18:15:00Z">
        <w:r w:rsidRPr="007C437A">
          <w:rPr>
            <w:noProof/>
            <w:rPrChange w:id="2498"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2499"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2500"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2501"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814B3">
      <w:pPr>
        <w:rPr>
          <w:ins w:id="2502" w:author="Arthur Parmentier" w:date="2020-06-05T18:19:00Z"/>
        </w:rPr>
      </w:pPr>
      <w:ins w:id="2503" w:author="Arthur Parmentier" w:date="2020-06-05T18:16:00Z">
        <w:r w:rsidRPr="007C437A">
          <w:lastRenderedPageBreak/>
          <w:t xml:space="preserve">In those examples, additional </w:t>
        </w:r>
      </w:ins>
      <w:ins w:id="2504" w:author="Arthur Parmentier" w:date="2020-06-07T22:55:00Z">
        <w:r w:rsidR="00CC2C90">
          <w:t>“</w:t>
        </w:r>
      </w:ins>
      <w:ins w:id="2505" w:author="Arthur Parmentier" w:date="2020-06-05T18:16:00Z">
        <w:r w:rsidRPr="007C437A">
          <w:t>syntax</w:t>
        </w:r>
      </w:ins>
      <w:ins w:id="2506" w:author="Arthur Parmentier" w:date="2020-06-07T22:55:00Z">
        <w:r w:rsidR="00CC2C90">
          <w:t>”</w:t>
        </w:r>
      </w:ins>
      <w:ins w:id="2507" w:author="Arthur Parmentier" w:date="2020-06-05T18:16:00Z">
        <w:r w:rsidRPr="007C437A">
          <w:t xml:space="preserve"> categories are mentioned in parenthesis and we observe signs of the </w:t>
        </w:r>
      </w:ins>
      <w:ins w:id="2508" w:author="Arthur Parmentier" w:date="2020-06-07T22:56:00Z">
        <w:r w:rsidR="00CC2C90">
          <w:t>label</w:t>
        </w:r>
      </w:ins>
      <w:ins w:id="2509" w:author="Arthur Parmentier" w:date="2020-06-05T18:17:00Z">
        <w:r w:rsidRPr="007C437A">
          <w:t xml:space="preserve"> “Content” that are classified as part of the “How” </w:t>
        </w:r>
      </w:ins>
      <w:ins w:id="2510" w:author="Arthur Parmentier" w:date="2020-06-07T22:56:00Z">
        <w:r w:rsidR="00CC2C90">
          <w:t>syntactic function</w:t>
        </w:r>
      </w:ins>
      <w:ins w:id="2511" w:author="Arthur Parmentier" w:date="2020-06-05T18:17:00Z">
        <w:r w:rsidRPr="007C437A">
          <w:t xml:space="preserve">, or “Modifiers” that </w:t>
        </w:r>
      </w:ins>
      <w:ins w:id="2512" w:author="Arthur Parmentier" w:date="2020-06-07T22:56:00Z">
        <w:r w:rsidR="00CC2C90">
          <w:t>classified as</w:t>
        </w:r>
      </w:ins>
      <w:ins w:id="2513" w:author="Arthur Parmentier" w:date="2020-06-05T18:17:00Z">
        <w:r w:rsidRPr="007C437A">
          <w:t xml:space="preserve"> “What” </w:t>
        </w:r>
      </w:ins>
      <w:ins w:id="2514" w:author="Arthur Parmentier" w:date="2020-06-07T22:56:00Z">
        <w:r w:rsidR="00CC2C90">
          <w:t>or</w:t>
        </w:r>
      </w:ins>
      <w:ins w:id="2515" w:author="Arthur Parmentier" w:date="2020-06-05T18:17:00Z">
        <w:r w:rsidRPr="007C437A">
          <w:t xml:space="preserve"> “</w:t>
        </w:r>
      </w:ins>
      <w:ins w:id="2516" w:author="Arthur Parmentier" w:date="2020-06-05T18:18:00Z">
        <w:r w:rsidRPr="007C437A">
          <w:t xml:space="preserve">Who”. Similarly, other signs are indicated as sharing the </w:t>
        </w:r>
      </w:ins>
      <w:ins w:id="2517" w:author="Arthur Parmentier" w:date="2020-06-07T22:57:00Z">
        <w:r w:rsidR="00CC2C90">
          <w:t>functions</w:t>
        </w:r>
      </w:ins>
      <w:ins w:id="2518" w:author="Arthur Parmentier" w:date="2020-06-05T18:18:00Z">
        <w:r w:rsidRPr="007C437A">
          <w:t xml:space="preserve"> What and How, What and Who… and</w:t>
        </w:r>
      </w:ins>
      <w:ins w:id="2519" w:author="Arthur Parmentier" w:date="2020-06-05T18:19:00Z">
        <w:r w:rsidRPr="007C437A">
          <w:t xml:space="preserve"> some Modifiers are </w:t>
        </w:r>
      </w:ins>
      <w:ins w:id="2520" w:author="Arthur Parmentier" w:date="2020-06-07T22:57:00Z">
        <w:r w:rsidR="00CC2C90">
          <w:t>classified as</w:t>
        </w:r>
      </w:ins>
      <w:ins w:id="2521" w:author="Arthur Parmentier" w:date="2020-06-05T18:19:00Z">
        <w:r w:rsidRPr="007C437A">
          <w:t xml:space="preserve"> “When”.</w:t>
        </w:r>
      </w:ins>
      <w:ins w:id="2522" w:author="Arthur Parmentier" w:date="2020-06-08T00:02:00Z">
        <w:r w:rsidR="00CD6D2E">
          <w:t xml:space="preserve"> A pri</w:t>
        </w:r>
      </w:ins>
      <w:ins w:id="2523" w:author="Arthur Parmentier" w:date="2020-06-08T00:03:00Z">
        <w:r w:rsidR="00CD6D2E">
          <w:t>ori, these could be interpreted as inconsistencies in Thompson’s analysis of the SP grammar.</w:t>
        </w:r>
      </w:ins>
    </w:p>
    <w:p w:rsidR="00752860" w:rsidRPr="007C437A" w:rsidRDefault="00CD6D2E" w:rsidP="00E814B3">
      <w:pPr>
        <w:rPr>
          <w:ins w:id="2524" w:author="Arthur Parmentier" w:date="2020-06-05T18:22:00Z"/>
        </w:rPr>
      </w:pPr>
      <w:ins w:id="2525" w:author="Arthur Parmentier" w:date="2020-06-08T00:04:00Z">
        <w:r>
          <w:t xml:space="preserve">My interpretation of his analysis of the SP grammar is the </w:t>
        </w:r>
        <w:r w:rsidR="00857472">
          <w:t>following</w:t>
        </w:r>
      </w:ins>
      <w:ins w:id="2526" w:author="Arthur Parmentier" w:date="2020-06-05T18:22:00Z">
        <w:r w:rsidR="00752860" w:rsidRPr="007C437A">
          <w:t>:</w:t>
        </w:r>
      </w:ins>
    </w:p>
    <w:p w:rsidR="00857472" w:rsidRDefault="00752860" w:rsidP="00752860">
      <w:pPr>
        <w:pStyle w:val="Paragraphedeliste"/>
        <w:numPr>
          <w:ilvl w:val="0"/>
          <w:numId w:val="11"/>
        </w:numPr>
        <w:rPr>
          <w:ins w:id="2527" w:author="Arthur Parmentier" w:date="2020-06-08T00:10:00Z"/>
        </w:rPr>
      </w:pPr>
      <w:ins w:id="2528" w:author="Arthur Parmentier" w:date="2020-06-05T18:22:00Z">
        <w:r w:rsidRPr="007C437A">
          <w:t>First, I think that</w:t>
        </w:r>
      </w:ins>
      <w:ins w:id="2529" w:author="Arthur Parmentier" w:date="2020-06-05T18:19:00Z">
        <w:r w:rsidR="00C04C33" w:rsidRPr="007C437A">
          <w:t xml:space="preserve"> there </w:t>
        </w:r>
      </w:ins>
      <w:ins w:id="2530" w:author="Arthur Parmentier" w:date="2020-06-05T18:20:00Z">
        <w:r w:rsidR="00C04C33" w:rsidRPr="007C437A">
          <w:t xml:space="preserve">is a confusion between the </w:t>
        </w:r>
      </w:ins>
      <w:ins w:id="2531" w:author="Arthur Parmentier" w:date="2020-06-08T00:05:00Z">
        <w:r w:rsidR="00857472">
          <w:t xml:space="preserve">notions of </w:t>
        </w:r>
      </w:ins>
      <w:ins w:id="2532" w:author="Arthur Parmentier" w:date="2020-06-08T00:34:00Z">
        <w:r w:rsidR="006B356D">
          <w:t>lexical categor</w:t>
        </w:r>
      </w:ins>
      <w:ins w:id="2533" w:author="Arthur Parmentier" w:date="2020-06-08T00:35:00Z">
        <w:r w:rsidR="006B356D">
          <w:t>ie</w:t>
        </w:r>
      </w:ins>
      <w:ins w:id="2534" w:author="Arthur Parmentier" w:date="2020-06-08T00:05:00Z">
        <w:r w:rsidR="00857472">
          <w:t xml:space="preserve">s, </w:t>
        </w:r>
      </w:ins>
      <w:ins w:id="2535" w:author="Arthur Parmentier" w:date="2020-06-08T00:35:00Z">
        <w:r w:rsidR="00E71AB6">
          <w:t xml:space="preserve">syntactic </w:t>
        </w:r>
      </w:ins>
      <w:ins w:id="2536" w:author="Arthur Parmentier" w:date="2020-06-07T22:24:00Z">
        <w:r w:rsidR="00EF5C44">
          <w:t>structure</w:t>
        </w:r>
      </w:ins>
      <w:ins w:id="2537" w:author="Arthur Parmentier" w:date="2020-06-08T00:05:00Z">
        <w:r w:rsidR="00857472">
          <w:t>s and functions in his a</w:t>
        </w:r>
      </w:ins>
      <w:ins w:id="2538" w:author="Arthur Parmentier" w:date="2020-06-08T00:06:00Z">
        <w:r w:rsidR="00857472">
          <w:t xml:space="preserve">nalysis. It is suggested in his definition of the SP structure that </w:t>
        </w:r>
      </w:ins>
      <w:ins w:id="2539" w:author="Arthur Parmentier" w:date="2020-06-08T00:07:00Z">
        <w:r w:rsidR="00857472">
          <w:t xml:space="preserve">to each </w:t>
        </w:r>
      </w:ins>
      <w:ins w:id="2540" w:author="Arthur Parmentier" w:date="2020-06-08T00:34:00Z">
        <w:r w:rsidR="006B356D">
          <w:t>lexical category</w:t>
        </w:r>
      </w:ins>
      <w:ins w:id="2541" w:author="Arthur Parmentier" w:date="2020-06-08T00:07:00Z">
        <w:r w:rsidR="00857472">
          <w:t xml:space="preserve"> (Identifier, Content, Modifier, Go gesture…) corresponds a single grammatical </w:t>
        </w:r>
      </w:ins>
      <w:ins w:id="2542" w:author="Arthur Parmentier" w:date="2020-06-08T00:08:00Z">
        <w:r w:rsidR="00857472">
          <w:t>function (Who, What, How, When)</w:t>
        </w:r>
      </w:ins>
      <w:ins w:id="2543" w:author="Arthur Parmentier" w:date="2020-06-08T00:09:00Z">
        <w:r w:rsidR="00857472">
          <w:t xml:space="preserve">, while in his WB 2, he shows </w:t>
        </w:r>
      </w:ins>
      <w:ins w:id="2544" w:author="Arthur Parmentier" w:date="2020-06-08T00:35:00Z">
        <w:r w:rsidR="004D5BD4">
          <w:t>it</w:t>
        </w:r>
      </w:ins>
      <w:ins w:id="2545" w:author="Arthur Parmentier" w:date="2020-06-08T00:09:00Z">
        <w:r w:rsidR="00857472">
          <w:t xml:space="preserve"> can correspond</w:t>
        </w:r>
      </w:ins>
      <w:ins w:id="2546" w:author="Arthur Parmentier" w:date="2020-06-08T00:35:00Z">
        <w:r w:rsidR="009D140B">
          <w:t xml:space="preserve"> to</w:t>
        </w:r>
      </w:ins>
      <w:ins w:id="2547" w:author="Arthur Parmentier" w:date="2020-06-08T00:09:00Z">
        <w:r w:rsidR="00857472">
          <w:t xml:space="preserve"> several functions. He does however not detail how a </w:t>
        </w:r>
      </w:ins>
      <w:ins w:id="2548" w:author="Arthur Parmentier" w:date="2020-06-08T00:36:00Z">
        <w:r w:rsidR="00B41BD3">
          <w:t>lexical category</w:t>
        </w:r>
      </w:ins>
      <w:ins w:id="2549" w:author="Arthur Parmentier" w:date="2020-06-08T00:09:00Z">
        <w:r w:rsidR="00857472">
          <w:t xml:space="preserve"> performs a specific function, or </w:t>
        </w:r>
      </w:ins>
      <w:ins w:id="2550" w:author="Arthur Parmentier" w:date="2020-06-08T00:10:00Z">
        <w:r w:rsidR="00857472">
          <w:t>in which structures it can change from its “main function” to its “alternative” ones.</w:t>
        </w:r>
      </w:ins>
    </w:p>
    <w:p w:rsidR="00857472" w:rsidRDefault="00857472" w:rsidP="00752860">
      <w:pPr>
        <w:pStyle w:val="Paragraphedeliste"/>
        <w:numPr>
          <w:ilvl w:val="0"/>
          <w:numId w:val="11"/>
        </w:numPr>
        <w:rPr>
          <w:ins w:id="2551" w:author="Arthur Parmentier" w:date="2020-06-08T00:12:00Z"/>
        </w:rPr>
      </w:pPr>
      <w:ins w:id="2552" w:author="Arthur Parmentier" w:date="2020-06-08T00:11:00Z">
        <w:r>
          <w:t xml:space="preserve">Then, I think that additional confusion is brought by the naming of his categories for the </w:t>
        </w:r>
      </w:ins>
      <w:ins w:id="2553" w:author="Arthur Parmentier" w:date="2020-06-08T00:12:00Z">
        <w:r>
          <w:t xml:space="preserve">signs: </w:t>
        </w:r>
      </w:ins>
      <w:ins w:id="2554" w:author="Arthur Parmentier" w:date="2020-06-08T00:11:00Z">
        <w:r>
          <w:t xml:space="preserve">“category”, “subcategory”, “syntax”. </w:t>
        </w:r>
      </w:ins>
      <w:ins w:id="2555" w:author="Arthur Parmentier" w:date="2020-06-08T00:12:00Z">
        <w:r>
          <w:t>I think he misses two important things:</w:t>
        </w:r>
      </w:ins>
    </w:p>
    <w:p w:rsidR="00857472" w:rsidRDefault="00BE0944" w:rsidP="00857472">
      <w:pPr>
        <w:pStyle w:val="Paragraphedeliste"/>
        <w:numPr>
          <w:ilvl w:val="1"/>
          <w:numId w:val="11"/>
        </w:numPr>
        <w:rPr>
          <w:ins w:id="2556" w:author="Arthur Parmentier" w:date="2020-06-08T00:13:00Z"/>
        </w:rPr>
      </w:pPr>
      <w:ins w:id="2557" w:author="Arthur Parmentier" w:date="2020-06-08T00:38:00Z">
        <w:r>
          <w:t>What is named “syntax” correspond to the typical syntactic functions that the sign</w:t>
        </w:r>
      </w:ins>
      <w:ins w:id="2558" w:author="Arthur Parmentier" w:date="2020-06-08T00:39:00Z">
        <w:r>
          <w:t xml:space="preserve"> can perform in the clause.</w:t>
        </w:r>
        <w:r w:rsidR="000F22A7">
          <w:t xml:space="preserve"> However, it is different from the syntactic categories themselves</w:t>
        </w:r>
      </w:ins>
      <w:ins w:id="2559" w:author="Arthur Parmentier" w:date="2020-06-08T00:41:00Z">
        <w:r w:rsidR="000F22A7">
          <w:t xml:space="preserve"> (I suggest to name them “Identifier phrase”, “Content phrase”…)</w:t>
        </w:r>
      </w:ins>
      <w:ins w:id="2560" w:author="Arthur Parmentier" w:date="2020-06-08T00:39:00Z">
        <w:r w:rsidR="000F22A7">
          <w:t xml:space="preserve">, among which the lexical category is relevant </w:t>
        </w:r>
      </w:ins>
      <w:ins w:id="2561" w:author="Arthur Parmentier" w:date="2020-06-08T00:40:00Z">
        <w:r w:rsidR="000F22A7">
          <w:t>for a single sign (Identifier, Co</w:t>
        </w:r>
      </w:ins>
      <w:ins w:id="2562" w:author="Arthur Parmentier" w:date="2020-06-08T00:41:00Z">
        <w:r w:rsidR="000F22A7">
          <w:t>ntent…)</w:t>
        </w:r>
        <w:r w:rsidR="0030454A">
          <w:t>.</w:t>
        </w:r>
      </w:ins>
    </w:p>
    <w:p w:rsidR="00C9469B" w:rsidRDefault="00857472" w:rsidP="00C9469B">
      <w:pPr>
        <w:pStyle w:val="Paragraphedeliste"/>
        <w:numPr>
          <w:ilvl w:val="1"/>
          <w:numId w:val="11"/>
        </w:numPr>
        <w:rPr>
          <w:ins w:id="2563" w:author="Arthur Parmentier" w:date="2020-06-08T00:17:00Z"/>
        </w:rPr>
      </w:pPr>
      <w:ins w:id="2564" w:author="Arthur Parmentier" w:date="2020-06-08T00:13:00Z">
        <w:r>
          <w:t xml:space="preserve">That </w:t>
        </w:r>
      </w:ins>
      <w:ins w:id="2565" w:author="Arthur Parmentier" w:date="2020-06-08T00:14:00Z">
        <w:r>
          <w:t xml:space="preserve">the “categories” (at the opposite of the “subcategories” and “syntax”) </w:t>
        </w:r>
      </w:ins>
      <w:ins w:id="2566" w:author="Arthur Parmentier" w:date="2020-06-08T00:15:00Z">
        <w:r w:rsidR="00A8465E">
          <w:t xml:space="preserve">may be relevant in artistic terms, in order to think the roles of the signs in the artistic creation (sculpting, function…) but may not be relevant </w:t>
        </w:r>
      </w:ins>
      <w:ins w:id="2567" w:author="Arthur Parmentier" w:date="2020-06-08T00:16:00Z">
        <w:r w:rsidR="00A8465E">
          <w:t>at the syntax level</w:t>
        </w:r>
      </w:ins>
      <w:ins w:id="2568" w:author="Arthur Parmentier" w:date="2020-06-08T00:15:00Z">
        <w:r w:rsidR="00A8465E">
          <w:t>.</w:t>
        </w:r>
      </w:ins>
    </w:p>
    <w:p w:rsidR="00C04C33" w:rsidRPr="007C437A" w:rsidRDefault="00C9469B">
      <w:pPr>
        <w:ind w:left="720"/>
        <w:rPr>
          <w:ins w:id="2569" w:author="Arthur Parmentier" w:date="2020-06-05T18:23:00Z"/>
        </w:rPr>
        <w:pPrChange w:id="2570" w:author="Arthur Parmentier" w:date="2020-06-08T00:18:00Z">
          <w:pPr>
            <w:pStyle w:val="Paragraphedeliste"/>
            <w:numPr>
              <w:numId w:val="11"/>
            </w:numPr>
            <w:ind w:hanging="360"/>
          </w:pPr>
        </w:pPrChange>
      </w:pPr>
      <w:ins w:id="2571" w:author="Arthur Parmentier" w:date="2020-06-08T00:17:00Z">
        <w:r>
          <w:t>If instead, he would rename those categories as “artistic category”, “</w:t>
        </w:r>
      </w:ins>
      <w:ins w:id="2572" w:author="Arthur Parmentier" w:date="2020-06-08T00:34:00Z">
        <w:r w:rsidR="006B356D">
          <w:t>lexical category</w:t>
        </w:r>
      </w:ins>
      <w:ins w:id="2573" w:author="Arthur Parmentier" w:date="2020-06-08T00:17:00Z">
        <w:r>
          <w:t xml:space="preserve">” and “syntactic function”, parts of the </w:t>
        </w:r>
      </w:ins>
      <w:ins w:id="2574" w:author="Arthur Parmentier" w:date="2020-06-08T00:18:00Z">
        <w:r>
          <w:t>ambiguity would be removed.</w:t>
        </w:r>
      </w:ins>
    </w:p>
    <w:p w:rsidR="00DD5382" w:rsidRDefault="00C9469B" w:rsidP="00752860">
      <w:pPr>
        <w:pStyle w:val="Paragraphedeliste"/>
        <w:numPr>
          <w:ilvl w:val="0"/>
          <w:numId w:val="11"/>
        </w:numPr>
        <w:rPr>
          <w:ins w:id="2575" w:author="Arthur Parmentier" w:date="2020-06-08T00:43:00Z"/>
        </w:rPr>
      </w:pPr>
      <w:ins w:id="2576" w:author="Arthur Parmentier" w:date="2020-06-08T00:21:00Z">
        <w:r>
          <w:t xml:space="preserve">Moreover, </w:t>
        </w:r>
      </w:ins>
      <w:ins w:id="2577" w:author="Arthur Parmentier" w:date="2020-06-05T18:24:00Z">
        <w:r w:rsidR="00752860" w:rsidRPr="007C437A">
          <w:t>I think that this hierarchy of categories has been designed to explain further complexity in the syntax itself, without studying it</w:t>
        </w:r>
      </w:ins>
      <w:ins w:id="2578" w:author="Arthur Parmentier" w:date="2020-06-08T00:42:00Z">
        <w:r w:rsidR="00F82F29">
          <w:t>s</w:t>
        </w:r>
        <w:r w:rsidR="00486495">
          <w:t xml:space="preserve"> deeper</w:t>
        </w:r>
      </w:ins>
      <w:ins w:id="2579" w:author="Arthur Parmentier" w:date="2020-06-05T18:24:00Z">
        <w:r w:rsidR="00752860" w:rsidRPr="007C437A">
          <w:t xml:space="preserve"> mechanisms </w:t>
        </w:r>
      </w:ins>
      <w:ins w:id="2580" w:author="Arthur Parmentier" w:date="2020-06-05T18:25:00Z">
        <w:r w:rsidR="00752860" w:rsidRPr="007C437A">
          <w:t>to derive the relevant synta</w:t>
        </w:r>
      </w:ins>
      <w:ins w:id="2581" w:author="Arthur Parmentier" w:date="2020-06-08T00:43:00Z">
        <w:r w:rsidR="00BB0B55">
          <w:t>ctic</w:t>
        </w:r>
      </w:ins>
      <w:ins w:id="2582" w:author="Arthur Parmentier" w:date="2020-06-05T18:25:00Z">
        <w:r w:rsidR="00752860" w:rsidRPr="007C437A">
          <w:t xml:space="preserve"> categories in SP.</w:t>
        </w:r>
      </w:ins>
      <w:ins w:id="2583" w:author="Arthur Parmentier" w:date="2020-06-05T18:26:00Z">
        <w:r w:rsidR="00C87BEA" w:rsidRPr="007C437A">
          <w:t xml:space="preserve"> In other words, </w:t>
        </w:r>
      </w:ins>
      <w:ins w:id="2584" w:author="Arthur Parmentier" w:date="2020-06-08T00:23:00Z">
        <w:r w:rsidR="00480CA1">
          <w:t>by suggesting the existence of “alternative syntax” categories,</w:t>
        </w:r>
      </w:ins>
      <w:ins w:id="2585" w:author="Arthur Parmentier" w:date="2020-06-08T00:22:00Z">
        <w:r w:rsidR="00480CA1">
          <w:t xml:space="preserve"> Thompson is leaving implicit that</w:t>
        </w:r>
      </w:ins>
      <w:ins w:id="2586" w:author="Arthur Parmentier" w:date="2020-06-08T00:43:00Z">
        <w:r w:rsidR="00DD5382">
          <w:t>:</w:t>
        </w:r>
      </w:ins>
    </w:p>
    <w:p w:rsidR="00DD5382" w:rsidRDefault="00C87BEA" w:rsidP="00DD5382">
      <w:pPr>
        <w:pStyle w:val="Paragraphedeliste"/>
        <w:numPr>
          <w:ilvl w:val="1"/>
          <w:numId w:val="11"/>
        </w:numPr>
        <w:rPr>
          <w:ins w:id="2587" w:author="Arthur Parmentier" w:date="2020-06-08T00:43:00Z"/>
        </w:rPr>
      </w:pPr>
      <w:ins w:id="2588" w:author="Arthur Parmentier" w:date="2020-06-05T18:26:00Z">
        <w:r w:rsidRPr="007C437A">
          <w:t xml:space="preserve"> </w:t>
        </w:r>
      </w:ins>
      <w:ins w:id="2589" w:author="Arthur Parmentier" w:date="2020-06-08T00:51:00Z">
        <w:r w:rsidR="00326B6E">
          <w:t>T</w:t>
        </w:r>
      </w:ins>
      <w:ins w:id="2590" w:author="Arthur Parmentier" w:date="2020-06-05T18:26:00Z">
        <w:r w:rsidRPr="007C437A">
          <w:t xml:space="preserve">he syntax of </w:t>
        </w:r>
      </w:ins>
      <w:ins w:id="2591" w:author="Arthur Parmentier" w:date="2020-06-08T00:44:00Z">
        <w:r w:rsidR="00DD5382">
          <w:t>SP has</w:t>
        </w:r>
      </w:ins>
      <w:ins w:id="2592" w:author="Arthur Parmentier" w:date="2020-06-08T00:45:00Z">
        <w:r w:rsidR="00DD5382">
          <w:t xml:space="preserve"> several</w:t>
        </w:r>
      </w:ins>
      <w:ins w:id="2593" w:author="Arthur Parmentier" w:date="2020-06-08T00:44:00Z">
        <w:r w:rsidR="00DD5382">
          <w:t xml:space="preserve"> </w:t>
        </w:r>
      </w:ins>
      <w:ins w:id="2594" w:author="Arthur Parmentier" w:date="2020-06-08T00:45:00Z">
        <w:r w:rsidR="00DD5382">
          <w:t>hierarchical structures (phrases) that can be constructed out of several sign to perform a single function</w:t>
        </w:r>
      </w:ins>
    </w:p>
    <w:p w:rsidR="00DD5382" w:rsidRDefault="00DD5382" w:rsidP="00DD5382">
      <w:pPr>
        <w:pStyle w:val="Paragraphedeliste"/>
        <w:numPr>
          <w:ilvl w:val="1"/>
          <w:numId w:val="11"/>
        </w:numPr>
        <w:rPr>
          <w:ins w:id="2595" w:author="Arthur Parmentier" w:date="2020-06-08T00:47:00Z"/>
        </w:rPr>
      </w:pPr>
      <w:ins w:id="2596" w:author="Arthur Parmentier" w:date="2020-06-08T00:46:00Z">
        <w:r>
          <w:t xml:space="preserve">There are additional lexical categories such as </w:t>
        </w:r>
        <w:proofErr w:type="spellStart"/>
        <w:r>
          <w:t>adpositions</w:t>
        </w:r>
        <w:proofErr w:type="spellEnd"/>
        <w:r>
          <w:t xml:space="preserve"> that allow to construct phrases from single signs, while changing their funct</w:t>
        </w:r>
      </w:ins>
      <w:ins w:id="2597" w:author="Arthur Parmentier" w:date="2020-06-08T00:47:00Z">
        <w:r>
          <w:t>ion</w:t>
        </w:r>
      </w:ins>
    </w:p>
    <w:p w:rsidR="00DD5382" w:rsidRDefault="00DD5382">
      <w:pPr>
        <w:pStyle w:val="Paragraphedeliste"/>
        <w:rPr>
          <w:ins w:id="2598" w:author="Arthur Parmentier" w:date="2020-06-08T00:43:00Z"/>
        </w:rPr>
        <w:pPrChange w:id="2599" w:author="Arthur Parmentier" w:date="2020-06-08T00:47:00Z">
          <w:pPr>
            <w:pStyle w:val="Paragraphedeliste"/>
            <w:numPr>
              <w:ilvl w:val="1"/>
              <w:numId w:val="11"/>
            </w:numPr>
            <w:ind w:left="1440" w:hanging="360"/>
          </w:pPr>
        </w:pPrChange>
      </w:pPr>
      <w:ins w:id="2600" w:author="Arthur Parmentier" w:date="2020-06-08T00:47:00Z">
        <w:r>
          <w:t xml:space="preserve">As a simple example, let’s simply mention at this point that the </w:t>
        </w:r>
      </w:ins>
      <w:ins w:id="2601" w:author="Arthur Parmentier" w:date="2020-06-08T00:50:00Z">
        <w:r w:rsidR="00393C40">
          <w:t xml:space="preserve">common </w:t>
        </w:r>
      </w:ins>
      <w:ins w:id="2602" w:author="Arthur Parmentier" w:date="2020-06-08T00:47:00Z">
        <w:r>
          <w:t>clause “minimalism group</w:t>
        </w:r>
      </w:ins>
      <w:ins w:id="2603" w:author="Arthur Parmentier" w:date="2020-06-08T00:48:00Z">
        <w:r>
          <w:t xml:space="preserve">, off” is not explained in Thompson’s description, nor “Whole group, </w:t>
        </w:r>
      </w:ins>
      <w:ins w:id="2604" w:author="Arthur Parmentier" w:date="2020-06-08T00:49:00Z">
        <w:r>
          <w:t>long tone with movement, play” or “Whole group, movement with long tone, play” (and it</w:t>
        </w:r>
      </w:ins>
      <w:ins w:id="2605" w:author="Arthur Parmentier" w:date="2020-06-08T00:50:00Z">
        <w:r>
          <w:t xml:space="preserve"> is unclear at this stage too which one of the latter is correct).</w:t>
        </w:r>
      </w:ins>
    </w:p>
    <w:p w:rsidR="00752860" w:rsidRPr="007C437A" w:rsidRDefault="00480CA1">
      <w:pPr>
        <w:ind w:left="720"/>
        <w:rPr>
          <w:ins w:id="2606" w:author="Arthur Parmentier" w:date="2020-06-05T18:25:00Z"/>
        </w:rPr>
        <w:pPrChange w:id="2607" w:author="Arthur Parmentier" w:date="2020-06-08T00:43:00Z">
          <w:pPr>
            <w:pStyle w:val="Paragraphedeliste"/>
            <w:numPr>
              <w:numId w:val="11"/>
            </w:numPr>
            <w:ind w:hanging="360"/>
          </w:pPr>
        </w:pPrChange>
      </w:pPr>
      <w:ins w:id="2608" w:author="Arthur Parmentier" w:date="2020-06-08T00:24:00Z">
        <w:r>
          <w:t>A deeper linguistic analysis</w:t>
        </w:r>
      </w:ins>
      <w:ins w:id="2609" w:author="Arthur Parmentier" w:date="2020-06-05T18:27:00Z">
        <w:r w:rsidR="00C87BEA" w:rsidRPr="007C437A">
          <w:t xml:space="preserve"> would</w:t>
        </w:r>
      </w:ins>
      <w:ins w:id="2610" w:author="Arthur Parmentier" w:date="2020-06-08T00:24:00Z">
        <w:r>
          <w:t xml:space="preserve"> probably</w:t>
        </w:r>
      </w:ins>
      <w:ins w:id="2611" w:author="Arthur Parmentier" w:date="2020-06-05T18:27:00Z">
        <w:r w:rsidR="00C87BEA" w:rsidRPr="007C437A">
          <w:t xml:space="preserve"> lead to</w:t>
        </w:r>
      </w:ins>
      <w:ins w:id="2612" w:author="Arthur Parmentier" w:date="2020-06-08T00:24:00Z">
        <w:r>
          <w:t xml:space="preserve"> more</w:t>
        </w:r>
      </w:ins>
      <w:ins w:id="2613" w:author="Arthur Parmentier" w:date="2020-06-05T18:27:00Z">
        <w:r w:rsidR="00C87BEA" w:rsidRPr="007C437A">
          <w:t xml:space="preserve"> relevant categories to think </w:t>
        </w:r>
      </w:ins>
      <w:ins w:id="2614" w:author="Arthur Parmentier" w:date="2020-06-05T18:28:00Z">
        <w:r w:rsidR="00C87BEA" w:rsidRPr="007C437A">
          <w:t>signs</w:t>
        </w:r>
      </w:ins>
      <w:ins w:id="2615" w:author="Arthur Parmentier" w:date="2020-06-08T00:50:00Z">
        <w:r w:rsidR="00F7044D">
          <w:t xml:space="preserve"> with,</w:t>
        </w:r>
      </w:ins>
      <w:ins w:id="2616" w:author="Arthur Parmentier" w:date="2020-06-05T18:28:00Z">
        <w:r w:rsidR="00C87BEA" w:rsidRPr="007C437A">
          <w:t xml:space="preserve"> in terms of their position in the </w:t>
        </w:r>
      </w:ins>
      <w:ins w:id="2617" w:author="Arthur Parmentier" w:date="2020-06-08T00:51:00Z">
        <w:r w:rsidR="00F7044D">
          <w:t>clause</w:t>
        </w:r>
      </w:ins>
      <w:ins w:id="2618" w:author="Arthur Parmentier" w:date="2020-06-08T00:20:00Z">
        <w:r w:rsidR="00C9469B">
          <w:t xml:space="preserve">, their function, but also their use in more complex </w:t>
        </w:r>
      </w:ins>
      <w:ins w:id="2619" w:author="Arthur Parmentier" w:date="2020-06-08T00:51:00Z">
        <w:r w:rsidR="00944734">
          <w:t xml:space="preserve">syntactic </w:t>
        </w:r>
      </w:ins>
      <w:ins w:id="2620" w:author="Arthur Parmentier" w:date="2020-06-08T00:20:00Z">
        <w:r w:rsidR="00C9469B">
          <w:t>structures</w:t>
        </w:r>
      </w:ins>
      <w:ins w:id="2621" w:author="Arthur Parmentier" w:date="2020-06-08T00:51:00Z">
        <w:r w:rsidR="00944734">
          <w:t>.</w:t>
        </w:r>
      </w:ins>
    </w:p>
    <w:p w:rsidR="00752860" w:rsidRPr="007C437A" w:rsidRDefault="00C87BEA" w:rsidP="00752860">
      <w:pPr>
        <w:pStyle w:val="Paragraphedeliste"/>
        <w:numPr>
          <w:ilvl w:val="0"/>
          <w:numId w:val="11"/>
        </w:numPr>
        <w:rPr>
          <w:ins w:id="2622" w:author="Arthur Parmentier" w:date="2020-06-06T18:04:00Z"/>
        </w:rPr>
      </w:pPr>
      <w:ins w:id="2623" w:author="Arthur Parmentier" w:date="2020-06-05T18:29:00Z">
        <w:r w:rsidRPr="007C437A">
          <w:lastRenderedPageBreak/>
          <w:t xml:space="preserve">Finally, I think that </w:t>
        </w:r>
      </w:ins>
      <w:ins w:id="2624" w:author="Arthur Parmentier" w:date="2020-06-08T00:25:00Z">
        <w:r w:rsidR="00D15FB4">
          <w:t xml:space="preserve">his </w:t>
        </w:r>
      </w:ins>
      <w:ins w:id="2625" w:author="Arthur Parmentier" w:date="2020-06-05T18:29:00Z">
        <w:r w:rsidRPr="007C437A">
          <w:t xml:space="preserve">description suffers from the </w:t>
        </w:r>
      </w:ins>
      <w:ins w:id="2626" w:author="Arthur Parmentier" w:date="2020-06-08T00:25:00Z">
        <w:r w:rsidR="00D15FB4">
          <w:t>velocity</w:t>
        </w:r>
      </w:ins>
      <w:ins w:id="2627" w:author="Arthur Parmentier" w:date="2020-06-05T18:29:00Z">
        <w:r w:rsidRPr="007C437A">
          <w:t xml:space="preserve"> at which the language has evolved from</w:t>
        </w:r>
      </w:ins>
      <w:ins w:id="2628" w:author="Arthur Parmentier" w:date="2020-06-08T00:25:00Z">
        <w:r w:rsidR="00EE0694">
          <w:t xml:space="preserve"> its most</w:t>
        </w:r>
      </w:ins>
      <w:ins w:id="2629" w:author="Arthur Parmentier" w:date="2020-06-05T18:29:00Z">
        <w:r w:rsidRPr="007C437A">
          <w:t xml:space="preserve"> basic elements to complex uses and rul</w:t>
        </w:r>
      </w:ins>
      <w:ins w:id="2630" w:author="Arthur Parmentier" w:date="2020-06-05T18:30:00Z">
        <w:r w:rsidRPr="007C437A">
          <w:t>es</w:t>
        </w:r>
      </w:ins>
      <w:ins w:id="2631" w:author="Arthur Parmentier" w:date="2020-06-08T00:30:00Z">
        <w:r w:rsidR="00AB5E12">
          <w:t>, leading to describe its structure both in artistic and linguis</w:t>
        </w:r>
      </w:ins>
      <w:ins w:id="2632" w:author="Arthur Parmentier" w:date="2020-06-08T00:31:00Z">
        <w:r w:rsidR="00AB5E12">
          <w:t>tic terms and principles</w:t>
        </w:r>
      </w:ins>
      <w:ins w:id="2633" w:author="Arthur Parmentier" w:date="2020-06-05T18:30:00Z">
        <w:r w:rsidRPr="007C437A">
          <w:t>. This description might have been proposed at a time at which it made sense to think in those</w:t>
        </w:r>
      </w:ins>
      <w:ins w:id="2634" w:author="Arthur Parmentier" w:date="2020-06-08T00:26:00Z">
        <w:r w:rsidR="00EE0694">
          <w:t xml:space="preserve"> simple</w:t>
        </w:r>
      </w:ins>
      <w:ins w:id="2635" w:author="Arthur Parmentier" w:date="2020-06-05T18:30:00Z">
        <w:r w:rsidRPr="007C437A">
          <w:t xml:space="preserve"> terms, while </w:t>
        </w:r>
      </w:ins>
      <w:ins w:id="2636" w:author="Arthur Parmentier" w:date="2020-06-08T00:26:00Z">
        <w:r w:rsidR="00EE0694">
          <w:t xml:space="preserve">it was sufficient to introduce only superficial elements of syntax </w:t>
        </w:r>
      </w:ins>
      <w:ins w:id="2637" w:author="Arthur Parmentier" w:date="2020-06-08T00:27:00Z">
        <w:r w:rsidR="00EE0694">
          <w:t>as the performers would internalize in practice many of the implicit complexity of the language.</w:t>
        </w:r>
      </w:ins>
    </w:p>
    <w:p w:rsidR="00C51F09" w:rsidRPr="007C437A" w:rsidRDefault="00C51F09">
      <w:pPr>
        <w:rPr>
          <w:ins w:id="2638" w:author="Arthur Parmentier" w:date="2020-06-05T18:31:00Z"/>
        </w:rPr>
        <w:pPrChange w:id="2639" w:author="Arthur Parmentier" w:date="2020-06-06T18:04:00Z">
          <w:pPr>
            <w:pStyle w:val="Paragraphedeliste"/>
            <w:numPr>
              <w:numId w:val="11"/>
            </w:numPr>
            <w:ind w:hanging="360"/>
          </w:pPr>
        </w:pPrChange>
      </w:pPr>
      <w:ins w:id="2640" w:author="Arthur Parmentier" w:date="2020-06-06T18:04:00Z">
        <w:r w:rsidRPr="007C437A">
          <w:t xml:space="preserve">The description of </w:t>
        </w:r>
      </w:ins>
      <w:ins w:id="2641" w:author="Arthur Parmentier" w:date="2020-06-06T18:05:00Z">
        <w:r w:rsidRPr="007C437A">
          <w:t>the</w:t>
        </w:r>
      </w:ins>
      <w:ins w:id="2642" w:author="Arthur Parmentier" w:date="2020-06-06T18:04:00Z">
        <w:r w:rsidRPr="007C437A">
          <w:t xml:space="preserve"> whole syntax </w:t>
        </w:r>
      </w:ins>
      <w:ins w:id="2643" w:author="Arthur Parmentier" w:date="2020-06-06T18:05:00Z">
        <w:r w:rsidRPr="007C437A">
          <w:t xml:space="preserve">of SP </w:t>
        </w:r>
      </w:ins>
      <w:ins w:id="2644" w:author="Arthur Parmentier" w:date="2020-06-06T18:04:00Z">
        <w:r w:rsidRPr="007C437A">
          <w:t>would be the subject of a whole book and</w:t>
        </w:r>
      </w:ins>
      <w:ins w:id="2645" w:author="Arthur Parmentier" w:date="2020-06-08T00:51:00Z">
        <w:r w:rsidR="005539BB">
          <w:t xml:space="preserve"> out</w:t>
        </w:r>
      </w:ins>
      <w:ins w:id="2646" w:author="Arthur Parmentier" w:date="2020-06-08T00:52:00Z">
        <w:r w:rsidR="005539BB">
          <w:t xml:space="preserve"> of my field of expertise</w:t>
        </w:r>
      </w:ins>
      <w:ins w:id="2647" w:author="Arthur Parmentier" w:date="2020-06-06T18:04:00Z">
        <w:r w:rsidRPr="007C437A">
          <w:t xml:space="preserve">. </w:t>
        </w:r>
      </w:ins>
      <w:ins w:id="2648" w:author="Arthur Parmentier" w:date="2020-06-08T00:52:00Z">
        <w:r w:rsidR="0083330E">
          <w:br/>
        </w:r>
      </w:ins>
      <w:ins w:id="2649" w:author="Arthur Parmentier" w:date="2020-06-06T18:04:00Z">
        <w:r w:rsidRPr="007C437A">
          <w:t xml:space="preserve">However, I will </w:t>
        </w:r>
      </w:ins>
      <w:ins w:id="2650" w:author="Arthur Parmentier" w:date="2020-06-08T00:53:00Z">
        <w:r w:rsidR="0083330E">
          <w:t>underline</w:t>
        </w:r>
      </w:ins>
      <w:ins w:id="2651" w:author="Arthur Parmentier" w:date="2020-06-06T18:04:00Z">
        <w:r w:rsidRPr="007C437A">
          <w:t xml:space="preserve"> some of its basic elements </w:t>
        </w:r>
      </w:ins>
      <w:ins w:id="2652" w:author="Arthur Parmentier" w:date="2020-06-08T00:52:00Z">
        <w:r w:rsidR="0083330E">
          <w:t xml:space="preserve">that will be relevant to my technical proposition of a recognition tool and </w:t>
        </w:r>
      </w:ins>
      <w:ins w:id="2653" w:author="Arthur Parmentier" w:date="2020-06-08T00:53:00Z">
        <w:r w:rsidR="0083330E">
          <w:t>propose a view on its mechanisms at several levels.</w:t>
        </w:r>
      </w:ins>
    </w:p>
    <w:p w:rsidR="00EB42AE" w:rsidRPr="007C437A" w:rsidRDefault="00EB42AE">
      <w:pPr>
        <w:pStyle w:val="Titre4"/>
        <w:rPr>
          <w:ins w:id="2654" w:author="Arthur Parmentier" w:date="2020-06-05T19:00:00Z"/>
          <w:rPrChange w:id="2655" w:author="Arthur Parmentier" w:date="2020-06-07T15:27:00Z">
            <w:rPr>
              <w:ins w:id="2656" w:author="Arthur Parmentier" w:date="2020-06-05T19:00:00Z"/>
            </w:rPr>
          </w:rPrChange>
        </w:rPr>
        <w:pPrChange w:id="2657" w:author="Arthur Parmentier" w:date="2020-06-06T20:39:00Z">
          <w:pPr>
            <w:pStyle w:val="Titre5"/>
          </w:pPr>
        </w:pPrChange>
      </w:pPr>
      <w:ins w:id="2658" w:author="Arthur Parmentier" w:date="2020-06-05T19:00:00Z">
        <w:r w:rsidRPr="007C437A">
          <w:rPr>
            <w:rPrChange w:id="2659" w:author="Arthur Parmentier" w:date="2020-06-07T15:27:00Z">
              <w:rPr/>
            </w:rPrChange>
          </w:rPr>
          <w:t xml:space="preserve">A closer look </w:t>
        </w:r>
      </w:ins>
      <w:ins w:id="2660" w:author="Arthur Parmentier" w:date="2020-06-05T19:20:00Z">
        <w:r w:rsidR="000E299B" w:rsidRPr="007C437A">
          <w:rPr>
            <w:rPrChange w:id="2661" w:author="Arthur Parmentier" w:date="2020-06-07T15:27:00Z">
              <w:rPr/>
            </w:rPrChange>
          </w:rPr>
          <w:t>at</w:t>
        </w:r>
      </w:ins>
      <w:ins w:id="2662" w:author="Arthur Parmentier" w:date="2020-06-05T19:00:00Z">
        <w:r w:rsidRPr="007C437A">
          <w:rPr>
            <w:rPrChange w:id="2663" w:author="Arthur Parmentier" w:date="2020-06-07T15:27:00Z">
              <w:rPr/>
            </w:rPrChange>
          </w:rPr>
          <w:t xml:space="preserve"> SP syntax</w:t>
        </w:r>
      </w:ins>
    </w:p>
    <w:p w:rsidR="00DC1017" w:rsidRPr="007C437A" w:rsidRDefault="00EB42AE" w:rsidP="00EB42AE">
      <w:pPr>
        <w:rPr>
          <w:ins w:id="2664" w:author="Arthur Parmentier" w:date="2020-06-05T19:20:00Z"/>
        </w:rPr>
      </w:pPr>
      <w:ins w:id="2665" w:author="Arthur Parmentier" w:date="2020-06-05T19:01:00Z">
        <w:r w:rsidRPr="007C437A">
          <w:t xml:space="preserve">In this part, I will </w:t>
        </w:r>
      </w:ins>
      <w:ins w:id="2666" w:author="Arthur Parmentier" w:date="2020-06-05T19:02:00Z">
        <w:r w:rsidRPr="007C437A">
          <w:t>step back from the historical description of the SP syntax to cover its structure in its contemporary form</w:t>
        </w:r>
      </w:ins>
      <w:ins w:id="2667" w:author="Arthur Parmentier" w:date="2020-06-05T19:03:00Z">
        <w:r w:rsidRPr="007C437A">
          <w:t>s and</w:t>
        </w:r>
      </w:ins>
      <w:ins w:id="2668" w:author="Arthur Parmentier" w:date="2020-06-05T21:03:00Z">
        <w:r w:rsidR="007E76C0" w:rsidRPr="007C437A">
          <w:t xml:space="preserve"> try</w:t>
        </w:r>
      </w:ins>
      <w:ins w:id="2669" w:author="Arthur Parmentier" w:date="2020-06-06T12:46:00Z">
        <w:r w:rsidR="00551BBF" w:rsidRPr="007C437A">
          <w:t xml:space="preserve"> to</w:t>
        </w:r>
      </w:ins>
      <w:ins w:id="2670" w:author="Arthur Parmentier" w:date="2020-06-05T19:03:00Z">
        <w:r w:rsidRPr="007C437A">
          <w:t xml:space="preserve"> provide a wider view</w:t>
        </w:r>
      </w:ins>
      <w:ins w:id="2671" w:author="Arthur Parmentier" w:date="2020-06-05T19:30:00Z">
        <w:r w:rsidR="00706ADC" w:rsidRPr="007C437A">
          <w:t xml:space="preserve"> of its components</w:t>
        </w:r>
      </w:ins>
      <w:ins w:id="2672" w:author="Arthur Parmentier" w:date="2020-06-06T20:40:00Z">
        <w:r w:rsidR="005E6896" w:rsidRPr="007C437A">
          <w:t xml:space="preserve"> </w:t>
        </w:r>
        <w:r w:rsidR="006A6B19" w:rsidRPr="007C437A">
          <w:t>including my own observations and</w:t>
        </w:r>
      </w:ins>
      <w:ins w:id="2673" w:author="Arthur Parmentier" w:date="2020-06-06T20:41:00Z">
        <w:r w:rsidR="006A6B19" w:rsidRPr="007C437A">
          <w:t xml:space="preserve"> interpretations.</w:t>
        </w:r>
      </w:ins>
    </w:p>
    <w:p w:rsidR="000E299B" w:rsidRPr="007C437A" w:rsidRDefault="000E299B">
      <w:pPr>
        <w:pStyle w:val="Titre5"/>
        <w:rPr>
          <w:ins w:id="2674" w:author="Arthur Parmentier" w:date="2020-06-05T20:54:00Z"/>
          <w:rPrChange w:id="2675" w:author="Arthur Parmentier" w:date="2020-06-07T15:27:00Z">
            <w:rPr>
              <w:ins w:id="2676" w:author="Arthur Parmentier" w:date="2020-06-05T20:54:00Z"/>
            </w:rPr>
          </w:rPrChange>
        </w:rPr>
        <w:pPrChange w:id="2677" w:author="Arthur Parmentier" w:date="2020-06-06T20:39:00Z">
          <w:pPr>
            <w:pStyle w:val="Titre6"/>
          </w:pPr>
        </w:pPrChange>
      </w:pPr>
      <w:ins w:id="2678" w:author="Arthur Parmentier" w:date="2020-06-05T19:20:00Z">
        <w:r w:rsidRPr="007C437A">
          <w:rPr>
            <w:rPrChange w:id="2679" w:author="Arthur Parmentier" w:date="2020-06-07T15:27:00Z">
              <w:rPr>
                <w:b w:val="0"/>
              </w:rPr>
            </w:rPrChange>
          </w:rPr>
          <w:t>The big picture</w:t>
        </w:r>
      </w:ins>
    </w:p>
    <w:p w:rsidR="001C2AA6" w:rsidRPr="007C437A" w:rsidRDefault="007E76C0">
      <w:pPr>
        <w:keepNext/>
        <w:rPr>
          <w:ins w:id="2680" w:author="Arthur Parmentier" w:date="2020-06-05T21:05:00Z"/>
        </w:rPr>
        <w:pPrChange w:id="2681" w:author="Arthur Parmentier" w:date="2020-06-05T21:05:00Z">
          <w:pPr/>
        </w:pPrChange>
      </w:pPr>
      <w:ins w:id="2682" w:author="Arthur Parmentier" w:date="2020-06-05T20:54:00Z">
        <w:r w:rsidRPr="007C437A">
          <w:rPr>
            <w:noProof/>
            <w:rPrChange w:id="2683"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1C2AA6">
      <w:pPr>
        <w:pStyle w:val="Lgende"/>
        <w:rPr>
          <w:ins w:id="2684" w:author="Arthur Parmentier" w:date="2020-06-05T21:09:00Z"/>
        </w:rPr>
      </w:pPr>
      <w:bookmarkStart w:id="2685" w:name="_Ref42283886"/>
      <w:bookmarkStart w:id="2686" w:name="_Ref42283881"/>
      <w:ins w:id="2687" w:author="Arthur Parmentier" w:date="2020-06-05T21:05:00Z">
        <w:r w:rsidRPr="007C437A">
          <w:t xml:space="preserve">Figure </w:t>
        </w:r>
        <w:r w:rsidRPr="007C437A">
          <w:rPr>
            <w:rPrChange w:id="2688" w:author="Arthur Parmentier" w:date="2020-06-07T15:27:00Z">
              <w:rPr/>
            </w:rPrChange>
          </w:rPr>
          <w:fldChar w:fldCharType="begin"/>
        </w:r>
        <w:r w:rsidRPr="007C437A">
          <w:instrText xml:space="preserve"> SEQ Figure \* ARABIC </w:instrText>
        </w:r>
      </w:ins>
      <w:r w:rsidRPr="007C437A">
        <w:rPr>
          <w:rPrChange w:id="2689" w:author="Arthur Parmentier" w:date="2020-06-07T15:27:00Z">
            <w:rPr/>
          </w:rPrChange>
        </w:rPr>
        <w:fldChar w:fldCharType="separate"/>
      </w:r>
      <w:ins w:id="2690" w:author="Arthur Parmentier" w:date="2020-06-05T21:05:00Z">
        <w:r w:rsidRPr="007C437A">
          <w:rPr>
            <w:rPrChange w:id="2691" w:author="Arthur Parmentier" w:date="2020-06-07T15:27:00Z">
              <w:rPr>
                <w:noProof/>
              </w:rPr>
            </w:rPrChange>
          </w:rPr>
          <w:t>1</w:t>
        </w:r>
        <w:r w:rsidRPr="007C437A">
          <w:rPr>
            <w:rPrChange w:id="2692" w:author="Arthur Parmentier" w:date="2020-06-07T15:27:00Z">
              <w:rPr/>
            </w:rPrChange>
          </w:rPr>
          <w:fldChar w:fldCharType="end"/>
        </w:r>
        <w:bookmarkEnd w:id="2685"/>
        <w:r w:rsidRPr="007C437A">
          <w:t xml:space="preserve"> Representations of the modes, their "enter"-"escape" dynamic with respect to the "Default mode" and the </w:t>
        </w:r>
      </w:ins>
      <w:ins w:id="2693" w:author="Arthur Parmentier" w:date="2020-06-05T21:06:00Z">
        <w:r w:rsidR="00B964BD" w:rsidRPr="007C437A">
          <w:t>correlation of</w:t>
        </w:r>
      </w:ins>
      <w:ins w:id="2694" w:author="Arthur Parmentier" w:date="2020-06-05T21:05:00Z">
        <w:r w:rsidRPr="007C437A">
          <w:t xml:space="preserve"> the ambiguity bet</w:t>
        </w:r>
      </w:ins>
      <w:ins w:id="2695" w:author="Arthur Parmentier" w:date="2020-06-05T21:06:00Z">
        <w:r w:rsidR="003E12E8" w:rsidRPr="007C437A">
          <w:t>ween</w:t>
        </w:r>
      </w:ins>
      <w:ins w:id="2696" w:author="Arthur Parmentier" w:date="2020-06-05T21:05:00Z">
        <w:r w:rsidRPr="007C437A">
          <w:t xml:space="preserve"> two modes and their respective sig</w:t>
        </w:r>
      </w:ins>
      <w:ins w:id="2697" w:author="Arthur Parmentier" w:date="2020-06-06T12:20:00Z">
        <w:r w:rsidR="00A440D0" w:rsidRPr="007C437A">
          <w:t xml:space="preserve">n/gestures </w:t>
        </w:r>
      </w:ins>
      <w:ins w:id="2698" w:author="Arthur Parmentier" w:date="2020-06-05T21:05:00Z">
        <w:r w:rsidRPr="007C437A">
          <w:t>corpus</w:t>
        </w:r>
      </w:ins>
      <w:bookmarkEnd w:id="2686"/>
      <w:ins w:id="2699" w:author="Arthur Parmentier" w:date="2020-06-06T12:20:00Z">
        <w:r w:rsidR="00A440D0" w:rsidRPr="007C437A">
          <w:t xml:space="preserve">: the “enter” and “escape” signs are used to disambiguate the interpretation of </w:t>
        </w:r>
      </w:ins>
      <w:ins w:id="2700" w:author="Arthur Parmentier" w:date="2020-06-06T12:21:00Z">
        <w:r w:rsidR="00A440D0" w:rsidRPr="007C437A">
          <w:t>gestures or sign common to two or more modes for the performer. In the non-ambiguous cases, we see that the “escape” signs disappear (</w:t>
        </w:r>
      </w:ins>
      <w:ins w:id="2701" w:author="Arthur Parmentier" w:date="2020-06-06T12:22:00Z">
        <w:r w:rsidR="00A440D0" w:rsidRPr="007C437A">
          <w:t>or is simply a “step outside the box”).</w:t>
        </w:r>
      </w:ins>
      <w:ins w:id="2702" w:author="Arthur Parmentier" w:date="2020-06-06T19:14:00Z">
        <w:r w:rsidR="00BD746C" w:rsidRPr="007C437A">
          <w:br/>
        </w:r>
        <w:r w:rsidR="00BD746C" w:rsidRPr="007C437A">
          <w:lastRenderedPageBreak/>
          <w:br/>
        </w:r>
      </w:ins>
      <w:ins w:id="2703" w:author="Arthur Parmentier" w:date="2020-06-06T12:22:00Z">
        <w:r w:rsidR="00A440D0" w:rsidRPr="007C437A">
          <w:t xml:space="preserve"> </w:t>
        </w:r>
        <w:r w:rsidR="00A440D0" w:rsidRPr="007C437A">
          <w:rPr>
            <w:vertAlign w:val="superscript"/>
          </w:rPr>
          <w:t>1</w:t>
        </w:r>
        <w:r w:rsidR="00A440D0" w:rsidRPr="007C437A">
          <w:t xml:space="preserve">Launch mode </w:t>
        </w:r>
      </w:ins>
      <w:ins w:id="2704" w:author="Arthur Parmentier" w:date="2020-06-06T12:23:00Z">
        <w:r w:rsidR="00A440D0" w:rsidRPr="007C437A">
          <w:t xml:space="preserve">is ambiguous because some signs must be interpreted as in </w:t>
        </w:r>
        <w:proofErr w:type="spellStart"/>
        <w:r w:rsidR="00A440D0" w:rsidRPr="007C437A">
          <w:t>shapeline</w:t>
        </w:r>
        <w:proofErr w:type="spellEnd"/>
        <w:r w:rsidR="00A440D0" w:rsidRPr="007C437A">
          <w:t xml:space="preserve"> (Identifiers for instance). However, </w:t>
        </w:r>
      </w:ins>
      <w:ins w:id="2705" w:author="Arthur Parmentier" w:date="2020-06-06T12:24:00Z">
        <w:r w:rsidR="00A440D0" w:rsidRPr="007C437A">
          <w:t>it is not ambiguous for contents and modifiers, which can simply be performed immediately when the soundpainter “steps into the box”.</w:t>
        </w:r>
      </w:ins>
      <w:ins w:id="2706" w:author="Arthur Parmentier" w:date="2020-06-06T12:25:00Z">
        <w:r w:rsidR="00A440D0" w:rsidRPr="007C437A">
          <w:t xml:space="preserve"> For that reason, </w:t>
        </w:r>
      </w:ins>
      <w:ins w:id="2707" w:author="Arthur Parmentier" w:date="2020-06-06T12:46:00Z">
        <w:r w:rsidR="0071562A" w:rsidRPr="007C437A">
          <w:t>their</w:t>
        </w:r>
      </w:ins>
      <w:ins w:id="2708" w:author="Arthur Parmentier" w:date="2020-06-06T12:25:00Z">
        <w:r w:rsidR="00A440D0" w:rsidRPr="007C437A">
          <w:t xml:space="preserve"> enter and exit signs are not always performed when there is no ambiguity. It is also possible that </w:t>
        </w:r>
      </w:ins>
      <w:ins w:id="2709" w:author="Arthur Parmentier" w:date="2020-06-06T12:26:00Z">
        <w:r w:rsidR="00A440D0" w:rsidRPr="007C437A">
          <w:t>one particular mode is used by convention</w:t>
        </w:r>
      </w:ins>
      <w:ins w:id="2710" w:author="Arthur Parmentier" w:date="2020-06-06T12:46:00Z">
        <w:r w:rsidR="00FB620E" w:rsidRPr="007C437A">
          <w:t xml:space="preserve"> </w:t>
        </w:r>
      </w:ins>
      <w:ins w:id="2711" w:author="Arthur Parmentier" w:date="2020-06-06T12:47:00Z">
        <w:r w:rsidR="004D7731" w:rsidRPr="007C437A">
          <w:t xml:space="preserve">(by default) </w:t>
        </w:r>
      </w:ins>
      <w:ins w:id="2712" w:author="Arthur Parmentier" w:date="2020-06-06T12:46:00Z">
        <w:r w:rsidR="00FB620E" w:rsidRPr="007C437A">
          <w:t xml:space="preserve">instead of the </w:t>
        </w:r>
      </w:ins>
      <w:ins w:id="2713" w:author="Arthur Parmentier" w:date="2020-06-06T12:47:00Z">
        <w:r w:rsidR="005C65F5" w:rsidRPr="007C437A">
          <w:t>“</w:t>
        </w:r>
      </w:ins>
      <w:ins w:id="2714" w:author="Arthur Parmentier" w:date="2020-06-06T12:46:00Z">
        <w:r w:rsidR="00FB620E" w:rsidRPr="007C437A">
          <w:t>default mode</w:t>
        </w:r>
      </w:ins>
      <w:ins w:id="2715" w:author="Arthur Parmentier" w:date="2020-06-06T12:47:00Z">
        <w:r w:rsidR="005C65F5" w:rsidRPr="007C437A">
          <w:t>”</w:t>
        </w:r>
      </w:ins>
      <w:ins w:id="2716" w:author="Arthur Parmentier" w:date="2020-06-06T12:20:00Z">
        <w:r w:rsidR="00A440D0" w:rsidRPr="007C437A">
          <w:t xml:space="preserve"> </w:t>
        </w:r>
      </w:ins>
      <w:ins w:id="2717" w:author="Arthur Parmentier" w:date="2020-06-06T12:26:00Z">
        <w:r w:rsidR="00A440D0" w:rsidRPr="007C437A">
          <w:t xml:space="preserve">(for instance, it is often the case that dancer </w:t>
        </w:r>
      </w:ins>
      <w:ins w:id="2718" w:author="Arthur Parmentier" w:date="2020-06-06T12:46:00Z">
        <w:r w:rsidR="0071562A" w:rsidRPr="007C437A">
          <w:t>interprets</w:t>
        </w:r>
      </w:ins>
      <w:ins w:id="2719" w:author="Arthur Parmentier" w:date="2020-06-06T12:26:00Z">
        <w:r w:rsidR="00A440D0" w:rsidRPr="007C437A">
          <w:t xml:space="preserve"> signs and gestures in launch mode during p</w:t>
        </w:r>
      </w:ins>
      <w:ins w:id="2720" w:author="Arthur Parmentier" w:date="2020-06-06T12:27:00Z">
        <w:r w:rsidR="00A440D0" w:rsidRPr="007C437A">
          <w:t>erformance by default), in which case the enter and escape sign may not be used either.</w:t>
        </w:r>
      </w:ins>
    </w:p>
    <w:p w:rsidR="0077353F" w:rsidRPr="007C437A" w:rsidRDefault="00122D9C" w:rsidP="00122D9C">
      <w:pPr>
        <w:rPr>
          <w:ins w:id="2721" w:author="Arthur Parmentier" w:date="2020-06-06T19:24:00Z"/>
        </w:rPr>
      </w:pPr>
      <w:ins w:id="2722" w:author="Arthur Parmentier" w:date="2020-06-05T21:09:00Z">
        <w:r w:rsidRPr="007C437A">
          <w:t>Let’s start with the big picture.</w:t>
        </w:r>
      </w:ins>
      <w:ins w:id="2723" w:author="Arthur Parmentier" w:date="2020-06-05T21:26:00Z">
        <w:r w:rsidR="00274337" w:rsidRPr="007C437A">
          <w:br/>
        </w:r>
      </w:ins>
      <w:ins w:id="2724" w:author="Arthur Parmentier" w:date="2020-06-05T21:16:00Z">
        <w:r w:rsidRPr="007C437A">
          <w:t xml:space="preserve">Imagine a language that has an alphabet (a set of signs) and several </w:t>
        </w:r>
      </w:ins>
      <w:ins w:id="2725" w:author="Arthur Parmentier" w:date="2020-06-05T21:18:00Z">
        <w:r w:rsidRPr="007C437A">
          <w:t>syntaxes</w:t>
        </w:r>
      </w:ins>
      <w:ins w:id="2726" w:author="Arthur Parmentier" w:date="2020-06-05T21:16:00Z">
        <w:r w:rsidRPr="007C437A">
          <w:t xml:space="preserve"> that </w:t>
        </w:r>
      </w:ins>
      <w:ins w:id="2727" w:author="Arthur Parmentier" w:date="2020-06-05T21:17:00Z">
        <w:r w:rsidRPr="007C437A">
          <w:t xml:space="preserve">all speakers know and can use whenever they think that one is more appropriate than </w:t>
        </w:r>
      </w:ins>
      <w:ins w:id="2728" w:author="Arthur Parmentier" w:date="2020-06-05T21:18:00Z">
        <w:r w:rsidRPr="007C437A">
          <w:t xml:space="preserve">the </w:t>
        </w:r>
      </w:ins>
      <w:ins w:id="2729" w:author="Arthur Parmentier" w:date="2020-06-05T21:17:00Z">
        <w:r w:rsidRPr="007C437A">
          <w:t xml:space="preserve">others. Let’s call these </w:t>
        </w:r>
      </w:ins>
      <w:ins w:id="2730" w:author="Arthur Parmentier" w:date="2020-06-05T21:18:00Z">
        <w:r w:rsidRPr="007C437A">
          <w:t>syntaxes</w:t>
        </w:r>
      </w:ins>
      <w:ins w:id="2731" w:author="Arthur Parmentier" w:date="2020-06-05T21:17:00Z">
        <w:r w:rsidRPr="007C437A">
          <w:t xml:space="preserve"> “modes”.</w:t>
        </w:r>
      </w:ins>
      <w:ins w:id="2732" w:author="Arthur Parmentier" w:date="2020-06-05T21:19:00Z">
        <w:r w:rsidRPr="007C437A">
          <w:t xml:space="preserve"> SP is such a language. </w:t>
        </w:r>
        <w:r w:rsidR="004C1058" w:rsidRPr="007C437A">
          <w:t xml:space="preserve">We have seen that SP has an alphabet and how it is created. </w:t>
        </w:r>
      </w:ins>
      <w:ins w:id="2733" w:author="Arthur Parmentier" w:date="2020-06-05T21:20:00Z">
        <w:r w:rsidR="004C1058" w:rsidRPr="007C437A">
          <w:t xml:space="preserve">We have also seen that modes are said by Walter Thompson to “embody </w:t>
        </w:r>
      </w:ins>
      <w:ins w:id="2734" w:author="Arthur Parmentier" w:date="2020-06-05T21:21:00Z">
        <w:r w:rsidR="004C1058" w:rsidRPr="007C437A">
          <w:t xml:space="preserve">specific performance parameters”, even though </w:t>
        </w:r>
      </w:ins>
      <w:ins w:id="2735" w:author="Arthur Parmentier" w:date="2020-06-06T19:15:00Z">
        <w:r w:rsidR="003C4D17" w:rsidRPr="007C437A">
          <w:t>they are at this point</w:t>
        </w:r>
      </w:ins>
      <w:ins w:id="2736" w:author="Arthur Parmentier" w:date="2020-06-05T21:21:00Z">
        <w:r w:rsidR="004C1058" w:rsidRPr="007C437A">
          <w:t xml:space="preserve"> probably not usual Content gestures. </w:t>
        </w:r>
      </w:ins>
      <w:ins w:id="2737" w:author="Arthur Parmentier" w:date="2020-06-06T19:15:00Z">
        <w:r w:rsidR="00163AE7" w:rsidRPr="007C437A">
          <w:br/>
        </w:r>
      </w:ins>
      <w:ins w:id="2738" w:author="Arthur Parmentier" w:date="2020-06-05T21:22:00Z">
        <w:r w:rsidR="004C1058" w:rsidRPr="007C437A">
          <w:t xml:space="preserve">My proposition is to understand modes as several </w:t>
        </w:r>
      </w:ins>
      <w:ins w:id="2739" w:author="Arthur Parmentier" w:date="2020-06-06T13:06:00Z">
        <w:r w:rsidR="00DD01C7" w:rsidRPr="007C437A">
          <w:t>syntactic</w:t>
        </w:r>
      </w:ins>
      <w:ins w:id="2740" w:author="Arthur Parmentier" w:date="2020-06-05T21:23:00Z">
        <w:r w:rsidR="004C1058" w:rsidRPr="007C437A">
          <w:t xml:space="preserve"> and semantic</w:t>
        </w:r>
        <w:r w:rsidR="004C1058" w:rsidRPr="007C437A">
          <w:rPr>
            <w:rStyle w:val="Appelnotedebasdep"/>
          </w:rPr>
          <w:footnoteReference w:id="36"/>
        </w:r>
      </w:ins>
      <w:ins w:id="2748" w:author="Arthur Parmentier" w:date="2020-06-05T21:22:00Z">
        <w:r w:rsidR="004C1058" w:rsidRPr="007C437A">
          <w:t xml:space="preserve"> modules that the soundpainter can use during the performan</w:t>
        </w:r>
      </w:ins>
      <w:ins w:id="2749" w:author="Arthur Parmentier" w:date="2020-06-05T21:23:00Z">
        <w:r w:rsidR="004C1058" w:rsidRPr="007C437A">
          <w:t>ce</w:t>
        </w:r>
      </w:ins>
      <w:ins w:id="2750" w:author="Arthur Parmentier" w:date="2020-06-05T21:25:00Z">
        <w:r w:rsidR="002E7599" w:rsidRPr="007C437A">
          <w:t>, i.</w:t>
        </w:r>
      </w:ins>
      <w:ins w:id="2751" w:author="Arthur Parmentier" w:date="2020-06-05T21:26:00Z">
        <w:r w:rsidR="002E7599" w:rsidRPr="007C437A">
          <w:t xml:space="preserve">e. the specific performance parameters that Walter Thompson speaks about are their </w:t>
        </w:r>
      </w:ins>
      <w:ins w:id="2752" w:author="Arthur Parmentier" w:date="2020-06-06T13:06:00Z">
        <w:r w:rsidR="00DD01C7" w:rsidRPr="007C437A">
          <w:t>syntactic</w:t>
        </w:r>
      </w:ins>
      <w:ins w:id="2753" w:author="Arthur Parmentier" w:date="2020-06-05T21:26:00Z">
        <w:r w:rsidR="002E7599" w:rsidRPr="007C437A">
          <w:t xml:space="preserve"> (and semantic) </w:t>
        </w:r>
        <w:r w:rsidR="00274337" w:rsidRPr="007C437A">
          <w:t>components</w:t>
        </w:r>
        <w:r w:rsidR="002E7599" w:rsidRPr="007C437A">
          <w:t>.</w:t>
        </w:r>
      </w:ins>
      <w:ins w:id="2754" w:author="Arthur Parmentier" w:date="2020-06-05T21:27:00Z">
        <w:r w:rsidR="00274337" w:rsidRPr="007C437A">
          <w:br/>
          <w:t>One may say that such two different modules, because they have different syntaxes,</w:t>
        </w:r>
      </w:ins>
      <w:ins w:id="2755" w:author="Arthur Parmentier" w:date="2020-06-05T21:28:00Z">
        <w:r w:rsidR="00274337" w:rsidRPr="007C437A">
          <w:t xml:space="preserve"> are </w:t>
        </w:r>
      </w:ins>
      <w:ins w:id="2756" w:author="Arthur Parmentier" w:date="2020-06-06T19:16:00Z">
        <w:r w:rsidR="00C66F72" w:rsidRPr="007C437A">
          <w:t xml:space="preserve">therefore </w:t>
        </w:r>
      </w:ins>
      <w:ins w:id="2757" w:author="Arthur Parmentier" w:date="2020-06-05T21:28:00Z">
        <w:r w:rsidR="00274337" w:rsidRPr="007C437A">
          <w:t xml:space="preserve">two different languages </w:t>
        </w:r>
      </w:ins>
      <w:ins w:id="2758" w:author="Arthur Parmentier" w:date="2020-06-06T19:17:00Z">
        <w:r w:rsidR="00BB7AB5" w:rsidRPr="007C437A">
          <w:t>and wonder how they could</w:t>
        </w:r>
        <w:r w:rsidR="00983480" w:rsidRPr="007C437A">
          <w:t xml:space="preserve"> form</w:t>
        </w:r>
      </w:ins>
      <w:ins w:id="2759" w:author="Arthur Parmentier" w:date="2020-06-05T21:28:00Z">
        <w:r w:rsidR="00274337" w:rsidRPr="007C437A">
          <w:t xml:space="preserve"> a single language that we call SP. </w:t>
        </w:r>
      </w:ins>
      <w:ins w:id="2760" w:author="Arthur Parmentier" w:date="2020-06-06T19:17:00Z">
        <w:r w:rsidR="00A70873" w:rsidRPr="007C437A">
          <w:t>T</w:t>
        </w:r>
      </w:ins>
      <w:ins w:id="2761" w:author="Arthur Parmentier" w:date="2020-06-05T21:29:00Z">
        <w:r w:rsidR="00274337" w:rsidRPr="007C437A">
          <w:t xml:space="preserve">o understand how they </w:t>
        </w:r>
      </w:ins>
      <w:ins w:id="2762" w:author="Arthur Parmentier" w:date="2020-06-06T19:18:00Z">
        <w:r w:rsidR="006B144E" w:rsidRPr="007C437A">
          <w:t>relate to</w:t>
        </w:r>
      </w:ins>
      <w:ins w:id="2763" w:author="Arthur Parmentier" w:date="2020-06-05T21:29:00Z">
        <w:r w:rsidR="00274337" w:rsidRPr="007C437A">
          <w:t xml:space="preserve"> each other and labeled under “SP”, let’s take a look at the </w:t>
        </w:r>
      </w:ins>
      <w:ins w:id="2764" w:author="Arthur Parmentier" w:date="2020-06-06T19:17:00Z">
        <w:r w:rsidR="0015677B" w:rsidRPr="007C437A">
          <w:t xml:space="preserve">alphabetical level (their set of possible </w:t>
        </w:r>
      </w:ins>
      <w:ins w:id="2765" w:author="Arthur Parmentier" w:date="2020-06-06T19:18:00Z">
        <w:r w:rsidR="0015677B" w:rsidRPr="007C437A">
          <w:t xml:space="preserve">signs) </w:t>
        </w:r>
      </w:ins>
      <w:ins w:id="2766" w:author="Arthur Parmentier" w:date="2020-06-05T21:29:00Z">
        <w:r w:rsidR="00687A5C" w:rsidRPr="007C437A">
          <w:t>to understand their common features.</w:t>
        </w:r>
      </w:ins>
    </w:p>
    <w:p w:rsidR="00B437A4" w:rsidRPr="007C437A" w:rsidRDefault="00B437A4">
      <w:pPr>
        <w:pStyle w:val="Titre5"/>
        <w:rPr>
          <w:ins w:id="2767" w:author="Arthur Parmentier" w:date="2020-06-06T19:18:00Z"/>
          <w:rPrChange w:id="2768" w:author="Arthur Parmentier" w:date="2020-06-07T15:27:00Z">
            <w:rPr>
              <w:ins w:id="2769" w:author="Arthur Parmentier" w:date="2020-06-06T19:18:00Z"/>
            </w:rPr>
          </w:rPrChange>
        </w:rPr>
        <w:pPrChange w:id="2770" w:author="Arthur Parmentier" w:date="2020-06-06T20:39:00Z">
          <w:pPr/>
        </w:pPrChange>
      </w:pPr>
      <w:ins w:id="2771" w:author="Arthur Parmentier" w:date="2020-06-06T19:24:00Z">
        <w:r w:rsidRPr="007C437A">
          <w:rPr>
            <w:rPrChange w:id="2772" w:author="Arthur Parmentier" w:date="2020-06-07T15:27:00Z">
              <w:rPr/>
            </w:rPrChange>
          </w:rPr>
          <w:t>A shared alphabet for several syntaxes</w:t>
        </w:r>
      </w:ins>
    </w:p>
    <w:p w:rsidR="00122D9C" w:rsidRPr="007C437A" w:rsidRDefault="00122D9C" w:rsidP="00122D9C">
      <w:pPr>
        <w:rPr>
          <w:ins w:id="2773" w:author="Arthur Parmentier" w:date="2020-06-06T19:24:00Z"/>
        </w:rPr>
      </w:pPr>
      <w:ins w:id="2774" w:author="Arthur Parmentier" w:date="2020-06-05T21:09:00Z">
        <w:r w:rsidRPr="007C437A">
          <w:t xml:space="preserve">Imagine </w:t>
        </w:r>
      </w:ins>
      <w:ins w:id="2775" w:author="Arthur Parmentier" w:date="2020-06-05T21:10:00Z">
        <w:r w:rsidRPr="007C437A">
          <w:t>the dictionary of SP and visualize the abstract space of all signs in SP (bottom of</w:t>
        </w:r>
      </w:ins>
      <w:ins w:id="2776" w:author="Arthur Parmentier" w:date="2020-06-05T21:11:00Z">
        <w:r w:rsidRPr="007C437A">
          <w:t xml:space="preserve"> </w:t>
        </w:r>
        <w:r w:rsidRPr="007C437A">
          <w:rPr>
            <w:rPrChange w:id="2777" w:author="Arthur Parmentier" w:date="2020-06-07T15:27:00Z">
              <w:rPr/>
            </w:rPrChange>
          </w:rPr>
          <w:fldChar w:fldCharType="begin"/>
        </w:r>
        <w:r w:rsidRPr="007C437A">
          <w:instrText xml:space="preserve"> REF _Ref42283886 \h </w:instrText>
        </w:r>
      </w:ins>
      <w:r w:rsidRPr="007C437A">
        <w:rPr>
          <w:rPrChange w:id="2778" w:author="Arthur Parmentier" w:date="2020-06-07T15:27:00Z">
            <w:rPr/>
          </w:rPrChange>
        </w:rPr>
      </w:r>
      <w:r w:rsidRPr="007C437A">
        <w:rPr>
          <w:rPrChange w:id="2779" w:author="Arthur Parmentier" w:date="2020-06-07T15:27:00Z">
            <w:rPr/>
          </w:rPrChange>
        </w:rPr>
        <w:fldChar w:fldCharType="separate"/>
      </w:r>
      <w:ins w:id="2780" w:author="Arthur Parmentier" w:date="2020-06-05T21:11:00Z">
        <w:r w:rsidRPr="007C437A">
          <w:t xml:space="preserve">Figure </w:t>
        </w:r>
        <w:r w:rsidRPr="007C437A">
          <w:rPr>
            <w:rPrChange w:id="2781" w:author="Arthur Parmentier" w:date="2020-06-07T15:27:00Z">
              <w:rPr>
                <w:noProof/>
              </w:rPr>
            </w:rPrChange>
          </w:rPr>
          <w:t>1</w:t>
        </w:r>
        <w:r w:rsidRPr="007C437A">
          <w:rPr>
            <w:rPrChange w:id="2782" w:author="Arthur Parmentier" w:date="2020-06-07T15:27:00Z">
              <w:rPr/>
            </w:rPrChange>
          </w:rPr>
          <w:fldChar w:fldCharType="end"/>
        </w:r>
        <w:r w:rsidRPr="007C437A">
          <w:t xml:space="preserve">). </w:t>
        </w:r>
      </w:ins>
      <w:ins w:id="2783" w:author="Arthur Parmentier" w:date="2020-06-05T21:15:00Z">
        <w:r w:rsidRPr="007C437A">
          <w:br/>
        </w:r>
      </w:ins>
      <w:ins w:id="2784" w:author="Arthur Parmentier" w:date="2020-06-05T21:11:00Z">
        <w:r w:rsidRPr="007C437A">
          <w:t xml:space="preserve">Among those signs, some are used in specific modes only. For instance, the sign “scan” </w:t>
        </w:r>
      </w:ins>
      <w:ins w:id="2785" w:author="Arthur Parmentier" w:date="2020-06-05T21:12:00Z">
        <w:r w:rsidRPr="007C437A">
          <w:t xml:space="preserve">is significant only for the mode that </w:t>
        </w:r>
      </w:ins>
      <w:ins w:id="2786" w:author="Arthur Parmentier" w:date="2020-06-06T19:19:00Z">
        <w:r w:rsidR="001D75D5" w:rsidRPr="007C437A">
          <w:t>has</w:t>
        </w:r>
      </w:ins>
      <w:ins w:id="2787" w:author="Arthur Parmentier" w:date="2020-06-05T21:12:00Z">
        <w:r w:rsidRPr="007C437A">
          <w:t xml:space="preserve"> its name, as it allows the soundpainter to enter the scan mode from </w:t>
        </w:r>
      </w:ins>
      <w:ins w:id="2788" w:author="Arthur Parmentier" w:date="2020-06-05T21:13:00Z">
        <w:r w:rsidRPr="007C437A">
          <w:t xml:space="preserve">the “Who, What, How, When”-like </w:t>
        </w:r>
      </w:ins>
      <w:ins w:id="2789" w:author="Arthur Parmentier" w:date="2020-06-05T21:14:00Z">
        <w:r w:rsidRPr="007C437A">
          <w:t xml:space="preserve">syntactic </w:t>
        </w:r>
      </w:ins>
      <w:ins w:id="2790" w:author="Arthur Parmentier" w:date="2020-06-05T21:13:00Z">
        <w:r w:rsidRPr="007C437A">
          <w:t>structure, that we will call the “</w:t>
        </w:r>
      </w:ins>
      <w:ins w:id="2791" w:author="Arthur Parmentier" w:date="2020-06-05T21:14:00Z">
        <w:r w:rsidRPr="007C437A">
          <w:t>d</w:t>
        </w:r>
      </w:ins>
      <w:ins w:id="2792" w:author="Arthur Parmentier" w:date="2020-06-05T21:13:00Z">
        <w:r w:rsidRPr="007C437A">
          <w:t>efault mode” of SP</w:t>
        </w:r>
      </w:ins>
      <w:ins w:id="2793" w:author="Arthur Parmentier" w:date="2020-06-06T19:21:00Z">
        <w:r w:rsidR="00B001BB" w:rsidRPr="007C437A">
          <w:t xml:space="preserve"> (t</w:t>
        </w:r>
      </w:ins>
      <w:ins w:id="2794" w:author="Arthur Parmentier" w:date="2020-06-06T19:19:00Z">
        <w:r w:rsidR="002869D0" w:rsidRPr="007C437A">
          <w:t xml:space="preserve">he main reason for choosing this name (default) is that it </w:t>
        </w:r>
      </w:ins>
      <w:ins w:id="2795" w:author="Arthur Parmentier" w:date="2020-06-06T19:20:00Z">
        <w:r w:rsidR="002869D0" w:rsidRPr="007C437A">
          <w:t>is the syntactic module that soundpainters use by convention and which allows to connect all modes together</w:t>
        </w:r>
      </w:ins>
      <w:ins w:id="2796" w:author="Arthur Parmentier" w:date="2020-06-06T19:21:00Z">
        <w:r w:rsidR="00B001BB" w:rsidRPr="007C437A">
          <w:t>)</w:t>
        </w:r>
      </w:ins>
      <w:ins w:id="2797" w:author="Arthur Parmentier" w:date="2020-06-06T19:20:00Z">
        <w:r w:rsidR="002869D0" w:rsidRPr="007C437A">
          <w:t>.</w:t>
        </w:r>
      </w:ins>
      <w:ins w:id="2798" w:author="Arthur Parmentier" w:date="2020-06-05T21:13:00Z">
        <w:r w:rsidRPr="007C437A">
          <w:t xml:space="preserve"> </w:t>
        </w:r>
      </w:ins>
      <w:ins w:id="2799" w:author="Arthur Parmentier" w:date="2020-06-05T21:14:00Z">
        <w:r w:rsidRPr="007C437A">
          <w:t>Outside the scan mode an</w:t>
        </w:r>
      </w:ins>
      <w:ins w:id="2800" w:author="Arthur Parmentier" w:date="2020-06-05T21:15:00Z">
        <w:r w:rsidRPr="007C437A">
          <w:t xml:space="preserve">d its variations, the </w:t>
        </w:r>
      </w:ins>
      <w:ins w:id="2801" w:author="Arthur Parmentier" w:date="2020-06-06T19:21:00Z">
        <w:r w:rsidR="00AF1433" w:rsidRPr="007C437A">
          <w:t xml:space="preserve">sign </w:t>
        </w:r>
      </w:ins>
      <w:ins w:id="2802" w:author="Arthur Parmentier" w:date="2020-06-05T21:15:00Z">
        <w:r w:rsidRPr="007C437A">
          <w:t xml:space="preserve">“scan” is practically not meaningful </w:t>
        </w:r>
      </w:ins>
      <w:ins w:id="2803" w:author="Arthur Parmentier" w:date="2020-06-06T19:21:00Z">
        <w:r w:rsidR="00AF1433" w:rsidRPr="007C437A">
          <w:t>n</w:t>
        </w:r>
      </w:ins>
      <w:ins w:id="2804" w:author="Arthur Parmentier" w:date="2020-06-05T21:15:00Z">
        <w:r w:rsidRPr="007C437A">
          <w:t>or used.</w:t>
        </w:r>
      </w:ins>
      <w:ins w:id="2805" w:author="Arthur Parmentier" w:date="2020-06-05T21:36:00Z">
        <w:r w:rsidR="006C6E21" w:rsidRPr="007C437A">
          <w:t xml:space="preserve"> Therefore, when the soundpainter uses that sign, it is clear for the performer which mode the soundpainter uses.</w:t>
        </w:r>
      </w:ins>
      <w:ins w:id="2806" w:author="Arthur Parmentier" w:date="2020-06-05T21:15:00Z">
        <w:r w:rsidRPr="007C437A">
          <w:br/>
          <w:t xml:space="preserve">However, some </w:t>
        </w:r>
      </w:ins>
      <w:ins w:id="2807" w:author="Arthur Parmentier" w:date="2020-06-05T21:32:00Z">
        <w:r w:rsidR="00907944" w:rsidRPr="007C437A">
          <w:t xml:space="preserve">signs </w:t>
        </w:r>
      </w:ins>
      <w:ins w:id="2808" w:author="Arthur Parmentier" w:date="2020-06-06T12:19:00Z">
        <w:r w:rsidR="0072567A" w:rsidRPr="007C437A">
          <w:t>are significant and can be interpreted differently</w:t>
        </w:r>
      </w:ins>
      <w:ins w:id="2809" w:author="Arthur Parmentier" w:date="2020-06-05T21:33:00Z">
        <w:r w:rsidR="00907944" w:rsidRPr="007C437A">
          <w:t xml:space="preserve"> </w:t>
        </w:r>
      </w:ins>
      <w:ins w:id="2810" w:author="Arthur Parmentier" w:date="2020-06-05T21:34:00Z">
        <w:r w:rsidR="006C6E21" w:rsidRPr="007C437A">
          <w:t xml:space="preserve">in </w:t>
        </w:r>
      </w:ins>
      <w:ins w:id="2811" w:author="Arthur Parmentier" w:date="2020-06-05T21:35:00Z">
        <w:r w:rsidR="006C6E21" w:rsidRPr="007C437A">
          <w:t xml:space="preserve">several modes, which is represented in </w:t>
        </w:r>
        <w:r w:rsidR="006C6E21" w:rsidRPr="007C437A">
          <w:rPr>
            <w:rPrChange w:id="2812" w:author="Arthur Parmentier" w:date="2020-06-07T15:27:00Z">
              <w:rPr/>
            </w:rPrChange>
          </w:rPr>
          <w:fldChar w:fldCharType="begin"/>
        </w:r>
        <w:r w:rsidR="006C6E21" w:rsidRPr="007C437A">
          <w:instrText xml:space="preserve"> REF _Ref42283886 \h </w:instrText>
        </w:r>
      </w:ins>
      <w:r w:rsidR="006C6E21" w:rsidRPr="007C437A">
        <w:rPr>
          <w:rPrChange w:id="2813" w:author="Arthur Parmentier" w:date="2020-06-07T15:27:00Z">
            <w:rPr/>
          </w:rPrChange>
        </w:rPr>
      </w:r>
      <w:ins w:id="2814" w:author="Arthur Parmentier" w:date="2020-06-05T21:35:00Z">
        <w:r w:rsidR="006C6E21" w:rsidRPr="007C437A">
          <w:rPr>
            <w:rPrChange w:id="2815" w:author="Arthur Parmentier" w:date="2020-06-07T15:27:00Z">
              <w:rPr/>
            </w:rPrChange>
          </w:rPr>
          <w:fldChar w:fldCharType="separate"/>
        </w:r>
        <w:r w:rsidR="006C6E21" w:rsidRPr="007C437A">
          <w:t xml:space="preserve">Figure </w:t>
        </w:r>
        <w:r w:rsidR="006C6E21" w:rsidRPr="007C437A">
          <w:rPr>
            <w:rPrChange w:id="2816" w:author="Arthur Parmentier" w:date="2020-06-07T15:27:00Z">
              <w:rPr>
                <w:noProof/>
              </w:rPr>
            </w:rPrChange>
          </w:rPr>
          <w:t>1</w:t>
        </w:r>
        <w:r w:rsidR="006C6E21" w:rsidRPr="007C437A">
          <w:rPr>
            <w:rPrChange w:id="2817" w:author="Arthur Parmentier" w:date="2020-06-07T15:27:00Z">
              <w:rPr/>
            </w:rPrChange>
          </w:rPr>
          <w:fldChar w:fldCharType="end"/>
        </w:r>
        <w:r w:rsidR="006C6E21" w:rsidRPr="007C437A">
          <w:t xml:space="preserve"> by the overlapping of two </w:t>
        </w:r>
      </w:ins>
      <w:ins w:id="2818" w:author="Arthur Parmentier" w:date="2020-06-06T12:19:00Z">
        <w:r w:rsidR="0072567A" w:rsidRPr="007C437A">
          <w:t>sets (ellipses)</w:t>
        </w:r>
      </w:ins>
      <w:ins w:id="2819" w:author="Arthur Parmentier" w:date="2020-06-05T21:35:00Z">
        <w:r w:rsidR="006C6E21" w:rsidRPr="007C437A">
          <w:t xml:space="preserve"> at the </w:t>
        </w:r>
      </w:ins>
      <w:ins w:id="2820" w:author="Arthur Parmentier" w:date="2020-06-06T19:22:00Z">
        <w:r w:rsidR="00E02161" w:rsidRPr="007C437A">
          <w:t>gestures</w:t>
        </w:r>
      </w:ins>
      <w:ins w:id="2821" w:author="Arthur Parmentier" w:date="2020-06-05T21:35:00Z">
        <w:r w:rsidR="006C6E21" w:rsidRPr="007C437A">
          <w:t xml:space="preserve"> level. </w:t>
        </w:r>
      </w:ins>
      <w:ins w:id="2822" w:author="Arthur Parmentier" w:date="2020-06-06T19:22:00Z">
        <w:r w:rsidR="001C10F6" w:rsidRPr="007C437A">
          <w:t>When using those signs</w:t>
        </w:r>
      </w:ins>
      <w:ins w:id="2823" w:author="Arthur Parmentier" w:date="2020-06-05T21:35:00Z">
        <w:r w:rsidR="006C6E21" w:rsidRPr="007C437A">
          <w:t xml:space="preserve">, </w:t>
        </w:r>
      </w:ins>
      <w:ins w:id="2824" w:author="Arthur Parmentier" w:date="2020-06-05T21:36:00Z">
        <w:r w:rsidR="006C6E21" w:rsidRPr="007C437A">
          <w:t xml:space="preserve">it is no longer </w:t>
        </w:r>
      </w:ins>
      <w:ins w:id="2825" w:author="Arthur Parmentier" w:date="2020-06-06T19:22:00Z">
        <w:r w:rsidR="001C10F6" w:rsidRPr="007C437A">
          <w:t>obvious</w:t>
        </w:r>
      </w:ins>
      <w:ins w:id="2826" w:author="Arthur Parmentier" w:date="2020-06-05T21:36:00Z">
        <w:r w:rsidR="006C6E21" w:rsidRPr="007C437A">
          <w:t xml:space="preserve"> what mode the soundpainter uses</w:t>
        </w:r>
      </w:ins>
      <w:ins w:id="2827" w:author="Arthur Parmentier" w:date="2020-06-06T19:22:00Z">
        <w:r w:rsidR="001C10F6" w:rsidRPr="007C437A">
          <w:t xml:space="preserve"> and how they shou</w:t>
        </w:r>
      </w:ins>
      <w:ins w:id="2828" w:author="Arthur Parmentier" w:date="2020-06-06T19:23:00Z">
        <w:r w:rsidR="001C10F6" w:rsidRPr="007C437A">
          <w:t>ld be interpreted:</w:t>
        </w:r>
      </w:ins>
      <w:ins w:id="2829" w:author="Arthur Parmentier" w:date="2020-06-06T10:34:00Z">
        <w:r w:rsidR="00EE3EF9" w:rsidRPr="007C437A">
          <w:t xml:space="preserve"> the mode is ambiguous</w:t>
        </w:r>
      </w:ins>
      <w:ins w:id="2830" w:author="Arthur Parmentier" w:date="2020-06-05T21:37:00Z">
        <w:r w:rsidR="006C6E21" w:rsidRPr="007C437A">
          <w:t xml:space="preserve">, so there </w:t>
        </w:r>
      </w:ins>
      <w:ins w:id="2831" w:author="Arthur Parmentier" w:date="2020-06-05T21:39:00Z">
        <w:r w:rsidR="00A451DF" w:rsidRPr="007C437A">
          <w:t>must</w:t>
        </w:r>
      </w:ins>
      <w:ins w:id="2832" w:author="Arthur Parmentier" w:date="2020-06-05T21:37:00Z">
        <w:r w:rsidR="006C6E21" w:rsidRPr="007C437A">
          <w:t xml:space="preserve"> be a way for the soundpainter to let the performers know what mode he is using. This is the role of what I call the “enter” and “es</w:t>
        </w:r>
      </w:ins>
      <w:ins w:id="2833" w:author="Arthur Parmentier" w:date="2020-06-05T21:38:00Z">
        <w:r w:rsidR="006C6E21" w:rsidRPr="007C437A">
          <w:t>cape”</w:t>
        </w:r>
        <w:r w:rsidR="006C6E21" w:rsidRPr="007C437A">
          <w:rPr>
            <w:rStyle w:val="Appelnotedebasdep"/>
          </w:rPr>
          <w:footnoteReference w:id="37"/>
        </w:r>
        <w:r w:rsidR="006C6E21" w:rsidRPr="007C437A">
          <w:t xml:space="preserve"> signs</w:t>
        </w:r>
      </w:ins>
      <w:ins w:id="2840" w:author="Arthur Parmentier" w:date="2020-06-06T12:28:00Z">
        <w:r w:rsidR="00595AA3" w:rsidRPr="007C437A">
          <w:t xml:space="preserve"> for each mode</w:t>
        </w:r>
      </w:ins>
      <w:ins w:id="2841" w:author="Arthur Parmentier" w:date="2020-06-06T10:44:00Z">
        <w:r w:rsidR="003A5421" w:rsidRPr="007C437A">
          <w:t>.</w:t>
        </w:r>
      </w:ins>
    </w:p>
    <w:p w:rsidR="00B437A4" w:rsidRPr="007C437A" w:rsidRDefault="00B437A4">
      <w:pPr>
        <w:pStyle w:val="Titre5"/>
        <w:rPr>
          <w:ins w:id="2842" w:author="Arthur Parmentier" w:date="2020-06-05T21:39:00Z"/>
          <w:rPrChange w:id="2843" w:author="Arthur Parmentier" w:date="2020-06-07T15:27:00Z">
            <w:rPr>
              <w:ins w:id="2844" w:author="Arthur Parmentier" w:date="2020-06-05T21:39:00Z"/>
            </w:rPr>
          </w:rPrChange>
        </w:rPr>
        <w:pPrChange w:id="2845" w:author="Arthur Parmentier" w:date="2020-06-06T20:39:00Z">
          <w:pPr/>
        </w:pPrChange>
      </w:pPr>
      <w:ins w:id="2846" w:author="Arthur Parmentier" w:date="2020-06-06T19:24:00Z">
        <w:r w:rsidRPr="007C437A">
          <w:rPr>
            <w:rPrChange w:id="2847" w:author="Arthur Parmentier" w:date="2020-06-07T15:27:00Z">
              <w:rPr/>
            </w:rPrChange>
          </w:rPr>
          <w:lastRenderedPageBreak/>
          <w:t>The ambiguit</w:t>
        </w:r>
      </w:ins>
      <w:ins w:id="2848" w:author="Arthur Parmentier" w:date="2020-06-06T19:25:00Z">
        <w:r w:rsidRPr="007C437A">
          <w:rPr>
            <w:rPrChange w:id="2849" w:author="Arthur Parmentier" w:date="2020-06-07T15:27:00Z">
              <w:rPr/>
            </w:rPrChange>
          </w:rPr>
          <w:t>ies</w:t>
        </w:r>
      </w:ins>
      <w:ins w:id="2850" w:author="Arthur Parmentier" w:date="2020-06-06T19:24:00Z">
        <w:r w:rsidRPr="007C437A">
          <w:rPr>
            <w:rPrChange w:id="2851" w:author="Arthur Parmentier" w:date="2020-06-07T15:27:00Z">
              <w:rPr/>
            </w:rPrChange>
          </w:rPr>
          <w:t xml:space="preserve"> between modes </w:t>
        </w:r>
      </w:ins>
      <w:ins w:id="2852" w:author="Arthur Parmentier" w:date="2020-06-06T19:25:00Z">
        <w:r w:rsidR="001303A0" w:rsidRPr="007C437A">
          <w:rPr>
            <w:rPrChange w:id="2853" w:author="Arthur Parmentier" w:date="2020-06-07T15:27:00Z">
              <w:rPr/>
            </w:rPrChange>
          </w:rPr>
          <w:t>resolved by the</w:t>
        </w:r>
      </w:ins>
      <w:ins w:id="2854" w:author="Arthur Parmentier" w:date="2020-06-06T19:24:00Z">
        <w:r w:rsidRPr="007C437A">
          <w:rPr>
            <w:rPrChange w:id="2855" w:author="Arthur Parmentier" w:date="2020-06-07T15:27:00Z">
              <w:rPr/>
            </w:rPrChange>
          </w:rPr>
          <w:t xml:space="preserve"> “enter” and “escape” signs</w:t>
        </w:r>
      </w:ins>
    </w:p>
    <w:p w:rsidR="0079757F" w:rsidRPr="007C437A" w:rsidRDefault="00A451DF">
      <w:pPr>
        <w:rPr>
          <w:ins w:id="2856" w:author="Arthur Parmentier" w:date="2020-06-06T12:51:00Z"/>
        </w:rPr>
      </w:pPr>
      <w:ins w:id="2857" w:author="Arthur Parmentier" w:date="2020-06-05T21:39:00Z">
        <w:r w:rsidRPr="007C437A">
          <w:t>The enter and escape signs allow the soundpainter to “navigate” between the different modes</w:t>
        </w:r>
        <w:r w:rsidR="00106056" w:rsidRPr="007C437A">
          <w:t xml:space="preserve">, by signing the enter sign </w:t>
        </w:r>
      </w:ins>
      <w:ins w:id="2858" w:author="Arthur Parmentier" w:date="2020-06-05T21:40:00Z">
        <w:r w:rsidR="00106056" w:rsidRPr="007C437A">
          <w:t>of</w:t>
        </w:r>
      </w:ins>
      <w:ins w:id="2859" w:author="Arthur Parmentier" w:date="2020-06-05T21:42:00Z">
        <w:r w:rsidR="00106056" w:rsidRPr="007C437A">
          <w:t xml:space="preserve"> one</w:t>
        </w:r>
      </w:ins>
      <w:ins w:id="2860" w:author="Arthur Parmentier" w:date="2020-06-05T21:40:00Z">
        <w:r w:rsidR="00106056" w:rsidRPr="007C437A">
          <w:t xml:space="preserve"> mode </w:t>
        </w:r>
      </w:ins>
      <w:ins w:id="2861" w:author="Arthur Parmentier" w:date="2020-06-05T21:42:00Z">
        <w:r w:rsidR="00106056" w:rsidRPr="007C437A">
          <w:t>to “enter</w:t>
        </w:r>
      </w:ins>
      <w:ins w:id="2862" w:author="Arthur Parmentier" w:date="2020-06-05T21:40:00Z">
        <w:r w:rsidR="00106056" w:rsidRPr="007C437A">
          <w:t xml:space="preserve"> it</w:t>
        </w:r>
      </w:ins>
      <w:ins w:id="2863" w:author="Arthur Parmentier" w:date="2020-06-05T21:42:00Z">
        <w:r w:rsidR="00106056" w:rsidRPr="007C437A">
          <w:t xml:space="preserve">” (i.e. use its </w:t>
        </w:r>
      </w:ins>
      <w:ins w:id="2864" w:author="Arthur Parmentier" w:date="2020-06-06T13:06:00Z">
        <w:r w:rsidR="00DD01C7" w:rsidRPr="007C437A">
          <w:t>syntactic</w:t>
        </w:r>
      </w:ins>
      <w:ins w:id="2865" w:author="Arthur Parmentier" w:date="2020-06-05T21:42:00Z">
        <w:r w:rsidR="00106056" w:rsidRPr="007C437A">
          <w:t xml:space="preserve"> and semantic structure)</w:t>
        </w:r>
      </w:ins>
      <w:ins w:id="2866" w:author="Arthur Parmentier" w:date="2020-06-05T21:40:00Z">
        <w:r w:rsidR="00106056" w:rsidRPr="007C437A">
          <w:t xml:space="preserve"> and signing its escape sign when escaping from that mode.</w:t>
        </w:r>
      </w:ins>
      <w:ins w:id="2867" w:author="Arthur Parmentier" w:date="2020-06-06T10:35:00Z">
        <w:r w:rsidR="00EE3EF9" w:rsidRPr="007C437A">
          <w:t xml:space="preserve"> </w:t>
        </w:r>
      </w:ins>
      <w:ins w:id="2868" w:author="Arthur Parmentier" w:date="2020-06-05T21:41:00Z">
        <w:r w:rsidR="00106056" w:rsidRPr="007C437A">
          <w:t xml:space="preserve"> </w:t>
        </w:r>
      </w:ins>
      <w:ins w:id="2869" w:author="Arthur Parmentier" w:date="2020-06-05T22:27:00Z">
        <w:r w:rsidR="00C514A9" w:rsidRPr="007C437A">
          <w:t>However, not all modes are in</w:t>
        </w:r>
      </w:ins>
      <w:ins w:id="2870" w:author="Arthur Parmentier" w:date="2020-06-05T22:28:00Z">
        <w:r w:rsidR="00C514A9" w:rsidRPr="007C437A">
          <w:t xml:space="preserve"> the graph are connected; in fact, there is a mode from which we can enter all other modes and that we return to by default when escaping a mode</w:t>
        </w:r>
      </w:ins>
      <w:ins w:id="2871" w:author="Arthur Parmentier" w:date="2020-06-05T22:29:00Z">
        <w:r w:rsidR="00C514A9" w:rsidRPr="007C437A">
          <w:t xml:space="preserve">. I call it the “default mode” (or the “core”, “central” mode of SP), from </w:t>
        </w:r>
      </w:ins>
      <w:ins w:id="2872" w:author="Arthur Parmentier" w:date="2020-06-05T22:30:00Z">
        <w:r w:rsidR="00C514A9" w:rsidRPr="007C437A">
          <w:t>which the other modes connect, just like modules in the system.</w:t>
        </w:r>
      </w:ins>
      <w:ins w:id="2873" w:author="Arthur Parmentier" w:date="2020-06-06T10:44:00Z">
        <w:r w:rsidR="003A5421" w:rsidRPr="007C437A">
          <w:t xml:space="preserve"> We can see that the “escape”</w:t>
        </w:r>
      </w:ins>
      <w:ins w:id="2874" w:author="Arthur Parmentier" w:date="2020-06-05T22:30:00Z">
        <w:r w:rsidR="00297C3F" w:rsidRPr="007C437A">
          <w:br/>
          <w:t>It would be interesting to discuss further the</w:t>
        </w:r>
      </w:ins>
      <w:ins w:id="2875" w:author="Arthur Parmentier" w:date="2020-06-06T10:30:00Z">
        <w:r w:rsidR="00CF01B3" w:rsidRPr="007C437A">
          <w:t xml:space="preserve"> motivations and</w:t>
        </w:r>
      </w:ins>
      <w:ins w:id="2876" w:author="Arthur Parmentier" w:date="2020-06-05T22:30:00Z">
        <w:r w:rsidR="00297C3F" w:rsidRPr="007C437A">
          <w:t xml:space="preserve"> consequences of this centrality of the default mode, and why it is not possible to direct</w:t>
        </w:r>
      </w:ins>
      <w:ins w:id="2877" w:author="Arthur Parmentier" w:date="2020-06-05T22:31:00Z">
        <w:r w:rsidR="00297C3F" w:rsidRPr="007C437A">
          <w:t>ly move on from one mode to the others</w:t>
        </w:r>
        <w:r w:rsidR="00DE44D3" w:rsidRPr="007C437A">
          <w:t xml:space="preserve"> by simply signing </w:t>
        </w:r>
      </w:ins>
      <w:ins w:id="2878" w:author="Arthur Parmentier" w:date="2020-06-05T22:32:00Z">
        <w:r w:rsidR="00DE44D3" w:rsidRPr="007C437A">
          <w:t>the dedicated “enter” signs for each mode.</w:t>
        </w:r>
      </w:ins>
      <w:ins w:id="2879" w:author="Arthur Parmentier" w:date="2020-06-06T10:30:00Z">
        <w:r w:rsidR="00CF01B3" w:rsidRPr="007C437A">
          <w:t xml:space="preserve"> If it was the case, I speculate that </w:t>
        </w:r>
      </w:ins>
      <w:ins w:id="2880" w:author="Arthur Parmentier" w:date="2020-06-05T22:32:00Z">
        <w:r w:rsidR="00DE44D3" w:rsidRPr="007C437A">
          <w:t xml:space="preserve">the common “tear up” sign would take the place of the enter sign for the default mode. </w:t>
        </w:r>
      </w:ins>
      <w:ins w:id="2881" w:author="Arthur Parmentier" w:date="2020-06-06T10:31:00Z">
        <w:r w:rsidR="00EE3EF9" w:rsidRPr="007C437A">
          <w:t>I leave that discuss</w:t>
        </w:r>
      </w:ins>
      <w:ins w:id="2882" w:author="Arthur Parmentier" w:date="2020-06-06T12:28:00Z">
        <w:r w:rsidR="0079757F" w:rsidRPr="007C437A">
          <w:t>ion</w:t>
        </w:r>
      </w:ins>
      <w:ins w:id="2883" w:author="Arthur Parmentier" w:date="2020-06-06T10:31:00Z">
        <w:r w:rsidR="00EE3EF9" w:rsidRPr="007C437A">
          <w:t xml:space="preserve"> to further research and debates in the </w:t>
        </w:r>
      </w:ins>
      <w:ins w:id="2884" w:author="Arthur Parmentier" w:date="2020-06-06T10:32:00Z">
        <w:r w:rsidR="00EE3EF9" w:rsidRPr="007C437A">
          <w:t>SP community.</w:t>
        </w:r>
      </w:ins>
    </w:p>
    <w:p w:rsidR="00B427B1" w:rsidRPr="007C437A" w:rsidRDefault="0016056E">
      <w:pPr>
        <w:pStyle w:val="Titre5"/>
        <w:rPr>
          <w:ins w:id="2885" w:author="Arthur Parmentier" w:date="2020-06-06T12:53:00Z"/>
          <w:rPrChange w:id="2886" w:author="Arthur Parmentier" w:date="2020-06-07T15:27:00Z">
            <w:rPr>
              <w:ins w:id="2887" w:author="Arthur Parmentier" w:date="2020-06-06T12:53:00Z"/>
            </w:rPr>
          </w:rPrChange>
        </w:rPr>
        <w:pPrChange w:id="2888" w:author="Arthur Parmentier" w:date="2020-06-06T20:39:00Z">
          <w:pPr>
            <w:pStyle w:val="Titre6"/>
          </w:pPr>
        </w:pPrChange>
      </w:pPr>
      <w:ins w:id="2889" w:author="Arthur Parmentier" w:date="2020-06-06T19:51:00Z">
        <w:r w:rsidRPr="007C437A">
          <w:rPr>
            <w:rPrChange w:id="2890" w:author="Arthur Parmentier" w:date="2020-06-07T15:27:00Z">
              <w:rPr>
                <w:b w:val="0"/>
              </w:rPr>
            </w:rPrChange>
          </w:rPr>
          <w:t>About syntactic</w:t>
        </w:r>
      </w:ins>
      <w:ins w:id="2891" w:author="Arthur Parmentier" w:date="2020-06-06T12:53:00Z">
        <w:r w:rsidR="00B427B1" w:rsidRPr="007C437A">
          <w:rPr>
            <w:rPrChange w:id="2892" w:author="Arthur Parmentier" w:date="2020-06-07T15:27:00Z">
              <w:rPr>
                <w:b w:val="0"/>
              </w:rPr>
            </w:rPrChange>
          </w:rPr>
          <w:t xml:space="preserve"> differences</w:t>
        </w:r>
      </w:ins>
      <w:ins w:id="2893" w:author="Arthur Parmentier" w:date="2020-06-06T19:51:00Z">
        <w:r w:rsidRPr="007C437A">
          <w:rPr>
            <w:rPrChange w:id="2894" w:author="Arthur Parmentier" w:date="2020-06-07T15:27:00Z">
              <w:rPr>
                <w:b w:val="0"/>
              </w:rPr>
            </w:rPrChange>
          </w:rPr>
          <w:t xml:space="preserve"> and semantic similarities</w:t>
        </w:r>
      </w:ins>
      <w:ins w:id="2895" w:author="Arthur Parmentier" w:date="2020-06-06T12:53:00Z">
        <w:r w:rsidR="00B427B1" w:rsidRPr="007C437A">
          <w:rPr>
            <w:rPrChange w:id="2896" w:author="Arthur Parmentier" w:date="2020-06-07T15:27:00Z">
              <w:rPr>
                <w:b w:val="0"/>
              </w:rPr>
            </w:rPrChange>
          </w:rPr>
          <w:t xml:space="preserve"> between modes</w:t>
        </w:r>
      </w:ins>
    </w:p>
    <w:p w:rsidR="00B427B1" w:rsidRPr="007C437A" w:rsidRDefault="00B427B1" w:rsidP="00B427B1">
      <w:pPr>
        <w:rPr>
          <w:ins w:id="2897" w:author="Arthur Parmentier" w:date="2020-06-06T19:26:00Z"/>
        </w:rPr>
      </w:pPr>
      <w:ins w:id="2898" w:author="Arthur Parmentier" w:date="2020-06-06T12:53:00Z">
        <w:r w:rsidRPr="007C437A">
          <w:t>Synta</w:t>
        </w:r>
      </w:ins>
      <w:ins w:id="2899" w:author="Arthur Parmentier" w:date="2020-06-06T13:06:00Z">
        <w:r w:rsidR="00DD01C7" w:rsidRPr="007C437A">
          <w:t>ct</w:t>
        </w:r>
      </w:ins>
      <w:ins w:id="2900" w:author="Arthur Parmentier" w:date="2020-06-06T12:53:00Z">
        <w:r w:rsidRPr="007C437A">
          <w:t xml:space="preserve">ic differences are the most obvious ones to observe between modes. </w:t>
        </w:r>
      </w:ins>
      <w:ins w:id="2901" w:author="Arthur Parmentier" w:date="2020-06-06T12:54:00Z">
        <w:r w:rsidRPr="007C437A">
          <w:t>Whereas some modes have a structured syntax that allow to form complex requests (such as the Who, What, How, When s</w:t>
        </w:r>
      </w:ins>
      <w:ins w:id="2902" w:author="Arthur Parmentier" w:date="2020-06-06T12:55:00Z">
        <w:r w:rsidRPr="007C437A">
          <w:t>yntax), some modes suc</w:t>
        </w:r>
      </w:ins>
      <w:ins w:id="2903" w:author="Arthur Parmentier" w:date="2020-06-06T12:56:00Z">
        <w:r w:rsidRPr="007C437A">
          <w:t>h as “</w:t>
        </w:r>
        <w:proofErr w:type="spellStart"/>
        <w:r w:rsidRPr="007C437A">
          <w:t>shapeline</w:t>
        </w:r>
        <w:proofErr w:type="spellEnd"/>
        <w:r w:rsidRPr="007C437A">
          <w:t>” have no syntax</w:t>
        </w:r>
      </w:ins>
      <w:ins w:id="2904" w:author="Arthur Parmentier" w:date="2020-06-06T12:57:00Z">
        <w:r w:rsidRPr="007C437A">
          <w:t>: the performer must interpret freely</w:t>
        </w:r>
      </w:ins>
      <w:ins w:id="2905" w:author="Arthur Parmentier" w:date="2020-06-06T12:58:00Z">
        <w:r w:rsidR="00FC110A" w:rsidRPr="007C437A">
          <w:t>, or in “abstract ways”</w:t>
        </w:r>
      </w:ins>
      <w:ins w:id="2906" w:author="Arthur Parmentier" w:date="2020-06-06T12:57:00Z">
        <w:r w:rsidRPr="007C437A">
          <w:t xml:space="preserve"> the gestures and signs of the soundpainter</w:t>
        </w:r>
      </w:ins>
      <w:ins w:id="2907" w:author="Arthur Parmentier" w:date="2020-06-06T12:58:00Z">
        <w:r w:rsidR="00FC110A" w:rsidRPr="007C437A">
          <w:t xml:space="preserve">. Everything can be signed in that mode, even signs </w:t>
        </w:r>
      </w:ins>
      <w:ins w:id="2908" w:author="Arthur Parmentier" w:date="2020-06-06T12:59:00Z">
        <w:r w:rsidR="00FC110A" w:rsidRPr="007C437A">
          <w:t xml:space="preserve">that do not exist in the SP language (or dictionary). We also have modes with other </w:t>
        </w:r>
      </w:ins>
      <w:ins w:id="2909" w:author="Arthur Parmentier" w:date="2020-06-06T13:06:00Z">
        <w:r w:rsidR="00DD01C7" w:rsidRPr="007C437A">
          <w:t>syntactic</w:t>
        </w:r>
      </w:ins>
      <w:ins w:id="2910" w:author="Arthur Parmentier" w:date="2020-06-06T12:59:00Z">
        <w:r w:rsidR="00FC110A" w:rsidRPr="007C437A">
          <w:t xml:space="preserve"> structures</w:t>
        </w:r>
      </w:ins>
      <w:ins w:id="2911" w:author="Arthur Parmentier" w:date="2020-06-06T13:00:00Z">
        <w:r w:rsidR="00FC110A" w:rsidRPr="007C437A">
          <w:t xml:space="preserve"> that the default mode, for instance “Play can’t play”.</w:t>
        </w:r>
      </w:ins>
      <w:ins w:id="2912" w:author="Arthur Parmentier" w:date="2020-06-06T18:45:00Z">
        <w:r w:rsidR="00C76B94" w:rsidRPr="007C437A">
          <w:t xml:space="preserve"> In general</w:t>
        </w:r>
      </w:ins>
      <w:ins w:id="2913" w:author="Arthur Parmentier" w:date="2020-06-06T19:25:00Z">
        <w:r w:rsidR="005F3CFB" w:rsidRPr="007C437A">
          <w:t xml:space="preserve">, </w:t>
        </w:r>
      </w:ins>
      <w:ins w:id="2914" w:author="Arthur Parmentier" w:date="2020-06-06T19:26:00Z">
        <w:r w:rsidR="005F3CFB" w:rsidRPr="007C437A">
          <w:t>we can classify the modes in two types that are relevant to the composer:</w:t>
        </w:r>
      </w:ins>
    </w:p>
    <w:p w:rsidR="005F3CFB" w:rsidRPr="007C437A" w:rsidRDefault="005F3CFB" w:rsidP="005F3CFB">
      <w:pPr>
        <w:pStyle w:val="Paragraphedeliste"/>
        <w:numPr>
          <w:ilvl w:val="0"/>
          <w:numId w:val="11"/>
        </w:numPr>
        <w:rPr>
          <w:ins w:id="2915" w:author="Arthur Parmentier" w:date="2020-06-06T19:27:00Z"/>
        </w:rPr>
      </w:pPr>
      <w:ins w:id="2916" w:author="Arthur Parmentier" w:date="2020-06-06T19:26:00Z">
        <w:r w:rsidRPr="007C437A">
          <w:t>Those that allow to create structured and delayed requests, in which the signs are not interpreted immediately but only</w:t>
        </w:r>
      </w:ins>
      <w:ins w:id="2917" w:author="Arthur Parmentier" w:date="2020-06-06T19:27:00Z">
        <w:r w:rsidRPr="007C437A">
          <w:t xml:space="preserve"> at the end of a sequence</w:t>
        </w:r>
      </w:ins>
    </w:p>
    <w:p w:rsidR="005F3CFB" w:rsidRPr="007C437A" w:rsidRDefault="005F3CFB" w:rsidP="005F3CFB">
      <w:pPr>
        <w:pStyle w:val="Paragraphedeliste"/>
        <w:numPr>
          <w:ilvl w:val="0"/>
          <w:numId w:val="11"/>
        </w:numPr>
        <w:rPr>
          <w:ins w:id="2918" w:author="Arthur Parmentier" w:date="2020-06-06T19:27:00Z"/>
        </w:rPr>
      </w:pPr>
      <w:ins w:id="2919" w:author="Arthur Parmentier" w:date="2020-06-06T19:27:00Z">
        <w:r w:rsidRPr="007C437A">
          <w:t>Those that request the performers to respond to the signs in real time</w:t>
        </w:r>
      </w:ins>
    </w:p>
    <w:p w:rsidR="003807C2" w:rsidRPr="007C437A" w:rsidRDefault="003807C2">
      <w:pPr>
        <w:rPr>
          <w:ins w:id="2920" w:author="Arthur Parmentier" w:date="2020-06-06T13:00:00Z"/>
        </w:rPr>
      </w:pPr>
      <w:ins w:id="2921" w:author="Arthur Parmentier" w:date="2020-06-06T19:28:00Z">
        <w:r w:rsidRPr="007C437A">
          <w:t xml:space="preserve">To mark this polarity between “structured request and delayed response” and “immediate response to single signs or gestures”, the </w:t>
        </w:r>
      </w:ins>
      <w:ins w:id="2922" w:author="Arthur Parmentier" w:date="2020-06-06T19:29:00Z">
        <w:r w:rsidRPr="007C437A">
          <w:t>“</w:t>
        </w:r>
      </w:ins>
      <w:ins w:id="2923" w:author="Arthur Parmentier" w:date="2020-06-06T19:28:00Z">
        <w:r w:rsidRPr="007C437A">
          <w:t>imaginary</w:t>
        </w:r>
      </w:ins>
      <w:ins w:id="2924" w:author="Arthur Parmentier" w:date="2020-06-06T19:29:00Z">
        <w:r w:rsidRPr="007C437A">
          <w:t xml:space="preserve"> box” is used. </w:t>
        </w:r>
      </w:ins>
      <w:ins w:id="2925" w:author="Arthur Parmentier" w:date="2020-06-06T19:30:00Z">
        <w:r w:rsidRPr="007C437A">
          <w:t xml:space="preserve">The imaginary box is usually introduced as an imaginary space in front of the soundpainter </w:t>
        </w:r>
      </w:ins>
      <w:ins w:id="2926" w:author="Arthur Parmentier" w:date="2020-06-06T19:31:00Z">
        <w:r w:rsidRPr="007C437A">
          <w:t xml:space="preserve">that the soundpainter enters when he wants his request to be </w:t>
        </w:r>
      </w:ins>
      <w:ins w:id="2927" w:author="Arthur Parmentier" w:date="2020-06-06T19:32:00Z">
        <w:r w:rsidRPr="007C437A">
          <w:t>executed by the performers</w:t>
        </w:r>
      </w:ins>
      <w:ins w:id="2928" w:author="Arthur Parmentier" w:date="2020-06-06T19:33:00Z">
        <w:r w:rsidRPr="007C437A">
          <w:t>, opposed to the neutral position where the soundpainter prepares the request. Howe</w:t>
        </w:r>
      </w:ins>
      <w:ins w:id="2929" w:author="Arthur Parmentier" w:date="2020-06-06T19:34:00Z">
        <w:r w:rsidRPr="007C437A">
          <w:t>ver, this description is only merely valid for the syntax of the default mode (Who, What, How, When -like)</w:t>
        </w:r>
      </w:ins>
      <w:ins w:id="2930" w:author="Arthur Parmentier" w:date="2020-06-06T19:36:00Z">
        <w:r w:rsidRPr="007C437A">
          <w:t>: t</w:t>
        </w:r>
      </w:ins>
      <w:ins w:id="2931" w:author="Arthur Parmentier" w:date="2020-06-06T19:34:00Z">
        <w:r w:rsidRPr="007C437A">
          <w:t>he imagina</w:t>
        </w:r>
      </w:ins>
      <w:ins w:id="2932" w:author="Arthur Parmentier" w:date="2020-06-06T19:35:00Z">
        <w:r w:rsidRPr="007C437A">
          <w:t xml:space="preserve">ry box is also used in other modes, including those in which there are no structured requests. </w:t>
        </w:r>
      </w:ins>
      <w:ins w:id="2933" w:author="Arthur Parmentier" w:date="2020-06-06T19:36:00Z">
        <w:r w:rsidRPr="007C437A">
          <w:t xml:space="preserve">In fact, the box is a </w:t>
        </w:r>
      </w:ins>
      <w:ins w:id="2934" w:author="Arthur Parmentier" w:date="2020-06-06T19:37:00Z">
        <w:r w:rsidRPr="007C437A">
          <w:t xml:space="preserve">sign universal to all SP modes, with a slightly different meaning than what Thompson presents: </w:t>
        </w:r>
      </w:ins>
      <w:ins w:id="2935" w:author="Arthur Parmentier" w:date="2020-06-06T19:38:00Z">
        <w:r w:rsidR="006B493F" w:rsidRPr="007C437A">
          <w:t>entering or not the box is the sign of whether the re</w:t>
        </w:r>
      </w:ins>
      <w:ins w:id="2936" w:author="Arthur Parmentier" w:date="2020-06-06T19:39:00Z">
        <w:r w:rsidR="006B493F" w:rsidRPr="007C437A">
          <w:t>quest is to be answered immediately by the performer or not; it is the indication</w:t>
        </w:r>
      </w:ins>
      <w:ins w:id="2937" w:author="Arthur Parmentier" w:date="2020-06-06T19:40:00Z">
        <w:r w:rsidR="00F35428" w:rsidRPr="007C437A">
          <w:t xml:space="preserve"> to the performers</w:t>
        </w:r>
      </w:ins>
      <w:ins w:id="2938" w:author="Arthur Parmentier" w:date="2020-06-06T19:39:00Z">
        <w:r w:rsidR="006B493F" w:rsidRPr="007C437A">
          <w:t xml:space="preserve"> of whether to expect a structure in the request </w:t>
        </w:r>
      </w:ins>
      <w:ins w:id="2939" w:author="Arthur Parmentier" w:date="2020-06-06T19:40:00Z">
        <w:r w:rsidR="006B493F" w:rsidRPr="007C437A">
          <w:t>or not.</w:t>
        </w:r>
        <w:r w:rsidR="0091268D" w:rsidRPr="007C437A">
          <w:t xml:space="preserve"> Therefore, in all modes that do not allow </w:t>
        </w:r>
      </w:ins>
      <w:ins w:id="2940" w:author="Arthur Parmentier" w:date="2020-06-06T19:41:00Z">
        <w:r w:rsidR="0091268D" w:rsidRPr="007C437A">
          <w:t>for building structured requests, the soundpainter uses his signs inside the box.</w:t>
        </w:r>
        <w:r w:rsidR="0091268D" w:rsidRPr="007C437A">
          <w:br/>
        </w:r>
      </w:ins>
      <w:ins w:id="2941" w:author="Arthur Parmentier" w:date="2020-06-06T19:42:00Z">
        <w:r w:rsidR="0091268D" w:rsidRPr="007C437A">
          <w:t>Stepping in or out this imaginary box can also act as an</w:t>
        </w:r>
      </w:ins>
      <w:ins w:id="2942" w:author="Arthur Parmentier" w:date="2020-06-06T19:43:00Z">
        <w:r w:rsidR="0091268D" w:rsidRPr="007C437A">
          <w:t xml:space="preserve"> enter/</w:t>
        </w:r>
      </w:ins>
      <w:ins w:id="2943" w:author="Arthur Parmentier" w:date="2020-06-06T19:42:00Z">
        <w:r w:rsidR="0091268D" w:rsidRPr="007C437A">
          <w:t>escape sign from</w:t>
        </w:r>
      </w:ins>
      <w:ins w:id="2944" w:author="Arthur Parmentier" w:date="2020-06-06T19:44:00Z">
        <w:r w:rsidR="00AE2B8F" w:rsidRPr="007C437A">
          <w:t xml:space="preserve"> the default mode to</w:t>
        </w:r>
      </w:ins>
      <w:ins w:id="2945" w:author="Arthur Parmentier" w:date="2020-06-06T19:42:00Z">
        <w:r w:rsidR="0091268D" w:rsidRPr="007C437A">
          <w:t xml:space="preserve"> all that only propose</w:t>
        </w:r>
      </w:ins>
      <w:ins w:id="2946" w:author="Arthur Parmentier" w:date="2020-06-06T19:43:00Z">
        <w:r w:rsidR="0091268D" w:rsidRPr="007C437A">
          <w:t xml:space="preserve"> non-structured requests</w:t>
        </w:r>
      </w:ins>
      <w:ins w:id="2947" w:author="Arthur Parmentier" w:date="2020-06-06T19:45:00Z">
        <w:r w:rsidR="00AE2B8F" w:rsidRPr="007C437A">
          <w:t xml:space="preserve"> and are unambiguous</w:t>
        </w:r>
      </w:ins>
      <w:ins w:id="2948" w:author="Arthur Parmentier" w:date="2020-06-06T19:46:00Z">
        <w:r w:rsidR="00AE2B8F" w:rsidRPr="007C437A">
          <w:t xml:space="preserve"> with respect to the default mode</w:t>
        </w:r>
      </w:ins>
      <w:ins w:id="2949" w:author="Arthur Parmentier" w:date="2020-06-06T19:44:00Z">
        <w:r w:rsidR="00AE2B8F" w:rsidRPr="007C437A">
          <w:t xml:space="preserve">. For instance, to exit the scan mode, it is </w:t>
        </w:r>
      </w:ins>
      <w:ins w:id="2950" w:author="Arthur Parmentier" w:date="2020-06-06T19:46:00Z">
        <w:r w:rsidR="00AE2B8F" w:rsidRPr="007C437A">
          <w:t>enough</w:t>
        </w:r>
      </w:ins>
      <w:ins w:id="2951" w:author="Arthur Parmentier" w:date="2020-06-06T19:45:00Z">
        <w:r w:rsidR="00AE2B8F" w:rsidRPr="007C437A">
          <w:t xml:space="preserve"> to step out of the box and use the default mode syntax again, without using an additional escape sign</w:t>
        </w:r>
      </w:ins>
      <w:ins w:id="2952" w:author="Arthur Parmentier" w:date="2020-06-06T19:46:00Z">
        <w:r w:rsidR="00AE2B8F" w:rsidRPr="007C437A">
          <w:t xml:space="preserve"> to signify </w:t>
        </w:r>
        <w:r w:rsidR="00C6459A" w:rsidRPr="007C437A">
          <w:t>the change in mode.</w:t>
        </w:r>
      </w:ins>
    </w:p>
    <w:p w:rsidR="00FC110A" w:rsidRPr="007C437A" w:rsidRDefault="00FC110A">
      <w:pPr>
        <w:rPr>
          <w:ins w:id="2953" w:author="Arthur Parmentier" w:date="2020-06-05T19:20:00Z"/>
          <w:rPrChange w:id="2954" w:author="Arthur Parmentier" w:date="2020-06-07T15:27:00Z">
            <w:rPr>
              <w:ins w:id="2955" w:author="Arthur Parmentier" w:date="2020-06-05T19:20:00Z"/>
            </w:rPr>
          </w:rPrChange>
        </w:rPr>
        <w:pPrChange w:id="2956" w:author="Arthur Parmentier" w:date="2020-06-06T12:53:00Z">
          <w:pPr>
            <w:pStyle w:val="Titre6"/>
          </w:pPr>
        </w:pPrChange>
      </w:pPr>
      <w:ins w:id="2957" w:author="Arthur Parmentier" w:date="2020-06-06T13:00:00Z">
        <w:r w:rsidRPr="007C437A">
          <w:rPr>
            <w:rPrChange w:id="2958" w:author="Arthur Parmentier" w:date="2020-06-07T15:27:00Z">
              <w:rPr>
                <w:b w:val="0"/>
              </w:rPr>
            </w:rPrChange>
          </w:rPr>
          <w:lastRenderedPageBreak/>
          <w:t xml:space="preserve">On the </w:t>
        </w:r>
      </w:ins>
      <w:ins w:id="2959" w:author="Arthur Parmentier" w:date="2020-06-06T19:47:00Z">
        <w:r w:rsidR="00F65BD6" w:rsidRPr="007C437A">
          <w:rPr>
            <w:rPrChange w:id="2960" w:author="Arthur Parmentier" w:date="2020-06-07T15:27:00Z">
              <w:rPr>
                <w:b w:val="0"/>
              </w:rPr>
            </w:rPrChange>
          </w:rPr>
          <w:t>semantic side</w:t>
        </w:r>
      </w:ins>
      <w:ins w:id="2961" w:author="Arthur Parmentier" w:date="2020-06-06T13:00:00Z">
        <w:r w:rsidRPr="007C437A">
          <w:rPr>
            <w:rPrChange w:id="2962" w:author="Arthur Parmentier" w:date="2020-06-07T15:27:00Z">
              <w:rPr>
                <w:b w:val="0"/>
              </w:rPr>
            </w:rPrChange>
          </w:rPr>
          <w:t xml:space="preserve">, </w:t>
        </w:r>
      </w:ins>
      <w:ins w:id="2963" w:author="Arthur Parmentier" w:date="2020-06-06T13:01:00Z">
        <w:r w:rsidRPr="007C437A">
          <w:rPr>
            <w:rPrChange w:id="2964" w:author="Arthur Parmentier" w:date="2020-06-07T15:27:00Z">
              <w:rPr>
                <w:b w:val="0"/>
              </w:rPr>
            </w:rPrChange>
          </w:rPr>
          <w:t xml:space="preserve">many signs are shared by several modes and have similar, if not equivalent meanings in all these modes. </w:t>
        </w:r>
      </w:ins>
      <w:ins w:id="2965" w:author="Arthur Parmentier" w:date="2020-06-06T13:02:00Z">
        <w:r w:rsidRPr="007C437A">
          <w:rPr>
            <w:rPrChange w:id="2966" w:author="Arthur Parmentier" w:date="2020-06-07T15:27:00Z">
              <w:rPr>
                <w:b w:val="0"/>
              </w:rPr>
            </w:rPrChange>
          </w:rPr>
          <w:t xml:space="preserve">In fact, the common semantic features of the different SP modes are what make them efficient and what allow their </w:t>
        </w:r>
      </w:ins>
      <w:ins w:id="2967" w:author="Arthur Parmentier" w:date="2020-06-06T13:03:00Z">
        <w:r w:rsidRPr="007C437A">
          <w:rPr>
            <w:rPrChange w:id="2968" w:author="Arthur Parmentier" w:date="2020-06-07T15:27:00Z">
              <w:rPr>
                <w:b w:val="0"/>
              </w:rPr>
            </w:rPrChange>
          </w:rPr>
          <w:t xml:space="preserve">quick </w:t>
        </w:r>
      </w:ins>
      <w:ins w:id="2969" w:author="Arthur Parmentier" w:date="2020-06-06T13:02:00Z">
        <w:r w:rsidRPr="007C437A">
          <w:rPr>
            <w:rPrChange w:id="2970" w:author="Arthur Parmentier" w:date="2020-06-07T15:27:00Z">
              <w:rPr>
                <w:b w:val="0"/>
              </w:rPr>
            </w:rPrChange>
          </w:rPr>
          <w:t xml:space="preserve">learning and memorization </w:t>
        </w:r>
      </w:ins>
      <w:ins w:id="2971" w:author="Arthur Parmentier" w:date="2020-06-06T13:03:00Z">
        <w:r w:rsidRPr="007C437A">
          <w:rPr>
            <w:rPrChange w:id="2972" w:author="Arthur Parmentier" w:date="2020-06-07T15:27:00Z">
              <w:rPr>
                <w:b w:val="0"/>
              </w:rPr>
            </w:rPrChange>
          </w:rPr>
          <w:t>by the performers. Indeed, if instead there were only signs proper to each mode and new signs had to be learned for each one, S</w:t>
        </w:r>
      </w:ins>
      <w:ins w:id="2973" w:author="Arthur Parmentier" w:date="2020-06-06T13:04:00Z">
        <w:r w:rsidRPr="007C437A">
          <w:rPr>
            <w:rPrChange w:id="2974" w:author="Arthur Parmentier" w:date="2020-06-07T15:27:00Z">
              <w:rPr>
                <w:b w:val="0"/>
              </w:rPr>
            </w:rPrChange>
          </w:rPr>
          <w:t xml:space="preserve">P would probably </w:t>
        </w:r>
        <w:proofErr w:type="spellStart"/>
        <w:r w:rsidRPr="007C437A">
          <w:rPr>
            <w:rPrChange w:id="2975" w:author="Arthur Parmentier" w:date="2020-06-07T15:27:00Z">
              <w:rPr>
                <w:b w:val="0"/>
              </w:rPr>
            </w:rPrChange>
          </w:rPr>
          <w:t>loose</w:t>
        </w:r>
        <w:proofErr w:type="spellEnd"/>
        <w:r w:rsidRPr="007C437A">
          <w:rPr>
            <w:rPrChange w:id="2976" w:author="Arthur Parmentier" w:date="2020-06-07T15:27:00Z">
              <w:rPr>
                <w:b w:val="0"/>
              </w:rPr>
            </w:rPrChange>
          </w:rPr>
          <w:t xml:space="preserve"> much of its performativity, which for me lies in its ability to mix several syntaxes with similar semantics.</w:t>
        </w:r>
      </w:ins>
    </w:p>
    <w:p w:rsidR="000E299B" w:rsidRDefault="00DE27EC">
      <w:pPr>
        <w:pStyle w:val="Titre5"/>
        <w:rPr>
          <w:ins w:id="2977" w:author="Arthur Parmentier" w:date="2020-06-07T22:34:00Z"/>
        </w:rPr>
      </w:pPr>
      <w:ins w:id="2978" w:author="Arthur Parmentier" w:date="2020-06-06T13:08:00Z">
        <w:r w:rsidRPr="007C437A">
          <w:t>Remarks on the syntax of the “default” mode</w:t>
        </w:r>
      </w:ins>
    </w:p>
    <w:p w:rsidR="00EC06A7" w:rsidRPr="00EC06A7" w:rsidRDefault="00EC06A7">
      <w:pPr>
        <w:rPr>
          <w:ins w:id="2979" w:author="Arthur Parmentier" w:date="2020-06-06T12:48:00Z"/>
          <w:rPrChange w:id="2980" w:author="Arthur Parmentier" w:date="2020-06-07T22:34:00Z">
            <w:rPr>
              <w:ins w:id="2981" w:author="Arthur Parmentier" w:date="2020-06-06T12:48:00Z"/>
            </w:rPr>
          </w:rPrChange>
        </w:rPr>
        <w:pPrChange w:id="2982" w:author="Arthur Parmentier" w:date="2020-06-07T22:34:00Z">
          <w:pPr>
            <w:pStyle w:val="Titre6"/>
          </w:pPr>
        </w:pPrChange>
      </w:pPr>
      <w:ins w:id="2983" w:author="Arthur Parmentier" w:date="2020-06-07T22:34:00Z">
        <w:r>
          <w:t xml:space="preserve">Structures that performs functions. The structures are the assemblage of </w:t>
        </w:r>
      </w:ins>
      <w:ins w:id="2984" w:author="Arthur Parmentier" w:date="2020-06-07T22:40:00Z">
        <w:r w:rsidR="000431DD">
          <w:t xml:space="preserve">one or several </w:t>
        </w:r>
      </w:ins>
      <w:ins w:id="2985" w:author="Arthur Parmentier" w:date="2020-06-07T22:34:00Z">
        <w:r>
          <w:t>signs (phrases in linguistics), and the functions of SP are called W</w:t>
        </w:r>
      </w:ins>
      <w:ins w:id="2986" w:author="Arthur Parmentier" w:date="2020-06-07T22:35:00Z">
        <w:r>
          <w:t>ho, What, How, When.</w:t>
        </w:r>
      </w:ins>
      <w:ins w:id="2987" w:author="Arthur Parmentier" w:date="2020-06-07T22:41:00Z">
        <w:r w:rsidR="000431DD">
          <w:t xml:space="preserve"> The assemblage of the Who, What, How, When phrases is called a clause.</w:t>
        </w:r>
      </w:ins>
    </w:p>
    <w:p w:rsidR="006E03AC" w:rsidRPr="007C437A" w:rsidRDefault="00E60509" w:rsidP="00B427B1">
      <w:pPr>
        <w:rPr>
          <w:ins w:id="2988" w:author="Arthur Parmentier" w:date="2020-06-06T20:00:00Z"/>
        </w:rPr>
      </w:pPr>
      <w:ins w:id="2989" w:author="Arthur Parmentier" w:date="2020-06-06T14:04:00Z">
        <w:r w:rsidRPr="007C437A">
          <w:t xml:space="preserve">The “default mode” appears as a very </w:t>
        </w:r>
      </w:ins>
      <w:ins w:id="2990" w:author="Arthur Parmentier" w:date="2020-06-06T19:52:00Z">
        <w:r w:rsidR="00DA1511" w:rsidRPr="007C437A">
          <w:t>unique</w:t>
        </w:r>
      </w:ins>
      <w:ins w:id="2991" w:author="Arthur Parmentier" w:date="2020-06-06T14:04:00Z">
        <w:r w:rsidRPr="007C437A">
          <w:t xml:space="preserve"> element of the SP syntax because of its centrality in the </w:t>
        </w:r>
      </w:ins>
      <w:ins w:id="2992" w:author="Arthur Parmentier" w:date="2020-06-06T14:05:00Z">
        <w:r w:rsidRPr="007C437A">
          <w:t xml:space="preserve">network of modes </w:t>
        </w:r>
      </w:ins>
      <w:ins w:id="2993" w:author="Arthur Parmentier" w:date="2020-06-06T19:53:00Z">
        <w:r w:rsidR="006127A3" w:rsidRPr="007C437A">
          <w:t>(</w:t>
        </w:r>
        <w:r w:rsidR="006127A3" w:rsidRPr="007C437A">
          <w:rPr>
            <w:rPrChange w:id="2994" w:author="Arthur Parmentier" w:date="2020-06-07T15:27:00Z">
              <w:rPr/>
            </w:rPrChange>
          </w:rPr>
          <w:fldChar w:fldCharType="begin"/>
        </w:r>
        <w:r w:rsidR="006127A3" w:rsidRPr="007C437A">
          <w:instrText xml:space="preserve"> REF _Ref42283886 \h </w:instrText>
        </w:r>
      </w:ins>
      <w:r w:rsidR="006127A3" w:rsidRPr="007C437A">
        <w:rPr>
          <w:rPrChange w:id="2995" w:author="Arthur Parmentier" w:date="2020-06-07T15:27:00Z">
            <w:rPr/>
          </w:rPrChange>
        </w:rPr>
      </w:r>
      <w:ins w:id="2996" w:author="Arthur Parmentier" w:date="2020-06-06T19:53:00Z">
        <w:r w:rsidR="006127A3" w:rsidRPr="007C437A">
          <w:rPr>
            <w:rPrChange w:id="2997" w:author="Arthur Parmentier" w:date="2020-06-07T15:27:00Z">
              <w:rPr/>
            </w:rPrChange>
          </w:rPr>
          <w:fldChar w:fldCharType="separate"/>
        </w:r>
        <w:r w:rsidR="006127A3" w:rsidRPr="007C437A">
          <w:t xml:space="preserve">Figure </w:t>
        </w:r>
        <w:r w:rsidR="006127A3" w:rsidRPr="007C437A">
          <w:rPr>
            <w:rPrChange w:id="2998" w:author="Arthur Parmentier" w:date="2020-06-07T15:27:00Z">
              <w:rPr>
                <w:noProof/>
              </w:rPr>
            </w:rPrChange>
          </w:rPr>
          <w:t>1</w:t>
        </w:r>
        <w:r w:rsidR="006127A3" w:rsidRPr="007C437A">
          <w:rPr>
            <w:rPrChange w:id="2999" w:author="Arthur Parmentier" w:date="2020-06-07T15:27:00Z">
              <w:rPr/>
            </w:rPrChange>
          </w:rPr>
          <w:fldChar w:fldCharType="end"/>
        </w:r>
        <w:r w:rsidR="006127A3" w:rsidRPr="007C437A">
          <w:t xml:space="preserve">) </w:t>
        </w:r>
      </w:ins>
      <w:ins w:id="3000" w:author="Arthur Parmentier" w:date="2020-06-06T20:00:00Z">
        <w:r w:rsidR="006E03AC" w:rsidRPr="007C437A">
          <w:t xml:space="preserve">and </w:t>
        </w:r>
      </w:ins>
      <w:ins w:id="3001" w:author="Arthur Parmentier" w:date="2020-06-06T20:04:00Z">
        <w:r w:rsidR="006E03AC" w:rsidRPr="007C437A">
          <w:t xml:space="preserve">its use as the conventional syntax of SP, to the point that it is in those syntactic terms that </w:t>
        </w:r>
      </w:ins>
      <w:ins w:id="3002" w:author="Arthur Parmentier" w:date="2020-06-06T20:05:00Z">
        <w:r w:rsidR="006E03AC" w:rsidRPr="007C437A">
          <w:t>SP is presented, despite the number of syntaxes it covers.</w:t>
        </w:r>
      </w:ins>
    </w:p>
    <w:p w:rsidR="00C45B55" w:rsidRPr="007C437A" w:rsidRDefault="00E60509" w:rsidP="00B427B1">
      <w:pPr>
        <w:rPr>
          <w:ins w:id="3003" w:author="Arthur Parmentier" w:date="2020-06-06T20:07:00Z"/>
        </w:rPr>
      </w:pPr>
      <w:ins w:id="3004" w:author="Arthur Parmentier" w:date="2020-06-06T14:11:00Z">
        <w:r w:rsidRPr="007C437A">
          <w:t xml:space="preserve">In my observations, I found </w:t>
        </w:r>
      </w:ins>
      <w:ins w:id="3005" w:author="Arthur Parmentier" w:date="2020-06-06T19:59:00Z">
        <w:r w:rsidR="00314848" w:rsidRPr="007C437A">
          <w:t>that</w:t>
        </w:r>
      </w:ins>
      <w:ins w:id="3006" w:author="Arthur Parmentier" w:date="2020-06-06T14:11:00Z">
        <w:r w:rsidRPr="007C437A">
          <w:t xml:space="preserve"> the syntactic </w:t>
        </w:r>
      </w:ins>
      <w:ins w:id="3007" w:author="Arthur Parmentier" w:date="2020-06-06T19:59:00Z">
        <w:r w:rsidR="00314848" w:rsidRPr="007C437A">
          <w:t xml:space="preserve">and grammatical </w:t>
        </w:r>
      </w:ins>
      <w:ins w:id="3008" w:author="Arthur Parmentier" w:date="2020-06-06T20:06:00Z">
        <w:r w:rsidR="00C45B55" w:rsidRPr="007C437A">
          <w:t>rules</w:t>
        </w:r>
      </w:ins>
      <w:ins w:id="3009" w:author="Arthur Parmentier" w:date="2020-06-06T14:12:00Z">
        <w:r w:rsidRPr="007C437A">
          <w:t xml:space="preserve"> are made explicit by the soundpainter </w:t>
        </w:r>
      </w:ins>
      <w:ins w:id="3010" w:author="Arthur Parmentier" w:date="2020-06-06T20:06:00Z">
        <w:r w:rsidR="00C45B55" w:rsidRPr="007C437A">
          <w:t>(</w:t>
        </w:r>
      </w:ins>
      <w:ins w:id="3011" w:author="Arthur Parmentier" w:date="2020-06-06T14:12:00Z">
        <w:r w:rsidRPr="007C437A">
          <w:t>or teacher</w:t>
        </w:r>
      </w:ins>
      <w:ins w:id="3012" w:author="Arthur Parmentier" w:date="2020-06-06T20:06:00Z">
        <w:r w:rsidR="00C45B55" w:rsidRPr="007C437A">
          <w:t>) for each mode but the default mode</w:t>
        </w:r>
      </w:ins>
      <w:ins w:id="3013" w:author="Arthur Parmentier" w:date="2020-06-06T14:12:00Z">
        <w:r w:rsidRPr="007C437A">
          <w:t>.</w:t>
        </w:r>
      </w:ins>
      <w:ins w:id="3014"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015" w:author="Arthur Parmentier" w:date="2020-06-06T20:08:00Z"/>
        </w:rPr>
      </w:pPr>
      <w:ins w:id="3016" w:author="Arthur Parmentier" w:date="2020-06-06T20:07:00Z">
        <w:r w:rsidRPr="007C437A">
          <w:t>The default mode syntax is the most compl</w:t>
        </w:r>
      </w:ins>
      <w:ins w:id="3017" w:author="Arthur Parmentier" w:date="2020-06-06T20:08:00Z">
        <w:r w:rsidRPr="007C437A">
          <w:t>ex one of all modes</w:t>
        </w:r>
      </w:ins>
    </w:p>
    <w:p w:rsidR="00C45B55" w:rsidRPr="007C437A" w:rsidRDefault="00C45B55">
      <w:pPr>
        <w:pStyle w:val="Paragraphedeliste"/>
        <w:numPr>
          <w:ilvl w:val="0"/>
          <w:numId w:val="11"/>
        </w:numPr>
        <w:rPr>
          <w:ins w:id="3018" w:author="Arthur Parmentier" w:date="2020-06-06T20:08:00Z"/>
        </w:rPr>
      </w:pPr>
      <w:ins w:id="3019" w:author="Arthur Parmentier" w:date="2020-06-06T20:08:00Z">
        <w:r w:rsidRPr="007C437A">
          <w:t>Part of its syntax is borrowed from languages that the performers are already familiar with</w:t>
        </w:r>
      </w:ins>
    </w:p>
    <w:p w:rsidR="00A5016A" w:rsidRPr="007C437A" w:rsidRDefault="00B46B57" w:rsidP="00A5016A">
      <w:pPr>
        <w:rPr>
          <w:ins w:id="3020" w:author="Arthur Parmentier" w:date="2020-06-06T20:34:00Z"/>
        </w:rPr>
      </w:pPr>
      <w:ins w:id="3021"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w:t>
        </w:r>
        <w:proofErr w:type="spellStart"/>
        <w:r w:rsidR="00C45B55" w:rsidRPr="007C437A">
          <w:t>adpositions</w:t>
        </w:r>
        <w:proofErr w:type="spellEnd"/>
        <w:r w:rsidR="00C45B55" w:rsidRPr="007C437A">
          <w:t>), postpositions or logic operators allow for greater complexity in the reques</w:t>
        </w:r>
      </w:ins>
      <w:ins w:id="3022" w:author="Arthur Parmentier" w:date="2020-06-06T20:10:00Z">
        <w:r w:rsidR="007C5AC4" w:rsidRPr="007C437A">
          <w:t>t structure</w:t>
        </w:r>
      </w:ins>
      <w:ins w:id="3023" w:author="Arthur Parmentier" w:date="2020-06-06T20:09:00Z">
        <w:r w:rsidR="00C45B55" w:rsidRPr="007C437A">
          <w:t xml:space="preserve"> and are usually implicitly learned (i.e. they are not explicated by the teacher or soundpainter). </w:t>
        </w:r>
      </w:ins>
      <w:ins w:id="3024" w:author="Arthur Parmentier" w:date="2020-06-06T20:10:00Z">
        <w:r w:rsidR="00BC4BBB" w:rsidRPr="007C437A">
          <w:t xml:space="preserve">Examples of such elements are </w:t>
        </w:r>
      </w:ins>
      <w:ins w:id="3025" w:author="Arthur Parmentier" w:date="2020-06-06T20:09:00Z">
        <w:r w:rsidR="00C45B55" w:rsidRPr="007C437A">
          <w:t>with, within (and without), through, add, remove, go back to, move on to….</w:t>
        </w:r>
      </w:ins>
      <w:ins w:id="3026" w:author="Arthur Parmentier" w:date="2020-06-06T20:33:00Z">
        <w:r w:rsidR="00A5016A" w:rsidRPr="007C437A">
          <w:br/>
        </w:r>
      </w:ins>
      <w:ins w:id="3027"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028" w:author="Arthur Parmentier" w:date="2020-06-06T17:14:00Z"/>
        </w:rPr>
      </w:pPr>
      <w:ins w:id="3029" w:author="Arthur Parmentier" w:date="2020-06-06T20:34:00Z">
        <w:r w:rsidRPr="007C437A">
          <w:t>In linguistic literature, we have observed several languages that do not possess these concepts.</w:t>
        </w:r>
        <w:r w:rsidRPr="007C437A">
          <w:rPr>
            <w:rStyle w:val="Appelnotedebasdep"/>
          </w:rPr>
          <w:footnoteReference w:id="38"/>
        </w:r>
        <w:r w:rsidRPr="007C437A">
          <w:t xml:space="preserve"> One could wonder how much presenting the syntax of the default SP mode to communities that are not familiar to Western languages would challenge the usual conceptions of the SP syntax. </w:t>
        </w:r>
      </w:ins>
      <w:ins w:id="3039" w:author="Arthur Parmentier" w:date="2020-06-06T17:52:00Z">
        <w:r w:rsidR="00A531CB" w:rsidRPr="007C437A">
          <w:t>The story of the e</w:t>
        </w:r>
      </w:ins>
      <w:ins w:id="3040" w:author="Arthur Parmentier" w:date="2020-06-06T18:06:00Z">
        <w:r w:rsidR="006A1B0D" w:rsidRPr="007C437A">
          <w:t>me</w:t>
        </w:r>
      </w:ins>
      <w:ins w:id="3041" w:author="Arthur Parmentier" w:date="2020-06-06T17:52:00Z">
        <w:r w:rsidR="00A531CB" w:rsidRPr="007C437A">
          <w:t xml:space="preserve">rgence of the Launch Mode is an </w:t>
        </w:r>
      </w:ins>
      <w:ins w:id="3042" w:author="Arthur Parmentier" w:date="2020-06-06T20:35:00Z">
        <w:r w:rsidRPr="007C437A">
          <w:t>answer to that question</w:t>
        </w:r>
      </w:ins>
      <w:ins w:id="3043" w:author="Arthur Parmentier" w:date="2020-06-06T17:53:00Z">
        <w:r w:rsidR="00A531CB" w:rsidRPr="007C437A">
          <w:t>:</w:t>
        </w:r>
      </w:ins>
    </w:p>
    <w:p w:rsidR="00237DE8" w:rsidRPr="007C437A" w:rsidRDefault="00237DE8">
      <w:pPr>
        <w:pStyle w:val="Citation"/>
        <w:rPr>
          <w:ins w:id="3044" w:author="Arthur Parmentier" w:date="2020-06-06T17:14:00Z"/>
          <w:rPrChange w:id="3045" w:author="Arthur Parmentier" w:date="2020-06-07T15:27:00Z">
            <w:rPr>
              <w:ins w:id="3046" w:author="Arthur Parmentier" w:date="2020-06-06T17:14:00Z"/>
            </w:rPr>
          </w:rPrChange>
        </w:rPr>
        <w:pPrChange w:id="3047" w:author="Arthur Parmentier" w:date="2020-06-06T17:53:00Z">
          <w:pPr>
            <w:pStyle w:val="NormalWeb"/>
          </w:pPr>
        </w:pPrChange>
      </w:pPr>
      <w:ins w:id="3048" w:author="Arthur Parmentier" w:date="2020-06-06T17:14:00Z">
        <w:r w:rsidRPr="007C437A">
          <w:rPr>
            <w:rPrChange w:id="3049" w:author="Arthur Parmentier" w:date="2020-06-07T15:27:00Z">
              <w:rPr>
                <w:i/>
                <w:iCs/>
              </w:rPr>
            </w:rPrChange>
          </w:rPr>
          <w:lastRenderedPageBreak/>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3050" w:author="Arthur Parmentier" w:date="2020-06-06T17:14:00Z"/>
          <w:rPrChange w:id="3051" w:author="Arthur Parmentier" w:date="2020-06-07T15:27:00Z">
            <w:rPr>
              <w:ins w:id="3052" w:author="Arthur Parmentier" w:date="2020-06-06T17:14:00Z"/>
            </w:rPr>
          </w:rPrChange>
        </w:rPr>
        <w:pPrChange w:id="3053" w:author="Arthur Parmentier" w:date="2020-06-06T17:53:00Z">
          <w:pPr>
            <w:pStyle w:val="NormalWeb"/>
          </w:pPr>
        </w:pPrChange>
      </w:pPr>
      <w:ins w:id="3054" w:author="Arthur Parmentier" w:date="2020-06-06T17:14:00Z">
        <w:r w:rsidRPr="007C437A">
          <w:rPr>
            <w:rPrChange w:id="3055" w:author="Arthur Parmentier" w:date="2020-06-07T15:27:00Z">
              <w:rPr>
                <w:i/>
                <w:iCs/>
              </w:rPr>
            </w:rPrChange>
          </w:rPr>
          <w:t>The idea for this gesture came from my work with the learning impaired. It isn’t always possible for people with learning disabilities to comprehend a Soundpainting phrase incorporating the syntax in its entirety – Whole Group, Long Tone, Volume Fader (</w:t>
        </w:r>
        <w:proofErr w:type="spellStart"/>
        <w:r w:rsidRPr="007C437A">
          <w:rPr>
            <w:rPrChange w:id="3056" w:author="Arthur Parmentier" w:date="2020-06-07T15:27:00Z">
              <w:rPr>
                <w:i/>
                <w:iCs/>
              </w:rPr>
            </w:rPrChange>
          </w:rPr>
          <w:t>ppp</w:t>
        </w:r>
        <w:proofErr w:type="spellEnd"/>
        <w:r w:rsidRPr="007C437A">
          <w:rPr>
            <w:rPrChange w:id="3057" w:author="Arthur Parmentier" w:date="2020-06-07T15:27:00Z">
              <w:rPr>
                <w:i/>
                <w:iCs/>
              </w:rPr>
            </w:rPrChange>
          </w:rPr>
          <w:t xml:space="preserve">), Play. This type of phrase wasn’t possible to follow the first time I </w:t>
        </w:r>
        <w:proofErr w:type="spellStart"/>
        <w:r w:rsidRPr="007C437A">
          <w:rPr>
            <w:rPrChange w:id="3058" w:author="Arthur Parmentier" w:date="2020-06-07T15:27:00Z">
              <w:rPr>
                <w:i/>
                <w:iCs/>
              </w:rPr>
            </w:rPrChange>
          </w:rPr>
          <w:t>Soundpainted</w:t>
        </w:r>
        <w:proofErr w:type="spellEnd"/>
        <w:r w:rsidRPr="007C437A">
          <w:rPr>
            <w:rPrChange w:id="3059" w:author="Arthur Parmentier" w:date="2020-06-07T15:27:00Z">
              <w:rPr>
                <w:i/>
                <w:iCs/>
              </w:rPr>
            </w:rPrChange>
          </w:rPr>
          <w:t xml:space="preserve">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3060" w:author="Arthur Parmentier" w:date="2020-06-06T17:53:00Z"/>
        </w:rPr>
      </w:pPr>
      <w:ins w:id="3061" w:author="Arthur Parmentier" w:date="2020-06-06T17:14:00Z">
        <w:r w:rsidRPr="007C437A">
          <w:t xml:space="preserve">Afterwards, I decided to use the immediate response to a What gesture and created Launch Mode. Nowadays, Launch Mode is a widely used gesture amongst many Soundpainters and its origin came from </w:t>
        </w:r>
      </w:ins>
      <w:ins w:id="3062" w:author="Arthur Parmentier" w:date="2020-06-06T17:53:00Z">
        <w:r w:rsidR="00D83AC5" w:rsidRPr="007C437A">
          <w:t>necessity. “</w:t>
        </w:r>
        <w:r w:rsidR="00A531CB" w:rsidRPr="007C437A">
          <w:rPr>
            <w:rStyle w:val="Appelnotedebasdep"/>
          </w:rPr>
          <w:footnoteReference w:id="39"/>
        </w:r>
      </w:ins>
    </w:p>
    <w:p w:rsidR="005B7F91" w:rsidRPr="007C437A" w:rsidRDefault="00D83AC5" w:rsidP="00D83AC5">
      <w:pPr>
        <w:rPr>
          <w:ins w:id="3064" w:author="Arthur Parmentier" w:date="2020-06-06T21:59:00Z"/>
        </w:rPr>
      </w:pPr>
      <w:ins w:id="3065" w:author="Arthur Parmentier" w:date="2020-06-06T17:53:00Z">
        <w:r w:rsidRPr="007C437A">
          <w:t>In this example, we can see that t</w:t>
        </w:r>
      </w:ins>
      <w:ins w:id="3066" w:author="Arthur Parmentier" w:date="2020-06-06T17:54:00Z">
        <w:r w:rsidRPr="007C437A">
          <w:t xml:space="preserve">he default mode does have a degree of complexity that involve </w:t>
        </w:r>
      </w:ins>
      <w:ins w:id="3067" w:author="Arthur Parmentier" w:date="2020-06-06T20:35:00Z">
        <w:r w:rsidR="00421D32" w:rsidRPr="007C437A">
          <w:t>prior</w:t>
        </w:r>
      </w:ins>
      <w:ins w:id="3068" w:author="Arthur Parmentier" w:date="2020-06-06T20:36:00Z">
        <w:r w:rsidR="00421D32" w:rsidRPr="007C437A">
          <w:t xml:space="preserve"> </w:t>
        </w:r>
      </w:ins>
      <w:ins w:id="3069" w:author="Arthur Parmentier" w:date="2020-06-06T17:54:00Z">
        <w:r w:rsidRPr="007C437A">
          <w:t xml:space="preserve">knowledge in </w:t>
        </w:r>
      </w:ins>
      <w:ins w:id="3070" w:author="Arthur Parmentier" w:date="2020-06-06T20:36:00Z">
        <w:r w:rsidR="00421D32" w:rsidRPr="007C437A">
          <w:t>grammatical rules</w:t>
        </w:r>
      </w:ins>
      <w:ins w:id="3071" w:author="Arthur Parmentier" w:date="2020-06-06T17:55:00Z">
        <w:r w:rsidRPr="007C437A">
          <w:t xml:space="preserve"> </w:t>
        </w:r>
      </w:ins>
      <w:ins w:id="3072" w:author="Arthur Parmentier" w:date="2020-06-06T20:36:00Z">
        <w:r w:rsidR="00421D32" w:rsidRPr="007C437A">
          <w:t>and</w:t>
        </w:r>
      </w:ins>
      <w:ins w:id="3073" w:author="Arthur Parmentier" w:date="2020-06-06T17:55:00Z">
        <w:r w:rsidRPr="007C437A">
          <w:t xml:space="preserve"> logic. </w:t>
        </w:r>
      </w:ins>
      <w:ins w:id="3074" w:author="Arthur Parmentier" w:date="2020-06-06T21:59:00Z">
        <w:r w:rsidR="007D30A4" w:rsidRPr="007C437A">
          <w:t>Of course, all mechanisms of language are not cultural and learned, but t</w:t>
        </w:r>
      </w:ins>
      <w:ins w:id="3075" w:author="Arthur Parmentier" w:date="2020-06-06T17:57:00Z">
        <w:r w:rsidRPr="007C437A">
          <w:t>h</w:t>
        </w:r>
      </w:ins>
      <w:ins w:id="3076" w:author="Arthur Parmentier" w:date="2020-06-06T20:36:00Z">
        <w:r w:rsidR="009D182D" w:rsidRPr="007C437A">
          <w:t>ese rules</w:t>
        </w:r>
      </w:ins>
      <w:ins w:id="3077" w:author="Arthur Parmentier" w:date="2020-06-06T17:55:00Z">
        <w:r w:rsidRPr="007C437A">
          <w:t xml:space="preserve"> were not </w:t>
        </w:r>
      </w:ins>
      <w:ins w:id="3078" w:author="Arthur Parmentier" w:date="2020-06-06T17:56:00Z">
        <w:r w:rsidRPr="007C437A">
          <w:t xml:space="preserve">internalized by the learning impaired and it might </w:t>
        </w:r>
      </w:ins>
      <w:ins w:id="3079" w:author="Arthur Parmentier" w:date="2020-06-06T20:35:00Z">
        <w:r w:rsidR="00EB6FB5" w:rsidRPr="007C437A">
          <w:t xml:space="preserve">as </w:t>
        </w:r>
      </w:ins>
      <w:ins w:id="3080" w:author="Arthur Parmentier" w:date="2020-06-06T17:56:00Z">
        <w:r w:rsidRPr="007C437A">
          <w:t>well be an issue for working with p</w:t>
        </w:r>
      </w:ins>
      <w:ins w:id="3081" w:author="Arthur Parmentier" w:date="2020-06-06T20:36:00Z">
        <w:r w:rsidR="009D182D" w:rsidRPr="007C437A">
          <w:t>eople</w:t>
        </w:r>
      </w:ins>
      <w:ins w:id="3082" w:author="Arthur Parmentier" w:date="2020-06-06T17:56:00Z">
        <w:r w:rsidRPr="007C437A">
          <w:t xml:space="preserve"> whose language or culture</w:t>
        </w:r>
      </w:ins>
      <w:ins w:id="3083" w:author="Arthur Parmentier" w:date="2020-06-06T17:57:00Z">
        <w:r w:rsidRPr="007C437A">
          <w:t xml:space="preserve"> does not yield them either.</w:t>
        </w:r>
      </w:ins>
    </w:p>
    <w:p w:rsidR="005A4AA8" w:rsidRPr="007C437A" w:rsidRDefault="005A4AA8" w:rsidP="00D83AC5">
      <w:pPr>
        <w:rPr>
          <w:ins w:id="3084" w:author="Arthur Parmentier" w:date="2020-06-06T21:58:00Z"/>
        </w:rPr>
      </w:pPr>
      <w:ins w:id="3085" w:author="Arthur Parmentier" w:date="2020-06-06T21:59:00Z">
        <w:r w:rsidRPr="007C437A">
          <w:t xml:space="preserve">I suggest </w:t>
        </w:r>
      </w:ins>
      <w:ins w:id="3086" w:author="Arthur Parmentier" w:date="2020-06-06T22:00:00Z">
        <w:r w:rsidRPr="007C437A">
          <w:t xml:space="preserve">for future research </w:t>
        </w:r>
      </w:ins>
      <w:ins w:id="3087" w:author="Arthur Parmentier" w:date="2020-06-06T21:59:00Z">
        <w:r w:rsidRPr="007C437A">
          <w:t xml:space="preserve">to push the analysis of the SP syntax </w:t>
        </w:r>
      </w:ins>
      <w:ins w:id="3088" w:author="Arthur Parmentier" w:date="2020-06-06T22:04:00Z">
        <w:r w:rsidRPr="007C437A">
          <w:t xml:space="preserve">and its formalization in linguistic terms. </w:t>
        </w:r>
      </w:ins>
      <w:ins w:id="3089" w:author="Arthur Parmentier" w:date="2020-06-06T22:05:00Z">
        <w:r w:rsidRPr="007C437A">
          <w:t>At the moment</w:t>
        </w:r>
      </w:ins>
      <w:ins w:id="3090" w:author="Arthur Parmentier" w:date="2020-06-06T22:06:00Z">
        <w:r w:rsidRPr="007C437A">
          <w:t xml:space="preserve"> I am writing </w:t>
        </w:r>
      </w:ins>
      <w:ins w:id="3091" w:author="Arthur Parmentier" w:date="2020-06-06T22:05:00Z">
        <w:r w:rsidRPr="007C437A">
          <w:t xml:space="preserve">this report, a dictionary is being built that </w:t>
        </w:r>
      </w:ins>
      <w:ins w:id="3092" w:author="Arthur Parmentier" w:date="2020-06-06T22:09:00Z">
        <w:r w:rsidR="003911EB" w:rsidRPr="007C437A">
          <w:t xml:space="preserve">already </w:t>
        </w:r>
      </w:ins>
      <w:ins w:id="3093" w:author="Arthur Parmentier" w:date="2020-06-06T22:05:00Z">
        <w:r w:rsidRPr="007C437A">
          <w:t>contain</w:t>
        </w:r>
      </w:ins>
      <w:ins w:id="3094" w:author="Arthur Parmentier" w:date="2020-06-06T22:06:00Z">
        <w:r w:rsidRPr="007C437A">
          <w:t>s</w:t>
        </w:r>
      </w:ins>
      <w:ins w:id="3095" w:author="Arthur Parmentier" w:date="2020-06-06T22:09:00Z">
        <w:r w:rsidR="003911EB" w:rsidRPr="007C437A">
          <w:t xml:space="preserve"> some</w:t>
        </w:r>
      </w:ins>
      <w:ins w:id="3096" w:author="Arthur Parmentier" w:date="2020-06-06T22:06:00Z">
        <w:r w:rsidRPr="007C437A">
          <w:t xml:space="preserve"> descriptions of signs in terms of syntax</w:t>
        </w:r>
      </w:ins>
      <w:ins w:id="3097" w:author="Arthur Parmentier" w:date="2020-06-06T22:09:00Z">
        <w:r w:rsidR="003911EB" w:rsidRPr="007C437A">
          <w:t>, such as the ones that have historically been formalized by Thompson</w:t>
        </w:r>
      </w:ins>
      <w:ins w:id="3098" w:author="Arthur Parmentier" w:date="2020-06-06T22:06:00Z">
        <w:r w:rsidRPr="007C437A">
          <w:t>. I believe that a linguistic approach</w:t>
        </w:r>
      </w:ins>
      <w:ins w:id="3099" w:author="Arthur Parmentier" w:date="2020-06-06T22:08:00Z">
        <w:r w:rsidRPr="007C437A">
          <w:t xml:space="preserve"> to SP</w:t>
        </w:r>
      </w:ins>
      <w:ins w:id="3100" w:author="Arthur Parmentier" w:date="2020-06-06T22:06:00Z">
        <w:r w:rsidRPr="007C437A">
          <w:t xml:space="preserve"> would</w:t>
        </w:r>
      </w:ins>
      <w:ins w:id="3101" w:author="Arthur Parmentier" w:date="2020-06-06T22:08:00Z">
        <w:r w:rsidRPr="007C437A">
          <w:t xml:space="preserve"> be very relevant and</w:t>
        </w:r>
      </w:ins>
      <w:ins w:id="3102" w:author="Arthur Parmentier" w:date="2020-06-06T22:06:00Z">
        <w:r w:rsidRPr="007C437A">
          <w:t xml:space="preserve"> add </w:t>
        </w:r>
      </w:ins>
      <w:ins w:id="3103" w:author="Arthur Parmentier" w:date="2020-06-06T22:09:00Z">
        <w:r w:rsidR="00111E92" w:rsidRPr="007C437A">
          <w:t xml:space="preserve">a lot of </w:t>
        </w:r>
      </w:ins>
      <w:ins w:id="3104" w:author="Arthur Parmentier" w:date="2020-06-06T22:06:00Z">
        <w:r w:rsidRPr="007C437A">
          <w:t>value to this collaborative work</w:t>
        </w:r>
      </w:ins>
      <w:ins w:id="3105" w:author="Arthur Parmentier" w:date="2020-06-06T22:09:00Z">
        <w:r w:rsidRPr="007C437A">
          <w:t>.</w:t>
        </w:r>
      </w:ins>
    </w:p>
    <w:p w:rsidR="009E3561" w:rsidRPr="007C437A" w:rsidRDefault="00EC0188">
      <w:pPr>
        <w:rPr>
          <w:ins w:id="3106" w:author="Arthur Parmentier" w:date="2020-06-05T18:18:00Z"/>
        </w:rPr>
      </w:pPr>
      <w:ins w:id="3107" w:author="Arthur Parmentier" w:date="2020-06-05T18:40:00Z">
        <w:r w:rsidRPr="007C437A">
          <w:br w:type="page"/>
        </w:r>
        <w:r w:rsidRPr="007C437A">
          <w:lastRenderedPageBreak/>
          <w:br/>
        </w:r>
      </w:ins>
    </w:p>
    <w:p w:rsidR="00C04C33" w:rsidRPr="007C437A" w:rsidRDefault="00C04C33" w:rsidP="00E814B3">
      <w:pPr>
        <w:rPr>
          <w:ins w:id="3108" w:author="Arthur Parmentier" w:date="2020-06-05T18:08:00Z"/>
        </w:rPr>
      </w:pPr>
    </w:p>
    <w:p w:rsidR="00CC430C" w:rsidRPr="007C437A" w:rsidDel="00CC430C" w:rsidRDefault="00CC430C">
      <w:pPr>
        <w:rPr>
          <w:del w:id="3109" w:author="Arthur Parmentier" w:date="2020-06-05T18:08:00Z"/>
          <w:rPrChange w:id="3110" w:author="Arthur Parmentier" w:date="2020-06-07T15:27:00Z">
            <w:rPr>
              <w:del w:id="3111" w:author="Arthur Parmentier" w:date="2020-06-05T18:08:00Z"/>
            </w:rPr>
          </w:rPrChange>
        </w:rPr>
        <w:pPrChange w:id="3112" w:author="Arthur Parmentier" w:date="2020-06-05T16:28:00Z">
          <w:pPr>
            <w:pStyle w:val="Titre2"/>
          </w:pPr>
        </w:pPrChange>
      </w:pPr>
    </w:p>
    <w:p w:rsidR="00B400C3" w:rsidRPr="007C437A" w:rsidDel="00CC430C" w:rsidRDefault="00B400C3" w:rsidP="00E6654A">
      <w:pPr>
        <w:rPr>
          <w:del w:id="3113" w:author="Arthur Parmentier" w:date="2020-06-05T18:08:00Z"/>
        </w:rPr>
      </w:pPr>
      <w:del w:id="3114"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del>
    </w:p>
    <w:p w:rsidR="00BA63E4" w:rsidRPr="007C437A" w:rsidDel="00CC430C" w:rsidRDefault="00BA63E4" w:rsidP="00E6654A">
      <w:pPr>
        <w:rPr>
          <w:del w:id="3115" w:author="Arthur Parmentier" w:date="2020-06-05T18:08:00Z"/>
        </w:rPr>
      </w:pPr>
      <w:del w:id="3116"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del>
    </w:p>
    <w:p w:rsidR="00245836" w:rsidRPr="007C437A" w:rsidDel="00CC430C" w:rsidRDefault="00245836" w:rsidP="00E6654A">
      <w:pPr>
        <w:rPr>
          <w:del w:id="3117" w:author="Arthur Parmentier" w:date="2020-06-05T18:08:00Z"/>
        </w:rPr>
      </w:pPr>
      <w:del w:id="3118"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del>
    </w:p>
    <w:p w:rsidR="00BE04C2" w:rsidRPr="007C437A" w:rsidDel="00486DE0" w:rsidRDefault="00BE04C2">
      <w:pPr>
        <w:pStyle w:val="Titre3"/>
        <w:rPr>
          <w:del w:id="3119" w:author="Arthur Parmentier" w:date="2020-06-06T18:07:00Z"/>
        </w:rPr>
      </w:pPr>
      <w:bookmarkStart w:id="3120" w:name="_Toc40025939"/>
      <w:del w:id="3121" w:author="Arthur Parmentier" w:date="2020-06-06T18:07:00Z">
        <w:r w:rsidRPr="007C437A" w:rsidDel="00486DE0">
          <w:delText>Identifiers</w:delText>
        </w:r>
        <w:bookmarkEnd w:id="3120"/>
      </w:del>
    </w:p>
    <w:p w:rsidR="00DE3F01" w:rsidRPr="007C437A" w:rsidDel="00486DE0" w:rsidRDefault="00DE3F01">
      <w:pPr>
        <w:pStyle w:val="Titre3"/>
        <w:rPr>
          <w:del w:id="3122" w:author="Arthur Parmentier" w:date="2020-06-06T18:07:00Z"/>
        </w:rPr>
      </w:pPr>
      <w:bookmarkStart w:id="3123" w:name="_Toc40025940"/>
      <w:del w:id="3124" w:author="Arthur Parmentier" w:date="2020-06-06T18:07:00Z">
        <w:r w:rsidRPr="007C437A" w:rsidDel="00486DE0">
          <w:delText>Content</w:delText>
        </w:r>
        <w:bookmarkEnd w:id="3123"/>
      </w:del>
    </w:p>
    <w:p w:rsidR="00BE04C2" w:rsidRPr="007C437A" w:rsidDel="00486DE0" w:rsidRDefault="00BE04C2">
      <w:pPr>
        <w:pStyle w:val="Titre3"/>
        <w:rPr>
          <w:del w:id="3125" w:author="Arthur Parmentier" w:date="2020-06-06T18:07:00Z"/>
        </w:rPr>
      </w:pPr>
      <w:bookmarkStart w:id="3126" w:name="_Toc40025941"/>
      <w:del w:id="3127" w:author="Arthur Parmentier" w:date="2020-06-06T18:07:00Z">
        <w:r w:rsidRPr="007C437A" w:rsidDel="00486DE0">
          <w:delText>Modifiers (content parameters)</w:delText>
        </w:r>
        <w:bookmarkEnd w:id="3126"/>
      </w:del>
    </w:p>
    <w:p w:rsidR="00C16C06" w:rsidRPr="007C437A" w:rsidDel="00486DE0" w:rsidRDefault="00C16C06">
      <w:pPr>
        <w:pStyle w:val="Titre3"/>
        <w:rPr>
          <w:del w:id="3128" w:author="Arthur Parmentier" w:date="2020-06-06T18:07:00Z"/>
        </w:rPr>
      </w:pPr>
      <w:bookmarkStart w:id="3129" w:name="_Toc40025942"/>
      <w:del w:id="3130" w:author="Arthur Parmentier" w:date="2020-06-06T18:07:00Z">
        <w:r w:rsidRPr="007C437A" w:rsidDel="00486DE0">
          <w:delText>Mode</w:delText>
        </w:r>
        <w:bookmarkEnd w:id="3129"/>
      </w:del>
    </w:p>
    <w:p w:rsidR="00BE04C2" w:rsidRPr="007C437A" w:rsidDel="006E2B59" w:rsidRDefault="00400535" w:rsidP="00E6654A">
      <w:pPr>
        <w:rPr>
          <w:del w:id="3131" w:author="Arthur Parmentier" w:date="2020-06-06T22:10:00Z"/>
        </w:rPr>
      </w:pPr>
      <w:del w:id="3132" w:author="Arthur Parmentier" w:date="2020-06-06T22:10:00Z">
        <w:r w:rsidRPr="007C437A" w:rsidDel="006E2B59">
          <w:delText>All these structural concepts (grammar) are not culturally dependent.</w:delText>
        </w:r>
      </w:del>
    </w:p>
    <w:p w:rsidR="00E7027A" w:rsidRPr="007C437A" w:rsidRDefault="00E7027A" w:rsidP="00E6654A"/>
    <w:p w:rsidR="00086E5D" w:rsidRPr="007C437A" w:rsidRDefault="00086E5D" w:rsidP="00E6654A"/>
    <w:p w:rsidR="00086E5D" w:rsidRPr="007C437A" w:rsidRDefault="00086E5D" w:rsidP="00E6654A"/>
    <w:p w:rsidR="00086E5D" w:rsidRPr="007C437A" w:rsidDel="006E2B59" w:rsidRDefault="00587BD5" w:rsidP="00E6654A">
      <w:pPr>
        <w:rPr>
          <w:moveFrom w:id="3133" w:author="Arthur Parmentier" w:date="2020-06-06T22:11:00Z"/>
        </w:rPr>
      </w:pPr>
      <w:moveFromRangeStart w:id="3134" w:author="Arthur Parmentier" w:date="2020-06-06T22:11:00Z" w:name="move42373884"/>
      <w:moveFrom w:id="3135" w:author="Arthur Parmentier" w:date="2020-06-06T22:11:00Z">
        <w:r w:rsidRPr="007C437A" w:rsidDel="006E2B59">
          <w:t>DRAFT</w:t>
        </w:r>
        <w:r w:rsidR="00D72AC0" w:rsidRPr="007C437A" w:rsidDel="006E2B59">
          <w:t xml:space="preserve"> of ideas</w:t>
        </w:r>
      </w:moveFrom>
    </w:p>
    <w:p w:rsidR="00103759" w:rsidRPr="007C437A" w:rsidDel="006E2B59" w:rsidRDefault="0031070A" w:rsidP="00E6654A">
      <w:pPr>
        <w:pStyle w:val="Paragraphedeliste"/>
        <w:numPr>
          <w:ilvl w:val="0"/>
          <w:numId w:val="8"/>
        </w:numPr>
        <w:rPr>
          <w:moveFrom w:id="3136" w:author="Arthur Parmentier" w:date="2020-06-06T22:11:00Z"/>
        </w:rPr>
      </w:pPr>
      <w:moveFrom w:id="3137"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moveFrom>
    </w:p>
    <w:p w:rsidR="00B70897" w:rsidRPr="007C437A" w:rsidDel="006E2B59" w:rsidRDefault="00B70897" w:rsidP="00E6654A">
      <w:pPr>
        <w:pStyle w:val="Paragraphedeliste"/>
        <w:numPr>
          <w:ilvl w:val="1"/>
          <w:numId w:val="8"/>
        </w:numPr>
        <w:rPr>
          <w:moveFrom w:id="3138" w:author="Arthur Parmentier" w:date="2020-06-06T22:11:00Z"/>
        </w:rPr>
      </w:pPr>
      <w:moveFrom w:id="3139" w:author="Arthur Parmentier" w:date="2020-06-06T22:11:00Z">
        <w:r w:rsidRPr="007C437A" w:rsidDel="006E2B59">
          <w:t>The concepts depend on the configuration. For instance, a “note” in music is very different from the concept (or its absence!) of “note” in visual arts.</w:t>
        </w:r>
      </w:moveFrom>
    </w:p>
    <w:p w:rsidR="00B70897" w:rsidRPr="007C437A" w:rsidDel="006E2B59" w:rsidRDefault="00B70897" w:rsidP="00E6654A">
      <w:pPr>
        <w:pStyle w:val="Paragraphedeliste"/>
        <w:numPr>
          <w:ilvl w:val="1"/>
          <w:numId w:val="8"/>
        </w:numPr>
        <w:rPr>
          <w:moveFrom w:id="3140" w:author="Arthur Parmentier" w:date="2020-06-06T22:11:00Z"/>
        </w:rPr>
      </w:pPr>
      <w:moveFrom w:id="3141"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moveFrom>
    </w:p>
    <w:p w:rsidR="00A40688" w:rsidRPr="007C437A" w:rsidDel="006E2B59" w:rsidRDefault="00A40688" w:rsidP="00E6654A">
      <w:pPr>
        <w:pStyle w:val="Paragraphedeliste"/>
        <w:numPr>
          <w:ilvl w:val="1"/>
          <w:numId w:val="8"/>
        </w:numPr>
        <w:rPr>
          <w:moveFrom w:id="3142" w:author="Arthur Parmentier" w:date="2020-06-06T22:11:00Z"/>
        </w:rPr>
      </w:pPr>
      <w:moveFrom w:id="3143" w:author="Arthur Parmentier" w:date="2020-06-06T22:11:00Z">
        <w:r w:rsidRPr="007C437A" w:rsidDel="006E2B59">
          <w:t>SP acts as a kind of translation from the concepts of different practices to signs</w:t>
        </w:r>
      </w:moveFrom>
    </w:p>
    <w:p w:rsidR="00103759" w:rsidRPr="007C437A" w:rsidDel="006E2B59" w:rsidRDefault="002C276B" w:rsidP="00E6654A">
      <w:pPr>
        <w:pStyle w:val="Paragraphedeliste"/>
        <w:numPr>
          <w:ilvl w:val="1"/>
          <w:numId w:val="8"/>
        </w:numPr>
        <w:rPr>
          <w:moveFrom w:id="3144" w:author="Arthur Parmentier" w:date="2020-06-06T22:11:00Z"/>
        </w:rPr>
      </w:pPr>
      <w:moveFrom w:id="3145"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moveFrom>
    </w:p>
    <w:p w:rsidR="0031070A" w:rsidRPr="007C437A" w:rsidDel="006E2B59" w:rsidRDefault="00103759" w:rsidP="00E6654A">
      <w:pPr>
        <w:pStyle w:val="Paragraphedeliste"/>
        <w:numPr>
          <w:ilvl w:val="1"/>
          <w:numId w:val="8"/>
        </w:numPr>
        <w:rPr>
          <w:moveFrom w:id="3146" w:author="Arthur Parmentier" w:date="2020-06-06T22:11:00Z"/>
        </w:rPr>
      </w:pPr>
      <w:moveFrom w:id="3147" w:author="Arthur Parmentier" w:date="2020-06-06T22:11:00Z">
        <w:r w:rsidRPr="007C437A" w:rsidDel="006E2B59">
          <w:t>but rather a fluid, dynamic and varying grammar</w:t>
        </w:r>
      </w:moveFrom>
    </w:p>
    <w:moveFromRangeEnd w:id="3134"/>
    <w:p w:rsidR="00400535" w:rsidRPr="007C437A" w:rsidRDefault="00400535" w:rsidP="00E6654A"/>
    <w:p w:rsidR="0008325B" w:rsidRPr="007C437A" w:rsidDel="00687356" w:rsidRDefault="00400535">
      <w:pPr>
        <w:pStyle w:val="Titre1"/>
        <w:rPr>
          <w:del w:id="3148" w:author="Arthur Parmentier" w:date="2020-05-14T13:28:00Z"/>
        </w:rPr>
      </w:pPr>
      <w:del w:id="3149"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150" w:name="_Toc40355387"/>
        <w:bookmarkStart w:id="3151" w:name="_Toc40355924"/>
        <w:bookmarkStart w:id="3152" w:name="_Toc40356088"/>
        <w:bookmarkEnd w:id="3150"/>
        <w:bookmarkEnd w:id="3151"/>
        <w:bookmarkEnd w:id="3152"/>
      </w:del>
    </w:p>
    <w:p w:rsidR="00687356" w:rsidRPr="007C437A" w:rsidRDefault="00687356">
      <w:pPr>
        <w:rPr>
          <w:ins w:id="3153" w:author="Arthur Parmentier" w:date="2020-06-06T17:23:00Z"/>
          <w:rPrChange w:id="3154" w:author="Arthur Parmentier" w:date="2020-06-07T15:27:00Z">
            <w:rPr>
              <w:ins w:id="3155" w:author="Arthur Parmentier" w:date="2020-06-06T17:23:00Z"/>
            </w:rPr>
          </w:rPrChange>
        </w:rPr>
        <w:pPrChange w:id="3156" w:author="Arthur Parmentier" w:date="2020-06-06T17:23:00Z">
          <w:pPr>
            <w:pStyle w:val="Titre1"/>
          </w:pPr>
        </w:pPrChange>
      </w:pPr>
    </w:p>
    <w:p w:rsidR="003F27F2" w:rsidRPr="007C437A" w:rsidRDefault="00AC7276">
      <w:pPr>
        <w:pStyle w:val="Titre1"/>
        <w:rPr>
          <w:ins w:id="3157" w:author="Arthur Parmentier" w:date="2020-06-06T23:44:00Z"/>
        </w:rPr>
      </w:pPr>
      <w:bookmarkStart w:id="3158" w:name="_Toc42550122"/>
      <w:ins w:id="3159" w:author="Arthur Parmentier" w:date="2020-06-06T20:41:00Z">
        <w:r w:rsidRPr="007C437A">
          <w:t xml:space="preserve">Meta-structures of SP: </w:t>
        </w:r>
      </w:ins>
      <w:ins w:id="3160" w:author="Arthur Parmentier" w:date="2020-06-08T23:06:00Z">
        <w:r w:rsidR="00F4343F">
          <w:t xml:space="preserve">communication outside sign language, </w:t>
        </w:r>
      </w:ins>
      <w:ins w:id="3161" w:author="Arthur Parmentier" w:date="2020-06-06T20:55:00Z">
        <w:r w:rsidR="00804910" w:rsidRPr="007C437A">
          <w:t>configurations</w:t>
        </w:r>
      </w:ins>
      <w:ins w:id="3162" w:author="Arthur Parmentier" w:date="2020-06-08T23:06:00Z">
        <w:r w:rsidR="00EB4CE1">
          <w:t xml:space="preserve"> and</w:t>
        </w:r>
      </w:ins>
      <w:ins w:id="3163" w:author="Arthur Parmentier" w:date="2020-06-06T20:55:00Z">
        <w:r w:rsidR="00804910" w:rsidRPr="007C437A">
          <w:t xml:space="preserve"> </w:t>
        </w:r>
      </w:ins>
      <w:ins w:id="3164" w:author="Arthur Parmentier" w:date="2020-06-08T23:00:00Z">
        <w:r w:rsidR="00AA461F">
          <w:t>conventions</w:t>
        </w:r>
      </w:ins>
      <w:ins w:id="3165" w:author="Arthur Parmentier" w:date="2020-06-08T23:01:00Z">
        <w:r w:rsidR="00B220F4">
          <w:t xml:space="preserve">, </w:t>
        </w:r>
      </w:ins>
      <w:ins w:id="3166" w:author="Arthur Parmentier" w:date="2020-06-06T20:55:00Z">
        <w:r w:rsidR="00804910" w:rsidRPr="007C437A">
          <w:t>diffusion mechani</w:t>
        </w:r>
      </w:ins>
      <w:ins w:id="3167" w:author="Arthur Parmentier" w:date="2020-06-06T20:56:00Z">
        <w:r w:rsidR="00804910" w:rsidRPr="007C437A">
          <w:t>sms</w:t>
        </w:r>
      </w:ins>
      <w:ins w:id="3168" w:author="Arthur Parmentier" w:date="2020-06-08T23:01:00Z">
        <w:r w:rsidR="00B220F4">
          <w:t xml:space="preserve"> &amp; a</w:t>
        </w:r>
      </w:ins>
      <w:ins w:id="3169" w:author="Arthur Parmentier" w:date="2020-06-08T23:00:00Z">
        <w:r w:rsidR="00AA461F">
          <w:t xml:space="preserve"> critique of </w:t>
        </w:r>
      </w:ins>
      <w:ins w:id="3170" w:author="Arthur Parmentier" w:date="2020-06-08T23:07:00Z">
        <w:r w:rsidR="00EB4CE1">
          <w:t>a traditional definition of</w:t>
        </w:r>
      </w:ins>
      <w:ins w:id="3171" w:author="Arthur Parmentier" w:date="2020-06-08T23:00:00Z">
        <w:r w:rsidR="00AA461F">
          <w:t xml:space="preserve"> SP.</w:t>
        </w:r>
      </w:ins>
      <w:bookmarkEnd w:id="3158"/>
    </w:p>
    <w:p w:rsidR="0057131A" w:rsidRPr="007C437A" w:rsidRDefault="0057131A" w:rsidP="0057131A">
      <w:pPr>
        <w:rPr>
          <w:ins w:id="3172" w:author="Arthur Parmentier" w:date="2020-06-06T23:44:00Z"/>
        </w:rPr>
      </w:pPr>
      <w:ins w:id="3173" w:author="Arthur Parmentier" w:date="2020-06-06T23:44:00Z">
        <w:r w:rsidRPr="007C437A">
          <w:t>In the previous sections of this report, I have discussed several mechanisms of SP</w:t>
        </w:r>
      </w:ins>
      <w:ins w:id="3174" w:author="Arthur Parmentier" w:date="2020-06-08T23:10:00Z">
        <w:r w:rsidR="00873B84">
          <w:t xml:space="preserve"> such as </w:t>
        </w:r>
      </w:ins>
      <w:ins w:id="3175" w:author="Arthur Parmentier" w:date="2020-06-06T23:44:00Z">
        <w:r w:rsidRPr="007C437A">
          <w:t xml:space="preserve">its linguistic and intrinsic structural features. </w:t>
        </w:r>
      </w:ins>
      <w:ins w:id="3176" w:author="Arthur Parmentier" w:date="2020-06-08T22:57:00Z">
        <w:r w:rsidR="003A6B59">
          <w:br/>
          <w:t xml:space="preserve">In this section, I would like to first </w:t>
        </w:r>
      </w:ins>
      <w:ins w:id="3177" w:author="Arthur Parmentier" w:date="2020-06-06T23:44:00Z">
        <w:r w:rsidRPr="007C437A">
          <w:t>point out that it cannot only be described in those terms and limited to those mechanisms</w:t>
        </w:r>
      </w:ins>
      <w:ins w:id="3178"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3179" w:author="Arthur Parmentier" w:date="2020-06-08T22:57:00Z">
        <w:r w:rsidR="003A6B59">
          <w:t xml:space="preserve"> and </w:t>
        </w:r>
      </w:ins>
      <w:ins w:id="3180" w:author="Arthur Parmentier" w:date="2020-06-08T22:59:00Z">
        <w:r w:rsidR="003A6B59">
          <w:t>finally</w:t>
        </w:r>
      </w:ins>
      <w:ins w:id="3181" w:author="Arthur Parmentier" w:date="2020-06-08T22:57:00Z">
        <w:r w:rsidR="003A6B59">
          <w:t xml:space="preserve"> </w:t>
        </w:r>
      </w:ins>
      <w:ins w:id="3182" w:author="Arthur Parmentier" w:date="2020-06-08T22:58:00Z">
        <w:r w:rsidR="003A6B59">
          <w:t>discuss the implications of the linguistic modeling</w:t>
        </w:r>
      </w:ins>
      <w:ins w:id="3183" w:author="Arthur Parmentier" w:date="2020-06-08T22:59:00Z">
        <w:r w:rsidR="003A6B59">
          <w:t xml:space="preserve"> of SP in a critique of some</w:t>
        </w:r>
      </w:ins>
      <w:ins w:id="3184" w:author="Arthur Parmentier" w:date="2020-06-08T23:11:00Z">
        <w:r w:rsidR="00AD6CB9">
          <w:t xml:space="preserve"> of the</w:t>
        </w:r>
      </w:ins>
      <w:ins w:id="3185" w:author="Arthur Parmentier" w:date="2020-06-08T22:59:00Z">
        <w:r w:rsidR="003A6B59">
          <w:t xml:space="preserve"> traditional </w:t>
        </w:r>
      </w:ins>
      <w:ins w:id="3186" w:author="Arthur Parmentier" w:date="2020-06-08T23:07:00Z">
        <w:r w:rsidR="00BC20F5">
          <w:t xml:space="preserve">definitions and </w:t>
        </w:r>
      </w:ins>
      <w:ins w:id="3187" w:author="Arthur Parmentier" w:date="2020-06-08T22:59:00Z">
        <w:r w:rsidR="003A6B59">
          <w:t>presentations of SP.</w:t>
        </w:r>
      </w:ins>
    </w:p>
    <w:p w:rsidR="00983E0A" w:rsidRDefault="00983E0A">
      <w:pPr>
        <w:pStyle w:val="Titre2"/>
        <w:rPr>
          <w:ins w:id="3188" w:author="Arthur Parmentier" w:date="2020-06-08T23:12:00Z"/>
        </w:rPr>
        <w:pPrChange w:id="3189" w:author="Arthur Parmentier" w:date="2020-06-08T23:12:00Z">
          <w:pPr/>
        </w:pPrChange>
      </w:pPr>
      <w:ins w:id="3190" w:author="Arthur Parmentier" w:date="2020-06-08T23:12:00Z">
        <w:r>
          <w:t>Preliminary remark: what we mean when we say “SP”</w:t>
        </w:r>
      </w:ins>
    </w:p>
    <w:p w:rsidR="00E21AD2" w:rsidRPr="007C437A" w:rsidRDefault="00E21AD2">
      <w:pPr>
        <w:rPr>
          <w:ins w:id="3191" w:author="Arthur Parmentier" w:date="2020-06-06T23:41:00Z"/>
          <w:rPrChange w:id="3192" w:author="Arthur Parmentier" w:date="2020-06-07T15:27:00Z">
            <w:rPr>
              <w:ins w:id="3193" w:author="Arthur Parmentier" w:date="2020-06-06T23:41:00Z"/>
            </w:rPr>
          </w:rPrChange>
        </w:rPr>
        <w:pPrChange w:id="3194" w:author="Arthur Parmentier" w:date="2020-06-06T23:44:00Z">
          <w:pPr>
            <w:pStyle w:val="Titre1"/>
          </w:pPr>
        </w:pPrChange>
      </w:pPr>
      <w:ins w:id="3195" w:author="Arthur Parmentier" w:date="2020-06-07T00:28:00Z">
        <w:r w:rsidRPr="007C437A">
          <w:rPr>
            <w:rPrChange w:id="3196"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3197" w:author="Arthur Parmentier" w:date="2020-06-08T23:13:00Z">
        <w:r w:rsidR="00EE49AA">
          <w:t xml:space="preserve">the name </w:t>
        </w:r>
      </w:ins>
      <w:ins w:id="3198" w:author="Arthur Parmentier" w:date="2020-06-07T00:28:00Z">
        <w:r w:rsidRPr="007C437A">
          <w:rPr>
            <w:rPrChange w:id="3199" w:author="Arthur Parmentier" w:date="2020-06-07T15:27:00Z">
              <w:rPr/>
            </w:rPrChange>
          </w:rPr>
          <w:t>SP is</w:t>
        </w:r>
      </w:ins>
      <w:ins w:id="3200" w:author="Arthur Parmentier" w:date="2020-06-08T23:13:00Z">
        <w:r w:rsidR="00EE49AA">
          <w:t xml:space="preserve"> commonly used to si</w:t>
        </w:r>
      </w:ins>
      <w:ins w:id="3201" w:author="Arthur Parmentier" w:date="2020-06-08T23:14:00Z">
        <w:r w:rsidR="00EE49AA">
          <w:t>gnify</w:t>
        </w:r>
      </w:ins>
      <w:ins w:id="3202" w:author="Arthur Parmentier" w:date="2020-06-07T00:28:00Z">
        <w:r w:rsidRPr="007C437A">
          <w:rPr>
            <w:rPrChange w:id="3203" w:author="Arthur Parmentier" w:date="2020-06-07T15:27:00Z">
              <w:rPr/>
            </w:rPrChange>
          </w:rPr>
          <w:t xml:space="preserve"> not only </w:t>
        </w:r>
      </w:ins>
      <w:ins w:id="3204" w:author="Arthur Parmentier" w:date="2020-06-08T23:14:00Z">
        <w:r w:rsidR="00EE49AA">
          <w:t>a</w:t>
        </w:r>
      </w:ins>
      <w:ins w:id="3205" w:author="Arthur Parmentier" w:date="2020-06-07T00:28:00Z">
        <w:r w:rsidRPr="007C437A">
          <w:rPr>
            <w:rPrChange w:id="3206" w:author="Arthur Parmentier" w:date="2020-06-07T15:27:00Z">
              <w:rPr/>
            </w:rPrChange>
          </w:rPr>
          <w:t xml:space="preserve"> sign language but </w:t>
        </w:r>
      </w:ins>
      <w:ins w:id="3207" w:author="Arthur Parmentier" w:date="2020-06-08T23:14:00Z">
        <w:r w:rsidR="00EE49AA">
          <w:t>an</w:t>
        </w:r>
      </w:ins>
      <w:ins w:id="3208" w:author="Arthur Parmentier" w:date="2020-06-07T00:28:00Z">
        <w:r w:rsidRPr="007C437A">
          <w:rPr>
            <w:rPrChange w:id="3209" w:author="Arthur Parmentier" w:date="2020-06-07T15:27:00Z">
              <w:rPr/>
            </w:rPrChange>
          </w:rPr>
          <w:t xml:space="preserve"> artistic practice as a whole: a context, configuration, esthetic, conventions</w:t>
        </w:r>
      </w:ins>
      <w:ins w:id="3210" w:author="Arthur Parmentier" w:date="2020-06-08T23:14:00Z">
        <w:r w:rsidR="00C85902">
          <w:t xml:space="preserve"> and several types of communication</w:t>
        </w:r>
      </w:ins>
      <w:ins w:id="3211" w:author="Arthur Parmentier" w:date="2020-06-07T00:28:00Z">
        <w:r w:rsidRPr="007C437A">
          <w:rPr>
            <w:rPrChange w:id="3212"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3213" w:author="Arthur Parmentier" w:date="2020-06-08T23:15:00Z">
        <w:r w:rsidR="009C23CD">
          <w:t xml:space="preserve"> that compose its usual definition.</w:t>
        </w:r>
      </w:ins>
    </w:p>
    <w:p w:rsidR="0057131A" w:rsidRPr="007C437A" w:rsidRDefault="004456BA">
      <w:pPr>
        <w:pStyle w:val="Titre2"/>
        <w:rPr>
          <w:ins w:id="3214" w:author="Arthur Parmentier" w:date="2020-06-06T23:46:00Z"/>
        </w:rPr>
      </w:pPr>
      <w:bookmarkStart w:id="3215" w:name="_Toc42550123"/>
      <w:ins w:id="3216" w:author="Arthur Parmentier" w:date="2020-06-08T12:17:00Z">
        <w:r>
          <w:t>SP as a complex communication form</w:t>
        </w:r>
      </w:ins>
      <w:bookmarkEnd w:id="3215"/>
    </w:p>
    <w:p w:rsidR="00E2520C" w:rsidRDefault="0057131A" w:rsidP="0057131A">
      <w:pPr>
        <w:rPr>
          <w:ins w:id="3217" w:author="Arthur Parmentier" w:date="2020-06-08T12:09:00Z"/>
        </w:rPr>
      </w:pPr>
      <w:ins w:id="3218" w:author="Arthur Parmentier" w:date="2020-06-06T23:47:00Z">
        <w:r w:rsidRPr="007C437A">
          <w:t xml:space="preserve">We have seen that SP allow </w:t>
        </w:r>
      </w:ins>
      <w:ins w:id="3219" w:author="Arthur Parmentier" w:date="2020-06-08T12:07:00Z">
        <w:r w:rsidR="00E2520C">
          <w:t>for a communication</w:t>
        </w:r>
      </w:ins>
      <w:ins w:id="3220" w:author="Arthur Parmentier" w:date="2020-06-08T12:08:00Z">
        <w:r w:rsidR="00E2520C">
          <w:t xml:space="preserve"> from one or several </w:t>
        </w:r>
      </w:ins>
      <w:ins w:id="3221" w:author="Arthur Parmentier" w:date="2020-06-08T12:11:00Z">
        <w:r w:rsidR="009329D2">
          <w:t>senders</w:t>
        </w:r>
      </w:ins>
      <w:ins w:id="3222" w:author="Arthur Parmentier" w:date="2020-06-06T23:52:00Z">
        <w:r w:rsidR="00CC42BC" w:rsidRPr="007C437A">
          <w:t xml:space="preserve"> (the soundpainters) to receivers (the performers)</w:t>
        </w:r>
      </w:ins>
      <w:ins w:id="3223" w:author="Arthur Parmentier" w:date="2020-06-08T12:09:00Z">
        <w:r w:rsidR="00E2520C">
          <w:t>: s</w:t>
        </w:r>
      </w:ins>
      <w:ins w:id="3224" w:author="Arthur Parmentier" w:date="2020-06-08T12:08:00Z">
        <w:r w:rsidR="00E2520C">
          <w:t xml:space="preserve">o far, we have </w:t>
        </w:r>
      </w:ins>
      <w:ins w:id="3225" w:author="Arthur Parmentier" w:date="2020-06-08T23:16:00Z">
        <w:r w:rsidR="00751806">
          <w:t xml:space="preserve">only </w:t>
        </w:r>
      </w:ins>
      <w:ins w:id="3226" w:author="Arthur Parmentier" w:date="2020-06-08T12:08:00Z">
        <w:r w:rsidR="00E2520C">
          <w:t xml:space="preserve">discussed SP as a </w:t>
        </w:r>
      </w:ins>
      <w:ins w:id="3227" w:author="Arthur Parmentier" w:date="2020-06-08T23:16:00Z">
        <w:r w:rsidR="000D14BB">
          <w:t>linear</w:t>
        </w:r>
      </w:ins>
      <w:ins w:id="3228" w:author="Arthur Parmentier" w:date="2020-06-08T12:08:00Z">
        <w:r w:rsidR="00E2520C">
          <w:t xml:space="preserve"> communication</w:t>
        </w:r>
      </w:ins>
      <w:ins w:id="3229" w:author="Arthur Parmentier" w:date="2020-06-08T12:12:00Z">
        <w:r w:rsidR="009329D2">
          <w:t xml:space="preserve"> </w:t>
        </w:r>
      </w:ins>
      <w:ins w:id="3230" w:author="Arthur Parmentier" w:date="2020-06-08T23:17:00Z">
        <w:r w:rsidR="008C4AF3">
          <w:t xml:space="preserve">form </w:t>
        </w:r>
      </w:ins>
      <w:ins w:id="3231" w:author="Arthur Parmentier" w:date="2020-06-08T12:12:00Z">
        <w:r w:rsidR="009329D2">
          <w:t>using sign language.</w:t>
        </w:r>
      </w:ins>
      <w:ins w:id="3232" w:author="Arthur Parmentier" w:date="2020-06-08T12:11:00Z">
        <w:r w:rsidR="009329D2">
          <w:t xml:space="preserve"> </w:t>
        </w:r>
      </w:ins>
    </w:p>
    <w:p w:rsidR="004456BA" w:rsidRDefault="004456BA" w:rsidP="0057131A">
      <w:pPr>
        <w:rPr>
          <w:ins w:id="3233" w:author="Arthur Parmentier" w:date="2020-06-08T12:16:00Z"/>
        </w:rPr>
      </w:pPr>
      <w:ins w:id="3234" w:author="Arthur Parmentier" w:date="2020-06-08T12:14:00Z">
        <w:r>
          <w:lastRenderedPageBreak/>
          <w:t xml:space="preserve">In general, </w:t>
        </w:r>
      </w:ins>
      <w:ins w:id="3235" w:author="Arthur Parmentier" w:date="2020-06-08T23:17:00Z">
        <w:r w:rsidR="00B345C7">
          <w:t>we can identify</w:t>
        </w:r>
      </w:ins>
      <w:ins w:id="3236" w:author="Arthur Parmentier" w:date="2020-06-08T12:14:00Z">
        <w:r>
          <w:t xml:space="preserve"> multiple interaction</w:t>
        </w:r>
      </w:ins>
      <w:ins w:id="3237" w:author="Arthur Parmentier" w:date="2020-06-08T23:17:00Z">
        <w:r w:rsidR="00ED2D39">
          <w:t>s</w:t>
        </w:r>
      </w:ins>
      <w:ins w:id="3238" w:author="Arthur Parmentier" w:date="2020-06-08T12:14:00Z">
        <w:r>
          <w:t xml:space="preserve"> within </w:t>
        </w:r>
      </w:ins>
      <w:ins w:id="3239" w:author="Arthur Parmentier" w:date="2020-06-08T23:17:00Z">
        <w:r w:rsidR="00102CE8">
          <w:t>a</w:t>
        </w:r>
      </w:ins>
      <w:ins w:id="3240" w:author="Arthur Parmentier" w:date="2020-06-08T12:14:00Z">
        <w:r>
          <w:t xml:space="preserve"> </w:t>
        </w:r>
      </w:ins>
      <w:ins w:id="3241" w:author="Arthur Parmentier" w:date="2020-06-08T12:15:00Z">
        <w:r>
          <w:t>S</w:t>
        </w:r>
      </w:ins>
      <w:ins w:id="3242" w:author="Arthur Parmentier" w:date="2020-06-08T23:17:00Z">
        <w:r w:rsidR="00903E37">
          <w:t>P</w:t>
        </w:r>
      </w:ins>
      <w:ins w:id="3243" w:author="Arthur Parmentier" w:date="2020-06-08T12:15:00Z">
        <w:r>
          <w:t xml:space="preserve"> group</w:t>
        </w:r>
      </w:ins>
      <w:ins w:id="3244" w:author="Arthur Parmentier" w:date="2020-06-08T23:17:00Z">
        <w:r w:rsidR="001B667A">
          <w:t>, including feedbacks</w:t>
        </w:r>
      </w:ins>
      <w:ins w:id="3245" w:author="Arthur Parmentier" w:date="2020-06-08T23:18:00Z">
        <w:r w:rsidR="001B667A">
          <w:t xml:space="preserve"> to the </w:t>
        </w:r>
        <w:proofErr w:type="spellStart"/>
        <w:r w:rsidR="001B667A">
          <w:t>soundpainter’s</w:t>
        </w:r>
        <w:proofErr w:type="spellEnd"/>
        <w:r w:rsidR="001B667A">
          <w:t xml:space="preserve"> request</w:t>
        </w:r>
      </w:ins>
      <w:ins w:id="3246" w:author="Arthur Parmentier" w:date="2020-06-08T12:15:00Z">
        <w:r>
          <w:t xml:space="preserve">. The soundpainters </w:t>
        </w:r>
      </w:ins>
      <w:ins w:id="3247" w:author="Arthur Parmentier" w:date="2020-06-08T23:18:00Z">
        <w:r w:rsidR="004E36CD">
          <w:t xml:space="preserve">may </w:t>
        </w:r>
      </w:ins>
      <w:ins w:id="3248" w:author="Arthur Parmentier" w:date="2020-06-08T12:15:00Z">
        <w:r>
          <w:t xml:space="preserve">receive </w:t>
        </w:r>
      </w:ins>
      <w:ins w:id="3249" w:author="Arthur Parmentier" w:date="2020-06-08T23:18:00Z">
        <w:r w:rsidR="001C1ACF">
          <w:t>several</w:t>
        </w:r>
      </w:ins>
      <w:ins w:id="3250" w:author="Arthur Parmentier" w:date="2020-06-08T12:15:00Z">
        <w:r>
          <w:t xml:space="preserve"> forms of </w:t>
        </w:r>
      </w:ins>
      <w:ins w:id="3251" w:author="Arthur Parmentier" w:date="2020-06-08T12:17:00Z">
        <w:r>
          <w:t>feedback:</w:t>
        </w:r>
      </w:ins>
    </w:p>
    <w:p w:rsidR="004456BA" w:rsidRDefault="004456BA" w:rsidP="004456BA">
      <w:pPr>
        <w:pStyle w:val="Paragraphedeliste"/>
        <w:numPr>
          <w:ilvl w:val="0"/>
          <w:numId w:val="11"/>
        </w:numPr>
        <w:rPr>
          <w:ins w:id="3252" w:author="Arthur Parmentier" w:date="2020-06-08T12:16:00Z"/>
        </w:rPr>
      </w:pPr>
      <w:ins w:id="3253" w:author="Arthur Parmentier" w:date="2020-06-08T12:16:00Z">
        <w:r>
          <w:t>The artistic productions of the performers</w:t>
        </w:r>
      </w:ins>
    </w:p>
    <w:p w:rsidR="004456BA" w:rsidRDefault="004456BA" w:rsidP="004456BA">
      <w:pPr>
        <w:pStyle w:val="Paragraphedeliste"/>
        <w:numPr>
          <w:ilvl w:val="0"/>
          <w:numId w:val="11"/>
        </w:numPr>
        <w:rPr>
          <w:ins w:id="3254" w:author="Arthur Parmentier" w:date="2020-06-08T12:17:00Z"/>
        </w:rPr>
      </w:pPr>
      <w:ins w:id="3255" w:author="Arthur Parmentier" w:date="2020-06-08T12:17:00Z">
        <w:r>
          <w:t>The unintentional communications of both the performer and the public</w:t>
        </w:r>
      </w:ins>
    </w:p>
    <w:p w:rsidR="004456BA" w:rsidRDefault="004456BA">
      <w:pPr>
        <w:pStyle w:val="Paragraphedeliste"/>
        <w:numPr>
          <w:ilvl w:val="0"/>
          <w:numId w:val="11"/>
        </w:numPr>
        <w:rPr>
          <w:ins w:id="3256" w:author="Arthur Parmentier" w:date="2020-06-08T12:16:00Z"/>
        </w:rPr>
        <w:pPrChange w:id="3257" w:author="Arthur Parmentier" w:date="2020-06-08T23:17:00Z">
          <w:pPr/>
        </w:pPrChange>
      </w:pPr>
      <w:ins w:id="3258" w:author="Arthur Parmentier" w:date="2020-06-08T12:18:00Z">
        <w:r>
          <w:t>The few signs that can be used by performers as such (not as soundpainters)</w:t>
        </w:r>
      </w:ins>
    </w:p>
    <w:p w:rsidR="00373A1E" w:rsidRPr="007C437A" w:rsidRDefault="00CC42BC" w:rsidP="00373A1E">
      <w:pPr>
        <w:rPr>
          <w:ins w:id="3259" w:author="Arthur Parmentier" w:date="2020-06-08T13:14:00Z"/>
        </w:rPr>
      </w:pPr>
      <w:ins w:id="3260" w:author="Arthur Parmentier" w:date="2020-06-06T23:50:00Z">
        <w:r w:rsidRPr="007C437A">
          <w:t xml:space="preserve">Although there are some </w:t>
        </w:r>
      </w:ins>
      <w:ins w:id="3261" w:author="Arthur Parmentier" w:date="2020-06-06T23:55:00Z">
        <w:r w:rsidRPr="007C437A">
          <w:t>configurations</w:t>
        </w:r>
      </w:ins>
      <w:ins w:id="3262" w:author="Arthur Parmentier" w:date="2020-06-06T23:50:00Z">
        <w:r w:rsidRPr="007C437A">
          <w:t xml:space="preserve"> in which </w:t>
        </w:r>
      </w:ins>
      <w:ins w:id="3263" w:author="Arthur Parmentier" w:date="2020-06-08T12:18:00Z">
        <w:r w:rsidR="009177A3">
          <w:t xml:space="preserve">some of these elements of communication </w:t>
        </w:r>
      </w:ins>
      <w:ins w:id="3264" w:author="Arthur Parmentier" w:date="2020-06-08T23:19:00Z">
        <w:r w:rsidR="00E321F3">
          <w:t>occur</w:t>
        </w:r>
      </w:ins>
      <w:ins w:id="3265" w:author="Arthur Parmentier" w:date="2020-06-08T12:19:00Z">
        <w:r w:rsidR="009177A3">
          <w:t xml:space="preserve">, soundpainters </w:t>
        </w:r>
      </w:ins>
      <w:ins w:id="3266" w:author="Arthur Parmentier" w:date="2020-06-06T23:50:00Z">
        <w:r w:rsidRPr="007C437A">
          <w:t xml:space="preserve">are usually able to perceive </w:t>
        </w:r>
      </w:ins>
      <w:ins w:id="3267" w:author="Arthur Parmentier" w:date="2020-06-08T12:19:00Z">
        <w:r w:rsidR="009177A3">
          <w:t>a feedback to</w:t>
        </w:r>
      </w:ins>
      <w:ins w:id="3268" w:author="Arthur Parmentier" w:date="2020-06-08T12:20:00Z">
        <w:r w:rsidR="009177A3">
          <w:t xml:space="preserve"> </w:t>
        </w:r>
      </w:ins>
      <w:ins w:id="3269" w:author="Arthur Parmentier" w:date="2020-06-08T23:19:00Z">
        <w:r w:rsidR="00C65CE6">
          <w:t xml:space="preserve">their </w:t>
        </w:r>
        <w:proofErr w:type="spellStart"/>
        <w:r w:rsidR="00C65CE6">
          <w:t>resquests</w:t>
        </w:r>
      </w:ins>
      <w:proofErr w:type="spellEnd"/>
      <w:ins w:id="3270" w:author="Arthur Parmentier" w:date="2020-06-08T12:20:00Z">
        <w:r w:rsidR="009177A3">
          <w:t>.</w:t>
        </w:r>
      </w:ins>
      <w:ins w:id="3271" w:author="Arthur Parmentier" w:date="2020-06-06T23:51:00Z">
        <w:r w:rsidRPr="007C437A">
          <w:t xml:space="preserve"> </w:t>
        </w:r>
      </w:ins>
      <w:ins w:id="3272" w:author="Arthur Parmentier" w:date="2020-06-08T13:14:00Z">
        <w:r w:rsidR="00373A1E" w:rsidRPr="007C437A">
          <w:t>One may object that the</w:t>
        </w:r>
      </w:ins>
      <w:ins w:id="3273" w:author="Arthur Parmentier" w:date="2020-06-08T23:19:00Z">
        <w:r w:rsidR="00C65CE6">
          <w:t>y can</w:t>
        </w:r>
      </w:ins>
      <w:ins w:id="3274" w:author="Arthur Parmentier" w:date="2020-06-08T13:14:00Z">
        <w:r w:rsidR="00373A1E" w:rsidRPr="007C437A">
          <w:t xml:space="preserve"> be prepared in advance and written down on some kind of score, s</w:t>
        </w:r>
      </w:ins>
      <w:ins w:id="3275" w:author="Arthur Parmentier" w:date="2020-06-08T23:20:00Z">
        <w:r w:rsidR="00030A90">
          <w:t>uch</w:t>
        </w:r>
      </w:ins>
      <w:ins w:id="3276" w:author="Arthur Parmentier" w:date="2020-06-08T13:14:00Z">
        <w:r w:rsidR="00373A1E" w:rsidRPr="007C437A">
          <w:t xml:space="preserve"> that the feedback from the performers would have no influence </w:t>
        </w:r>
      </w:ins>
      <w:ins w:id="3277" w:author="Arthur Parmentier" w:date="2020-06-08T23:20:00Z">
        <w:r w:rsidR="00CF725B">
          <w:t>on the linear communication from the soundpainter to the performers</w:t>
        </w:r>
      </w:ins>
      <w:ins w:id="3278" w:author="Arthur Parmentier" w:date="2020-06-08T13:14:00Z">
        <w:r w:rsidR="00373A1E" w:rsidRPr="007C437A">
          <w:t xml:space="preserve">. It is however not the case in general and is often reported and discussed how the requests are </w:t>
        </w:r>
      </w:ins>
      <w:ins w:id="3279" w:author="Arthur Parmentier" w:date="2020-06-08T23:20:00Z">
        <w:r w:rsidR="004C3DC9">
          <w:t xml:space="preserve">made </w:t>
        </w:r>
      </w:ins>
      <w:ins w:id="3280" w:author="Arthur Parmentier" w:date="2020-06-08T13:14:00Z">
        <w:r w:rsidR="00373A1E" w:rsidRPr="007C437A">
          <w:t>in reaction to the proposals of the performers</w:t>
        </w:r>
        <w:r w:rsidR="00373A1E">
          <w:t>: this part of what is called “real time composition” a</w:t>
        </w:r>
      </w:ins>
      <w:ins w:id="3281" w:author="Arthur Parmentier" w:date="2020-06-08T13:15:00Z">
        <w:r w:rsidR="00373A1E">
          <w:t>nd the role of the soundpainter as a composer who listens to and shapes the artistic propositions of the group.</w:t>
        </w:r>
      </w:ins>
    </w:p>
    <w:p w:rsidR="009864BB" w:rsidRDefault="009864BB">
      <w:pPr>
        <w:pStyle w:val="Titre2"/>
        <w:rPr>
          <w:ins w:id="3282" w:author="Arthur Parmentier" w:date="2020-06-08T15:31:00Z"/>
        </w:rPr>
      </w:pPr>
      <w:bookmarkStart w:id="3283" w:name="_Toc42550124"/>
      <w:ins w:id="3284" w:author="Arthur Parmentier" w:date="2020-06-08T13:16:00Z">
        <w:r>
          <w:t>Co</w:t>
        </w:r>
      </w:ins>
      <w:ins w:id="3285" w:author="Arthur Parmentier" w:date="2020-06-08T13:17:00Z">
        <w:r>
          <w:t xml:space="preserve">nfigurations </w:t>
        </w:r>
      </w:ins>
      <w:ins w:id="3286" w:author="Arthur Parmentier" w:date="2020-06-08T18:22:00Z">
        <w:r w:rsidR="009E67E3">
          <w:t xml:space="preserve">of </w:t>
        </w:r>
      </w:ins>
      <w:ins w:id="3287" w:author="Arthur Parmentier" w:date="2020-06-08T13:17:00Z">
        <w:r w:rsidR="00850432">
          <w:t>SP</w:t>
        </w:r>
      </w:ins>
      <w:ins w:id="3288" w:author="Arthur Parmentier" w:date="2020-06-08T18:22:00Z">
        <w:r w:rsidR="00FD6204">
          <w:t xml:space="preserve"> practices and performances</w:t>
        </w:r>
      </w:ins>
      <w:bookmarkEnd w:id="3283"/>
    </w:p>
    <w:p w:rsidR="001A5CF4" w:rsidRPr="001A5CF4" w:rsidRDefault="001A5CF4">
      <w:pPr>
        <w:pStyle w:val="Titre3"/>
        <w:rPr>
          <w:ins w:id="3289" w:author="Arthur Parmentier" w:date="2020-06-08T13:17:00Z"/>
          <w:rPrChange w:id="3290" w:author="Arthur Parmentier" w:date="2020-06-08T15:31:00Z">
            <w:rPr>
              <w:ins w:id="3291" w:author="Arthur Parmentier" w:date="2020-06-08T13:17:00Z"/>
            </w:rPr>
          </w:rPrChange>
        </w:rPr>
        <w:pPrChange w:id="3292" w:author="Arthur Parmentier" w:date="2020-06-08T15:31:00Z">
          <w:pPr>
            <w:pStyle w:val="Titre2"/>
          </w:pPr>
        </w:pPrChange>
      </w:pPr>
      <w:bookmarkStart w:id="3293" w:name="_Toc42550125"/>
      <w:ins w:id="3294" w:author="Arthur Parmentier" w:date="2020-06-08T15:31:00Z">
        <w:r>
          <w:t>Introduction to the notion of configuration</w:t>
        </w:r>
      </w:ins>
      <w:ins w:id="3295" w:author="Arthur Parmentier" w:date="2020-06-08T23:21:00Z">
        <w:r w:rsidR="00AB1579">
          <w:t>s</w:t>
        </w:r>
      </w:ins>
      <w:ins w:id="3296" w:author="Arthur Parmentier" w:date="2020-06-08T15:31:00Z">
        <w:r>
          <w:t xml:space="preserve"> and context</w:t>
        </w:r>
      </w:ins>
      <w:ins w:id="3297" w:author="Arthur Parmentier" w:date="2020-06-08T23:21:00Z">
        <w:r w:rsidR="00AB1579">
          <w:t xml:space="preserve">s </w:t>
        </w:r>
      </w:ins>
      <w:bookmarkEnd w:id="3293"/>
      <w:ins w:id="3298" w:author="Arthur Parmentier" w:date="2020-06-08T23:25:00Z">
        <w:r w:rsidR="00B11F9D">
          <w:t>of SP</w:t>
        </w:r>
      </w:ins>
      <w:ins w:id="3299" w:author="Arthur Parmentier" w:date="2020-06-08T23:10:00Z">
        <w:r w:rsidR="005169EE">
          <w:t xml:space="preserve"> performances</w:t>
        </w:r>
      </w:ins>
    </w:p>
    <w:p w:rsidR="00850432" w:rsidRDefault="00850432" w:rsidP="00850432">
      <w:pPr>
        <w:rPr>
          <w:ins w:id="3300" w:author="Arthur Parmentier" w:date="2020-06-08T13:18:00Z"/>
        </w:rPr>
      </w:pPr>
      <w:ins w:id="3301" w:author="Arthur Parmentier" w:date="2020-06-08T13:17:00Z">
        <w:r w:rsidRPr="007C437A">
          <w:t xml:space="preserve">In this part, I would like to show </w:t>
        </w:r>
      </w:ins>
      <w:ins w:id="3302" w:author="Arthur Parmentier" w:date="2020-06-08T23:22:00Z">
        <w:r w:rsidR="008106B0">
          <w:t xml:space="preserve">some </w:t>
        </w:r>
      </w:ins>
      <w:ins w:id="3303" w:author="Arthur Parmentier" w:date="2020-06-08T13:17:00Z">
        <w:r w:rsidRPr="007C437A">
          <w:t>contextual features</w:t>
        </w:r>
      </w:ins>
      <w:ins w:id="3304" w:author="Arthur Parmentier" w:date="2020-06-09T13:36:00Z">
        <w:r w:rsidR="00797885">
          <w:t xml:space="preserve"> that</w:t>
        </w:r>
      </w:ins>
      <w:ins w:id="3305" w:author="Arthur Parmentier" w:date="2020-06-08T13:17:00Z">
        <w:r w:rsidRPr="007C437A">
          <w:t xml:space="preserve"> </w:t>
        </w:r>
      </w:ins>
      <w:ins w:id="3306" w:author="Arthur Parmentier" w:date="2020-06-08T23:22:00Z">
        <w:r w:rsidR="00E10955">
          <w:t>play an important</w:t>
        </w:r>
      </w:ins>
      <w:ins w:id="3307" w:author="Arthur Parmentier" w:date="2020-06-08T23:23:00Z">
        <w:r w:rsidR="00E10955">
          <w:t xml:space="preserve"> role in</w:t>
        </w:r>
      </w:ins>
      <w:ins w:id="3308" w:author="Arthur Parmentier" w:date="2020-06-08T13:17:00Z">
        <w:r w:rsidRPr="007C437A">
          <w:t xml:space="preserve"> SP</w:t>
        </w:r>
      </w:ins>
      <w:ins w:id="3309" w:author="Arthur Parmentier" w:date="2020-06-08T13:18:00Z">
        <w:r>
          <w:t xml:space="preserve"> and</w:t>
        </w:r>
      </w:ins>
      <w:ins w:id="3310" w:author="Arthur Parmentier" w:date="2020-06-08T13:17:00Z">
        <w:r w:rsidRPr="007C437A">
          <w:t xml:space="preserve"> point out the historical emergence of new configurations in which</w:t>
        </w:r>
      </w:ins>
      <w:ins w:id="3311" w:author="Arthur Parmentier" w:date="2020-06-09T13:47:00Z">
        <w:r w:rsidR="00A9180F">
          <w:t xml:space="preserve"> </w:t>
        </w:r>
      </w:ins>
      <w:ins w:id="3312" w:author="Arthur Parmentier" w:date="2020-06-08T13:17:00Z">
        <w:r w:rsidRPr="007C437A">
          <w:t>conventions</w:t>
        </w:r>
      </w:ins>
      <w:ins w:id="3313" w:author="Arthur Parmentier" w:date="2020-06-09T13:47:00Z">
        <w:r w:rsidR="00A9180F">
          <w:t xml:space="preserve"> that are usually presented (by Thompson for instance) as representative of SP</w:t>
        </w:r>
      </w:ins>
      <w:ins w:id="3314" w:author="Arthur Parmentier" w:date="2020-06-08T13:17:00Z">
        <w:r w:rsidRPr="007C437A">
          <w:t xml:space="preserve"> such as the traditional dichotomy between the composer and the performers (or the orchestra) disappear</w:t>
        </w:r>
      </w:ins>
      <w:ins w:id="3315" w:author="Arthur Parmentier" w:date="2020-06-09T13:47:00Z">
        <w:r w:rsidR="00A9180F">
          <w:t>.</w:t>
        </w:r>
      </w:ins>
    </w:p>
    <w:p w:rsidR="00850432" w:rsidRDefault="00850432" w:rsidP="00850432">
      <w:pPr>
        <w:rPr>
          <w:ins w:id="3316" w:author="Arthur Parmentier" w:date="2020-06-08T13:24:00Z"/>
        </w:rPr>
      </w:pPr>
      <w:ins w:id="3317" w:author="Arthur Parmentier" w:date="2020-06-08T13:18:00Z">
        <w:r>
          <w:t>We have seen that SP is introduced</w:t>
        </w:r>
      </w:ins>
      <w:ins w:id="3318" w:author="Arthur Parmentier" w:date="2020-06-08T13:19:00Z">
        <w:r>
          <w:t xml:space="preserve"> as a sign language between a soundpainter which is the composer and an orchestra that is the set of performers. We also have seen that these roles </w:t>
        </w:r>
      </w:ins>
      <w:ins w:id="3319" w:author="Arthur Parmentier" w:date="2020-06-08T13:20:00Z">
        <w:r>
          <w:t xml:space="preserve">are </w:t>
        </w:r>
      </w:ins>
      <w:ins w:id="3320" w:author="Arthur Parmentier" w:date="2020-06-08T13:22:00Z">
        <w:r>
          <w:t>questioned</w:t>
        </w:r>
      </w:ins>
      <w:ins w:id="3321" w:author="Arthur Parmentier" w:date="2020-06-08T13:20:00Z">
        <w:r>
          <w:t xml:space="preserve"> and that SP is used in different ways </w:t>
        </w:r>
      </w:ins>
      <w:ins w:id="3322" w:author="Arthur Parmentier" w:date="2020-06-08T13:21:00Z">
        <w:r>
          <w:t>by dance duets, jazz bands and other groups</w:t>
        </w:r>
      </w:ins>
      <w:ins w:id="3323" w:author="Arthur Parmentier" w:date="2020-06-08T13:22:00Z">
        <w:r>
          <w:t xml:space="preserve"> in which performers may also </w:t>
        </w:r>
        <w:proofErr w:type="spellStart"/>
        <w:r>
          <w:t>sounpaint</w:t>
        </w:r>
        <w:proofErr w:type="spellEnd"/>
        <w:r>
          <w:t>, or soundpainters are also see</w:t>
        </w:r>
      </w:ins>
      <w:ins w:id="3324" w:author="Arthur Parmentier" w:date="2020-06-08T13:23:00Z">
        <w:r>
          <w:t>n</w:t>
        </w:r>
      </w:ins>
      <w:ins w:id="3325" w:author="Arthur Parmentier" w:date="2020-06-08T13:22:00Z">
        <w:r>
          <w:t xml:space="preserve"> as performers</w:t>
        </w:r>
      </w:ins>
      <w:ins w:id="3326" w:author="Arthur Parmentier" w:date="2020-06-08T23:24:00Z">
        <w:r w:rsidR="00C05158">
          <w:t xml:space="preserve"> themselves</w:t>
        </w:r>
      </w:ins>
      <w:ins w:id="3327" w:author="Arthur Parmentier" w:date="2020-06-08T13:23:00Z">
        <w:r>
          <w:t xml:space="preserve">, while the composition process may not be directed by a composer anymore, but may be a collective process </w:t>
        </w:r>
      </w:ins>
      <w:ins w:id="3328" w:author="Arthur Parmentier" w:date="2020-06-08T13:24:00Z">
        <w:r>
          <w:t xml:space="preserve">in which the notion of composer makes </w:t>
        </w:r>
      </w:ins>
      <w:ins w:id="3329" w:author="Arthur Parmentier" w:date="2020-06-08T23:24:00Z">
        <w:r w:rsidR="000F0A8E">
          <w:t xml:space="preserve">no or </w:t>
        </w:r>
      </w:ins>
      <w:ins w:id="3330" w:author="Arthur Parmentier" w:date="2020-06-08T13:24:00Z">
        <w:r>
          <w:t>little sense.</w:t>
        </w:r>
      </w:ins>
    </w:p>
    <w:p w:rsidR="00850432" w:rsidRDefault="00850432" w:rsidP="00850432">
      <w:pPr>
        <w:rPr>
          <w:ins w:id="3331" w:author="Arthur Parmentier" w:date="2020-06-08T16:04:00Z"/>
        </w:rPr>
      </w:pPr>
      <w:ins w:id="3332" w:author="Arthur Parmentier" w:date="2020-06-08T13:24:00Z">
        <w:r>
          <w:t>I would like to call these</w:t>
        </w:r>
      </w:ins>
      <w:ins w:id="3333" w:author="Arthur Parmentier" w:date="2020-06-08T18:24:00Z">
        <w:r w:rsidR="00D315D5">
          <w:t xml:space="preserve"> different</w:t>
        </w:r>
      </w:ins>
      <w:ins w:id="3334" w:author="Arthur Parmentier" w:date="2020-06-08T13:24:00Z">
        <w:r>
          <w:t xml:space="preserve"> “ways” </w:t>
        </w:r>
      </w:ins>
      <w:ins w:id="3335" w:author="Arthur Parmentier" w:date="2020-06-08T13:25:00Z">
        <w:r>
          <w:t>using</w:t>
        </w:r>
      </w:ins>
      <w:ins w:id="3336" w:author="Arthur Parmentier" w:date="2020-06-08T13:24:00Z">
        <w:r>
          <w:t xml:space="preserve"> of </w:t>
        </w:r>
      </w:ins>
      <w:ins w:id="3337" w:author="Arthur Parmentier" w:date="2020-06-08T13:25:00Z">
        <w:r>
          <w:t>Soundpainting</w:t>
        </w:r>
        <w:r w:rsidR="00DE6BC9">
          <w:t xml:space="preserve"> and their context</w:t>
        </w:r>
      </w:ins>
      <w:ins w:id="3338" w:author="Arthur Parmentier" w:date="2020-06-08T23:25:00Z">
        <w:r w:rsidR="00B11F9D">
          <w:t>s</w:t>
        </w:r>
      </w:ins>
      <w:ins w:id="3339" w:author="Arthur Parmentier" w:date="2020-06-08T13:25:00Z">
        <w:r>
          <w:t>: configurations.</w:t>
        </w:r>
      </w:ins>
      <w:ins w:id="3340" w:author="Arthur Parmentier" w:date="2020-06-08T18:24:00Z">
        <w:r w:rsidR="00B27715">
          <w:t xml:space="preserve"> A configuration may embody </w:t>
        </w:r>
      </w:ins>
      <w:ins w:id="3341"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3342" w:author="Arthur Parmentier" w:date="2020-06-08T18:26:00Z">
        <w:r w:rsidR="00B808B5">
          <w:t xml:space="preserve"> and other elements of context that are not defined using the sign language itself.</w:t>
        </w:r>
      </w:ins>
      <w:ins w:id="3343" w:author="Arthur Parmentier" w:date="2020-06-09T13:49:00Z">
        <w:r w:rsidR="00D00478">
          <w:t xml:space="preserve"> I use it to mean in general “the context of the performance and how people decide to use SP within the performance”.</w:t>
        </w:r>
      </w:ins>
    </w:p>
    <w:p w:rsidR="00C108A5" w:rsidRDefault="00C108A5">
      <w:pPr>
        <w:pStyle w:val="Titre4"/>
        <w:rPr>
          <w:ins w:id="3344" w:author="Arthur Parmentier" w:date="2020-06-08T16:04:00Z"/>
        </w:rPr>
        <w:pPrChange w:id="3345" w:author="Arthur Parmentier" w:date="2020-06-08T16:04:00Z">
          <w:pPr>
            <w:pStyle w:val="Titre3"/>
          </w:pPr>
        </w:pPrChange>
      </w:pPr>
      <w:ins w:id="3346" w:author="Arthur Parmentier" w:date="2020-06-08T16:04:00Z">
        <w:r>
          <w:t>A remark on the sign “configuration” of the SP sign language</w:t>
        </w:r>
      </w:ins>
    </w:p>
    <w:p w:rsidR="006714AF" w:rsidRDefault="006714AF" w:rsidP="006714AF">
      <w:pPr>
        <w:rPr>
          <w:ins w:id="3347" w:author="Arthur Parmentier" w:date="2020-06-08T18:06:00Z"/>
        </w:rPr>
      </w:pPr>
      <w:ins w:id="3348" w:author="Arthur Parmentier" w:date="2020-06-08T18:06:00Z">
        <w:r w:rsidRPr="007C437A">
          <w:t>There is a sign in SP called “configuration”</w:t>
        </w:r>
        <w:r>
          <w:t xml:space="preserve">, whose </w:t>
        </w:r>
      </w:ins>
      <w:ins w:id="3349" w:author="Arthur Parmentier" w:date="2020-06-08T18:07:00Z">
        <w:r w:rsidR="00895A24">
          <w:t>description</w:t>
        </w:r>
      </w:ins>
      <w:ins w:id="3350" w:author="Arthur Parmentier" w:date="2020-06-08T18:06:00Z">
        <w:r>
          <w:t xml:space="preserve"> </w:t>
        </w:r>
        <w:r w:rsidR="00224842">
          <w:t>in the WB2</w:t>
        </w:r>
        <w:r>
          <w:t xml:space="preserve"> is the following:</w:t>
        </w:r>
      </w:ins>
    </w:p>
    <w:p w:rsidR="006714AF" w:rsidRDefault="006714AF" w:rsidP="006714AF">
      <w:pPr>
        <w:rPr>
          <w:ins w:id="3351" w:author="Arthur Parmentier" w:date="2020-06-08T18:07:00Z"/>
        </w:rPr>
      </w:pPr>
      <w:ins w:id="3352" w:author="Arthur Parmentier" w:date="2020-06-08T18:06:00Z">
        <w:r>
          <w:t xml:space="preserve">“Players maintain the parameters of an assigned role, individually, or in a specified group or groups. A Configuration may comprise style and/or specific role function for the performer. Configurations are </w:t>
        </w:r>
        <w:r>
          <w:lastRenderedPageBreak/>
          <w:t>usually assigned in rehearsal. A Configuration may have a style assignment such as a performers role commonly found in most traditional jazz ensembles.”</w:t>
        </w:r>
      </w:ins>
    </w:p>
    <w:p w:rsidR="00895A24" w:rsidRDefault="00895A24" w:rsidP="006714AF">
      <w:pPr>
        <w:rPr>
          <w:ins w:id="3353" w:author="Arthur Parmentier" w:date="2020-06-08T18:06:00Z"/>
        </w:rPr>
      </w:pPr>
      <w:ins w:id="3354" w:author="Arthur Parmentier" w:date="2020-06-08T18:07:00Z">
        <w:r>
          <w:t>Such a definition does relate to notions</w:t>
        </w:r>
      </w:ins>
      <w:ins w:id="3355" w:author="Arthur Parmentier" w:date="2020-06-08T18:08:00Z">
        <w:r>
          <w:t xml:space="preserve"> </w:t>
        </w:r>
      </w:ins>
      <w:ins w:id="3356" w:author="Arthur Parmentier" w:date="2020-06-09T13:50:00Z">
        <w:r w:rsidR="00FF616F">
          <w:t xml:space="preserve">of </w:t>
        </w:r>
      </w:ins>
      <w:ins w:id="3357" w:author="Arthur Parmentier" w:date="2020-06-08T18:08:00Z">
        <w:r>
          <w:t xml:space="preserve">roles and compositional conventions. However, my own use of the word “configuration” is </w:t>
        </w:r>
      </w:ins>
      <w:ins w:id="3358" w:author="Arthur Parmentier" w:date="2020-06-08T18:26:00Z">
        <w:r w:rsidR="00754027">
          <w:t xml:space="preserve">perhaps </w:t>
        </w:r>
      </w:ins>
      <w:ins w:id="3359" w:author="Arthur Parmentier" w:date="2020-06-08T18:08:00Z">
        <w:r>
          <w:t xml:space="preserve">broader than its meaning in the SP </w:t>
        </w:r>
      </w:ins>
      <w:ins w:id="3360" w:author="Arthur Parmentier" w:date="2020-06-08T18:10:00Z">
        <w:r w:rsidR="00B07D80">
          <w:t xml:space="preserve">language </w:t>
        </w:r>
      </w:ins>
      <w:ins w:id="3361" w:author="Arthur Parmentier" w:date="2020-06-08T18:27:00Z">
        <w:r w:rsidR="00754027">
          <w:t>and does not directly refer to its use within the sign language</w:t>
        </w:r>
      </w:ins>
      <w:ins w:id="3362" w:author="Arthur Parmentier" w:date="2020-06-08T18:10:00Z">
        <w:r>
          <w:t>.</w:t>
        </w:r>
      </w:ins>
    </w:p>
    <w:p w:rsidR="001A5CF4" w:rsidRDefault="001A5CF4" w:rsidP="001A5CF4">
      <w:pPr>
        <w:pStyle w:val="Titre3"/>
        <w:rPr>
          <w:ins w:id="3363" w:author="Arthur Parmentier" w:date="2020-06-08T18:34:00Z"/>
        </w:rPr>
      </w:pPr>
      <w:bookmarkStart w:id="3364" w:name="_Toc42550126"/>
      <w:ins w:id="3365" w:author="Arthur Parmentier" w:date="2020-06-08T15:32:00Z">
        <w:r>
          <w:t xml:space="preserve">A </w:t>
        </w:r>
      </w:ins>
      <w:ins w:id="3366" w:author="Arthur Parmentier" w:date="2020-06-08T15:59:00Z">
        <w:r w:rsidR="001F466C">
          <w:t xml:space="preserve">linguistic </w:t>
        </w:r>
      </w:ins>
      <w:ins w:id="3367" w:author="Arthur Parmentier" w:date="2020-06-08T15:32:00Z">
        <w:r>
          <w:t xml:space="preserve">re-definition of SP </w:t>
        </w:r>
      </w:ins>
      <w:ins w:id="3368" w:author="Arthur Parmentier" w:date="2020-06-08T15:59:00Z">
        <w:r w:rsidR="004934C1">
          <w:t xml:space="preserve">taken away </w:t>
        </w:r>
      </w:ins>
      <w:ins w:id="3369" w:author="Arthur Parmentier" w:date="2020-06-08T18:14:00Z">
        <w:r w:rsidR="0079574E">
          <w:t>from its</w:t>
        </w:r>
      </w:ins>
      <w:ins w:id="3370" w:author="Arthur Parmentier" w:date="2020-06-08T15:59:00Z">
        <w:r w:rsidR="004934C1">
          <w:t xml:space="preserve"> traditional configurations and contexts</w:t>
        </w:r>
      </w:ins>
      <w:bookmarkEnd w:id="3364"/>
    </w:p>
    <w:p w:rsidR="00890A89" w:rsidRPr="00890A89" w:rsidRDefault="00890A89">
      <w:pPr>
        <w:rPr>
          <w:ins w:id="3371" w:author="Arthur Parmentier" w:date="2020-06-08T18:33:00Z"/>
          <w:rPrChange w:id="3372" w:author="Arthur Parmentier" w:date="2020-06-08T18:34:00Z">
            <w:rPr>
              <w:ins w:id="3373" w:author="Arthur Parmentier" w:date="2020-06-08T18:33:00Z"/>
            </w:rPr>
          </w:rPrChange>
        </w:rPr>
        <w:pPrChange w:id="3374" w:author="Arthur Parmentier" w:date="2020-06-08T18:34:00Z">
          <w:pPr>
            <w:pStyle w:val="Titre3"/>
          </w:pPr>
        </w:pPrChange>
      </w:pPr>
      <w:ins w:id="3375" w:author="Arthur Parmentier" w:date="2020-06-08T18:34:00Z">
        <w:r>
          <w:t xml:space="preserve">At this point, it is important to motivate the concept of configuration by stepping back from the historical introduction of SP by Walter Thompson and reflect on what </w:t>
        </w:r>
      </w:ins>
      <w:ins w:id="3376" w:author="Arthur Parmentier" w:date="2020-06-08T23:26:00Z">
        <w:r w:rsidR="00D60283">
          <w:t xml:space="preserve">SP </w:t>
        </w:r>
      </w:ins>
      <w:ins w:id="3377" w:author="Arthur Parmentier" w:date="2020-06-08T18:34:00Z">
        <w:r>
          <w:t>represents today and might represent it in the future.</w:t>
        </w:r>
      </w:ins>
    </w:p>
    <w:p w:rsidR="00890A89" w:rsidRPr="00890A89" w:rsidRDefault="00890A89">
      <w:pPr>
        <w:pStyle w:val="Titre4"/>
        <w:rPr>
          <w:ins w:id="3378" w:author="Arthur Parmentier" w:date="2020-06-08T13:25:00Z"/>
          <w:rPrChange w:id="3379" w:author="Arthur Parmentier" w:date="2020-06-08T18:33:00Z">
            <w:rPr>
              <w:ins w:id="3380" w:author="Arthur Parmentier" w:date="2020-06-08T13:25:00Z"/>
            </w:rPr>
          </w:rPrChange>
        </w:rPr>
        <w:pPrChange w:id="3381" w:author="Arthur Parmentier" w:date="2020-06-08T18:33:00Z">
          <w:pPr/>
        </w:pPrChange>
      </w:pPr>
      <w:ins w:id="3382" w:author="Arthur Parmentier" w:date="2020-06-08T18:34:00Z">
        <w:r>
          <w:t>Performativity of a language</w:t>
        </w:r>
      </w:ins>
    </w:p>
    <w:p w:rsidR="00890A89" w:rsidRDefault="003F2132" w:rsidP="006D0FEC">
      <w:pPr>
        <w:rPr>
          <w:ins w:id="3383" w:author="Arthur Parmentier" w:date="2020-06-08T18:34:00Z"/>
        </w:rPr>
      </w:pPr>
      <w:ins w:id="3384" w:author="Arthur Parmentier" w:date="2020-06-08T13:27:00Z">
        <w:r>
          <w:t xml:space="preserve">Let’s </w:t>
        </w:r>
      </w:ins>
      <w:ins w:id="3385" w:author="Arthur Parmentier" w:date="2020-06-08T13:28:00Z">
        <w:r>
          <w:t xml:space="preserve">forget for a moment the history of SP and assume that </w:t>
        </w:r>
      </w:ins>
      <w:ins w:id="3386" w:author="Arthur Parmentier" w:date="2020-06-08T18:28:00Z">
        <w:r w:rsidR="00060940">
          <w:t>it</w:t>
        </w:r>
      </w:ins>
      <w:ins w:id="3387" w:author="Arthur Parmentier" w:date="2020-06-08T13:28:00Z">
        <w:r>
          <w:t xml:space="preserve"> is a mere sign language, that </w:t>
        </w:r>
      </w:ins>
      <w:ins w:id="3388" w:author="Arthur Parmentier" w:date="2020-06-08T13:29:00Z">
        <w:r>
          <w:t>is only def</w:t>
        </w:r>
      </w:ins>
      <w:ins w:id="3389" w:author="Arthur Parmentier" w:date="2020-06-08T13:30:00Z">
        <w:r>
          <w:t>ined by</w:t>
        </w:r>
      </w:ins>
      <w:ins w:id="3390" w:author="Arthur Parmentier" w:date="2020-06-08T13:28:00Z">
        <w:r>
          <w:t xml:space="preserve"> </w:t>
        </w:r>
      </w:ins>
      <w:ins w:id="3391" w:author="Arthur Parmentier" w:date="2020-06-08T23:27:00Z">
        <w:r w:rsidR="00227BF5">
          <w:t xml:space="preserve">its </w:t>
        </w:r>
        <w:r w:rsidR="004930FA">
          <w:t>g</w:t>
        </w:r>
      </w:ins>
      <w:ins w:id="3392" w:author="Arthur Parmentier" w:date="2020-06-08T13:28:00Z">
        <w:r>
          <w:t>rammatical and semantic features</w:t>
        </w:r>
      </w:ins>
      <w:ins w:id="3393" w:author="Arthur Parmentier" w:date="2020-06-08T13:29:00Z">
        <w:r>
          <w:t>.</w:t>
        </w:r>
      </w:ins>
      <w:ins w:id="3394" w:author="Arthur Parmentier" w:date="2020-06-08T13:30:00Z">
        <w:r>
          <w:t xml:space="preserve"> One may use this language </w:t>
        </w:r>
      </w:ins>
      <w:ins w:id="3395" w:author="Arthur Parmentier" w:date="2020-06-08T13:31:00Z">
        <w:r>
          <w:t xml:space="preserve">for cooking, </w:t>
        </w:r>
      </w:ins>
      <w:ins w:id="3396" w:author="Arthur Parmentier" w:date="2020-06-08T13:32:00Z">
        <w:r>
          <w:t>buying clothes on the market or playing games. In all of these uses cases, SP may seem</w:t>
        </w:r>
      </w:ins>
      <w:ins w:id="3397" w:author="Arthur Parmentier" w:date="2020-06-08T13:33:00Z">
        <w:r>
          <w:t xml:space="preserve"> very inefficient </w:t>
        </w:r>
      </w:ins>
      <w:ins w:id="3398" w:author="Arthur Parmentier" w:date="2020-06-08T18:28:00Z">
        <w:r w:rsidR="00C353F5">
          <w:t xml:space="preserve">for </w:t>
        </w:r>
      </w:ins>
      <w:ins w:id="3399" w:author="Arthur Parmentier" w:date="2020-06-08T13:33:00Z">
        <w:r>
          <w:t xml:space="preserve">communicating relevant messages and meanings. </w:t>
        </w:r>
      </w:ins>
      <w:ins w:id="3400" w:author="Arthur Parmentier" w:date="2020-06-08T13:34:00Z">
        <w:r>
          <w:t>However, it might be performant in a band, in a group of dancers or between a co</w:t>
        </w:r>
      </w:ins>
      <w:ins w:id="3401" w:author="Arthur Parmentier" w:date="2020-06-09T13:52:00Z">
        <w:r w:rsidR="000D336C">
          <w:t>mposer or a conductor</w:t>
        </w:r>
      </w:ins>
      <w:ins w:id="3402" w:author="Arthur Parmentier" w:date="2020-06-08T13:34:00Z">
        <w:r>
          <w:t xml:space="preserve"> and </w:t>
        </w:r>
      </w:ins>
      <w:ins w:id="3403" w:author="Arthur Parmentier" w:date="2020-06-09T13:52:00Z">
        <w:r w:rsidR="00871E58">
          <w:t>an</w:t>
        </w:r>
      </w:ins>
      <w:ins w:id="3404" w:author="Arthur Parmentier" w:date="2020-06-08T13:34:00Z">
        <w:r>
          <w:t xml:space="preserve"> orchestra. </w:t>
        </w:r>
      </w:ins>
    </w:p>
    <w:p w:rsidR="00890A89" w:rsidRDefault="00890A89">
      <w:pPr>
        <w:pStyle w:val="Titre4"/>
        <w:rPr>
          <w:ins w:id="3405" w:author="Arthur Parmentier" w:date="2020-06-08T18:34:00Z"/>
        </w:rPr>
        <w:pPrChange w:id="3406" w:author="Arthur Parmentier" w:date="2020-06-08T18:34:00Z">
          <w:pPr/>
        </w:pPrChange>
      </w:pPr>
      <w:ins w:id="3407" w:author="Arthur Parmentier" w:date="2020-06-08T18:34:00Z">
        <w:r>
          <w:t>Configurations as external elements to languages</w:t>
        </w:r>
      </w:ins>
    </w:p>
    <w:p w:rsidR="006A47EF" w:rsidRDefault="006D0FEC" w:rsidP="006D0FEC">
      <w:pPr>
        <w:rPr>
          <w:ins w:id="3408" w:author="Arthur Parmentier" w:date="2020-06-08T23:30:00Z"/>
        </w:rPr>
      </w:pPr>
      <w:ins w:id="3409" w:author="Arthur Parmentier" w:date="2020-06-08T13:41:00Z">
        <w:r>
          <w:t>SP may then simply be</w:t>
        </w:r>
      </w:ins>
      <w:ins w:id="3410" w:author="Arthur Parmentier" w:date="2020-06-08T18:28:00Z">
        <w:r w:rsidR="00B32C65">
          <w:t xml:space="preserve"> understood</w:t>
        </w:r>
      </w:ins>
      <w:ins w:id="3411" w:author="Arthur Parmentier" w:date="2020-06-08T13:41:00Z">
        <w:r>
          <w:t xml:space="preserve"> </w:t>
        </w:r>
      </w:ins>
      <w:ins w:id="3412" w:author="Arthur Parmentier" w:date="2020-06-08T18:28:00Z">
        <w:r w:rsidR="00B32C65">
          <w:t xml:space="preserve">as </w:t>
        </w:r>
      </w:ins>
      <w:ins w:id="3413" w:author="Arthur Parmentier" w:date="2020-06-08T13:41:00Z">
        <w:r>
          <w:t xml:space="preserve">a language </w:t>
        </w:r>
      </w:ins>
      <w:ins w:id="3414" w:author="Arthur Parmentier" w:date="2020-06-08T18:29:00Z">
        <w:r w:rsidR="00657D0E">
          <w:t xml:space="preserve">among </w:t>
        </w:r>
      </w:ins>
      <w:ins w:id="3415" w:author="Arthur Parmentier" w:date="2020-06-08T13:41:00Z">
        <w:r>
          <w:t>other</w:t>
        </w:r>
      </w:ins>
      <w:ins w:id="3416" w:author="Arthur Parmentier" w:date="2020-06-08T18:29:00Z">
        <w:r w:rsidR="00657D0E">
          <w:t>s</w:t>
        </w:r>
      </w:ins>
      <w:ins w:id="3417" w:author="Arthur Parmentier" w:date="2020-06-08T13:41:00Z">
        <w:r>
          <w:t xml:space="preserve">, that is used in specific configurations for which it is more convenient than others, </w:t>
        </w:r>
      </w:ins>
      <w:ins w:id="3418" w:author="Arthur Parmentier" w:date="2020-06-08T13:42:00Z">
        <w:r>
          <w:t xml:space="preserve">but </w:t>
        </w:r>
      </w:ins>
      <w:ins w:id="3419" w:author="Arthur Parmentier" w:date="2020-06-08T18:29:00Z">
        <w:r w:rsidR="005D4B83">
          <w:t>that is not defined by its use in cooking,</w:t>
        </w:r>
      </w:ins>
      <w:ins w:id="3420" w:author="Arthur Parmentier" w:date="2020-06-08T18:30:00Z">
        <w:r w:rsidR="005D4B83">
          <w:t xml:space="preserve"> playing games nor </w:t>
        </w:r>
        <w:r w:rsidR="00297038">
          <w:t>betwee</w:t>
        </w:r>
      </w:ins>
      <w:ins w:id="3421" w:author="Arthur Parmentier" w:date="2020-06-08T18:31:00Z">
        <w:r w:rsidR="00297038">
          <w:t>n</w:t>
        </w:r>
      </w:ins>
      <w:ins w:id="3422" w:author="Arthur Parmentier" w:date="2020-06-08T18:30:00Z">
        <w:r w:rsidR="003150F0">
          <w:t xml:space="preserve"> a composer and an orchestra.</w:t>
        </w:r>
      </w:ins>
      <w:ins w:id="3423" w:author="Arthur Parmentier" w:date="2020-06-08T18:31:00Z">
        <w:r w:rsidR="00937E5A">
          <w:t xml:space="preserve"> The </w:t>
        </w:r>
      </w:ins>
      <w:ins w:id="3424" w:author="Arthur Parmentier" w:date="2020-06-08T23:28:00Z">
        <w:r w:rsidR="005B365D">
          <w:t>observation</w:t>
        </w:r>
        <w:r w:rsidR="00AE6E7C">
          <w:t xml:space="preserve"> that</w:t>
        </w:r>
      </w:ins>
      <w:ins w:id="3425" w:author="Arthur Parmentier" w:date="2020-06-08T18:31:00Z">
        <w:r w:rsidR="00937E5A">
          <w:t xml:space="preserve"> it is </w:t>
        </w:r>
      </w:ins>
      <w:ins w:id="3426" w:author="Arthur Parmentier" w:date="2020-06-08T23:28:00Z">
        <w:r w:rsidR="005B365D">
          <w:t>mostly</w:t>
        </w:r>
      </w:ins>
      <w:ins w:id="3427" w:author="Arthur Parmentier" w:date="2020-06-08T18:31:00Z">
        <w:r w:rsidR="00937E5A">
          <w:t xml:space="preserve"> use</w:t>
        </w:r>
      </w:ins>
      <w:ins w:id="3428" w:author="Arthur Parmentier" w:date="2020-06-08T23:28:00Z">
        <w:r w:rsidR="00E07F18">
          <w:t>d</w:t>
        </w:r>
      </w:ins>
      <w:ins w:id="3429" w:author="Arthur Parmentier" w:date="2020-06-08T18:31:00Z">
        <w:r w:rsidR="00937E5A">
          <w:t xml:space="preserve"> between composers and orchestras may simply be understood as a result of </w:t>
        </w:r>
      </w:ins>
      <w:ins w:id="3430" w:author="Arthur Parmentier" w:date="2020-06-08T23:28:00Z">
        <w:r w:rsidR="00F66855">
          <w:t>its</w:t>
        </w:r>
      </w:ins>
      <w:ins w:id="3431" w:author="Arthur Parmentier" w:date="2020-06-08T18:31:00Z">
        <w:r w:rsidR="00937E5A">
          <w:t xml:space="preserve"> history</w:t>
        </w:r>
      </w:ins>
      <w:ins w:id="3432" w:author="Arthur Parmentier" w:date="2020-06-08T23:29:00Z">
        <w:r w:rsidR="00F66855">
          <w:t xml:space="preserve">, diffusion, adoption processes </w:t>
        </w:r>
      </w:ins>
      <w:ins w:id="3433" w:author="Arthur Parmentier" w:date="2020-06-08T18:31:00Z">
        <w:r w:rsidR="00937E5A">
          <w:t xml:space="preserve">and what it has been designed for and performative </w:t>
        </w:r>
      </w:ins>
      <w:ins w:id="3434" w:author="Arthur Parmentier" w:date="2020-06-08T23:31:00Z">
        <w:r w:rsidR="00BF1915">
          <w:t>at</w:t>
        </w:r>
      </w:ins>
      <w:ins w:id="3435" w:author="Arthur Parmentier" w:date="2020-06-09T13:53:00Z">
        <w:r w:rsidR="006D7C14">
          <w:t>,</w:t>
        </w:r>
      </w:ins>
      <w:ins w:id="3436" w:author="Arthur Parmentier" w:date="2020-06-08T23:31:00Z">
        <w:r w:rsidR="00BF1915">
          <w:t xml:space="preserve"> but</w:t>
        </w:r>
      </w:ins>
      <w:ins w:id="3437" w:author="Arthur Parmentier" w:date="2020-06-08T18:32:00Z">
        <w:r w:rsidR="00937E5A">
          <w:t xml:space="preserve"> is not a </w:t>
        </w:r>
      </w:ins>
      <w:ins w:id="3438" w:author="Arthur Parmentier" w:date="2020-06-08T23:29:00Z">
        <w:r w:rsidR="00F66855">
          <w:t xml:space="preserve">constitutive </w:t>
        </w:r>
      </w:ins>
      <w:ins w:id="3439" w:author="Arthur Parmentier" w:date="2020-06-08T18:32:00Z">
        <w:r w:rsidR="00937E5A">
          <w:t>element of its definition.</w:t>
        </w:r>
      </w:ins>
      <w:ins w:id="3440" w:author="Arthur Parmentier" w:date="2020-06-08T23:50:00Z">
        <w:r w:rsidR="00487362">
          <w:br/>
          <w:t xml:space="preserve">Of course, what we usually mean by </w:t>
        </w:r>
      </w:ins>
      <w:ins w:id="3441" w:author="Arthur Parmentier" w:date="2020-06-09T13:53:00Z">
        <w:r w:rsidR="00C325A3">
          <w:t>“</w:t>
        </w:r>
      </w:ins>
      <w:ins w:id="3442" w:author="Arthur Parmentier" w:date="2020-06-08T23:50:00Z">
        <w:r w:rsidR="00487362">
          <w:t>SP</w:t>
        </w:r>
      </w:ins>
      <w:ins w:id="3443" w:author="Arthur Parmentier" w:date="2020-06-09T13:53:00Z">
        <w:r w:rsidR="00C325A3">
          <w:t>”</w:t>
        </w:r>
      </w:ins>
      <w:ins w:id="3444" w:author="Arthur Parmentier" w:date="2020-06-08T23:50:00Z">
        <w:r w:rsidR="00487362">
          <w:t xml:space="preserve"> does not ref</w:t>
        </w:r>
      </w:ins>
      <w:ins w:id="3445" w:author="Arthur Parmentier" w:date="2020-06-08T23:51:00Z">
        <w:r w:rsidR="00487362">
          <w:t xml:space="preserve">er to it as a mere language and also relates to elements of context such as the configurations it is used in; but my point here </w:t>
        </w:r>
      </w:ins>
      <w:ins w:id="3446" w:author="Arthur Parmentier" w:date="2020-06-09T13:53:00Z">
        <w:r w:rsidR="00E34CE1">
          <w:t>is</w:t>
        </w:r>
      </w:ins>
      <w:ins w:id="3447" w:author="Arthur Parmentier" w:date="2020-06-08T23:51:00Z">
        <w:r w:rsidR="00487362">
          <w:t xml:space="preserve"> to argue that </w:t>
        </w:r>
      </w:ins>
      <w:ins w:id="3448" w:author="Arthur Parmentier" w:date="2020-06-08T23:52:00Z">
        <w:r w:rsidR="00487362">
          <w:t>configurations are not constitutive elements of languages</w:t>
        </w:r>
      </w:ins>
      <w:ins w:id="3449" w:author="Arthur Parmentier" w:date="2020-06-09T13:54:00Z">
        <w:r w:rsidR="00A922A5">
          <w:t>,</w:t>
        </w:r>
      </w:ins>
      <w:ins w:id="3450" w:author="Arthur Parmentier" w:date="2020-06-08T23:52:00Z">
        <w:r w:rsidR="00487362">
          <w:t xml:space="preserve"> </w:t>
        </w:r>
      </w:ins>
      <w:ins w:id="3451" w:author="Arthur Parmentier" w:date="2020-06-09T13:54:00Z">
        <w:r w:rsidR="00A922A5">
          <w:t>while</w:t>
        </w:r>
        <w:r w:rsidR="00084009">
          <w:t xml:space="preserve"> it is true</w:t>
        </w:r>
        <w:r w:rsidR="003F5D0A">
          <w:t xml:space="preserve"> that</w:t>
        </w:r>
      </w:ins>
      <w:ins w:id="3452" w:author="Arthur Parmentier" w:date="2020-06-08T23:52:00Z">
        <w:r w:rsidR="00487362">
          <w:t xml:space="preserve"> languages are used in </w:t>
        </w:r>
      </w:ins>
      <w:ins w:id="3453" w:author="Arthur Parmentier" w:date="2020-06-09T13:54:00Z">
        <w:r w:rsidR="00B1799B">
          <w:t xml:space="preserve">specific </w:t>
        </w:r>
      </w:ins>
      <w:ins w:id="3454" w:author="Arthur Parmentier" w:date="2020-06-08T23:52:00Z">
        <w:r w:rsidR="00487362">
          <w:t>configurations.</w:t>
        </w:r>
      </w:ins>
      <w:ins w:id="3455" w:author="Arthur Parmentier" w:date="2020-06-08T23:50:00Z">
        <w:r w:rsidR="00487362">
          <w:t xml:space="preserve"> </w:t>
        </w:r>
      </w:ins>
    </w:p>
    <w:p w:rsidR="003F2132" w:rsidRDefault="006D0FEC" w:rsidP="006D0FEC">
      <w:pPr>
        <w:rPr>
          <w:ins w:id="3456" w:author="Arthur Parmentier" w:date="2020-06-08T18:35:00Z"/>
        </w:rPr>
      </w:pPr>
      <w:ins w:id="3457" w:author="Arthur Parmentier" w:date="2020-06-08T13:42:00Z">
        <w:r>
          <w:t>We can m</w:t>
        </w:r>
      </w:ins>
      <w:ins w:id="3458" w:author="Arthur Parmentier" w:date="2020-06-08T13:43:00Z">
        <w:r>
          <w:t xml:space="preserve">ake an analogy here with </w:t>
        </w:r>
      </w:ins>
      <w:ins w:id="3459" w:author="Arthur Parmentier" w:date="2020-06-08T23:38:00Z">
        <w:r w:rsidR="00A35815">
          <w:t>oral or written languages</w:t>
        </w:r>
      </w:ins>
      <w:ins w:id="3460" w:author="Arthur Parmentier" w:date="2020-06-08T13:43:00Z">
        <w:r>
          <w:t xml:space="preserve">, that are </w:t>
        </w:r>
      </w:ins>
      <w:ins w:id="3461" w:author="Arthur Parmentier" w:date="2020-06-08T13:44:00Z">
        <w:r>
          <w:t xml:space="preserve">convenient </w:t>
        </w:r>
      </w:ins>
      <w:ins w:id="3462" w:author="Arthur Parmentier" w:date="2020-06-08T23:39:00Z">
        <w:r w:rsidR="00A35815">
          <w:t>cooking or playing games</w:t>
        </w:r>
      </w:ins>
      <w:ins w:id="3463" w:author="Arthur Parmentier" w:date="2020-06-08T13:45:00Z">
        <w:r>
          <w:t xml:space="preserve"> </w:t>
        </w:r>
      </w:ins>
      <w:ins w:id="3464" w:author="Arthur Parmentier" w:date="2020-06-08T13:44:00Z">
        <w:r>
          <w:t xml:space="preserve">but </w:t>
        </w:r>
      </w:ins>
      <w:ins w:id="3465" w:author="Arthur Parmentier" w:date="2020-06-08T23:39:00Z">
        <w:r w:rsidR="00A35815">
          <w:t xml:space="preserve">perhaps not as good as SP for </w:t>
        </w:r>
      </w:ins>
      <w:ins w:id="3466" w:author="Arthur Parmentier" w:date="2020-06-08T15:02:00Z">
        <w:r w:rsidR="00BB465F">
          <w:t>real-time composition with a multi-disciplinary orchestra.</w:t>
        </w:r>
      </w:ins>
      <w:ins w:id="3467" w:author="Arthur Parmentier" w:date="2020-06-08T15:03:00Z">
        <w:r w:rsidR="00B32327">
          <w:t xml:space="preserve"> Yet these languages</w:t>
        </w:r>
      </w:ins>
      <w:ins w:id="3468" w:author="Arthur Parmentier" w:date="2020-06-08T23:40:00Z">
        <w:r w:rsidR="00A35815">
          <w:t>, such as English,</w:t>
        </w:r>
      </w:ins>
      <w:ins w:id="3469" w:author="Arthur Parmentier" w:date="2020-06-08T15:03:00Z">
        <w:r w:rsidR="00B32327">
          <w:t xml:space="preserve"> are used in a variety of configurations</w:t>
        </w:r>
      </w:ins>
      <w:ins w:id="3470" w:author="Arthur Parmentier" w:date="2020-06-08T23:39:00Z">
        <w:r w:rsidR="00A35815">
          <w:t>: from</w:t>
        </w:r>
      </w:ins>
      <w:ins w:id="3471" w:author="Arthur Parmentier" w:date="2020-06-08T23:40:00Z">
        <w:r w:rsidR="00A35815">
          <w:t xml:space="preserve"> </w:t>
        </w:r>
      </w:ins>
      <w:ins w:id="3472" w:author="Arthur Parmentier" w:date="2020-06-08T23:41:00Z">
        <w:r w:rsidR="00A31DED">
          <w:t xml:space="preserve">a collective </w:t>
        </w:r>
      </w:ins>
      <w:ins w:id="3473" w:author="Arthur Parmentier" w:date="2020-06-08T23:40:00Z">
        <w:r w:rsidR="00A35815">
          <w:t xml:space="preserve">communication between several family members </w:t>
        </w:r>
      </w:ins>
      <w:ins w:id="3474" w:author="Arthur Parmentier" w:date="2020-06-08T23:42:00Z">
        <w:r w:rsidR="00A31DED">
          <w:t xml:space="preserve">in their house </w:t>
        </w:r>
      </w:ins>
      <w:ins w:id="3475" w:author="Arthur Parmentier" w:date="2020-06-08T23:40:00Z">
        <w:r w:rsidR="00A35815">
          <w:t>in England where it is born</w:t>
        </w:r>
        <w:r w:rsidR="00A31DED">
          <w:t xml:space="preserve"> to </w:t>
        </w:r>
      </w:ins>
      <w:ins w:id="3476" w:author="Arthur Parmentier" w:date="2020-06-08T23:41:00Z">
        <w:r w:rsidR="00A31DED">
          <w:t>a monologue</w:t>
        </w:r>
      </w:ins>
      <w:ins w:id="3477" w:author="Arthur Parmentier" w:date="2020-06-09T13:55:00Z">
        <w:r w:rsidR="002E10B4">
          <w:t xml:space="preserve"> </w:t>
        </w:r>
        <w:r w:rsidR="00986B78" w:rsidRPr="00986B78">
          <w:t>of a foreign indigenous tribe representative</w:t>
        </w:r>
      </w:ins>
      <w:ins w:id="3478" w:author="Arthur Parmentier" w:date="2020-06-08T23:41:00Z">
        <w:r w:rsidR="00A31DED">
          <w:t xml:space="preserve"> </w:t>
        </w:r>
      </w:ins>
      <w:ins w:id="3479" w:author="Arthur Parmentier" w:date="2020-06-08T23:42:00Z">
        <w:r w:rsidR="00A31DED">
          <w:t>at ONU. English can no</w:t>
        </w:r>
      </w:ins>
      <w:ins w:id="3480" w:author="Arthur Parmentier" w:date="2020-06-08T23:43:00Z">
        <w:r w:rsidR="00A31DED">
          <w:t xml:space="preserve"> longer be defined as the language of families in England, nor as the international</w:t>
        </w:r>
      </w:ins>
      <w:ins w:id="3481" w:author="Arthur Parmentier" w:date="2020-06-08T23:44:00Z">
        <w:r w:rsidR="00A31DED">
          <w:t xml:space="preserve"> language </w:t>
        </w:r>
      </w:ins>
      <w:ins w:id="3482" w:author="Arthur Parmentier" w:date="2020-06-08T23:45:00Z">
        <w:r w:rsidR="00A31DED">
          <w:t>for ONU speeches in</w:t>
        </w:r>
      </w:ins>
      <w:ins w:id="3483" w:author="Arthur Parmentier" w:date="2020-06-08T23:44:00Z">
        <w:r w:rsidR="00A31DED">
          <w:t xml:space="preserve"> 2020; it is </w:t>
        </w:r>
      </w:ins>
      <w:ins w:id="3484" w:author="Arthur Parmentier" w:date="2020-06-09T13:55:00Z">
        <w:r w:rsidR="00986B78">
          <w:t xml:space="preserve">also </w:t>
        </w:r>
      </w:ins>
      <w:ins w:id="3485" w:author="Arthur Parmentier" w:date="2020-06-08T23:44:00Z">
        <w:r w:rsidR="00A31DED">
          <w:t>used in many</w:t>
        </w:r>
      </w:ins>
      <w:ins w:id="3486" w:author="Arthur Parmentier" w:date="2020-06-09T13:55:00Z">
        <w:r w:rsidR="00986B78">
          <w:t xml:space="preserve"> other </w:t>
        </w:r>
      </w:ins>
      <w:ins w:id="3487" w:author="Arthur Parmentier" w:date="2020-06-08T23:44:00Z">
        <w:r w:rsidR="00A31DED">
          <w:t>contexts and configuration</w:t>
        </w:r>
      </w:ins>
      <w:ins w:id="3488" w:author="Arthur Parmentier" w:date="2020-06-09T13:55:00Z">
        <w:r w:rsidR="00986B78">
          <w:t>s</w:t>
        </w:r>
      </w:ins>
      <w:ins w:id="3489" w:author="Arthur Parmentier" w:date="2020-06-08T23:46:00Z">
        <w:r w:rsidR="00A31DED">
          <w:t>.</w:t>
        </w:r>
        <w:r w:rsidR="00A31DED">
          <w:br/>
          <w:t>In fact, we know from psychology and the st</w:t>
        </w:r>
      </w:ins>
      <w:ins w:id="3490" w:author="Arthur Parmentier" w:date="2020-06-08T23:47:00Z">
        <w:r w:rsidR="00A31DED">
          <w:t xml:space="preserve">udies of concepts </w:t>
        </w:r>
      </w:ins>
      <w:ins w:id="3491" w:author="Arthur Parmentier" w:date="2020-06-08T23:46:00Z">
        <w:r w:rsidR="00A31DED">
          <w:t>that there may not be a definition of En</w:t>
        </w:r>
      </w:ins>
      <w:ins w:id="3492" w:author="Arthur Parmentier" w:date="2020-06-08T23:47:00Z">
        <w:r w:rsidR="00A31DED">
          <w:t>glish at all but only several perspective</w:t>
        </w:r>
      </w:ins>
      <w:ins w:id="3493" w:author="Arthur Parmentier" w:date="2020-06-08T23:48:00Z">
        <w:r w:rsidR="00A31DED">
          <w:t>s</w:t>
        </w:r>
      </w:ins>
      <w:ins w:id="3494" w:author="Arthur Parmentier" w:date="2020-06-08T23:47:00Z">
        <w:r w:rsidR="00A31DED">
          <w:t xml:space="preserve"> that combine into a single complex</w:t>
        </w:r>
      </w:ins>
      <w:ins w:id="3495" w:author="Arthur Parmentier" w:date="2020-06-08T23:48:00Z">
        <w:r w:rsidR="00A31DED">
          <w:t xml:space="preserve"> concept</w:t>
        </w:r>
      </w:ins>
      <w:ins w:id="3496" w:author="Arthur Parmentier" w:date="2020-06-08T23:49:00Z">
        <w:r w:rsidR="00A31DED">
          <w:t>.</w:t>
        </w:r>
      </w:ins>
    </w:p>
    <w:p w:rsidR="000D29DB" w:rsidRDefault="000D29DB">
      <w:pPr>
        <w:pStyle w:val="Titre4"/>
        <w:rPr>
          <w:ins w:id="3497" w:author="Arthur Parmentier" w:date="2020-06-08T15:06:00Z"/>
        </w:rPr>
        <w:pPrChange w:id="3498" w:author="Arthur Parmentier" w:date="2020-06-08T18:35:00Z">
          <w:pPr/>
        </w:pPrChange>
      </w:pPr>
      <w:ins w:id="3499" w:author="Arthur Parmentier" w:date="2020-06-08T18:35:00Z">
        <w:r>
          <w:lastRenderedPageBreak/>
          <w:t>A critique of compositional choices</w:t>
        </w:r>
        <w:r w:rsidR="008C6D3A">
          <w:t xml:space="preserve"> and configurationa</w:t>
        </w:r>
      </w:ins>
      <w:ins w:id="3500" w:author="Arthur Parmentier" w:date="2020-06-08T18:36:00Z">
        <w:r w:rsidR="008C6D3A">
          <w:t>l choices</w:t>
        </w:r>
      </w:ins>
      <w:ins w:id="3501" w:author="Arthur Parmentier" w:date="2020-06-08T18:35:00Z">
        <w:r>
          <w:t xml:space="preserve"> as </w:t>
        </w:r>
      </w:ins>
      <w:ins w:id="3502" w:author="Arthur Parmentier" w:date="2020-06-08T23:57:00Z">
        <w:r w:rsidR="00BB3699">
          <w:t xml:space="preserve">definitions and </w:t>
        </w:r>
      </w:ins>
      <w:ins w:id="3503" w:author="Arthur Parmentier" w:date="2020-06-08T18:35:00Z">
        <w:r>
          <w:t xml:space="preserve">rules </w:t>
        </w:r>
      </w:ins>
      <w:ins w:id="3504" w:author="Arthur Parmentier" w:date="2020-06-08T23:57:00Z">
        <w:r w:rsidR="00BB3699">
          <w:t>of</w:t>
        </w:r>
      </w:ins>
      <w:ins w:id="3505" w:author="Arthur Parmentier" w:date="2020-06-08T18:35:00Z">
        <w:r>
          <w:t xml:space="preserve"> SP</w:t>
        </w:r>
      </w:ins>
    </w:p>
    <w:p w:rsidR="00220B16" w:rsidRDefault="00FE312D" w:rsidP="006D0FEC">
      <w:pPr>
        <w:rPr>
          <w:ins w:id="3506" w:author="Arthur Parmentier" w:date="2020-06-08T15:09:00Z"/>
        </w:rPr>
      </w:pPr>
      <w:ins w:id="3507" w:author="Arthur Parmentier" w:date="2020-06-08T23:57:00Z">
        <w:r>
          <w:t>Similarly</w:t>
        </w:r>
      </w:ins>
      <w:ins w:id="3508" w:author="Arthur Parmentier" w:date="2020-06-08T23:54:00Z">
        <w:r w:rsidR="005029C5">
          <w:t xml:space="preserve"> to my previous example with the English language, </w:t>
        </w:r>
      </w:ins>
      <w:ins w:id="3509" w:author="Arthur Parmentier" w:date="2020-06-08T15:06:00Z">
        <w:r w:rsidR="00220B16">
          <w:t xml:space="preserve">I would like to push for a similar understanding of SP as </w:t>
        </w:r>
      </w:ins>
      <w:ins w:id="3510" w:author="Arthur Parmentier" w:date="2020-06-08T23:55:00Z">
        <w:r w:rsidR="002C7ED6">
          <w:t xml:space="preserve">complex concept involving </w:t>
        </w:r>
      </w:ins>
      <w:ins w:id="3511" w:author="Arthur Parmentier" w:date="2020-06-08T15:06:00Z">
        <w:r w:rsidR="00220B16">
          <w:t xml:space="preserve">a sign language and set of practices that are not defined by any configuration </w:t>
        </w:r>
      </w:ins>
      <w:ins w:id="3512" w:author="Arthur Parmentier" w:date="2020-06-08T15:07:00Z">
        <w:r w:rsidR="00220B16">
          <w:t xml:space="preserve">or context. </w:t>
        </w:r>
      </w:ins>
      <w:ins w:id="3513" w:author="Arthur Parmentier" w:date="2020-06-08T15:11:00Z">
        <w:r w:rsidR="00220B16">
          <w:t>For instance, let’s consider the following statements, that are found in Thompson’s and other presentations</w:t>
        </w:r>
      </w:ins>
      <w:ins w:id="3514" w:author="Arthur Parmentier" w:date="2020-06-09T13:58:00Z">
        <w:r w:rsidR="004D5133">
          <w:t xml:space="preserve"> and definitions</w:t>
        </w:r>
      </w:ins>
      <w:ins w:id="3515" w:author="Arthur Parmentier" w:date="2020-06-08T15:11:00Z">
        <w:r w:rsidR="00220B16">
          <w:t xml:space="preserve"> of SP:</w:t>
        </w:r>
      </w:ins>
    </w:p>
    <w:p w:rsidR="00220B16" w:rsidRDefault="00220B16" w:rsidP="00220B16">
      <w:pPr>
        <w:pStyle w:val="Paragraphedeliste"/>
        <w:numPr>
          <w:ilvl w:val="0"/>
          <w:numId w:val="11"/>
        </w:numPr>
        <w:rPr>
          <w:ins w:id="3516" w:author="Arthur Parmentier" w:date="2020-06-08T15:09:00Z"/>
        </w:rPr>
      </w:pPr>
      <w:ins w:id="3517" w:author="Arthur Parmentier" w:date="2020-06-08T15:12:00Z">
        <w:r>
          <w:t>The soundpainter is a/the composer</w:t>
        </w:r>
      </w:ins>
    </w:p>
    <w:p w:rsidR="00220B16" w:rsidRDefault="00220B16" w:rsidP="00220B16">
      <w:pPr>
        <w:pStyle w:val="Paragraphedeliste"/>
        <w:numPr>
          <w:ilvl w:val="0"/>
          <w:numId w:val="11"/>
        </w:numPr>
        <w:rPr>
          <w:ins w:id="3518" w:author="Arthur Parmentier" w:date="2020-06-08T15:14:00Z"/>
        </w:rPr>
      </w:pPr>
      <w:ins w:id="3519" w:author="Arthur Parmentier" w:date="2020-06-08T15:13:00Z">
        <w:r>
          <w:t xml:space="preserve">The gestures are signed </w:t>
        </w:r>
      </w:ins>
      <w:ins w:id="3520" w:author="Arthur Parmentier" w:date="2020-06-08T15:14:00Z">
        <w:r>
          <w:t xml:space="preserve">by the soundpainter (here, </w:t>
        </w:r>
      </w:ins>
      <w:ins w:id="3521" w:author="Arthur Parmentier" w:date="2020-06-09T13:58:00Z">
        <w:r w:rsidR="00216F41">
          <w:t xml:space="preserve">I would like to point out </w:t>
        </w:r>
      </w:ins>
      <w:ins w:id="3522" w:author="Arthur Parmentier" w:date="2020-06-08T15:14:00Z">
        <w:r>
          <w:t xml:space="preserve">the unicity </w:t>
        </w:r>
      </w:ins>
      <w:ins w:id="3523" w:author="Arthur Parmentier" w:date="2020-06-09T13:58:00Z">
        <w:r w:rsidR="002E22F0">
          <w:t>implied by</w:t>
        </w:r>
      </w:ins>
      <w:ins w:id="3524" w:author="Arthur Parmentier" w:date="2020-06-08T15:14:00Z">
        <w:r>
          <w:t xml:space="preserve"> “the”)</w:t>
        </w:r>
      </w:ins>
    </w:p>
    <w:p w:rsidR="00220B16" w:rsidRDefault="00FC3006" w:rsidP="00220B16">
      <w:pPr>
        <w:pStyle w:val="Paragraphedeliste"/>
        <w:numPr>
          <w:ilvl w:val="0"/>
          <w:numId w:val="11"/>
        </w:numPr>
        <w:rPr>
          <w:ins w:id="3525" w:author="Arthur Parmentier" w:date="2020-06-08T15:15:00Z"/>
        </w:rPr>
      </w:pPr>
      <w:ins w:id="3526" w:author="Arthur Parmentier" w:date="2020-06-08T15:15:00Z">
        <w:r>
          <w:t>“The Soundpainter, standing in front of the group (usually), signs a phrase to the group then composes with the responses.”</w:t>
        </w:r>
      </w:ins>
    </w:p>
    <w:p w:rsidR="00FC3006" w:rsidRDefault="00FC3006" w:rsidP="00220B16">
      <w:pPr>
        <w:pStyle w:val="Paragraphedeliste"/>
        <w:numPr>
          <w:ilvl w:val="0"/>
          <w:numId w:val="11"/>
        </w:numPr>
        <w:rPr>
          <w:ins w:id="3527" w:author="Arthur Parmentier" w:date="2020-06-08T15:16:00Z"/>
        </w:rPr>
      </w:pPr>
      <w:ins w:id="3528" w:author="Arthur Parmentier" w:date="2020-06-08T15:16:00Z">
        <w:r>
          <w:t>“One of the most important aspects of Soundpainting is to compose with what happens in the moment whether it is intended or not”</w:t>
        </w:r>
      </w:ins>
    </w:p>
    <w:p w:rsidR="006A3A7E" w:rsidRDefault="006A3A7E" w:rsidP="00220B16">
      <w:pPr>
        <w:pStyle w:val="Paragraphedeliste"/>
        <w:numPr>
          <w:ilvl w:val="0"/>
          <w:numId w:val="11"/>
        </w:numPr>
        <w:rPr>
          <w:ins w:id="3529" w:author="Arthur Parmentier" w:date="2020-06-08T15:17:00Z"/>
        </w:rPr>
      </w:pPr>
      <w:ins w:id="3530" w:author="Arthur Parmentier" w:date="2020-06-08T15:16:00Z">
        <w:r>
          <w:t>“A very important part of Soundpainting language is the basic rule that there is no such thing as a mistake”</w:t>
        </w:r>
      </w:ins>
    </w:p>
    <w:p w:rsidR="006A3A7E" w:rsidRDefault="006A3A7E" w:rsidP="00220B16">
      <w:pPr>
        <w:pStyle w:val="Paragraphedeliste"/>
        <w:numPr>
          <w:ilvl w:val="0"/>
          <w:numId w:val="11"/>
        </w:numPr>
        <w:rPr>
          <w:ins w:id="3531" w:author="Arthur Parmentier" w:date="2020-06-08T15:17:00Z"/>
        </w:rPr>
      </w:pPr>
      <w:ins w:id="3532" w:author="Arthur Parmentier" w:date="2020-06-08T15:17:00Z">
        <w:r>
          <w:t xml:space="preserve">“It is the </w:t>
        </w:r>
        <w:proofErr w:type="spellStart"/>
        <w:r>
          <w:t>Soundpainter’s</w:t>
        </w:r>
        <w:proofErr w:type="spellEnd"/>
        <w:r>
          <w:t xml:space="preserve"> responsibility to realize the piece”</w:t>
        </w:r>
      </w:ins>
    </w:p>
    <w:p w:rsidR="006A3A7E" w:rsidRDefault="006A3A7E" w:rsidP="00220B16">
      <w:pPr>
        <w:pStyle w:val="Paragraphedeliste"/>
        <w:numPr>
          <w:ilvl w:val="0"/>
          <w:numId w:val="11"/>
        </w:numPr>
        <w:rPr>
          <w:ins w:id="3533" w:author="Arthur Parmentier" w:date="2020-06-08T15:18:00Z"/>
        </w:rPr>
      </w:pPr>
      <w:ins w:id="3534" w:author="Arthur Parmentier" w:date="2020-06-08T15:17:00Z">
        <w:r>
          <w:t>“[The soundpainter is] the creator of</w:t>
        </w:r>
      </w:ins>
      <w:ins w:id="3535" w:author="Arthur Parmentier" w:date="2020-06-08T15:18:00Z">
        <w:r>
          <w:t xml:space="preserve"> the work, the director of the performance, the instigation for communication among an ensemble, the owner of the work”</w:t>
        </w:r>
      </w:ins>
    </w:p>
    <w:p w:rsidR="006A3A7E" w:rsidRDefault="00464FE8" w:rsidP="00220B16">
      <w:pPr>
        <w:pStyle w:val="Paragraphedeliste"/>
        <w:numPr>
          <w:ilvl w:val="0"/>
          <w:numId w:val="11"/>
        </w:numPr>
        <w:rPr>
          <w:ins w:id="3536" w:author="Arthur Parmentier" w:date="2020-06-08T15:47:00Z"/>
        </w:rPr>
      </w:pPr>
      <w:ins w:id="3537"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3538" w:author="Arthur Parmentier" w:date="2020-06-08T15:23:00Z"/>
        </w:rPr>
      </w:pPr>
      <w:ins w:id="3539"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3540" w:author="Arthur Parmentier" w:date="2020-06-08T15:27:00Z"/>
        </w:rPr>
        <w:pPrChange w:id="3541" w:author="Arthur Parmentier" w:date="2020-06-08T23:56:00Z">
          <w:pPr>
            <w:pStyle w:val="Paragraphedeliste"/>
            <w:numPr>
              <w:numId w:val="45"/>
            </w:numPr>
            <w:ind w:hanging="360"/>
          </w:pPr>
        </w:pPrChange>
      </w:pPr>
      <w:ins w:id="3542" w:author="Arthur Parmentier" w:date="2020-06-08T15:28:00Z">
        <w:r>
          <w:t xml:space="preserve">I would like to </w:t>
        </w:r>
      </w:ins>
      <w:ins w:id="3543" w:author="Arthur Parmentier" w:date="2020-06-08T15:30:00Z">
        <w:r>
          <w:t xml:space="preserve">propose </w:t>
        </w:r>
      </w:ins>
      <w:ins w:id="3544" w:author="Arthur Parmentier" w:date="2020-06-08T15:29:00Z">
        <w:r>
          <w:t>that these statements are not</w:t>
        </w:r>
      </w:ins>
      <w:ins w:id="3545" w:author="Arthur Parmentier" w:date="2020-06-08T15:30:00Z">
        <w:r>
          <w:t xml:space="preserve"> </w:t>
        </w:r>
      </w:ins>
      <w:ins w:id="3546" w:author="Arthur Parmentier" w:date="2020-06-09T13:59:00Z">
        <w:r w:rsidR="0037763E">
          <w:t>cons</w:t>
        </w:r>
      </w:ins>
      <w:ins w:id="3547" w:author="Arthur Parmentier" w:date="2020-06-09T14:00:00Z">
        <w:r w:rsidR="0037763E">
          <w:t>idered</w:t>
        </w:r>
      </w:ins>
      <w:ins w:id="3548" w:author="Arthur Parmentier" w:date="2020-06-08T15:30:00Z">
        <w:r>
          <w:t xml:space="preserve"> as</w:t>
        </w:r>
      </w:ins>
      <w:ins w:id="3549" w:author="Arthur Parmentier" w:date="2020-06-08T15:29:00Z">
        <w:r>
          <w:t xml:space="preserve"> properties of SP nor elements of its definition but</w:t>
        </w:r>
      </w:ins>
      <w:ins w:id="3550" w:author="Arthur Parmentier" w:date="2020-06-08T15:25:00Z">
        <w:r w:rsidR="00DE4DC8">
          <w:t xml:space="preserve"> </w:t>
        </w:r>
      </w:ins>
      <w:ins w:id="3551" w:author="Arthur Parmentier" w:date="2020-06-09T14:00:00Z">
        <w:r w:rsidR="00B41679">
          <w:t xml:space="preserve">as </w:t>
        </w:r>
      </w:ins>
      <w:ins w:id="3552" w:author="Arthur Parmentier" w:date="2020-06-08T15:25:00Z">
        <w:r w:rsidR="00DE4DC8">
          <w:t>either</w:t>
        </w:r>
      </w:ins>
      <w:ins w:id="3553" w:author="Arthur Parmentier" w:date="2020-06-08T23:56:00Z">
        <w:r w:rsidR="00994F61">
          <w:t xml:space="preserve"> configuration or compositional choices </w:t>
        </w:r>
      </w:ins>
      <w:ins w:id="3554" w:author="Arthur Parmentier" w:date="2020-06-09T14:00:00Z">
        <w:r w:rsidR="00A129D2">
          <w:t xml:space="preserve">- </w:t>
        </w:r>
      </w:ins>
      <w:ins w:id="3555" w:author="Arthur Parmentier" w:date="2020-06-08T23:56:00Z">
        <w:r w:rsidR="00994F61">
          <w:t>that of course are important parts of SP but not constitutive of its definition.</w:t>
        </w:r>
      </w:ins>
    </w:p>
    <w:p w:rsidR="001A5CF4" w:rsidRDefault="001A5CF4" w:rsidP="001A5CF4">
      <w:pPr>
        <w:rPr>
          <w:ins w:id="3556" w:author="Arthur Parmentier" w:date="2020-06-08T15:42:00Z"/>
        </w:rPr>
      </w:pPr>
      <w:ins w:id="3557" w:author="Arthur Parmentier" w:date="2020-06-08T15:28:00Z">
        <w:r>
          <w:t xml:space="preserve">To </w:t>
        </w:r>
      </w:ins>
      <w:ins w:id="3558" w:author="Arthur Parmentier" w:date="2020-06-08T15:29:00Z">
        <w:r>
          <w:t>demonst</w:t>
        </w:r>
      </w:ins>
      <w:ins w:id="3559" w:author="Arthur Parmentier" w:date="2020-06-08T15:30:00Z">
        <w:r>
          <w:t>rate t</w:t>
        </w:r>
      </w:ins>
      <w:ins w:id="3560" w:author="Arthur Parmentier" w:date="2020-06-08T15:31:00Z">
        <w:r>
          <w:t xml:space="preserve">his proposition, I would </w:t>
        </w:r>
      </w:ins>
      <w:ins w:id="3561" w:author="Arthur Parmentier" w:date="2020-06-08T15:39:00Z">
        <w:r w:rsidR="001C65CC">
          <w:t xml:space="preserve">simply </w:t>
        </w:r>
      </w:ins>
      <w:ins w:id="3562" w:author="Arthur Parmentier" w:date="2020-06-08T15:40:00Z">
        <w:r w:rsidR="001C65CC">
          <w:t>draw the attention on examples in which the SP sign language is used that contradict those statements</w:t>
        </w:r>
      </w:ins>
      <w:ins w:id="3563"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3564" w:author="Arthur Parmentier" w:date="2020-06-08T15:41:00Z">
        <w:r w:rsidR="001C65CC">
          <w:t>III.B.3</w:t>
        </w:r>
        <w:r w:rsidR="001C65CC">
          <w:fldChar w:fldCharType="end"/>
        </w:r>
        <w:r w:rsidR="001C65CC">
          <w:t>.</w:t>
        </w:r>
      </w:ins>
      <w:ins w:id="3565" w:author="Arthur Parmentier" w:date="2020-06-08T23:58:00Z">
        <w:r w:rsidR="00206549">
          <w:t xml:space="preserve"> In </w:t>
        </w:r>
      </w:ins>
      <w:ins w:id="3566" w:author="Arthur Parmentier" w:date="2020-06-08T15:42:00Z">
        <w:r w:rsidR="00A319B1">
          <w:t>such “revisited” orchestras</w:t>
        </w:r>
      </w:ins>
      <w:ins w:id="3567" w:author="Arthur Parmentier" w:date="2020-06-08T23:58:00Z">
        <w:r w:rsidR="00206549">
          <w:t>, we observe that</w:t>
        </w:r>
      </w:ins>
      <w:ins w:id="3568" w:author="Arthur Parmentier" w:date="2020-06-08T15:42:00Z">
        <w:r w:rsidR="00A319B1">
          <w:t>:</w:t>
        </w:r>
      </w:ins>
    </w:p>
    <w:p w:rsidR="00A319B1" w:rsidRDefault="00A319B1" w:rsidP="00A319B1">
      <w:pPr>
        <w:pStyle w:val="Paragraphedeliste"/>
        <w:numPr>
          <w:ilvl w:val="0"/>
          <w:numId w:val="11"/>
        </w:numPr>
        <w:rPr>
          <w:ins w:id="3569" w:author="Arthur Parmentier" w:date="2020-06-08T15:44:00Z"/>
        </w:rPr>
      </w:pPr>
      <w:ins w:id="3570" w:author="Arthur Parmentier" w:date="2020-06-08T15:42:00Z">
        <w:r>
          <w:t xml:space="preserve">Performers can </w:t>
        </w:r>
        <w:proofErr w:type="spellStart"/>
        <w:r>
          <w:t>soundpaint</w:t>
        </w:r>
        <w:proofErr w:type="spellEnd"/>
        <w:r>
          <w:t xml:space="preserve"> while perform</w:t>
        </w:r>
      </w:ins>
      <w:ins w:id="3571" w:author="Arthur Parmentier" w:date="2020-06-08T15:43:00Z">
        <w:r>
          <w:t xml:space="preserve">ing, hence creating a shared composition and voiding the notion of composer (and unique composer) </w:t>
        </w:r>
      </w:ins>
      <w:ins w:id="3572" w:author="Arthur Parmentier" w:date="2020-06-08T15:44:00Z">
        <w:r>
          <w:t>in the definition or as a property of SP</w:t>
        </w:r>
      </w:ins>
    </w:p>
    <w:p w:rsidR="00A319B1" w:rsidRDefault="00A319B1" w:rsidP="00A319B1">
      <w:pPr>
        <w:pStyle w:val="Paragraphedeliste"/>
        <w:numPr>
          <w:ilvl w:val="0"/>
          <w:numId w:val="11"/>
        </w:numPr>
        <w:rPr>
          <w:ins w:id="3573" w:author="Arthur Parmentier" w:date="2020-06-08T15:46:00Z"/>
        </w:rPr>
      </w:pPr>
      <w:ins w:id="3574" w:author="Arthur Parmentier" w:date="2020-06-08T15:44:00Z">
        <w:r>
          <w:t xml:space="preserve">Several compositional rules </w:t>
        </w:r>
      </w:ins>
      <w:ins w:id="3575" w:author="Arthur Parmentier" w:date="2020-06-08T15:50:00Z">
        <w:r w:rsidR="009A2D98">
          <w:t xml:space="preserve">that </w:t>
        </w:r>
      </w:ins>
      <w:ins w:id="3576" w:author="Arthur Parmentier" w:date="2020-06-08T15:45:00Z">
        <w:r>
          <w:t>Thompson defines as SP rules</w:t>
        </w:r>
      </w:ins>
      <w:ins w:id="3577" w:author="Arthur Parmentier" w:date="2020-06-08T15:51:00Z">
        <w:r w:rsidR="009A2D98">
          <w:t xml:space="preserve"> </w:t>
        </w:r>
      </w:ins>
      <w:ins w:id="3578" w:author="Arthur Parmentier" w:date="2020-06-08T15:50:00Z">
        <w:r w:rsidR="009A2D98">
          <w:t xml:space="preserve">are changed </w:t>
        </w:r>
      </w:ins>
      <w:ins w:id="3579" w:author="Arthur Parmentier" w:date="2020-06-08T15:51:00Z">
        <w:r w:rsidR="009A2D98">
          <w:t>or not considered</w:t>
        </w:r>
      </w:ins>
      <w:ins w:id="3580" w:author="Arthur Parmentier" w:date="2020-06-08T23:58:00Z">
        <w:r w:rsidR="00590C07">
          <w:t xml:space="preserve"> at all</w:t>
        </w:r>
      </w:ins>
      <w:ins w:id="3581" w:author="Arthur Parmentier" w:date="2020-06-08T15:46:00Z">
        <w:r>
          <w:t>:</w:t>
        </w:r>
      </w:ins>
    </w:p>
    <w:p w:rsidR="00A319B1" w:rsidRDefault="00A319B1" w:rsidP="00A319B1">
      <w:pPr>
        <w:pStyle w:val="Paragraphedeliste"/>
        <w:numPr>
          <w:ilvl w:val="1"/>
          <w:numId w:val="11"/>
        </w:numPr>
        <w:rPr>
          <w:ins w:id="3582" w:author="Arthur Parmentier" w:date="2020-06-08T15:47:00Z"/>
        </w:rPr>
      </w:pPr>
      <w:ins w:id="3583" w:author="Arthur Parmentier" w:date="2020-06-08T15:46:00Z">
        <w:r>
          <w:t>Some soundpainters do not require</w:t>
        </w:r>
      </w:ins>
      <w:ins w:id="3584" w:author="Arthur Parmentier" w:date="2020-06-08T15:45:00Z">
        <w:r>
          <w:t xml:space="preserve"> all performers</w:t>
        </w:r>
      </w:ins>
      <w:ins w:id="3585" w:author="Arthur Parmentier" w:date="2020-06-08T15:47:00Z">
        <w:r>
          <w:t xml:space="preserve"> to always keep</w:t>
        </w:r>
      </w:ins>
      <w:ins w:id="3586" w:author="Arthur Parmentier" w:date="2020-06-08T15:45:00Z">
        <w:r>
          <w:t xml:space="preserve"> </w:t>
        </w:r>
      </w:ins>
      <w:ins w:id="3587" w:author="Arthur Parmentier" w:date="2020-06-08T15:46:00Z">
        <w:r>
          <w:t>them</w:t>
        </w:r>
      </w:ins>
      <w:ins w:id="3588" w:author="Arthur Parmentier" w:date="2020-06-08T15:45:00Z">
        <w:r>
          <w:t xml:space="preserve"> in vision</w:t>
        </w:r>
      </w:ins>
    </w:p>
    <w:p w:rsidR="00A319B1" w:rsidRDefault="00A319B1" w:rsidP="00A319B1">
      <w:pPr>
        <w:pStyle w:val="Paragraphedeliste"/>
        <w:numPr>
          <w:ilvl w:val="1"/>
          <w:numId w:val="11"/>
        </w:numPr>
        <w:rPr>
          <w:ins w:id="3589" w:author="Arthur Parmentier" w:date="2020-06-08T15:49:00Z"/>
        </w:rPr>
      </w:pPr>
      <w:ins w:id="3590" w:author="Arthur Parmentier" w:date="2020-06-08T15:48:00Z">
        <w:r>
          <w:t xml:space="preserve">Some soundpainters may as well consider that it is not an error </w:t>
        </w:r>
      </w:ins>
      <w:ins w:id="3591"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rsidP="00B412DE">
      <w:pPr>
        <w:pStyle w:val="Paragraphedeliste"/>
        <w:numPr>
          <w:ilvl w:val="1"/>
          <w:numId w:val="11"/>
        </w:numPr>
        <w:rPr>
          <w:ins w:id="3592" w:author="Arthur Parmentier" w:date="2020-06-08T15:55:00Z"/>
        </w:rPr>
      </w:pPr>
      <w:ins w:id="3593" w:author="Arthur Parmentier" w:date="2020-06-08T15:52:00Z">
        <w:r>
          <w:lastRenderedPageBreak/>
          <w:t xml:space="preserve">Some groups </w:t>
        </w:r>
      </w:ins>
      <w:ins w:id="3594" w:author="Arthur Parmentier" w:date="2020-06-08T15:53:00Z">
        <w:r>
          <w:t>do not consider any responsibility of one or several soundpainter to realize the piece</w:t>
        </w:r>
      </w:ins>
      <w:ins w:id="3595" w:author="Arthur Parmentier" w:date="2020-06-08T15:54:00Z">
        <w:r>
          <w:t xml:space="preserve">, promoting more </w:t>
        </w:r>
      </w:ins>
      <w:ins w:id="3596" w:author="Arthur Parmentier" w:date="2020-06-08T15:55:00Z">
        <w:r>
          <w:t>democrati</w:t>
        </w:r>
      </w:ins>
      <w:ins w:id="3597" w:author="Arthur Parmentier" w:date="2020-06-08T23:59:00Z">
        <w:r w:rsidR="00E13592">
          <w:t>c</w:t>
        </w:r>
      </w:ins>
      <w:ins w:id="3598" w:author="Arthur Parmentier" w:date="2020-06-08T15:54:00Z">
        <w:r>
          <w:t xml:space="preserve"> structures where each has an equal authori</w:t>
        </w:r>
      </w:ins>
      <w:ins w:id="3599" w:author="Arthur Parmentier" w:date="2020-06-08T15:55:00Z">
        <w:r>
          <w:t>ty and responsibility in making compositional choices, performing and realizing the piece.</w:t>
        </w:r>
      </w:ins>
    </w:p>
    <w:p w:rsidR="00B412DE" w:rsidRDefault="00B412DE" w:rsidP="00B412DE">
      <w:pPr>
        <w:pStyle w:val="Paragraphedeliste"/>
        <w:numPr>
          <w:ilvl w:val="0"/>
          <w:numId w:val="11"/>
        </w:numPr>
        <w:rPr>
          <w:ins w:id="3600" w:author="Arthur Parmentier" w:date="2020-06-08T15:57:00Z"/>
        </w:rPr>
      </w:pPr>
      <w:ins w:id="3601" w:author="Arthur Parmentier" w:date="2020-06-08T15:55:00Z">
        <w:r>
          <w:t>SP can be used in</w:t>
        </w:r>
      </w:ins>
      <w:ins w:id="3602" w:author="Arthur Parmentier" w:date="2020-06-08T15:56:00Z">
        <w:r>
          <w:t xml:space="preserve"> configurations where it is not the only nor most important language, hence not having a great influence or an influence at all on the philosophy of the composi</w:t>
        </w:r>
      </w:ins>
      <w:ins w:id="3603" w:author="Arthur Parmentier" w:date="2020-06-08T15:57:00Z">
        <w:r>
          <w:t>tion or artistic production.</w:t>
        </w:r>
      </w:ins>
    </w:p>
    <w:p w:rsidR="009C3CB4" w:rsidRDefault="009C3CB4" w:rsidP="00B412DE">
      <w:pPr>
        <w:pStyle w:val="Paragraphedeliste"/>
        <w:numPr>
          <w:ilvl w:val="0"/>
          <w:numId w:val="11"/>
        </w:numPr>
        <w:rPr>
          <w:ins w:id="3604" w:author="Arthur Parmentier" w:date="2020-06-08T15:58:00Z"/>
        </w:rPr>
      </w:pPr>
      <w:ins w:id="3605" w:author="Arthur Parmentier" w:date="2020-06-08T15:57:00Z">
        <w:r>
          <w:t>SP is used outside the artistic field, hence making notions of co</w:t>
        </w:r>
      </w:ins>
      <w:ins w:id="3606" w:author="Arthur Parmentier" w:date="2020-06-08T15:58:00Z">
        <w:r>
          <w:t>mposition, orchestra, composer, discipline, etc. void.</w:t>
        </w:r>
      </w:ins>
    </w:p>
    <w:p w:rsidR="00850432" w:rsidRDefault="00CD69D9" w:rsidP="00850432">
      <w:pPr>
        <w:rPr>
          <w:ins w:id="3607" w:author="Arthur Parmentier" w:date="2020-06-08T18:17:00Z"/>
        </w:rPr>
      </w:pPr>
      <w:ins w:id="3608" w:author="Arthur Parmentier" w:date="2020-06-08T15:59:00Z">
        <w:r>
          <w:t>At the opposit</w:t>
        </w:r>
      </w:ins>
      <w:ins w:id="3609" w:author="Arthur Parmentier" w:date="2020-06-08T16:00:00Z">
        <w:r>
          <w:t xml:space="preserve">e of these new configurations, we can </w:t>
        </w:r>
        <w:r w:rsidR="003E6512">
          <w:t xml:space="preserve">read the vision of Thompson on SP </w:t>
        </w:r>
      </w:ins>
      <w:ins w:id="3610" w:author="Arthur Parmentier" w:date="2020-06-08T23:59:00Z">
        <w:r w:rsidR="00BE00F1">
          <w:t>in</w:t>
        </w:r>
      </w:ins>
      <w:ins w:id="3611" w:author="Arthur Parmentier" w:date="2020-06-08T18:15:00Z">
        <w:r w:rsidR="00224A9B">
          <w:t xml:space="preserve"> the </w:t>
        </w:r>
      </w:ins>
      <w:ins w:id="3612" w:author="Arthur Parmentier" w:date="2020-06-08T16:01:00Z">
        <w:r w:rsidR="003E6512">
          <w:t xml:space="preserve">compositional rules, configurations and contexts </w:t>
        </w:r>
      </w:ins>
      <w:ins w:id="3613" w:author="Arthur Parmentier" w:date="2020-06-09T00:01:00Z">
        <w:r w:rsidR="00B71D33">
          <w:t xml:space="preserve">that he defines SP with and </w:t>
        </w:r>
      </w:ins>
      <w:ins w:id="3614" w:author="Arthur Parmentier" w:date="2020-06-08T16:01:00Z">
        <w:r w:rsidR="003E6512">
          <w:t xml:space="preserve">in which </w:t>
        </w:r>
      </w:ins>
      <w:ins w:id="3615" w:author="Arthur Parmentier" w:date="2020-06-09T00:01:00Z">
        <w:r w:rsidR="00B71D33">
          <w:t>it</w:t>
        </w:r>
      </w:ins>
      <w:ins w:id="3616" w:author="Arthur Parmentier" w:date="2020-06-08T16:01:00Z">
        <w:r w:rsidR="003E6512">
          <w:t xml:space="preserve"> has </w:t>
        </w:r>
      </w:ins>
      <w:ins w:id="3617" w:author="Arthur Parmentier" w:date="2020-06-09T14:02:00Z">
        <w:r w:rsidR="00793367">
          <w:t>grown</w:t>
        </w:r>
      </w:ins>
      <w:ins w:id="3618" w:author="Arthur Parmentier" w:date="2020-06-09T00:01:00Z">
        <w:r w:rsidR="00B71D33">
          <w:t>.</w:t>
        </w:r>
      </w:ins>
      <w:ins w:id="3619" w:author="Arthur Parmentier" w:date="2020-06-08T16:01:00Z">
        <w:r w:rsidR="003E6512">
          <w:t xml:space="preserve"> </w:t>
        </w:r>
      </w:ins>
      <w:ins w:id="3620" w:author="Arthur Parmentier" w:date="2020-06-09T00:02:00Z">
        <w:r w:rsidR="00B71D33">
          <w:t>However, they</w:t>
        </w:r>
      </w:ins>
      <w:ins w:id="3621" w:author="Arthur Parmentier" w:date="2020-06-08T16:01:00Z">
        <w:r w:rsidR="003E6512">
          <w:t xml:space="preserve"> may now not </w:t>
        </w:r>
      </w:ins>
      <w:ins w:id="3622" w:author="Arthur Parmentier" w:date="2020-06-08T16:02:00Z">
        <w:r w:rsidR="003E6512">
          <w:t xml:space="preserve">be </w:t>
        </w:r>
      </w:ins>
      <w:ins w:id="3623" w:author="Arthur Parmentier" w:date="2020-06-09T00:00:00Z">
        <w:r w:rsidR="00731A7B">
          <w:t>used</w:t>
        </w:r>
      </w:ins>
      <w:ins w:id="3624" w:author="Arthur Parmentier" w:date="2020-06-08T16:02:00Z">
        <w:r w:rsidR="003E6512">
          <w:t xml:space="preserve"> anymore to describe</w:t>
        </w:r>
      </w:ins>
      <w:ins w:id="3625" w:author="Arthur Parmentier" w:date="2020-06-09T00:00:00Z">
        <w:r w:rsidR="00362366">
          <w:t xml:space="preserve"> and define</w:t>
        </w:r>
      </w:ins>
      <w:ins w:id="3626" w:author="Arthur Parmentier" w:date="2020-06-08T16:02:00Z">
        <w:r w:rsidR="003E6512">
          <w:t xml:space="preserve"> all the varieties of contexts, configurations, compositional choices and </w:t>
        </w:r>
      </w:ins>
      <w:ins w:id="3627" w:author="Arthur Parmentier" w:date="2020-06-09T14:01:00Z">
        <w:r w:rsidR="0050707D">
          <w:t>“</w:t>
        </w:r>
      </w:ins>
      <w:ins w:id="3628" w:author="Arthur Parmentier" w:date="2020-06-08T16:02:00Z">
        <w:r w:rsidR="003E6512">
          <w:t>philosophies</w:t>
        </w:r>
      </w:ins>
      <w:ins w:id="3629" w:author="Arthur Parmentier" w:date="2020-06-09T14:01:00Z">
        <w:r w:rsidR="0050707D">
          <w:t>”</w:t>
        </w:r>
      </w:ins>
      <w:ins w:id="3630" w:author="Arthur Parmentier" w:date="2020-06-08T16:02:00Z">
        <w:r w:rsidR="003E6512">
          <w:t xml:space="preserve"> that surrounds </w:t>
        </w:r>
      </w:ins>
      <w:ins w:id="3631" w:author="Arthur Parmentier" w:date="2020-06-09T00:02:00Z">
        <w:r w:rsidR="00E435E0">
          <w:t>its</w:t>
        </w:r>
      </w:ins>
      <w:ins w:id="3632" w:author="Arthur Parmentier" w:date="2020-06-08T16:02:00Z">
        <w:r w:rsidR="003E6512">
          <w:t xml:space="preserve"> use as </w:t>
        </w:r>
      </w:ins>
      <w:ins w:id="3633" w:author="Arthur Parmentier" w:date="2020-06-09T00:02:00Z">
        <w:r w:rsidR="00D92D3E">
          <w:t xml:space="preserve">a mere </w:t>
        </w:r>
      </w:ins>
      <w:ins w:id="3634" w:author="Arthur Parmentier" w:date="2020-06-08T16:02:00Z">
        <w:r w:rsidR="003E6512">
          <w:t>sign language that can be described in linguistic terms</w:t>
        </w:r>
      </w:ins>
      <w:ins w:id="3635" w:author="Arthur Parmentier" w:date="2020-06-08T16:03:00Z">
        <w:r w:rsidR="003E6512">
          <w:t>, hence the common core to all these different uses of the language.</w:t>
        </w:r>
      </w:ins>
    </w:p>
    <w:p w:rsidR="00224A9B" w:rsidRDefault="00E02143" w:rsidP="00224A9B">
      <w:pPr>
        <w:pStyle w:val="Titre3"/>
        <w:rPr>
          <w:ins w:id="3636" w:author="Arthur Parmentier" w:date="2020-06-08T18:37:00Z"/>
        </w:rPr>
      </w:pPr>
      <w:bookmarkStart w:id="3637" w:name="_Toc42550127"/>
      <w:ins w:id="3638" w:author="Arthur Parmentier" w:date="2020-06-08T18:18:00Z">
        <w:r>
          <w:t>D</w:t>
        </w:r>
      </w:ins>
      <w:ins w:id="3639" w:author="Arthur Parmentier" w:date="2020-06-08T18:17:00Z">
        <w:r w:rsidR="00224A9B" w:rsidRPr="00DC7F98">
          <w:t xml:space="preserve">efault parameters as </w:t>
        </w:r>
      </w:ins>
      <w:ins w:id="3640" w:author="Arthur Parmentier" w:date="2020-06-08T18:18:00Z">
        <w:r>
          <w:t xml:space="preserve">conventions and </w:t>
        </w:r>
      </w:ins>
      <w:ins w:id="3641" w:author="Arthur Parmentier" w:date="2020-06-08T18:17:00Z">
        <w:r w:rsidR="00224A9B">
          <w:t>configurational</w:t>
        </w:r>
        <w:r w:rsidR="00224A9B" w:rsidRPr="00DC7F98">
          <w:t xml:space="preserve"> elements of SP</w:t>
        </w:r>
      </w:ins>
      <w:bookmarkEnd w:id="3637"/>
    </w:p>
    <w:p w:rsidR="002A31F6" w:rsidRPr="002A31F6" w:rsidRDefault="00D25C4A">
      <w:pPr>
        <w:pStyle w:val="Titre4"/>
        <w:rPr>
          <w:ins w:id="3642" w:author="Arthur Parmentier" w:date="2020-06-08T18:17:00Z"/>
          <w:rPrChange w:id="3643" w:author="Arthur Parmentier" w:date="2020-06-08T18:37:00Z">
            <w:rPr>
              <w:ins w:id="3644" w:author="Arthur Parmentier" w:date="2020-06-08T18:17:00Z"/>
            </w:rPr>
          </w:rPrChange>
        </w:rPr>
        <w:pPrChange w:id="3645" w:author="Arthur Parmentier" w:date="2020-06-08T18:37:00Z">
          <w:pPr>
            <w:pStyle w:val="Titre3"/>
          </w:pPr>
        </w:pPrChange>
      </w:pPr>
      <w:ins w:id="3646" w:author="Arthur Parmentier" w:date="2020-06-09T14:04:00Z">
        <w:r>
          <w:t xml:space="preserve">A </w:t>
        </w:r>
      </w:ins>
      <w:ins w:id="3647" w:author="Arthur Parmentier" w:date="2020-06-09T14:05:00Z">
        <w:r>
          <w:t>confusion between default parameters, conventions about the interpretation of s</w:t>
        </w:r>
      </w:ins>
      <w:ins w:id="3648" w:author="Arthur Parmentier" w:date="2020-06-09T14:44:00Z">
        <w:r w:rsidR="007A375A">
          <w:t>entences</w:t>
        </w:r>
      </w:ins>
      <w:ins w:id="3649" w:author="Arthur Parmentier" w:date="2020-06-09T14:05:00Z">
        <w:r>
          <w:t xml:space="preserve"> and grammatical rules in Thompson’s descriptions of SP</w:t>
        </w:r>
      </w:ins>
    </w:p>
    <w:p w:rsidR="00224A9B" w:rsidRPr="00DC7F98" w:rsidRDefault="00224A9B" w:rsidP="00224A9B">
      <w:pPr>
        <w:rPr>
          <w:ins w:id="3650" w:author="Arthur Parmentier" w:date="2020-06-08T18:17:00Z"/>
        </w:rPr>
      </w:pPr>
      <w:ins w:id="3651" w:author="Arthur Parmentier" w:date="2020-06-08T18:17:00Z">
        <w:r w:rsidRPr="00DC7F98">
          <w:t xml:space="preserve">In the WB2 of SP, Thompson introduces the complex concept of layer in SP with the following sentence: </w:t>
        </w:r>
      </w:ins>
    </w:p>
    <w:p w:rsidR="00224A9B" w:rsidRPr="007C437A" w:rsidRDefault="00224A9B" w:rsidP="00224A9B">
      <w:pPr>
        <w:rPr>
          <w:ins w:id="3652" w:author="Arthur Parmentier" w:date="2020-06-08T18:17:00Z"/>
        </w:rPr>
      </w:pPr>
      <w:ins w:id="3653"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rsidP="00224A9B">
      <w:pPr>
        <w:rPr>
          <w:ins w:id="3654" w:author="Arthur Parmentier" w:date="2020-06-08T18:17:00Z"/>
        </w:rPr>
      </w:pPr>
      <w:ins w:id="3655"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3656" w:author="Arthur Parmentier" w:date="2020-06-08T18:42:00Z"/>
        </w:rPr>
        <w:pPrChange w:id="3657" w:author="Arthur Parmentier" w:date="2020-06-08T18:42:00Z">
          <w:pPr>
            <w:pStyle w:val="Paragraphedeliste"/>
            <w:numPr>
              <w:numId w:val="11"/>
            </w:numPr>
            <w:ind w:hanging="360"/>
          </w:pPr>
        </w:pPrChange>
      </w:pPr>
      <w:ins w:id="3658" w:author="Arthur Parmentier" w:date="2020-06-08T18:17:00Z">
        <w:r w:rsidRPr="007C437A">
          <w:t>I would like to disc</w:t>
        </w:r>
      </w:ins>
      <w:ins w:id="3659" w:author="Arthur Parmentier" w:date="2020-06-08T18:42:00Z">
        <w:r w:rsidR="00763035">
          <w:t>uss Thompson’s statement</w:t>
        </w:r>
      </w:ins>
      <w:ins w:id="3660" w:author="Arthur Parmentier" w:date="2020-06-08T18:17:00Z">
        <w:r w:rsidRPr="007C437A">
          <w:t>:</w:t>
        </w:r>
      </w:ins>
    </w:p>
    <w:p w:rsidR="00923281" w:rsidRDefault="00923281" w:rsidP="0052121B">
      <w:pPr>
        <w:pStyle w:val="Paragraphedeliste"/>
        <w:numPr>
          <w:ilvl w:val="0"/>
          <w:numId w:val="11"/>
        </w:numPr>
        <w:rPr>
          <w:ins w:id="3661" w:author="Arthur Parmentier" w:date="2020-06-09T14:40:00Z"/>
        </w:rPr>
      </w:pPr>
      <w:ins w:id="3662" w:author="Arthur Parmentier" w:date="2020-06-09T14:40:00Z">
        <w:r>
          <w:t>First</w:t>
        </w:r>
      </w:ins>
      <w:ins w:id="3663" w:author="Arthur Parmentier" w:date="2020-06-09T14:42:00Z">
        <w:r>
          <w:t>, I would like to remark that in his description, the error is a grammatical error (the sentence is wrong</w:t>
        </w:r>
      </w:ins>
      <w:ins w:id="3664" w:author="Arthur Parmentier" w:date="2020-06-09T14:43:00Z">
        <w:r>
          <w:t>), hence the “general rule” is in his words a grammatical rule of SP.</w:t>
        </w:r>
      </w:ins>
    </w:p>
    <w:p w:rsidR="0052121B" w:rsidRDefault="009C730D" w:rsidP="0052121B">
      <w:pPr>
        <w:pStyle w:val="Paragraphedeliste"/>
        <w:numPr>
          <w:ilvl w:val="0"/>
          <w:numId w:val="11"/>
        </w:numPr>
        <w:rPr>
          <w:ins w:id="3665" w:author="Arthur Parmentier" w:date="2020-06-08T18:44:00Z"/>
        </w:rPr>
      </w:pPr>
      <w:ins w:id="3666" w:author="Arthur Parmentier" w:date="2020-06-09T14:43:00Z">
        <w:r>
          <w:t xml:space="preserve">Then, </w:t>
        </w:r>
      </w:ins>
      <w:ins w:id="3667" w:author="Arthur Parmentier" w:date="2020-06-08T18:43:00Z">
        <w:r w:rsidR="0046150A">
          <w:t xml:space="preserve">I would like to </w:t>
        </w:r>
      </w:ins>
      <w:ins w:id="3668" w:author="Arthur Parmentier" w:date="2020-06-09T14:18:00Z">
        <w:r w:rsidR="00E1724C">
          <w:t>point out</w:t>
        </w:r>
      </w:ins>
      <w:ins w:id="3669" w:author="Arthur Parmentier" w:date="2020-06-08T18:43:00Z">
        <w:r w:rsidR="0046150A">
          <w:t xml:space="preserve"> that </w:t>
        </w:r>
      </w:ins>
      <w:ins w:id="3670" w:author="Arthur Parmentier" w:date="2020-06-09T14:20:00Z">
        <w:r w:rsidR="00E1724C">
          <w:t xml:space="preserve">part of Thompson’s statement is inconsistent with </w:t>
        </w:r>
      </w:ins>
      <w:ins w:id="3671" w:author="Arthur Parmentier" w:date="2020-06-09T14:22:00Z">
        <w:r w:rsidR="00E1724C">
          <w:t xml:space="preserve">very common </w:t>
        </w:r>
      </w:ins>
      <w:ins w:id="3672" w:author="Arthur Parmentier" w:date="2020-06-09T14:23:00Z">
        <w:r w:rsidR="00F93BBF">
          <w:t xml:space="preserve">similar </w:t>
        </w:r>
      </w:ins>
      <w:ins w:id="3673" w:author="Arthur Parmentier" w:date="2020-06-09T14:22:00Z">
        <w:r w:rsidR="00E1724C">
          <w:t xml:space="preserve">situations in SP </w:t>
        </w:r>
      </w:ins>
      <w:ins w:id="3674" w:author="Arthur Parmentier" w:date="2020-06-09T14:23:00Z">
        <w:r w:rsidR="00E1724C">
          <w:t xml:space="preserve">that are not </w:t>
        </w:r>
      </w:ins>
      <w:ins w:id="3675" w:author="Arthur Parmentier" w:date="2020-06-09T14:46:00Z">
        <w:r w:rsidR="00BA4A28">
          <w:t xml:space="preserve">considered </w:t>
        </w:r>
      </w:ins>
      <w:ins w:id="3676" w:author="Arthur Parmentier" w:date="2020-06-09T14:23:00Z">
        <w:r w:rsidR="00E1724C">
          <w:t>as errors.</w:t>
        </w:r>
      </w:ins>
      <w:ins w:id="3677" w:author="Arthur Parmentier" w:date="2020-06-08T18:44:00Z">
        <w:r w:rsidR="0052121B">
          <w:br/>
        </w:r>
        <w:r w:rsidR="0052121B" w:rsidRPr="007C437A">
          <w:t xml:space="preserve">In his statement, Thompson </w:t>
        </w:r>
      </w:ins>
      <w:ins w:id="3678" w:author="Arthur Parmentier" w:date="2020-06-09T14:23:00Z">
        <w:r w:rsidR="00FB06DB">
          <w:t>describ</w:t>
        </w:r>
        <w:r w:rsidR="0058409F">
          <w:t>es</w:t>
        </w:r>
      </w:ins>
      <w:ins w:id="3679" w:author="Arthur Parmentier" w:date="2020-06-08T18:44:00Z">
        <w:r w:rsidR="0052121B" w:rsidRPr="007C437A">
          <w:t xml:space="preserve"> the ambiguity </w:t>
        </w:r>
      </w:ins>
      <w:ins w:id="3680" w:author="Arthur Parmentier" w:date="2020-06-09T14:46:00Z">
        <w:r w:rsidR="00FA2ADF">
          <w:t xml:space="preserve">on the side of the performer </w:t>
        </w:r>
      </w:ins>
      <w:ins w:id="3681" w:author="Arthur Parmentier" w:date="2020-06-08T18:44:00Z">
        <w:r w:rsidR="0052121B" w:rsidRPr="007C437A">
          <w:t>of being request</w:t>
        </w:r>
      </w:ins>
      <w:ins w:id="3682" w:author="Arthur Parmentier" w:date="2020-06-09T14:24:00Z">
        <w:r w:rsidR="000C7823">
          <w:t>ed</w:t>
        </w:r>
      </w:ins>
      <w:ins w:id="3683" w:author="Arthur Parmentier" w:date="2020-06-08T18:44:00Z">
        <w:r w:rsidR="0052121B" w:rsidRPr="007C437A">
          <w:t xml:space="preserve"> a new content, for instance with Content gestures without first indicating what to do with the material being performed. </w:t>
        </w:r>
      </w:ins>
      <w:ins w:id="3684" w:author="Arthur Parmentier" w:date="2020-06-08T18:45:00Z">
        <w:r w:rsidR="0052121B">
          <w:br/>
        </w:r>
      </w:ins>
      <w:ins w:id="3685" w:author="Arthur Parmentier" w:date="2020-06-08T18:44:00Z">
        <w:r w:rsidR="0052121B" w:rsidRPr="007C437A">
          <w:t>However, in practice, this situation is observed</w:t>
        </w:r>
      </w:ins>
      <w:ins w:id="3686" w:author="Arthur Parmentier" w:date="2020-06-09T14:46:00Z">
        <w:r w:rsidR="00D45F62">
          <w:t xml:space="preserve"> very commonly and even</w:t>
        </w:r>
      </w:ins>
      <w:ins w:id="3687" w:author="Arthur Parmentier" w:date="2020-06-08T18:44:00Z">
        <w:r w:rsidR="0052121B" w:rsidRPr="007C437A">
          <w:t xml:space="preserve"> in the compositions</w:t>
        </w:r>
      </w:ins>
      <w:ins w:id="3688" w:author="Arthur Parmentier" w:date="2020-06-09T14:24:00Z">
        <w:r w:rsidR="004B4449">
          <w:t xml:space="preserve"> </w:t>
        </w:r>
        <w:r w:rsidR="004B4449">
          <w:lastRenderedPageBreak/>
          <w:t>and teachings</w:t>
        </w:r>
      </w:ins>
      <w:ins w:id="3689"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3690" w:author="Arthur Parmentier" w:date="2020-06-08T18:45:00Z">
        <w:r w:rsidR="0052121B">
          <w:t>In fact</w:t>
        </w:r>
      </w:ins>
      <w:ins w:id="3691" w:author="Arthur Parmentier" w:date="2020-06-08T18:44:00Z">
        <w:r w:rsidR="0052121B" w:rsidRPr="007C437A">
          <w:t>, we learn by convention in SP that the long tone must be stopped</w:t>
        </w:r>
      </w:ins>
      <w:ins w:id="3692" w:author="Arthur Parmentier" w:date="2020-06-09T14:47:00Z">
        <w:r w:rsidR="00B62A72">
          <w:t xml:space="preserve"> by the performers</w:t>
        </w:r>
      </w:ins>
      <w:ins w:id="3693" w:author="Arthur Parmentier" w:date="2020-06-08T18:44:00Z">
        <w:r w:rsidR="0052121B" w:rsidRPr="007C437A">
          <w:t xml:space="preserve"> at the moment that the minimalism is requested by the soundpainter</w:t>
        </w:r>
      </w:ins>
      <w:ins w:id="3694" w:author="Arthur Parmentier" w:date="2020-06-09T14:48:00Z">
        <w:r w:rsidR="00172A35">
          <w:t xml:space="preserve">; I have never seen a soundpainter signing “[step out the </w:t>
        </w:r>
      </w:ins>
      <w:ins w:id="3695" w:author="Arthur Parmentier" w:date="2020-06-09T14:49:00Z">
        <w:r w:rsidR="00172A35">
          <w:t xml:space="preserve">box] </w:t>
        </w:r>
      </w:ins>
      <w:ins w:id="3696" w:author="Arthur Parmentier" w:date="2020-06-09T14:48:00Z">
        <w:r w:rsidR="00172A35">
          <w:t>whole group, off, minimalism, play [step in the box]”</w:t>
        </w:r>
      </w:ins>
      <w:ins w:id="3697" w:author="Arthur Parmentier" w:date="2020-06-09T14:49:00Z">
        <w:r w:rsidR="00172A35">
          <w:t xml:space="preserve"> to tell the performers to stop prior content before performing the minimalism.</w:t>
        </w:r>
      </w:ins>
      <w:ins w:id="3698" w:author="Arthur Parmentier" w:date="2020-06-08T18:44:00Z">
        <w:r w:rsidR="0052121B" w:rsidRPr="007C437A">
          <w:t xml:space="preserve"> </w:t>
        </w:r>
      </w:ins>
      <w:ins w:id="3699" w:author="Arthur Parmentier" w:date="2020-06-09T14:49:00Z">
        <w:r w:rsidR="00915A1A">
          <w:br/>
        </w:r>
      </w:ins>
      <w:ins w:id="3700" w:author="Arthur Parmentier" w:date="2020-06-08T18:44:00Z">
        <w:r w:rsidR="0052121B" w:rsidRPr="007C437A">
          <w:t xml:space="preserve">The fact that </w:t>
        </w:r>
      </w:ins>
      <w:ins w:id="3701" w:author="Arthur Parmentier" w:date="2020-06-08T18:46:00Z">
        <w:r w:rsidR="00F332F2">
          <w:t xml:space="preserve">a prior content </w:t>
        </w:r>
      </w:ins>
      <w:ins w:id="3702" w:author="Arthur Parmentier" w:date="2020-06-08T18:44:00Z">
        <w:r w:rsidR="0052121B" w:rsidRPr="007C437A">
          <w:t xml:space="preserve">must be stopped </w:t>
        </w:r>
      </w:ins>
      <w:ins w:id="3703" w:author="Arthur Parmentier" w:date="2020-06-08T18:46:00Z">
        <w:r w:rsidR="00F332F2">
          <w:t xml:space="preserve">when a new one is requested </w:t>
        </w:r>
      </w:ins>
      <w:ins w:id="3704" w:author="Arthur Parmentier" w:date="2020-06-08T18:44:00Z">
        <w:r w:rsidR="0052121B" w:rsidRPr="007C437A">
          <w:t xml:space="preserve">is a convention that has been formalized in SP as “default parameters”. If one decides to ask the performers to behave differently, the new parameters </w:t>
        </w:r>
      </w:ins>
      <w:ins w:id="3705" w:author="Arthur Parmentier" w:date="2020-06-09T14:25:00Z">
        <w:r w:rsidR="00640E93">
          <w:t>can</w:t>
        </w:r>
      </w:ins>
      <w:ins w:id="3706" w:author="Arthur Parmentier" w:date="2020-06-08T18:44:00Z">
        <w:r w:rsidR="0052121B" w:rsidRPr="007C437A">
          <w:t xml:space="preserve"> be conventionally defined prior to the performance and assigned to specific signs and indexes</w:t>
        </w:r>
        <w:r w:rsidR="0052121B" w:rsidRPr="007C437A">
          <w:rPr>
            <w:rStyle w:val="Appelnotedebasdep"/>
          </w:rPr>
          <w:footnoteReference w:id="40"/>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3711" w:author="Arthur Parmentier" w:date="2020-06-08T18:17:00Z"/>
        </w:rPr>
      </w:pPr>
      <w:ins w:id="3712" w:author="Arthur Parmentier" w:date="2020-06-09T14:43:00Z">
        <w:r>
          <w:t>At this point, o</w:t>
        </w:r>
      </w:ins>
      <w:ins w:id="3713" w:author="Arthur Parmentier" w:date="2020-06-08T18:47:00Z">
        <w:r w:rsidR="00F332F2">
          <w:t xml:space="preserve">ne could still argue that </w:t>
        </w:r>
      </w:ins>
      <w:ins w:id="3714" w:author="Arthur Parmentier" w:date="2020-06-08T18:48:00Z">
        <w:r w:rsidR="00F332F2">
          <w:t xml:space="preserve">even though </w:t>
        </w:r>
      </w:ins>
      <w:ins w:id="3715" w:author="Arthur Parmentier" w:date="2020-06-08T18:47:00Z">
        <w:r w:rsidR="00F332F2">
          <w:t>the error is conventional</w:t>
        </w:r>
      </w:ins>
      <w:ins w:id="3716" w:author="Arthur Parmentier" w:date="2020-06-08T18:48:00Z">
        <w:r w:rsidR="00F332F2">
          <w:t xml:space="preserve"> and not </w:t>
        </w:r>
      </w:ins>
      <w:ins w:id="3717" w:author="Arthur Parmentier" w:date="2020-06-09T14:43:00Z">
        <w:r>
          <w:t>grammatical</w:t>
        </w:r>
      </w:ins>
      <w:ins w:id="3718" w:author="Arthur Parmentier" w:date="2020-06-08T18:48:00Z">
        <w:r w:rsidR="00F332F2">
          <w:t>, it is</w:t>
        </w:r>
      </w:ins>
      <w:ins w:id="3719" w:author="Arthur Parmentier" w:date="2020-06-08T18:47:00Z">
        <w:r w:rsidR="00F332F2">
          <w:t xml:space="preserve"> still</w:t>
        </w:r>
      </w:ins>
      <w:ins w:id="3720" w:author="Arthur Parmentier" w:date="2020-06-08T18:48:00Z">
        <w:r w:rsidR="00F332F2">
          <w:t xml:space="preserve"> a rule of SP.</w:t>
        </w:r>
      </w:ins>
      <w:ins w:id="3721" w:author="Arthur Parmentier" w:date="2020-06-08T18:43:00Z">
        <w:r w:rsidR="0046150A">
          <w:br/>
        </w:r>
      </w:ins>
      <w:ins w:id="3722"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3723" w:author="Arthur Parmentier" w:date="2020-06-08T18:49:00Z">
        <w:r w:rsidR="00164176">
          <w:t xml:space="preserve">. </w:t>
        </w:r>
      </w:ins>
      <w:ins w:id="3724" w:author="Arthur Parmentier" w:date="2020-06-08T18:50:00Z">
        <w:r w:rsidR="00164176">
          <w:t>At the exception of grammatical errors</w:t>
        </w:r>
      </w:ins>
      <w:ins w:id="3725" w:author="Arthur Parmentier" w:date="2020-06-09T14:50:00Z">
        <w:r w:rsidR="00CC52F4">
          <w:t xml:space="preserve"> (which in this case it is not)</w:t>
        </w:r>
      </w:ins>
      <w:ins w:id="3726" w:author="Arthur Parmentier" w:date="2020-06-08T18:50:00Z">
        <w:r w:rsidR="00164176">
          <w:t xml:space="preserve">, </w:t>
        </w:r>
      </w:ins>
      <w:ins w:id="3727" w:author="Arthur Parmentier" w:date="2020-06-08T18:49:00Z">
        <w:r w:rsidR="00164176">
          <w:t>I</w:t>
        </w:r>
      </w:ins>
      <w:ins w:id="3728" w:author="Arthur Parmentier" w:date="2020-06-08T18:17:00Z">
        <w:r w:rsidR="00224A9B" w:rsidRPr="007C437A">
          <w:t xml:space="preserve"> </w:t>
        </w:r>
      </w:ins>
      <w:ins w:id="3729" w:author="Arthur Parmentier" w:date="2020-06-08T18:50:00Z">
        <w:r w:rsidR="00164176">
          <w:t xml:space="preserve">then </w:t>
        </w:r>
      </w:ins>
      <w:ins w:id="3730" w:author="Arthur Parmentier" w:date="2020-06-08T18:17:00Z">
        <w:r w:rsidR="00224A9B" w:rsidRPr="007C437A">
          <w:t>wonder why would mistakes exist on the side of the soundpainter</w:t>
        </w:r>
      </w:ins>
      <w:ins w:id="3731" w:author="Arthur Parmentier" w:date="2020-06-08T18:49:00Z">
        <w:r w:rsidR="00164176">
          <w:t xml:space="preserve">. </w:t>
        </w:r>
      </w:ins>
      <w:ins w:id="3732" w:author="Arthur Parmentier" w:date="2020-06-08T18:50:00Z">
        <w:r w:rsidR="00164176">
          <w:t xml:space="preserve">Indeed, </w:t>
        </w:r>
      </w:ins>
      <w:ins w:id="3733"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3734" w:author="Arthur Parmentier" w:date="2020-06-09T14:50:00Z">
        <w:r w:rsidR="0056155E">
          <w:t xml:space="preserve"> in general,</w:t>
        </w:r>
      </w:ins>
      <w:ins w:id="3735"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3736" w:author="Arthur Parmentier" w:date="2020-06-09T14:50:00Z">
        <w:r w:rsidR="00102D2B">
          <w:t>they</w:t>
        </w:r>
      </w:ins>
      <w:ins w:id="3737" w:author="Arthur Parmentier" w:date="2020-06-08T18:17:00Z">
        <w:r w:rsidR="00224A9B" w:rsidRPr="007C437A">
          <w:t xml:space="preserve"> are most of the time the result of unconscious analogies</w:t>
        </w:r>
        <w:r w:rsidR="00224A9B" w:rsidRPr="007C437A">
          <w:rPr>
            <w:rStyle w:val="Appelnotedebasdep"/>
          </w:rPr>
          <w:footnoteReference w:id="41"/>
        </w:r>
        <w:r w:rsidR="00224A9B" w:rsidRPr="007C437A">
          <w:t xml:space="preserve"> (and other mechanisms) that reveal the role</w:t>
        </w:r>
      </w:ins>
      <w:ins w:id="3740" w:author="Arthur Parmentier" w:date="2020-06-09T14:51:00Z">
        <w:r w:rsidR="006B4535">
          <w:t xml:space="preserve"> of hidden structures</w:t>
        </w:r>
      </w:ins>
      <w:ins w:id="3741" w:author="Arthur Parmentier" w:date="2020-06-08T18:17:00Z">
        <w:r w:rsidR="00224A9B" w:rsidRPr="007C437A">
          <w:t xml:space="preserve"> in the</w:t>
        </w:r>
      </w:ins>
      <w:ins w:id="3742" w:author="Arthur Parmentier" w:date="2020-06-09T14:51:00Z">
        <w:r w:rsidR="00F20247">
          <w:t xml:space="preserve"> understanding and</w:t>
        </w:r>
      </w:ins>
      <w:ins w:id="3743"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rsidP="00923281">
      <w:pPr>
        <w:pStyle w:val="Paragraphedeliste"/>
        <w:numPr>
          <w:ilvl w:val="0"/>
          <w:numId w:val="11"/>
        </w:numPr>
        <w:rPr>
          <w:ins w:id="3744" w:author="Arthur Parmentier" w:date="2020-06-08T19:00:00Z"/>
        </w:rPr>
        <w:pPrChange w:id="3745" w:author="Arthur Parmentier" w:date="2020-06-09T14:41:00Z">
          <w:pPr>
            <w:pStyle w:val="Paragraphedeliste"/>
            <w:numPr>
              <w:numId w:val="11"/>
            </w:numPr>
            <w:ind w:left="360" w:hanging="360"/>
          </w:pPr>
        </w:pPrChange>
      </w:pPr>
      <w:ins w:id="3746"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3747" w:author="Arthur Parmentier" w:date="2020-06-09T14:52:00Z">
        <w:r w:rsidR="003906EB">
          <w:t>configurations</w:t>
        </w:r>
      </w:ins>
      <w:ins w:id="3748"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3749" w:author="Arthur Parmentier" w:date="2020-06-08T18:53:00Z">
        <w:r w:rsidR="00267F35">
          <w:t>does</w:t>
        </w:r>
      </w:ins>
      <w:ins w:id="3750" w:author="Arthur Parmentier" w:date="2020-06-08T18:17:00Z">
        <w:r w:rsidRPr="007C437A">
          <w:t xml:space="preserve"> expect from the performers</w:t>
        </w:r>
      </w:ins>
      <w:ins w:id="3751" w:author="Arthur Parmentier" w:date="2020-06-08T18:52:00Z">
        <w:r w:rsidR="006A2FCD">
          <w:t xml:space="preserve"> hims</w:t>
        </w:r>
      </w:ins>
      <w:ins w:id="3752" w:author="Arthur Parmentier" w:date="2020-06-08T18:53:00Z">
        <w:r w:rsidR="006A2FCD">
          <w:t>elf</w:t>
        </w:r>
      </w:ins>
      <w:ins w:id="3753" w:author="Arthur Parmentier" w:date="2020-06-08T18:17:00Z">
        <w:r w:rsidRPr="007C437A">
          <w:t xml:space="preserve">. What he calls a “general rule” </w:t>
        </w:r>
      </w:ins>
      <w:ins w:id="3754" w:author="Arthur Parmentier" w:date="2020-06-08T18:53:00Z">
        <w:r w:rsidR="006C4D16">
          <w:t>in his statement is to my point of view</w:t>
        </w:r>
      </w:ins>
      <w:ins w:id="3755" w:author="Arthur Parmentier" w:date="2020-06-08T18:17:00Z">
        <w:r w:rsidRPr="007C437A">
          <w:t xml:space="preserve"> his own convention. </w:t>
        </w:r>
      </w:ins>
      <w:ins w:id="3756" w:author="Arthur Parmentier" w:date="2020-06-08T18:54:00Z">
        <w:r w:rsidR="006C4D16">
          <w:br/>
        </w:r>
      </w:ins>
      <w:ins w:id="3757" w:author="Arthur Parmentier" w:date="2020-06-08T18:17:00Z">
        <w:r w:rsidRPr="007C437A">
          <w:t xml:space="preserve">Indeed, a different composer could as well </w:t>
        </w:r>
      </w:ins>
      <w:ins w:id="3758" w:author="Arthur Parmentier" w:date="2020-06-08T18:54:00Z">
        <w:r w:rsidR="006C4D16">
          <w:t>propose by convention that</w:t>
        </w:r>
      </w:ins>
      <w:ins w:id="3759" w:author="Arthur Parmentier" w:date="2020-06-08T18:17:00Z">
        <w:r w:rsidRPr="007C437A">
          <w:t xml:space="preserve"> scan, point to point and all content gestures are meant as </w:t>
        </w:r>
      </w:ins>
      <w:ins w:id="3760" w:author="Arthur Parmentier" w:date="2020-06-08T18:54:00Z">
        <w:r w:rsidR="009D3389">
          <w:t xml:space="preserve">additional </w:t>
        </w:r>
      </w:ins>
      <w:ins w:id="3761" w:author="Arthur Parmentier" w:date="2020-06-08T18:17:00Z">
        <w:r w:rsidRPr="007C437A">
          <w:t>layers</w:t>
        </w:r>
      </w:ins>
      <w:ins w:id="3762" w:author="Arthur Parmentier" w:date="2020-06-08T18:54:00Z">
        <w:r w:rsidR="006626B3">
          <w:t xml:space="preserve"> on</w:t>
        </w:r>
      </w:ins>
      <w:ins w:id="3763" w:author="Arthur Parmentier" w:date="2020-06-08T18:17:00Z">
        <w:r w:rsidRPr="007C437A">
          <w:t xml:space="preserve"> the ongoing material. </w:t>
        </w:r>
      </w:ins>
      <w:ins w:id="3764" w:author="Arthur Parmentier" w:date="2020-06-08T18:55:00Z">
        <w:r w:rsidR="006626B3">
          <w:t>S</w:t>
        </w:r>
      </w:ins>
      <w:ins w:id="3765" w:author="Arthur Parmentier" w:date="2020-06-08T18:17:00Z">
        <w:r w:rsidRPr="007C437A">
          <w:t xml:space="preserve">uch conventions </w:t>
        </w:r>
      </w:ins>
      <w:ins w:id="3766" w:author="Arthur Parmentier" w:date="2020-06-08T18:55:00Z">
        <w:r w:rsidR="006626B3">
          <w:t>are what allow performers to</w:t>
        </w:r>
      </w:ins>
      <w:ins w:id="3767" w:author="Arthur Parmentier" w:date="2020-06-08T18:17:00Z">
        <w:r w:rsidRPr="007C437A">
          <w:t xml:space="preserve"> interpret ambiguous requests</w:t>
        </w:r>
      </w:ins>
      <w:ins w:id="3768" w:author="Arthur Parmentier" w:date="2020-06-08T18:56:00Z">
        <w:r w:rsidR="006626B3">
          <w:t xml:space="preserve"> in other situations</w:t>
        </w:r>
      </w:ins>
      <w:ins w:id="3769" w:author="Arthur Parmentier" w:date="2020-06-08T18:55:00Z">
        <w:r w:rsidR="006626B3">
          <w:t xml:space="preserve"> (</w:t>
        </w:r>
      </w:ins>
      <w:ins w:id="3770" w:author="Arthur Parmentier" w:date="2020-06-08T18:56:00Z">
        <w:r w:rsidR="006626B3">
          <w:t>cf. the example in the first point)</w:t>
        </w:r>
      </w:ins>
      <w:ins w:id="3771" w:author="Arthur Parmentier" w:date="2020-06-08T18:17:00Z">
        <w:r w:rsidRPr="007C437A">
          <w:t>; but it may be the case that Thompson or other soundpainters disagree on th</w:t>
        </w:r>
      </w:ins>
      <w:ins w:id="3772" w:author="Arthur Parmentier" w:date="2020-06-08T18:57:00Z">
        <w:r w:rsidR="006626B3">
          <w:t xml:space="preserve">e </w:t>
        </w:r>
        <w:r w:rsidR="006626B3">
          <w:lastRenderedPageBreak/>
          <w:t>conventions to use when the soundpainter indicates new modes.</w:t>
        </w:r>
        <w:r w:rsidR="006626B3">
          <w:br/>
        </w:r>
      </w:ins>
      <w:ins w:id="3773" w:author="Arthur Parmentier" w:date="2020-06-08T18:59:00Z">
        <w:r w:rsidR="006626B3">
          <w:t>As a composer</w:t>
        </w:r>
      </w:ins>
      <w:ins w:id="3774" w:author="Arthur Parmentier" w:date="2020-06-08T18:17:00Z">
        <w:r w:rsidRPr="007C437A">
          <w:t xml:space="preserve"> Thompson developed and formalize</w:t>
        </w:r>
      </w:ins>
      <w:ins w:id="3775" w:author="Arthur Parmentier" w:date="2020-06-08T18:58:00Z">
        <w:r w:rsidR="006626B3">
          <w:t>d</w:t>
        </w:r>
      </w:ins>
      <w:ins w:id="3776"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3777" w:author="Arthur Parmentier" w:date="2020-06-08T18:59:00Z">
        <w:r w:rsidR="006626B3">
          <w:t xml:space="preserve"> that he diffuses as a main figure and teacher of SP.</w:t>
        </w:r>
      </w:ins>
    </w:p>
    <w:p w:rsidR="00224A9B" w:rsidRDefault="00224A9B" w:rsidP="006626B3">
      <w:pPr>
        <w:rPr>
          <w:ins w:id="3778" w:author="Arthur Parmentier" w:date="2020-06-08T19:02:00Z"/>
        </w:rPr>
      </w:pPr>
      <w:ins w:id="3779" w:author="Arthur Parmentier" w:date="2020-06-08T18:17:00Z">
        <w:r w:rsidRPr="007C437A">
          <w:t xml:space="preserve">This example </w:t>
        </w:r>
      </w:ins>
      <w:ins w:id="3780" w:author="Arthur Parmentier" w:date="2020-06-09T15:56:00Z">
        <w:r w:rsidR="0015509F">
          <w:t xml:space="preserve">also </w:t>
        </w:r>
      </w:ins>
      <w:ins w:id="3781" w:author="Arthur Parmentier" w:date="2020-06-08T18:17:00Z">
        <w:r w:rsidRPr="007C437A">
          <w:t xml:space="preserve">points out </w:t>
        </w:r>
      </w:ins>
      <w:ins w:id="3782" w:author="Arthur Parmentier" w:date="2020-06-09T15:56:00Z">
        <w:r w:rsidR="0015509F">
          <w:t xml:space="preserve">the </w:t>
        </w:r>
      </w:ins>
      <w:ins w:id="3783" w:author="Arthur Parmentier" w:date="2020-06-08T18:17:00Z">
        <w:r w:rsidRPr="007C437A">
          <w:t xml:space="preserve">important role </w:t>
        </w:r>
      </w:ins>
      <w:ins w:id="3784" w:author="Arthur Parmentier" w:date="2020-06-09T15:56:00Z">
        <w:r w:rsidR="0015509F">
          <w:t>of</w:t>
        </w:r>
      </w:ins>
      <w:ins w:id="3785" w:author="Arthur Parmentier" w:date="2020-06-08T18:17:00Z">
        <w:r w:rsidRPr="007C437A">
          <w:t xml:space="preserve"> conventions and other sets of rules that are not explained from within the grammar of SP but </w:t>
        </w:r>
      </w:ins>
      <w:ins w:id="3786" w:author="Arthur Parmentier" w:date="2020-06-09T15:58:00Z">
        <w:r w:rsidR="0015509F">
          <w:t>are determined by</w:t>
        </w:r>
      </w:ins>
      <w:ins w:id="3787" w:author="Arthur Parmentier" w:date="2020-06-08T19:00:00Z">
        <w:r w:rsidR="006626B3">
          <w:t xml:space="preserve"> the configuration of the group</w:t>
        </w:r>
      </w:ins>
      <w:ins w:id="3788" w:author="Arthur Parmentier" w:date="2020-06-09T15:57:00Z">
        <w:r w:rsidR="0015509F">
          <w:t xml:space="preserve">, for instance by </w:t>
        </w:r>
      </w:ins>
      <w:ins w:id="3789" w:author="Arthur Parmentier" w:date="2020-06-09T15:58:00Z">
        <w:r w:rsidR="0015509F">
          <w:t>a</w:t>
        </w:r>
      </w:ins>
      <w:ins w:id="3790" w:author="Arthur Parmentier" w:date="2020-06-09T15:57:00Z">
        <w:r w:rsidR="0015509F">
          <w:t xml:space="preserve"> </w:t>
        </w:r>
      </w:ins>
      <w:ins w:id="3791" w:author="Arthur Parmentier" w:date="2020-06-09T15:58:00Z">
        <w:r w:rsidR="0015509F">
          <w:t>composer.</w:t>
        </w:r>
      </w:ins>
    </w:p>
    <w:p w:rsidR="00475506" w:rsidRDefault="00475506">
      <w:pPr>
        <w:pStyle w:val="Titre4"/>
        <w:rPr>
          <w:ins w:id="3792" w:author="Arthur Parmentier" w:date="2020-06-08T19:01:00Z"/>
        </w:rPr>
        <w:pPrChange w:id="3793" w:author="Arthur Parmentier" w:date="2020-06-08T19:02:00Z">
          <w:pPr/>
        </w:pPrChange>
      </w:pPr>
      <w:ins w:id="3794" w:author="Arthur Parmentier" w:date="2020-06-08T19:03:00Z">
        <w:r>
          <w:t>A remark on the diffusion of conventions in SP</w:t>
        </w:r>
      </w:ins>
    </w:p>
    <w:p w:rsidR="00E02592" w:rsidRDefault="00BE5C4A" w:rsidP="006626B3">
      <w:pPr>
        <w:rPr>
          <w:ins w:id="3795" w:author="Arthur Parmentier" w:date="2020-06-08T19:03:00Z"/>
        </w:rPr>
      </w:pPr>
      <w:ins w:id="3796" w:author="Arthur Parmentier" w:date="2020-06-08T19:19:00Z">
        <w:r>
          <w:t>The pr</w:t>
        </w:r>
      </w:ins>
      <w:ins w:id="3797" w:author="Arthur Parmentier" w:date="2020-06-08T19:20:00Z">
        <w:r>
          <w:t xml:space="preserve">evious example </w:t>
        </w:r>
      </w:ins>
      <w:ins w:id="3798" w:author="Arthur Parmentier" w:date="2020-06-08T19:01:00Z">
        <w:r w:rsidR="00E02592">
          <w:t xml:space="preserve">underlines the </w:t>
        </w:r>
      </w:ins>
      <w:ins w:id="3799" w:author="Arthur Parmentier" w:date="2020-06-09T15:59:00Z">
        <w:r w:rsidR="00413D55">
          <w:t xml:space="preserve">conjunction of two </w:t>
        </w:r>
      </w:ins>
      <w:ins w:id="3800" w:author="Arthur Parmentier" w:date="2020-06-08T19:01:00Z">
        <w:r w:rsidR="00E02592">
          <w:t>role</w:t>
        </w:r>
      </w:ins>
      <w:ins w:id="3801" w:author="Arthur Parmentier" w:date="2020-06-09T15:59:00Z">
        <w:r w:rsidR="00413D55">
          <w:t>s</w:t>
        </w:r>
      </w:ins>
      <w:ins w:id="3802" w:author="Arthur Parmentier" w:date="2020-06-08T19:01:00Z">
        <w:r w:rsidR="00E02592">
          <w:t xml:space="preserve"> of Thompson</w:t>
        </w:r>
      </w:ins>
      <w:ins w:id="3803" w:author="Arthur Parmentier" w:date="2020-06-09T15:59:00Z">
        <w:r w:rsidR="00413D55">
          <w:t>, first as a composer and second as</w:t>
        </w:r>
      </w:ins>
      <w:ins w:id="3804" w:author="Arthur Parmentier" w:date="2020-06-08T19:01:00Z">
        <w:r w:rsidR="00E02592">
          <w:t xml:space="preserve"> the main diffusor and authority of SP, who defined SP rules not only in terms of grammar and semantics but also in term</w:t>
        </w:r>
      </w:ins>
      <w:ins w:id="3805" w:author="Arthur Parmentier" w:date="2020-06-08T19:02:00Z">
        <w:r w:rsidR="00E02592">
          <w:t>s of conventions such as default parameters and configuration choices.</w:t>
        </w:r>
      </w:ins>
    </w:p>
    <w:p w:rsidR="00694125" w:rsidRDefault="007F1431" w:rsidP="00694125">
      <w:pPr>
        <w:rPr>
          <w:ins w:id="3806" w:author="Arthur Parmentier" w:date="2020-06-08T19:22:00Z"/>
        </w:rPr>
      </w:pPr>
      <w:ins w:id="3807" w:author="Arthur Parmentier" w:date="2020-06-08T19:20:00Z">
        <w:r>
          <w:t xml:space="preserve">In the previous parts, </w:t>
        </w:r>
      </w:ins>
      <w:ins w:id="3808"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3809" w:author="Arthur Parmentier" w:date="2020-06-08T19:21:00Z">
        <w:r>
          <w:t>T</w:t>
        </w:r>
      </w:ins>
      <w:ins w:id="3810"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3811" w:author="Arthur Parmentier" w:date="2020-06-08T19:21:00Z">
        <w:r>
          <w:t xml:space="preserve">in Thompson’s descriptions </w:t>
        </w:r>
      </w:ins>
      <w:ins w:id="3812" w:author="Arthur Parmentier" w:date="2020-06-08T19:03:00Z">
        <w:r w:rsidR="009C2211" w:rsidRPr="007C437A">
          <w:t xml:space="preserve">between the </w:t>
        </w:r>
      </w:ins>
      <w:ins w:id="3813" w:author="Arthur Parmentier" w:date="2020-06-09T16:01:00Z">
        <w:r w:rsidR="00AC5A44">
          <w:t xml:space="preserve">compositional </w:t>
        </w:r>
      </w:ins>
      <w:ins w:id="3814" w:author="Arthur Parmentier" w:date="2020-06-09T16:02:00Z">
        <w:r w:rsidR="00AC5A44">
          <w:t>conventions in</w:t>
        </w:r>
      </w:ins>
      <w:ins w:id="3815" w:author="Arthur Parmentier" w:date="2020-06-08T19:03:00Z">
        <w:r w:rsidR="009C2211" w:rsidRPr="007C437A">
          <w:t xml:space="preserve"> SP and </w:t>
        </w:r>
      </w:ins>
      <w:ins w:id="3816" w:author="Arthur Parmentier" w:date="2020-06-09T16:02:00Z">
        <w:r w:rsidR="00AC5A44">
          <w:t>its</w:t>
        </w:r>
      </w:ins>
      <w:ins w:id="3817" w:author="Arthur Parmentier" w:date="2020-06-08T19:03:00Z">
        <w:r w:rsidR="009C2211" w:rsidRPr="007C437A">
          <w:t xml:space="preserve"> definition of SP as a sign language.</w:t>
        </w:r>
      </w:ins>
      <w:ins w:id="3818" w:author="Arthur Parmentier" w:date="2020-06-08T19:22:00Z">
        <w:r w:rsidR="00694125">
          <w:t xml:space="preserve"> I </w:t>
        </w:r>
      </w:ins>
      <w:ins w:id="3819" w:author="Arthur Parmentier" w:date="2020-06-08T21:33:00Z">
        <w:r w:rsidR="00AE15ED">
          <w:t xml:space="preserve">explain this confusion by </w:t>
        </w:r>
      </w:ins>
      <w:ins w:id="3820" w:author="Arthur Parmentier" w:date="2020-06-08T21:34:00Z">
        <w:r w:rsidR="00AE15ED">
          <w:t>the following</w:t>
        </w:r>
      </w:ins>
      <w:ins w:id="3821" w:author="Arthur Parmentier" w:date="2020-06-08T19:22:00Z">
        <w:r w:rsidR="00694125">
          <w:t>:</w:t>
        </w:r>
      </w:ins>
    </w:p>
    <w:p w:rsidR="00694125" w:rsidRDefault="00694125" w:rsidP="00694125">
      <w:pPr>
        <w:pStyle w:val="Paragraphedeliste"/>
        <w:numPr>
          <w:ilvl w:val="0"/>
          <w:numId w:val="11"/>
        </w:numPr>
        <w:rPr>
          <w:ins w:id="3822" w:author="Arthur Parmentier" w:date="2020-06-08T21:29:00Z"/>
        </w:rPr>
      </w:pPr>
      <w:ins w:id="3823" w:author="Arthur Parmentier" w:date="2020-06-08T19:22:00Z">
        <w:r>
          <w:t>The most obvious</w:t>
        </w:r>
      </w:ins>
      <w:ins w:id="3824" w:author="Arthur Parmentier" w:date="2020-06-08T21:34:00Z">
        <w:r w:rsidR="00AE15ED">
          <w:t xml:space="preserve"> point</w:t>
        </w:r>
      </w:ins>
      <w:ins w:id="3825" w:author="Arthur Parmentier" w:date="2020-06-08T19:22:00Z">
        <w:r>
          <w:t xml:space="preserve"> is that Thompson </w:t>
        </w:r>
      </w:ins>
      <w:ins w:id="3826" w:author="Arthur Parmentier" w:date="2020-06-08T19:23:00Z">
        <w:r>
          <w:t xml:space="preserve">is not a linguist himself and started to think about SP in linguistic terms </w:t>
        </w:r>
      </w:ins>
      <w:ins w:id="3827" w:author="Arthur Parmentier" w:date="2020-06-08T21:29:00Z">
        <w:r w:rsidR="00AE15ED">
          <w:t>dozens</w:t>
        </w:r>
      </w:ins>
      <w:ins w:id="3828" w:author="Arthur Parmentier" w:date="2020-06-08T21:28:00Z">
        <w:r w:rsidR="00AE15ED">
          <w:t xml:space="preserve"> of years after internalizing his own</w:t>
        </w:r>
      </w:ins>
      <w:ins w:id="3829" w:author="Arthur Parmentier" w:date="2020-06-08T21:29:00Z">
        <w:r w:rsidR="00AE15ED">
          <w:t xml:space="preserve"> representations of SP in artistic and compositional terms</w:t>
        </w:r>
      </w:ins>
      <w:ins w:id="3830" w:author="Arthur Parmentier" w:date="2020-06-08T21:34:00Z">
        <w:r w:rsidR="00AE15ED">
          <w:t>.</w:t>
        </w:r>
      </w:ins>
    </w:p>
    <w:p w:rsidR="00AE15ED" w:rsidRDefault="00AE15ED" w:rsidP="00694125">
      <w:pPr>
        <w:pStyle w:val="Paragraphedeliste"/>
        <w:numPr>
          <w:ilvl w:val="0"/>
          <w:numId w:val="11"/>
        </w:numPr>
        <w:rPr>
          <w:ins w:id="3831" w:author="Arthur Parmentier" w:date="2020-06-08T21:35:00Z"/>
        </w:rPr>
      </w:pPr>
      <w:ins w:id="3832" w:author="Arthur Parmentier" w:date="2020-06-08T21:36:00Z">
        <w:r>
          <w:t>He</w:t>
        </w:r>
      </w:ins>
      <w:ins w:id="3833" w:author="Arthur Parmentier" w:date="2020-06-08T21:34:00Z">
        <w:r>
          <w:t xml:space="preserve"> is</w:t>
        </w:r>
      </w:ins>
      <w:ins w:id="3834" w:author="Arthur Parmentier" w:date="2020-06-08T21:36:00Z">
        <w:r>
          <w:t xml:space="preserve"> historically</w:t>
        </w:r>
      </w:ins>
      <w:ins w:id="3835" w:author="Arthur Parmentier" w:date="2020-06-08T21:34:00Z">
        <w:r>
          <w:t xml:space="preserve"> the </w:t>
        </w:r>
      </w:ins>
      <w:ins w:id="3836" w:author="Arthur Parmentier" w:date="2020-06-08T21:51:00Z">
        <w:r w:rsidR="00BC0976">
          <w:t xml:space="preserve">creator and </w:t>
        </w:r>
      </w:ins>
      <w:ins w:id="3837" w:author="Arthur Parmentier" w:date="2020-06-08T21:34:00Z">
        <w:r>
          <w:t>main diffuser of SP</w:t>
        </w:r>
      </w:ins>
      <w:ins w:id="3838" w:author="Arthur Parmentier" w:date="2020-06-08T21:35:00Z">
        <w:r>
          <w:t xml:space="preserve"> and</w:t>
        </w:r>
      </w:ins>
      <w:ins w:id="3839" w:author="Arthur Parmentier" w:date="2020-06-08T21:34:00Z">
        <w:r>
          <w:t xml:space="preserve"> </w:t>
        </w:r>
      </w:ins>
      <w:ins w:id="3840" w:author="Arthur Parmentier" w:date="2020-06-08T21:51:00Z">
        <w:r w:rsidR="00F703B9">
          <w:t>teach</w:t>
        </w:r>
      </w:ins>
      <w:ins w:id="3841" w:author="Arthur Parmentier" w:date="2020-06-08T21:34:00Z">
        <w:r>
          <w:t xml:space="preserve"> his compositional </w:t>
        </w:r>
      </w:ins>
      <w:ins w:id="3842" w:author="Arthur Parmentier" w:date="2020-06-08T21:35:00Z">
        <w:r>
          <w:t xml:space="preserve">conventions and propositions </w:t>
        </w:r>
      </w:ins>
      <w:ins w:id="3843" w:author="Arthur Parmentier" w:date="2020-06-08T21:52:00Z">
        <w:r w:rsidR="00E46618">
          <w:t>as part of</w:t>
        </w:r>
      </w:ins>
      <w:ins w:id="3844" w:author="Arthur Parmentier" w:date="2020-06-08T21:35:00Z">
        <w:r>
          <w:t xml:space="preserve"> the language itself; he </w:t>
        </w:r>
      </w:ins>
      <w:ins w:id="3845" w:author="Arthur Parmentier" w:date="2020-06-08T21:52:00Z">
        <w:r w:rsidR="00F26C82">
          <w:t>presents</w:t>
        </w:r>
      </w:ins>
      <w:ins w:id="3846" w:author="Arthur Parmentier" w:date="2020-06-08T21:35:00Z">
        <w:r>
          <w:t xml:space="preserve"> SP as a composition tool</w:t>
        </w:r>
      </w:ins>
      <w:ins w:id="3847" w:author="Arthur Parmentier" w:date="2020-06-08T21:50:00Z">
        <w:r w:rsidR="00AD578D">
          <w:t xml:space="preserve"> and what he designed and developed it for</w:t>
        </w:r>
      </w:ins>
      <w:ins w:id="3848" w:author="Arthur Parmentier" w:date="2020-06-08T21:35:00Z">
        <w:r>
          <w:t>, not only as a mere language.</w:t>
        </w:r>
      </w:ins>
    </w:p>
    <w:p w:rsidR="00C5218C" w:rsidRDefault="00AA3711" w:rsidP="00694125">
      <w:pPr>
        <w:pStyle w:val="Paragraphedeliste"/>
        <w:numPr>
          <w:ilvl w:val="0"/>
          <w:numId w:val="11"/>
        </w:numPr>
        <w:rPr>
          <w:ins w:id="3849" w:author="Arthur Parmentier" w:date="2020-06-08T22:04:00Z"/>
        </w:rPr>
      </w:pPr>
      <w:ins w:id="3850" w:author="Arthur Parmentier" w:date="2020-06-08T21:36:00Z">
        <w:r>
          <w:t>SP may be</w:t>
        </w:r>
      </w:ins>
      <w:ins w:id="3851" w:author="Arthur Parmentier" w:date="2020-06-08T21:54:00Z">
        <w:r w:rsidR="00C60A78">
          <w:t xml:space="preserve"> most</w:t>
        </w:r>
      </w:ins>
      <w:ins w:id="3852" w:author="Arthur Parmentier" w:date="2020-06-08T21:36:00Z">
        <w:r>
          <w:t xml:space="preserve"> appreciated</w:t>
        </w:r>
      </w:ins>
      <w:ins w:id="3853" w:author="Arthur Parmentier" w:date="2020-06-08T21:50:00Z">
        <w:r w:rsidR="00AD578D">
          <w:t xml:space="preserve"> </w:t>
        </w:r>
      </w:ins>
      <w:ins w:id="3854" w:author="Arthur Parmentier" w:date="2020-06-08T21:57:00Z">
        <w:r w:rsidR="00520B77">
          <w:t xml:space="preserve">and adopted </w:t>
        </w:r>
      </w:ins>
      <w:ins w:id="3855" w:author="Arthur Parmentier" w:date="2020-06-08T21:55:00Z">
        <w:r w:rsidR="00C60A78">
          <w:t>for the</w:t>
        </w:r>
      </w:ins>
      <w:ins w:id="3856" w:author="Arthur Parmentier" w:date="2020-06-08T21:37:00Z">
        <w:r>
          <w:t xml:space="preserve"> set of compositional propositions and concepts from several disciplines</w:t>
        </w:r>
      </w:ins>
      <w:ins w:id="3857" w:author="Arthur Parmentier" w:date="2020-06-08T21:55:00Z">
        <w:r w:rsidR="00C60A78">
          <w:t xml:space="preserve"> that it encapsulate</w:t>
        </w:r>
      </w:ins>
      <w:ins w:id="3858" w:author="Arthur Parmentier" w:date="2020-06-08T21:56:00Z">
        <w:r w:rsidR="00C60A78">
          <w:t>s</w:t>
        </w:r>
      </w:ins>
      <w:ins w:id="3859" w:author="Arthur Parmentier" w:date="2020-06-08T21:57:00Z">
        <w:r w:rsidR="00520B77">
          <w:t xml:space="preserve"> rather than its internal mechanisms as a langue such as the creation of new signs, modes and syntactic </w:t>
        </w:r>
      </w:ins>
      <w:ins w:id="3860" w:author="Arthur Parmentier" w:date="2020-06-08T21:58:00Z">
        <w:r w:rsidR="00520B77">
          <w:t>structures</w:t>
        </w:r>
      </w:ins>
      <w:ins w:id="3861" w:author="Arthur Parmentier" w:date="2020-06-08T21:37:00Z">
        <w:r>
          <w:t>.</w:t>
        </w:r>
      </w:ins>
      <w:ins w:id="3862" w:author="Arthur Parmentier" w:date="2020-06-08T21:58:00Z">
        <w:r w:rsidR="00520B77">
          <w:t xml:space="preserve"> In other words, </w:t>
        </w:r>
      </w:ins>
      <w:ins w:id="3863" w:author="Arthur Parmentier" w:date="2020-06-08T21:59:00Z">
        <w:r w:rsidR="00520B77">
          <w:t xml:space="preserve">the adopting of SP may rely more on the exploration of </w:t>
        </w:r>
      </w:ins>
      <w:ins w:id="3864" w:author="Arthur Parmentier" w:date="2020-06-08T21:58:00Z">
        <w:r w:rsidR="00520B77">
          <w:t xml:space="preserve">its different modes, contents and “built-in” categories than </w:t>
        </w:r>
      </w:ins>
      <w:ins w:id="3865" w:author="Arthur Parmentier" w:date="2020-06-08T22:00:00Z">
        <w:r w:rsidR="00520B77">
          <w:t>the creation of new modes, contents, signs and structures.</w:t>
        </w:r>
      </w:ins>
      <w:ins w:id="3866" w:author="Arthur Parmentier" w:date="2020-06-08T21:58:00Z">
        <w:r w:rsidR="00520B77">
          <w:br/>
        </w:r>
      </w:ins>
      <w:ins w:id="3867" w:author="Arthur Parmentier" w:date="2020-06-08T21:37:00Z">
        <w:r>
          <w:t>We have seen that it</w:t>
        </w:r>
      </w:ins>
      <w:ins w:id="3868" w:author="Arthur Parmentier" w:date="2020-06-08T22:00:00Z">
        <w:r w:rsidR="00520B77">
          <w:t xml:space="preserve"> indeed</w:t>
        </w:r>
      </w:ins>
      <w:ins w:id="3869" w:author="Arthur Parmentier" w:date="2020-06-08T21:37:00Z">
        <w:r>
          <w:t xml:space="preserve"> borrows </w:t>
        </w:r>
      </w:ins>
      <w:ins w:id="3870" w:author="Arthur Parmentier" w:date="2020-06-08T22:02:00Z">
        <w:r w:rsidR="00520B77">
          <w:t xml:space="preserve">ideas and artistic concepts </w:t>
        </w:r>
      </w:ins>
      <w:ins w:id="3871" w:author="Arthur Parmentier" w:date="2020-06-08T21:37:00Z">
        <w:r>
          <w:t>from elsewhere</w:t>
        </w:r>
      </w:ins>
      <w:ins w:id="3872" w:author="Arthur Parmentier" w:date="2020-06-08T22:01:00Z">
        <w:r w:rsidR="00520B77">
          <w:t xml:space="preserve"> and provide a convenient context </w:t>
        </w:r>
      </w:ins>
      <w:ins w:id="3873" w:author="Arthur Parmentier" w:date="2020-06-08T22:02:00Z">
        <w:r w:rsidR="00520B77">
          <w:t xml:space="preserve">to explore them, which </w:t>
        </w:r>
      </w:ins>
      <w:ins w:id="3874" w:author="Arthur Parmentier" w:date="2020-06-08T22:04:00Z">
        <w:r w:rsidR="00AE26D5">
          <w:t xml:space="preserve">assembled, </w:t>
        </w:r>
      </w:ins>
      <w:ins w:id="3875" w:author="Arthur Parmentier" w:date="2020-06-08T22:02:00Z">
        <w:r w:rsidR="00520B77">
          <w:t>make</w:t>
        </w:r>
      </w:ins>
      <w:ins w:id="3876" w:author="Arthur Parmentier" w:date="2020-06-08T22:04:00Z">
        <w:r w:rsidR="00AE26D5">
          <w:t>s</w:t>
        </w:r>
      </w:ins>
      <w:ins w:id="3877" w:author="Arthur Parmentier" w:date="2020-06-08T22:02:00Z">
        <w:r w:rsidR="00520B77">
          <w:t xml:space="preserve"> it a very powerful tool to </w:t>
        </w:r>
      </w:ins>
      <w:ins w:id="3878" w:author="Arthur Parmentier" w:date="2020-06-08T22:03:00Z">
        <w:r w:rsidR="00520B77">
          <w:t>move</w:t>
        </w:r>
      </w:ins>
      <w:ins w:id="3879" w:author="Arthur Parmentier" w:date="2020-06-08T22:04:00Z">
        <w:r w:rsidR="00520B77">
          <w:t xml:space="preserve"> on</w:t>
        </w:r>
      </w:ins>
      <w:ins w:id="3880" w:author="Arthur Parmentier" w:date="2020-06-08T22:03:00Z">
        <w:r w:rsidR="00520B77">
          <w:t xml:space="preserve"> from</w:t>
        </w:r>
      </w:ins>
      <w:ins w:id="3881" w:author="Arthur Parmentier" w:date="2020-06-08T22:02:00Z">
        <w:r w:rsidR="00520B77">
          <w:t xml:space="preserve"> other </w:t>
        </w:r>
      </w:ins>
      <w:ins w:id="3882" w:author="Arthur Parmentier" w:date="2020-06-08T22:03:00Z">
        <w:r w:rsidR="00520B77">
          <w:t>configurat</w:t>
        </w:r>
      </w:ins>
      <w:ins w:id="3883" w:author="Arthur Parmentier" w:date="2020-06-08T22:04:00Z">
        <w:r w:rsidR="00520B77">
          <w:t>ions of improvisation, real-time composition or experimental music.</w:t>
        </w:r>
      </w:ins>
    </w:p>
    <w:p w:rsidR="00AE15ED" w:rsidRDefault="00C5218C">
      <w:pPr>
        <w:pStyle w:val="Paragraphedeliste"/>
        <w:numPr>
          <w:ilvl w:val="0"/>
          <w:numId w:val="11"/>
        </w:numPr>
        <w:rPr>
          <w:ins w:id="3884" w:author="Arthur Parmentier" w:date="2020-06-08T19:22:00Z"/>
        </w:rPr>
        <w:pPrChange w:id="3885" w:author="Arthur Parmentier" w:date="2020-06-08T19:22:00Z">
          <w:pPr/>
        </w:pPrChange>
      </w:pPr>
      <w:ins w:id="3886" w:author="Arthur Parmentier" w:date="2020-06-08T22:05:00Z">
        <w:r>
          <w:t>Finally, the “traditional</w:t>
        </w:r>
      </w:ins>
      <w:ins w:id="3887" w:author="Arthur Parmentier" w:date="2020-06-08T23:01:00Z">
        <w:r w:rsidR="00685FE2">
          <w:t>”</w:t>
        </w:r>
      </w:ins>
      <w:ins w:id="3888" w:author="Arthur Parmentier" w:date="2020-06-08T22:05:00Z">
        <w:r>
          <w:t xml:space="preserve"> visions</w:t>
        </w:r>
      </w:ins>
      <w:ins w:id="3889" w:author="Arthur Parmentier" w:date="2020-06-08T22:06:00Z">
        <w:r>
          <w:t xml:space="preserve"> on and conventions in</w:t>
        </w:r>
      </w:ins>
      <w:ins w:id="3890" w:author="Arthur Parmentier" w:date="2020-06-08T22:05:00Z">
        <w:r>
          <w:t xml:space="preserve"> SP might be related to </w:t>
        </w:r>
      </w:ins>
      <w:ins w:id="3891" w:author="Arthur Parmentier" w:date="2020-06-08T22:08:00Z">
        <w:r w:rsidR="00B908FA">
          <w:t>a</w:t>
        </w:r>
      </w:ins>
      <w:ins w:id="3892" w:author="Arthur Parmentier" w:date="2020-06-08T22:05:00Z">
        <w:r>
          <w:t xml:space="preserve"> </w:t>
        </w:r>
      </w:ins>
      <w:ins w:id="3893" w:author="Arthur Parmentier" w:date="2020-06-08T21:38:00Z">
        <w:r w:rsidR="00AA3711">
          <w:t>Western</w:t>
        </w:r>
      </w:ins>
      <w:ins w:id="3894" w:author="Arthur Parmentier" w:date="2020-06-08T22:08:00Z">
        <w:r w:rsidR="00B908FA">
          <w:t xml:space="preserve"> </w:t>
        </w:r>
      </w:ins>
      <w:ins w:id="3895" w:author="Arthur Parmentier" w:date="2020-06-08T21:38:00Z">
        <w:r w:rsidR="00AA3711">
          <w:t>vision on arts</w:t>
        </w:r>
      </w:ins>
      <w:ins w:id="3896" w:author="Arthur Parmentier" w:date="2020-06-08T22:08:00Z">
        <w:r w:rsidR="00B908FA">
          <w:t>, performance and their cultural conventions</w:t>
        </w:r>
      </w:ins>
      <w:ins w:id="3897" w:author="Arthur Parmentier" w:date="2020-06-08T22:06:00Z">
        <w:r>
          <w:t xml:space="preserve">. The fact that SP </w:t>
        </w:r>
      </w:ins>
      <w:ins w:id="3898" w:author="Arthur Parmentier" w:date="2020-06-08T22:07:00Z">
        <w:r>
          <w:t>developed</w:t>
        </w:r>
      </w:ins>
      <w:ins w:id="3899" w:author="Arthur Parmentier" w:date="2020-06-08T22:06:00Z">
        <w:r>
          <w:t xml:space="preserve"> a lot in Europe </w:t>
        </w:r>
      </w:ins>
      <w:ins w:id="3900" w:author="Arthur Parmentier" w:date="2020-06-08T22:07:00Z">
        <w:r>
          <w:t xml:space="preserve">may have had an </w:t>
        </w:r>
      </w:ins>
      <w:ins w:id="3901" w:author="Arthur Parmentier" w:date="2020-06-08T22:08:00Z">
        <w:r>
          <w:t xml:space="preserve">important </w:t>
        </w:r>
      </w:ins>
      <w:ins w:id="3902" w:author="Arthur Parmentier" w:date="2020-06-08T22:07:00Z">
        <w:r>
          <w:t xml:space="preserve">influence on the </w:t>
        </w:r>
      </w:ins>
      <w:ins w:id="3903" w:author="Arthur Parmentier" w:date="2020-06-08T22:08:00Z">
        <w:r>
          <w:t xml:space="preserve">culturally determined </w:t>
        </w:r>
      </w:ins>
      <w:ins w:id="3904" w:author="Arthur Parmentier" w:date="2020-06-08T22:07:00Z">
        <w:r>
          <w:t>configurations it was used in and the people who diffused it</w:t>
        </w:r>
      </w:ins>
      <w:ins w:id="3905" w:author="Arthur Parmentier" w:date="2020-06-08T22:08:00Z">
        <w:r>
          <w:t>.</w:t>
        </w:r>
      </w:ins>
    </w:p>
    <w:p w:rsidR="009C2211" w:rsidRPr="00850432" w:rsidRDefault="003F4DEE">
      <w:pPr>
        <w:rPr>
          <w:ins w:id="3906" w:author="Arthur Parmentier" w:date="2020-06-08T13:16:00Z"/>
          <w:rPrChange w:id="3907" w:author="Arthur Parmentier" w:date="2020-06-08T13:17:00Z">
            <w:rPr>
              <w:ins w:id="3908" w:author="Arthur Parmentier" w:date="2020-06-08T13:16:00Z"/>
            </w:rPr>
          </w:rPrChange>
        </w:rPr>
        <w:pPrChange w:id="3909" w:author="Arthur Parmentier" w:date="2020-06-08T19:00:00Z">
          <w:pPr>
            <w:pStyle w:val="Titre2"/>
          </w:pPr>
        </w:pPrChange>
      </w:pPr>
      <w:ins w:id="3910" w:author="Arthur Parmentier" w:date="2020-06-08T23:03:00Z">
        <w:r>
          <w:lastRenderedPageBreak/>
          <w:t xml:space="preserve">I interpreted those </w:t>
        </w:r>
      </w:ins>
      <w:ins w:id="3911" w:author="Arthur Parmentier" w:date="2020-06-08T23:02:00Z">
        <w:r>
          <w:t xml:space="preserve">specificities </w:t>
        </w:r>
      </w:ins>
      <w:ins w:id="3912" w:author="Arthur Parmentier" w:date="2020-06-08T23:03:00Z">
        <w:r>
          <w:t xml:space="preserve">in </w:t>
        </w:r>
      </w:ins>
      <w:ins w:id="3913" w:author="Arthur Parmentier" w:date="2020-06-08T23:02:00Z">
        <w:r>
          <w:t xml:space="preserve">the </w:t>
        </w:r>
      </w:ins>
      <w:ins w:id="3914" w:author="Arthur Parmentier" w:date="2020-06-08T23:03:00Z">
        <w:r>
          <w:t xml:space="preserve">mechanisms and contexts of </w:t>
        </w:r>
      </w:ins>
      <w:ins w:id="3915" w:author="Arthur Parmentier" w:date="2020-06-08T23:02:00Z">
        <w:r>
          <w:t xml:space="preserve">diffusion of SP </w:t>
        </w:r>
      </w:ins>
      <w:ins w:id="3916" w:author="Arthur Parmentier" w:date="2020-06-08T23:03:00Z">
        <w:r>
          <w:t xml:space="preserve">as explanations of what I would call rather </w:t>
        </w:r>
      </w:ins>
      <w:ins w:id="3917" w:author="Arthur Parmentier" w:date="2020-06-08T23:04:00Z">
        <w:r>
          <w:t>mainstream or traditional configurations of SP in contrast to marginal, recent configuration</w:t>
        </w:r>
      </w:ins>
      <w:ins w:id="3918" w:author="Arthur Parmentier" w:date="2020-06-08T23:05:00Z">
        <w:r>
          <w:t>s.</w:t>
        </w:r>
      </w:ins>
    </w:p>
    <w:p w:rsidR="00B51C3F" w:rsidRPr="007C437A" w:rsidRDefault="00980410">
      <w:pPr>
        <w:pStyle w:val="Titre3"/>
        <w:rPr>
          <w:ins w:id="3919" w:author="Arthur Parmentier" w:date="2020-06-07T14:40:00Z"/>
        </w:rPr>
      </w:pPr>
      <w:bookmarkStart w:id="3920" w:name="_Toc42550128"/>
      <w:ins w:id="3921" w:author="Arthur Parmentier" w:date="2020-06-08T18:19:00Z">
        <w:r>
          <w:t>A remark on</w:t>
        </w:r>
      </w:ins>
      <w:ins w:id="3922" w:author="Arthur Parmentier" w:date="2020-06-08T22:15:00Z">
        <w:r w:rsidR="003E0426">
          <w:t xml:space="preserve"> the performativity of SP,</w:t>
        </w:r>
      </w:ins>
      <w:ins w:id="3923" w:author="Arthur Parmentier" w:date="2020-06-08T18:19:00Z">
        <w:r>
          <w:t xml:space="preserve"> s</w:t>
        </w:r>
      </w:ins>
      <w:ins w:id="3924" w:author="Arthur Parmentier" w:date="2020-06-08T18:16:00Z">
        <w:r w:rsidR="00224A9B">
          <w:t>tyle</w:t>
        </w:r>
      </w:ins>
      <w:ins w:id="3925" w:author="Arthur Parmentier" w:date="2020-06-08T22:15:00Z">
        <w:r w:rsidR="00675373">
          <w:t xml:space="preserve"> </w:t>
        </w:r>
        <w:r w:rsidR="009673EB">
          <w:t>and</w:t>
        </w:r>
      </w:ins>
      <w:ins w:id="3926" w:author="Arthur Parmentier" w:date="2020-06-08T18:20:00Z">
        <w:r w:rsidR="00965F40">
          <w:t xml:space="preserve"> </w:t>
        </w:r>
      </w:ins>
      <w:ins w:id="3927" w:author="Arthur Parmentier" w:date="2020-06-07T14:59:00Z">
        <w:r w:rsidR="00770F9D" w:rsidRPr="007C437A">
          <w:t>esthetics</w:t>
        </w:r>
      </w:ins>
      <w:bookmarkEnd w:id="3920"/>
    </w:p>
    <w:p w:rsidR="00C738C5" w:rsidRDefault="00B51C3F">
      <w:pPr>
        <w:rPr>
          <w:ins w:id="3928" w:author="Arthur Parmentier" w:date="2020-06-08T22:15:00Z"/>
        </w:rPr>
      </w:pPr>
      <w:ins w:id="3929" w:author="Arthur Parmentier" w:date="2020-06-07T14:40:00Z">
        <w:r w:rsidRPr="007C437A">
          <w:t>Walter Thompson writes in his</w:t>
        </w:r>
      </w:ins>
      <w:ins w:id="3930" w:author="Arthur Parmentier" w:date="2020-06-07T14:41:00Z">
        <w:r w:rsidRPr="007C437A">
          <w:t xml:space="preserve"> WB2: “At this point in your studies you understand Soundpainting is not a style of music such as Classical, Jazz, Rock, Rap, Folk, etc. It i</w:t>
        </w:r>
      </w:ins>
      <w:ins w:id="3931" w:author="Arthur Parmentier" w:date="2020-06-07T14:42:00Z">
        <w:r w:rsidRPr="007C437A">
          <w:t>s</w:t>
        </w:r>
      </w:ins>
      <w:ins w:id="3932" w:author="Arthur Parmentier" w:date="2020-06-07T14:41:00Z">
        <w:r w:rsidRPr="007C437A">
          <w:t xml:space="preserve"> a sign language for composing in real time</w:t>
        </w:r>
      </w:ins>
      <w:ins w:id="3933" w:author="Arthur Parmentier" w:date="2020-06-07T14:42:00Z">
        <w:r w:rsidRPr="007C437A">
          <w:t>”.</w:t>
        </w:r>
        <w:r w:rsidR="0080662F" w:rsidRPr="007C437A">
          <w:t xml:space="preserve"> What is raised here is the fact that one can use Soundpainting for very different esthetic and stylistic results.</w:t>
        </w:r>
      </w:ins>
      <w:ins w:id="3934" w:author="Arthur Parmentier" w:date="2020-06-08T22:16:00Z">
        <w:r w:rsidR="00985095">
          <w:t xml:space="preserve"> However, I will try </w:t>
        </w:r>
      </w:ins>
      <w:ins w:id="3935"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3936" w:author="Arthur Parmentier" w:date="2020-06-08T22:12:00Z"/>
        </w:rPr>
      </w:pPr>
      <w:ins w:id="3937" w:author="Arthur Parmentier" w:date="2020-06-07T15:18:00Z">
        <w:r w:rsidRPr="007C437A">
          <w:t>On one side,</w:t>
        </w:r>
      </w:ins>
      <w:ins w:id="3938" w:author="Arthur Parmentier" w:date="2020-06-07T14:44:00Z">
        <w:r w:rsidR="002B27F4" w:rsidRPr="007C437A">
          <w:t xml:space="preserve"> SP is not equally used to produce all styles and esthetic</w:t>
        </w:r>
      </w:ins>
      <w:ins w:id="3939" w:author="Arthur Parmentier" w:date="2020-06-07T14:45:00Z">
        <w:r w:rsidR="002B27F4" w:rsidRPr="007C437A">
          <w:t>s. SP is more efficient and performative at composing in certain styles that other</w:t>
        </w:r>
      </w:ins>
      <w:ins w:id="3940" w:author="Arthur Parmentier" w:date="2020-06-07T14:46:00Z">
        <w:r w:rsidR="002B27F4" w:rsidRPr="007C437A">
          <w:t>s</w:t>
        </w:r>
      </w:ins>
      <w:ins w:id="3941"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3942" w:author="Arthur Parmentier" w:date="2020-06-08T18:19:00Z">
        <w:r w:rsidR="00834C4D">
          <w:t xml:space="preserve"> This also explains why </w:t>
        </w:r>
      </w:ins>
      <w:ins w:id="3943" w:author="Arthur Parmentier" w:date="2020-06-08T18:20:00Z">
        <w:r w:rsidR="00834C4D">
          <w:t>some people say that something “sounds” or “looks” like SP</w:t>
        </w:r>
      </w:ins>
      <w:ins w:id="3944" w:author="Arthur Parmentier" w:date="2020-06-08T22:12:00Z">
        <w:r w:rsidR="0022488D">
          <w:t>, as they do construct of prototypical view of the style of SP from their experience.</w:t>
        </w:r>
      </w:ins>
    </w:p>
    <w:p w:rsidR="00224457" w:rsidRDefault="0047451C">
      <w:pPr>
        <w:rPr>
          <w:ins w:id="3945" w:author="Arthur Parmentier" w:date="2020-06-08T22:18:00Z"/>
        </w:rPr>
      </w:pPr>
      <w:ins w:id="3946" w:author="Arthur Parmentier" w:date="2020-06-07T15:05:00Z">
        <w:r w:rsidRPr="007C437A">
          <w:t xml:space="preserve">On the other side, </w:t>
        </w:r>
      </w:ins>
      <w:ins w:id="3947" w:author="Arthur Parmentier" w:date="2020-06-07T15:06:00Z">
        <w:r w:rsidRPr="007C437A">
          <w:t>the production of a certain style or esthetic, the</w:t>
        </w:r>
      </w:ins>
      <w:ins w:id="3948" w:author="Arthur Parmentier" w:date="2020-06-08T18:19:00Z">
        <w:r w:rsidR="00980410">
          <w:t xml:space="preserve"> choices of</w:t>
        </w:r>
      </w:ins>
      <w:ins w:id="3949" w:author="Arthur Parmentier" w:date="2020-06-07T15:06:00Z">
        <w:r w:rsidRPr="007C437A">
          <w:t xml:space="preserve"> conventions and configurations in SP are </w:t>
        </w:r>
      </w:ins>
      <w:ins w:id="3950" w:author="Arthur Parmentier" w:date="2020-06-08T22:13:00Z">
        <w:r w:rsidR="005D3530">
          <w:t>conditioned by</w:t>
        </w:r>
      </w:ins>
      <w:ins w:id="3951" w:author="Arthur Parmentier" w:date="2020-06-07T15:06:00Z">
        <w:r w:rsidRPr="007C437A">
          <w:t xml:space="preserve"> both particular (individual) and cultural </w:t>
        </w:r>
      </w:ins>
      <w:ins w:id="3952" w:author="Arthur Parmentier" w:date="2020-06-08T22:13:00Z">
        <w:r w:rsidR="005D3530">
          <w:t>contexts, which may also have influenced its development towards a greater performativity for certain styles and esthetics</w:t>
        </w:r>
      </w:ins>
      <w:ins w:id="3953" w:author="Arthur Parmentier" w:date="2020-06-08T22:14:00Z">
        <w:r w:rsidR="005D3530">
          <w:t>, for instance linked to the Western contemporary artistic practices.</w:t>
        </w:r>
      </w:ins>
    </w:p>
    <w:p w:rsidR="00E00D1B" w:rsidRPr="007C437A" w:rsidRDefault="00E00D1B">
      <w:pPr>
        <w:rPr>
          <w:ins w:id="3954" w:author="Arthur Parmentier" w:date="2020-05-14T15:43:00Z"/>
        </w:rPr>
      </w:pPr>
      <w:ins w:id="3955" w:author="Arthur Parmentier" w:date="2020-06-08T22:18:00Z">
        <w:r>
          <w:t xml:space="preserve">Because SP is now developing in many countries, cultures and is being used by an increasing number of artists, I am sure that the diversity of its use will keep increasing, from </w:t>
        </w:r>
      </w:ins>
      <w:ins w:id="3956" w:author="Arthur Parmentier" w:date="2020-06-08T22:19:00Z">
        <w:r>
          <w:t xml:space="preserve">experimental contemporary performances to </w:t>
        </w:r>
        <w:proofErr w:type="spellStart"/>
        <w:r>
          <w:t>baila</w:t>
        </w:r>
        <w:proofErr w:type="spellEnd"/>
        <w:r>
          <w:t xml:space="preserve"> </w:t>
        </w:r>
        <w:proofErr w:type="spellStart"/>
        <w:r>
          <w:t>baila</w:t>
        </w:r>
        <w:proofErr w:type="spellEnd"/>
        <w:r>
          <w:t xml:space="preserve"> parties.</w:t>
        </w:r>
        <w:r w:rsidR="006D51E1">
          <w:rPr>
            <w:rStyle w:val="Appelnotedebasdep"/>
          </w:rPr>
          <w:footnoteReference w:id="42"/>
        </w:r>
      </w:ins>
      <w:ins w:id="3960" w:author="Arthur Parmentier" w:date="2020-06-08T22:18:00Z">
        <w:r>
          <w:t xml:space="preserve"> </w:t>
        </w:r>
      </w:ins>
    </w:p>
    <w:p w:rsidR="00B22614" w:rsidRPr="007C437A" w:rsidDel="00A84632" w:rsidRDefault="00B22614" w:rsidP="00E6654A">
      <w:pPr>
        <w:rPr>
          <w:del w:id="3961" w:author="Arthur Parmentier" w:date="2020-05-14T13:28:00Z"/>
        </w:rPr>
      </w:pPr>
      <w:bookmarkStart w:id="3962" w:name="_Toc40355388"/>
      <w:bookmarkStart w:id="3963" w:name="_Toc40355925"/>
      <w:bookmarkStart w:id="3964" w:name="_Toc40356089"/>
      <w:bookmarkStart w:id="3965" w:name="_Toc40363697"/>
      <w:bookmarkStart w:id="3966" w:name="_Toc40363760"/>
      <w:bookmarkStart w:id="3967" w:name="_Toc40431469"/>
      <w:bookmarkStart w:id="3968" w:name="_Toc41067197"/>
      <w:bookmarkStart w:id="3969" w:name="_Toc42259012"/>
      <w:bookmarkStart w:id="3970" w:name="_Toc42259089"/>
      <w:bookmarkStart w:id="3971" w:name="_Toc42449768"/>
      <w:bookmarkStart w:id="3972" w:name="_Toc42449850"/>
      <w:bookmarkStart w:id="3973" w:name="_Toc42550036"/>
      <w:bookmarkStart w:id="3974" w:name="_Toc42550129"/>
      <w:bookmarkEnd w:id="3962"/>
      <w:bookmarkEnd w:id="3963"/>
      <w:bookmarkEnd w:id="3964"/>
      <w:bookmarkEnd w:id="3965"/>
      <w:bookmarkEnd w:id="3966"/>
      <w:bookmarkEnd w:id="3967"/>
      <w:bookmarkEnd w:id="3968"/>
      <w:bookmarkEnd w:id="3969"/>
      <w:bookmarkEnd w:id="3970"/>
      <w:bookmarkEnd w:id="3971"/>
      <w:bookmarkEnd w:id="3972"/>
      <w:bookmarkEnd w:id="3973"/>
      <w:bookmarkEnd w:id="3974"/>
    </w:p>
    <w:p w:rsidR="00F25194" w:rsidRPr="007C437A" w:rsidRDefault="00F25194" w:rsidP="00E6654A">
      <w:pPr>
        <w:pStyle w:val="Titre1"/>
        <w:rPr>
          <w:ins w:id="3975" w:author="Arthur Parmentier" w:date="2020-05-15T10:44:00Z"/>
        </w:rPr>
      </w:pPr>
      <w:bookmarkStart w:id="3976" w:name="_Toc42550130"/>
      <w:r w:rsidRPr="007C437A">
        <w:t>Soundpainting recognition with Max/MSP</w:t>
      </w:r>
      <w:bookmarkEnd w:id="3976"/>
    </w:p>
    <w:p w:rsidR="00D32387" w:rsidRPr="007C437A" w:rsidRDefault="00B01D9E">
      <w:pPr>
        <w:rPr>
          <w:ins w:id="3977" w:author="Arthur Parmentier" w:date="2020-05-18T17:13:00Z"/>
        </w:rPr>
      </w:pPr>
      <w:ins w:id="3978" w:author="Arthur Parmentier" w:date="2020-05-15T10:44:00Z">
        <w:r w:rsidRPr="007C437A">
          <w:t xml:space="preserve">In this section, </w:t>
        </w:r>
      </w:ins>
      <w:ins w:id="3979" w:author="Arthur Parmentier" w:date="2020-05-15T10:45:00Z">
        <w:r w:rsidRPr="007C437A">
          <w:t xml:space="preserve">I will introduce my Max/MSP Soundpainting recognition tool. </w:t>
        </w:r>
      </w:ins>
    </w:p>
    <w:p w:rsidR="00D32387" w:rsidRPr="007C437A" w:rsidRDefault="00D32387">
      <w:pPr>
        <w:rPr>
          <w:ins w:id="3980" w:author="Arthur Parmentier" w:date="2020-05-18T17:13:00Z"/>
        </w:rPr>
      </w:pPr>
      <w:ins w:id="3981" w:author="Arthur Parmentier" w:date="2020-05-18T17:13:00Z">
        <w:r w:rsidRPr="007C437A">
          <w:t>First, w</w:t>
        </w:r>
      </w:ins>
      <w:ins w:id="3982"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3983" w:author="Arthur Parmentier" w:date="2020-05-18T17:10:00Z"/>
        </w:rPr>
      </w:pPr>
      <w:ins w:id="3984" w:author="Arthur Parmentier" w:date="2020-05-15T10:46:00Z">
        <w:r w:rsidRPr="007C437A">
          <w:t>Then, we will explore</w:t>
        </w:r>
      </w:ins>
      <w:ins w:id="3985" w:author="Arthur Parmentier" w:date="2020-05-15T10:47:00Z">
        <w:r w:rsidRPr="007C437A">
          <w:t xml:space="preserve"> the structure of this tool in a top-bottom approach, in contrast with constructivist model of SP that I presented in previous s</w:t>
        </w:r>
      </w:ins>
      <w:ins w:id="3986" w:author="Arthur Parmentier" w:date="2020-05-15T10:48:00Z">
        <w:r w:rsidRPr="007C437A">
          <w:t>ections</w:t>
        </w:r>
      </w:ins>
      <w:ins w:id="3987"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3988" w:author="Arthur Parmentier" w:date="2020-05-18T17:16:00Z"/>
        </w:rPr>
      </w:pPr>
      <w:ins w:id="3989" w:author="Arthur Parmentier" w:date="2020-05-18T17:14:00Z">
        <w:r w:rsidRPr="007C437A">
          <w:t>Moreover,</w:t>
        </w:r>
      </w:ins>
      <w:ins w:id="3990" w:author="Arthur Parmentier" w:date="2020-05-18T17:10:00Z">
        <w:r w:rsidR="00CE7ED8" w:rsidRPr="007C437A">
          <w:t xml:space="preserve"> we will</w:t>
        </w:r>
      </w:ins>
      <w:ins w:id="3991" w:author="Arthur Parmentier" w:date="2020-05-18T17:15:00Z">
        <w:r w:rsidRPr="007C437A">
          <w:t xml:space="preserve"> </w:t>
        </w:r>
      </w:ins>
      <w:ins w:id="3992" w:author="Arthur Parmentier" w:date="2020-05-18T17:16:00Z">
        <w:r w:rsidRPr="007C437A">
          <w:t>investigate</w:t>
        </w:r>
      </w:ins>
      <w:ins w:id="3993" w:author="Arthur Parmentier" w:date="2020-05-18T17:15:00Z">
        <w:r w:rsidRPr="007C437A">
          <w:t xml:space="preserve"> basic performance </w:t>
        </w:r>
      </w:ins>
      <w:ins w:id="3994" w:author="Arthur Parmentier" w:date="2020-05-18T17:16:00Z">
        <w:r w:rsidRPr="007C437A">
          <w:t>mechanisms to optimize the speed and accuracy of the system.</w:t>
        </w:r>
      </w:ins>
    </w:p>
    <w:p w:rsidR="00D32387" w:rsidRPr="007C437A" w:rsidRDefault="00D32387">
      <w:pPr>
        <w:rPr>
          <w:rPrChange w:id="3995" w:author="Arthur Parmentier" w:date="2020-06-07T15:27:00Z">
            <w:rPr/>
          </w:rPrChange>
        </w:rPr>
        <w:pPrChange w:id="3996" w:author="Arthur Parmentier" w:date="2020-05-15T10:44:00Z">
          <w:pPr>
            <w:pStyle w:val="Titre1"/>
          </w:pPr>
        </w:pPrChange>
      </w:pPr>
      <w:ins w:id="3997" w:author="Arthur Parmentier" w:date="2020-05-18T17:16:00Z">
        <w:r w:rsidRPr="007C437A">
          <w:rPr>
            <w:rPrChange w:id="3998" w:author="Arthur Parmentier" w:date="2020-06-07T15:27:00Z">
              <w:rPr/>
            </w:rPrChange>
          </w:rPr>
          <w:t xml:space="preserve">Finally, we will discuss </w:t>
        </w:r>
      </w:ins>
      <w:ins w:id="3999" w:author="Arthur Parmentier" w:date="2020-05-18T17:17:00Z">
        <w:r w:rsidRPr="007C437A">
          <w:rPr>
            <w:rPrChange w:id="4000" w:author="Arthur Parmentier" w:date="2020-06-07T15:27:00Z">
              <w:rPr/>
            </w:rPrChange>
          </w:rPr>
          <w:t>the use of this tool for learning SP in connection with the theoretical aspects discussed in the previous parts. We will look at some implications of the tool for the</w:t>
        </w:r>
      </w:ins>
      <w:ins w:id="4001" w:author="Arthur Parmentier" w:date="2020-05-18T17:18:00Z">
        <w:r w:rsidRPr="007C437A">
          <w:rPr>
            <w:rPrChange w:id="4002" w:author="Arthur Parmentier" w:date="2020-06-07T15:27:00Z">
              <w:rPr/>
            </w:rPrChange>
          </w:rPr>
          <w:t xml:space="preserve"> formalization of SP and hopefully, the future of the language.</w:t>
        </w:r>
      </w:ins>
    </w:p>
    <w:p w:rsidR="00F25194" w:rsidRPr="007C437A" w:rsidRDefault="00F25194">
      <w:pPr>
        <w:pStyle w:val="Titre2"/>
        <w:rPr>
          <w:ins w:id="4003" w:author="Arthur Parmentier" w:date="2020-05-15T10:37:00Z"/>
        </w:rPr>
      </w:pPr>
      <w:bookmarkStart w:id="4004" w:name="_Toc42550131"/>
      <w:r w:rsidRPr="007C437A">
        <w:lastRenderedPageBreak/>
        <w:t>A new configuration: motivations, goals, workflow &amp; challenges</w:t>
      </w:r>
      <w:bookmarkEnd w:id="4004"/>
    </w:p>
    <w:p w:rsidR="006E7D32" w:rsidRPr="007C437A" w:rsidRDefault="006E7D32">
      <w:pPr>
        <w:pStyle w:val="Titre3"/>
        <w:rPr>
          <w:ins w:id="4005" w:author="Arthur Parmentier" w:date="2020-05-15T15:41:00Z"/>
          <w:rPrChange w:id="4006" w:author="Arthur Parmentier" w:date="2020-06-07T15:27:00Z">
            <w:rPr>
              <w:ins w:id="4007" w:author="Arthur Parmentier" w:date="2020-05-15T15:41:00Z"/>
            </w:rPr>
          </w:rPrChange>
        </w:rPr>
        <w:pPrChange w:id="4008" w:author="Arthur Parmentier" w:date="2020-05-15T15:41:00Z">
          <w:pPr/>
        </w:pPrChange>
      </w:pPr>
      <w:bookmarkStart w:id="4009" w:name="_Toc42550132"/>
      <w:ins w:id="4010" w:author="Arthur Parmentier" w:date="2020-05-15T15:41:00Z">
        <w:r w:rsidRPr="007C437A">
          <w:rPr>
            <w:rPrChange w:id="4011" w:author="Arthur Parmentier" w:date="2020-06-07T15:27:00Z">
              <w:rPr/>
            </w:rPrChange>
          </w:rPr>
          <w:t>Motivations</w:t>
        </w:r>
        <w:bookmarkEnd w:id="4009"/>
      </w:ins>
    </w:p>
    <w:p w:rsidR="00124705" w:rsidRPr="007C437A" w:rsidRDefault="00C261F8" w:rsidP="00B01D9E">
      <w:pPr>
        <w:rPr>
          <w:ins w:id="4012" w:author="Arthur Parmentier" w:date="2020-06-02T18:11:00Z"/>
        </w:rPr>
      </w:pPr>
      <w:ins w:id="4013" w:author="Arthur Parmentier" w:date="2020-05-15T10:51:00Z">
        <w:r w:rsidRPr="007C437A">
          <w:t xml:space="preserve">We have seen </w:t>
        </w:r>
      </w:ins>
      <w:ins w:id="4014" w:author="Arthur Parmentier" w:date="2020-05-15T11:07:00Z">
        <w:r w:rsidR="00573005" w:rsidRPr="007C437A">
          <w:t>previously</w:t>
        </w:r>
      </w:ins>
      <w:ins w:id="4015" w:author="Arthur Parmentier" w:date="2020-05-15T10:52:00Z">
        <w:r w:rsidRPr="007C437A">
          <w:t xml:space="preserve"> that SP is used in d</w:t>
        </w:r>
      </w:ins>
      <w:ins w:id="4016" w:author="Arthur Parmentier" w:date="2020-05-15T10:53:00Z">
        <w:r w:rsidRPr="007C437A">
          <w:t>ifferent configurations</w:t>
        </w:r>
      </w:ins>
      <w:ins w:id="4017" w:author="Arthur Parmentier" w:date="2020-05-15T10:54:00Z">
        <w:r w:rsidRPr="007C437A">
          <w:t xml:space="preserve"> and their </w:t>
        </w:r>
      </w:ins>
      <w:ins w:id="4018" w:author="Arthur Parmentier" w:date="2020-05-15T10:57:00Z">
        <w:r w:rsidR="00124705" w:rsidRPr="007C437A">
          <w:t>role as a super-</w:t>
        </w:r>
      </w:ins>
      <w:ins w:id="4019" w:author="Arthur Parmentier" w:date="2020-05-15T10:55:00Z">
        <w:r w:rsidRPr="007C437A">
          <w:t>structure</w:t>
        </w:r>
      </w:ins>
      <w:ins w:id="4020" w:author="Arthur Parmentier" w:date="2020-06-02T18:05:00Z">
        <w:r w:rsidR="00783AA3" w:rsidRPr="007C437A">
          <w:t>,</w:t>
        </w:r>
      </w:ins>
      <w:ins w:id="4021" w:author="Arthur Parmentier" w:date="2020-05-15T10:55:00Z">
        <w:r w:rsidRPr="007C437A">
          <w:t xml:space="preserve"> </w:t>
        </w:r>
      </w:ins>
      <w:ins w:id="4022" w:author="Arthur Parmentier" w:date="2020-06-02T18:04:00Z">
        <w:r w:rsidR="00783AA3" w:rsidRPr="007C437A">
          <w:t>defining its set of internal</w:t>
        </w:r>
      </w:ins>
      <w:ins w:id="4023" w:author="Arthur Parmentier" w:date="2020-05-15T10:58:00Z">
        <w:r w:rsidR="00124705" w:rsidRPr="007C437A">
          <w:t xml:space="preserve"> grammars </w:t>
        </w:r>
      </w:ins>
      <w:ins w:id="4024" w:author="Arthur Parmentier" w:date="2020-06-06T17:19:00Z">
        <w:r w:rsidR="00B95361" w:rsidRPr="007C437A">
          <w:t>(for instance, the modes</w:t>
        </w:r>
      </w:ins>
      <w:ins w:id="4025" w:author="Arthur Parmentier" w:date="2020-05-15T10:58:00Z">
        <w:r w:rsidR="00124705" w:rsidRPr="007C437A">
          <w:t>),</w:t>
        </w:r>
      </w:ins>
      <w:ins w:id="4026" w:author="Arthur Parmentier" w:date="2020-05-15T10:59:00Z">
        <w:r w:rsidR="00124705" w:rsidRPr="007C437A">
          <w:t xml:space="preserve"> the roles of emitter/receiver (soundpainter/performer) </w:t>
        </w:r>
      </w:ins>
      <w:ins w:id="4027" w:author="Arthur Parmentier" w:date="2020-06-02T18:06:00Z">
        <w:r w:rsidR="00E176C0" w:rsidRPr="007C437A">
          <w:t>and</w:t>
        </w:r>
      </w:ins>
      <w:ins w:id="4028" w:author="Arthur Parmentier" w:date="2020-05-15T10:59:00Z">
        <w:r w:rsidR="00124705" w:rsidRPr="007C437A">
          <w:t xml:space="preserve"> the “default parameters”</w:t>
        </w:r>
      </w:ins>
      <w:ins w:id="4029" w:author="Arthur Parmentier" w:date="2020-06-02T18:05:00Z">
        <w:r w:rsidR="00783AA3" w:rsidRPr="007C437A">
          <w:t xml:space="preserve"> as</w:t>
        </w:r>
      </w:ins>
      <w:ins w:id="4030" w:author="Arthur Parmentier" w:date="2020-05-15T11:00:00Z">
        <w:r w:rsidR="00124705" w:rsidRPr="007C437A">
          <w:t xml:space="preserve"> context-depend rules </w:t>
        </w:r>
      </w:ins>
      <w:ins w:id="4031" w:author="Arthur Parmentier" w:date="2020-06-02T18:06:00Z">
        <w:r w:rsidR="00783AA3" w:rsidRPr="007C437A">
          <w:t>for</w:t>
        </w:r>
      </w:ins>
      <w:ins w:id="4032" w:author="Arthur Parmentier" w:date="2020-05-15T11:00:00Z">
        <w:r w:rsidR="00124705" w:rsidRPr="007C437A">
          <w:t xml:space="preserve"> the performance.</w:t>
        </w:r>
      </w:ins>
    </w:p>
    <w:p w:rsidR="00E176C0" w:rsidRPr="007C437A" w:rsidRDefault="00E176C0" w:rsidP="00B01D9E">
      <w:pPr>
        <w:rPr>
          <w:ins w:id="4033" w:author="Arthur Parmentier" w:date="2020-06-02T18:34:00Z"/>
        </w:rPr>
      </w:pPr>
      <w:ins w:id="4034" w:author="Arthur Parmentier" w:date="2020-06-02T18:11:00Z">
        <w:r w:rsidRPr="007C437A">
          <w:t>By creating a SP recognition tool, I am proposing new configuration</w:t>
        </w:r>
      </w:ins>
      <w:ins w:id="4035" w:author="Arthur Parmentier" w:date="2020-06-02T18:26:00Z">
        <w:r w:rsidR="003D3E7E" w:rsidRPr="007C437A">
          <w:t>s for</w:t>
        </w:r>
      </w:ins>
      <w:ins w:id="4036" w:author="Arthur Parmentier" w:date="2020-06-02T18:12:00Z">
        <w:r w:rsidRPr="007C437A">
          <w:t xml:space="preserve"> SP</w:t>
        </w:r>
      </w:ins>
      <w:ins w:id="4037" w:author="Arthur Parmentier" w:date="2020-06-02T18:26:00Z">
        <w:r w:rsidR="003D3E7E" w:rsidRPr="007C437A">
          <w:t xml:space="preserve">, in which </w:t>
        </w:r>
      </w:ins>
      <w:ins w:id="4038" w:author="Arthur Parmentier" w:date="2020-06-02T18:27:00Z">
        <w:r w:rsidR="003D3E7E" w:rsidRPr="007C437A">
          <w:t>a computer</w:t>
        </w:r>
      </w:ins>
      <w:ins w:id="4039" w:author="Arthur Parmentier" w:date="2020-06-02T18:26:00Z">
        <w:r w:rsidR="003D3E7E" w:rsidRPr="007C437A">
          <w:t xml:space="preserve"> </w:t>
        </w:r>
      </w:ins>
      <w:ins w:id="4040" w:author="Arthur Parmentier" w:date="2020-06-02T18:27:00Z">
        <w:r w:rsidR="003D3E7E" w:rsidRPr="007C437A">
          <w:t>can</w:t>
        </w:r>
      </w:ins>
      <w:ins w:id="4041" w:author="Arthur Parmentier" w:date="2020-06-02T18:26:00Z">
        <w:r w:rsidR="003D3E7E" w:rsidRPr="007C437A">
          <w:t xml:space="preserve"> process SP signs</w:t>
        </w:r>
      </w:ins>
      <w:ins w:id="4042" w:author="Arthur Parmentier" w:date="2020-06-02T18:28:00Z">
        <w:r w:rsidR="003D3E7E" w:rsidRPr="007C437A">
          <w:t xml:space="preserve"> and </w:t>
        </w:r>
      </w:ins>
      <w:ins w:id="4043" w:author="Arthur Parmentier" w:date="2020-06-02T18:29:00Z">
        <w:r w:rsidR="003D3E7E" w:rsidRPr="007C437A">
          <w:t>take the role of one or several performers at the same time, aside other human performers or not</w:t>
        </w:r>
      </w:ins>
      <w:ins w:id="4044" w:author="Arthur Parmentier" w:date="2020-06-02T18:12:00Z">
        <w:r w:rsidRPr="007C437A">
          <w:t>.</w:t>
        </w:r>
      </w:ins>
      <w:ins w:id="4045" w:author="Arthur Parmentier" w:date="2020-06-02T18:30:00Z">
        <w:r w:rsidR="003D3E7E" w:rsidRPr="007C437A">
          <w:t xml:space="preserve"> At the difference of what is possible with human performers, the program itself can only </w:t>
        </w:r>
      </w:ins>
      <w:ins w:id="4046" w:author="Arthur Parmentier" w:date="2020-06-02T18:31:00Z">
        <w:r w:rsidR="003D3E7E" w:rsidRPr="007C437A">
          <w:t>recognize sign</w:t>
        </w:r>
      </w:ins>
      <w:ins w:id="4047" w:author="Arthur Parmentier" w:date="2020-06-02T18:37:00Z">
        <w:r w:rsidR="008A1107" w:rsidRPr="007C437A">
          <w:t>s</w:t>
        </w:r>
      </w:ins>
      <w:ins w:id="4048" w:author="Arthur Parmentier" w:date="2020-06-02T18:31:00Z">
        <w:r w:rsidR="003D3E7E" w:rsidRPr="007C437A">
          <w:t xml:space="preserve"> from one emitter at the time</w:t>
        </w:r>
      </w:ins>
      <w:ins w:id="4049" w:author="Arthur Parmentier" w:date="2020-06-02T18:33:00Z">
        <w:r w:rsidR="008A1107" w:rsidRPr="007C437A">
          <w:t xml:space="preserve"> </w:t>
        </w:r>
      </w:ins>
      <w:ins w:id="4050" w:author="Arthur Parmentier" w:date="2020-06-02T18:36:00Z">
        <w:r w:rsidR="008A1107" w:rsidRPr="007C437A">
          <w:t xml:space="preserve">(the soundpainter) </w:t>
        </w:r>
      </w:ins>
      <w:ins w:id="4051" w:author="Arthur Parmentier" w:date="2020-06-02T18:33:00Z">
        <w:r w:rsidR="008A1107" w:rsidRPr="007C437A">
          <w:t xml:space="preserve">and cannot emit signs itself. Among </w:t>
        </w:r>
      </w:ins>
      <w:ins w:id="4052"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4053" w:author="Arthur Parmentier" w:date="2020-06-02T18:39:00Z"/>
        </w:rPr>
      </w:pPr>
      <w:ins w:id="4054" w:author="Arthur Parmentier" w:date="2020-06-02T18:34:00Z">
        <w:r w:rsidRPr="007C437A">
          <w:t>In the first configuration</w:t>
        </w:r>
      </w:ins>
      <w:ins w:id="4055" w:author="Arthur Parmentier" w:date="2020-06-02T18:35:00Z">
        <w:r w:rsidRPr="007C437A">
          <w:t xml:space="preserve">, </w:t>
        </w:r>
      </w:ins>
      <w:ins w:id="4056" w:author="Arthur Parmentier" w:date="2020-06-02T18:38:00Z">
        <w:r w:rsidRPr="007C437A">
          <w:t xml:space="preserve">the orchestra is </w:t>
        </w:r>
      </w:ins>
      <w:ins w:id="4057" w:author="Arthur Parmentier" w:date="2020-06-02T18:40:00Z">
        <w:r w:rsidRPr="007C437A">
          <w:t>simulated by</w:t>
        </w:r>
      </w:ins>
      <w:ins w:id="4058" w:author="Arthur Parmentier" w:date="2020-06-02T18:38:00Z">
        <w:r w:rsidRPr="007C437A">
          <w:t xml:space="preserve"> the computer runni</w:t>
        </w:r>
      </w:ins>
      <w:ins w:id="4059" w:author="Arthur Parmentier" w:date="2020-06-02T18:39:00Z">
        <w:r w:rsidRPr="007C437A">
          <w:t xml:space="preserve">ng the SP recognition tool </w:t>
        </w:r>
      </w:ins>
      <w:ins w:id="4060" w:author="Arthur Parmentier" w:date="2020-06-02T18:40:00Z">
        <w:r w:rsidRPr="007C437A">
          <w:t>(</w:t>
        </w:r>
      </w:ins>
      <w:ins w:id="4061" w:author="Arthur Parmentier" w:date="2020-06-02T18:39:00Z">
        <w:r w:rsidRPr="007C437A">
          <w:t>and possibly other digital gear</w:t>
        </w:r>
      </w:ins>
      <w:ins w:id="4062" w:author="Arthur Parmentier" w:date="2020-06-02T18:40:00Z">
        <w:r w:rsidRPr="007C437A">
          <w:t>)</w:t>
        </w:r>
      </w:ins>
      <w:ins w:id="4063" w:author="Arthur Parmentier" w:date="2020-06-02T18:39:00Z">
        <w:r w:rsidRPr="007C437A">
          <w:t>, without other human performers.</w:t>
        </w:r>
      </w:ins>
    </w:p>
    <w:p w:rsidR="008A1107" w:rsidRPr="007C437A" w:rsidRDefault="008A1107">
      <w:pPr>
        <w:pStyle w:val="Paragraphedeliste"/>
        <w:numPr>
          <w:ilvl w:val="0"/>
          <w:numId w:val="14"/>
        </w:numPr>
        <w:rPr>
          <w:ins w:id="4064" w:author="Arthur Parmentier" w:date="2020-05-15T11:00:00Z"/>
        </w:rPr>
        <w:pPrChange w:id="4065" w:author="Arthur Parmentier" w:date="2020-06-02T18:34:00Z">
          <w:pPr/>
        </w:pPrChange>
      </w:pPr>
      <w:ins w:id="4066" w:author="Arthur Parmentier" w:date="2020-06-02T18:39:00Z">
        <w:r w:rsidRPr="007C437A">
          <w:t xml:space="preserve">In the second configuration, the computer </w:t>
        </w:r>
      </w:ins>
      <w:ins w:id="4067" w:author="Arthur Parmentier" w:date="2020-06-02T18:40:00Z">
        <w:r w:rsidRPr="007C437A">
          <w:t>takes the role of single performer inside an orchestra with other human performers.</w:t>
        </w:r>
      </w:ins>
    </w:p>
    <w:p w:rsidR="00B01D9E" w:rsidRPr="007C437A" w:rsidRDefault="00E176C0" w:rsidP="00B01D9E">
      <w:pPr>
        <w:rPr>
          <w:ins w:id="4068" w:author="Arthur Parmentier" w:date="2020-05-15T11:21:00Z"/>
        </w:rPr>
      </w:pPr>
      <w:ins w:id="4069" w:author="Arthur Parmentier" w:date="2020-06-02T18:10:00Z">
        <w:r w:rsidRPr="007C437A">
          <w:t>In general, t</w:t>
        </w:r>
      </w:ins>
      <w:ins w:id="4070" w:author="Arthur Parmentier" w:date="2020-05-15T11:17:00Z">
        <w:r w:rsidR="005E56A8" w:rsidRPr="007C437A">
          <w:t xml:space="preserve">he </w:t>
        </w:r>
      </w:ins>
      <w:ins w:id="4071" w:author="Arthur Parmentier" w:date="2020-06-02T18:11:00Z">
        <w:r w:rsidRPr="007C437A">
          <w:t>choice and use</w:t>
        </w:r>
      </w:ins>
      <w:ins w:id="4072" w:author="Arthur Parmentier" w:date="2020-05-15T11:17:00Z">
        <w:r w:rsidR="005E56A8" w:rsidRPr="007C437A">
          <w:t xml:space="preserve"> of a specific configuration is motivated by </w:t>
        </w:r>
      </w:ins>
      <w:ins w:id="4073" w:author="Arthur Parmentier" w:date="2020-06-02T18:08:00Z">
        <w:r w:rsidRPr="007C437A">
          <w:t>the</w:t>
        </w:r>
      </w:ins>
      <w:ins w:id="4074" w:author="Arthur Parmentier" w:date="2020-06-02T18:07:00Z">
        <w:r w:rsidRPr="007C437A">
          <w:t xml:space="preserve"> qualities (in term</w:t>
        </w:r>
      </w:ins>
      <w:ins w:id="4075" w:author="Arthur Parmentier" w:date="2020-06-02T18:08:00Z">
        <w:r w:rsidRPr="007C437A">
          <w:t>s</w:t>
        </w:r>
      </w:ins>
      <w:ins w:id="4076" w:author="Arthur Parmentier" w:date="2020-06-02T18:07:00Z">
        <w:r w:rsidRPr="007C437A">
          <w:t xml:space="preserve"> of creative processes, special layout, communication rules</w:t>
        </w:r>
      </w:ins>
      <w:ins w:id="4077" w:author="Arthur Parmentier" w:date="2020-06-02T18:08:00Z">
        <w:r w:rsidRPr="007C437A">
          <w:t>…) it has for achieving a certain result in the performance</w:t>
        </w:r>
      </w:ins>
      <w:ins w:id="4078" w:author="Arthur Parmentier" w:date="2020-06-02T18:11:00Z">
        <w:r w:rsidRPr="007C437A">
          <w:t>.</w:t>
        </w:r>
      </w:ins>
      <w:ins w:id="4079" w:author="Arthur Parmentier" w:date="2020-06-02T18:41:00Z">
        <w:r w:rsidR="008A1107" w:rsidRPr="007C437A">
          <w:t xml:space="preserve"> Let’s discuss the qualities </w:t>
        </w:r>
      </w:ins>
      <w:ins w:id="4080" w:author="Arthur Parmentier" w:date="2020-06-02T18:46:00Z">
        <w:r w:rsidR="00724CD5" w:rsidRPr="007C437A">
          <w:t>of these</w:t>
        </w:r>
      </w:ins>
      <w:ins w:id="4081"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4082" w:author="Arthur Parmentier" w:date="2020-05-15T11:30:00Z"/>
        </w:rPr>
      </w:pPr>
      <w:ins w:id="4083" w:author="Arthur Parmentier" w:date="2020-06-02T18:41:00Z">
        <w:r w:rsidRPr="007C437A">
          <w:t xml:space="preserve">In the configuration one, </w:t>
        </w:r>
      </w:ins>
      <w:ins w:id="4084" w:author="Arthur Parmentier" w:date="2020-05-15T11:24:00Z">
        <w:r w:rsidR="0080158F" w:rsidRPr="007C437A">
          <w:t>such a tool can be used</w:t>
        </w:r>
      </w:ins>
      <w:ins w:id="4085" w:author="Arthur Parmentier" w:date="2020-05-15T11:39:00Z">
        <w:r w:rsidR="000C2232" w:rsidRPr="007C437A">
          <w:t xml:space="preserve"> </w:t>
        </w:r>
      </w:ins>
      <w:ins w:id="4086" w:author="Arthur Parmentier" w:date="2020-05-15T11:24:00Z">
        <w:r w:rsidR="0080158F" w:rsidRPr="007C437A">
          <w:t xml:space="preserve">as a learning tool for individuals </w:t>
        </w:r>
      </w:ins>
      <w:ins w:id="4087" w:author="Arthur Parmentier" w:date="2020-05-15T11:25:00Z">
        <w:r w:rsidR="0080158F" w:rsidRPr="007C437A">
          <w:t>aside the collective approaches to learning SP</w:t>
        </w:r>
      </w:ins>
      <w:ins w:id="4088" w:author="Arthur Parmentier" w:date="2020-05-15T11:26:00Z">
        <w:r w:rsidR="0080158F" w:rsidRPr="007C437A">
          <w:t xml:space="preserve">. </w:t>
        </w:r>
      </w:ins>
      <w:ins w:id="4089" w:author="Arthur Parmentier" w:date="2020-05-15T11:27:00Z">
        <w:r w:rsidR="0080158F" w:rsidRPr="007C437A">
          <w:t>As for now, the tool only covers the basic structures of SP</w:t>
        </w:r>
        <w:r w:rsidR="002C0BFC" w:rsidRPr="007C437A">
          <w:t xml:space="preserve"> and would only be interesting for beginners </w:t>
        </w:r>
      </w:ins>
      <w:ins w:id="4090" w:author="Arthur Parmentier" w:date="2020-05-15T11:28:00Z">
        <w:r w:rsidR="002C0BFC" w:rsidRPr="007C437A">
          <w:t>in SP</w:t>
        </w:r>
      </w:ins>
      <w:ins w:id="4091" w:author="Arthur Parmentier" w:date="2020-06-02T18:42:00Z">
        <w:r w:rsidRPr="007C437A">
          <w:t xml:space="preserve"> or soundpainters</w:t>
        </w:r>
      </w:ins>
      <w:ins w:id="4092"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4093" w:author="Arthur Parmentier" w:date="2020-05-15T11:40:00Z"/>
        </w:rPr>
      </w:pPr>
      <w:ins w:id="4094" w:author="Arthur Parmentier" w:date="2020-06-02T18:43:00Z">
        <w:r w:rsidRPr="007C437A">
          <w:t>In both configurations</w:t>
        </w:r>
      </w:ins>
      <w:ins w:id="4095" w:author="Arthur Parmentier" w:date="2020-05-15T11:31:00Z">
        <w:r w:rsidR="002C0BFC" w:rsidRPr="007C437A">
          <w:t xml:space="preserve">, </w:t>
        </w:r>
      </w:ins>
      <w:ins w:id="4096" w:author="Arthur Parmentier" w:date="2020-05-15T11:32:00Z">
        <w:r w:rsidR="002C0BFC" w:rsidRPr="007C437A">
          <w:t xml:space="preserve">such a tool is </w:t>
        </w:r>
      </w:ins>
      <w:ins w:id="4097" w:author="Arthur Parmentier" w:date="2020-06-02T18:43:00Z">
        <w:r w:rsidRPr="007C437A">
          <w:t>also</w:t>
        </w:r>
      </w:ins>
      <w:ins w:id="4098" w:author="Arthur Parmentier" w:date="2020-05-15T11:32:00Z">
        <w:r w:rsidR="002C0BFC" w:rsidRPr="007C437A">
          <w:t xml:space="preserve"> interesting</w:t>
        </w:r>
      </w:ins>
      <w:ins w:id="4099" w:author="Arthur Parmentier" w:date="2020-06-02T18:43:00Z">
        <w:r w:rsidRPr="007C437A">
          <w:t xml:space="preserve"> even for more advanced soundpainters</w:t>
        </w:r>
      </w:ins>
      <w:ins w:id="4100" w:author="Arthur Parmentier" w:date="2020-05-15T11:39:00Z">
        <w:r w:rsidR="000C2232" w:rsidRPr="007C437A">
          <w:t xml:space="preserve"> </w:t>
        </w:r>
      </w:ins>
      <w:ins w:id="4101" w:author="Arthur Parmentier" w:date="2020-05-15T11:32:00Z">
        <w:r w:rsidR="002C0BFC" w:rsidRPr="007C437A">
          <w:t xml:space="preserve">for exploring new areas </w:t>
        </w:r>
      </w:ins>
      <w:ins w:id="4102" w:author="Arthur Parmentier" w:date="2020-05-15T11:34:00Z">
        <w:r w:rsidR="002C0BFC" w:rsidRPr="007C437A">
          <w:t>of composition</w:t>
        </w:r>
      </w:ins>
      <w:ins w:id="4103" w:author="Arthur Parmentier" w:date="2020-06-02T18:45:00Z">
        <w:r w:rsidR="00724CD5" w:rsidRPr="007C437A">
          <w:t xml:space="preserve"> with</w:t>
        </w:r>
      </w:ins>
      <w:ins w:id="4104" w:author="Arthur Parmentier" w:date="2020-05-15T11:35:00Z">
        <w:r w:rsidR="002C0BFC" w:rsidRPr="007C437A">
          <w:t xml:space="preserve"> artificial intelligence, </w:t>
        </w:r>
      </w:ins>
      <w:ins w:id="4105" w:author="Arthur Parmentier" w:date="2020-05-15T11:36:00Z">
        <w:r w:rsidR="002C0BFC" w:rsidRPr="007C437A">
          <w:t>machine learning and</w:t>
        </w:r>
      </w:ins>
      <w:ins w:id="4106"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4107" w:author="Arthur Parmentier" w:date="2020-06-02T18:48:00Z"/>
        </w:rPr>
      </w:pPr>
      <w:ins w:id="4108" w:author="Arthur Parmentier" w:date="2020-06-02T18:43:00Z">
        <w:r w:rsidRPr="007C437A">
          <w:t xml:space="preserve">In </w:t>
        </w:r>
      </w:ins>
      <w:ins w:id="4109" w:author="Arthur Parmentier" w:date="2020-06-02T18:46:00Z">
        <w:r w:rsidRPr="007C437A">
          <w:t xml:space="preserve">the second </w:t>
        </w:r>
      </w:ins>
      <w:ins w:id="4110" w:author="Arthur Parmentier" w:date="2020-06-02T18:43:00Z">
        <w:r w:rsidRPr="007C437A">
          <w:t>configuration,</w:t>
        </w:r>
      </w:ins>
      <w:ins w:id="4111" w:author="Arthur Parmentier" w:date="2020-06-02T18:44:00Z">
        <w:r w:rsidRPr="007C437A">
          <w:t xml:space="preserve"> </w:t>
        </w:r>
      </w:ins>
      <w:ins w:id="4112" w:author="Arthur Parmentier" w:date="2020-05-15T11:42:00Z">
        <w:r w:rsidR="007D0D3B" w:rsidRPr="007C437A">
          <w:t xml:space="preserve">the tool </w:t>
        </w:r>
      </w:ins>
      <w:ins w:id="4113" w:author="Arthur Parmentier" w:date="2020-06-02T18:47:00Z">
        <w:r w:rsidRPr="007C437A">
          <w:t>can</w:t>
        </w:r>
      </w:ins>
      <w:ins w:id="4114" w:author="Arthur Parmentier" w:date="2020-05-15T11:42:00Z">
        <w:r w:rsidR="007D0D3B" w:rsidRPr="007C437A">
          <w:t xml:space="preserve"> be used as a controller with other digital elements that are already part of the performance</w:t>
        </w:r>
      </w:ins>
      <w:ins w:id="4115" w:author="Arthur Parmentier" w:date="2020-06-02T18:47:00Z">
        <w:r w:rsidRPr="007C437A">
          <w:t xml:space="preserve"> and sometimes used by the human performers </w:t>
        </w:r>
      </w:ins>
      <w:ins w:id="4116" w:author="Arthur Parmentier" w:date="2020-06-02T18:48:00Z">
        <w:r w:rsidRPr="007C437A">
          <w:t>themselves:</w:t>
        </w:r>
      </w:ins>
      <w:ins w:id="4117" w:author="Arthur Parmentier" w:date="2020-05-15T11:42:00Z">
        <w:r w:rsidR="007D0D3B" w:rsidRPr="007C437A">
          <w:t xml:space="preserve"> effect processors, amplification mechanisms</w:t>
        </w:r>
      </w:ins>
      <w:ins w:id="4118" w:author="Arthur Parmentier" w:date="2020-05-15T11:43:00Z">
        <w:r w:rsidR="007D0D3B" w:rsidRPr="007C437A">
          <w:t>, mixing devices, recording devices and m</w:t>
        </w:r>
      </w:ins>
      <w:ins w:id="4119" w:author="Arthur Parmentier" w:date="2020-06-02T18:48:00Z">
        <w:r w:rsidRPr="007C437A">
          <w:t>uch more</w:t>
        </w:r>
      </w:ins>
      <w:ins w:id="4120" w:author="Arthur Parmentier" w:date="2020-05-15T11:43:00Z">
        <w:r w:rsidR="007D0D3B" w:rsidRPr="007C437A">
          <w:t xml:space="preserve">. It is </w:t>
        </w:r>
      </w:ins>
      <w:ins w:id="4121" w:author="Arthur Parmentier" w:date="2020-05-15T11:44:00Z">
        <w:r w:rsidR="007D0D3B" w:rsidRPr="007C437A">
          <w:t>sometimes</w:t>
        </w:r>
      </w:ins>
      <w:ins w:id="4122" w:author="Arthur Parmentier" w:date="2020-05-15T11:43:00Z">
        <w:r w:rsidR="007D0D3B" w:rsidRPr="007C437A">
          <w:t xml:space="preserve"> the case that such elements </w:t>
        </w:r>
      </w:ins>
      <w:ins w:id="4123" w:author="Arthur Parmentier" w:date="2020-05-15T12:15:00Z">
        <w:r w:rsidR="00736DF0" w:rsidRPr="007C437A">
          <w:t>cannot be controlled</w:t>
        </w:r>
      </w:ins>
      <w:ins w:id="4124" w:author="Arthur Parmentier" w:date="2020-05-15T11:43:00Z">
        <w:r w:rsidR="007D0D3B" w:rsidRPr="007C437A">
          <w:t xml:space="preserve"> real-time performance because of the complexi</w:t>
        </w:r>
      </w:ins>
      <w:ins w:id="4125" w:author="Arthur Parmentier" w:date="2020-05-15T11:44:00Z">
        <w:r w:rsidR="007D0D3B" w:rsidRPr="007C437A">
          <w:t xml:space="preserve">ty of their interface or controls, or that it requires </w:t>
        </w:r>
      </w:ins>
      <w:ins w:id="4126" w:author="Arthur Parmentier" w:date="2020-05-15T11:45:00Z">
        <w:r w:rsidR="007D0D3B" w:rsidRPr="007C437A">
          <w:t>performers to manipulate them. The interfacing possibilities offered by Max/MSP makes it an ideal choice for contro</w:t>
        </w:r>
      </w:ins>
      <w:ins w:id="4127" w:author="Arthur Parmentier" w:date="2020-05-15T11:46:00Z">
        <w:r w:rsidR="007D0D3B" w:rsidRPr="007C437A">
          <w:t>lling these devices within the SP language directly</w:t>
        </w:r>
      </w:ins>
      <w:ins w:id="4128" w:author="Arthur Parmentier" w:date="2020-05-15T12:16:00Z">
        <w:r w:rsidR="00736DF0" w:rsidRPr="007C437A">
          <w:t>.</w:t>
        </w:r>
      </w:ins>
    </w:p>
    <w:p w:rsidR="00705639" w:rsidRPr="007C437A" w:rsidRDefault="00705639" w:rsidP="00705639">
      <w:pPr>
        <w:rPr>
          <w:ins w:id="4129" w:author="Arthur Parmentier" w:date="2020-06-06T17:20:00Z"/>
        </w:rPr>
      </w:pPr>
      <w:ins w:id="4130" w:author="Arthur Parmentier" w:date="2020-06-02T18:48:00Z">
        <w:r w:rsidRPr="007C437A">
          <w:t>Of course, there are other possible config</w:t>
        </w:r>
      </w:ins>
      <w:ins w:id="4131" w:author="Arthur Parmentier" w:date="2020-06-02T18:49:00Z">
        <w:r w:rsidRPr="007C437A">
          <w:t>urations in which people would want to use the tool</w:t>
        </w:r>
      </w:ins>
      <w:ins w:id="4132" w:author="Arthur Parmentier" w:date="2020-06-02T18:51:00Z">
        <w:r w:rsidRPr="007C437A">
          <w:t xml:space="preserve">, such as remote performances over internet, where the tool </w:t>
        </w:r>
      </w:ins>
      <w:ins w:id="4133" w:author="Arthur Parmentier" w:date="2020-06-02T18:52:00Z">
        <w:r w:rsidRPr="007C437A">
          <w:t>could act as a</w:t>
        </w:r>
      </w:ins>
      <w:ins w:id="4134" w:author="Arthur Parmentier" w:date="2020-06-02T18:53:00Z">
        <w:r w:rsidRPr="007C437A">
          <w:t xml:space="preserve">n interpreter </w:t>
        </w:r>
      </w:ins>
      <w:ins w:id="4135" w:author="Arthur Parmentier" w:date="2020-06-02T18:54:00Z">
        <w:r w:rsidR="004E0B5A" w:rsidRPr="007C437A">
          <w:t xml:space="preserve">from video to words and simple parameters </w:t>
        </w:r>
      </w:ins>
      <w:ins w:id="4136" w:author="Arthur Parmentier" w:date="2020-06-02T18:53:00Z">
        <w:r w:rsidRPr="007C437A">
          <w:t>for reducing the bandwidth of the information to pass over internet</w:t>
        </w:r>
      </w:ins>
      <w:ins w:id="4137" w:author="Arthur Parmentier" w:date="2020-06-02T18:54:00Z">
        <w:r w:rsidR="004E0B5A" w:rsidRPr="007C437A">
          <w:t>.</w:t>
        </w:r>
      </w:ins>
    </w:p>
    <w:p w:rsidR="00A12510" w:rsidRPr="007C437A" w:rsidRDefault="00A12510" w:rsidP="00A12510">
      <w:pPr>
        <w:pStyle w:val="NormalWeb"/>
        <w:rPr>
          <w:ins w:id="4138" w:author="Arthur Parmentier" w:date="2020-06-06T17:20:00Z"/>
          <w:lang w:val="en-US"/>
          <w:rPrChange w:id="4139" w:author="Arthur Parmentier" w:date="2020-06-07T15:27:00Z">
            <w:rPr>
              <w:ins w:id="4140" w:author="Arthur Parmentier" w:date="2020-06-06T17:20:00Z"/>
            </w:rPr>
          </w:rPrChange>
        </w:rPr>
      </w:pPr>
      <w:proofErr w:type="spellStart"/>
      <w:ins w:id="4141" w:author="Arthur Parmentier" w:date="2020-06-06T17:20:00Z">
        <w:r w:rsidRPr="007C437A">
          <w:rPr>
            <w:lang w:val="en-US"/>
            <w:rPrChange w:id="4142" w:author="Arthur Parmentier" w:date="2020-06-07T15:27:00Z">
              <w:rPr/>
            </w:rPrChange>
          </w:rPr>
          <w:lastRenderedPageBreak/>
          <w:t>j.“Electronic</w:t>
        </w:r>
        <w:proofErr w:type="spellEnd"/>
        <w:r w:rsidRPr="007C437A">
          <w:rPr>
            <w:lang w:val="en-US"/>
            <w:rPrChange w:id="4143" w:author="Arthur Parmentier" w:date="2020-06-07T15:27:00Z">
              <w:rPr/>
            </w:rPrChange>
          </w:rPr>
          <w:t>” are incorporated into your work and gestural language. What software have your laptop performers worked with in the past?</w:t>
        </w:r>
      </w:ins>
    </w:p>
    <w:p w:rsidR="00A12510" w:rsidRPr="007C437A" w:rsidRDefault="00A12510" w:rsidP="00A12510">
      <w:pPr>
        <w:pStyle w:val="NormalWeb"/>
        <w:rPr>
          <w:ins w:id="4144" w:author="Arthur Parmentier" w:date="2020-06-06T17:20:00Z"/>
          <w:lang w:val="en-US"/>
          <w:rPrChange w:id="4145" w:author="Arthur Parmentier" w:date="2020-06-07T15:27:00Z">
            <w:rPr>
              <w:ins w:id="4146" w:author="Arthur Parmentier" w:date="2020-06-06T17:20:00Z"/>
            </w:rPr>
          </w:rPrChange>
        </w:rPr>
      </w:pPr>
      <w:ins w:id="4147" w:author="Arthur Parmentier" w:date="2020-06-06T17:20:00Z">
        <w:r w:rsidRPr="007C437A">
          <w:rPr>
            <w:lang w:val="en-US"/>
            <w:rPrChange w:id="4148"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4149" w:author="Arthur Parmentier" w:date="2020-06-06T17:20:00Z"/>
          <w:lang w:val="en-US"/>
          <w:rPrChange w:id="4150" w:author="Arthur Parmentier" w:date="2020-06-07T15:27:00Z">
            <w:rPr>
              <w:ins w:id="4151" w:author="Arthur Parmentier" w:date="2020-06-06T17:20:00Z"/>
            </w:rPr>
          </w:rPrChange>
        </w:rPr>
      </w:pPr>
      <w:ins w:id="4152" w:author="Arthur Parmentier" w:date="2020-06-06T17:20:00Z">
        <w:r w:rsidRPr="007C437A">
          <w:rPr>
            <w:lang w:val="en-US"/>
            <w:rPrChange w:id="4153"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4154" w:author="Arthur Parmentier" w:date="2020-06-06T17:20:00Z"/>
          <w:lang w:val="en-US"/>
          <w:rPrChange w:id="4155" w:author="Arthur Parmentier" w:date="2020-06-07T15:27:00Z">
            <w:rPr>
              <w:ins w:id="4156" w:author="Arthur Parmentier" w:date="2020-06-06T17:20:00Z"/>
            </w:rPr>
          </w:rPrChange>
        </w:rPr>
      </w:pPr>
      <w:ins w:id="4157" w:author="Arthur Parmentier" w:date="2020-06-06T17:20:00Z">
        <w:r w:rsidRPr="007C437A">
          <w:rPr>
            <w:lang w:val="en-US"/>
            <w:rPrChange w:id="4158" w:author="Arthur Parmentier" w:date="2020-06-07T15:27:00Z">
              <w:rPr/>
            </w:rPrChange>
          </w:rPr>
          <w:t>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4159" w:author="Arthur Parmentier" w:date="2020-06-02T18:55:00Z"/>
        </w:rPr>
      </w:pPr>
    </w:p>
    <w:p w:rsidR="006D10E9" w:rsidRPr="007C437A" w:rsidRDefault="006D10E9" w:rsidP="006D10E9">
      <w:pPr>
        <w:pStyle w:val="Titre3"/>
        <w:rPr>
          <w:ins w:id="4160" w:author="Arthur Parmentier" w:date="2020-05-15T15:41:00Z"/>
        </w:rPr>
      </w:pPr>
      <w:bookmarkStart w:id="4161" w:name="_Toc42550133"/>
      <w:ins w:id="4162" w:author="Arthur Parmentier" w:date="2020-05-15T15:41:00Z">
        <w:r w:rsidRPr="007C437A">
          <w:t>Goals</w:t>
        </w:r>
        <w:bookmarkEnd w:id="4161"/>
      </w:ins>
    </w:p>
    <w:p w:rsidR="006054A3" w:rsidRPr="007C437A" w:rsidRDefault="006054A3" w:rsidP="006054A3">
      <w:pPr>
        <w:rPr>
          <w:ins w:id="4163" w:author="Arthur Parmentier" w:date="2020-05-15T15:43:00Z"/>
        </w:rPr>
      </w:pPr>
      <w:ins w:id="4164" w:author="Arthur Parmentier" w:date="2020-05-15T15:42:00Z">
        <w:r w:rsidRPr="007C437A">
          <w:t xml:space="preserve">In the frame of </w:t>
        </w:r>
      </w:ins>
      <w:ins w:id="4165" w:author="Arthur Parmentier" w:date="2020-06-02T19:02:00Z">
        <w:r w:rsidR="00B64BAF" w:rsidRPr="007C437A">
          <w:t>my</w:t>
        </w:r>
      </w:ins>
      <w:ins w:id="4166" w:author="Arthur Parmentier" w:date="2020-05-15T15:42:00Z">
        <w:r w:rsidRPr="007C437A">
          <w:t xml:space="preserve"> master thesis, I have chosen</w:t>
        </w:r>
      </w:ins>
      <w:ins w:id="4167" w:author="Arthur Parmentier" w:date="2020-05-15T22:16:00Z">
        <w:r w:rsidR="00D57E4A" w:rsidRPr="007C437A">
          <w:t xml:space="preserve"> to </w:t>
        </w:r>
      </w:ins>
      <w:ins w:id="4168" w:author="Arthur Parmentier" w:date="2020-05-15T22:25:00Z">
        <w:r w:rsidR="00E85217" w:rsidRPr="007C437A">
          <w:t>focus on the use case of my tool as a learning tool</w:t>
        </w:r>
      </w:ins>
      <w:ins w:id="4169" w:author="Arthur Parmentier" w:date="2020-06-02T18:58:00Z">
        <w:r w:rsidR="001C55EF" w:rsidRPr="007C437A">
          <w:t xml:space="preserve"> in the first configuration (simulation of the whole SP orchestra)</w:t>
        </w:r>
      </w:ins>
      <w:ins w:id="4170" w:author="Arthur Parmentier" w:date="2020-05-15T22:25:00Z">
        <w:r w:rsidR="00E85217" w:rsidRPr="007C437A">
          <w:t>.</w:t>
        </w:r>
      </w:ins>
    </w:p>
    <w:p w:rsidR="006054A3" w:rsidRPr="007C437A" w:rsidRDefault="00A43C46" w:rsidP="006054A3">
      <w:pPr>
        <w:rPr>
          <w:ins w:id="4171" w:author="Arthur Parmentier" w:date="2020-05-15T15:44:00Z"/>
        </w:rPr>
      </w:pPr>
      <w:ins w:id="4172" w:author="Arthur Parmentier" w:date="2020-05-15T22:02:00Z">
        <w:r w:rsidRPr="007C437A">
          <w:t xml:space="preserve">In analogy with the </w:t>
        </w:r>
      </w:ins>
      <w:ins w:id="4173" w:author="Arthur Parmentier" w:date="2020-05-15T22:03:00Z">
        <w:r w:rsidRPr="007C437A">
          <w:t>constructivist</w:t>
        </w:r>
      </w:ins>
      <w:ins w:id="4174" w:author="Arthur Parmentier" w:date="2020-05-15T22:02:00Z">
        <w:r w:rsidRPr="007C437A">
          <w:t xml:space="preserve"> mode</w:t>
        </w:r>
      </w:ins>
      <w:ins w:id="4175" w:author="Arthur Parmentier" w:date="2020-05-15T22:03:00Z">
        <w:r w:rsidRPr="007C437A">
          <w:t>l we discussed previously, we know that the</w:t>
        </w:r>
      </w:ins>
      <w:ins w:id="4176" w:author="Arthur Parmentier" w:date="2020-05-15T15:44:00Z">
        <w:r w:rsidR="006054A3" w:rsidRPr="007C437A">
          <w:t xml:space="preserve"> learning tool must have </w:t>
        </w:r>
      </w:ins>
      <w:ins w:id="4177" w:author="Arthur Parmentier" w:date="2020-05-15T22:12:00Z">
        <w:r w:rsidR="002A46D5" w:rsidRPr="007C437A">
          <w:t xml:space="preserve">at least </w:t>
        </w:r>
      </w:ins>
      <w:ins w:id="4178" w:author="Arthur Parmentier" w:date="2020-05-15T15:44:00Z">
        <w:r w:rsidR="006054A3" w:rsidRPr="007C437A">
          <w:t>the following features:</w:t>
        </w:r>
      </w:ins>
    </w:p>
    <w:p w:rsidR="002408AA" w:rsidRPr="007C437A" w:rsidRDefault="002408AA">
      <w:pPr>
        <w:pStyle w:val="Paragraphedeliste"/>
        <w:numPr>
          <w:ilvl w:val="0"/>
          <w:numId w:val="23"/>
        </w:numPr>
        <w:rPr>
          <w:ins w:id="4179" w:author="Arthur Parmentier" w:date="2020-05-15T22:02:00Z"/>
        </w:rPr>
      </w:pPr>
      <w:ins w:id="4180" w:author="Arthur Parmentier" w:date="2020-05-15T21:59:00Z">
        <w:r w:rsidRPr="007C437A">
          <w:t>A</w:t>
        </w:r>
      </w:ins>
      <w:ins w:id="4181" w:author="Arthur Parmentier" w:date="2020-05-15T22:00:00Z">
        <w:r w:rsidRPr="007C437A">
          <w:t xml:space="preserve"> mechanism of sign </w:t>
        </w:r>
      </w:ins>
      <w:ins w:id="4182" w:author="Arthur Parmentier" w:date="2020-06-02T18:59:00Z">
        <w:r w:rsidR="00964E49" w:rsidRPr="007C437A">
          <w:t xml:space="preserve">&amp; dictionary </w:t>
        </w:r>
      </w:ins>
      <w:ins w:id="4183" w:author="Arthur Parmentier" w:date="2020-05-15T22:00:00Z">
        <w:r w:rsidRPr="007C437A">
          <w:t>creation</w:t>
        </w:r>
      </w:ins>
    </w:p>
    <w:p w:rsidR="00A43C46" w:rsidRPr="007C437A" w:rsidRDefault="004C63B5" w:rsidP="006054A3">
      <w:pPr>
        <w:pStyle w:val="Paragraphedeliste"/>
        <w:numPr>
          <w:ilvl w:val="0"/>
          <w:numId w:val="23"/>
        </w:numPr>
        <w:rPr>
          <w:ins w:id="4184" w:author="Arthur Parmentier" w:date="2020-05-15T22:04:00Z"/>
        </w:rPr>
      </w:pPr>
      <w:ins w:id="4185" w:author="Arthur Parmentier" w:date="2020-05-15T22:04:00Z">
        <w:r w:rsidRPr="007C437A">
          <w:t xml:space="preserve">A </w:t>
        </w:r>
      </w:ins>
      <w:ins w:id="4186" w:author="Arthur Parmentier" w:date="2020-06-02T18:59:00Z">
        <w:r w:rsidR="00964E49" w:rsidRPr="007C437A">
          <w:t>mechanism of classification between different signs and parametrization of different positions in</w:t>
        </w:r>
      </w:ins>
      <w:ins w:id="4187"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4188" w:author="Arthur Parmentier" w:date="2020-05-15T22:10:00Z"/>
        </w:rPr>
      </w:pPr>
      <w:ins w:id="4189" w:author="Arthur Parmentier" w:date="2020-05-15T22:08:00Z">
        <w:r w:rsidRPr="007C437A">
          <w:t>One or several grammatical systems</w:t>
        </w:r>
      </w:ins>
      <w:ins w:id="4190" w:author="Arthur Parmentier" w:date="2020-05-15T22:09:00Z">
        <w:r w:rsidRPr="007C437A">
          <w:t xml:space="preserve"> </w:t>
        </w:r>
      </w:ins>
      <w:ins w:id="4191"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4192" w:author="Arthur Parmentier" w:date="2020-05-15T22:12:00Z"/>
        </w:rPr>
      </w:pPr>
      <w:ins w:id="4193" w:author="Arthur Parmentier" w:date="2020-05-15T22:11:00Z">
        <w:r w:rsidRPr="007C437A">
          <w:t xml:space="preserve">Audio/visual feedback in response to the </w:t>
        </w:r>
        <w:proofErr w:type="spellStart"/>
        <w:r w:rsidRPr="007C437A">
          <w:t>soundpainter’s</w:t>
        </w:r>
        <w:proofErr w:type="spellEnd"/>
        <w:r w:rsidRPr="007C437A">
          <w:t xml:space="preserve"> requests</w:t>
        </w:r>
      </w:ins>
    </w:p>
    <w:p w:rsidR="00D57E4A" w:rsidRPr="007C437A" w:rsidRDefault="003D5D5B">
      <w:pPr>
        <w:rPr>
          <w:rPrChange w:id="4194" w:author="Arthur Parmentier" w:date="2020-06-07T15:27:00Z">
            <w:rPr/>
          </w:rPrChange>
        </w:rPr>
        <w:pPrChange w:id="4195" w:author="Arthur Parmentier" w:date="2020-05-15T22:12:00Z">
          <w:pPr>
            <w:pStyle w:val="Titre2"/>
          </w:pPr>
        </w:pPrChange>
      </w:pPr>
      <w:ins w:id="4196" w:author="Arthur Parmentier" w:date="2020-05-16T10:46:00Z">
        <w:r w:rsidRPr="007C437A">
          <w:rPr>
            <w:rPrChange w:id="4197" w:author="Arthur Parmentier" w:date="2020-06-07T15:27:00Z">
              <w:rPr/>
            </w:rPrChange>
          </w:rPr>
          <w:t xml:space="preserve">The goal of my </w:t>
        </w:r>
      </w:ins>
      <w:ins w:id="4198" w:author="Arthur Parmentier" w:date="2020-06-02T19:03:00Z">
        <w:r w:rsidR="004C2F74" w:rsidRPr="007C437A">
          <w:rPr>
            <w:rPrChange w:id="4199" w:author="Arthur Parmentier" w:date="2020-06-07T15:27:00Z">
              <w:rPr/>
            </w:rPrChange>
          </w:rPr>
          <w:t>project</w:t>
        </w:r>
      </w:ins>
      <w:ins w:id="4200" w:author="Arthur Parmentier" w:date="2020-05-16T10:46:00Z">
        <w:r w:rsidRPr="007C437A">
          <w:rPr>
            <w:rPrChange w:id="4201" w:author="Arthur Parmentier" w:date="2020-06-07T15:27:00Z">
              <w:rPr/>
            </w:rPrChange>
          </w:rPr>
          <w:t xml:space="preserve"> </w:t>
        </w:r>
      </w:ins>
      <w:ins w:id="4202" w:author="Arthur Parmentier" w:date="2020-06-02T19:03:00Z">
        <w:r w:rsidR="004C2F74" w:rsidRPr="007C437A">
          <w:rPr>
            <w:rPrChange w:id="4203" w:author="Arthur Parmentier" w:date="2020-06-07T15:27:00Z">
              <w:rPr/>
            </w:rPrChange>
          </w:rPr>
          <w:t>is</w:t>
        </w:r>
      </w:ins>
      <w:ins w:id="4204" w:author="Arthur Parmentier" w:date="2020-05-16T10:47:00Z">
        <w:r w:rsidRPr="007C437A">
          <w:rPr>
            <w:rPrChange w:id="4205" w:author="Arthur Parmentier" w:date="2020-06-07T15:27:00Z">
              <w:rPr/>
            </w:rPrChange>
          </w:rPr>
          <w:t xml:space="preserve"> to implement these features</w:t>
        </w:r>
      </w:ins>
      <w:ins w:id="4206" w:author="Arthur Parmentier" w:date="2020-05-16T10:50:00Z">
        <w:r w:rsidRPr="007C437A">
          <w:rPr>
            <w:rPrChange w:id="4207"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4208" w:author="Arthur Parmentier" w:date="2020-05-22T19:13:00Z"/>
        </w:rPr>
      </w:pPr>
      <w:bookmarkStart w:id="4209" w:name="_Toc42550134"/>
      <w:r w:rsidRPr="007C437A">
        <w:t>The big picture</w:t>
      </w:r>
      <w:bookmarkEnd w:id="4209"/>
      <w:del w:id="4210" w:author="Arthur Parmentier" w:date="2020-05-22T19:13:00Z">
        <w:r w:rsidRPr="007C437A" w:rsidDel="00195BC6">
          <w:delText>: general description of the system</w:delText>
        </w:r>
      </w:del>
    </w:p>
    <w:p w:rsidR="00195BC6" w:rsidRPr="007C437A" w:rsidRDefault="00195BC6">
      <w:pPr>
        <w:pStyle w:val="Titre3"/>
        <w:rPr>
          <w:ins w:id="4211" w:author="Arthur Parmentier" w:date="2020-05-16T10:55:00Z"/>
          <w:rPrChange w:id="4212" w:author="Arthur Parmentier" w:date="2020-06-07T15:27:00Z">
            <w:rPr>
              <w:ins w:id="4213" w:author="Arthur Parmentier" w:date="2020-05-16T10:55:00Z"/>
            </w:rPr>
          </w:rPrChange>
        </w:rPr>
        <w:pPrChange w:id="4214" w:author="Arthur Parmentier" w:date="2020-05-22T19:13:00Z">
          <w:pPr>
            <w:pStyle w:val="Titre2"/>
          </w:pPr>
        </w:pPrChange>
      </w:pPr>
      <w:bookmarkStart w:id="4215" w:name="_Toc42550135"/>
      <w:ins w:id="4216" w:author="Arthur Parmentier" w:date="2020-05-22T19:13:00Z">
        <w:r w:rsidRPr="007C437A">
          <w:rPr>
            <w:rPrChange w:id="4217" w:author="Arthur Parmentier" w:date="2020-06-07T15:27:00Z">
              <w:rPr/>
            </w:rPrChange>
          </w:rPr>
          <w:t>General overview of the system</w:t>
        </w:r>
      </w:ins>
      <w:bookmarkEnd w:id="4215"/>
    </w:p>
    <w:p w:rsidR="00672C10" w:rsidRPr="007C437A" w:rsidRDefault="00FD4109" w:rsidP="00672C10">
      <w:pPr>
        <w:rPr>
          <w:ins w:id="4218" w:author="Arthur Parmentier" w:date="2020-05-18T14:35:00Z"/>
        </w:rPr>
      </w:pPr>
      <w:ins w:id="4219" w:author="Arthur Parmentier" w:date="2020-06-02T19:04:00Z">
        <w:r w:rsidRPr="007C437A">
          <w:t>These goals and</w:t>
        </w:r>
      </w:ins>
      <w:ins w:id="4220" w:author="Arthur Parmentier" w:date="2020-05-16T11:00:00Z">
        <w:r w:rsidR="00672C10" w:rsidRPr="007C437A">
          <w:t xml:space="preserve"> the construc</w:t>
        </w:r>
      </w:ins>
      <w:ins w:id="4221" w:author="Arthur Parmentier" w:date="2020-05-16T11:01:00Z">
        <w:r w:rsidR="00672C10" w:rsidRPr="007C437A">
          <w:t>tivist approach to SP</w:t>
        </w:r>
      </w:ins>
      <w:ins w:id="4222" w:author="Arthur Parmentier" w:date="2020-05-22T19:07:00Z">
        <w:r w:rsidR="00BD79EF" w:rsidRPr="007C437A">
          <w:t xml:space="preserve"> that was </w:t>
        </w:r>
      </w:ins>
      <w:ins w:id="4223" w:author="Arthur Parmentier" w:date="2020-05-22T19:08:00Z">
        <w:r w:rsidR="00BD79EF" w:rsidRPr="007C437A">
          <w:t>presented in the previous parts</w:t>
        </w:r>
      </w:ins>
      <w:ins w:id="4224" w:author="Arthur Parmentier" w:date="2020-05-16T11:01:00Z">
        <w:r w:rsidR="00672C10" w:rsidRPr="007C437A">
          <w:t xml:space="preserve"> </w:t>
        </w:r>
      </w:ins>
      <w:ins w:id="4225" w:author="Arthur Parmentier" w:date="2020-06-02T19:04:00Z">
        <w:r w:rsidRPr="007C437A">
          <w:t>are</w:t>
        </w:r>
      </w:ins>
      <w:ins w:id="4226" w:author="Arthur Parmentier" w:date="2020-05-16T11:01:00Z">
        <w:r w:rsidR="00672C10" w:rsidRPr="007C437A">
          <w:t xml:space="preserve"> direct inspiration</w:t>
        </w:r>
      </w:ins>
      <w:ins w:id="4227" w:author="Arthur Parmentier" w:date="2020-06-02T19:04:00Z">
        <w:r w:rsidRPr="007C437A">
          <w:t>s</w:t>
        </w:r>
      </w:ins>
      <w:ins w:id="4228" w:author="Arthur Parmentier" w:date="2020-05-16T11:01:00Z">
        <w:r w:rsidR="00672C10" w:rsidRPr="007C437A">
          <w:t xml:space="preserve"> for </w:t>
        </w:r>
      </w:ins>
      <w:ins w:id="4229" w:author="Arthur Parmentier" w:date="2020-06-02T19:04:00Z">
        <w:r w:rsidRPr="007C437A">
          <w:t>building the recognition</w:t>
        </w:r>
      </w:ins>
      <w:ins w:id="4230" w:author="Arthur Parmentier" w:date="2020-05-16T11:01:00Z">
        <w:r w:rsidR="00672C10" w:rsidRPr="007C437A">
          <w:t xml:space="preserve"> </w:t>
        </w:r>
      </w:ins>
      <w:ins w:id="4231" w:author="Arthur Parmentier" w:date="2020-06-02T19:04:00Z">
        <w:r w:rsidRPr="007C437A">
          <w:t>with</w:t>
        </w:r>
      </w:ins>
      <w:ins w:id="4232" w:author="Arthur Parmentier" w:date="2020-05-16T11:01:00Z">
        <w:r w:rsidR="00672C10" w:rsidRPr="007C437A">
          <w:t xml:space="preserve"> several independent layers</w:t>
        </w:r>
      </w:ins>
      <w:ins w:id="4233" w:author="Arthur Parmentier" w:date="2020-05-18T14:33:00Z">
        <w:r w:rsidR="007A0B34" w:rsidRPr="007C437A">
          <w:t xml:space="preserve">, that are represented in </w:t>
        </w:r>
      </w:ins>
      <w:ins w:id="4234" w:author="Arthur Parmentier" w:date="2020-05-18T14:34:00Z">
        <w:r w:rsidR="007A0B34" w:rsidRPr="007C437A">
          <w:rPr>
            <w:rPrChange w:id="4235" w:author="Arthur Parmentier" w:date="2020-06-07T15:27:00Z">
              <w:rPr/>
            </w:rPrChange>
          </w:rPr>
          <w:fldChar w:fldCharType="begin"/>
        </w:r>
        <w:r w:rsidR="007A0B34" w:rsidRPr="007C437A">
          <w:instrText xml:space="preserve"> REF _Ref40704902 \h </w:instrText>
        </w:r>
      </w:ins>
      <w:r w:rsidR="007A0B34" w:rsidRPr="007C437A">
        <w:rPr>
          <w:rPrChange w:id="4236" w:author="Arthur Parmentier" w:date="2020-06-07T15:27:00Z">
            <w:rPr/>
          </w:rPrChange>
        </w:rPr>
      </w:r>
      <w:r w:rsidR="007A0B34" w:rsidRPr="007C437A">
        <w:rPr>
          <w:rPrChange w:id="4237" w:author="Arthur Parmentier" w:date="2020-06-07T15:27:00Z">
            <w:rPr/>
          </w:rPrChange>
        </w:rPr>
        <w:fldChar w:fldCharType="separate"/>
      </w:r>
      <w:ins w:id="4238" w:author="Arthur Parmentier" w:date="2020-05-18T14:34:00Z">
        <w:r w:rsidR="007A0B34" w:rsidRPr="007C437A">
          <w:t xml:space="preserve">Figure </w:t>
        </w:r>
        <w:r w:rsidR="007A0B34" w:rsidRPr="007C437A">
          <w:rPr>
            <w:rPrChange w:id="4239" w:author="Arthur Parmentier" w:date="2020-06-07T15:27:00Z">
              <w:rPr>
                <w:noProof/>
              </w:rPr>
            </w:rPrChange>
          </w:rPr>
          <w:t>1</w:t>
        </w:r>
        <w:r w:rsidR="007A0B34" w:rsidRPr="007C437A">
          <w:rPr>
            <w:rPrChange w:id="4240" w:author="Arthur Parmentier" w:date="2020-06-07T15:27:00Z">
              <w:rPr/>
            </w:rPrChange>
          </w:rPr>
          <w:fldChar w:fldCharType="end"/>
        </w:r>
      </w:ins>
      <w:ins w:id="4241" w:author="Arthur Parmentier" w:date="2020-05-18T14:35:00Z">
        <w:r w:rsidR="007A0B34" w:rsidRPr="007C437A">
          <w:t>.</w:t>
        </w:r>
      </w:ins>
    </w:p>
    <w:p w:rsidR="00040E14" w:rsidRPr="007C437A" w:rsidRDefault="00E43538" w:rsidP="00672C10">
      <w:pPr>
        <w:rPr>
          <w:ins w:id="4242" w:author="Arthur Parmentier" w:date="2020-06-02T19:15:00Z"/>
        </w:rPr>
      </w:pPr>
      <w:ins w:id="4243" w:author="Arthur Parmentier" w:date="2020-05-18T14:36:00Z">
        <w:r w:rsidRPr="007C437A">
          <w:lastRenderedPageBreak/>
          <w:t xml:space="preserve">Each layer </w:t>
        </w:r>
      </w:ins>
      <w:ins w:id="4244" w:author="Arthur Parmentier" w:date="2020-06-02T19:05:00Z">
        <w:r w:rsidR="00040E14" w:rsidRPr="007C437A">
          <w:t xml:space="preserve">has a </w:t>
        </w:r>
      </w:ins>
      <w:ins w:id="4245" w:author="Arthur Parmentier" w:date="2020-06-02T19:06:00Z">
        <w:r w:rsidR="00040E14" w:rsidRPr="007C437A">
          <w:t>particular function</w:t>
        </w:r>
      </w:ins>
      <w:ins w:id="4246" w:author="Arthur Parmentier" w:date="2020-06-02T19:05:00Z">
        <w:r w:rsidR="00040E14" w:rsidRPr="007C437A">
          <w:t xml:space="preserve"> that </w:t>
        </w:r>
      </w:ins>
      <w:ins w:id="4247" w:author="Arthur Parmentier" w:date="2020-06-02T19:06:00Z">
        <w:r w:rsidR="00040E14" w:rsidRPr="007C437A">
          <w:t>the user should easily be able to interpret.</w:t>
        </w:r>
      </w:ins>
      <w:ins w:id="4248" w:author="Arthur Parmentier" w:date="2020-06-02T19:07:00Z">
        <w:r w:rsidR="00040E14" w:rsidRPr="007C437A">
          <w:t xml:space="preserve"> Inside each layer are different processes and objects that the user interacts </w:t>
        </w:r>
      </w:ins>
      <w:ins w:id="4249" w:author="Arthur Parmentier" w:date="2020-06-02T19:09:00Z">
        <w:r w:rsidR="00040E14" w:rsidRPr="007C437A">
          <w:t>superficially with from</w:t>
        </w:r>
      </w:ins>
      <w:ins w:id="4250" w:author="Arthur Parmentier" w:date="2020-06-02T19:08:00Z">
        <w:r w:rsidR="00040E14" w:rsidRPr="007C437A">
          <w:t xml:space="preserve"> the interface of the pro</w:t>
        </w:r>
      </w:ins>
      <w:ins w:id="4251" w:author="Arthur Parmentier" w:date="2020-06-02T19:09:00Z">
        <w:r w:rsidR="00040E14" w:rsidRPr="007C437A">
          <w:t>gram.</w:t>
        </w:r>
      </w:ins>
      <w:ins w:id="4252" w:author="Arthur Parmentier" w:date="2020-06-02T19:10:00Z">
        <w:r w:rsidR="00040E14" w:rsidRPr="007C437A">
          <w:t xml:space="preserve"> For transparency, I have put in </w:t>
        </w:r>
      </w:ins>
      <w:ins w:id="4253" w:author="Arthur Parmentier" w:date="2020-06-03T17:22:00Z">
        <w:r w:rsidR="003A23BB" w:rsidRPr="007C437A">
          <w:t>white</w:t>
        </w:r>
      </w:ins>
      <w:ins w:id="4254" w:author="Arthur Parmentier" w:date="2020-06-02T19:10:00Z">
        <w:r w:rsidR="00040E14" w:rsidRPr="007C437A">
          <w:t xml:space="preserve"> the parts that I built myself and in </w:t>
        </w:r>
      </w:ins>
      <w:ins w:id="4255" w:author="Arthur Parmentier" w:date="2020-06-03T17:22:00Z">
        <w:r w:rsidR="003A23BB" w:rsidRPr="007C437A">
          <w:t>blue</w:t>
        </w:r>
      </w:ins>
      <w:ins w:id="4256" w:author="Arthur Parmentier" w:date="2020-06-02T19:10:00Z">
        <w:r w:rsidR="00040E14" w:rsidRPr="007C437A">
          <w:t xml:space="preserve"> the parts that are either taken </w:t>
        </w:r>
      </w:ins>
      <w:ins w:id="4257" w:author="Arthur Parmentier" w:date="2020-06-02T19:11:00Z">
        <w:r w:rsidR="00040E14" w:rsidRPr="007C437A">
          <w:t>from other works</w:t>
        </w:r>
      </w:ins>
      <w:ins w:id="4258" w:author="Arthur Parmentier" w:date="2020-06-02T19:33:00Z">
        <w:r w:rsidR="00351FEC" w:rsidRPr="007C437A">
          <w:rPr>
            <w:rStyle w:val="Appelnotedebasdep"/>
          </w:rPr>
          <w:footnoteReference w:id="43"/>
        </w:r>
      </w:ins>
      <w:ins w:id="4261" w:author="Arthur Parmentier" w:date="2020-06-02T19:11:00Z">
        <w:r w:rsidR="00040E14" w:rsidRPr="007C437A">
          <w:t xml:space="preserve"> </w:t>
        </w:r>
      </w:ins>
      <w:ins w:id="4262" w:author="Arthur Parmentier" w:date="2020-06-03T17:22:00Z">
        <w:r w:rsidR="003A23BB" w:rsidRPr="007C437A">
          <w:t>or</w:t>
        </w:r>
      </w:ins>
      <w:ins w:id="4263" w:author="Arthur Parmentier" w:date="2020-06-02T19:11:00Z">
        <w:r w:rsidR="00040E14" w:rsidRPr="007C437A">
          <w:t xml:space="preserve"> only slightly modified for my project.</w:t>
        </w:r>
      </w:ins>
    </w:p>
    <w:p w:rsidR="007D7578" w:rsidRPr="007C437A" w:rsidRDefault="007D7578" w:rsidP="00672C10">
      <w:pPr>
        <w:rPr>
          <w:ins w:id="4264" w:author="Arthur Parmentier" w:date="2020-06-02T19:26:00Z"/>
        </w:rPr>
      </w:pPr>
      <w:ins w:id="4265" w:author="Arthur Parmentier" w:date="2020-06-02T19:26:00Z">
        <w:r w:rsidRPr="007C437A">
          <w:t>At the interface l</w:t>
        </w:r>
      </w:ins>
      <w:ins w:id="4266" w:author="Arthur Parmentier" w:date="2020-06-02T19:32:00Z">
        <w:r w:rsidR="00B61700" w:rsidRPr="007C437A">
          <w:t>evel</w:t>
        </w:r>
      </w:ins>
      <w:ins w:id="4267" w:author="Arthur Parmentier" w:date="2020-06-02T19:26:00Z">
        <w:r w:rsidRPr="007C437A">
          <w:t>, all</w:t>
        </w:r>
      </w:ins>
      <w:ins w:id="4268" w:author="Arthur Parmentier" w:date="2020-06-02T19:16:00Z">
        <w:r w:rsidR="00FF3359" w:rsidRPr="007C437A">
          <w:t xml:space="preserve"> layers are implemented inside </w:t>
        </w:r>
      </w:ins>
      <w:ins w:id="4269" w:author="Arthur Parmentier" w:date="2020-06-02T19:17:00Z">
        <w:r w:rsidR="00FF3359" w:rsidRPr="007C437A">
          <w:t>Max/MSP, a graphical programming environment designed by IRCAM and optimized for real-time applications.</w:t>
        </w:r>
      </w:ins>
      <w:ins w:id="4270" w:author="Arthur Parmentier" w:date="2020-06-02T19:18:00Z">
        <w:r w:rsidR="00FF3359" w:rsidRPr="007C437A">
          <w:t xml:space="preserve"> </w:t>
        </w:r>
      </w:ins>
      <w:ins w:id="4271" w:author="Arthur Parmentier" w:date="2020-06-02T22:57:00Z">
        <w:r w:rsidR="004B04FD" w:rsidRPr="007C437A">
          <w:t>T</w:t>
        </w:r>
      </w:ins>
      <w:ins w:id="4272" w:author="Arthur Parmentier" w:date="2020-06-02T22:55:00Z">
        <w:r w:rsidR="004B04FD" w:rsidRPr="007C437A">
          <w:t>he user interface has a ver</w:t>
        </w:r>
      </w:ins>
      <w:ins w:id="4273" w:author="Arthur Parmentier" w:date="2020-06-02T22:56:00Z">
        <w:r w:rsidR="004B04FD" w:rsidRPr="007C437A">
          <w:t xml:space="preserve">y basic look and design. The user can see the whole </w:t>
        </w:r>
        <w:proofErr w:type="spellStart"/>
        <w:r w:rsidR="004B04FD" w:rsidRPr="007C437A">
          <w:t>patcher</w:t>
        </w:r>
        <w:proofErr w:type="spellEnd"/>
        <w:r w:rsidR="004B04FD" w:rsidRPr="007C437A">
          <w:t xml:space="preserve"> in the main window and </w:t>
        </w:r>
      </w:ins>
      <w:ins w:id="4274" w:author="Arthur Parmentier" w:date="2020-06-02T22:57:00Z">
        <w:r w:rsidR="005C333E" w:rsidRPr="007C437A">
          <w:t xml:space="preserve">is </w:t>
        </w:r>
      </w:ins>
      <w:ins w:id="4275" w:author="Arthur Parmentier" w:date="2020-06-02T22:56:00Z">
        <w:r w:rsidR="004B04FD" w:rsidRPr="007C437A">
          <w:t xml:space="preserve">also </w:t>
        </w:r>
      </w:ins>
      <w:ins w:id="4276" w:author="Arthur Parmentier" w:date="2020-06-02T22:57:00Z">
        <w:r w:rsidR="005C333E" w:rsidRPr="007C437A">
          <w:t xml:space="preserve">able to </w:t>
        </w:r>
      </w:ins>
      <w:ins w:id="4277" w:author="Arthur Parmentier" w:date="2020-06-02T22:56:00Z">
        <w:r w:rsidR="004B04FD" w:rsidRPr="007C437A">
          <w:t>access</w:t>
        </w:r>
      </w:ins>
      <w:ins w:id="4278" w:author="Arthur Parmentier" w:date="2020-06-02T22:57:00Z">
        <w:r w:rsidR="004B04FD" w:rsidRPr="007C437A">
          <w:t xml:space="preserve"> specific </w:t>
        </w:r>
      </w:ins>
      <w:ins w:id="4279" w:author="Arthur Parmentier" w:date="2020-06-02T22:58:00Z">
        <w:r w:rsidR="005C333E" w:rsidRPr="007C437A">
          <w:t>functionalities</w:t>
        </w:r>
      </w:ins>
      <w:ins w:id="4280" w:author="Arthur Parmentier" w:date="2020-06-02T22:57:00Z">
        <w:r w:rsidR="004B04FD" w:rsidRPr="007C437A">
          <w:t xml:space="preserve"> of each layer by using tabs.</w:t>
        </w:r>
      </w:ins>
    </w:p>
    <w:p w:rsidR="00FF3359" w:rsidRPr="007C437A" w:rsidRDefault="007D7578" w:rsidP="00672C10">
      <w:pPr>
        <w:rPr>
          <w:ins w:id="4281" w:author="Arthur Parmentier" w:date="2020-06-02T19:09:00Z"/>
        </w:rPr>
      </w:pPr>
      <w:ins w:id="4282" w:author="Arthur Parmentier" w:date="2020-06-02T19:26:00Z">
        <w:r w:rsidRPr="007C437A">
          <w:t xml:space="preserve">At the processing level, </w:t>
        </w:r>
      </w:ins>
      <w:ins w:id="4283" w:author="Arthur Parmentier" w:date="2020-06-02T19:20:00Z">
        <w:r w:rsidR="00FF3359" w:rsidRPr="007C437A">
          <w:t>Max/MSP itself h</w:t>
        </w:r>
      </w:ins>
      <w:ins w:id="4284" w:author="Arthur Parmentier" w:date="2020-06-02T19:21:00Z">
        <w:r w:rsidR="00FF3359" w:rsidRPr="007C437A">
          <w:t>as three different threads that it uses for processing the data passing through its compiled objects.</w:t>
        </w:r>
      </w:ins>
      <w:ins w:id="4285" w:author="Arthur Parmentier" w:date="2020-06-02T19:23:00Z">
        <w:r w:rsidR="00FF3359" w:rsidRPr="007C437A">
          <w:t xml:space="preserve"> For these threads, Max </w:t>
        </w:r>
      </w:ins>
      <w:ins w:id="4286" w:author="Arthur Parmentier" w:date="2020-06-02T19:24:00Z">
        <w:r w:rsidR="00FF3359" w:rsidRPr="007C437A">
          <w:t>guarantees</w:t>
        </w:r>
      </w:ins>
      <w:ins w:id="4287" w:author="Arthur Parmentier" w:date="2020-06-02T19:23:00Z">
        <w:r w:rsidR="00FF3359" w:rsidRPr="007C437A">
          <w:t xml:space="preserve"> the synchroni</w:t>
        </w:r>
      </w:ins>
      <w:ins w:id="4288" w:author="Arthur Parmentier" w:date="2020-06-02T19:24:00Z">
        <w:r w:rsidR="00FF3359" w:rsidRPr="007C437A">
          <w:t>city</w:t>
        </w:r>
        <w:r w:rsidRPr="007C437A">
          <w:t xml:space="preserve">/ordering of events. </w:t>
        </w:r>
      </w:ins>
      <w:ins w:id="4289" w:author="Arthur Parmentier" w:date="2020-06-02T19:22:00Z">
        <w:r w:rsidR="00FF3359" w:rsidRPr="007C437A">
          <w:t xml:space="preserve">However, Max also interprets node.js code </w:t>
        </w:r>
      </w:ins>
      <w:ins w:id="4290" w:author="Arthur Parmentier" w:date="2020-06-02T19:24:00Z">
        <w:r w:rsidRPr="007C437A">
          <w:t>that</w:t>
        </w:r>
      </w:ins>
      <w:ins w:id="4291" w:author="Arthur Parmentier" w:date="2020-06-02T19:23:00Z">
        <w:r w:rsidR="00FF3359" w:rsidRPr="007C437A">
          <w:t xml:space="preserve"> is </w:t>
        </w:r>
      </w:ins>
      <w:ins w:id="4292" w:author="Arthur Parmentier" w:date="2020-06-02T19:24:00Z">
        <w:r w:rsidRPr="007C437A">
          <w:t>processed in external thread</w:t>
        </w:r>
      </w:ins>
      <w:ins w:id="4293" w:author="Arthur Parmentier" w:date="2020-06-02T19:25:00Z">
        <w:r w:rsidRPr="007C437A">
          <w:t>s asynchronously to Max internal threads.</w:t>
        </w:r>
      </w:ins>
      <w:ins w:id="4294" w:author="Arthur Parmentier" w:date="2020-06-02T19:26:00Z">
        <w:r w:rsidRPr="007C437A">
          <w:t xml:space="preserve"> We wil</w:t>
        </w:r>
      </w:ins>
      <w:ins w:id="4295" w:author="Arthur Parmentier" w:date="2020-06-02T19:27:00Z">
        <w:r w:rsidRPr="007C437A">
          <w:t>l discuss the consequences and implementation choices of this remark in future sections of the report.</w:t>
        </w:r>
      </w:ins>
    </w:p>
    <w:p w:rsidR="00436197" w:rsidRPr="007C437A" w:rsidRDefault="00324E8C" w:rsidP="00672C10">
      <w:pPr>
        <w:rPr>
          <w:ins w:id="4296" w:author="Arthur Parmentier" w:date="2020-05-16T11:02:00Z"/>
        </w:rPr>
      </w:pPr>
      <w:ins w:id="4297" w:author="Arthur Parmentier" w:date="2020-05-18T14:40:00Z">
        <w:r w:rsidRPr="007C437A">
          <w:rPr>
            <w:noProof/>
            <w:rPrChange w:id="4298"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4299" w:author="Arthur Parmentier" w:date="2020-05-18T14:33:00Z">
        <w:r w:rsidR="007A0B34" w:rsidRPr="007C437A">
          <w:rPr>
            <w:noProof/>
            <w:rPrChange w:id="4300"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FA5F3C" w:rsidRPr="002C3653" w:rsidRDefault="00FA5F3C">
                              <w:pPr>
                                <w:pStyle w:val="Lgende"/>
                                <w:rPr>
                                  <w:noProof/>
                                </w:rPr>
                                <w:pPrChange w:id="4301" w:author="Arthur Parmentier" w:date="2020-05-18T14:33:00Z">
                                  <w:pPr/>
                                </w:pPrChange>
                              </w:pPr>
                              <w:bookmarkStart w:id="4302" w:name="_Ref40704902"/>
                              <w:bookmarkStart w:id="4303" w:name="_Ref40704896"/>
                              <w:ins w:id="4304" w:author="Arthur Parmentier" w:date="2020-05-18T14:33:00Z">
                                <w:r>
                                  <w:t xml:space="preserve">Figure </w:t>
                                </w:r>
                                <w:r>
                                  <w:fldChar w:fldCharType="begin"/>
                                </w:r>
                                <w:r>
                                  <w:instrText xml:space="preserve"> SEQ Figure \* ARABIC </w:instrText>
                                </w:r>
                              </w:ins>
                              <w:r>
                                <w:fldChar w:fldCharType="separate"/>
                              </w:r>
                              <w:ins w:id="4305" w:author="Arthur Parmentier" w:date="2020-06-05T21:05:00Z">
                                <w:r>
                                  <w:rPr>
                                    <w:noProof/>
                                  </w:rPr>
                                  <w:t>2</w:t>
                                </w:r>
                              </w:ins>
                              <w:ins w:id="4306" w:author="Arthur Parmentier" w:date="2020-05-18T14:33:00Z">
                                <w:r>
                                  <w:fldChar w:fldCharType="end"/>
                                </w:r>
                                <w:bookmarkEnd w:id="4302"/>
                                <w:r>
                                  <w:t xml:space="preserve"> Summary of the recognition program structure</w:t>
                                </w:r>
                              </w:ins>
                              <w:bookmarkEnd w:id="4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FA5F3C" w:rsidRPr="002C3653" w:rsidRDefault="00FA5F3C">
                        <w:pPr>
                          <w:pStyle w:val="Lgende"/>
                          <w:rPr>
                            <w:noProof/>
                          </w:rPr>
                          <w:pPrChange w:id="4307" w:author="Arthur Parmentier" w:date="2020-05-18T14:33:00Z">
                            <w:pPr/>
                          </w:pPrChange>
                        </w:pPr>
                        <w:bookmarkStart w:id="4308" w:name="_Ref40704902"/>
                        <w:bookmarkStart w:id="4309" w:name="_Ref40704896"/>
                        <w:ins w:id="4310" w:author="Arthur Parmentier" w:date="2020-05-18T14:33:00Z">
                          <w:r>
                            <w:t xml:space="preserve">Figure </w:t>
                          </w:r>
                          <w:r>
                            <w:fldChar w:fldCharType="begin"/>
                          </w:r>
                          <w:r>
                            <w:instrText xml:space="preserve"> SEQ Figure \* ARABIC </w:instrText>
                          </w:r>
                        </w:ins>
                        <w:r>
                          <w:fldChar w:fldCharType="separate"/>
                        </w:r>
                        <w:ins w:id="4311" w:author="Arthur Parmentier" w:date="2020-06-05T21:05:00Z">
                          <w:r>
                            <w:rPr>
                              <w:noProof/>
                            </w:rPr>
                            <w:t>2</w:t>
                          </w:r>
                        </w:ins>
                        <w:ins w:id="4312" w:author="Arthur Parmentier" w:date="2020-05-18T14:33:00Z">
                          <w:r>
                            <w:fldChar w:fldCharType="end"/>
                          </w:r>
                          <w:bookmarkEnd w:id="4308"/>
                          <w:r>
                            <w:t xml:space="preserve"> Summary of the recognition program structure</w:t>
                          </w:r>
                        </w:ins>
                        <w:bookmarkEnd w:id="4309"/>
                      </w:p>
                    </w:txbxContent>
                  </v:textbox>
                  <w10:wrap type="topAndBottom"/>
                </v:shape>
              </w:pict>
            </mc:Fallback>
          </mc:AlternateContent>
        </w:r>
      </w:ins>
    </w:p>
    <w:p w:rsidR="00705B17" w:rsidRPr="007C437A" w:rsidRDefault="00705B17">
      <w:pPr>
        <w:pStyle w:val="Titre3"/>
        <w:rPr>
          <w:ins w:id="4313" w:author="Arthur Parmentier" w:date="2020-05-22T17:09:00Z"/>
          <w:rPrChange w:id="4314" w:author="Arthur Parmentier" w:date="2020-06-07T15:27:00Z">
            <w:rPr>
              <w:ins w:id="4315" w:author="Arthur Parmentier" w:date="2020-05-22T17:09:00Z"/>
            </w:rPr>
          </w:rPrChange>
        </w:rPr>
        <w:pPrChange w:id="4316" w:author="Arthur Parmentier" w:date="2020-05-22T19:10:00Z">
          <w:pPr>
            <w:pStyle w:val="Titre2"/>
          </w:pPr>
        </w:pPrChange>
      </w:pPr>
      <w:bookmarkStart w:id="4317" w:name="_Toc42550136"/>
      <w:ins w:id="4318" w:author="Arthur Parmentier" w:date="2020-05-22T17:08:00Z">
        <w:r w:rsidRPr="007C437A">
          <w:rPr>
            <w:rPrChange w:id="4319" w:author="Arthur Parmentier" w:date="2020-06-07T15:27:00Z">
              <w:rPr/>
            </w:rPrChange>
          </w:rPr>
          <w:lastRenderedPageBreak/>
          <w:t>The choice of Max/MSP</w:t>
        </w:r>
      </w:ins>
      <w:bookmarkEnd w:id="4317"/>
    </w:p>
    <w:p w:rsidR="0085122F" w:rsidRPr="007C437A" w:rsidRDefault="0085122F" w:rsidP="0085122F">
      <w:pPr>
        <w:rPr>
          <w:ins w:id="4320" w:author="Arthur Parmentier" w:date="2020-05-22T17:14:00Z"/>
        </w:rPr>
      </w:pPr>
      <w:ins w:id="4321" w:author="Arthur Parmentier" w:date="2020-05-22T17:09:00Z">
        <w:r w:rsidRPr="007C437A">
          <w:t xml:space="preserve">Before starting a finer description of the mechanisms of the program, I would like to </w:t>
        </w:r>
      </w:ins>
      <w:ins w:id="4322" w:author="Arthur Parmentier" w:date="2020-05-22T17:13:00Z">
        <w:r w:rsidRPr="007C437A">
          <w:t>motivate the choice of Max/MSP as the main programming environment</w:t>
        </w:r>
      </w:ins>
      <w:ins w:id="4323" w:author="Arthur Parmentier" w:date="2020-05-22T19:11:00Z">
        <w:r w:rsidR="00417CFA" w:rsidRPr="007C437A">
          <w:t xml:space="preserve"> hosting the different layers and functionalities.</w:t>
        </w:r>
      </w:ins>
    </w:p>
    <w:p w:rsidR="0034163D" w:rsidRPr="007C437A" w:rsidRDefault="0085122F" w:rsidP="0085122F">
      <w:pPr>
        <w:rPr>
          <w:ins w:id="4324" w:author="Arthur Parmentier" w:date="2020-05-22T17:21:00Z"/>
        </w:rPr>
      </w:pPr>
      <w:ins w:id="4325" w:author="Arthur Parmentier" w:date="2020-05-22T17:14:00Z">
        <w:r w:rsidRPr="007C437A">
          <w:t>There are several options for building such a t</w:t>
        </w:r>
      </w:ins>
      <w:ins w:id="4326" w:author="Arthur Parmentier" w:date="2020-05-22T17:15:00Z">
        <w:r w:rsidRPr="007C437A">
          <w:t>ool</w:t>
        </w:r>
      </w:ins>
      <w:ins w:id="4327" w:author="Arthur Parmentier" w:date="2020-05-22T17:20:00Z">
        <w:r w:rsidR="0034163D" w:rsidRPr="007C437A">
          <w:t xml:space="preserve">, each with their own pros and cons. </w:t>
        </w:r>
      </w:ins>
      <w:ins w:id="4328" w:author="Arthur Parmentier" w:date="2020-05-22T17:21:00Z">
        <w:r w:rsidR="0034163D" w:rsidRPr="007C437A">
          <w:t xml:space="preserve">In my case, I have considered Unity3D and </w:t>
        </w:r>
        <w:proofErr w:type="spellStart"/>
        <w:r w:rsidR="0034163D" w:rsidRPr="007C437A">
          <w:t>PureData</w:t>
        </w:r>
        <w:proofErr w:type="spellEnd"/>
        <w:r w:rsidR="0034163D" w:rsidRPr="007C437A">
          <w:t xml:space="preserve"> as the main alternatives to Max/MSP.</w:t>
        </w:r>
      </w:ins>
    </w:p>
    <w:p w:rsidR="0034163D" w:rsidRPr="007C437A" w:rsidRDefault="0034163D" w:rsidP="0085122F">
      <w:pPr>
        <w:rPr>
          <w:ins w:id="4329" w:author="Arthur Parmentier" w:date="2020-05-22T17:23:00Z"/>
        </w:rPr>
      </w:pPr>
      <w:ins w:id="4330" w:author="Arthur Parmentier" w:date="2020-05-22T17:21:00Z">
        <w:r w:rsidRPr="007C437A">
          <w:t>The advantage of Unity3D over Max/MSP</w:t>
        </w:r>
      </w:ins>
      <w:ins w:id="4331" w:author="Arthur Parmentier" w:date="2020-05-22T17:22:00Z">
        <w:r w:rsidRPr="007C437A">
          <w:t>(/Jitter) is that it is endorsed by a much larger community, it is free and has a better potential in terms</w:t>
        </w:r>
      </w:ins>
      <w:ins w:id="4332" w:author="Arthur Parmentier" w:date="2020-05-22T17:23:00Z">
        <w:r w:rsidRPr="007C437A">
          <w:t xml:space="preserve"> of graphics.</w:t>
        </w:r>
      </w:ins>
    </w:p>
    <w:p w:rsidR="0034163D" w:rsidRPr="007C437A" w:rsidRDefault="0034163D" w:rsidP="0085122F">
      <w:pPr>
        <w:rPr>
          <w:ins w:id="4333" w:author="Arthur Parmentier" w:date="2020-05-22T17:23:00Z"/>
        </w:rPr>
      </w:pPr>
      <w:ins w:id="4334" w:author="Arthur Parmentier" w:date="2020-05-22T17:23:00Z">
        <w:r w:rsidRPr="007C437A">
          <w:t xml:space="preserve">The advantage of </w:t>
        </w:r>
        <w:proofErr w:type="spellStart"/>
        <w:r w:rsidRPr="007C437A">
          <w:t>PureData</w:t>
        </w:r>
        <w:proofErr w:type="spellEnd"/>
        <w:r w:rsidRPr="007C437A">
          <w:t xml:space="preserve"> over Max/MSP is essentially that is it free and open source.</w:t>
        </w:r>
      </w:ins>
    </w:p>
    <w:p w:rsidR="0034163D" w:rsidRPr="007C437A" w:rsidRDefault="0034163D" w:rsidP="0085122F">
      <w:pPr>
        <w:rPr>
          <w:ins w:id="4335" w:author="Arthur Parmentier" w:date="2020-05-22T17:24:00Z"/>
        </w:rPr>
      </w:pPr>
      <w:ins w:id="4336" w:author="Arthur Parmentier" w:date="2020-05-22T17:23:00Z">
        <w:r w:rsidRPr="007C437A">
          <w:t xml:space="preserve">However, I think that Max/MSP is a better </w:t>
        </w:r>
      </w:ins>
      <w:ins w:id="4337"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4338" w:author="Arthur Parmentier" w:date="2020-05-22T17:29:00Z"/>
        </w:rPr>
      </w:pPr>
      <w:ins w:id="4339" w:author="Arthur Parmentier" w:date="2020-05-22T17:24:00Z">
        <w:r w:rsidRPr="007C437A">
          <w:t>Max/MSP is a high-level object-based programming language</w:t>
        </w:r>
      </w:ins>
      <w:ins w:id="4340" w:author="Arthur Parmentier" w:date="2020-05-22T17:25:00Z">
        <w:r w:rsidRPr="007C437A">
          <w:t xml:space="preserve"> with already</w:t>
        </w:r>
      </w:ins>
      <w:ins w:id="4341" w:author="Arthur Parmentier" w:date="2020-05-22T17:26:00Z">
        <w:r w:rsidRPr="007C437A">
          <w:t xml:space="preserve"> optimized pieces for music and real-time applications that are easy to use</w:t>
        </w:r>
      </w:ins>
      <w:ins w:id="4342" w:author="Arthur Parmentier" w:date="2020-05-22T17:30:00Z">
        <w:r w:rsidR="001E09DA" w:rsidRPr="007C437A">
          <w:t xml:space="preserve"> and assemble</w:t>
        </w:r>
      </w:ins>
      <w:ins w:id="4343" w:author="Arthur Parmentier" w:date="2020-05-22T17:26:00Z">
        <w:r w:rsidRPr="007C437A">
          <w:t xml:space="preserve">. It allows for </w:t>
        </w:r>
      </w:ins>
      <w:ins w:id="4344" w:author="Arthur Parmentier" w:date="2020-05-22T17:27:00Z">
        <w:r w:rsidRPr="007C437A">
          <w:t>scripting in JS and Node.js, which makes it a powerful host for a</w:t>
        </w:r>
      </w:ins>
      <w:ins w:id="4345" w:author="Arthur Parmentier" w:date="2020-05-22T17:28:00Z">
        <w:r w:rsidRPr="007C437A">
          <w:t xml:space="preserve"> huge number of scripts and tools developed by the web community</w:t>
        </w:r>
      </w:ins>
      <w:ins w:id="4346" w:author="Arthur Parmentier" w:date="2020-05-22T17:29:00Z">
        <w:r w:rsidR="001E09DA" w:rsidRPr="007C437A">
          <w:t xml:space="preserve"> and its graphical interface al</w:t>
        </w:r>
      </w:ins>
      <w:ins w:id="4347"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4348" w:author="Arthur Parmentier" w:date="2020-05-22T17:33:00Z"/>
        </w:rPr>
      </w:pPr>
      <w:ins w:id="4349" w:author="Arthur Parmentier" w:date="2020-05-22T17:31:00Z">
        <w:r w:rsidRPr="007C437A">
          <w:t>Max/MSP comes from IRCAM and is used by a community of artists and musicians</w:t>
        </w:r>
      </w:ins>
      <w:ins w:id="4350" w:author="Arthur Parmentier" w:date="2020-05-22T17:32:00Z">
        <w:r w:rsidRPr="007C437A">
          <w:t xml:space="preserve"> with </w:t>
        </w:r>
      </w:ins>
      <w:ins w:id="4351"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4352" w:author="Arthur Parmentier" w:date="2020-05-22T17:36:00Z"/>
        </w:rPr>
      </w:pPr>
      <w:ins w:id="4353" w:author="Arthur Parmentier" w:date="2020-05-22T17:34:00Z">
        <w:r w:rsidRPr="007C437A">
          <w:t>Max/MSP has a nicer visual interface than PD, is maintained by a commercial company</w:t>
        </w:r>
      </w:ins>
      <w:ins w:id="4354" w:author="Arthur Parmentier" w:date="2020-05-22T17:35:00Z">
        <w:r w:rsidRPr="007C437A">
          <w:t xml:space="preserve"> whereas PD has not been updated for years</w:t>
        </w:r>
      </w:ins>
      <w:ins w:id="4355" w:author="Arthur Parmentier" w:date="2020-05-22T17:36:00Z">
        <w:r w:rsidRPr="007C437A">
          <w:t>.</w:t>
        </w:r>
      </w:ins>
    </w:p>
    <w:p w:rsidR="001E09DA" w:rsidRPr="007C437A" w:rsidRDefault="00EE1399" w:rsidP="0034163D">
      <w:pPr>
        <w:pStyle w:val="Paragraphedeliste"/>
        <w:numPr>
          <w:ilvl w:val="0"/>
          <w:numId w:val="40"/>
        </w:numPr>
        <w:rPr>
          <w:ins w:id="4356" w:author="Arthur Parmentier" w:date="2020-05-22T17:37:00Z"/>
        </w:rPr>
      </w:pPr>
      <w:ins w:id="4357"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4358" w:author="Arthur Parmentier" w:date="2020-05-22T17:42:00Z"/>
        </w:rPr>
      </w:pPr>
      <w:ins w:id="4359" w:author="Arthur Parmentier" w:date="2020-05-22T17:40:00Z">
        <w:r w:rsidRPr="007C437A">
          <w:t xml:space="preserve">The graphical programming interface of Max/MSP can be transformed into a user </w:t>
        </w:r>
      </w:ins>
      <w:ins w:id="4360" w:author="Arthur Parmentier" w:date="2020-05-22T17:41:00Z">
        <w:r w:rsidRPr="007C437A">
          <w:t xml:space="preserve">interface easily (for simple demos such as </w:t>
        </w:r>
      </w:ins>
      <w:ins w:id="4361" w:author="Arthur Parmentier" w:date="2020-05-22T17:42:00Z">
        <w:r w:rsidRPr="007C437A">
          <w:t>mine) …</w:t>
        </w:r>
      </w:ins>
      <w:ins w:id="4362"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4363" w:author="Arthur Parmentier" w:date="2020-05-22T17:43:00Z"/>
        </w:rPr>
      </w:pPr>
      <w:ins w:id="4364" w:author="Arthur Parmentier" w:date="2020-05-22T17:42:00Z">
        <w:r w:rsidRPr="007C437A">
          <w:t>Given my programming skills and the time constraints of the project, Max/MSP was a much faster approa</w:t>
        </w:r>
      </w:ins>
      <w:ins w:id="4365" w:author="Arthur Parmentier" w:date="2020-05-22T17:43:00Z">
        <w:r w:rsidRPr="007C437A">
          <w:t>ch than Unity3D.</w:t>
        </w:r>
      </w:ins>
    </w:p>
    <w:p w:rsidR="00FF3359" w:rsidRPr="007C437A" w:rsidRDefault="00EE1399">
      <w:pPr>
        <w:rPr>
          <w:ins w:id="4366" w:author="Arthur Parmentier" w:date="2020-05-22T17:43:00Z"/>
        </w:rPr>
        <w:pPrChange w:id="4367" w:author="Arthur Parmentier" w:date="2020-05-22T17:43:00Z">
          <w:pPr>
            <w:pStyle w:val="Paragraphedeliste"/>
            <w:numPr>
              <w:numId w:val="40"/>
            </w:numPr>
            <w:ind w:hanging="360"/>
          </w:pPr>
        </w:pPrChange>
      </w:pPr>
      <w:ins w:id="4368" w:author="Arthur Parmentier" w:date="2020-05-22T17:43:00Z">
        <w:r w:rsidRPr="007C437A">
          <w:t xml:space="preserve">Although being a commercial software, </w:t>
        </w:r>
      </w:ins>
      <w:ins w:id="4369" w:author="Arthur Parmentier" w:date="2020-05-22T18:37:00Z">
        <w:r w:rsidR="00C24A48" w:rsidRPr="007C437A">
          <w:t>Max/MSP</w:t>
        </w:r>
      </w:ins>
      <w:ins w:id="4370" w:author="Arthur Parmentier" w:date="2020-05-22T17:43:00Z">
        <w:r w:rsidRPr="007C437A">
          <w:t xml:space="preserve"> patch</w:t>
        </w:r>
      </w:ins>
      <w:ins w:id="4371" w:author="Arthur Parmentier" w:date="2020-05-22T18:37:00Z">
        <w:r w:rsidR="00C24A48" w:rsidRPr="007C437A">
          <w:t>ers</w:t>
        </w:r>
      </w:ins>
      <w:ins w:id="4372" w:author="Arthur Parmentier" w:date="2020-05-22T17:43:00Z">
        <w:r w:rsidRPr="007C437A">
          <w:t xml:space="preserve"> can be compi</w:t>
        </w:r>
      </w:ins>
      <w:ins w:id="4373" w:author="Arthur Parmentier" w:date="2020-05-22T17:44:00Z">
        <w:r w:rsidRPr="007C437A">
          <w:t>led to a standalone program for Windows and Mac OS, allowing to s</w:t>
        </w:r>
      </w:ins>
      <w:ins w:id="4374" w:author="Arthur Parmentier" w:date="2020-05-22T17:45:00Z">
        <w:r w:rsidRPr="007C437A">
          <w:t>hare the program for free.</w:t>
        </w:r>
      </w:ins>
    </w:p>
    <w:p w:rsidR="00DE1036" w:rsidRPr="007C437A" w:rsidDel="00CE7ED8" w:rsidRDefault="00AD721A">
      <w:pPr>
        <w:pStyle w:val="Titre2"/>
        <w:rPr>
          <w:del w:id="4375" w:author="Arthur Parmentier" w:date="2020-05-18T13:37:00Z"/>
        </w:rPr>
      </w:pPr>
      <w:bookmarkStart w:id="4376" w:name="_Toc42550137"/>
      <w:ins w:id="4377" w:author="Arthur Parmentier" w:date="2020-06-03T22:06:00Z">
        <w:r w:rsidRPr="007C437A">
          <w:t>Description of each layer</w:t>
        </w:r>
      </w:ins>
      <w:bookmarkEnd w:id="4376"/>
    </w:p>
    <w:p w:rsidR="00CE7ED8" w:rsidRPr="007C437A" w:rsidRDefault="00CE7ED8">
      <w:pPr>
        <w:pStyle w:val="Titre2"/>
        <w:rPr>
          <w:ins w:id="4378" w:author="Arthur Parmentier" w:date="2020-05-18T17:11:00Z"/>
        </w:rPr>
      </w:pPr>
      <w:bookmarkStart w:id="4379" w:name="_Toc42550138"/>
      <w:bookmarkEnd w:id="4379"/>
    </w:p>
    <w:p w:rsidR="00F25194" w:rsidRPr="007C437A" w:rsidRDefault="00F25194">
      <w:pPr>
        <w:pStyle w:val="Titre3"/>
        <w:rPr>
          <w:ins w:id="4380" w:author="Arthur Parmentier" w:date="2020-05-18T15:01:00Z"/>
          <w:rPrChange w:id="4381" w:author="Arthur Parmentier" w:date="2020-06-07T15:27:00Z">
            <w:rPr>
              <w:ins w:id="4382" w:author="Arthur Parmentier" w:date="2020-05-18T15:01:00Z"/>
            </w:rPr>
          </w:rPrChange>
        </w:rPr>
        <w:pPrChange w:id="4383" w:author="Arthur Parmentier" w:date="2020-05-18T17:12:00Z">
          <w:pPr>
            <w:pStyle w:val="Titre2"/>
          </w:pPr>
        </w:pPrChange>
      </w:pPr>
      <w:bookmarkStart w:id="4384" w:name="_Toc42550139"/>
      <w:r w:rsidRPr="007C437A">
        <w:rPr>
          <w:rPrChange w:id="4385" w:author="Arthur Parmentier" w:date="2020-06-07T15:27:00Z">
            <w:rPr/>
          </w:rPrChange>
        </w:rPr>
        <w:t xml:space="preserve">Part 1: </w:t>
      </w:r>
      <w:del w:id="4386" w:author="Arthur Parmentier" w:date="2020-05-18T15:01:00Z">
        <w:r w:rsidRPr="007C437A" w:rsidDel="00237B5C">
          <w:rPr>
            <w:rPrChange w:id="4387" w:author="Arthur Parmentier" w:date="2020-06-07T15:27:00Z">
              <w:rPr/>
            </w:rPrChange>
          </w:rPr>
          <w:delText>Posenet &amp; gloves feature building</w:delText>
        </w:r>
      </w:del>
      <w:ins w:id="4388" w:author="Arthur Parmentier" w:date="2020-05-18T15:01:00Z">
        <w:r w:rsidR="00237B5C" w:rsidRPr="007C437A">
          <w:rPr>
            <w:rPrChange w:id="4389" w:author="Arthur Parmentier" w:date="2020-06-07T15:27:00Z">
              <w:rPr/>
            </w:rPrChange>
          </w:rPr>
          <w:t>Motion tracking inputs</w:t>
        </w:r>
        <w:bookmarkEnd w:id="4384"/>
      </w:ins>
    </w:p>
    <w:p w:rsidR="00F11A13" w:rsidRPr="007C437A" w:rsidRDefault="00F11A13" w:rsidP="0060525E">
      <w:pPr>
        <w:rPr>
          <w:ins w:id="4390" w:author="Arthur Parmentier" w:date="2020-05-22T19:19:00Z"/>
        </w:rPr>
      </w:pPr>
      <w:ins w:id="4391" w:author="Arthur Parmentier" w:date="2020-05-22T19:13:00Z">
        <w:r w:rsidRPr="007C437A">
          <w:t>As</w:t>
        </w:r>
      </w:ins>
      <w:ins w:id="4392" w:author="Arthur Parmentier" w:date="2020-05-22T19:14:00Z">
        <w:r w:rsidRPr="007C437A">
          <w:t xml:space="preserve"> humans, we are equipped with </w:t>
        </w:r>
      </w:ins>
      <w:ins w:id="4393" w:author="Arthur Parmentier" w:date="2020-05-22T19:15:00Z">
        <w:r w:rsidRPr="007C437A">
          <w:t>cognition and recognition systems that allow us</w:t>
        </w:r>
      </w:ins>
      <w:ins w:id="4394" w:author="Arthur Parmentier" w:date="2020-05-22T19:16:00Z">
        <w:r w:rsidRPr="007C437A">
          <w:t xml:space="preserve"> to discern </w:t>
        </w:r>
      </w:ins>
      <w:ins w:id="4395" w:author="Arthur Parmentier" w:date="2020-06-03T17:24:00Z">
        <w:r w:rsidR="00EF1B4B" w:rsidRPr="007C437A">
          <w:t xml:space="preserve">a wide variety of </w:t>
        </w:r>
      </w:ins>
      <w:ins w:id="4396" w:author="Arthur Parmentier" w:date="2020-05-22T19:16:00Z">
        <w:r w:rsidRPr="007C437A">
          <w:t>objects</w:t>
        </w:r>
      </w:ins>
      <w:ins w:id="4397" w:author="Arthur Parmentier" w:date="2020-06-03T17:24:00Z">
        <w:r w:rsidR="00EF1B4B" w:rsidRPr="007C437A">
          <w:t xml:space="preserve"> such as</w:t>
        </w:r>
      </w:ins>
      <w:ins w:id="4398" w:author="Arthur Parmentier" w:date="2020-05-22T19:16:00Z">
        <w:r w:rsidRPr="007C437A">
          <w:t xml:space="preserve"> bodies in space and to build features </w:t>
        </w:r>
      </w:ins>
      <w:ins w:id="4399" w:author="Arthur Parmentier" w:date="2020-05-22T19:17:00Z">
        <w:r w:rsidRPr="007C437A">
          <w:t>to identify</w:t>
        </w:r>
      </w:ins>
      <w:ins w:id="4400" w:author="Arthur Parmentier" w:date="2020-06-03T17:25:00Z">
        <w:r w:rsidR="00EF1B4B" w:rsidRPr="007C437A">
          <w:t xml:space="preserve"> (</w:t>
        </w:r>
      </w:ins>
      <w:ins w:id="4401" w:author="Arthur Parmentier" w:date="2020-05-22T19:17:00Z">
        <w:r w:rsidRPr="007C437A">
          <w:t>classify</w:t>
        </w:r>
      </w:ins>
      <w:ins w:id="4402" w:author="Arthur Parmentier" w:date="2020-06-03T17:25:00Z">
        <w:r w:rsidR="00EF1B4B" w:rsidRPr="007C437A">
          <w:t>)</w:t>
        </w:r>
      </w:ins>
      <w:ins w:id="4403" w:author="Arthur Parmentier" w:date="2020-05-22T19:17:00Z">
        <w:r w:rsidRPr="007C437A">
          <w:t xml:space="preserve"> movements and </w:t>
        </w:r>
      </w:ins>
      <w:ins w:id="4404" w:author="Arthur Parmentier" w:date="2020-06-03T17:25:00Z">
        <w:r w:rsidR="00EF1B4B" w:rsidRPr="007C437A">
          <w:t xml:space="preserve">gestural </w:t>
        </w:r>
      </w:ins>
      <w:ins w:id="4405" w:author="Arthur Parmentier" w:date="2020-05-22T19:17:00Z">
        <w:r w:rsidRPr="007C437A">
          <w:t>signs</w:t>
        </w:r>
      </w:ins>
      <w:ins w:id="4406" w:author="Arthur Parmentier" w:date="2020-06-03T17:25:00Z">
        <w:r w:rsidR="00EF1B4B" w:rsidRPr="007C437A">
          <w:t xml:space="preserve"> from those bodies</w:t>
        </w:r>
      </w:ins>
      <w:ins w:id="4407" w:author="Arthur Parmentier" w:date="2020-05-22T19:17:00Z">
        <w:r w:rsidRPr="007C437A">
          <w:t>.</w:t>
        </w:r>
      </w:ins>
      <w:ins w:id="4408" w:author="Arthur Parmentier" w:date="2020-06-03T17:25:00Z">
        <w:r w:rsidR="00EF1B4B" w:rsidRPr="007C437A">
          <w:br/>
        </w:r>
      </w:ins>
      <w:ins w:id="4409" w:author="Arthur Parmentier" w:date="2020-05-22T19:18:00Z">
        <w:r w:rsidRPr="007C437A">
          <w:t>Computers, however, are not natively equipped with such systems</w:t>
        </w:r>
      </w:ins>
      <w:ins w:id="4410" w:author="Arthur Parmentier" w:date="2020-05-22T19:19:00Z">
        <w:r w:rsidRPr="007C437A">
          <w:t>, so that it is necessary to build them in this project, according to the goals a</w:t>
        </w:r>
      </w:ins>
      <w:ins w:id="4411" w:author="Arthur Parmentier" w:date="2020-05-22T19:20:00Z">
        <w:r w:rsidRPr="007C437A">
          <w:t>nd objectives we defined previously.</w:t>
        </w:r>
      </w:ins>
    </w:p>
    <w:p w:rsidR="0060525E" w:rsidRPr="007C437A" w:rsidRDefault="0060525E" w:rsidP="0060525E">
      <w:pPr>
        <w:rPr>
          <w:ins w:id="4412" w:author="Arthur Parmentier" w:date="2020-05-18T15:06:00Z"/>
        </w:rPr>
      </w:pPr>
      <w:ins w:id="4413" w:author="Arthur Parmentier" w:date="2020-05-18T15:02:00Z">
        <w:r w:rsidRPr="007C437A">
          <w:t>The role of the motion tracking layer is to compute a set of motion features</w:t>
        </w:r>
      </w:ins>
      <w:ins w:id="4414" w:author="Arthur Parmentier" w:date="2020-05-18T15:03:00Z">
        <w:r w:rsidRPr="007C437A">
          <w:t xml:space="preserve"> from the movement of the user. There </w:t>
        </w:r>
      </w:ins>
      <w:ins w:id="4415" w:author="Arthur Parmentier" w:date="2020-06-03T17:26:00Z">
        <w:r w:rsidR="00EF1B4B" w:rsidRPr="007C437A">
          <w:t xml:space="preserve">exist several </w:t>
        </w:r>
      </w:ins>
      <w:ins w:id="4416" w:author="Arthur Parmentier" w:date="2020-05-18T15:03:00Z">
        <w:r w:rsidRPr="007C437A">
          <w:t>motion tracking systems</w:t>
        </w:r>
      </w:ins>
      <w:ins w:id="4417" w:author="Arthur Parmentier" w:date="2020-05-18T15:04:00Z">
        <w:r w:rsidRPr="007C437A">
          <w:t xml:space="preserve"> with different technologies</w:t>
        </w:r>
      </w:ins>
      <w:ins w:id="4418" w:author="Arthur Parmentier" w:date="2020-06-03T17:26:00Z">
        <w:r w:rsidR="00EF1B4B" w:rsidRPr="007C437A">
          <w:t xml:space="preserve"> that allow computers to recognize bodies and compute</w:t>
        </w:r>
      </w:ins>
      <w:ins w:id="4419" w:author="Arthur Parmentier" w:date="2020-06-03T17:27:00Z">
        <w:r w:rsidR="00EF1B4B" w:rsidRPr="007C437A">
          <w:t xml:space="preserve"> several features that can be used to identify gestural signs</w:t>
        </w:r>
      </w:ins>
      <w:ins w:id="4420" w:author="Arthur Parmentier" w:date="2020-05-18T15:04:00Z">
        <w:r w:rsidRPr="007C437A">
          <w:t>.</w:t>
        </w:r>
      </w:ins>
      <w:ins w:id="4421" w:author="Arthur Parmentier" w:date="2020-06-03T17:27:00Z">
        <w:r w:rsidR="00EF1B4B" w:rsidRPr="007C437A">
          <w:br/>
        </w:r>
      </w:ins>
      <w:ins w:id="4422" w:author="Arthur Parmentier" w:date="2020-05-18T15:04:00Z">
        <w:r w:rsidRPr="007C437A">
          <w:lastRenderedPageBreak/>
          <w:t xml:space="preserve">In SP, </w:t>
        </w:r>
      </w:ins>
      <w:ins w:id="4423" w:author="Arthur Parmentier" w:date="2020-05-18T15:05:00Z">
        <w:r w:rsidRPr="007C437A">
          <w:t>there are</w:t>
        </w:r>
      </w:ins>
      <w:ins w:id="4424" w:author="Arthur Parmentier" w:date="2020-05-18T15:07:00Z">
        <w:r w:rsidRPr="007C437A">
          <w:t xml:space="preserve"> some</w:t>
        </w:r>
      </w:ins>
      <w:ins w:id="4425" w:author="Arthur Parmentier" w:date="2020-05-18T15:05:00Z">
        <w:r w:rsidRPr="007C437A">
          <w:t xml:space="preserve"> body parts </w:t>
        </w:r>
      </w:ins>
      <w:ins w:id="4426" w:author="Arthur Parmentier" w:date="2020-05-18T15:07:00Z">
        <w:r w:rsidRPr="007C437A">
          <w:t xml:space="preserve">such as the hands </w:t>
        </w:r>
      </w:ins>
      <w:ins w:id="4427" w:author="Arthur Parmentier" w:date="2020-05-18T15:05:00Z">
        <w:r w:rsidRPr="007C437A">
          <w:t>that are much more frequently to sign than others</w:t>
        </w:r>
      </w:ins>
      <w:ins w:id="4428" w:author="Arthur Parmentier" w:date="2020-05-18T15:06:00Z">
        <w:r w:rsidRPr="007C437A">
          <w:t>, therefore they require more precise tracking than the latter to classify amongst the signs.</w:t>
        </w:r>
      </w:ins>
      <w:ins w:id="4429" w:author="Arthur Parmentier" w:date="2020-05-22T19:21:00Z">
        <w:r w:rsidR="0049456C" w:rsidRPr="007C437A">
          <w:t xml:space="preserve"> However, all </w:t>
        </w:r>
      </w:ins>
      <w:ins w:id="4430" w:author="Arthur Parmentier" w:date="2020-05-22T19:22:00Z">
        <w:r w:rsidR="0049456C" w:rsidRPr="007C437A">
          <w:t xml:space="preserve">motion tracking systems available </w:t>
        </w:r>
      </w:ins>
      <w:ins w:id="4431" w:author="Arthur Parmentier" w:date="2020-05-22T19:23:00Z">
        <w:r w:rsidR="0049456C" w:rsidRPr="007C437A">
          <w:t>have a finite range of operation, i.e. they can only track motion at a certain scale.</w:t>
        </w:r>
      </w:ins>
      <w:ins w:id="4432" w:author="Arthur Parmentier" w:date="2020-06-03T17:27:00Z">
        <w:r w:rsidR="00E84F73" w:rsidRPr="007C437A">
          <w:t xml:space="preserve"> (just l</w:t>
        </w:r>
      </w:ins>
      <w:ins w:id="4433" w:author="Arthur Parmentier" w:date="2020-06-03T17:28:00Z">
        <w:r w:rsidR="00E84F73" w:rsidRPr="007C437A">
          <w:t>ike the human cognition system).</w:t>
        </w:r>
      </w:ins>
      <w:ins w:id="4434" w:author="Arthur Parmentier" w:date="2020-05-22T19:29:00Z">
        <w:r w:rsidR="0049456C" w:rsidRPr="007C437A">
          <w:br/>
        </w:r>
      </w:ins>
      <w:ins w:id="4435" w:author="Arthur Parmentier" w:date="2020-06-03T17:27:00Z">
        <w:r w:rsidR="00EF1B4B" w:rsidRPr="007C437A">
          <w:t>W</w:t>
        </w:r>
      </w:ins>
      <w:ins w:id="4436" w:author="Arthur Parmentier" w:date="2020-05-22T19:24:00Z">
        <w:r w:rsidR="0049456C" w:rsidRPr="007C437A">
          <w:t xml:space="preserve">e can </w:t>
        </w:r>
      </w:ins>
      <w:ins w:id="4437" w:author="Arthur Parmentier" w:date="2020-05-22T19:28:00Z">
        <w:r w:rsidR="0049456C" w:rsidRPr="007C437A">
          <w:t>observe</w:t>
        </w:r>
      </w:ins>
      <w:ins w:id="4438" w:author="Arthur Parmentier" w:date="2020-05-22T19:24:00Z">
        <w:r w:rsidR="0049456C" w:rsidRPr="007C437A">
          <w:t xml:space="preserve"> two </w:t>
        </w:r>
      </w:ins>
      <w:ins w:id="4439" w:author="Arthur Parmentier" w:date="2020-05-22T19:25:00Z">
        <w:r w:rsidR="0049456C" w:rsidRPr="007C437A">
          <w:t>main scales at which signs are performed: full body and hands.</w:t>
        </w:r>
      </w:ins>
      <w:ins w:id="4440" w:author="Arthur Parmentier" w:date="2020-05-22T19:29:00Z">
        <w:r w:rsidR="0049456C" w:rsidRPr="007C437A">
          <w:t xml:space="preserve"> </w:t>
        </w:r>
      </w:ins>
      <w:ins w:id="4441" w:author="Arthur Parmentier" w:date="2020-05-22T19:31:00Z">
        <w:r w:rsidR="00640FA9" w:rsidRPr="007C437A">
          <w:t>Although the</w:t>
        </w:r>
      </w:ins>
      <w:ins w:id="4442" w:author="Arthur Parmentier" w:date="2020-05-22T19:32:00Z">
        <w:r w:rsidR="00640FA9" w:rsidRPr="007C437A">
          <w:t>re are certain costly technologies that would allow us to deal with both scale in one model, I propose</w:t>
        </w:r>
      </w:ins>
      <w:ins w:id="4443" w:author="Arthur Parmentier" w:date="2020-05-22T19:33:00Z">
        <w:r w:rsidR="00640FA9" w:rsidRPr="007C437A">
          <w:t xml:space="preserve"> and discuss</w:t>
        </w:r>
      </w:ins>
      <w:ins w:id="4444" w:author="Arthur Parmentier" w:date="2020-05-22T19:32:00Z">
        <w:r w:rsidR="00640FA9" w:rsidRPr="007C437A">
          <w:t xml:space="preserve"> two different</w:t>
        </w:r>
      </w:ins>
      <w:ins w:id="4445" w:author="Arthur Parmentier" w:date="2020-05-22T19:33:00Z">
        <w:r w:rsidR="00640FA9" w:rsidRPr="007C437A">
          <w:t xml:space="preserve"> technologies that are each adapted and efficient </w:t>
        </w:r>
      </w:ins>
      <w:ins w:id="4446" w:author="Arthur Parmentier" w:date="2020-05-22T19:44:00Z">
        <w:r w:rsidR="00D16ED0" w:rsidRPr="007C437A">
          <w:t>for each one.</w:t>
        </w:r>
      </w:ins>
    </w:p>
    <w:p w:rsidR="00240203" w:rsidRPr="007C437A" w:rsidRDefault="00240203">
      <w:pPr>
        <w:pStyle w:val="Titre4"/>
        <w:rPr>
          <w:ins w:id="4447" w:author="Arthur Parmentier" w:date="2020-05-22T19:45:00Z"/>
        </w:rPr>
      </w:pPr>
      <w:ins w:id="4448" w:author="Arthur Parmentier" w:date="2020-05-18T15:10:00Z">
        <w:r w:rsidRPr="007C437A">
          <w:t xml:space="preserve">Full body </w:t>
        </w:r>
      </w:ins>
      <w:ins w:id="4449" w:author="Arthur Parmentier" w:date="2020-05-22T19:44:00Z">
        <w:r w:rsidR="00BE6686" w:rsidRPr="007C437A">
          <w:t>scale: “skeleton” tracking</w:t>
        </w:r>
      </w:ins>
    </w:p>
    <w:p w:rsidR="00F6380F" w:rsidRPr="007C437A" w:rsidRDefault="003D69EC" w:rsidP="00F6380F">
      <w:pPr>
        <w:rPr>
          <w:ins w:id="4450" w:author="Arthur Parmentier" w:date="2020-05-22T19:51:00Z"/>
        </w:rPr>
      </w:pPr>
      <w:ins w:id="4451" w:author="Arthur Parmentier" w:date="2020-06-03T17:38:00Z">
        <w:r w:rsidRPr="007C437A">
          <w:t>To construct our features for the identification of the signs, we must drop a lot of in</w:t>
        </w:r>
      </w:ins>
      <w:ins w:id="4452" w:author="Arthur Parmentier" w:date="2020-06-03T17:39:00Z">
        <w:r w:rsidRPr="007C437A">
          <w:t>formation from the input of the system, such as the webcam or motion tracki</w:t>
        </w:r>
      </w:ins>
      <w:ins w:id="4453" w:author="Arthur Parmentier" w:date="2020-06-03T17:40:00Z">
        <w:r w:rsidRPr="007C437A">
          <w:t xml:space="preserve">ng system we are using. For instance, information such as colors, </w:t>
        </w:r>
      </w:ins>
      <w:ins w:id="4454" w:author="Arthur Parmentier" w:date="2020-06-03T17:41:00Z">
        <w:r w:rsidRPr="007C437A">
          <w:t>certain body parts such as the belly or torso</w:t>
        </w:r>
      </w:ins>
      <w:ins w:id="4455" w:author="Arthur Parmentier" w:date="2020-06-03T17:42:00Z">
        <w:r w:rsidRPr="007C437A">
          <w:t xml:space="preserve">, sound, </w:t>
        </w:r>
        <w:proofErr w:type="spellStart"/>
        <w:r w:rsidRPr="007C437A">
          <w:t>etc</w:t>
        </w:r>
        <w:proofErr w:type="spellEnd"/>
        <w:r w:rsidRPr="007C437A">
          <w:t xml:space="preserve">, are not crucial for the identification of SP signs. There may be cases in which there are, but they will not be covered </w:t>
        </w:r>
      </w:ins>
      <w:ins w:id="4456" w:author="Arthur Parmentier" w:date="2020-06-03T17:43:00Z">
        <w:r w:rsidRPr="007C437A">
          <w:t xml:space="preserve">by this project. </w:t>
        </w:r>
      </w:ins>
      <w:ins w:id="4457" w:author="Arthur Parmentier" w:date="2020-06-03T17:44:00Z">
        <w:r w:rsidRPr="007C437A">
          <w:br/>
        </w:r>
      </w:ins>
      <w:ins w:id="4458" w:author="Arthur Parmentier" w:date="2020-06-03T17:43:00Z">
        <w:r w:rsidRPr="007C437A">
          <w:t>Typically, the “skeleton” representation of the position of each broad body part of the soundpainter (hands, shoulders, head, hips, knees,</w:t>
        </w:r>
      </w:ins>
      <w:ins w:id="4459" w:author="Arthur Parmentier" w:date="2020-06-03T17:44:00Z">
        <w:r w:rsidRPr="007C437A">
          <w:t xml:space="preserve"> feet…) </w:t>
        </w:r>
      </w:ins>
      <w:ins w:id="4460" w:author="Arthur Parmentier" w:date="2020-06-03T17:45:00Z">
        <w:r w:rsidRPr="007C437A">
          <w:t xml:space="preserve">would allow the computer to recognized most basic signs at the full body scale. Because of the structure of the body (articulations, </w:t>
        </w:r>
      </w:ins>
      <w:ins w:id="4461" w:author="Arthur Parmentier" w:date="2020-06-03T17:46:00Z">
        <w:r w:rsidRPr="007C437A">
          <w:t>rigid body parts…), only several key points are needed to model its skeleton. Then, t</w:t>
        </w:r>
      </w:ins>
      <w:ins w:id="4462" w:author="Arthur Parmentier" w:date="2020-05-22T19:45:00Z">
        <w:r w:rsidR="00F6380F" w:rsidRPr="007C437A">
          <w:t xml:space="preserve">he </w:t>
        </w:r>
      </w:ins>
      <w:ins w:id="4463" w:author="Arthur Parmentier" w:date="2020-05-22T19:46:00Z">
        <w:r w:rsidR="00F6380F" w:rsidRPr="007C437A">
          <w:t>features that would allow us to classify different signs must typically</w:t>
        </w:r>
      </w:ins>
      <w:ins w:id="4464" w:author="Arthur Parmentier" w:date="2020-05-22T19:47:00Z">
        <w:r w:rsidR="00F6380F" w:rsidRPr="007C437A">
          <w:t xml:space="preserve"> reach a precision of the order of magnitude below the</w:t>
        </w:r>
      </w:ins>
      <w:ins w:id="4465" w:author="Arthur Parmentier" w:date="2020-06-03T17:28:00Z">
        <w:r w:rsidR="00E84F73" w:rsidRPr="007C437A">
          <w:t xml:space="preserve"> </w:t>
        </w:r>
      </w:ins>
      <w:ins w:id="4466" w:author="Arthur Parmentier" w:date="2020-06-03T17:46:00Z">
        <w:r w:rsidRPr="007C437A">
          <w:t>distance between t</w:t>
        </w:r>
      </w:ins>
      <w:ins w:id="4467" w:author="Arthur Parmentier" w:date="2020-06-03T17:47:00Z">
        <w:r w:rsidRPr="007C437A">
          <w:t xml:space="preserve">wo </w:t>
        </w:r>
        <w:proofErr w:type="spellStart"/>
        <w:r w:rsidRPr="007C437A">
          <w:t>keypoints</w:t>
        </w:r>
        <w:proofErr w:type="spellEnd"/>
        <w:r w:rsidRPr="007C437A">
          <w:t>.</w:t>
        </w:r>
      </w:ins>
      <w:ins w:id="4468" w:author="Arthur Parmentier" w:date="2020-06-03T17:31:00Z">
        <w:r w:rsidR="00E84F73" w:rsidRPr="007C437A">
          <w:t xml:space="preserve"> </w:t>
        </w:r>
      </w:ins>
      <w:ins w:id="4469" w:author="Arthur Parmentier" w:date="2020-06-03T17:47:00Z">
        <w:r w:rsidRPr="007C437A">
          <w:t>Assuming</w:t>
        </w:r>
      </w:ins>
      <w:ins w:id="4470" w:author="Arthur Parmentier" w:date="2020-05-22T19:47:00Z">
        <w:r w:rsidR="00F6380F" w:rsidRPr="007C437A">
          <w:t xml:space="preserve"> </w:t>
        </w:r>
      </w:ins>
      <w:ins w:id="4471" w:author="Arthur Parmentier" w:date="2020-05-22T19:48:00Z">
        <w:r w:rsidR="00F6380F" w:rsidRPr="007C437A">
          <w:t xml:space="preserve">that most body parts are separated by a distance of </w:t>
        </w:r>
      </w:ins>
      <w:ins w:id="4472" w:author="Arthur Parmentier" w:date="2020-05-22T19:49:00Z">
        <w:r w:rsidR="00F6380F" w:rsidRPr="007C437A">
          <w:t xml:space="preserve">the </w:t>
        </w:r>
      </w:ins>
      <w:ins w:id="4473" w:author="Arthur Parmentier" w:date="2020-05-22T19:48:00Z">
        <w:r w:rsidR="00F6380F" w:rsidRPr="007C437A">
          <w:t xml:space="preserve">order of 10cm, </w:t>
        </w:r>
      </w:ins>
      <w:ins w:id="4474"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4475" w:author="Arthur Parmentier" w:date="2020-05-22T19:50:00Z">
        <w:r w:rsidR="00F6380F" w:rsidRPr="007C437A">
          <w:t>a precision of the order of the centimeter.</w:t>
        </w:r>
      </w:ins>
    </w:p>
    <w:p w:rsidR="0004080C" w:rsidRPr="007C437A" w:rsidRDefault="0004080C">
      <w:pPr>
        <w:rPr>
          <w:ins w:id="4476" w:author="Arthur Parmentier" w:date="2020-05-18T15:10:00Z"/>
          <w:rPrChange w:id="4477" w:author="Arthur Parmentier" w:date="2020-06-07T15:27:00Z">
            <w:rPr>
              <w:ins w:id="4478" w:author="Arthur Parmentier" w:date="2020-05-18T15:10:00Z"/>
            </w:rPr>
          </w:rPrChange>
        </w:rPr>
        <w:pPrChange w:id="4479" w:author="Arthur Parmentier" w:date="2020-05-22T19:45:00Z">
          <w:pPr>
            <w:pStyle w:val="Titre3"/>
          </w:pPr>
        </w:pPrChange>
      </w:pPr>
      <w:ins w:id="4480" w:author="Arthur Parmentier" w:date="2020-05-22T19:51:00Z">
        <w:r w:rsidRPr="007C437A">
          <w:rPr>
            <w:rPrChange w:id="4481" w:author="Arthur Parmentier" w:date="2020-06-07T15:27:00Z">
              <w:rPr/>
            </w:rPrChange>
          </w:rPr>
          <w:t xml:space="preserve">In the following part, I will </w:t>
        </w:r>
      </w:ins>
      <w:ins w:id="4482" w:author="Arthur Parmentier" w:date="2020-05-22T19:52:00Z">
        <w:r w:rsidRPr="007C437A">
          <w:rPr>
            <w:rPrChange w:id="4483" w:author="Arthur Parmentier" w:date="2020-06-07T15:27:00Z">
              <w:rPr/>
            </w:rPrChange>
          </w:rPr>
          <w:t xml:space="preserve">introduce and motivate the choice of </w:t>
        </w:r>
        <w:proofErr w:type="spellStart"/>
        <w:r w:rsidRPr="007C437A">
          <w:rPr>
            <w:rPrChange w:id="4484" w:author="Arthur Parmentier" w:date="2020-06-07T15:27:00Z">
              <w:rPr/>
            </w:rPrChange>
          </w:rPr>
          <w:t>PoseNet</w:t>
        </w:r>
        <w:proofErr w:type="spellEnd"/>
        <w:r w:rsidRPr="007C437A">
          <w:rPr>
            <w:rPrChange w:id="4485" w:author="Arthur Parmentier" w:date="2020-06-07T15:27:00Z">
              <w:rPr/>
            </w:rPrChange>
          </w:rPr>
          <w:t xml:space="preserve"> as the main motion tracking model at the full body scale.</w:t>
        </w:r>
      </w:ins>
    </w:p>
    <w:p w:rsidR="005F48A0" w:rsidRPr="007C437A" w:rsidRDefault="005F48A0">
      <w:pPr>
        <w:pStyle w:val="Titre5"/>
        <w:rPr>
          <w:ins w:id="4486" w:author="Arthur Parmentier" w:date="2020-05-19T15:54:00Z"/>
          <w:rPrChange w:id="4487" w:author="Arthur Parmentier" w:date="2020-06-07T15:27:00Z">
            <w:rPr>
              <w:ins w:id="4488" w:author="Arthur Parmentier" w:date="2020-05-19T15:54:00Z"/>
            </w:rPr>
          </w:rPrChange>
        </w:rPr>
        <w:pPrChange w:id="4489" w:author="Arthur Parmentier" w:date="2020-05-19T15:54:00Z">
          <w:pPr/>
        </w:pPrChange>
      </w:pPr>
      <w:ins w:id="4490" w:author="Arthur Parmentier" w:date="2020-05-19T15:54:00Z">
        <w:r w:rsidRPr="007C437A">
          <w:rPr>
            <w:rPrChange w:id="4491" w:author="Arthur Parmentier" w:date="2020-06-07T15:27:00Z">
              <w:rPr/>
            </w:rPrChange>
          </w:rPr>
          <w:t xml:space="preserve">Introduction to </w:t>
        </w:r>
        <w:proofErr w:type="spellStart"/>
        <w:r w:rsidRPr="007C437A">
          <w:rPr>
            <w:rPrChange w:id="4492" w:author="Arthur Parmentier" w:date="2020-06-07T15:27:00Z">
              <w:rPr/>
            </w:rPrChange>
          </w:rPr>
          <w:t>PoseNet</w:t>
        </w:r>
        <w:proofErr w:type="spellEnd"/>
      </w:ins>
    </w:p>
    <w:p w:rsidR="00240203" w:rsidRPr="007C437A" w:rsidRDefault="00116732" w:rsidP="00240203">
      <w:pPr>
        <w:rPr>
          <w:ins w:id="4493" w:author="Arthur Parmentier" w:date="2020-05-22T19:57:00Z"/>
        </w:rPr>
      </w:pPr>
      <w:proofErr w:type="spellStart"/>
      <w:ins w:id="4494" w:author="Arthur Parmentier" w:date="2020-05-18T15:17:00Z">
        <w:r w:rsidRPr="007C437A">
          <w:rPr>
            <w:rStyle w:val="Accentuation"/>
            <w:i w:val="0"/>
            <w:iCs w:val="0"/>
            <w:rPrChange w:id="4495" w:author="Arthur Parmentier" w:date="2020-06-07T15:27:00Z">
              <w:rPr>
                <w:rStyle w:val="Accentuation"/>
              </w:rPr>
            </w:rPrChange>
          </w:rPr>
          <w:t>PoseNet</w:t>
        </w:r>
      </w:ins>
      <w:proofErr w:type="spellEnd"/>
      <w:ins w:id="4496" w:author="Arthur Parmentier" w:date="2020-05-18T15:19:00Z">
        <w:r w:rsidRPr="007C437A">
          <w:rPr>
            <w:rStyle w:val="Appelnotedebasdep"/>
          </w:rPr>
          <w:footnoteReference w:id="44"/>
        </w:r>
      </w:ins>
      <w:ins w:id="4502" w:author="Arthur Parmentier" w:date="2020-05-22T19:54:00Z">
        <w:r w:rsidR="00BA66EC" w:rsidRPr="007C437A">
          <w:t xml:space="preserve"> is</w:t>
        </w:r>
      </w:ins>
      <w:ins w:id="4503" w:author="Arthur Parmentier" w:date="2020-05-18T15:17:00Z">
        <w:r w:rsidRPr="007C437A">
          <w:t xml:space="preserve"> a </w:t>
        </w:r>
      </w:ins>
      <w:ins w:id="4504" w:author="Arthur Parmentier" w:date="2020-05-22T19:20:00Z">
        <w:r w:rsidR="00BD73B3" w:rsidRPr="007C437A">
          <w:t>computer-</w:t>
        </w:r>
      </w:ins>
      <w:ins w:id="4505" w:author="Arthur Parmentier" w:date="2020-05-18T15:17:00Z">
        <w:r w:rsidRPr="007C437A">
          <w:t>vision model that can be used to estimate the pose of a person in an image or video by estimating where key body joints are</w:t>
        </w:r>
      </w:ins>
      <w:ins w:id="4506" w:author="Arthur Parmentier" w:date="2020-05-19T15:27:00Z">
        <w:r w:rsidR="00DC1119" w:rsidRPr="007C437A">
          <w:t xml:space="preserve"> in 2D space</w:t>
        </w:r>
      </w:ins>
      <w:ins w:id="4507" w:author="Arthur Parmentier" w:date="2020-05-18T15:17:00Z">
        <w:r w:rsidRPr="007C437A">
          <w:t>.</w:t>
        </w:r>
      </w:ins>
      <w:ins w:id="4508" w:author="Arthur Parmentier" w:date="2020-05-18T15:24:00Z">
        <w:r w:rsidR="00CE53C0" w:rsidRPr="007C437A">
          <w:t xml:space="preserve"> </w:t>
        </w:r>
      </w:ins>
      <w:ins w:id="4509" w:author="Arthur Parmentier" w:date="2020-05-22T19:55:00Z">
        <w:r w:rsidR="005E0A3C" w:rsidRPr="007C437A">
          <w:t>Its performances on modern CPUs and GPUs allow it to run in real-time using a webcam or alternative low-latency vide</w:t>
        </w:r>
      </w:ins>
      <w:ins w:id="4510" w:author="Arthur Parmentier" w:date="2020-05-22T19:56:00Z">
        <w:r w:rsidR="005E0A3C" w:rsidRPr="007C437A">
          <w:t>o input devices.</w:t>
        </w:r>
      </w:ins>
    </w:p>
    <w:p w:rsidR="00D86CC2" w:rsidRPr="007C437A" w:rsidRDefault="00D86CC2" w:rsidP="00240203">
      <w:pPr>
        <w:rPr>
          <w:ins w:id="4511" w:author="Arthur Parmentier" w:date="2020-05-22T20:07:00Z"/>
        </w:rPr>
      </w:pPr>
      <w:ins w:id="4512" w:author="Arthur Parmentier" w:date="2020-05-22T19:57:00Z">
        <w:r w:rsidRPr="007C437A">
          <w:t>In Max/MSP</w:t>
        </w:r>
      </w:ins>
      <w:ins w:id="4513" w:author="Arthur Parmentier" w:date="2020-05-22T19:58:00Z">
        <w:r w:rsidRPr="007C437A">
          <w:t>, I could adapt</w:t>
        </w:r>
      </w:ins>
      <w:ins w:id="4514" w:author="Arthur Parmentier" w:date="2020-05-22T19:59:00Z">
        <w:r w:rsidRPr="007C437A">
          <w:t xml:space="preserve"> and upgrade</w:t>
        </w:r>
      </w:ins>
      <w:ins w:id="4515" w:author="Arthur Parmentier" w:date="2020-05-22T19:58:00Z">
        <w:r w:rsidRPr="007C437A">
          <w:t xml:space="preserve"> two demonstration projects </w:t>
        </w:r>
      </w:ins>
      <w:ins w:id="4516" w:author="Arthur Parmentier" w:date="2020-05-22T19:59:00Z">
        <w:r w:rsidRPr="007C437A">
          <w:t>showing</w:t>
        </w:r>
      </w:ins>
      <w:ins w:id="4517" w:author="Arthur Parmentier" w:date="2020-05-22T19:58:00Z">
        <w:r w:rsidRPr="007C437A">
          <w:t xml:space="preserve"> how </w:t>
        </w:r>
      </w:ins>
      <w:ins w:id="4518" w:author="Arthur Parmentier" w:date="2020-05-22T19:59:00Z">
        <w:r w:rsidRPr="007C437A">
          <w:t xml:space="preserve">to port </w:t>
        </w:r>
        <w:proofErr w:type="spellStart"/>
        <w:r w:rsidRPr="007C437A">
          <w:t>PoseNet</w:t>
        </w:r>
        <w:proofErr w:type="spellEnd"/>
        <w:r w:rsidRPr="007C437A">
          <w:t xml:space="preserve"> into Max with Node.js</w:t>
        </w:r>
      </w:ins>
      <w:ins w:id="4519" w:author="Arthur Parmentier" w:date="2020-05-22T19:58:00Z">
        <w:r w:rsidRPr="007C437A">
          <w:rPr>
            <w:rStyle w:val="Appelnotedebasdep"/>
          </w:rPr>
          <w:footnoteReference w:id="45"/>
        </w:r>
      </w:ins>
      <w:ins w:id="4526" w:author="Arthur Parmentier" w:date="2020-05-22T19:59:00Z">
        <w:r w:rsidRPr="007C437A">
          <w:t xml:space="preserve"> to build </w:t>
        </w:r>
      </w:ins>
      <w:ins w:id="4527" w:author="Arthur Parmentier" w:date="2020-05-22T20:00:00Z">
        <w:r w:rsidR="00B44867" w:rsidRPr="007C437A">
          <w:t xml:space="preserve">a simple user interface </w:t>
        </w:r>
      </w:ins>
      <w:ins w:id="4528" w:author="Arthur Parmentier" w:date="2020-05-22T20:06:00Z">
        <w:r w:rsidR="00D0268F" w:rsidRPr="007C437A">
          <w:t xml:space="preserve">(1.2.) </w:t>
        </w:r>
      </w:ins>
      <w:ins w:id="4529" w:author="Arthur Parmentier" w:date="2020-05-22T20:00:00Z">
        <w:r w:rsidR="00B44867" w:rsidRPr="007C437A">
          <w:t xml:space="preserve">allowing the user to start </w:t>
        </w:r>
        <w:proofErr w:type="spellStart"/>
        <w:r w:rsidR="00B44867" w:rsidRPr="007C437A">
          <w:t>PoseNet</w:t>
        </w:r>
        <w:proofErr w:type="spellEnd"/>
        <w:r w:rsidR="00B44867" w:rsidRPr="007C437A">
          <w:t xml:space="preserve"> either in a separate window, within an Electron process or directly </w:t>
        </w:r>
      </w:ins>
      <w:ins w:id="4530" w:author="Arthur Parmentier" w:date="2020-05-22T20:01:00Z">
        <w:r w:rsidR="00B44867" w:rsidRPr="007C437A">
          <w:t xml:space="preserve">inside a </w:t>
        </w:r>
        <w:proofErr w:type="spellStart"/>
        <w:r w:rsidR="00B44867" w:rsidRPr="007C437A">
          <w:t>Jweb</w:t>
        </w:r>
        <w:proofErr w:type="spellEnd"/>
        <w:r w:rsidR="00B44867" w:rsidRPr="007C437A">
          <w:t xml:space="preserve"> object on the </w:t>
        </w:r>
        <w:proofErr w:type="spellStart"/>
        <w:r w:rsidR="00B44867" w:rsidRPr="007C437A">
          <w:t>patcher</w:t>
        </w:r>
        <w:proofErr w:type="spellEnd"/>
        <w:r w:rsidR="00B44867" w:rsidRPr="007C437A">
          <w:t xml:space="preserve">. </w:t>
        </w:r>
      </w:ins>
      <w:ins w:id="4531" w:author="Arthur Parmentier" w:date="2020-06-03T21:42:00Z">
        <w:r w:rsidR="0083784D" w:rsidRPr="007C437A">
          <w:t xml:space="preserve">A demo of the process can be found in my </w:t>
        </w:r>
      </w:ins>
      <w:ins w:id="4532" w:author="Arthur Parmentier" w:date="2020-06-03T21:44:00Z">
        <w:r w:rsidR="0083784D" w:rsidRPr="007C437A">
          <w:rPr>
            <w:rPrChange w:id="4533" w:author="Arthur Parmentier" w:date="2020-06-07T15:27:00Z">
              <w:rPr/>
            </w:rPrChange>
          </w:rPr>
          <w:fldChar w:fldCharType="begin"/>
        </w:r>
        <w:r w:rsidR="0083784D" w:rsidRPr="007C437A">
          <w:instrText xml:space="preserve"> HYPERLINK "https://www.youtube.com/watch?v=jW6bo6XkhFo" </w:instrText>
        </w:r>
        <w:r w:rsidR="0083784D" w:rsidRPr="007C437A">
          <w:rPr>
            <w:rPrChange w:id="4534" w:author="Arthur Parmentier" w:date="2020-06-07T15:27:00Z">
              <w:rPr/>
            </w:rPrChange>
          </w:rPr>
          <w:fldChar w:fldCharType="separate"/>
        </w:r>
        <w:r w:rsidR="0083784D" w:rsidRPr="007C437A">
          <w:rPr>
            <w:rStyle w:val="Lienhypertexte"/>
          </w:rPr>
          <w:t>second</w:t>
        </w:r>
        <w:r w:rsidR="0083784D" w:rsidRPr="007C437A">
          <w:rPr>
            <w:rPrChange w:id="4535" w:author="Arthur Parmentier" w:date="2020-06-07T15:27:00Z">
              <w:rPr/>
            </w:rPrChange>
          </w:rPr>
          <w:fldChar w:fldCharType="end"/>
        </w:r>
      </w:ins>
      <w:ins w:id="4536" w:author="Arthur Parmentier" w:date="2020-06-03T21:43:00Z">
        <w:r w:rsidR="0083784D" w:rsidRPr="007C437A">
          <w:t xml:space="preserve"> and </w:t>
        </w:r>
      </w:ins>
      <w:ins w:id="4537" w:author="Arthur Parmentier" w:date="2020-06-03T21:44:00Z">
        <w:r w:rsidR="0083784D" w:rsidRPr="007C437A">
          <w:rPr>
            <w:rPrChange w:id="4538" w:author="Arthur Parmentier" w:date="2020-06-07T15:27:00Z">
              <w:rPr/>
            </w:rPrChange>
          </w:rPr>
          <w:fldChar w:fldCharType="begin"/>
        </w:r>
        <w:r w:rsidR="0083784D" w:rsidRPr="007C437A">
          <w:instrText xml:space="preserve"> HYPERLINK "https://www.youtube.com/watch?v=OmPFMT9mgOs" </w:instrText>
        </w:r>
        <w:r w:rsidR="0083784D" w:rsidRPr="007C437A">
          <w:rPr>
            <w:rPrChange w:id="4539" w:author="Arthur Parmentier" w:date="2020-06-07T15:27:00Z">
              <w:rPr/>
            </w:rPrChange>
          </w:rPr>
          <w:fldChar w:fldCharType="separate"/>
        </w:r>
        <w:r w:rsidR="0083784D" w:rsidRPr="007C437A">
          <w:rPr>
            <w:rStyle w:val="Lienhypertexte"/>
          </w:rPr>
          <w:t>third</w:t>
        </w:r>
        <w:r w:rsidR="0083784D" w:rsidRPr="007C437A">
          <w:rPr>
            <w:rPrChange w:id="4540" w:author="Arthur Parmentier" w:date="2020-06-07T15:27:00Z">
              <w:rPr/>
            </w:rPrChange>
          </w:rPr>
          <w:fldChar w:fldCharType="end"/>
        </w:r>
      </w:ins>
      <w:ins w:id="4541" w:author="Arthur Parmentier" w:date="2020-06-03T21:43:00Z">
        <w:r w:rsidR="0083784D" w:rsidRPr="007C437A">
          <w:t xml:space="preserve"> demo video of the tool. </w:t>
        </w:r>
      </w:ins>
      <w:ins w:id="4542" w:author="Arthur Parmentier" w:date="2020-05-22T20:01:00Z">
        <w:r w:rsidR="00B44867" w:rsidRPr="007C437A">
          <w:t xml:space="preserve">I have observed </w:t>
        </w:r>
      </w:ins>
      <w:ins w:id="4543" w:author="Arthur Parmentier" w:date="2020-05-22T20:02:00Z">
        <w:r w:rsidR="00B44867" w:rsidRPr="007C437A">
          <w:t>a</w:t>
        </w:r>
      </w:ins>
      <w:ins w:id="4544" w:author="Arthur Parmentier" w:date="2020-05-22T20:01:00Z">
        <w:r w:rsidR="00B44867" w:rsidRPr="007C437A">
          <w:t xml:space="preserve"> </w:t>
        </w:r>
      </w:ins>
      <w:ins w:id="4545" w:author="Arthur Parmentier" w:date="2020-06-03T17:49:00Z">
        <w:r w:rsidR="00EB3650" w:rsidRPr="007C437A">
          <w:t xml:space="preserve">slightly </w:t>
        </w:r>
      </w:ins>
      <w:ins w:id="4546" w:author="Arthur Parmentier" w:date="2020-06-03T17:48:00Z">
        <w:r w:rsidR="00DD75CE" w:rsidRPr="007C437A">
          <w:t xml:space="preserve">lower </w:t>
        </w:r>
      </w:ins>
      <w:ins w:id="4547" w:author="Arthur Parmentier" w:date="2020-05-22T20:01:00Z">
        <w:r w:rsidR="00B44867" w:rsidRPr="007C437A">
          <w:t>performance</w:t>
        </w:r>
      </w:ins>
      <w:ins w:id="4548" w:author="Arthur Parmentier" w:date="2020-05-22T20:02:00Z">
        <w:r w:rsidR="00B44867" w:rsidRPr="007C437A">
          <w:t xml:space="preserve"> with the </w:t>
        </w:r>
        <w:proofErr w:type="spellStart"/>
        <w:r w:rsidR="00B44867" w:rsidRPr="007C437A">
          <w:t>Jweb</w:t>
        </w:r>
        <w:proofErr w:type="spellEnd"/>
        <w:r w:rsidR="00B44867" w:rsidRPr="007C437A">
          <w:t xml:space="preserve"> object than the Electron process on my computer</w:t>
        </w:r>
      </w:ins>
      <w:ins w:id="4549" w:author="Arthur Parmentier" w:date="2020-05-22T20:03:00Z">
        <w:r w:rsidR="00B44867" w:rsidRPr="007C437A">
          <w:t xml:space="preserve"> </w:t>
        </w:r>
      </w:ins>
      <w:ins w:id="4550" w:author="Arthur Parmentier" w:date="2020-05-23T19:47:00Z">
        <w:r w:rsidR="00BF1ECB" w:rsidRPr="007C437A">
          <w:t>and</w:t>
        </w:r>
      </w:ins>
      <w:ins w:id="4551" w:author="Arthur Parmentier" w:date="2020-05-22T20:03:00Z">
        <w:r w:rsidR="00B44867" w:rsidRPr="007C437A">
          <w:t xml:space="preserve"> the Electron process has the advantage of having its dedicated window, allowing the user to move it</w:t>
        </w:r>
      </w:ins>
      <w:ins w:id="4552" w:author="Arthur Parmentier" w:date="2020-05-22T20:05:00Z">
        <w:r w:rsidR="00DB3548" w:rsidRPr="007C437A">
          <w:t>, resize it</w:t>
        </w:r>
      </w:ins>
      <w:ins w:id="4553" w:author="Arthur Parmentier" w:date="2020-05-22T20:03:00Z">
        <w:r w:rsidR="00B44867" w:rsidRPr="007C437A">
          <w:t xml:space="preserve"> and most important, to keep it visible while the model is running, otherwise </w:t>
        </w:r>
      </w:ins>
      <w:proofErr w:type="spellStart"/>
      <w:ins w:id="4554" w:author="Arthur Parmentier" w:date="2020-05-22T20:04:00Z">
        <w:r w:rsidR="00DB3548" w:rsidRPr="007C437A">
          <w:t>PoseNet</w:t>
        </w:r>
        <w:proofErr w:type="spellEnd"/>
        <w:r w:rsidR="00DB3548" w:rsidRPr="007C437A">
          <w:t xml:space="preserve"> performance drops </w:t>
        </w:r>
        <w:r w:rsidR="00DB3548" w:rsidRPr="007C437A">
          <w:lastRenderedPageBreak/>
          <w:t xml:space="preserve">critically. Both </w:t>
        </w:r>
      </w:ins>
      <w:ins w:id="4555" w:author="Arthur Parmentier" w:date="2020-05-23T19:47:00Z">
        <w:r w:rsidR="00E336D0" w:rsidRPr="007C437A">
          <w:t>hosts (</w:t>
        </w:r>
        <w:proofErr w:type="spellStart"/>
        <w:r w:rsidR="00E336D0" w:rsidRPr="007C437A">
          <w:t>Jweb</w:t>
        </w:r>
        <w:proofErr w:type="spellEnd"/>
        <w:r w:rsidR="00E336D0" w:rsidRPr="007C437A">
          <w:t xml:space="preserve"> and Electron) </w:t>
        </w:r>
      </w:ins>
      <w:ins w:id="4556" w:author="Arthur Parmentier" w:date="2020-05-22T20:04:00Z">
        <w:r w:rsidR="00DB3548" w:rsidRPr="007C437A">
          <w:t>are perfectly in</w:t>
        </w:r>
      </w:ins>
      <w:ins w:id="4557" w:author="Arthur Parmentier" w:date="2020-05-22T20:05:00Z">
        <w:r w:rsidR="00DB3548" w:rsidRPr="007C437A">
          <w:t>ter-</w:t>
        </w:r>
      </w:ins>
      <w:ins w:id="4558" w:author="Arthur Parmentier" w:date="2020-05-22T20:07:00Z">
        <w:r w:rsidR="005B6936" w:rsidRPr="007C437A">
          <w:t>changeable</w:t>
        </w:r>
      </w:ins>
      <w:ins w:id="4559" w:author="Arthur Parmentier" w:date="2020-05-22T20:06:00Z">
        <w:r w:rsidR="00DB3548" w:rsidRPr="007C437A">
          <w:t xml:space="preserve"> in less than a minute (for loading the model).</w:t>
        </w:r>
      </w:ins>
    </w:p>
    <w:p w:rsidR="005B6936" w:rsidRPr="007C437A" w:rsidRDefault="005B6936">
      <w:pPr>
        <w:keepNext/>
        <w:rPr>
          <w:ins w:id="4560" w:author="Arthur Parmentier" w:date="2020-05-22T20:11:00Z"/>
        </w:rPr>
        <w:pPrChange w:id="4561" w:author="Arthur Parmentier" w:date="2020-05-22T20:11:00Z">
          <w:pPr/>
        </w:pPrChange>
      </w:pPr>
      <w:ins w:id="4562" w:author="Arthur Parmentier" w:date="2020-05-22T20:11:00Z">
        <w:r w:rsidRPr="007C437A">
          <w:rPr>
            <w:noProof/>
            <w:rPrChange w:id="4563"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4564" w:author="Arthur Parmentier" w:date="2020-05-19T15:04:00Z"/>
          <w:rPrChange w:id="4565" w:author="Arthur Parmentier" w:date="2020-06-07T15:27:00Z">
            <w:rPr>
              <w:ins w:id="4566" w:author="Arthur Parmentier" w:date="2020-05-19T15:04:00Z"/>
            </w:rPr>
          </w:rPrChange>
        </w:rPr>
        <w:pPrChange w:id="4567" w:author="Arthur Parmentier" w:date="2020-05-22T20:11:00Z">
          <w:pPr/>
        </w:pPrChange>
      </w:pPr>
      <w:ins w:id="4568" w:author="Arthur Parmentier" w:date="2020-05-22T20:11:00Z">
        <w:r w:rsidRPr="007C437A">
          <w:rPr>
            <w:rPrChange w:id="4569" w:author="Arthur Parmentier" w:date="2020-06-07T15:27:00Z">
              <w:rPr>
                <w:i/>
                <w:iCs/>
              </w:rPr>
            </w:rPrChange>
          </w:rPr>
          <w:t xml:space="preserve">Figure </w:t>
        </w:r>
        <w:r w:rsidRPr="007C437A">
          <w:rPr>
            <w:rPrChange w:id="4570" w:author="Arthur Parmentier" w:date="2020-06-07T15:27:00Z">
              <w:rPr>
                <w:i/>
                <w:iCs/>
              </w:rPr>
            </w:rPrChange>
          </w:rPr>
          <w:fldChar w:fldCharType="begin"/>
        </w:r>
        <w:r w:rsidRPr="007C437A">
          <w:rPr>
            <w:rPrChange w:id="4571" w:author="Arthur Parmentier" w:date="2020-06-07T15:27:00Z">
              <w:rPr>
                <w:i/>
                <w:iCs/>
              </w:rPr>
            </w:rPrChange>
          </w:rPr>
          <w:instrText xml:space="preserve"> SEQ Figure \* ARABIC </w:instrText>
        </w:r>
      </w:ins>
      <w:r w:rsidRPr="007C437A">
        <w:rPr>
          <w:rPrChange w:id="4572" w:author="Arthur Parmentier" w:date="2020-06-07T15:27:00Z">
            <w:rPr>
              <w:i/>
              <w:iCs/>
            </w:rPr>
          </w:rPrChange>
        </w:rPr>
        <w:fldChar w:fldCharType="separate"/>
      </w:r>
      <w:ins w:id="4573" w:author="Arthur Parmentier" w:date="2020-06-05T21:05:00Z">
        <w:r w:rsidR="001C2AA6" w:rsidRPr="007C437A">
          <w:rPr>
            <w:rPrChange w:id="4574" w:author="Arthur Parmentier" w:date="2020-06-07T15:27:00Z">
              <w:rPr>
                <w:i/>
                <w:iCs/>
                <w:noProof/>
              </w:rPr>
            </w:rPrChange>
          </w:rPr>
          <w:t>3</w:t>
        </w:r>
      </w:ins>
      <w:ins w:id="4575" w:author="Arthur Parmentier" w:date="2020-05-22T20:11:00Z">
        <w:r w:rsidRPr="007C437A">
          <w:rPr>
            <w:rPrChange w:id="4576" w:author="Arthur Parmentier" w:date="2020-06-07T15:27:00Z">
              <w:rPr>
                <w:i/>
                <w:iCs/>
              </w:rPr>
            </w:rPrChange>
          </w:rPr>
          <w:fldChar w:fldCharType="end"/>
        </w:r>
        <w:r w:rsidRPr="007C437A">
          <w:rPr>
            <w:rPrChange w:id="4577" w:author="Arthur Parmentier" w:date="2020-06-07T15:27:00Z">
              <w:rPr>
                <w:i/>
                <w:iCs/>
              </w:rPr>
            </w:rPrChange>
          </w:rPr>
          <w:t xml:space="preserve"> View of </w:t>
        </w:r>
        <w:proofErr w:type="spellStart"/>
        <w:r w:rsidRPr="007C437A">
          <w:rPr>
            <w:rPrChange w:id="4578" w:author="Arthur Parmentier" w:date="2020-06-07T15:27:00Z">
              <w:rPr>
                <w:i/>
                <w:iCs/>
              </w:rPr>
            </w:rPrChange>
          </w:rPr>
          <w:t>PoseNet</w:t>
        </w:r>
        <w:proofErr w:type="spellEnd"/>
        <w:r w:rsidRPr="007C437A">
          <w:rPr>
            <w:rPrChange w:id="4579" w:author="Arthur Parmentier" w:date="2020-06-07T15:27:00Z">
              <w:rPr>
                <w:i/>
                <w:iCs/>
              </w:rPr>
            </w:rPrChange>
          </w:rPr>
          <w:t xml:space="preserve"> inside Max/MSP</w:t>
        </w:r>
      </w:ins>
    </w:p>
    <w:p w:rsidR="00863218" w:rsidRPr="007C437A" w:rsidRDefault="009F79AA" w:rsidP="00240203">
      <w:pPr>
        <w:rPr>
          <w:ins w:id="4580" w:author="Arthur Parmentier" w:date="2020-05-18T15:21:00Z"/>
        </w:rPr>
      </w:pPr>
      <w:ins w:id="4581" w:author="Arthur Parmentier" w:date="2020-05-19T15:15:00Z">
        <w:r w:rsidRPr="007C437A">
          <w:rPr>
            <w:noProof/>
            <w:rPrChange w:id="4582"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FA5F3C" w:rsidRPr="00821FC2" w:rsidRDefault="00FA5F3C">
                              <w:pPr>
                                <w:pStyle w:val="Lgende"/>
                                <w:rPr>
                                  <w:noProof/>
                                </w:rPr>
                                <w:pPrChange w:id="4583" w:author="Arthur Parmentier" w:date="2020-05-19T15:15:00Z">
                                  <w:pPr/>
                                </w:pPrChange>
                              </w:pPr>
                              <w:ins w:id="4584" w:author="Arthur Parmentier" w:date="2020-05-19T15:15:00Z">
                                <w:r>
                                  <w:t xml:space="preserve">Figure </w:t>
                                </w:r>
                                <w:r>
                                  <w:fldChar w:fldCharType="begin"/>
                                </w:r>
                                <w:r>
                                  <w:instrText xml:space="preserve"> SEQ Figure \* ARABIC </w:instrText>
                                </w:r>
                              </w:ins>
                              <w:r>
                                <w:fldChar w:fldCharType="separate"/>
                              </w:r>
                              <w:ins w:id="4585" w:author="Arthur Parmentier" w:date="2020-06-05T21:05:00Z">
                                <w:r>
                                  <w:rPr>
                                    <w:noProof/>
                                  </w:rPr>
                                  <w:t>4</w:t>
                                </w:r>
                              </w:ins>
                              <w:ins w:id="4586" w:author="Arthur Parmentier" w:date="2020-05-19T15:15:00Z">
                                <w:r>
                                  <w:fldChar w:fldCharType="end"/>
                                </w:r>
                                <w:r>
                                  <w:t xml:space="preserve"> Posenet skeleton tracking for "rest of the group"</w:t>
                                </w:r>
                              </w:ins>
                              <w:ins w:id="4587"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FA5F3C" w:rsidRPr="00821FC2" w:rsidRDefault="00FA5F3C">
                        <w:pPr>
                          <w:pStyle w:val="Lgende"/>
                          <w:rPr>
                            <w:noProof/>
                          </w:rPr>
                          <w:pPrChange w:id="4588" w:author="Arthur Parmentier" w:date="2020-05-19T15:15:00Z">
                            <w:pPr/>
                          </w:pPrChange>
                        </w:pPr>
                        <w:ins w:id="4589" w:author="Arthur Parmentier" w:date="2020-05-19T15:15:00Z">
                          <w:r>
                            <w:t xml:space="preserve">Figure </w:t>
                          </w:r>
                          <w:r>
                            <w:fldChar w:fldCharType="begin"/>
                          </w:r>
                          <w:r>
                            <w:instrText xml:space="preserve"> SEQ Figure \* ARABIC </w:instrText>
                          </w:r>
                        </w:ins>
                        <w:r>
                          <w:fldChar w:fldCharType="separate"/>
                        </w:r>
                        <w:ins w:id="4590" w:author="Arthur Parmentier" w:date="2020-06-05T21:05:00Z">
                          <w:r>
                            <w:rPr>
                              <w:noProof/>
                            </w:rPr>
                            <w:t>4</w:t>
                          </w:r>
                        </w:ins>
                        <w:ins w:id="4591" w:author="Arthur Parmentier" w:date="2020-05-19T15:15:00Z">
                          <w:r>
                            <w:fldChar w:fldCharType="end"/>
                          </w:r>
                          <w:r>
                            <w:t xml:space="preserve"> Posenet skeleton tracking for "rest of the group"</w:t>
                          </w:r>
                        </w:ins>
                        <w:ins w:id="4592" w:author="Arthur Parmentier" w:date="2020-05-22T20:12:00Z">
                          <w:r>
                            <w:t>, from the Electron external window</w:t>
                          </w:r>
                        </w:ins>
                      </w:p>
                    </w:txbxContent>
                  </v:textbox>
                  <w10:wrap type="topAndBottom"/>
                </v:shape>
              </w:pict>
            </mc:Fallback>
          </mc:AlternateContent>
        </w:r>
      </w:ins>
      <w:ins w:id="4593" w:author="Arthur Parmentier" w:date="2020-05-19T15:14:00Z">
        <w:r w:rsidR="00863218" w:rsidRPr="007C437A">
          <w:rPr>
            <w:noProof/>
            <w:rPrChange w:id="4594"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4595" w:author="Arthur Parmentier" w:date="2020-05-18T15:23:00Z"/>
        </w:rPr>
      </w:pPr>
      <w:proofErr w:type="spellStart"/>
      <w:ins w:id="4596" w:author="Arthur Parmentier" w:date="2020-05-18T15:21:00Z">
        <w:r w:rsidRPr="007C437A">
          <w:t>PoseNet</w:t>
        </w:r>
        <w:proofErr w:type="spellEnd"/>
        <w:r w:rsidRPr="007C437A">
          <w:t xml:space="preserve"> allows the user</w:t>
        </w:r>
      </w:ins>
      <w:ins w:id="4597" w:author="Arthur Parmentier" w:date="2020-05-18T15:22:00Z">
        <w:r w:rsidR="006F7BD1" w:rsidRPr="007C437A">
          <w:t xml:space="preserve"> to choose different models and </w:t>
        </w:r>
      </w:ins>
      <w:ins w:id="4598"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4599" w:author="Arthur Parmentier" w:date="2020-05-18T15:24:00Z"/>
        </w:rPr>
      </w:pPr>
      <w:ins w:id="4600" w:author="Arthur Parmentier" w:date="2020-05-18T15:23:00Z">
        <w:r w:rsidRPr="007C437A">
          <w:t>The architecture of the mo</w:t>
        </w:r>
      </w:ins>
      <w:ins w:id="4601" w:author="Arthur Parmentier" w:date="2020-05-18T15:24:00Z">
        <w:r w:rsidRPr="007C437A">
          <w:t>del (</w:t>
        </w:r>
        <w:proofErr w:type="spellStart"/>
        <w:r w:rsidRPr="007C437A">
          <w:t>MobileNet</w:t>
        </w:r>
        <w:proofErr w:type="spellEnd"/>
        <w:r w:rsidRPr="007C437A">
          <w:t xml:space="preserve"> or </w:t>
        </w:r>
        <w:proofErr w:type="spellStart"/>
        <w:r w:rsidRPr="007C437A">
          <w:t>ResNet</w:t>
        </w:r>
        <w:proofErr w:type="spellEnd"/>
        <w:r w:rsidRPr="007C437A">
          <w:t>)</w:t>
        </w:r>
      </w:ins>
    </w:p>
    <w:p w:rsidR="00CE53C0" w:rsidRPr="007C437A" w:rsidRDefault="00CE53C0" w:rsidP="00CE53C0">
      <w:pPr>
        <w:pStyle w:val="Paragraphedeliste"/>
        <w:numPr>
          <w:ilvl w:val="0"/>
          <w:numId w:val="24"/>
        </w:numPr>
        <w:rPr>
          <w:ins w:id="4602" w:author="Arthur Parmentier" w:date="2020-05-18T15:27:00Z"/>
        </w:rPr>
      </w:pPr>
      <w:ins w:id="4603" w:author="Arthur Parmentier" w:date="2020-05-18T15:24:00Z">
        <w:r w:rsidRPr="007C437A">
          <w:t xml:space="preserve">The input resolution of the </w:t>
        </w:r>
      </w:ins>
      <w:ins w:id="4604" w:author="Arthur Parmentier" w:date="2020-05-18T15:25:00Z">
        <w:r w:rsidR="00266B08" w:rsidRPr="007C437A">
          <w:t>video input</w:t>
        </w:r>
      </w:ins>
    </w:p>
    <w:p w:rsidR="00266B08" w:rsidRPr="007C437A" w:rsidRDefault="00266B08" w:rsidP="00CE53C0">
      <w:pPr>
        <w:pStyle w:val="Paragraphedeliste"/>
        <w:numPr>
          <w:ilvl w:val="0"/>
          <w:numId w:val="24"/>
        </w:numPr>
        <w:rPr>
          <w:ins w:id="4605" w:author="Arthur Parmentier" w:date="2020-05-18T15:27:00Z"/>
        </w:rPr>
      </w:pPr>
      <w:ins w:id="4606" w:author="Arthur Parmentier" w:date="2020-05-18T15:27:00Z">
        <w:r w:rsidRPr="007C437A">
          <w:t>The output stride of the model</w:t>
        </w:r>
      </w:ins>
    </w:p>
    <w:p w:rsidR="00266B08" w:rsidRPr="007C437A" w:rsidRDefault="00266B08" w:rsidP="00CE53C0">
      <w:pPr>
        <w:pStyle w:val="Paragraphedeliste"/>
        <w:numPr>
          <w:ilvl w:val="0"/>
          <w:numId w:val="24"/>
        </w:numPr>
        <w:rPr>
          <w:ins w:id="4607" w:author="Arthur Parmentier" w:date="2020-05-18T15:28:00Z"/>
        </w:rPr>
      </w:pPr>
      <w:ins w:id="4608" w:author="Arthur Parmentier" w:date="2020-05-18T15:28:00Z">
        <w:r w:rsidRPr="007C437A">
          <w:t xml:space="preserve">The depths of the convolution operations (for </w:t>
        </w:r>
        <w:proofErr w:type="spellStart"/>
        <w:r w:rsidRPr="007C437A">
          <w:t>MobileNet</w:t>
        </w:r>
        <w:proofErr w:type="spellEnd"/>
        <w:r w:rsidRPr="007C437A">
          <w:t xml:space="preserve"> only)</w:t>
        </w:r>
      </w:ins>
    </w:p>
    <w:p w:rsidR="00266B08" w:rsidRPr="007C437A" w:rsidRDefault="00266B08" w:rsidP="00CE53C0">
      <w:pPr>
        <w:pStyle w:val="Paragraphedeliste"/>
        <w:numPr>
          <w:ilvl w:val="0"/>
          <w:numId w:val="24"/>
        </w:numPr>
        <w:rPr>
          <w:ins w:id="4609" w:author="Arthur Parmentier" w:date="2020-05-18T15:29:00Z"/>
        </w:rPr>
      </w:pPr>
      <w:ins w:id="4610" w:author="Arthur Parmentier" w:date="2020-05-18T15:29:00Z">
        <w:r w:rsidRPr="007C437A">
          <w:t>The size of the model (</w:t>
        </w:r>
        <w:proofErr w:type="spellStart"/>
        <w:r w:rsidRPr="007C437A">
          <w:t>ResNet</w:t>
        </w:r>
        <w:proofErr w:type="spellEnd"/>
        <w:r w:rsidRPr="007C437A">
          <w:t xml:space="preserve"> only</w:t>
        </w:r>
        <w:r w:rsidR="005C78CB" w:rsidRPr="007C437A">
          <w:t>, only affects loading time</w:t>
        </w:r>
        <w:r w:rsidRPr="007C437A">
          <w:t>)</w:t>
        </w:r>
      </w:ins>
    </w:p>
    <w:p w:rsidR="00DA3D9A" w:rsidRPr="007C437A" w:rsidRDefault="00CE7ED8">
      <w:pPr>
        <w:rPr>
          <w:ins w:id="4611" w:author="Arthur Parmentier" w:date="2020-05-22T20:13:00Z"/>
        </w:rPr>
      </w:pPr>
      <w:ins w:id="4612" w:author="Arthur Parmentier" w:date="2020-05-18T17:10:00Z">
        <w:r w:rsidRPr="007C437A">
          <w:t xml:space="preserve">With these settings, the user can adapt the model to its </w:t>
        </w:r>
      </w:ins>
      <w:ins w:id="4613" w:author="Arthur Parmentier" w:date="2020-05-18T17:13:00Z">
        <w:r w:rsidR="000C5075" w:rsidRPr="007C437A">
          <w:t>hardware</w:t>
        </w:r>
      </w:ins>
      <w:ins w:id="4614" w:author="Arthur Parmentier" w:date="2020-05-18T17:10:00Z">
        <w:r w:rsidRPr="007C437A">
          <w:t xml:space="preserve"> </w:t>
        </w:r>
      </w:ins>
      <w:ins w:id="4615" w:author="Arthur Parmentier" w:date="2020-05-19T10:00:00Z">
        <w:r w:rsidR="00674C10" w:rsidRPr="007C437A">
          <w:t>to get the best performance.</w:t>
        </w:r>
      </w:ins>
    </w:p>
    <w:p w:rsidR="00FF0413" w:rsidRPr="007C437A" w:rsidRDefault="00F66CEC">
      <w:pPr>
        <w:rPr>
          <w:ins w:id="4616" w:author="Arthur Parmentier" w:date="2020-05-19T10:00:00Z"/>
        </w:rPr>
      </w:pPr>
      <w:ins w:id="4617" w:author="Arthur Parmentier" w:date="2020-05-23T09:45:00Z">
        <w:r w:rsidRPr="007C437A">
          <w:t>We will discuss the optimal performance settings in a next section.</w:t>
        </w:r>
      </w:ins>
    </w:p>
    <w:p w:rsidR="005B0B86" w:rsidRPr="007C437A" w:rsidRDefault="005B0B86">
      <w:pPr>
        <w:pStyle w:val="Titre5"/>
        <w:rPr>
          <w:ins w:id="4618" w:author="Arthur Parmentier" w:date="2020-05-19T15:54:00Z"/>
          <w:rPrChange w:id="4619" w:author="Arthur Parmentier" w:date="2020-06-07T15:27:00Z">
            <w:rPr>
              <w:ins w:id="4620" w:author="Arthur Parmentier" w:date="2020-05-19T15:54:00Z"/>
            </w:rPr>
          </w:rPrChange>
        </w:rPr>
        <w:pPrChange w:id="4621" w:author="Arthur Parmentier" w:date="2020-05-19T15:54:00Z">
          <w:pPr/>
        </w:pPrChange>
      </w:pPr>
      <w:proofErr w:type="spellStart"/>
      <w:ins w:id="4622" w:author="Arthur Parmentier" w:date="2020-05-19T15:54:00Z">
        <w:r w:rsidRPr="007C437A">
          <w:rPr>
            <w:rPrChange w:id="4623" w:author="Arthur Parmentier" w:date="2020-06-07T15:27:00Z">
              <w:rPr/>
            </w:rPrChange>
          </w:rPr>
          <w:t>PoseNet</w:t>
        </w:r>
        <w:proofErr w:type="spellEnd"/>
        <w:r w:rsidRPr="007C437A">
          <w:rPr>
            <w:rPrChange w:id="4624" w:author="Arthur Parmentier" w:date="2020-06-07T15:27:00Z">
              <w:rPr/>
            </w:rPrChange>
          </w:rPr>
          <w:t xml:space="preserve"> advantages</w:t>
        </w:r>
      </w:ins>
    </w:p>
    <w:p w:rsidR="00674C10" w:rsidRPr="007C437A" w:rsidRDefault="00674C10">
      <w:pPr>
        <w:rPr>
          <w:ins w:id="4625" w:author="Arthur Parmentier" w:date="2020-05-19T10:01:00Z"/>
        </w:rPr>
      </w:pPr>
      <w:proofErr w:type="spellStart"/>
      <w:ins w:id="4626" w:author="Arthur Parmentier" w:date="2020-05-19T10:01:00Z">
        <w:r w:rsidRPr="007C437A">
          <w:t>PoseNet</w:t>
        </w:r>
        <w:proofErr w:type="spellEnd"/>
        <w:r w:rsidRPr="007C437A">
          <w:t xml:space="preserve"> has several advantages to its concurrent </w:t>
        </w:r>
      </w:ins>
      <w:ins w:id="4627" w:author="Arthur Parmentier" w:date="2020-05-23T09:50:00Z">
        <w:r w:rsidR="00C52DE9" w:rsidRPr="007C437A">
          <w:t>technologies:</w:t>
        </w:r>
      </w:ins>
    </w:p>
    <w:p w:rsidR="00674C10" w:rsidRPr="007C437A" w:rsidRDefault="00674C10" w:rsidP="00674C10">
      <w:pPr>
        <w:pStyle w:val="Paragraphedeliste"/>
        <w:numPr>
          <w:ilvl w:val="0"/>
          <w:numId w:val="25"/>
        </w:numPr>
        <w:rPr>
          <w:ins w:id="4628" w:author="Arthur Parmentier" w:date="2020-05-19T10:08:00Z"/>
        </w:rPr>
      </w:pPr>
      <w:ins w:id="4629" w:author="Arthur Parmentier" w:date="2020-05-19T10:01:00Z">
        <w:r w:rsidRPr="007C437A">
          <w:t>It takes it input from a webcam or any video input that can be recognize</w:t>
        </w:r>
      </w:ins>
      <w:ins w:id="4630" w:author="Arthur Parmentier" w:date="2020-05-19T10:02:00Z">
        <w:r w:rsidRPr="007C437A">
          <w:t>d by the computer,</w:t>
        </w:r>
      </w:ins>
      <w:ins w:id="4631" w:author="Arthur Parmentier" w:date="2020-05-19T10:08:00Z">
        <w:r w:rsidRPr="007C437A">
          <w:t xml:space="preserve"> so that</w:t>
        </w:r>
      </w:ins>
    </w:p>
    <w:p w:rsidR="00674C10" w:rsidRPr="007C437A" w:rsidRDefault="00674C10" w:rsidP="00674C10">
      <w:pPr>
        <w:pStyle w:val="Paragraphedeliste"/>
        <w:numPr>
          <w:ilvl w:val="1"/>
          <w:numId w:val="25"/>
        </w:numPr>
        <w:rPr>
          <w:ins w:id="4632" w:author="Arthur Parmentier" w:date="2020-05-19T10:09:00Z"/>
        </w:rPr>
      </w:pPr>
      <w:ins w:id="4633"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4634" w:author="Arthur Parmentier" w:date="2020-05-19T10:03:00Z"/>
        </w:rPr>
        <w:pPrChange w:id="4635" w:author="Arthur Parmentier" w:date="2020-05-19T10:08:00Z">
          <w:pPr>
            <w:pStyle w:val="Paragraphedeliste"/>
            <w:numPr>
              <w:numId w:val="25"/>
            </w:numPr>
            <w:ind w:hanging="360"/>
          </w:pPr>
        </w:pPrChange>
      </w:pPr>
      <w:ins w:id="4636" w:author="Arthur Parmentier" w:date="2020-05-19T10:09:00Z">
        <w:r w:rsidRPr="007C437A">
          <w:t>It can be used with very common</w:t>
        </w:r>
      </w:ins>
      <w:ins w:id="4637" w:author="Arthur Parmentier" w:date="2020-05-19T10:10:00Z">
        <w:r w:rsidRPr="007C437A">
          <w:t xml:space="preserve"> and cheap</w:t>
        </w:r>
      </w:ins>
      <w:ins w:id="4638" w:author="Arthur Parmentier" w:date="2020-05-19T10:09:00Z">
        <w:r w:rsidRPr="007C437A">
          <w:t xml:space="preserve"> ha</w:t>
        </w:r>
      </w:ins>
      <w:ins w:id="4639"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4640" w:author="Arthur Parmentier" w:date="2020-05-19T10:06:00Z"/>
        </w:rPr>
      </w:pPr>
      <w:ins w:id="4641" w:author="Arthur Parmentier" w:date="2020-05-19T10:05:00Z">
        <w:r w:rsidRPr="007C437A">
          <w:lastRenderedPageBreak/>
          <w:t xml:space="preserve">It provides a direct feedback of its accuracy to the user by overlapping the skeleton joints with the video, allowing users to change </w:t>
        </w:r>
      </w:ins>
      <w:ins w:id="4642"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4643" w:author="Arthur Parmentier" w:date="2020-05-19T10:19:00Z"/>
        </w:rPr>
      </w:pPr>
      <w:ins w:id="4644" w:author="Arthur Parmentier" w:date="2020-05-19T10:11:00Z">
        <w:r w:rsidRPr="007C437A">
          <w:t>It</w:t>
        </w:r>
      </w:ins>
      <w:ins w:id="4645" w:author="Arthur Parmentier" w:date="2020-05-19T10:13:00Z">
        <w:r w:rsidRPr="007C437A">
          <w:t xml:space="preserve"> is </w:t>
        </w:r>
      </w:ins>
      <w:ins w:id="4646" w:author="Arthur Parmentier" w:date="2020-05-19T10:15:00Z">
        <w:r w:rsidRPr="007C437A">
          <w:t xml:space="preserve">an </w:t>
        </w:r>
      </w:ins>
      <w:ins w:id="4647" w:author="Arthur Parmentier" w:date="2020-05-19T10:13:00Z">
        <w:r w:rsidRPr="007C437A">
          <w:t>open</w:t>
        </w:r>
      </w:ins>
      <w:ins w:id="4648" w:author="Arthur Parmentier" w:date="2020-05-19T10:15:00Z">
        <w:r w:rsidRPr="007C437A">
          <w:t>-</w:t>
        </w:r>
      </w:ins>
      <w:ins w:id="4649" w:author="Arthur Parmentier" w:date="2020-05-19T10:13:00Z">
        <w:r w:rsidRPr="007C437A">
          <w:t>source</w:t>
        </w:r>
      </w:ins>
      <w:ins w:id="4650" w:author="Arthur Parmentier" w:date="2020-05-19T10:15:00Z">
        <w:r w:rsidRPr="007C437A">
          <w:t xml:space="preserve"> project</w:t>
        </w:r>
      </w:ins>
      <w:ins w:id="4651" w:author="Arthur Parmentier" w:date="2020-05-19T10:17:00Z">
        <w:r w:rsidRPr="007C437A">
          <w:t>, led by giants (Google…)</w:t>
        </w:r>
      </w:ins>
      <w:ins w:id="4652" w:author="Arthur Parmentier" w:date="2020-05-19T10:19:00Z">
        <w:r w:rsidRPr="007C437A">
          <w:t xml:space="preserve"> and</w:t>
        </w:r>
      </w:ins>
      <w:ins w:id="4653" w:author="Arthur Parmentier" w:date="2020-05-19T10:17:00Z">
        <w:r w:rsidRPr="007C437A">
          <w:t xml:space="preserve"> supported by a </w:t>
        </w:r>
      </w:ins>
      <w:ins w:id="4654" w:author="Arthur Parmentier" w:date="2020-05-19T10:18:00Z">
        <w:r w:rsidRPr="007C437A">
          <w:t xml:space="preserve">vast </w:t>
        </w:r>
      </w:ins>
      <w:ins w:id="4655" w:author="Arthur Parmentier" w:date="2020-05-19T10:17:00Z">
        <w:r w:rsidRPr="007C437A">
          <w:t>community</w:t>
        </w:r>
      </w:ins>
    </w:p>
    <w:p w:rsidR="000D15D8" w:rsidRPr="007C437A" w:rsidRDefault="008E45E0" w:rsidP="00674C10">
      <w:pPr>
        <w:pStyle w:val="Paragraphedeliste"/>
        <w:numPr>
          <w:ilvl w:val="0"/>
          <w:numId w:val="25"/>
        </w:numPr>
        <w:rPr>
          <w:ins w:id="4656" w:author="Arthur Parmentier" w:date="2020-05-19T10:23:00Z"/>
        </w:rPr>
      </w:pPr>
      <w:ins w:id="4657" w:author="Arthur Parmentier" w:date="2020-05-19T10:20:00Z">
        <w:r w:rsidRPr="007C437A">
          <w:t>It is still un</w:t>
        </w:r>
      </w:ins>
      <w:ins w:id="4658" w:author="Arthur Parmentier" w:date="2020-05-19T10:21:00Z">
        <w:r w:rsidRPr="007C437A">
          <w:t xml:space="preserve">der development and will probably continue to be improved over the years, </w:t>
        </w:r>
      </w:ins>
      <w:ins w:id="4659"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4660" w:author="Arthur Parmentier" w:date="2020-05-19T11:12:00Z"/>
        </w:rPr>
      </w:pPr>
      <w:ins w:id="4661" w:author="Arthur Parmentier" w:date="2020-05-19T10:24:00Z">
        <w:r w:rsidRPr="007C437A">
          <w:t xml:space="preserve">It </w:t>
        </w:r>
      </w:ins>
      <w:ins w:id="4662" w:author="Arthur Parmentier" w:date="2020-05-19T11:12:00Z">
        <w:r w:rsidR="00A43D2B" w:rsidRPr="007C437A">
          <w:t>integrates</w:t>
        </w:r>
      </w:ins>
      <w:ins w:id="4663" w:author="Arthur Parmentier" w:date="2020-05-19T11:11:00Z">
        <w:r w:rsidR="00A43D2B" w:rsidRPr="007C437A">
          <w:t xml:space="preserve"> with Max (and other systems) </w:t>
        </w:r>
      </w:ins>
      <w:ins w:id="4664" w:author="Arthur Parmentier" w:date="2020-05-19T11:12:00Z">
        <w:r w:rsidR="00A43D2B" w:rsidRPr="007C437A">
          <w:t>very easily</w:t>
        </w:r>
        <w:r w:rsidR="001E1856" w:rsidRPr="007C437A">
          <w:t xml:space="preserve"> as it can be run in a little</w:t>
        </w:r>
      </w:ins>
      <w:ins w:id="4665" w:author="Arthur Parmentier" w:date="2020-05-23T09:49:00Z">
        <w:r w:rsidR="009D2FFA" w:rsidRPr="007C437A">
          <w:t xml:space="preserve"> node.js</w:t>
        </w:r>
      </w:ins>
      <w:ins w:id="4666" w:author="Arthur Parmentier" w:date="2020-05-19T11:12:00Z">
        <w:r w:rsidR="001E1856" w:rsidRPr="007C437A">
          <w:t xml:space="preserve"> server</w:t>
        </w:r>
      </w:ins>
    </w:p>
    <w:p w:rsidR="00091253" w:rsidRPr="007C437A" w:rsidRDefault="00091253">
      <w:pPr>
        <w:pStyle w:val="Titre5"/>
        <w:rPr>
          <w:ins w:id="4667" w:author="Arthur Parmentier" w:date="2020-05-19T15:54:00Z"/>
          <w:rPrChange w:id="4668" w:author="Arthur Parmentier" w:date="2020-06-07T15:27:00Z">
            <w:rPr>
              <w:ins w:id="4669" w:author="Arthur Parmentier" w:date="2020-05-19T15:54:00Z"/>
            </w:rPr>
          </w:rPrChange>
        </w:rPr>
        <w:pPrChange w:id="4670" w:author="Arthur Parmentier" w:date="2020-05-19T15:54:00Z">
          <w:pPr/>
        </w:pPrChange>
      </w:pPr>
      <w:ins w:id="4671" w:author="Arthur Parmentier" w:date="2020-05-19T15:55:00Z">
        <w:r w:rsidRPr="007C437A">
          <w:rPr>
            <w:rPrChange w:id="4672" w:author="Arthur Parmentier" w:date="2020-06-07T15:27:00Z">
              <w:rPr/>
            </w:rPrChange>
          </w:rPr>
          <w:t xml:space="preserve">The main shortcoming of </w:t>
        </w:r>
        <w:proofErr w:type="spellStart"/>
        <w:r w:rsidRPr="007C437A">
          <w:rPr>
            <w:rPrChange w:id="4673" w:author="Arthur Parmentier" w:date="2020-06-07T15:27:00Z">
              <w:rPr/>
            </w:rPrChange>
          </w:rPr>
          <w:t>PoseNet</w:t>
        </w:r>
        <w:proofErr w:type="spellEnd"/>
        <w:r w:rsidRPr="007C437A">
          <w:rPr>
            <w:rPrChange w:id="4674" w:author="Arthur Parmentier" w:date="2020-06-07T15:27:00Z">
              <w:rPr/>
            </w:rPrChange>
          </w:rPr>
          <w:t>: depth</w:t>
        </w:r>
      </w:ins>
    </w:p>
    <w:p w:rsidR="008F3623" w:rsidRPr="007C437A" w:rsidRDefault="00792D87" w:rsidP="008F3623">
      <w:pPr>
        <w:rPr>
          <w:ins w:id="4675" w:author="Arthur Parmentier" w:date="2020-05-19T15:29:00Z"/>
        </w:rPr>
      </w:pPr>
      <w:ins w:id="4676" w:author="Arthur Parmentier" w:date="2020-05-19T15:27:00Z">
        <w:r w:rsidRPr="007C437A">
          <w:t>The only ma</w:t>
        </w:r>
      </w:ins>
      <w:ins w:id="4677" w:author="Arthur Parmentier" w:date="2020-05-19T15:28:00Z">
        <w:r w:rsidRPr="007C437A">
          <w:t>j</w:t>
        </w:r>
      </w:ins>
      <w:ins w:id="4678" w:author="Arthur Parmentier" w:date="2020-05-19T15:27:00Z">
        <w:r w:rsidRPr="007C437A">
          <w:t xml:space="preserve">or shortcoming of </w:t>
        </w:r>
        <w:proofErr w:type="spellStart"/>
        <w:r w:rsidRPr="007C437A">
          <w:t>PoseNet</w:t>
        </w:r>
        <w:proofErr w:type="spellEnd"/>
        <w:r w:rsidRPr="007C437A">
          <w:t xml:space="preserve"> </w:t>
        </w:r>
      </w:ins>
      <w:ins w:id="4679" w:author="Arthur Parmentier" w:date="2020-05-19T15:28:00Z">
        <w:r w:rsidRPr="007C437A">
          <w:t>with respect to other motion tracki</w:t>
        </w:r>
      </w:ins>
      <w:ins w:id="4680" w:author="Arthur Parmentier" w:date="2020-05-19T15:29:00Z">
        <w:r w:rsidRPr="007C437A">
          <w:t>ng systems is that it only operates in 2D and does not</w:t>
        </w:r>
      </w:ins>
      <w:ins w:id="4681" w:author="Arthur Parmentier" w:date="2020-06-03T17:49:00Z">
        <w:r w:rsidR="001F5AEC" w:rsidRPr="007C437A">
          <w:t xml:space="preserve"> </w:t>
        </w:r>
      </w:ins>
      <w:ins w:id="4682" w:author="Arthur Parmentier" w:date="2020-06-03T17:50:00Z">
        <w:r w:rsidR="001F5AEC" w:rsidRPr="007C437A">
          <w:t>model</w:t>
        </w:r>
      </w:ins>
      <w:ins w:id="4683" w:author="Arthur Parmentier" w:date="2020-05-19T15:29:00Z">
        <w:r w:rsidRPr="007C437A">
          <w:t xml:space="preserve"> the depth of each</w:t>
        </w:r>
      </w:ins>
      <w:ins w:id="4684" w:author="Arthur Parmentier" w:date="2020-06-03T17:50:00Z">
        <w:r w:rsidR="001F5AEC" w:rsidRPr="007C437A">
          <w:t xml:space="preserve"> body</w:t>
        </w:r>
      </w:ins>
      <w:ins w:id="4685" w:author="Arthur Parmentier" w:date="2020-05-19T15:29:00Z">
        <w:r w:rsidRPr="007C437A">
          <w:t xml:space="preserve"> joint.</w:t>
        </w:r>
      </w:ins>
    </w:p>
    <w:p w:rsidR="00792D87" w:rsidRPr="007C437A" w:rsidRDefault="00792D87" w:rsidP="008F3623">
      <w:pPr>
        <w:rPr>
          <w:ins w:id="4686" w:author="Arthur Parmentier" w:date="2020-05-19T15:55:00Z"/>
        </w:rPr>
      </w:pPr>
      <w:ins w:id="4687" w:author="Arthur Parmentier" w:date="2020-05-19T15:29:00Z">
        <w:r w:rsidRPr="007C437A">
          <w:t>As a workaround</w:t>
        </w:r>
      </w:ins>
      <w:ins w:id="4688" w:author="Arthur Parmentier" w:date="2020-05-19T15:30:00Z">
        <w:r w:rsidRPr="007C437A">
          <w:t xml:space="preserve">, I first built a simple calibration process </w:t>
        </w:r>
      </w:ins>
      <w:ins w:id="4689" w:author="Arthur Parmentier" w:date="2020-06-03T17:50:00Z">
        <w:r w:rsidR="00AF2EC4" w:rsidRPr="007C437A">
          <w:t>that</w:t>
        </w:r>
      </w:ins>
      <w:ins w:id="4690" w:author="Arthur Parmentier" w:date="2020-05-19T15:30:00Z">
        <w:r w:rsidRPr="007C437A">
          <w:t xml:space="preserve"> allow</w:t>
        </w:r>
      </w:ins>
      <w:ins w:id="4691" w:author="Arthur Parmentier" w:date="2020-06-03T17:50:00Z">
        <w:r w:rsidR="00AF2EC4" w:rsidRPr="007C437A">
          <w:t>ed</w:t>
        </w:r>
      </w:ins>
      <w:ins w:id="4692" w:author="Arthur Parmentier" w:date="2020-05-19T15:30:00Z">
        <w:r w:rsidRPr="007C437A">
          <w:t xml:space="preserve"> to compute the depth of the </w:t>
        </w:r>
      </w:ins>
      <w:ins w:id="4693" w:author="Arthur Parmentier" w:date="2020-05-19T15:31:00Z">
        <w:r w:rsidRPr="007C437A">
          <w:t>torso of the user as well as its angle to the camera</w:t>
        </w:r>
      </w:ins>
      <w:ins w:id="4694" w:author="Arthur Parmentier" w:date="2020-06-03T17:50:00Z">
        <w:r w:rsidR="00904AF3" w:rsidRPr="007C437A">
          <w:t>.</w:t>
        </w:r>
      </w:ins>
      <w:ins w:id="4695" w:author="Arthur Parmentier" w:date="2020-05-19T15:31:00Z">
        <w:r w:rsidRPr="007C437A">
          <w:t xml:space="preserve"> </w:t>
        </w:r>
      </w:ins>
      <w:ins w:id="4696" w:author="Arthur Parmentier" w:date="2020-06-03T17:50:00Z">
        <w:r w:rsidR="00904AF3" w:rsidRPr="007C437A">
          <w:t>After some testing,</w:t>
        </w:r>
      </w:ins>
      <w:ins w:id="4697" w:author="Arthur Parmentier" w:date="2020-05-19T15:31:00Z">
        <w:r w:rsidRPr="007C437A">
          <w:t xml:space="preserve"> I realized that it was useless </w:t>
        </w:r>
      </w:ins>
      <w:ins w:id="4698" w:author="Arthur Parmentier" w:date="2020-05-19T15:32:00Z">
        <w:r w:rsidRPr="007C437A">
          <w:t>in my use case</w:t>
        </w:r>
      </w:ins>
      <w:ins w:id="4699" w:author="Arthur Parmentier" w:date="2020-06-03T17:50:00Z">
        <w:r w:rsidR="00904AF3" w:rsidRPr="007C437A">
          <w:t xml:space="preserve">, did not allow any better classification </w:t>
        </w:r>
      </w:ins>
      <w:ins w:id="4700" w:author="Arthur Parmentier" w:date="2020-05-19T15:32:00Z">
        <w:r w:rsidRPr="007C437A">
          <w:t>and would only bring noise in the data.</w:t>
        </w:r>
      </w:ins>
    </w:p>
    <w:p w:rsidR="00F35BC0" w:rsidRPr="007C437A" w:rsidRDefault="00F35BC0">
      <w:pPr>
        <w:pStyle w:val="Titre6"/>
        <w:rPr>
          <w:ins w:id="4701" w:author="Arthur Parmentier" w:date="2020-06-03T17:51:00Z"/>
        </w:rPr>
      </w:pPr>
      <w:ins w:id="4702" w:author="Arthur Parmentier" w:date="2020-05-19T15:55:00Z">
        <w:r w:rsidRPr="007C437A">
          <w:t>Depth in SP</w:t>
        </w:r>
      </w:ins>
    </w:p>
    <w:p w:rsidR="00704B21" w:rsidRPr="007C437A" w:rsidRDefault="00704B21">
      <w:pPr>
        <w:rPr>
          <w:ins w:id="4703" w:author="Arthur Parmentier" w:date="2020-05-19T15:32:00Z"/>
        </w:rPr>
      </w:pPr>
      <w:ins w:id="4704" w:author="Arthur Parmentier" w:date="2020-06-03T17:51:00Z">
        <w:r w:rsidRPr="007C437A">
          <w:t xml:space="preserve">In fact, there are also some </w:t>
        </w:r>
      </w:ins>
      <w:ins w:id="4705" w:author="Arthur Parmentier" w:date="2020-06-03T17:52:00Z">
        <w:r w:rsidRPr="007C437A">
          <w:t xml:space="preserve">specificities that allow us to recognize SP signs without any depth information in </w:t>
        </w:r>
        <w:proofErr w:type="spellStart"/>
        <w:r w:rsidRPr="007C437A">
          <w:t>PoseNet</w:t>
        </w:r>
        <w:proofErr w:type="spellEnd"/>
        <w:r w:rsidRPr="007C437A">
          <w:t>.</w:t>
        </w:r>
      </w:ins>
    </w:p>
    <w:p w:rsidR="009D75C8" w:rsidRPr="007C437A" w:rsidRDefault="00E715BE" w:rsidP="008F3623">
      <w:pPr>
        <w:rPr>
          <w:ins w:id="4706" w:author="Arthur Parmentier" w:date="2020-05-19T15:42:00Z"/>
        </w:rPr>
      </w:pPr>
      <w:ins w:id="4707" w:author="Arthur Parmentier" w:date="2020-05-19T15:35:00Z">
        <w:r w:rsidRPr="007C437A">
          <w:t xml:space="preserve">My observation </w:t>
        </w:r>
      </w:ins>
      <w:ins w:id="4708" w:author="Arthur Parmentier" w:date="2020-05-19T15:38:00Z">
        <w:r w:rsidR="00FE10BB" w:rsidRPr="007C437A">
          <w:t>is that depth</w:t>
        </w:r>
      </w:ins>
      <w:ins w:id="4709" w:author="Arthur Parmentier" w:date="2020-05-19T15:40:00Z">
        <w:r w:rsidR="009D75C8" w:rsidRPr="007C437A">
          <w:t xml:space="preserve"> (z axis)</w:t>
        </w:r>
      </w:ins>
      <w:ins w:id="4710" w:author="Arthur Parmentier" w:date="2020-05-19T15:38:00Z">
        <w:r w:rsidR="00FE10BB" w:rsidRPr="007C437A">
          <w:t xml:space="preserve"> </w:t>
        </w:r>
      </w:ins>
      <w:ins w:id="4711" w:author="Arthur Parmentier" w:date="2020-05-19T15:35:00Z">
        <w:r w:rsidRPr="007C437A">
          <w:t>is often not the most informative axi</w:t>
        </w:r>
      </w:ins>
      <w:ins w:id="4712" w:author="Arthur Parmentier" w:date="2020-05-19T15:36:00Z">
        <w:r w:rsidRPr="007C437A">
          <w:t>s for recognizing SP gestures and even signs like “play” which</w:t>
        </w:r>
      </w:ins>
      <w:ins w:id="4713" w:author="Arthur Parmentier" w:date="2020-05-19T15:37:00Z">
        <w:r w:rsidR="00FE10BB" w:rsidRPr="007C437A">
          <w:t xml:space="preserve"> uses the </w:t>
        </w:r>
      </w:ins>
      <w:ins w:id="4714" w:author="Arthur Parmentier" w:date="2020-05-19T15:40:00Z">
        <w:r w:rsidR="009D75C8" w:rsidRPr="007C437A">
          <w:t>z</w:t>
        </w:r>
      </w:ins>
      <w:ins w:id="4715" w:author="Arthur Parmentier" w:date="2020-05-19T15:41:00Z">
        <w:r w:rsidR="009D75C8" w:rsidRPr="007C437A">
          <w:t xml:space="preserve"> </w:t>
        </w:r>
      </w:ins>
      <w:ins w:id="4716" w:author="Arthur Parmentier" w:date="2020-05-19T15:37:00Z">
        <w:r w:rsidR="00FE10BB" w:rsidRPr="007C437A">
          <w:t>dimension extensively can be recognized only by the movement of the body in 2D, from the p</w:t>
        </w:r>
      </w:ins>
      <w:ins w:id="4717" w:author="Arthur Parmentier" w:date="2020-05-19T15:38:00Z">
        <w:r w:rsidR="00FE10BB" w:rsidRPr="007C437A">
          <w:t>oint of view of the camera in front of the soundpainter</w:t>
        </w:r>
      </w:ins>
      <w:ins w:id="4718" w:author="Arthur Parmentier" w:date="2020-06-03T17:52:00Z">
        <w:r w:rsidR="00B11BF7" w:rsidRPr="007C437A">
          <w:t>, because t</w:t>
        </w:r>
      </w:ins>
      <w:ins w:id="4719" w:author="Arthur Parmentier" w:date="2020-06-03T17:53:00Z">
        <w:r w:rsidR="00B11BF7" w:rsidRPr="007C437A">
          <w:t>here is little ambiguity with other signs.</w:t>
        </w:r>
        <w:r w:rsidR="00DA4920" w:rsidRPr="007C437A">
          <w:t xml:space="preserve"> Depth would only be impor</w:t>
        </w:r>
      </w:ins>
      <w:ins w:id="4720"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4721" w:author="Arthur Parmentier" w:date="2020-06-03T17:56:00Z"/>
        </w:rPr>
      </w:pPr>
      <w:ins w:id="4722" w:author="Arthur Parmentier" w:date="2020-05-19T15:42:00Z">
        <w:r w:rsidRPr="007C437A">
          <w:t>However, capturing dept</w:t>
        </w:r>
      </w:ins>
      <w:ins w:id="4723" w:author="Arthur Parmentier" w:date="2020-05-19T15:43:00Z">
        <w:r w:rsidRPr="007C437A">
          <w:t>h is important for one special sign in SP, which is often called “entering the box”</w:t>
        </w:r>
      </w:ins>
      <w:ins w:id="4724" w:author="Arthur Parmentier" w:date="2020-06-03T17:55:00Z">
        <w:r w:rsidR="007145B0" w:rsidRPr="007C437A">
          <w:t xml:space="preserve"> and </w:t>
        </w:r>
      </w:ins>
      <w:ins w:id="4725" w:author="Arthur Parmentier" w:date="2020-06-03T17:56:00Z">
        <w:r w:rsidR="007145B0" w:rsidRPr="007C437A">
          <w:t xml:space="preserve">almost </w:t>
        </w:r>
      </w:ins>
      <w:ins w:id="4726" w:author="Arthur Parmentier" w:date="2020-06-03T17:55:00Z">
        <w:r w:rsidR="007145B0" w:rsidRPr="007C437A">
          <w:t xml:space="preserve">only takes place in the depth </w:t>
        </w:r>
      </w:ins>
      <w:ins w:id="4727" w:author="Arthur Parmentier" w:date="2020-06-03T17:56:00Z">
        <w:r w:rsidR="007145B0" w:rsidRPr="007C437A">
          <w:t>dimension</w:t>
        </w:r>
      </w:ins>
      <w:ins w:id="4728" w:author="Arthur Parmentier" w:date="2020-05-19T15:43:00Z">
        <w:r w:rsidRPr="007C437A">
          <w:t xml:space="preserve">. Its specialty is that </w:t>
        </w:r>
      </w:ins>
      <w:ins w:id="4729" w:author="Arthur Parmentier" w:date="2020-05-19T15:44:00Z">
        <w:r w:rsidRPr="007C437A">
          <w:t>this sign</w:t>
        </w:r>
      </w:ins>
      <w:ins w:id="4730" w:author="Arthur Parmentier" w:date="2020-05-19T15:45:00Z">
        <w:r w:rsidRPr="007C437A">
          <w:t xml:space="preserve">, consisting in putting one foot in an abstract </w:t>
        </w:r>
      </w:ins>
      <w:ins w:id="4731" w:author="Arthur Parmentier" w:date="2020-05-19T15:46:00Z">
        <w:r w:rsidRPr="007C437A">
          <w:t>“</w:t>
        </w:r>
      </w:ins>
      <w:ins w:id="4732" w:author="Arthur Parmentier" w:date="2020-05-19T15:45:00Z">
        <w:r w:rsidRPr="007C437A">
          <w:t>box</w:t>
        </w:r>
      </w:ins>
      <w:ins w:id="4733" w:author="Arthur Parmentier" w:date="2020-05-19T15:46:00Z">
        <w:r w:rsidRPr="007C437A">
          <w:t>”</w:t>
        </w:r>
      </w:ins>
      <w:ins w:id="4734" w:author="Arthur Parmentier" w:date="2020-05-19T15:45:00Z">
        <w:r w:rsidRPr="007C437A">
          <w:t xml:space="preserve"> in front of the soundpainter,</w:t>
        </w:r>
      </w:ins>
      <w:ins w:id="4735" w:author="Arthur Parmentier" w:date="2020-05-19T15:44:00Z">
        <w:r w:rsidRPr="007C437A">
          <w:t xml:space="preserve"> is used </w:t>
        </w:r>
      </w:ins>
      <w:ins w:id="4736" w:author="Arthur Parmentier" w:date="2020-05-19T15:47:00Z">
        <w:r w:rsidR="00395172" w:rsidRPr="007C437A">
          <w:t xml:space="preserve">in many SP modes </w:t>
        </w:r>
      </w:ins>
      <w:ins w:id="4737" w:author="Arthur Parmentier" w:date="2020-05-19T15:44:00Z">
        <w:r w:rsidRPr="007C437A">
          <w:t>to significate “execute the request now”</w:t>
        </w:r>
      </w:ins>
      <w:ins w:id="4738" w:author="Arthur Parmentier" w:date="2020-05-19T15:47:00Z">
        <w:r w:rsidR="00395172" w:rsidRPr="007C437A">
          <w:t>; whether the request has been defined previously (default mode) or is being signed while the soundpainter has “ent</w:t>
        </w:r>
      </w:ins>
      <w:ins w:id="4739" w:author="Arthur Parmentier" w:date="2020-05-19T15:48:00Z">
        <w:r w:rsidR="00395172" w:rsidRPr="007C437A">
          <w:t>ered the box”.</w:t>
        </w:r>
      </w:ins>
      <w:ins w:id="4740" w:author="Arthur Parmentier" w:date="2020-05-19T15:49:00Z">
        <w:r w:rsidR="007D4E17" w:rsidRPr="007C437A">
          <w:t xml:space="preserve"> </w:t>
        </w:r>
      </w:ins>
      <w:ins w:id="4741" w:author="Arthur Parmentier" w:date="2020-05-19T21:41:00Z">
        <w:r w:rsidR="009D3597" w:rsidRPr="007C437A">
          <w:t xml:space="preserve">It is </w:t>
        </w:r>
      </w:ins>
      <w:ins w:id="4742" w:author="Arthur Parmentier" w:date="2020-05-19T21:47:00Z">
        <w:r w:rsidR="00214331" w:rsidRPr="007C437A">
          <w:t>only meaningful when</w:t>
        </w:r>
      </w:ins>
      <w:ins w:id="4743" w:author="Arthur Parmentier" w:date="2020-05-19T21:41:00Z">
        <w:r w:rsidR="009D3597" w:rsidRPr="007C437A">
          <w:t xml:space="preserve"> executed simultaneously to other signs, </w:t>
        </w:r>
      </w:ins>
      <w:ins w:id="4744" w:author="Arthur Parmentier" w:date="2020-05-19T21:42:00Z">
        <w:r w:rsidR="009D3597" w:rsidRPr="007C437A">
          <w:t>for instance</w:t>
        </w:r>
      </w:ins>
      <w:ins w:id="4745" w:author="Arthur Parmentier" w:date="2020-05-19T21:41:00Z">
        <w:r w:rsidR="009D3597" w:rsidRPr="007C437A">
          <w:t xml:space="preserve"> “go gestures” in default mode</w:t>
        </w:r>
      </w:ins>
      <w:ins w:id="4746" w:author="Arthur Parmentier" w:date="2020-05-19T21:42:00Z">
        <w:r w:rsidR="009D3597" w:rsidRPr="007C437A">
          <w:t xml:space="preserve"> or </w:t>
        </w:r>
      </w:ins>
      <w:ins w:id="4747" w:author="Arthur Parmentier" w:date="2020-05-19T21:41:00Z">
        <w:r w:rsidR="009D3597" w:rsidRPr="007C437A">
          <w:t>contents</w:t>
        </w:r>
      </w:ins>
      <w:ins w:id="4748" w:author="Arthur Parmentier" w:date="2020-05-19T21:42:00Z">
        <w:r w:rsidR="009D3597" w:rsidRPr="007C437A">
          <w:t xml:space="preserve"> in launch mode.</w:t>
        </w:r>
      </w:ins>
      <w:ins w:id="4749" w:author="Arthur Parmentier" w:date="2020-05-19T21:46:00Z">
        <w:r w:rsidR="00393470" w:rsidRPr="007C437A">
          <w:t xml:space="preserve"> </w:t>
        </w:r>
      </w:ins>
      <w:ins w:id="4750" w:author="Arthur Parmentier" w:date="2020-05-19T15:49:00Z">
        <w:r w:rsidR="007D4E17" w:rsidRPr="007C437A">
          <w:t xml:space="preserve">The </w:t>
        </w:r>
      </w:ins>
      <w:ins w:id="4751" w:author="Arthur Parmentier" w:date="2020-05-19T15:50:00Z">
        <w:r w:rsidR="005A7B09" w:rsidRPr="007C437A">
          <w:t>opposite</w:t>
        </w:r>
      </w:ins>
      <w:ins w:id="4752" w:author="Arthur Parmentier" w:date="2020-05-19T15:49:00Z">
        <w:r w:rsidR="007D4E17" w:rsidRPr="007C437A">
          <w:t xml:space="preserve"> sign “exiting the box” also has the very specific meaning of “g</w:t>
        </w:r>
      </w:ins>
      <w:ins w:id="4753" w:author="Arthur Parmentier" w:date="2020-05-19T15:50:00Z">
        <w:r w:rsidR="007D4E17" w:rsidRPr="007C437A">
          <w:t>etting back to default mode”.</w:t>
        </w:r>
      </w:ins>
    </w:p>
    <w:p w:rsidR="007145B0" w:rsidRPr="007C437A" w:rsidRDefault="007145B0" w:rsidP="008F3623">
      <w:pPr>
        <w:rPr>
          <w:ins w:id="4754" w:author="Arthur Parmentier" w:date="2020-05-19T16:00:00Z"/>
        </w:rPr>
      </w:pPr>
      <w:ins w:id="4755" w:author="Arthur Parmentier" w:date="2020-06-03T17:56:00Z">
        <w:r w:rsidRPr="007C437A">
          <w:t>How can we manage to</w:t>
        </w:r>
      </w:ins>
      <w:ins w:id="4756" w:author="Arthur Parmentier" w:date="2020-06-03T17:57:00Z">
        <w:r w:rsidRPr="007C437A">
          <w:t xml:space="preserve"> get past that specific issue?</w:t>
        </w:r>
      </w:ins>
    </w:p>
    <w:p w:rsidR="009C261B" w:rsidRPr="007C437A" w:rsidRDefault="009C261B" w:rsidP="009C261B">
      <w:pPr>
        <w:pStyle w:val="Titre6"/>
        <w:rPr>
          <w:ins w:id="4757" w:author="Arthur Parmentier" w:date="2020-05-19T16:01:00Z"/>
        </w:rPr>
      </w:pPr>
      <w:ins w:id="4758" w:author="Arthur Parmentier" w:date="2020-05-19T16:00:00Z">
        <w:r w:rsidRPr="007C437A">
          <w:t>Reco</w:t>
        </w:r>
      </w:ins>
      <w:ins w:id="4759" w:author="Arthur Parmentier" w:date="2020-05-19T16:01:00Z">
        <w:r w:rsidRPr="007C437A">
          <w:t xml:space="preserve">gnition without depth: compromises </w:t>
        </w:r>
      </w:ins>
      <w:ins w:id="4760" w:author="Arthur Parmentier" w:date="2020-05-20T11:39:00Z">
        <w:r w:rsidR="000506E4" w:rsidRPr="007C437A">
          <w:t>and simplifications of SP grammar</w:t>
        </w:r>
      </w:ins>
    </w:p>
    <w:p w:rsidR="009C261B" w:rsidRPr="007C437A" w:rsidRDefault="00A00963" w:rsidP="009C261B">
      <w:pPr>
        <w:rPr>
          <w:ins w:id="4761" w:author="Arthur Parmentier" w:date="2020-05-19T16:04:00Z"/>
        </w:rPr>
      </w:pPr>
      <w:ins w:id="4762" w:author="Arthur Parmentier" w:date="2020-05-19T16:03:00Z">
        <w:r w:rsidRPr="007C437A">
          <w:t xml:space="preserve">Ideally, one would want to capture depth and abandon </w:t>
        </w:r>
        <w:proofErr w:type="spellStart"/>
        <w:r w:rsidRPr="007C437A">
          <w:t>PoseNet</w:t>
        </w:r>
        <w:proofErr w:type="spellEnd"/>
        <w:r w:rsidRPr="007C437A">
          <w:t xml:space="preserve"> for a better tracking method</w:t>
        </w:r>
      </w:ins>
      <w:ins w:id="4763" w:author="Arthur Parmentier" w:date="2020-05-19T20:01:00Z">
        <w:r w:rsidR="00D6200D" w:rsidRPr="007C437A">
          <w:t>:</w:t>
        </w:r>
      </w:ins>
    </w:p>
    <w:p w:rsidR="00A00963" w:rsidRPr="007C437A" w:rsidRDefault="00A00963" w:rsidP="00A00963">
      <w:pPr>
        <w:pStyle w:val="Paragraphedeliste"/>
        <w:numPr>
          <w:ilvl w:val="0"/>
          <w:numId w:val="26"/>
        </w:numPr>
        <w:rPr>
          <w:ins w:id="4764" w:author="Arthur Parmentier" w:date="2020-05-19T16:06:00Z"/>
        </w:rPr>
      </w:pPr>
      <w:ins w:id="4765" w:author="Arthur Parmentier" w:date="2020-05-19T16:04:00Z">
        <w:r w:rsidRPr="007C437A">
          <w:t>Kinect</w:t>
        </w:r>
      </w:ins>
      <w:ins w:id="4766" w:author="Arthur Parmentier" w:date="2020-05-19T16:05:00Z">
        <w:r w:rsidR="005E2970" w:rsidRPr="007C437A">
          <w:t xml:space="preserve"> systems</w:t>
        </w:r>
      </w:ins>
      <w:ins w:id="4767" w:author="Arthur Parmentier" w:date="2020-05-19T16:04:00Z">
        <w:r w:rsidRPr="007C437A">
          <w:t xml:space="preserve"> can capture depth</w:t>
        </w:r>
        <w:r w:rsidR="005E2970" w:rsidRPr="007C437A">
          <w:t xml:space="preserve"> </w:t>
        </w:r>
      </w:ins>
      <w:ins w:id="4768"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4769" w:author="Arthur Parmentier" w:date="2020-05-19T16:09:00Z"/>
        </w:rPr>
      </w:pPr>
      <w:ins w:id="4770" w:author="Arthur Parmentier" w:date="2020-05-19T16:07:00Z">
        <w:r w:rsidRPr="007C437A">
          <w:lastRenderedPageBreak/>
          <w:t xml:space="preserve">Motion capture suits </w:t>
        </w:r>
      </w:ins>
      <w:ins w:id="4771" w:author="Arthur Parmentier" w:date="2020-05-23T09:50:00Z">
        <w:r w:rsidR="00C52DE9" w:rsidRPr="007C437A">
          <w:t xml:space="preserve">(for instance, IR </w:t>
        </w:r>
      </w:ins>
      <w:ins w:id="4772" w:author="Arthur Parmentier" w:date="2020-06-03T17:57:00Z">
        <w:r w:rsidR="004020A1" w:rsidRPr="007C437A">
          <w:t>marker-based</w:t>
        </w:r>
      </w:ins>
      <w:ins w:id="4773" w:author="Arthur Parmentier" w:date="2020-05-23T09:50:00Z">
        <w:r w:rsidR="00C52DE9" w:rsidRPr="007C437A">
          <w:t xml:space="preserve"> suits) </w:t>
        </w:r>
      </w:ins>
      <w:ins w:id="4774" w:author="Arthur Parmentier" w:date="2020-05-19T16:07:00Z">
        <w:r w:rsidRPr="007C437A">
          <w:t xml:space="preserve">are usually the most accurate and performant devices but their costs and </w:t>
        </w:r>
      </w:ins>
      <w:proofErr w:type="spellStart"/>
      <w:ins w:id="4775" w:author="Arthur Parmentier" w:date="2020-05-19T16:08:00Z">
        <w:r w:rsidRPr="007C437A">
          <w:t>and</w:t>
        </w:r>
        <w:proofErr w:type="spellEnd"/>
        <w:r w:rsidRPr="007C437A">
          <w:t xml:space="preserve"> specificities make them unattractive for sharing the tool to the SP community</w:t>
        </w:r>
      </w:ins>
    </w:p>
    <w:p w:rsidR="005E2970" w:rsidRPr="007C437A" w:rsidRDefault="005E2970" w:rsidP="00A00963">
      <w:pPr>
        <w:pStyle w:val="Paragraphedeliste"/>
        <w:numPr>
          <w:ilvl w:val="0"/>
          <w:numId w:val="26"/>
        </w:numPr>
        <w:rPr>
          <w:ins w:id="4776" w:author="Arthur Parmentier" w:date="2020-05-19T19:58:00Z"/>
        </w:rPr>
      </w:pPr>
      <w:proofErr w:type="spellStart"/>
      <w:ins w:id="4777" w:author="Arthur Parmentier" w:date="2020-05-19T16:10:00Z">
        <w:r w:rsidRPr="007C437A">
          <w:t>OpenPose</w:t>
        </w:r>
        <w:proofErr w:type="spellEnd"/>
        <w:r w:rsidRPr="007C437A">
          <w:rPr>
            <w:rStyle w:val="Appelnotedebasdep"/>
          </w:rPr>
          <w:footnoteReference w:id="46"/>
        </w:r>
      </w:ins>
      <w:ins w:id="4779" w:author="Arthur Parmentier" w:date="2020-05-19T16:14:00Z">
        <w:r w:rsidR="00A516F0" w:rsidRPr="007C437A">
          <w:t xml:space="preserve"> </w:t>
        </w:r>
      </w:ins>
      <w:ins w:id="4780" w:author="Arthur Parmentier" w:date="2020-05-19T16:15:00Z">
        <w:r w:rsidR="00A516F0" w:rsidRPr="007C437A">
          <w:t xml:space="preserve">is the main realistic alternative to </w:t>
        </w:r>
        <w:proofErr w:type="spellStart"/>
        <w:r w:rsidR="00A516F0" w:rsidRPr="007C437A">
          <w:t>Po</w:t>
        </w:r>
      </w:ins>
      <w:ins w:id="4781" w:author="Arthur Parmentier" w:date="2020-05-19T16:16:00Z">
        <w:r w:rsidR="00A516F0" w:rsidRPr="007C437A">
          <w:t>seNet</w:t>
        </w:r>
        <w:proofErr w:type="spellEnd"/>
        <w:r w:rsidR="00A516F0" w:rsidRPr="007C437A">
          <w:t xml:space="preserve"> at this moment</w:t>
        </w:r>
      </w:ins>
      <w:ins w:id="4782" w:author="Arthur Parmentier" w:date="2020-05-19T19:48:00Z">
        <w:r w:rsidR="009A7725" w:rsidRPr="007C437A">
          <w:t xml:space="preserve">; it supports 3D triangulation from multiple view (like two cameras orthogonal to the soundpainter) </w:t>
        </w:r>
      </w:ins>
      <w:ins w:id="4783" w:author="Arthur Parmentier" w:date="2020-05-19T16:16:00Z">
        <w:r w:rsidR="00A516F0" w:rsidRPr="007C437A">
          <w:t>but could not be ported to Max without much hassle</w:t>
        </w:r>
        <w:r w:rsidR="00A516F0" w:rsidRPr="007C437A">
          <w:rPr>
            <w:rStyle w:val="Appelnotedebasdep"/>
          </w:rPr>
          <w:footnoteReference w:id="47"/>
        </w:r>
      </w:ins>
    </w:p>
    <w:p w:rsidR="009A7725" w:rsidRPr="007C437A" w:rsidRDefault="009A7725">
      <w:pPr>
        <w:pStyle w:val="Paragraphedeliste"/>
        <w:numPr>
          <w:ilvl w:val="0"/>
          <w:numId w:val="26"/>
        </w:numPr>
        <w:rPr>
          <w:ins w:id="4813" w:author="Arthur Parmentier" w:date="2020-05-19T15:50:00Z"/>
        </w:rPr>
        <w:pPrChange w:id="4814" w:author="Arthur Parmentier" w:date="2020-05-19T16:04:00Z">
          <w:pPr/>
        </w:pPrChange>
      </w:pPr>
      <w:ins w:id="4815" w:author="Arthur Parmentier" w:date="2020-05-19T19:58:00Z">
        <w:r w:rsidRPr="007C437A">
          <w:t xml:space="preserve">Some </w:t>
        </w:r>
      </w:ins>
      <w:ins w:id="4816"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48"/>
        </w:r>
        <w:r w:rsidR="00F707EB" w:rsidRPr="007C437A">
          <w:t xml:space="preserve"> </w:t>
        </w:r>
      </w:ins>
      <w:ins w:id="4820" w:author="Arthur Parmentier" w:date="2020-05-19T20:02:00Z">
        <w:r w:rsidR="00D6200D" w:rsidRPr="007C437A">
          <w:t>yet</w:t>
        </w:r>
      </w:ins>
      <w:ins w:id="4821" w:author="Arthur Parmentier" w:date="2020-05-19T19:59:00Z">
        <w:r w:rsidR="00F707EB" w:rsidRPr="007C437A">
          <w:t xml:space="preserve"> far from portable to my project</w:t>
        </w:r>
      </w:ins>
    </w:p>
    <w:p w:rsidR="00D6200D" w:rsidRPr="007C437A" w:rsidRDefault="00D6200D" w:rsidP="00D6200D">
      <w:pPr>
        <w:rPr>
          <w:ins w:id="4822" w:author="Arthur Parmentier" w:date="2020-05-19T22:45:00Z"/>
        </w:rPr>
      </w:pPr>
      <w:proofErr w:type="spellStart"/>
      <w:ins w:id="4823" w:author="Arthur Parmentier" w:date="2020-05-19T20:01:00Z">
        <w:r w:rsidRPr="007C437A">
          <w:t>PoseNet</w:t>
        </w:r>
        <w:proofErr w:type="spellEnd"/>
        <w:r w:rsidRPr="007C437A">
          <w:t xml:space="preserve"> appears like the best compromise</w:t>
        </w:r>
      </w:ins>
      <w:ins w:id="4824" w:author="Arthur Parmentier" w:date="2020-05-19T20:03:00Z">
        <w:r w:rsidRPr="007C437A">
          <w:t xml:space="preserve"> for th</w:t>
        </w:r>
      </w:ins>
      <w:ins w:id="4825" w:author="Arthur Parmentier" w:date="2020-05-19T22:49:00Z">
        <w:r w:rsidR="008706E0" w:rsidRPr="007C437A">
          <w:t>is particular</w:t>
        </w:r>
      </w:ins>
      <w:ins w:id="4826" w:author="Arthur Parmentier" w:date="2020-05-19T20:03:00Z">
        <w:r w:rsidRPr="007C437A">
          <w:t xml:space="preserve"> use case</w:t>
        </w:r>
      </w:ins>
      <w:ins w:id="4827" w:author="Arthur Parmentier" w:date="2020-05-19T22:50:00Z">
        <w:r w:rsidR="008706E0" w:rsidRPr="007C437A">
          <w:t>, its goals and under the constraints</w:t>
        </w:r>
      </w:ins>
      <w:ins w:id="4828" w:author="Arthur Parmentier" w:date="2020-05-19T20:03:00Z">
        <w:r w:rsidRPr="007C437A">
          <w:t xml:space="preserve"> of this project.</w:t>
        </w:r>
      </w:ins>
      <w:ins w:id="4829" w:author="Arthur Parmentier" w:date="2020-05-19T21:52:00Z">
        <w:r w:rsidR="00F45509" w:rsidRPr="007C437A">
          <w:br/>
        </w:r>
      </w:ins>
      <w:ins w:id="4830" w:author="Arthur Parmentier" w:date="2020-05-19T20:04:00Z">
        <w:r w:rsidRPr="007C437A">
          <w:t xml:space="preserve">In </w:t>
        </w:r>
      </w:ins>
      <w:ins w:id="4831" w:author="Arthur Parmentier" w:date="2020-05-19T21:53:00Z">
        <w:r w:rsidR="00F45509" w:rsidRPr="007C437A">
          <w:t>theory</w:t>
        </w:r>
      </w:ins>
      <w:ins w:id="4832" w:author="Arthur Parmentier" w:date="2020-05-19T20:04:00Z">
        <w:r w:rsidRPr="007C437A">
          <w:t>, it would be sufficient to add a simple external hardware of software mechanism to know whether the soundpainter has “</w:t>
        </w:r>
      </w:ins>
      <w:ins w:id="4833" w:author="Arthur Parmentier" w:date="2020-05-19T20:05:00Z">
        <w:r w:rsidRPr="007C437A">
          <w:t>entered the box” or not to remove the greatest part of the problem</w:t>
        </w:r>
      </w:ins>
      <w:ins w:id="4834" w:author="Arthur Parmentier" w:date="2020-05-19T22:47:00Z">
        <w:r w:rsidR="00B832E8" w:rsidRPr="007C437A">
          <w:t>. One could for instance t</w:t>
        </w:r>
      </w:ins>
      <w:ins w:id="4835" w:author="Arthur Parmentier" w:date="2020-05-19T22:48:00Z">
        <w:r w:rsidR="00B832E8" w:rsidRPr="007C437A">
          <w:t xml:space="preserve">hink of using a numeric carpet of a simple tracker of relative feet </w:t>
        </w:r>
        <w:r w:rsidR="007B3735" w:rsidRPr="007C437A">
          <w:t>d</w:t>
        </w:r>
      </w:ins>
      <w:ins w:id="4836" w:author="Arthur Parmentier" w:date="2020-05-19T22:49:00Z">
        <w:r w:rsidR="007B3735" w:rsidRPr="007C437A">
          <w:t>istance on the z axis</w:t>
        </w:r>
      </w:ins>
      <w:ins w:id="4837" w:author="Arthur Parmentier" w:date="2020-05-19T22:48:00Z">
        <w:r w:rsidR="00B832E8" w:rsidRPr="007C437A">
          <w:t xml:space="preserve"> to achieve this.</w:t>
        </w:r>
      </w:ins>
      <w:ins w:id="4838" w:author="Arthur Parmentier" w:date="2020-05-19T21:52:00Z">
        <w:r w:rsidR="00F45509" w:rsidRPr="007C437A">
          <w:br/>
        </w:r>
      </w:ins>
      <w:ins w:id="4839" w:author="Arthur Parmentier" w:date="2020-05-19T21:53:00Z">
        <w:r w:rsidR="00F45509" w:rsidRPr="007C437A">
          <w:t xml:space="preserve">In fact, </w:t>
        </w:r>
      </w:ins>
      <w:ins w:id="4840" w:author="Arthur Parmentier" w:date="2020-05-19T21:54:00Z">
        <w:r w:rsidR="00F45509" w:rsidRPr="007C437A">
          <w:t xml:space="preserve">I chose to work primarily on the default mode as my use case. In this mode, </w:t>
        </w:r>
      </w:ins>
      <w:ins w:id="4841" w:author="Arthur Parmentier" w:date="2020-05-19T21:56:00Z">
        <w:r w:rsidR="00F45509" w:rsidRPr="007C437A">
          <w:t>the</w:t>
        </w:r>
      </w:ins>
      <w:ins w:id="4842" w:author="Arthur Parmentier" w:date="2020-05-19T21:57:00Z">
        <w:r w:rsidR="00F45509" w:rsidRPr="007C437A">
          <w:t xml:space="preserve"> practical</w:t>
        </w:r>
      </w:ins>
      <w:ins w:id="4843" w:author="Arthur Parmentier" w:date="2020-05-19T21:56:00Z">
        <w:r w:rsidR="00F45509" w:rsidRPr="007C437A">
          <w:t xml:space="preserve"> use of the “go gesture</w:t>
        </w:r>
      </w:ins>
      <w:ins w:id="4844" w:author="Arthur Parmentier" w:date="2020-05-19T21:57:00Z">
        <w:r w:rsidR="00F45509" w:rsidRPr="007C437A">
          <w:t>”</w:t>
        </w:r>
      </w:ins>
      <w:ins w:id="4845" w:author="Arthur Parmentier" w:date="2020-05-19T22:20:00Z">
        <w:r w:rsidR="000B345C" w:rsidRPr="007C437A">
          <w:t xml:space="preserve"> “play”</w:t>
        </w:r>
      </w:ins>
      <w:ins w:id="4846" w:author="Arthur Parmentier" w:date="2020-05-19T21:57:00Z">
        <w:r w:rsidR="00F45509" w:rsidRPr="007C437A">
          <w:t xml:space="preserve"> is always associated with “entering the box”</w:t>
        </w:r>
        <w:r w:rsidR="00F45509" w:rsidRPr="007C437A">
          <w:rPr>
            <w:rStyle w:val="Appelnotedebasdep"/>
          </w:rPr>
          <w:footnoteReference w:id="49"/>
        </w:r>
      </w:ins>
      <w:ins w:id="4911" w:author="Arthur Parmentier" w:date="2020-05-19T22:19:00Z">
        <w:r w:rsidR="000B345C" w:rsidRPr="007C437A">
          <w:t xml:space="preserve"> </w:t>
        </w:r>
      </w:ins>
      <w:ins w:id="4912" w:author="Arthur Parmentier" w:date="2020-05-19T22:20:00Z">
        <w:r w:rsidR="00FE27EB" w:rsidRPr="007C437A">
          <w:t>while even if the use of other “go gestures” such as “</w:t>
        </w:r>
      </w:ins>
      <w:ins w:id="4913" w:author="Arthur Parmentier" w:date="2020-05-19T22:22:00Z">
        <w:r w:rsidR="00FE27EB" w:rsidRPr="007C437A">
          <w:t>S</w:t>
        </w:r>
      </w:ins>
      <w:ins w:id="4914" w:author="Arthur Parmentier" w:date="2020-05-19T22:20:00Z">
        <w:r w:rsidR="00FE27EB" w:rsidRPr="007C437A">
          <w:t>lowly enter” is not</w:t>
        </w:r>
      </w:ins>
      <w:ins w:id="4915" w:author="Arthur Parmentier" w:date="2020-05-19T22:21:00Z">
        <w:r w:rsidR="00FE27EB" w:rsidRPr="007C437A">
          <w:t xml:space="preserve"> always </w:t>
        </w:r>
      </w:ins>
      <w:ins w:id="4916" w:author="Arthur Parmentier" w:date="2020-05-19T22:20:00Z">
        <w:r w:rsidR="00FE27EB" w:rsidRPr="007C437A">
          <w:t>with “entering the box”</w:t>
        </w:r>
      </w:ins>
      <w:ins w:id="4917" w:author="Arthur Parmentier" w:date="2020-05-19T22:21:00Z">
        <w:r w:rsidR="00FE27EB" w:rsidRPr="007C437A">
          <w:t xml:space="preserve">, a simplified version of the grammar can </w:t>
        </w:r>
      </w:ins>
      <w:ins w:id="4918" w:author="Arthur Parmentier" w:date="2020-05-19T22:22:00Z">
        <w:r w:rsidR="00FE27EB" w:rsidRPr="007C437A">
          <w:t>easily assume that “entering the box” is always performed with “go gestures”</w:t>
        </w:r>
        <w:r w:rsidR="000459FB" w:rsidRPr="007C437A">
          <w:t xml:space="preserve">, without </w:t>
        </w:r>
      </w:ins>
      <w:ins w:id="4919"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4920" w:author="Arthur Parmentier" w:date="2020-05-20T11:27:00Z"/>
        </w:rPr>
      </w:pPr>
      <w:ins w:id="4921" w:author="Arthur Parmentier" w:date="2020-05-19T22:45:00Z">
        <w:r w:rsidRPr="007C437A">
          <w:t>With this</w:t>
        </w:r>
      </w:ins>
      <w:ins w:id="4922" w:author="Arthur Parmentier" w:date="2020-05-19T22:46:00Z">
        <w:r w:rsidRPr="007C437A">
          <w:t xml:space="preserve"> </w:t>
        </w:r>
      </w:ins>
      <w:ins w:id="4923" w:author="Arthur Parmentier" w:date="2020-05-19T22:45:00Z">
        <w:r w:rsidRPr="007C437A">
          <w:t>simplification in m</w:t>
        </w:r>
      </w:ins>
      <w:ins w:id="4924" w:author="Arthur Parmentier" w:date="2020-05-19T22:46:00Z">
        <w:r w:rsidRPr="007C437A">
          <w:t xml:space="preserve">ind, a 2D tracking </w:t>
        </w:r>
      </w:ins>
      <w:ins w:id="4925" w:author="Arthur Parmentier" w:date="2020-05-19T22:47:00Z">
        <w:r w:rsidRPr="007C437A">
          <w:t xml:space="preserve">of the full body </w:t>
        </w:r>
      </w:ins>
      <w:ins w:id="4926" w:author="Arthur Parmentier" w:date="2020-05-19T22:46:00Z">
        <w:r w:rsidRPr="007C437A">
          <w:t xml:space="preserve">is </w:t>
        </w:r>
      </w:ins>
      <w:ins w:id="4927" w:author="Arthur Parmentier" w:date="2020-05-19T22:53:00Z">
        <w:r w:rsidR="00BF2076" w:rsidRPr="007C437A">
          <w:t>enough</w:t>
        </w:r>
      </w:ins>
      <w:ins w:id="4928" w:author="Arthur Parmentier" w:date="2020-05-19T22:47:00Z">
        <w:r w:rsidRPr="007C437A">
          <w:t xml:space="preserve"> </w:t>
        </w:r>
      </w:ins>
      <w:ins w:id="4929" w:author="Arthur Parmentier" w:date="2020-05-19T22:53:00Z">
        <w:r w:rsidR="00BF2076" w:rsidRPr="007C437A">
          <w:t xml:space="preserve">to cover the </w:t>
        </w:r>
      </w:ins>
      <w:ins w:id="4930" w:author="Arthur Parmentier" w:date="2020-05-19T22:54:00Z">
        <w:r w:rsidR="00BF2076" w:rsidRPr="007C437A">
          <w:t>default mode.</w:t>
        </w:r>
      </w:ins>
      <w:ins w:id="4931" w:author="Arthur Parmentier" w:date="2020-05-19T22:57:00Z">
        <w:r w:rsidR="00BF2076" w:rsidRPr="007C437A">
          <w:t xml:space="preserve"> But what about</w:t>
        </w:r>
      </w:ins>
      <w:ins w:id="4932" w:author="Arthur Parmentier" w:date="2020-05-19T22:58:00Z">
        <w:r w:rsidR="00BF2076" w:rsidRPr="007C437A">
          <w:t xml:space="preserve"> over modes, that also make use of the “box” in a different way?</w:t>
        </w:r>
        <w:r w:rsidR="00BF2076" w:rsidRPr="007C437A">
          <w:br/>
        </w:r>
      </w:ins>
      <w:ins w:id="4933" w:author="Arthur Parmentier" w:date="2020-05-19T22:59:00Z">
        <w:r w:rsidR="00BF2076" w:rsidRPr="007C437A">
          <w:t>Interestingly, most other SP modes that I am aware of</w:t>
        </w:r>
      </w:ins>
      <w:ins w:id="4934" w:author="Arthur Parmentier" w:date="2020-05-19T23:01:00Z">
        <w:r w:rsidR="00BF2076" w:rsidRPr="007C437A">
          <w:t xml:space="preserve"> are using immediate requests rather than structured requests</w:t>
        </w:r>
      </w:ins>
      <w:ins w:id="4935" w:author="Arthur Parmentier" w:date="2020-05-20T11:19:00Z">
        <w:r w:rsidR="00C907A8" w:rsidRPr="007C437A">
          <w:t>, and the soundpainter is always standing in the “box”</w:t>
        </w:r>
      </w:ins>
      <w:ins w:id="4936" w:author="Arthur Parmentier" w:date="2020-05-20T11:20:00Z">
        <w:r w:rsidR="00C907A8" w:rsidRPr="007C437A">
          <w:t xml:space="preserve"> when using these modes</w:t>
        </w:r>
      </w:ins>
      <w:ins w:id="4937" w:author="Arthur Parmentier" w:date="2020-05-19T23:02:00Z">
        <w:r w:rsidR="00BF2076" w:rsidRPr="007C437A">
          <w:t>.</w:t>
        </w:r>
        <w:r w:rsidR="00F24850" w:rsidRPr="007C437A">
          <w:t xml:space="preserve"> In other words, </w:t>
        </w:r>
      </w:ins>
      <w:ins w:id="4938" w:author="Arthur Parmentier" w:date="2020-05-19T23:03:00Z">
        <w:r w:rsidR="00F24850" w:rsidRPr="007C437A">
          <w:t>signing “outside the box”</w:t>
        </w:r>
      </w:ins>
      <w:ins w:id="4939" w:author="Arthur Parmentier" w:date="2020-05-20T11:21:00Z">
        <w:r w:rsidR="00C907A8" w:rsidRPr="007C437A">
          <w:t>, not in real-time</w:t>
        </w:r>
      </w:ins>
      <w:ins w:id="4940" w:author="Arthur Parmentier" w:date="2020-05-20T11:22:00Z">
        <w:r w:rsidR="00C907A8" w:rsidRPr="007C437A">
          <w:t>, to make</w:t>
        </w:r>
      </w:ins>
      <w:ins w:id="4941" w:author="Arthur Parmentier" w:date="2020-05-19T23:03:00Z">
        <w:r w:rsidR="00F24850" w:rsidRPr="007C437A">
          <w:t xml:space="preserve"> </w:t>
        </w:r>
      </w:ins>
      <w:ins w:id="4942" w:author="Arthur Parmentier" w:date="2020-05-20T11:22:00Z">
        <w:r w:rsidR="00C907A8" w:rsidRPr="007C437A">
          <w:t xml:space="preserve">structured requests </w:t>
        </w:r>
      </w:ins>
      <w:ins w:id="4943" w:author="Arthur Parmentier" w:date="2020-05-20T11:23:00Z">
        <w:r w:rsidR="00C907A8" w:rsidRPr="007C437A">
          <w:t xml:space="preserve">is particular to the </w:t>
        </w:r>
        <w:r w:rsidR="00C907A8" w:rsidRPr="007C437A">
          <w:lastRenderedPageBreak/>
          <w:t>default mode</w:t>
        </w:r>
      </w:ins>
      <w:ins w:id="4944" w:author="Arthur Parmentier" w:date="2020-05-19T23:03:00Z">
        <w:r w:rsidR="00F24850" w:rsidRPr="007C437A">
          <w:t>.</w:t>
        </w:r>
      </w:ins>
      <w:ins w:id="4945" w:author="Arthur Parmentier" w:date="2020-05-19T23:04:00Z">
        <w:r w:rsidR="00F24850" w:rsidRPr="007C437A">
          <w:rPr>
            <w:rStyle w:val="Appelnotedebasdep"/>
          </w:rPr>
          <w:footnoteReference w:id="50"/>
        </w:r>
      </w:ins>
      <w:ins w:id="4962" w:author="Arthur Parmentier" w:date="2020-05-19T23:08:00Z">
        <w:r w:rsidR="00833F14" w:rsidRPr="007C437A">
          <w:t xml:space="preserve"> By entering</w:t>
        </w:r>
      </w:ins>
      <w:ins w:id="4963" w:author="Arthur Parmentier" w:date="2020-05-19T23:09:00Z">
        <w:r w:rsidR="00833F14" w:rsidRPr="007C437A">
          <w:t xml:space="preserve"> or exiting</w:t>
        </w:r>
      </w:ins>
      <w:ins w:id="4964" w:author="Arthur Parmentier" w:date="2020-05-19T23:08:00Z">
        <w:r w:rsidR="00833F14" w:rsidRPr="007C437A">
          <w:t xml:space="preserve"> </w:t>
        </w:r>
      </w:ins>
      <w:ins w:id="4965" w:author="Arthur Parmentier" w:date="2020-05-19T23:09:00Z">
        <w:r w:rsidR="00833F14" w:rsidRPr="007C437A">
          <w:t>other</w:t>
        </w:r>
      </w:ins>
      <w:ins w:id="4966" w:author="Arthur Parmentier" w:date="2020-05-19T23:08:00Z">
        <w:r w:rsidR="00833F14" w:rsidRPr="007C437A">
          <w:t xml:space="preserve"> mode</w:t>
        </w:r>
      </w:ins>
      <w:ins w:id="4967" w:author="Arthur Parmentier" w:date="2020-05-19T23:09:00Z">
        <w:r w:rsidR="00833F14" w:rsidRPr="007C437A">
          <w:t>s</w:t>
        </w:r>
      </w:ins>
      <w:ins w:id="4968" w:author="Arthur Parmentier" w:date="2020-05-19T23:08:00Z">
        <w:r w:rsidR="00833F14" w:rsidRPr="007C437A">
          <w:t xml:space="preserve"> (marked with </w:t>
        </w:r>
      </w:ins>
      <w:ins w:id="4969" w:author="Arthur Parmentier" w:date="2020-05-19T23:09:00Z">
        <w:r w:rsidR="00833F14" w:rsidRPr="007C437A">
          <w:t>their</w:t>
        </w:r>
      </w:ins>
      <w:ins w:id="4970" w:author="Arthur Parmentier" w:date="2020-05-19T23:08:00Z">
        <w:r w:rsidR="00833F14" w:rsidRPr="007C437A">
          <w:t xml:space="preserve"> “enter</w:t>
        </w:r>
      </w:ins>
      <w:ins w:id="4971" w:author="Arthur Parmentier" w:date="2020-05-19T23:09:00Z">
        <w:r w:rsidR="00833F14" w:rsidRPr="007C437A">
          <w:t xml:space="preserve">” and “exit” signs), the program should be able </w:t>
        </w:r>
      </w:ins>
      <w:ins w:id="4972" w:author="Arthur Parmentier" w:date="2020-05-19T23:10:00Z">
        <w:r w:rsidR="00833F14" w:rsidRPr="007C437A">
          <w:t>to know whether requests must be considered immediate requests</w:t>
        </w:r>
      </w:ins>
      <w:ins w:id="4973" w:author="Arthur Parmentier" w:date="2020-05-19T23:11:00Z">
        <w:r w:rsidR="00833F14" w:rsidRPr="007C437A">
          <w:t xml:space="preserve"> </w:t>
        </w:r>
      </w:ins>
      <w:ins w:id="4974" w:author="Arthur Parmentier" w:date="2020-05-19T23:10:00Z">
        <w:r w:rsidR="00833F14" w:rsidRPr="007C437A">
          <w:t>or structured, delayed ones</w:t>
        </w:r>
      </w:ins>
      <w:ins w:id="4975" w:author="Arthur Parmentier" w:date="2020-05-19T23:11:00Z">
        <w:r w:rsidR="00833F14" w:rsidRPr="007C437A">
          <w:rPr>
            <w:rStyle w:val="Appelnotedebasdep"/>
          </w:rPr>
          <w:footnoteReference w:id="51"/>
        </w:r>
      </w:ins>
      <w:ins w:id="4990" w:author="Arthur Parmentier" w:date="2020-05-20T11:25:00Z">
        <w:r w:rsidR="00337510" w:rsidRPr="007C437A">
          <w:t>.</w:t>
        </w:r>
      </w:ins>
    </w:p>
    <w:p w:rsidR="00337510" w:rsidRPr="007C437A" w:rsidRDefault="00337510">
      <w:pPr>
        <w:rPr>
          <w:ins w:id="4991" w:author="Arthur Parmentier" w:date="2020-05-20T11:39:00Z"/>
        </w:rPr>
      </w:pPr>
      <w:ins w:id="4992" w:author="Arthur Parmentier" w:date="2020-05-20T11:27:00Z">
        <w:r w:rsidRPr="007C437A">
          <w:t xml:space="preserve">In conclusion, </w:t>
        </w:r>
      </w:ins>
      <w:ins w:id="4993" w:author="Arthur Parmentier" w:date="2020-05-20T11:40:00Z">
        <w:r w:rsidR="00B307BE" w:rsidRPr="007C437A">
          <w:t xml:space="preserve">although more expensive or complex systems would allow for full 3D tracking of the body, </w:t>
        </w:r>
      </w:ins>
      <w:proofErr w:type="spellStart"/>
      <w:ins w:id="4994" w:author="Arthur Parmentier" w:date="2020-05-20T11:27:00Z">
        <w:r w:rsidRPr="007C437A">
          <w:t>PoseNet</w:t>
        </w:r>
      </w:ins>
      <w:proofErr w:type="spellEnd"/>
      <w:ins w:id="4995" w:author="Arthur Parmentier" w:date="2020-05-20T11:29:00Z">
        <w:r w:rsidR="000506E4" w:rsidRPr="007C437A">
          <w:t xml:space="preserve"> </w:t>
        </w:r>
      </w:ins>
      <w:ins w:id="4996" w:author="Arthur Parmentier" w:date="2020-05-20T11:30:00Z">
        <w:r w:rsidR="000506E4" w:rsidRPr="007C437A">
          <w:t xml:space="preserve">is suitable for </w:t>
        </w:r>
      </w:ins>
      <w:ins w:id="4997" w:author="Arthur Parmentier" w:date="2020-05-20T11:31:00Z">
        <w:r w:rsidR="000506E4" w:rsidRPr="007C437A">
          <w:t xml:space="preserve">building most features at the </w:t>
        </w:r>
      </w:ins>
      <w:ins w:id="4998" w:author="Arthur Parmentier" w:date="2020-05-23T09:56:00Z">
        <w:r w:rsidR="00AB2243" w:rsidRPr="007C437A">
          <w:t xml:space="preserve">full </w:t>
        </w:r>
      </w:ins>
      <w:ins w:id="4999" w:author="Arthur Parmentier" w:date="2020-05-20T11:31:00Z">
        <w:r w:rsidR="000506E4" w:rsidRPr="007C437A">
          <w:t>body scale relevant to SP</w:t>
        </w:r>
      </w:ins>
      <w:ins w:id="5000" w:author="Arthur Parmentier" w:date="2020-05-20T11:40:00Z">
        <w:r w:rsidR="00B21279" w:rsidRPr="007C437A">
          <w:t xml:space="preserve"> and is the most adapted technology in the frame of this project</w:t>
        </w:r>
      </w:ins>
      <w:ins w:id="5001" w:author="Arthur Parmentier" w:date="2020-05-20T11:31:00Z">
        <w:r w:rsidR="000506E4" w:rsidRPr="007C437A">
          <w:t>.</w:t>
        </w:r>
      </w:ins>
      <w:ins w:id="5002" w:author="Arthur Parmentier" w:date="2020-05-20T11:41:00Z">
        <w:r w:rsidR="00B21279" w:rsidRPr="007C437A">
          <w:br/>
        </w:r>
      </w:ins>
      <w:ins w:id="5003" w:author="Arthur Parmentier" w:date="2020-05-20T11:33:00Z">
        <w:r w:rsidR="000506E4" w:rsidRPr="007C437A">
          <w:t>From the observation of correlations between missing depth features and known signs/features, we are able</w:t>
        </w:r>
      </w:ins>
      <w:ins w:id="5004" w:author="Arthur Parmentier" w:date="2020-05-20T11:34:00Z">
        <w:r w:rsidR="000506E4" w:rsidRPr="007C437A">
          <w:t xml:space="preserve"> to make a small simplification of the SP grammar by assuming that </w:t>
        </w:r>
      </w:ins>
      <w:ins w:id="5005" w:author="Arthur Parmentier" w:date="2020-05-20T11:35:00Z">
        <w:r w:rsidR="000506E4" w:rsidRPr="007C437A">
          <w:t xml:space="preserve">the requests must </w:t>
        </w:r>
      </w:ins>
      <w:ins w:id="5006" w:author="Arthur Parmentier" w:date="2020-05-20T11:36:00Z">
        <w:r w:rsidR="000506E4" w:rsidRPr="007C437A">
          <w:t>be executed immediately when “go gestures” are used, and that in every mode but the default one, the requests are immediate.</w:t>
        </w:r>
      </w:ins>
      <w:ins w:id="5007" w:author="Arthur Parmentier" w:date="2020-05-20T11:37:00Z">
        <w:r w:rsidR="000506E4" w:rsidRPr="007C437A">
          <w:t xml:space="preserve"> Under these assumptions, </w:t>
        </w:r>
        <w:proofErr w:type="spellStart"/>
        <w:r w:rsidR="000506E4" w:rsidRPr="007C437A">
          <w:t>PoseNet</w:t>
        </w:r>
        <w:proofErr w:type="spellEnd"/>
        <w:r w:rsidR="000506E4" w:rsidRPr="007C437A">
          <w:t xml:space="preserve"> is sufficient to build all necessary features to </w:t>
        </w:r>
      </w:ins>
      <w:ins w:id="5008" w:author="Arthur Parmentier" w:date="2020-05-20T11:38:00Z">
        <w:r w:rsidR="000506E4" w:rsidRPr="007C437A">
          <w:t>recognize</w:t>
        </w:r>
      </w:ins>
      <w:ins w:id="5009" w:author="Arthur Parmentier" w:date="2020-05-20T11:37:00Z">
        <w:r w:rsidR="000506E4" w:rsidRPr="007C437A">
          <w:t xml:space="preserve"> SP signs at the body scale.</w:t>
        </w:r>
      </w:ins>
    </w:p>
    <w:p w:rsidR="00774F33" w:rsidRPr="007C437A" w:rsidRDefault="000340B7" w:rsidP="000340B7">
      <w:pPr>
        <w:pStyle w:val="Titre5"/>
        <w:rPr>
          <w:ins w:id="5010" w:author="Arthur Parmentier" w:date="2020-05-20T11:41:00Z"/>
        </w:rPr>
      </w:pPr>
      <w:ins w:id="5011" w:author="Arthur Parmentier" w:date="2020-05-20T11:41:00Z">
        <w:r w:rsidRPr="007C437A">
          <w:t>Building features</w:t>
        </w:r>
      </w:ins>
    </w:p>
    <w:p w:rsidR="003D367C" w:rsidRPr="007C437A" w:rsidRDefault="00F71238" w:rsidP="003D367C">
      <w:pPr>
        <w:rPr>
          <w:ins w:id="5012" w:author="Arthur Parmentier" w:date="2020-05-20T15:19:00Z"/>
        </w:rPr>
      </w:pPr>
      <w:ins w:id="5013"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014" w:author="Arthur Parmentier" w:date="2020-05-20T15:24:00Z"/>
        </w:rPr>
      </w:pPr>
      <w:ins w:id="5015" w:author="Arthur Parmentier" w:date="2020-05-20T15:30:00Z">
        <w:r w:rsidRPr="007C437A">
          <w:t>The set of features shou</w:t>
        </w:r>
      </w:ins>
      <w:ins w:id="5016" w:author="Arthur Parmentier" w:date="2020-05-20T15:31:00Z">
        <w:r w:rsidRPr="007C437A">
          <w:t xml:space="preserve">ld </w:t>
        </w:r>
      </w:ins>
      <w:ins w:id="5017" w:author="Arthur Parmentier" w:date="2020-05-20T19:02:00Z">
        <w:r w:rsidR="00830C1A" w:rsidRPr="007C437A">
          <w:t>reduce to the</w:t>
        </w:r>
      </w:ins>
      <w:ins w:id="5018" w:author="Arthur Parmentier" w:date="2020-05-20T15:31:00Z">
        <w:r w:rsidRPr="007C437A">
          <w:t xml:space="preserve"> lowest number of dimensions, while still being meaningful, </w:t>
        </w:r>
      </w:ins>
      <w:ins w:id="5019" w:author="Arthur Parmentier" w:date="2020-05-20T19:02:00Z">
        <w:r w:rsidR="00830C1A" w:rsidRPr="007C437A">
          <w:t xml:space="preserve">in order </w:t>
        </w:r>
      </w:ins>
      <w:ins w:id="5020" w:author="Arthur Parmentier" w:date="2020-05-20T15:31:00Z">
        <w:r w:rsidRPr="007C437A">
          <w:t xml:space="preserve">to avoid the </w:t>
        </w:r>
      </w:ins>
      <w:ins w:id="5021" w:author="Arthur Parmentier" w:date="2020-05-20T19:03:00Z">
        <w:r w:rsidR="00FE52CB" w:rsidRPr="007C437A">
          <w:t>so-called “</w:t>
        </w:r>
      </w:ins>
      <w:ins w:id="5022" w:author="Arthur Parmentier" w:date="2020-05-20T15:31:00Z">
        <w:r w:rsidRPr="007C437A">
          <w:t>curse of dimensionality</w:t>
        </w:r>
      </w:ins>
      <w:ins w:id="5023" w:author="Arthur Parmentier" w:date="2020-05-20T19:03:00Z">
        <w:r w:rsidR="00FE52CB" w:rsidRPr="007C437A">
          <w:t>” problem</w:t>
        </w:r>
      </w:ins>
      <w:ins w:id="5024" w:author="Arthur Parmentier" w:date="2020-05-20T15:31:00Z">
        <w:r w:rsidRPr="007C437A">
          <w:t xml:space="preserve">. </w:t>
        </w:r>
      </w:ins>
      <w:ins w:id="5025" w:author="Arthur Parmentier" w:date="2020-05-20T19:03:00Z">
        <w:r w:rsidR="003D04EE" w:rsidRPr="007C437A">
          <w:t>It</w:t>
        </w:r>
      </w:ins>
      <w:ins w:id="5026" w:author="Arthur Parmentier" w:date="2020-05-20T15:31:00Z">
        <w:r w:rsidRPr="007C437A">
          <w:t xml:space="preserve"> can for instance be solved with a principal</w:t>
        </w:r>
      </w:ins>
      <w:ins w:id="5027" w:author="Arthur Parmentier" w:date="2020-05-20T15:32:00Z">
        <w:r w:rsidRPr="007C437A">
          <w:t xml:space="preserve"> component </w:t>
        </w:r>
      </w:ins>
      <w:ins w:id="5028" w:author="Arthur Parmentier" w:date="2020-05-20T19:03:00Z">
        <w:r w:rsidR="0080466C" w:rsidRPr="007C437A">
          <w:t>analysis which in general provides the best set of features</w:t>
        </w:r>
      </w:ins>
      <w:ins w:id="5029" w:author="Arthur Parmentier" w:date="2020-05-20T19:04:00Z">
        <w:r w:rsidR="0080466C" w:rsidRPr="007C437A">
          <w:t xml:space="preserve"> to a given classification problem</w:t>
        </w:r>
      </w:ins>
      <w:ins w:id="5030" w:author="Arthur Parmentier" w:date="2020-05-20T19:03:00Z">
        <w:r w:rsidR="0080466C" w:rsidRPr="007C437A">
          <w:t>; h</w:t>
        </w:r>
      </w:ins>
      <w:ins w:id="5031" w:author="Arthur Parmentier" w:date="2020-05-20T15:33:00Z">
        <w:r w:rsidRPr="007C437A">
          <w:t>owever, in our case, we want the features to always remain interpretable to the user, so that we cannot afford such a transformation.</w:t>
        </w:r>
      </w:ins>
      <w:ins w:id="5032" w:author="Arthur Parmentier" w:date="2020-05-20T15:34:00Z">
        <w:r w:rsidRPr="007C437A">
          <w:t xml:space="preserve"> Instead, we should only keep the most significant joints in </w:t>
        </w:r>
        <w:proofErr w:type="spellStart"/>
        <w:r w:rsidRPr="007C437A">
          <w:t>PoseNet</w:t>
        </w:r>
        <w:proofErr w:type="spellEnd"/>
        <w:r w:rsidRPr="007C437A">
          <w:t xml:space="preserve"> outpu</w:t>
        </w:r>
      </w:ins>
      <w:ins w:id="5033" w:author="Arthur Parmentier" w:date="2020-05-20T15:35:00Z">
        <w:r w:rsidRPr="007C437A">
          <w:t xml:space="preserve">t such as the wrists or elbows positions, discarding less significant ones </w:t>
        </w:r>
      </w:ins>
      <w:ins w:id="5034" w:author="Arthur Parmentier" w:date="2020-05-20T15:36:00Z">
        <w:r w:rsidRPr="007C437A">
          <w:t xml:space="preserve">(for SP) </w:t>
        </w:r>
      </w:ins>
      <w:ins w:id="5035" w:author="Arthur Parmentier" w:date="2020-05-20T15:35:00Z">
        <w:r w:rsidRPr="007C437A">
          <w:t xml:space="preserve">such as the nose or hips. However, if the user wants to build its own set of signs that </w:t>
        </w:r>
      </w:ins>
      <w:ins w:id="5036"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037" w:author="Arthur Parmentier" w:date="2020-05-20T19:10:00Z"/>
        </w:rPr>
      </w:pPr>
      <w:ins w:id="5038" w:author="Arthur Parmentier" w:date="2020-05-20T15:27:00Z">
        <w:r w:rsidRPr="007C437A">
          <w:t xml:space="preserve">The </w:t>
        </w:r>
      </w:ins>
      <w:ins w:id="5039" w:author="Arthur Parmentier" w:date="2020-05-20T15:38:00Z">
        <w:r w:rsidR="00D2561F" w:rsidRPr="007C437A">
          <w:t xml:space="preserve">features must be invariant to transformations that are not meaningful and do not correspond </w:t>
        </w:r>
      </w:ins>
      <w:ins w:id="5040" w:author="Arthur Parmentier" w:date="2020-05-20T15:39:00Z">
        <w:r w:rsidR="00D2561F" w:rsidRPr="007C437A">
          <w:t>to any sign. In particular, the features must be translation</w:t>
        </w:r>
        <w:r w:rsidR="001014E8" w:rsidRPr="007C437A">
          <w:t>-</w:t>
        </w:r>
      </w:ins>
      <w:ins w:id="5041" w:author="Arthur Parmentier" w:date="2020-05-20T15:40:00Z">
        <w:r w:rsidR="001014E8" w:rsidRPr="007C437A">
          <w:t xml:space="preserve"> &amp;</w:t>
        </w:r>
      </w:ins>
      <w:ins w:id="5042" w:author="Arthur Parmentier" w:date="2020-05-20T15:39:00Z">
        <w:r w:rsidR="00D2561F" w:rsidRPr="007C437A">
          <w:t xml:space="preserve"> rotation</w:t>
        </w:r>
      </w:ins>
      <w:ins w:id="5043" w:author="Arthur Parmentier" w:date="2020-05-20T15:40:00Z">
        <w:r w:rsidR="001014E8" w:rsidRPr="007C437A">
          <w:t>-invariants</w:t>
        </w:r>
      </w:ins>
      <w:ins w:id="5044" w:author="Arthur Parmentier" w:date="2020-05-20T19:07:00Z">
        <w:r w:rsidR="007012CB" w:rsidRPr="007C437A">
          <w:t xml:space="preserve"> and</w:t>
        </w:r>
      </w:ins>
      <w:ins w:id="5045" w:author="Arthur Parmentier" w:date="2020-05-20T15:40:00Z">
        <w:r w:rsidR="001014E8" w:rsidRPr="007C437A">
          <w:t xml:space="preserve"> independent of the dimensions of the body of the soundpainter.</w:t>
        </w:r>
        <w:r w:rsidR="001014E8" w:rsidRPr="007C437A">
          <w:br/>
          <w:t xml:space="preserve">In practice, this is achieved with </w:t>
        </w:r>
      </w:ins>
      <w:proofErr w:type="spellStart"/>
      <w:ins w:id="5046" w:author="Arthur Parmentier" w:date="2020-05-20T15:41:00Z">
        <w:r w:rsidR="001014E8" w:rsidRPr="007C437A">
          <w:t>PoseNet</w:t>
        </w:r>
        <w:proofErr w:type="spellEnd"/>
        <w:r w:rsidR="001014E8" w:rsidRPr="007C437A">
          <w:t xml:space="preserve"> by taking the </w:t>
        </w:r>
      </w:ins>
      <w:ins w:id="5047" w:author="Arthur Parmentier" w:date="2020-05-20T15:42:00Z">
        <w:r w:rsidR="001014E8" w:rsidRPr="007C437A">
          <w:t xml:space="preserve">X &amp; Y </w:t>
        </w:r>
      </w:ins>
      <w:ins w:id="5048" w:author="Arthur Parmentier" w:date="2020-05-20T15:41:00Z">
        <w:r w:rsidR="001014E8" w:rsidRPr="007C437A">
          <w:t xml:space="preserve">distance between </w:t>
        </w:r>
      </w:ins>
      <w:ins w:id="5049" w:author="Arthur Parmentier" w:date="2020-05-20T15:42:00Z">
        <w:r w:rsidR="001014E8" w:rsidRPr="007C437A">
          <w:t>each joint and the nose, which is considered a fixed point and then normalizing the X dimension with respect to the inter-shoulders dis</w:t>
        </w:r>
      </w:ins>
      <w:ins w:id="5050" w:author="Arthur Parmentier" w:date="2020-05-20T15:43:00Z">
        <w:r w:rsidR="001014E8" w:rsidRPr="007C437A">
          <w:t>tance and the Y dimension with respect to the distance between the middle of the hips and the nose.</w:t>
        </w:r>
      </w:ins>
      <w:ins w:id="5051" w:author="Arthur Parmentier" w:date="2020-05-20T18:55:00Z">
        <w:r w:rsidR="009A5E99" w:rsidRPr="007C437A">
          <w:br/>
        </w:r>
      </w:ins>
      <w:ins w:id="5052" w:author="Arthur Parmentier" w:date="2020-05-20T19:08:00Z">
        <w:r w:rsidR="00264F0D" w:rsidRPr="007C437A">
          <w:t>The feature invariance will allow a sign to be</w:t>
        </w:r>
      </w:ins>
      <w:ins w:id="5053" w:author="Arthur Parmentier" w:date="2020-05-20T19:09:00Z">
        <w:r w:rsidR="00264F0D" w:rsidRPr="007C437A">
          <w:t xml:space="preserve"> recognized</w:t>
        </w:r>
      </w:ins>
      <w:ins w:id="5054" w:author="Arthur Parmentier" w:date="2020-05-20T19:08:00Z">
        <w:r w:rsidR="00264F0D" w:rsidRPr="007C437A">
          <w:t xml:space="preserve"> </w:t>
        </w:r>
      </w:ins>
      <w:ins w:id="5055" w:author="Arthur Parmentier" w:date="2020-05-20T19:09:00Z">
        <w:r w:rsidR="00264F0D" w:rsidRPr="007C437A">
          <w:t xml:space="preserve">independently of the </w:t>
        </w:r>
        <w:proofErr w:type="spellStart"/>
        <w:r w:rsidR="00264F0D" w:rsidRPr="007C437A">
          <w:t>soundpainter’s</w:t>
        </w:r>
        <w:proofErr w:type="spellEnd"/>
        <w:r w:rsidR="00264F0D" w:rsidRPr="007C437A">
          <w:t xml:space="preserve"> </w:t>
        </w:r>
      </w:ins>
    </w:p>
    <w:p w:rsidR="005B458C" w:rsidRPr="007C437A" w:rsidRDefault="00264F0D" w:rsidP="00264F0D">
      <w:pPr>
        <w:pStyle w:val="Paragraphedeliste"/>
        <w:numPr>
          <w:ilvl w:val="1"/>
          <w:numId w:val="30"/>
        </w:numPr>
        <w:rPr>
          <w:ins w:id="5056" w:author="Arthur Parmentier" w:date="2020-05-20T19:10:00Z"/>
        </w:rPr>
      </w:pPr>
      <w:ins w:id="5057" w:author="Arthur Parmentier" w:date="2020-05-20T19:09:00Z">
        <w:r w:rsidRPr="007C437A">
          <w:t>location and orientation</w:t>
        </w:r>
      </w:ins>
      <w:ins w:id="5058" w:author="Arthur Parmentier" w:date="2020-05-20T18:56:00Z">
        <w:r w:rsidR="009A5E99" w:rsidRPr="007C437A">
          <w:t xml:space="preserve"> </w:t>
        </w:r>
      </w:ins>
      <w:ins w:id="5059" w:author="Arthur Parmentier" w:date="2020-05-20T19:10:00Z">
        <w:r w:rsidRPr="007C437A">
          <w:t>(</w:t>
        </w:r>
      </w:ins>
      <w:ins w:id="5060" w:author="Arthur Parmentier" w:date="2020-05-20T18:56:00Z">
        <w:r w:rsidR="009A5E99" w:rsidRPr="007C437A">
          <w:t xml:space="preserve">as long as the soundpainter </w:t>
        </w:r>
      </w:ins>
      <w:ins w:id="5061" w:author="Arthur Parmentier" w:date="2020-05-20T19:00:00Z">
        <w:r w:rsidR="001D766B" w:rsidRPr="007C437A">
          <w:t xml:space="preserve">faces the camera </w:t>
        </w:r>
      </w:ins>
      <w:ins w:id="5062" w:author="Arthur Parmentier" w:date="2020-05-20T19:01:00Z">
        <w:r w:rsidR="001D766B" w:rsidRPr="007C437A">
          <w:t xml:space="preserve">with a relatively small angle </w:t>
        </w:r>
      </w:ins>
      <w:ins w:id="5063" w:author="Arthur Parmentier" w:date="2020-05-20T19:00:00Z">
        <w:r w:rsidR="001D766B" w:rsidRPr="007C437A">
          <w:t>and does</w:t>
        </w:r>
      </w:ins>
      <w:ins w:id="5064" w:author="Arthur Parmentier" w:date="2020-05-20T18:57:00Z">
        <w:r w:rsidR="009A5E99" w:rsidRPr="007C437A">
          <w:t xml:space="preserve"> not</w:t>
        </w:r>
      </w:ins>
      <w:ins w:id="5065" w:author="Arthur Parmentier" w:date="2020-05-20T19:00:00Z">
        <w:r w:rsidR="001D766B" w:rsidRPr="007C437A">
          <w:t xml:space="preserve"> </w:t>
        </w:r>
      </w:ins>
      <w:ins w:id="5066" w:author="Arthur Parmentier" w:date="2020-05-20T18:57:00Z">
        <w:r w:rsidR="009A5E99" w:rsidRPr="007C437A">
          <w:t>get outside</w:t>
        </w:r>
      </w:ins>
      <w:ins w:id="5067" w:author="Arthur Parmentier" w:date="2020-05-20T19:00:00Z">
        <w:r w:rsidR="001D766B" w:rsidRPr="007C437A">
          <w:t xml:space="preserve"> its</w:t>
        </w:r>
      </w:ins>
      <w:ins w:id="5068" w:author="Arthur Parmentier" w:date="2020-05-20T18:57:00Z">
        <w:r w:rsidR="009A5E99" w:rsidRPr="007C437A">
          <w:t xml:space="preserve"> field of view</w:t>
        </w:r>
      </w:ins>
      <w:ins w:id="5069" w:author="Arthur Parmentier" w:date="2020-05-20T19:10:00Z">
        <w:r w:rsidRPr="007C437A">
          <w:t>)</w:t>
        </w:r>
      </w:ins>
    </w:p>
    <w:p w:rsidR="00264F0D" w:rsidRPr="007C437A" w:rsidRDefault="00264F0D" w:rsidP="00264F0D">
      <w:pPr>
        <w:pStyle w:val="Paragraphedeliste"/>
        <w:numPr>
          <w:ilvl w:val="1"/>
          <w:numId w:val="30"/>
        </w:numPr>
        <w:rPr>
          <w:ins w:id="5070" w:author="Arthur Parmentier" w:date="2020-05-20T19:35:00Z"/>
        </w:rPr>
      </w:pPr>
      <w:ins w:id="5071" w:author="Arthur Parmentier" w:date="2020-05-20T19:10:00Z">
        <w:r w:rsidRPr="007C437A">
          <w:lastRenderedPageBreak/>
          <w:t>body dimensions (assuming that the general proportions of the human b</w:t>
        </w:r>
      </w:ins>
      <w:ins w:id="5072" w:author="Arthur Parmentier" w:date="2020-05-20T19:11:00Z">
        <w:r w:rsidRPr="007C437A">
          <w:t xml:space="preserve">ody </w:t>
        </w:r>
      </w:ins>
      <w:ins w:id="5073" w:author="Arthur Parmentier" w:date="2020-05-20T19:34:00Z">
        <w:r w:rsidR="0005532E" w:rsidRPr="007C437A">
          <w:t>remain</w:t>
        </w:r>
      </w:ins>
      <w:ins w:id="5074" w:author="Arthur Parmentier" w:date="2020-05-20T19:11:00Z">
        <w:r w:rsidRPr="007C437A">
          <w:t xml:space="preserve"> constant)</w:t>
        </w:r>
      </w:ins>
    </w:p>
    <w:p w:rsidR="0005532E" w:rsidRPr="007C437A" w:rsidRDefault="0005532E" w:rsidP="0005532E">
      <w:pPr>
        <w:rPr>
          <w:ins w:id="5075" w:author="Arthur Parmentier" w:date="2020-05-20T19:37:00Z"/>
        </w:rPr>
      </w:pPr>
      <w:ins w:id="5076" w:author="Arthur Parmentier" w:date="2020-05-20T19:35:00Z">
        <w:r w:rsidRPr="007C437A">
          <w:t>With these constraints in mind</w:t>
        </w:r>
      </w:ins>
      <w:ins w:id="5077" w:author="Arthur Parmentier" w:date="2020-05-20T19:40:00Z">
        <w:r w:rsidRPr="007C437A">
          <w:t xml:space="preserve"> and </w:t>
        </w:r>
      </w:ins>
      <w:ins w:id="5078" w:author="Arthur Parmentier" w:date="2020-05-20T19:42:00Z">
        <w:r w:rsidR="00C2080C" w:rsidRPr="007C437A">
          <w:t xml:space="preserve">from </w:t>
        </w:r>
      </w:ins>
      <w:ins w:id="5079" w:author="Arthur Parmentier" w:date="2020-05-20T19:40:00Z">
        <w:r w:rsidRPr="007C437A">
          <w:t>my previous knowledge of SP signs</w:t>
        </w:r>
      </w:ins>
      <w:ins w:id="5080" w:author="Arthur Parmentier" w:date="2020-05-20T19:36:00Z">
        <w:r w:rsidRPr="007C437A">
          <w:t xml:space="preserve">, </w:t>
        </w:r>
      </w:ins>
      <w:ins w:id="5081" w:author="Arthur Parmentier" w:date="2020-05-20T19:40:00Z">
        <w:r w:rsidR="00C2080C" w:rsidRPr="007C437A">
          <w:t>I</w:t>
        </w:r>
      </w:ins>
      <w:ins w:id="5082" w:author="Arthur Parmentier" w:date="2020-05-20T19:36:00Z">
        <w:r w:rsidRPr="007C437A">
          <w:t xml:space="preserve"> c</w:t>
        </w:r>
      </w:ins>
      <w:ins w:id="5083" w:author="Arthur Parmentier" w:date="2020-05-20T19:42:00Z">
        <w:r w:rsidR="00C2080C" w:rsidRPr="007C437A">
          <w:t>ould first</w:t>
        </w:r>
      </w:ins>
      <w:ins w:id="5084" w:author="Arthur Parmentier" w:date="2020-05-20T19:36:00Z">
        <w:r w:rsidRPr="007C437A">
          <w:t xml:space="preserve"> order the body joints in </w:t>
        </w:r>
        <w:proofErr w:type="spellStart"/>
        <w:r w:rsidRPr="007C437A">
          <w:t>PoseNet</w:t>
        </w:r>
        <w:proofErr w:type="spellEnd"/>
        <w:r w:rsidRPr="007C437A">
          <w:t xml:space="preserve"> by their importance for SP signs recognition for </w:t>
        </w:r>
      </w:ins>
      <w:ins w:id="5085" w:author="Arthur Parmentier" w:date="2020-05-20T19:37:00Z">
        <w:r w:rsidRPr="007C437A">
          <w:t>basic signs in default mode:</w:t>
        </w:r>
      </w:ins>
    </w:p>
    <w:p w:rsidR="0005532E" w:rsidRPr="007C437A" w:rsidRDefault="0005532E" w:rsidP="0005532E">
      <w:pPr>
        <w:pStyle w:val="Paragraphedeliste"/>
        <w:numPr>
          <w:ilvl w:val="0"/>
          <w:numId w:val="31"/>
        </w:numPr>
        <w:rPr>
          <w:ins w:id="5086" w:author="Arthur Parmentier" w:date="2020-05-20T19:40:00Z"/>
        </w:rPr>
      </w:pPr>
      <w:ins w:id="5087" w:author="Arthur Parmentier" w:date="2020-05-20T19:37:00Z">
        <w:r w:rsidRPr="007C437A">
          <w:t>wrists</w:t>
        </w:r>
      </w:ins>
    </w:p>
    <w:p w:rsidR="0005532E" w:rsidRPr="007C437A" w:rsidRDefault="0005532E">
      <w:pPr>
        <w:pStyle w:val="Paragraphedeliste"/>
        <w:numPr>
          <w:ilvl w:val="0"/>
          <w:numId w:val="31"/>
        </w:numPr>
        <w:rPr>
          <w:ins w:id="5088" w:author="Arthur Parmentier" w:date="2020-05-20T19:37:00Z"/>
        </w:rPr>
      </w:pPr>
      <w:ins w:id="5089" w:author="Arthur Parmentier" w:date="2020-05-20T19:40:00Z">
        <w:r w:rsidRPr="007C437A">
          <w:t>elbows</w:t>
        </w:r>
      </w:ins>
    </w:p>
    <w:p w:rsidR="00C2080C" w:rsidRPr="007C437A" w:rsidRDefault="00C2080C" w:rsidP="00C2080C">
      <w:pPr>
        <w:pStyle w:val="Paragraphedeliste"/>
        <w:numPr>
          <w:ilvl w:val="0"/>
          <w:numId w:val="31"/>
        </w:numPr>
        <w:rPr>
          <w:ins w:id="5090" w:author="Arthur Parmentier" w:date="2020-05-20T19:41:00Z"/>
        </w:rPr>
      </w:pPr>
      <w:ins w:id="5091" w:author="Arthur Parmentier" w:date="2020-05-20T19:41:00Z">
        <w:r w:rsidRPr="007C437A">
          <w:t>shoulders</w:t>
        </w:r>
      </w:ins>
    </w:p>
    <w:p w:rsidR="00C2080C" w:rsidRPr="007C437A" w:rsidRDefault="00C2080C" w:rsidP="00C2080C">
      <w:pPr>
        <w:pStyle w:val="Paragraphedeliste"/>
        <w:numPr>
          <w:ilvl w:val="0"/>
          <w:numId w:val="31"/>
        </w:numPr>
        <w:rPr>
          <w:ins w:id="5092" w:author="Arthur Parmentier" w:date="2020-05-20T19:41:00Z"/>
        </w:rPr>
      </w:pPr>
      <w:ins w:id="5093" w:author="Arthur Parmentier" w:date="2020-05-20T19:41:00Z">
        <w:r w:rsidRPr="007C437A">
          <w:t>all other joints</w:t>
        </w:r>
      </w:ins>
    </w:p>
    <w:p w:rsidR="00ED2134" w:rsidRPr="007C437A" w:rsidRDefault="00C2080C">
      <w:pPr>
        <w:rPr>
          <w:ins w:id="5094" w:author="Arthur Parmentier" w:date="2020-05-20T20:02:00Z"/>
        </w:rPr>
      </w:pPr>
      <w:ins w:id="5095" w:author="Arthur Parmentier" w:date="2020-05-20T19:41:00Z">
        <w:r w:rsidRPr="007C437A">
          <w:t>I</w:t>
        </w:r>
      </w:ins>
      <w:ins w:id="5096" w:author="Arthur Parmentier" w:date="2020-05-20T19:42:00Z">
        <w:r w:rsidRPr="007C437A">
          <w:t xml:space="preserve">n fact, </w:t>
        </w:r>
      </w:ins>
      <w:ins w:id="5097" w:author="Arthur Parmentier" w:date="2020-05-20T19:43:00Z">
        <w:r w:rsidRPr="007C437A">
          <w:t>I decided to only use wrists and elbows positions</w:t>
        </w:r>
      </w:ins>
      <w:ins w:id="5098" w:author="Arthur Parmentier" w:date="2020-05-20T19:44:00Z">
        <w:r w:rsidRPr="007C437A">
          <w:t>, which gave the best performance in my initial tests</w:t>
        </w:r>
      </w:ins>
      <w:ins w:id="5099"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5100" w:author="Arthur Parmentier" w:date="2020-05-20T19:43:00Z">
        <w:r w:rsidRPr="007C437A">
          <w:rPr>
            <w:rStyle w:val="Appelnotedebasdep"/>
          </w:rPr>
          <w:footnoteReference w:id="52"/>
        </w:r>
      </w:ins>
    </w:p>
    <w:p w:rsidR="00C46A73" w:rsidRPr="007C437A" w:rsidRDefault="00F304EE">
      <w:pPr>
        <w:pStyle w:val="Titre4"/>
        <w:rPr>
          <w:ins w:id="5121" w:author="Arthur Parmentier" w:date="2020-05-21T15:08:00Z"/>
          <w:rPrChange w:id="5122" w:author="Arthur Parmentier" w:date="2020-06-07T15:27:00Z">
            <w:rPr>
              <w:ins w:id="5123" w:author="Arthur Parmentier" w:date="2020-05-21T15:08:00Z"/>
            </w:rPr>
          </w:rPrChange>
        </w:rPr>
        <w:pPrChange w:id="5124" w:author="Arthur Parmentier" w:date="2020-05-21T15:08:00Z">
          <w:pPr/>
        </w:pPrChange>
      </w:pPr>
      <w:ins w:id="5125" w:author="Arthur Parmentier" w:date="2020-05-20T20:02:00Z">
        <w:r w:rsidRPr="007C437A">
          <w:rPr>
            <w:rPrChange w:id="5126" w:author="Arthur Parmentier" w:date="2020-06-07T15:27:00Z">
              <w:rPr/>
            </w:rPrChange>
          </w:rPr>
          <w:t>Hands tracking</w:t>
        </w:r>
      </w:ins>
    </w:p>
    <w:p w:rsidR="00C46A73" w:rsidRPr="007C437A" w:rsidRDefault="004020A1" w:rsidP="00F304EE">
      <w:pPr>
        <w:rPr>
          <w:ins w:id="5127" w:author="Arthur Parmentier" w:date="2020-06-03T17:58:00Z"/>
        </w:rPr>
      </w:pPr>
      <w:ins w:id="5128" w:author="Arthur Parmentier" w:date="2020-06-03T18:00:00Z">
        <w:r w:rsidRPr="007C437A">
          <w:t>Similarly</w:t>
        </w:r>
      </w:ins>
      <w:ins w:id="5129" w:author="Arthur Parmentier" w:date="2020-06-03T17:58:00Z">
        <w:r w:rsidRPr="007C437A">
          <w:t xml:space="preserve"> </w:t>
        </w:r>
      </w:ins>
      <w:ins w:id="5130" w:author="Arthur Parmentier" w:date="2020-06-03T17:57:00Z">
        <w:r w:rsidRPr="007C437A">
          <w:t>to the ful</w:t>
        </w:r>
      </w:ins>
      <w:ins w:id="5131" w:author="Arthur Parmentier" w:date="2020-06-03T17:58:00Z">
        <w:r w:rsidRPr="007C437A">
          <w:t>l body model, hands can be represented as a skeleton in which our features are built from the position of the han</w:t>
        </w:r>
      </w:ins>
      <w:ins w:id="5132" w:author="Arthur Parmentier" w:date="2020-06-03T17:59:00Z">
        <w:r w:rsidRPr="007C437A">
          <w:t>ds in space.</w:t>
        </w:r>
      </w:ins>
      <w:ins w:id="5133" w:author="Arthur Parmentier" w:date="2020-06-03T18:00:00Z">
        <w:r w:rsidRPr="007C437A">
          <w:t xml:space="preserve"> This time, a 3D model is necessary as several signs are ambiguous in 2D space and can only be classified by looking</w:t>
        </w:r>
      </w:ins>
      <w:ins w:id="5134"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5135" w:author="Arthur Parmentier" w:date="2020-06-03T18:06:00Z"/>
        </w:rPr>
      </w:pPr>
      <w:ins w:id="5136" w:author="Arthur Parmentier" w:date="2020-06-03T18:06:00Z">
        <w:r w:rsidRPr="007C437A">
          <w:t>Hi5 Gloves</w:t>
        </w:r>
      </w:ins>
    </w:p>
    <w:p w:rsidR="00890740" w:rsidRPr="007C437A" w:rsidRDefault="00890740">
      <w:pPr>
        <w:rPr>
          <w:ins w:id="5137" w:author="Arthur Parmentier" w:date="2020-06-03T17:58:00Z"/>
        </w:rPr>
      </w:pPr>
      <w:ins w:id="5138" w:author="Arthur Parmentier" w:date="2020-06-03T18:06:00Z">
        <w:r w:rsidRPr="007C437A">
          <w:t>Just like for the full body model, I initi</w:t>
        </w:r>
      </w:ins>
      <w:ins w:id="5139" w:author="Arthur Parmentier" w:date="2020-06-03T18:07:00Z">
        <w:r w:rsidRPr="007C437A">
          <w:t xml:space="preserve">ally looked at several existing technologies to model 3D positions of the hands. At the time of </w:t>
        </w:r>
      </w:ins>
      <w:ins w:id="5140" w:author="Arthur Parmentier" w:date="2020-06-03T18:08:00Z">
        <w:r w:rsidRPr="007C437A">
          <w:t xml:space="preserve">my research (before early March 2020), there was no equivalent </w:t>
        </w:r>
      </w:ins>
      <w:ins w:id="5141" w:author="Arthur Parmentier" w:date="2020-06-03T18:57:00Z">
        <w:r w:rsidR="00221FBD" w:rsidRPr="007C437A">
          <w:t xml:space="preserve">computer-vision </w:t>
        </w:r>
      </w:ins>
      <w:ins w:id="5142" w:author="Arthur Parmentier" w:date="2020-06-03T18:08:00Z">
        <w:r w:rsidRPr="007C437A">
          <w:t xml:space="preserve">model </w:t>
        </w:r>
      </w:ins>
      <w:ins w:id="5143" w:author="Arthur Parmentier" w:date="2020-06-03T18:57:00Z">
        <w:r w:rsidR="00221FBD" w:rsidRPr="007C437A">
          <w:t>similar to</w:t>
        </w:r>
      </w:ins>
      <w:ins w:id="5144" w:author="Arthur Parmentier" w:date="2020-06-03T18:08:00Z">
        <w:r w:rsidRPr="007C437A">
          <w:t xml:space="preserve"> </w:t>
        </w:r>
        <w:proofErr w:type="spellStart"/>
        <w:r w:rsidRPr="007C437A">
          <w:t>PoseNet</w:t>
        </w:r>
        <w:proofErr w:type="spellEnd"/>
        <w:r w:rsidRPr="007C437A">
          <w:t xml:space="preserve"> </w:t>
        </w:r>
      </w:ins>
      <w:ins w:id="5145" w:author="Arthur Parmentier" w:date="2020-06-03T18:57:00Z">
        <w:r w:rsidR="00221FBD" w:rsidRPr="007C437A">
          <w:t>for the hands</w:t>
        </w:r>
      </w:ins>
      <w:ins w:id="5146" w:author="Arthur Parmentier" w:date="2020-06-03T18:58:00Z">
        <w:r w:rsidR="00221FBD" w:rsidRPr="007C437A">
          <w:t xml:space="preserve"> </w:t>
        </w:r>
      </w:ins>
      <w:ins w:id="5147" w:author="Arthur Parmentier" w:date="2020-06-03T18:08:00Z">
        <w:r w:rsidRPr="007C437A">
          <w:t>that I could integrate into Ma</w:t>
        </w:r>
      </w:ins>
      <w:ins w:id="5148" w:author="Arthur Parmentier" w:date="2020-06-03T18:57:00Z">
        <w:r w:rsidR="00221FBD" w:rsidRPr="007C437A">
          <w:t>x</w:t>
        </w:r>
      </w:ins>
      <w:ins w:id="5149" w:author="Arthur Parmentier" w:date="2020-06-03T19:00:00Z">
        <w:r w:rsidR="00221FBD" w:rsidRPr="007C437A">
          <w:t>.</w:t>
        </w:r>
        <w:r w:rsidR="00221FBD" w:rsidRPr="007C437A">
          <w:rPr>
            <w:rStyle w:val="Appelnotedebasdep"/>
          </w:rPr>
          <w:footnoteReference w:id="53"/>
        </w:r>
      </w:ins>
    </w:p>
    <w:p w:rsidR="004020A1" w:rsidRPr="007C437A" w:rsidRDefault="00221FBD" w:rsidP="00F304EE">
      <w:pPr>
        <w:rPr>
          <w:ins w:id="5159" w:author="Arthur Parmentier" w:date="2020-06-03T19:04:00Z"/>
        </w:rPr>
      </w:pPr>
      <w:ins w:id="5160" w:author="Arthur Parmentier" w:date="2020-06-03T19:02:00Z">
        <w:r w:rsidRPr="007C437A">
          <w:t>Instead, a variety of dedicated hardware wa</w:t>
        </w:r>
      </w:ins>
      <w:ins w:id="5161" w:author="Arthur Parmentier" w:date="2020-06-03T19:03:00Z">
        <w:r w:rsidRPr="007C437A">
          <w:t xml:space="preserve">s already available on the market with three major </w:t>
        </w:r>
      </w:ins>
      <w:ins w:id="5162" w:author="Arthur Parmentier" w:date="2020-06-03T19:04:00Z">
        <w:r w:rsidRPr="007C437A">
          <w:t>technologies:</w:t>
        </w:r>
      </w:ins>
    </w:p>
    <w:p w:rsidR="00221FBD" w:rsidRPr="007C437A" w:rsidRDefault="00221FBD" w:rsidP="00221FBD">
      <w:pPr>
        <w:pStyle w:val="Paragraphedeliste"/>
        <w:numPr>
          <w:ilvl w:val="0"/>
          <w:numId w:val="40"/>
        </w:numPr>
        <w:rPr>
          <w:ins w:id="5163" w:author="Arthur Parmentier" w:date="2020-06-03T19:04:00Z"/>
        </w:rPr>
      </w:pPr>
      <w:ins w:id="5164" w:author="Arthur Parmentier" w:date="2020-06-03T19:04:00Z">
        <w:r w:rsidRPr="007C437A">
          <w:t>Marker based gloves</w:t>
        </w:r>
      </w:ins>
    </w:p>
    <w:p w:rsidR="00221FBD" w:rsidRPr="007C437A" w:rsidRDefault="00221FBD" w:rsidP="00221FBD">
      <w:pPr>
        <w:pStyle w:val="Paragraphedeliste"/>
        <w:numPr>
          <w:ilvl w:val="0"/>
          <w:numId w:val="40"/>
        </w:numPr>
        <w:rPr>
          <w:ins w:id="5165" w:author="Arthur Parmentier" w:date="2020-06-03T19:04:00Z"/>
        </w:rPr>
      </w:pPr>
      <w:ins w:id="5166" w:author="Arthur Parmentier" w:date="2020-06-03T19:04:00Z">
        <w:r w:rsidRPr="007C437A">
          <w:t>Flex sensors</w:t>
        </w:r>
      </w:ins>
    </w:p>
    <w:p w:rsidR="00221FBD" w:rsidRPr="007C437A" w:rsidRDefault="00221FBD" w:rsidP="00221FBD">
      <w:pPr>
        <w:pStyle w:val="Paragraphedeliste"/>
        <w:numPr>
          <w:ilvl w:val="0"/>
          <w:numId w:val="40"/>
        </w:numPr>
        <w:rPr>
          <w:ins w:id="5167" w:author="Arthur Parmentier" w:date="2020-06-03T19:05:00Z"/>
        </w:rPr>
      </w:pPr>
      <w:ins w:id="5168" w:author="Arthur Parmentier" w:date="2020-06-03T19:04:00Z">
        <w:r w:rsidRPr="007C437A">
          <w:t>Inertial measurement units</w:t>
        </w:r>
      </w:ins>
      <w:ins w:id="5169" w:author="Arthur Parmentier" w:date="2020-06-03T19:05:00Z">
        <w:r w:rsidRPr="007C437A">
          <w:t>, typically using small magnetometers</w:t>
        </w:r>
      </w:ins>
    </w:p>
    <w:p w:rsidR="00E20C85" w:rsidRPr="007C437A" w:rsidRDefault="00221FBD" w:rsidP="00221FBD">
      <w:pPr>
        <w:rPr>
          <w:ins w:id="5170" w:author="Arthur Parmentier" w:date="2020-06-03T19:08:00Z"/>
        </w:rPr>
      </w:pPr>
      <w:ins w:id="5171" w:author="Arthur Parmentier" w:date="2020-06-03T19:05:00Z">
        <w:r w:rsidRPr="007C437A">
          <w:t xml:space="preserve">The prices of this equipment is quite expensive on the market, from 1000 </w:t>
        </w:r>
        <w:proofErr w:type="spellStart"/>
        <w:r w:rsidRPr="007C437A">
          <w:t>chf</w:t>
        </w:r>
        <w:proofErr w:type="spellEnd"/>
        <w:r w:rsidRPr="007C437A">
          <w:t xml:space="preserve"> to 5000+ </w:t>
        </w:r>
        <w:proofErr w:type="spellStart"/>
        <w:r w:rsidRPr="007C437A">
          <w:t>chf</w:t>
        </w:r>
      </w:ins>
      <w:proofErr w:type="spellEnd"/>
      <w:ins w:id="5172" w:author="Arthur Parmentier" w:date="2020-06-03T19:06:00Z">
        <w:r w:rsidRPr="007C437A">
          <w:t xml:space="preserve"> for most expensive models. </w:t>
        </w:r>
      </w:ins>
      <w:ins w:id="5173" w:author="Arthur Parmentier" w:date="2020-06-03T19:08:00Z">
        <w:r w:rsidR="00E20C85" w:rsidRPr="007C437A">
          <w:t xml:space="preserve">The cheapest models suffer from important </w:t>
        </w:r>
      </w:ins>
      <w:ins w:id="5174" w:author="Arthur Parmentier" w:date="2020-06-03T19:32:00Z">
        <w:r w:rsidR="00B34D15" w:rsidRPr="007C437A">
          <w:t>shortcomings</w:t>
        </w:r>
      </w:ins>
      <w:ins w:id="5175" w:author="Arthur Parmentier" w:date="2020-06-03T19:08:00Z">
        <w:r w:rsidR="00E20C85" w:rsidRPr="007C437A">
          <w:t>:</w:t>
        </w:r>
      </w:ins>
    </w:p>
    <w:p w:rsidR="00221FBD" w:rsidRPr="007C437A" w:rsidRDefault="00221FBD" w:rsidP="00E20C85">
      <w:pPr>
        <w:pStyle w:val="Paragraphedeliste"/>
        <w:numPr>
          <w:ilvl w:val="0"/>
          <w:numId w:val="40"/>
        </w:numPr>
        <w:rPr>
          <w:ins w:id="5176" w:author="Arthur Parmentier" w:date="2020-06-03T19:08:00Z"/>
        </w:rPr>
      </w:pPr>
      <w:ins w:id="5177" w:author="Arthur Parmentier" w:date="2020-06-03T19:06:00Z">
        <w:r w:rsidRPr="007C437A">
          <w:t xml:space="preserve">IMUs are reported to drift when magnetic fields are present </w:t>
        </w:r>
      </w:ins>
      <w:ins w:id="5178"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5179" w:author="Arthur Parmentier" w:date="2020-06-03T19:33:00Z"/>
        </w:rPr>
      </w:pPr>
      <w:ins w:id="5180" w:author="Arthur Parmentier" w:date="2020-06-03T19:08:00Z">
        <w:r w:rsidRPr="007C437A">
          <w:lastRenderedPageBreak/>
          <w:t>Flex sensors are only one dimensional</w:t>
        </w:r>
      </w:ins>
      <w:ins w:id="5181" w:author="Arthur Parmentier" w:date="2020-06-03T19:09:00Z">
        <w:r w:rsidRPr="007C437A">
          <w:t>. In the cheap</w:t>
        </w:r>
      </w:ins>
      <w:ins w:id="5182" w:author="Arthur Parmentier" w:date="2020-06-03T19:10:00Z">
        <w:r w:rsidRPr="007C437A">
          <w:t xml:space="preserve">est gloves, many important dimensions of the </w:t>
        </w:r>
      </w:ins>
      <w:ins w:id="5183" w:author="Arthur Parmentier" w:date="2020-06-03T19:33:00Z">
        <w:r w:rsidR="00277174" w:rsidRPr="007C437A">
          <w:t>fingers’</w:t>
        </w:r>
      </w:ins>
      <w:ins w:id="5184" w:author="Arthur Parmentier" w:date="2020-06-03T19:10:00Z">
        <w:r w:rsidRPr="007C437A">
          <w:t xml:space="preserve"> movements such as the </w:t>
        </w:r>
      </w:ins>
      <w:ins w:id="5185" w:author="Arthur Parmentier" w:date="2020-06-03T19:11:00Z">
        <w:r w:rsidRPr="007C437A">
          <w:t>phalangeal joint angles</w:t>
        </w:r>
      </w:ins>
      <w:ins w:id="5186" w:author="Arthur Parmentier" w:date="2020-06-03T19:12:00Z">
        <w:r w:rsidRPr="007C437A">
          <w:t xml:space="preserve"> or angles between two fingers are therefore not captured, whereas they are</w:t>
        </w:r>
      </w:ins>
      <w:ins w:id="5187"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5188" w:author="Arthur Parmentier" w:date="2020-06-03T19:32:00Z"/>
        </w:rPr>
      </w:pPr>
      <w:ins w:id="5189" w:author="Arthur Parmentier" w:date="2020-06-03T19:33:00Z">
        <w:r w:rsidRPr="007C437A">
          <w:t xml:space="preserve">Some gloves are designed for specific </w:t>
        </w:r>
      </w:ins>
      <w:ins w:id="5190" w:author="Arthur Parmentier" w:date="2020-06-03T19:34:00Z">
        <w:r w:rsidRPr="007C437A">
          <w:t>software</w:t>
        </w:r>
      </w:ins>
      <w:ins w:id="5191" w:author="Arthur Parmentier" w:date="2020-06-03T19:33:00Z">
        <w:r w:rsidRPr="007C437A">
          <w:t xml:space="preserve"> such as U</w:t>
        </w:r>
      </w:ins>
      <w:ins w:id="5192" w:author="Arthur Parmentier" w:date="2020-06-03T19:34:00Z">
        <w:r w:rsidRPr="007C437A">
          <w:t>nity and may not integrate with Max easily.</w:t>
        </w:r>
      </w:ins>
    </w:p>
    <w:p w:rsidR="00277174" w:rsidRPr="007C437A" w:rsidRDefault="00277174" w:rsidP="00277174">
      <w:pPr>
        <w:rPr>
          <w:ins w:id="5193" w:author="Arthur Parmentier" w:date="2020-06-03T19:37:00Z"/>
        </w:rPr>
      </w:pPr>
      <w:ins w:id="5194" w:author="Arthur Parmentier" w:date="2020-06-03T19:34:00Z">
        <w:r w:rsidRPr="007C437A">
          <w:t xml:space="preserve">While most expensive gloves </w:t>
        </w:r>
      </w:ins>
      <w:ins w:id="5195" w:author="Arthur Parmentier" w:date="2020-06-03T19:35:00Z">
        <w:r w:rsidRPr="007C437A">
          <w:t xml:space="preserve">often provide solutions to these problems, I decided to start with the IMU based Hi5 gloves from </w:t>
        </w:r>
        <w:proofErr w:type="spellStart"/>
        <w:r w:rsidRPr="007C437A">
          <w:t>Noitom</w:t>
        </w:r>
        <w:proofErr w:type="spellEnd"/>
        <w:r w:rsidRPr="007C437A">
          <w:t xml:space="preserve">, which is one of the cheapest one available on the market </w:t>
        </w:r>
      </w:ins>
      <w:ins w:id="5196" w:author="Arthur Parmentier" w:date="2020-06-03T19:36:00Z">
        <w:r w:rsidRPr="007C437A">
          <w:t xml:space="preserve">(1000 </w:t>
        </w:r>
        <w:proofErr w:type="spellStart"/>
        <w:r w:rsidRPr="007C437A">
          <w:t>chf</w:t>
        </w:r>
        <w:proofErr w:type="spellEnd"/>
        <w:r w:rsidRPr="007C437A">
          <w:t xml:space="preserve"> approx.) </w:t>
        </w:r>
      </w:ins>
      <w:ins w:id="5197" w:author="Arthur Parmentier" w:date="2020-06-03T19:35:00Z">
        <w:r w:rsidRPr="007C437A">
          <w:t>which</w:t>
        </w:r>
      </w:ins>
      <w:ins w:id="5198" w:author="Arthur Parmentier" w:date="2020-06-03T19:36:00Z">
        <w:r w:rsidRPr="007C437A">
          <w:t xml:space="preserve"> provides a Unity and C++ SDK. </w:t>
        </w:r>
      </w:ins>
    </w:p>
    <w:p w:rsidR="00277174" w:rsidRPr="007C437A" w:rsidRDefault="00277174" w:rsidP="00277174">
      <w:pPr>
        <w:rPr>
          <w:ins w:id="5199" w:author="Arthur Parmentier" w:date="2020-06-03T19:39:00Z"/>
        </w:rPr>
      </w:pPr>
      <w:ins w:id="5200" w:author="Arthur Parmentier" w:date="2020-06-03T19:38:00Z">
        <w:r w:rsidRPr="007C437A">
          <w:t xml:space="preserve">However, at the time of this report (early June), I have still been unable to test the gloves with Max. </w:t>
        </w:r>
      </w:ins>
      <w:ins w:id="5201" w:author="Arthur Parmentier" w:date="2020-06-03T19:39:00Z">
        <w:r w:rsidRPr="007C437A">
          <w:t xml:space="preserve">I have made </w:t>
        </w:r>
      </w:ins>
      <w:ins w:id="5202" w:author="Arthur Parmentier" w:date="2020-06-03T19:58:00Z">
        <w:r w:rsidR="004B4499" w:rsidRPr="007C437A">
          <w:t>two</w:t>
        </w:r>
      </w:ins>
      <w:ins w:id="5203"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5204" w:author="Arthur Parmentier" w:date="2020-06-03T19:52:00Z"/>
        </w:rPr>
      </w:pPr>
      <w:ins w:id="5205" w:author="Arthur Parmentier" w:date="2020-06-03T19:56:00Z">
        <w:r w:rsidRPr="007C437A">
          <w:t>Before buying the gloves, I</w:t>
        </w:r>
      </w:ins>
      <w:ins w:id="5206" w:author="Arthur Parmentier" w:date="2020-06-03T19:43:00Z">
        <w:r w:rsidR="00882698" w:rsidRPr="007C437A">
          <w:t xml:space="preserve"> had not realized that the gloves</w:t>
        </w:r>
      </w:ins>
      <w:ins w:id="5207" w:author="Arthur Parmentier" w:date="2020-06-03T19:45:00Z">
        <w:r w:rsidR="00882698" w:rsidRPr="007C437A">
          <w:t xml:space="preserve"> connection with the </w:t>
        </w:r>
        <w:proofErr w:type="spellStart"/>
        <w:r w:rsidR="00882698" w:rsidRPr="007C437A">
          <w:t>Vive</w:t>
        </w:r>
        <w:proofErr w:type="spellEnd"/>
        <w:r w:rsidR="00882698" w:rsidRPr="007C437A">
          <w:t xml:space="preserve"> trackers was</w:t>
        </w:r>
      </w:ins>
      <w:ins w:id="5208" w:author="Arthur Parmentier" w:date="2020-06-03T19:46:00Z">
        <w:r w:rsidR="00882698" w:rsidRPr="007C437A">
          <w:t xml:space="preserve"> not only a feature as they are marketed on their website and documentation but that the </w:t>
        </w:r>
        <w:proofErr w:type="spellStart"/>
        <w:r w:rsidR="00882698" w:rsidRPr="007C437A">
          <w:t>Vive</w:t>
        </w:r>
        <w:proofErr w:type="spellEnd"/>
        <w:r w:rsidR="00882698" w:rsidRPr="007C437A">
          <w:t xml:space="preserve"> trackers were also necessary for using the gloves directly with the provided Unity plugin.</w:t>
        </w:r>
      </w:ins>
      <w:ins w:id="5209" w:author="Arthur Parmentier" w:date="2020-06-03T19:48:00Z">
        <w:r w:rsidR="00882698" w:rsidRPr="007C437A">
          <w:t xml:space="preserve"> In fact, the connection </w:t>
        </w:r>
      </w:ins>
      <w:ins w:id="5210" w:author="Arthur Parmentier" w:date="2020-06-03T19:49:00Z">
        <w:r w:rsidR="00882698" w:rsidRPr="007C437A">
          <w:t xml:space="preserve">with </w:t>
        </w:r>
      </w:ins>
      <w:ins w:id="5211" w:author="Arthur Parmentier" w:date="2020-06-03T19:48:00Z">
        <w:r w:rsidR="00882698" w:rsidRPr="007C437A">
          <w:t xml:space="preserve">positional tracking </w:t>
        </w:r>
      </w:ins>
      <w:ins w:id="5212" w:author="Arthur Parmentier" w:date="2020-06-03T19:49:00Z">
        <w:r w:rsidR="00882698" w:rsidRPr="007C437A">
          <w:t xml:space="preserve">devices </w:t>
        </w:r>
      </w:ins>
      <w:ins w:id="5213" w:author="Arthur Parmentier" w:date="2020-06-03T19:48:00Z">
        <w:r w:rsidR="00882698" w:rsidRPr="007C437A">
          <w:t xml:space="preserve">was not </w:t>
        </w:r>
      </w:ins>
      <w:ins w:id="5214" w:author="Arthur Parmentier" w:date="2020-06-03T19:49:00Z">
        <w:r w:rsidR="00882698" w:rsidRPr="007C437A">
          <w:t>explicitly documented as a requirement for the Unity Plugin in their documentation</w:t>
        </w:r>
      </w:ins>
      <w:ins w:id="5215" w:author="Arthur Parmentier" w:date="2020-06-03T19:50:00Z">
        <w:r w:rsidR="00882698" w:rsidRPr="007C437A">
          <w:t xml:space="preserve">. We </w:t>
        </w:r>
      </w:ins>
      <w:ins w:id="5216" w:author="Arthur Parmentier" w:date="2020-06-03T19:51:00Z">
        <w:r w:rsidR="00882698" w:rsidRPr="007C437A">
          <w:t xml:space="preserve">could therefore not use the gloves on the fly with the provided scene and </w:t>
        </w:r>
      </w:ins>
      <w:ins w:id="5217" w:author="Arthur Parmentier" w:date="2020-06-03T19:52:00Z">
        <w:r w:rsidR="00882698" w:rsidRPr="007C437A">
          <w:t>needed</w:t>
        </w:r>
      </w:ins>
      <w:ins w:id="5218" w:author="Arthur Parmentier" w:date="2020-06-03T19:51:00Z">
        <w:r w:rsidR="00882698" w:rsidRPr="007C437A">
          <w:t xml:space="preserve"> additional scripting using the SDK.</w:t>
        </w:r>
      </w:ins>
      <w:ins w:id="5219" w:author="Arthur Parmentier" w:date="2020-06-03T19:44:00Z">
        <w:r w:rsidR="00882698" w:rsidRPr="007C437A">
          <w:t xml:space="preserve"> </w:t>
        </w:r>
      </w:ins>
    </w:p>
    <w:p w:rsidR="003F7478" w:rsidRPr="007C437A" w:rsidRDefault="004B4499" w:rsidP="00277174">
      <w:pPr>
        <w:pStyle w:val="Paragraphedeliste"/>
        <w:numPr>
          <w:ilvl w:val="0"/>
          <w:numId w:val="40"/>
        </w:numPr>
        <w:rPr>
          <w:ins w:id="5220" w:author="Arthur Parmentier" w:date="2020-06-03T19:58:00Z"/>
        </w:rPr>
      </w:pPr>
      <w:ins w:id="5221" w:author="Arthur Parmentier" w:date="2020-06-03T19:56:00Z">
        <w:r w:rsidRPr="007C437A">
          <w:t xml:space="preserve">I had been late on testing the gloves and identifying that issue. Although it made sense to me </w:t>
        </w:r>
      </w:ins>
      <w:ins w:id="5222" w:author="Arthur Parmentier" w:date="2020-06-03T19:57:00Z">
        <w:r w:rsidRPr="007C437A">
          <w:t>to start by building all the core mechanisms of the tool and pipeline before integrating the gloves, it was a mistake not to test them ea</w:t>
        </w:r>
      </w:ins>
      <w:ins w:id="5223" w:author="Arthur Parmentier" w:date="2020-06-03T19:58:00Z">
        <w:r w:rsidRPr="007C437A">
          <w:t>rlier, so that I could have figured out this issue at early stages.</w:t>
        </w:r>
      </w:ins>
    </w:p>
    <w:p w:rsidR="004B4499" w:rsidRPr="007C437A" w:rsidRDefault="004B4499" w:rsidP="004B4499">
      <w:pPr>
        <w:rPr>
          <w:ins w:id="5224" w:author="Arthur Parmentier" w:date="2020-06-03T20:03:00Z"/>
        </w:rPr>
      </w:pPr>
      <w:ins w:id="5225" w:author="Arthur Parmentier" w:date="2020-06-03T19:59:00Z">
        <w:r w:rsidRPr="007C437A">
          <w:t>The EM+ lab offer</w:t>
        </w:r>
      </w:ins>
      <w:ins w:id="5226" w:author="Arthur Parmentier" w:date="2020-06-03T20:00:00Z">
        <w:r w:rsidRPr="007C437A">
          <w:t xml:space="preserve">ed me support to </w:t>
        </w:r>
      </w:ins>
      <w:ins w:id="5227" w:author="Arthur Parmentier" w:date="2020-06-03T20:03:00Z">
        <w:r w:rsidRPr="007C437A">
          <w:t>build</w:t>
        </w:r>
      </w:ins>
      <w:ins w:id="5228" w:author="Arthur Parmentier" w:date="2020-06-03T20:00:00Z">
        <w:r w:rsidRPr="007C437A">
          <w:t xml:space="preserve"> a dedicated object in Max </w:t>
        </w:r>
      </w:ins>
      <w:ins w:id="5229" w:author="Arthur Parmentier" w:date="2020-06-03T20:03:00Z">
        <w:r w:rsidRPr="007C437A">
          <w:t xml:space="preserve">for </w:t>
        </w:r>
      </w:ins>
      <w:ins w:id="5230" w:author="Arthur Parmentier" w:date="2020-06-03T20:00:00Z">
        <w:r w:rsidRPr="007C437A">
          <w:t>receiv</w:t>
        </w:r>
      </w:ins>
      <w:ins w:id="5231" w:author="Arthur Parmentier" w:date="2020-06-03T20:03:00Z">
        <w:r w:rsidRPr="007C437A">
          <w:t>ing</w:t>
        </w:r>
      </w:ins>
      <w:ins w:id="5232" w:author="Arthur Parmentier" w:date="2020-06-03T20:00:00Z">
        <w:r w:rsidRPr="007C437A">
          <w:t xml:space="preserve"> the gloves data. The first experiments with the C++ SDK were good but unfortunately</w:t>
        </w:r>
      </w:ins>
      <w:ins w:id="5233" w:author="Arthur Parmentier" w:date="2020-06-03T20:01:00Z">
        <w:r w:rsidRPr="007C437A">
          <w:t xml:space="preserve">, </w:t>
        </w:r>
      </w:ins>
      <w:ins w:id="5234" w:author="Arthur Parmentier" w:date="2020-06-03T20:02:00Z">
        <w:r w:rsidRPr="007C437A">
          <w:t>the difficult schedule of that semester did not yet allow us to go further.</w:t>
        </w:r>
      </w:ins>
    </w:p>
    <w:p w:rsidR="004B4499" w:rsidRPr="007C437A" w:rsidRDefault="004B4499">
      <w:pPr>
        <w:pStyle w:val="Titre5"/>
        <w:rPr>
          <w:ins w:id="5235" w:author="Arthur Parmentier" w:date="2020-05-21T15:08:00Z"/>
          <w:rPrChange w:id="5236" w:author="Arthur Parmentier" w:date="2020-06-07T15:27:00Z">
            <w:rPr>
              <w:ins w:id="5237" w:author="Arthur Parmentier" w:date="2020-05-21T15:08:00Z"/>
            </w:rPr>
          </w:rPrChange>
        </w:rPr>
        <w:pPrChange w:id="5238" w:author="Arthur Parmentier" w:date="2020-06-03T20:03:00Z">
          <w:pPr/>
        </w:pPrChange>
      </w:pPr>
      <w:proofErr w:type="spellStart"/>
      <w:ins w:id="5239" w:author="Arthur Parmentier" w:date="2020-06-03T20:03:00Z">
        <w:r w:rsidRPr="007C437A">
          <w:rPr>
            <w:rPrChange w:id="5240" w:author="Arthur Parmentier" w:date="2020-06-07T15:27:00Z">
              <w:rPr/>
            </w:rPrChange>
          </w:rPr>
          <w:t>HandPose</w:t>
        </w:r>
      </w:ins>
      <w:proofErr w:type="spellEnd"/>
    </w:p>
    <w:p w:rsidR="00C46A73" w:rsidRPr="007C437A" w:rsidRDefault="00F64405" w:rsidP="00F304EE">
      <w:pPr>
        <w:rPr>
          <w:ins w:id="5241" w:author="Arthur Parmentier" w:date="2020-06-03T20:17:00Z"/>
        </w:rPr>
      </w:pPr>
      <w:ins w:id="5242" w:author="Arthur Parmentier" w:date="2020-06-03T20:19:00Z">
        <w:r w:rsidRPr="007C437A">
          <w:t>A</w:t>
        </w:r>
      </w:ins>
      <w:ins w:id="5243" w:author="Arthur Parmentier" w:date="2020-06-03T20:05:00Z">
        <w:r w:rsidR="002E54F7" w:rsidRPr="007C437A">
          <w:t>round</w:t>
        </w:r>
      </w:ins>
      <w:ins w:id="5244" w:author="Arthur Parmentier" w:date="2020-06-03T20:03:00Z">
        <w:r w:rsidR="004B4499" w:rsidRPr="007C437A">
          <w:t xml:space="preserve"> mid-</w:t>
        </w:r>
      </w:ins>
      <w:ins w:id="5245" w:author="Arthur Parmentier" w:date="2020-06-03T20:07:00Z">
        <w:r w:rsidR="009C5B97" w:rsidRPr="007C437A">
          <w:t>M</w:t>
        </w:r>
      </w:ins>
      <w:ins w:id="5246" w:author="Arthur Parmentier" w:date="2020-06-03T20:03:00Z">
        <w:r w:rsidR="004B4499" w:rsidRPr="007C437A">
          <w:t xml:space="preserve">arch, </w:t>
        </w:r>
        <w:proofErr w:type="spellStart"/>
        <w:r w:rsidR="004B4499" w:rsidRPr="007C437A">
          <w:t>Tensorflow</w:t>
        </w:r>
        <w:proofErr w:type="spellEnd"/>
        <w:r w:rsidR="004B4499" w:rsidRPr="007C437A">
          <w:t xml:space="preserve"> released the new </w:t>
        </w:r>
        <w:proofErr w:type="spellStart"/>
        <w:r w:rsidR="004B4499" w:rsidRPr="007C437A">
          <w:t>HandPose</w:t>
        </w:r>
        <w:proofErr w:type="spellEnd"/>
        <w:r w:rsidR="004B4499" w:rsidRPr="007C437A">
          <w:t xml:space="preserve"> model</w:t>
        </w:r>
      </w:ins>
      <w:ins w:id="5247" w:author="Arthur Parmentier" w:date="2020-06-03T20:04:00Z">
        <w:r w:rsidR="004B4499" w:rsidRPr="007C437A">
          <w:rPr>
            <w:rStyle w:val="Appelnotedebasdep"/>
          </w:rPr>
          <w:footnoteReference w:id="54"/>
        </w:r>
      </w:ins>
      <w:ins w:id="5252" w:author="Arthur Parmentier" w:date="2020-06-03T20:03:00Z">
        <w:r w:rsidR="004B4499" w:rsidRPr="007C437A">
          <w:t>.</w:t>
        </w:r>
      </w:ins>
      <w:ins w:id="5253" w:author="Arthur Parmentier" w:date="2020-06-03T20:05:00Z">
        <w:r w:rsidR="009C5B97" w:rsidRPr="007C437A">
          <w:t xml:space="preserve"> I first heard about it from within the Max community</w:t>
        </w:r>
      </w:ins>
      <w:ins w:id="5254" w:author="Arthur Parmentier" w:date="2020-06-03T20:06:00Z">
        <w:r w:rsidR="009C5B97" w:rsidRPr="007C437A">
          <w:t xml:space="preserve">, when a first wrap of </w:t>
        </w:r>
        <w:proofErr w:type="spellStart"/>
        <w:r w:rsidR="009C5B97" w:rsidRPr="007C437A">
          <w:t>HandPose</w:t>
        </w:r>
        <w:proofErr w:type="spellEnd"/>
        <w:r w:rsidR="009C5B97" w:rsidRPr="007C437A">
          <w:t xml:space="preserve"> into an Electron se</w:t>
        </w:r>
      </w:ins>
      <w:ins w:id="5255" w:author="Arthur Parmentier" w:date="2020-06-03T20:08:00Z">
        <w:r w:rsidR="003D6C76" w:rsidRPr="007C437A">
          <w:t>r</w:t>
        </w:r>
      </w:ins>
      <w:ins w:id="5256" w:author="Arthur Parmentier" w:date="2020-06-03T20:06:00Z">
        <w:r w:rsidR="009C5B97" w:rsidRPr="007C437A">
          <w:t xml:space="preserve">ver (just like </w:t>
        </w:r>
        <w:proofErr w:type="spellStart"/>
        <w:r w:rsidR="009C5B97" w:rsidRPr="007C437A">
          <w:t>PoseNet</w:t>
        </w:r>
        <w:proofErr w:type="spellEnd"/>
        <w:r w:rsidR="009C5B97" w:rsidRPr="007C437A">
          <w:t xml:space="preserve">) was shared on </w:t>
        </w:r>
      </w:ins>
      <w:proofErr w:type="spellStart"/>
      <w:ins w:id="5257" w:author="Arthur Parmentier" w:date="2020-06-03T20:07:00Z">
        <w:r w:rsidR="009C5B97" w:rsidRPr="007C437A">
          <w:t>github</w:t>
        </w:r>
        <w:proofErr w:type="spellEnd"/>
        <w:r w:rsidR="009C5B97" w:rsidRPr="007C437A">
          <w:t xml:space="preserve"> </w:t>
        </w:r>
      </w:ins>
      <w:ins w:id="5258" w:author="Arthur Parmentier" w:date="2020-06-03T20:09:00Z">
        <w:r w:rsidR="003D6C76" w:rsidRPr="007C437A">
          <w:t xml:space="preserve">late </w:t>
        </w:r>
      </w:ins>
      <w:ins w:id="5259" w:author="Arthur Parmentier" w:date="2020-06-03T20:07:00Z">
        <w:r w:rsidR="009C5B97" w:rsidRPr="007C437A">
          <w:t>May</w:t>
        </w:r>
      </w:ins>
      <w:ins w:id="5260" w:author="Arthur Parmentier" w:date="2020-06-03T20:08:00Z">
        <w:r w:rsidR="003D6C76" w:rsidRPr="007C437A">
          <w:rPr>
            <w:rStyle w:val="Appelnotedebasdep"/>
          </w:rPr>
          <w:footnoteReference w:id="55"/>
        </w:r>
      </w:ins>
      <w:ins w:id="5263" w:author="Arthur Parmentier" w:date="2020-06-03T20:07:00Z">
        <w:r w:rsidR="009C5B97" w:rsidRPr="007C437A">
          <w:t>.</w:t>
        </w:r>
        <w:r w:rsidR="003D6C76" w:rsidRPr="007C437A">
          <w:t xml:space="preserve"> In the following days, I contributed to designing an interface within Max that made the out</w:t>
        </w:r>
      </w:ins>
      <w:ins w:id="5264" w:author="Arthur Parmentier" w:date="2020-06-03T20:08:00Z">
        <w:r w:rsidR="003D6C76" w:rsidRPr="007C437A">
          <w:t>put of the model accessible to the user</w:t>
        </w:r>
      </w:ins>
      <w:ins w:id="5265" w:author="Arthur Parmentier" w:date="2020-06-03T20:14:00Z">
        <w:r w:rsidR="00373B55" w:rsidRPr="007C437A">
          <w:t xml:space="preserve"> (</w:t>
        </w:r>
        <w:r w:rsidR="00373B55" w:rsidRPr="007C437A">
          <w:rPr>
            <w:rPrChange w:id="5266" w:author="Arthur Parmentier" w:date="2020-06-07T15:27:00Z">
              <w:rPr/>
            </w:rPrChange>
          </w:rPr>
          <w:fldChar w:fldCharType="begin"/>
        </w:r>
        <w:r w:rsidR="00373B55" w:rsidRPr="007C437A">
          <w:instrText xml:space="preserve"> REF _Ref42107678 \h </w:instrText>
        </w:r>
      </w:ins>
      <w:r w:rsidR="00373B55" w:rsidRPr="007C437A">
        <w:rPr>
          <w:rPrChange w:id="5267" w:author="Arthur Parmentier" w:date="2020-06-07T15:27:00Z">
            <w:rPr/>
          </w:rPrChange>
        </w:rPr>
      </w:r>
      <w:r w:rsidR="00373B55" w:rsidRPr="007C437A">
        <w:rPr>
          <w:rPrChange w:id="5268" w:author="Arthur Parmentier" w:date="2020-06-07T15:27:00Z">
            <w:rPr/>
          </w:rPrChange>
        </w:rPr>
        <w:fldChar w:fldCharType="separate"/>
      </w:r>
      <w:ins w:id="5269" w:author="Arthur Parmentier" w:date="2020-06-03T20:14:00Z">
        <w:r w:rsidR="00373B55" w:rsidRPr="007C437A">
          <w:t xml:space="preserve">Figure </w:t>
        </w:r>
        <w:r w:rsidR="00373B55" w:rsidRPr="007C437A">
          <w:rPr>
            <w:rPrChange w:id="5270" w:author="Arthur Parmentier" w:date="2020-06-07T15:27:00Z">
              <w:rPr>
                <w:noProof/>
              </w:rPr>
            </w:rPrChange>
          </w:rPr>
          <w:t>4</w:t>
        </w:r>
        <w:r w:rsidR="00373B55" w:rsidRPr="007C437A">
          <w:rPr>
            <w:rPrChange w:id="5271" w:author="Arthur Parmentier" w:date="2020-06-07T15:27:00Z">
              <w:rPr/>
            </w:rPrChange>
          </w:rPr>
          <w:fldChar w:fldCharType="end"/>
        </w:r>
        <w:r w:rsidR="00373B55" w:rsidRPr="007C437A">
          <w:t>).</w:t>
        </w:r>
      </w:ins>
    </w:p>
    <w:p w:rsidR="00254700" w:rsidRPr="007C437A" w:rsidRDefault="00F64405" w:rsidP="00F304EE">
      <w:pPr>
        <w:rPr>
          <w:ins w:id="5272" w:author="Arthur Parmentier" w:date="2020-06-03T20:18:00Z"/>
        </w:rPr>
      </w:pPr>
      <w:ins w:id="5273" w:author="Arthur Parmentier" w:date="2020-06-03T20:19:00Z">
        <w:r w:rsidRPr="007C437A">
          <w:t>While</w:t>
        </w:r>
      </w:ins>
      <w:ins w:id="5274" w:author="Arthur Parmentier" w:date="2020-06-03T20:17:00Z">
        <w:r w:rsidRPr="007C437A">
          <w:t xml:space="preserve"> I was stuck with the Hi5 gloves, </w:t>
        </w:r>
        <w:proofErr w:type="spellStart"/>
        <w:r w:rsidRPr="007C437A">
          <w:t>HandPose</w:t>
        </w:r>
        <w:proofErr w:type="spellEnd"/>
        <w:r w:rsidRPr="007C437A">
          <w:t xml:space="preserve"> provided me an easy and light way to </w:t>
        </w:r>
      </w:ins>
      <w:ins w:id="5275" w:author="Arthur Parmentier" w:date="2020-06-03T20:18:00Z">
        <w:r w:rsidRPr="007C437A">
          <w:t>test the multi-input pipeline and the combination of the two scales or recognition inside Max.</w:t>
        </w:r>
      </w:ins>
      <w:ins w:id="5276" w:author="Arthur Parmentier" w:date="2020-06-03T21:35:00Z">
        <w:r w:rsidR="00F91D42" w:rsidRPr="007C437A">
          <w:t xml:space="preserve"> An introduction to </w:t>
        </w:r>
        <w:proofErr w:type="spellStart"/>
        <w:r w:rsidR="00F91D42" w:rsidRPr="007C437A">
          <w:t>HandPose</w:t>
        </w:r>
        <w:proofErr w:type="spellEnd"/>
        <w:r w:rsidR="00F91D42" w:rsidRPr="007C437A">
          <w:t xml:space="preserve"> inside my recognition tool is shown in my </w:t>
        </w:r>
      </w:ins>
      <w:ins w:id="5277" w:author="Arthur Parmentier" w:date="2020-06-03T21:36:00Z">
        <w:r w:rsidR="00F91D42" w:rsidRPr="007C437A">
          <w:rPr>
            <w:rPrChange w:id="5278" w:author="Arthur Parmentier" w:date="2020-06-07T15:27:00Z">
              <w:rPr/>
            </w:rPrChange>
          </w:rPr>
          <w:fldChar w:fldCharType="begin"/>
        </w:r>
        <w:r w:rsidR="00F91D42" w:rsidRPr="007C437A">
          <w:instrText xml:space="preserve"> HYPERLINK "https://www.youtube.com/watch?v=rKD5BMaHmI8" </w:instrText>
        </w:r>
        <w:r w:rsidR="00F91D42" w:rsidRPr="007C437A">
          <w:rPr>
            <w:rPrChange w:id="5279" w:author="Arthur Parmentier" w:date="2020-06-07T15:27:00Z">
              <w:rPr/>
            </w:rPrChange>
          </w:rPr>
          <w:fldChar w:fldCharType="separate"/>
        </w:r>
        <w:r w:rsidR="00F91D42" w:rsidRPr="007C437A">
          <w:rPr>
            <w:rStyle w:val="Lienhypertexte"/>
          </w:rPr>
          <w:t>fourth demo video</w:t>
        </w:r>
        <w:r w:rsidR="00F91D42" w:rsidRPr="007C437A">
          <w:rPr>
            <w:rPrChange w:id="5280" w:author="Arthur Parmentier" w:date="2020-06-07T15:27:00Z">
              <w:rPr/>
            </w:rPrChange>
          </w:rPr>
          <w:fldChar w:fldCharType="end"/>
        </w:r>
      </w:ins>
      <w:ins w:id="5281" w:author="Arthur Parmentier" w:date="2020-06-03T21:35:00Z">
        <w:r w:rsidR="00F91D42" w:rsidRPr="007C437A">
          <w:t>.</w:t>
        </w:r>
      </w:ins>
    </w:p>
    <w:p w:rsidR="00F64405" w:rsidRPr="007C437A" w:rsidRDefault="00DB2BB8" w:rsidP="00F304EE">
      <w:pPr>
        <w:rPr>
          <w:ins w:id="5282" w:author="Arthur Parmentier" w:date="2020-06-03T20:20:00Z"/>
        </w:rPr>
      </w:pPr>
      <w:proofErr w:type="spellStart"/>
      <w:ins w:id="5283" w:author="Arthur Parmentier" w:date="2020-06-03T20:19:00Z">
        <w:r w:rsidRPr="007C437A">
          <w:t>HandPose</w:t>
        </w:r>
        <w:proofErr w:type="spellEnd"/>
        <w:r w:rsidRPr="007C437A">
          <w:t xml:space="preserve"> properties are very similar to </w:t>
        </w:r>
        <w:proofErr w:type="spellStart"/>
        <w:r w:rsidRPr="007C437A">
          <w:t>PoseNet</w:t>
        </w:r>
        <w:proofErr w:type="spellEnd"/>
        <w:r w:rsidRPr="007C437A">
          <w:t xml:space="preserve">, hence it runs in a similar </w:t>
        </w:r>
      </w:ins>
      <w:ins w:id="5284"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5285" w:author="Arthur Parmentier" w:date="2020-06-03T20:09:00Z"/>
        </w:rPr>
      </w:pPr>
      <w:ins w:id="5286" w:author="Arthur Parmentier" w:date="2020-06-03T20:20:00Z">
        <w:r w:rsidRPr="007C437A">
          <w:lastRenderedPageBreak/>
          <w:t xml:space="preserve">Contrary </w:t>
        </w:r>
      </w:ins>
      <w:ins w:id="5287" w:author="Arthur Parmentier" w:date="2020-06-03T20:21:00Z">
        <w:r w:rsidRPr="007C437A">
          <w:t xml:space="preserve">to </w:t>
        </w:r>
        <w:proofErr w:type="spellStart"/>
        <w:r w:rsidRPr="007C437A">
          <w:t>PoseNet</w:t>
        </w:r>
        <w:proofErr w:type="spellEnd"/>
        <w:r w:rsidRPr="007C437A">
          <w:t xml:space="preserve">, </w:t>
        </w:r>
        <w:proofErr w:type="spellStart"/>
        <w:r w:rsidRPr="007C437A">
          <w:t>HandPose</w:t>
        </w:r>
        <w:proofErr w:type="spellEnd"/>
        <w:r w:rsidRPr="007C437A">
          <w:t xml:space="preserve"> models the hand in 3D. However, it cannot yet recognize two hands at the same time, although there are good reasons to believe that this will be implemented </w:t>
        </w:r>
      </w:ins>
      <w:ins w:id="5288" w:author="Arthur Parmentier" w:date="2020-06-03T20:23:00Z">
        <w:r w:rsidR="005634B9" w:rsidRPr="007C437A">
          <w:t>soon</w:t>
        </w:r>
      </w:ins>
      <w:ins w:id="5289" w:author="Arthur Parmentier" w:date="2020-06-03T20:21:00Z">
        <w:r w:rsidRPr="007C437A">
          <w:t>.</w:t>
        </w:r>
      </w:ins>
      <w:ins w:id="5290" w:author="Arthur Parmentier" w:date="2020-06-03T20:22:00Z">
        <w:r w:rsidRPr="007C437A">
          <w:rPr>
            <w:rStyle w:val="Appelnotedebasdep"/>
          </w:rPr>
          <w:footnoteReference w:id="56"/>
        </w:r>
      </w:ins>
    </w:p>
    <w:p w:rsidR="00373B55" w:rsidRPr="007C437A" w:rsidRDefault="00373B55">
      <w:pPr>
        <w:keepNext/>
        <w:rPr>
          <w:ins w:id="5295" w:author="Arthur Parmentier" w:date="2020-06-03T20:13:00Z"/>
        </w:rPr>
        <w:pPrChange w:id="5296" w:author="Arthur Parmentier" w:date="2020-06-03T20:13:00Z">
          <w:pPr/>
        </w:pPrChange>
      </w:pPr>
      <w:ins w:id="5297" w:author="Arthur Parmentier" w:date="2020-06-03T20:12:00Z">
        <w:r w:rsidRPr="007C437A">
          <w:rPr>
            <w:noProof/>
            <w:rPrChange w:id="5298"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5299" w:author="Arthur Parmentier" w:date="2020-05-20T20:03:00Z"/>
          <w:rPrChange w:id="5300" w:author="Arthur Parmentier" w:date="2020-06-07T15:27:00Z">
            <w:rPr>
              <w:ins w:id="5301" w:author="Arthur Parmentier" w:date="2020-05-20T20:03:00Z"/>
            </w:rPr>
          </w:rPrChange>
        </w:rPr>
        <w:pPrChange w:id="5302" w:author="Arthur Parmentier" w:date="2020-06-03T20:13:00Z">
          <w:pPr/>
        </w:pPrChange>
      </w:pPr>
      <w:bookmarkStart w:id="5303" w:name="_Ref42107678"/>
      <w:bookmarkStart w:id="5304" w:name="_Ref42107663"/>
      <w:ins w:id="5305" w:author="Arthur Parmentier" w:date="2020-06-03T20:13:00Z">
        <w:r w:rsidRPr="007C437A">
          <w:rPr>
            <w:rPrChange w:id="5306" w:author="Arthur Parmentier" w:date="2020-06-07T15:27:00Z">
              <w:rPr>
                <w:i/>
                <w:iCs/>
              </w:rPr>
            </w:rPrChange>
          </w:rPr>
          <w:t xml:space="preserve">Figure </w:t>
        </w:r>
        <w:r w:rsidRPr="007C437A">
          <w:rPr>
            <w:rPrChange w:id="5307" w:author="Arthur Parmentier" w:date="2020-06-07T15:27:00Z">
              <w:rPr>
                <w:i/>
                <w:iCs/>
              </w:rPr>
            </w:rPrChange>
          </w:rPr>
          <w:fldChar w:fldCharType="begin"/>
        </w:r>
        <w:r w:rsidRPr="007C437A">
          <w:rPr>
            <w:rPrChange w:id="5308" w:author="Arthur Parmentier" w:date="2020-06-07T15:27:00Z">
              <w:rPr>
                <w:i/>
                <w:iCs/>
              </w:rPr>
            </w:rPrChange>
          </w:rPr>
          <w:instrText xml:space="preserve"> SEQ Figure \* ARABIC </w:instrText>
        </w:r>
      </w:ins>
      <w:r w:rsidRPr="007C437A">
        <w:rPr>
          <w:rPrChange w:id="5309" w:author="Arthur Parmentier" w:date="2020-06-07T15:27:00Z">
            <w:rPr>
              <w:i/>
              <w:iCs/>
            </w:rPr>
          </w:rPrChange>
        </w:rPr>
        <w:fldChar w:fldCharType="separate"/>
      </w:r>
      <w:ins w:id="5310" w:author="Arthur Parmentier" w:date="2020-06-05T21:05:00Z">
        <w:r w:rsidR="001C2AA6" w:rsidRPr="007C437A">
          <w:rPr>
            <w:rPrChange w:id="5311" w:author="Arthur Parmentier" w:date="2020-06-07T15:27:00Z">
              <w:rPr>
                <w:i/>
                <w:iCs/>
                <w:noProof/>
              </w:rPr>
            </w:rPrChange>
          </w:rPr>
          <w:t>5</w:t>
        </w:r>
      </w:ins>
      <w:ins w:id="5312" w:author="Arthur Parmentier" w:date="2020-06-03T20:13:00Z">
        <w:r w:rsidRPr="007C437A">
          <w:rPr>
            <w:rPrChange w:id="5313" w:author="Arthur Parmentier" w:date="2020-06-07T15:27:00Z">
              <w:rPr>
                <w:i/>
                <w:iCs/>
              </w:rPr>
            </w:rPrChange>
          </w:rPr>
          <w:fldChar w:fldCharType="end"/>
        </w:r>
        <w:bookmarkEnd w:id="5303"/>
        <w:r w:rsidRPr="007C437A">
          <w:rPr>
            <w:rPrChange w:id="5314" w:author="Arthur Parmentier" w:date="2020-06-07T15:27:00Z">
              <w:rPr>
                <w:i/>
                <w:iCs/>
              </w:rPr>
            </w:rPrChange>
          </w:rPr>
          <w:t xml:space="preserve"> My re-worked </w:t>
        </w:r>
        <w:proofErr w:type="spellStart"/>
        <w:r w:rsidRPr="007C437A">
          <w:rPr>
            <w:rPrChange w:id="5315" w:author="Arthur Parmentier" w:date="2020-06-07T15:27:00Z">
              <w:rPr>
                <w:i/>
                <w:iCs/>
              </w:rPr>
            </w:rPrChange>
          </w:rPr>
          <w:t>HandPose</w:t>
        </w:r>
        <w:proofErr w:type="spellEnd"/>
        <w:r w:rsidRPr="007C437A">
          <w:rPr>
            <w:rPrChange w:id="5316" w:author="Arthur Parmentier" w:date="2020-06-07T15:27:00Z">
              <w:rPr>
                <w:i/>
                <w:iCs/>
              </w:rPr>
            </w:rPrChange>
          </w:rPr>
          <w:t xml:space="preserve"> port to max</w:t>
        </w:r>
      </w:ins>
      <w:bookmarkEnd w:id="5304"/>
    </w:p>
    <w:p w:rsidR="008362F0" w:rsidRPr="007C437A" w:rsidRDefault="008362F0" w:rsidP="008362F0">
      <w:pPr>
        <w:rPr>
          <w:ins w:id="5317" w:author="Arthur Parmentier" w:date="2020-06-03T21:25:00Z"/>
        </w:rPr>
      </w:pPr>
      <w:ins w:id="5318" w:author="Arthur Parmentier" w:date="2020-06-03T20:51:00Z">
        <w:r w:rsidRPr="007C437A">
          <w:lastRenderedPageBreak/>
          <w:t>In SP, signs that</w:t>
        </w:r>
      </w:ins>
      <w:ins w:id="5319" w:author="Arthur Parmentier" w:date="2020-06-03T20:52:00Z">
        <w:r w:rsidRPr="007C437A">
          <w:t xml:space="preserve"> are made of hand poses in can have two versions</w:t>
        </w:r>
      </w:ins>
      <w:ins w:id="5320" w:author="Arthur Parmentier" w:date="2020-06-03T20:53:00Z">
        <w:r w:rsidRPr="007C437A">
          <w:t xml:space="preserve">: two-handed and one-handed versions. </w:t>
        </w:r>
      </w:ins>
      <w:ins w:id="5321" w:author="Arthur Parmentier" w:date="2020-06-03T21:11:00Z">
        <w:r w:rsidR="005B413B" w:rsidRPr="007C437A">
          <w:t xml:space="preserve">While </w:t>
        </w:r>
        <w:proofErr w:type="spellStart"/>
        <w:r w:rsidR="005B413B" w:rsidRPr="007C437A">
          <w:t>HandPose</w:t>
        </w:r>
        <w:proofErr w:type="spellEnd"/>
        <w:r w:rsidR="005B413B" w:rsidRPr="007C437A">
          <w:t xml:space="preserve"> only allows for using one hand at the same time, the soundpainter can therefore use o</w:t>
        </w:r>
      </w:ins>
      <w:ins w:id="5322" w:author="Arthur Parmentier" w:date="2020-06-03T21:12:00Z">
        <w:r w:rsidR="005B413B" w:rsidRPr="007C437A">
          <w:t xml:space="preserve">nly one-handed signs with the recognition tool. Another possibility would be to the split the video input from the camera for the left and right side </w:t>
        </w:r>
      </w:ins>
      <w:ins w:id="5323" w:author="Arthur Parmentier" w:date="2020-06-03T21:13:00Z">
        <w:r w:rsidR="005B413B" w:rsidRPr="007C437A">
          <w:t>of the body (only one hand in each side) and running the model on both sides. This has not been tested by myself by would theoretically work without problem</w:t>
        </w:r>
      </w:ins>
      <w:ins w:id="5324" w:author="Arthur Parmentier" w:date="2020-06-03T21:14:00Z">
        <w:r w:rsidR="005B413B" w:rsidRPr="007C437A">
          <w:t xml:space="preserve"> if the user is able to do so.</w:t>
        </w:r>
      </w:ins>
    </w:p>
    <w:p w:rsidR="00EE5351" w:rsidRPr="007C437A" w:rsidRDefault="00F91D42">
      <w:pPr>
        <w:rPr>
          <w:ins w:id="5325" w:author="Arthur Parmentier" w:date="2020-06-03T20:49:00Z"/>
          <w:rPrChange w:id="5326" w:author="Arthur Parmentier" w:date="2020-06-07T15:27:00Z">
            <w:rPr>
              <w:ins w:id="5327" w:author="Arthur Parmentier" w:date="2020-06-03T20:49:00Z"/>
            </w:rPr>
          </w:rPrChange>
        </w:rPr>
        <w:pPrChange w:id="5328" w:author="Arthur Parmentier" w:date="2020-06-03T20:50:00Z">
          <w:pPr>
            <w:pStyle w:val="Titre4"/>
          </w:pPr>
        </w:pPrChange>
      </w:pPr>
      <w:ins w:id="5329" w:author="Arthur Parmentier" w:date="2020-06-03T21:34:00Z">
        <w:r w:rsidRPr="007C437A">
          <w:rPr>
            <w:rPrChange w:id="5330" w:author="Arthur Parmentier" w:date="2020-06-07T15:27:00Z">
              <w:rPr/>
            </w:rPrChange>
          </w:rPr>
          <w:t>Another</w:t>
        </w:r>
      </w:ins>
      <w:ins w:id="5331" w:author="Arthur Parmentier" w:date="2020-06-03T21:25:00Z">
        <w:r w:rsidR="00EE5351" w:rsidRPr="007C437A">
          <w:rPr>
            <w:rPrChange w:id="5332" w:author="Arthur Parmentier" w:date="2020-06-07T15:27:00Z">
              <w:rPr/>
            </w:rPrChange>
          </w:rPr>
          <w:t xml:space="preserve"> important constraint when using </w:t>
        </w:r>
        <w:proofErr w:type="spellStart"/>
        <w:r w:rsidR="00EE5351" w:rsidRPr="007C437A">
          <w:rPr>
            <w:rPrChange w:id="5333" w:author="Arthur Parmentier" w:date="2020-06-07T15:27:00Z">
              <w:rPr/>
            </w:rPrChange>
          </w:rPr>
          <w:t>HandPose</w:t>
        </w:r>
        <w:proofErr w:type="spellEnd"/>
        <w:r w:rsidR="00EE5351" w:rsidRPr="007C437A">
          <w:rPr>
            <w:rPrChange w:id="5334" w:author="Arthur Parmentier" w:date="2020-06-07T15:27:00Z">
              <w:rPr/>
            </w:rPrChange>
          </w:rPr>
          <w:t xml:space="preserve"> is that the model only </w:t>
        </w:r>
      </w:ins>
      <w:ins w:id="5335" w:author="Arthur Parmentier" w:date="2020-06-03T21:26:00Z">
        <w:r w:rsidR="00EE5351" w:rsidRPr="007C437A">
          <w:rPr>
            <w:rPrChange w:id="5336" w:author="Arthur Parmentier" w:date="2020-06-07T15:27:00Z">
              <w:rPr/>
            </w:rPrChange>
          </w:rPr>
          <w:t>works as long as the hand is sufficiently close to the camera</w:t>
        </w:r>
      </w:ins>
      <w:ins w:id="5337" w:author="Arthur Parmentier" w:date="2020-06-03T21:27:00Z">
        <w:r w:rsidR="00EE5351" w:rsidRPr="007C437A">
          <w:rPr>
            <w:rPrChange w:id="5338" w:author="Arthur Parmentier" w:date="2020-06-07T15:27:00Z">
              <w:rPr/>
            </w:rPrChange>
          </w:rPr>
          <w:t xml:space="preserve">, typically within 2 meters from the camera. This greatly limits the ability of the soundpainter to use </w:t>
        </w:r>
        <w:proofErr w:type="spellStart"/>
        <w:r w:rsidR="00EE5351" w:rsidRPr="007C437A">
          <w:rPr>
            <w:rPrChange w:id="5339" w:author="Arthur Parmentier" w:date="2020-06-07T15:27:00Z">
              <w:rPr/>
            </w:rPrChange>
          </w:rPr>
          <w:t>PoseNet</w:t>
        </w:r>
        <w:proofErr w:type="spellEnd"/>
        <w:r w:rsidR="00EE5351" w:rsidRPr="007C437A">
          <w:rPr>
            <w:rPrChange w:id="5340" w:author="Arthur Parmentier" w:date="2020-06-07T15:27:00Z">
              <w:rPr/>
            </w:rPrChange>
          </w:rPr>
          <w:t xml:space="preserve"> and </w:t>
        </w:r>
        <w:proofErr w:type="spellStart"/>
        <w:r w:rsidR="00EE5351" w:rsidRPr="007C437A">
          <w:rPr>
            <w:rPrChange w:id="5341" w:author="Arthur Parmentier" w:date="2020-06-07T15:27:00Z">
              <w:rPr/>
            </w:rPrChange>
          </w:rPr>
          <w:t>HandPos</w:t>
        </w:r>
      </w:ins>
      <w:ins w:id="5342" w:author="Arthur Parmentier" w:date="2020-06-03T21:28:00Z">
        <w:r w:rsidR="00EE5351" w:rsidRPr="007C437A">
          <w:rPr>
            <w:rPrChange w:id="5343" w:author="Arthur Parmentier" w:date="2020-06-07T15:27:00Z">
              <w:rPr/>
            </w:rPrChange>
          </w:rPr>
          <w:t>e</w:t>
        </w:r>
        <w:proofErr w:type="spellEnd"/>
        <w:r w:rsidR="00EE5351" w:rsidRPr="007C437A">
          <w:rPr>
            <w:rPrChange w:id="5344" w:author="Arthur Parmentier" w:date="2020-06-07T15:27:00Z">
              <w:rPr/>
            </w:rPrChange>
          </w:rPr>
          <w:t xml:space="preserve"> models on the same video source. While </w:t>
        </w:r>
        <w:proofErr w:type="spellStart"/>
        <w:r w:rsidR="00EE5351" w:rsidRPr="007C437A">
          <w:rPr>
            <w:rPrChange w:id="5345" w:author="Arthur Parmentier" w:date="2020-06-07T15:27:00Z">
              <w:rPr/>
            </w:rPrChange>
          </w:rPr>
          <w:t>PoseNet</w:t>
        </w:r>
        <w:proofErr w:type="spellEnd"/>
        <w:r w:rsidR="00EE5351" w:rsidRPr="007C437A">
          <w:rPr>
            <w:rPrChange w:id="5346" w:author="Arthur Parmentier" w:date="2020-06-07T15:27:00Z">
              <w:rPr/>
            </w:rPrChange>
          </w:rPr>
          <w:t xml:space="preserve"> has a greater accuracy when the full body is visible (not only arms), </w:t>
        </w:r>
        <w:proofErr w:type="spellStart"/>
        <w:r w:rsidR="00EE5351" w:rsidRPr="007C437A">
          <w:rPr>
            <w:rPrChange w:id="5347" w:author="Arthur Parmentier" w:date="2020-06-07T15:27:00Z">
              <w:rPr/>
            </w:rPrChange>
          </w:rPr>
          <w:t>HandPose</w:t>
        </w:r>
        <w:proofErr w:type="spellEnd"/>
        <w:r w:rsidR="00EE5351" w:rsidRPr="007C437A">
          <w:rPr>
            <w:rPrChange w:id="5348" w:author="Arthur Parmentier" w:date="2020-06-07T15:27:00Z">
              <w:rPr/>
            </w:rPrChange>
          </w:rPr>
          <w:t xml:space="preserve"> requires the user to typically get closer to the camera than the distance at which the </w:t>
        </w:r>
      </w:ins>
      <w:ins w:id="5349" w:author="Arthur Parmentier" w:date="2020-06-03T21:29:00Z">
        <w:r w:rsidR="00EE5351" w:rsidRPr="007C437A">
          <w:rPr>
            <w:rPrChange w:id="5350" w:author="Arthur Parmentier" w:date="2020-06-07T15:27:00Z">
              <w:rPr/>
            </w:rPrChange>
          </w:rPr>
          <w:t xml:space="preserve">whole body fits inside the camera’s view. I suggest </w:t>
        </w:r>
      </w:ins>
      <w:ins w:id="5351" w:author="Arthur Parmentier" w:date="2020-06-03T21:30:00Z">
        <w:r w:rsidR="00EE5351" w:rsidRPr="007C437A">
          <w:rPr>
            <w:rPrChange w:id="5352" w:author="Arthur Parmentier" w:date="2020-06-07T15:27:00Z">
              <w:rPr/>
            </w:rPrChange>
          </w:rPr>
          <w:t>using</w:t>
        </w:r>
      </w:ins>
      <w:ins w:id="5353" w:author="Arthur Parmentier" w:date="2020-06-03T21:29:00Z">
        <w:r w:rsidR="00EE5351" w:rsidRPr="007C437A">
          <w:rPr>
            <w:rPrChange w:id="5354" w:author="Arthur Parmentier" w:date="2020-06-07T15:27:00Z">
              <w:rPr/>
            </w:rPrChange>
          </w:rPr>
          <w:t xml:space="preserve"> separate camera for each model, one that would be close to the soundpaint</w:t>
        </w:r>
      </w:ins>
      <w:ins w:id="5355" w:author="Arthur Parmentier" w:date="2020-06-03T21:30:00Z">
        <w:r w:rsidR="00EE5351" w:rsidRPr="007C437A">
          <w:rPr>
            <w:rPrChange w:id="5356" w:author="Arthur Parmentier" w:date="2020-06-07T15:27:00Z">
              <w:rPr/>
            </w:rPrChange>
          </w:rPr>
          <w:t xml:space="preserve">er for </w:t>
        </w:r>
        <w:proofErr w:type="spellStart"/>
        <w:r w:rsidR="00EE5351" w:rsidRPr="007C437A">
          <w:rPr>
            <w:rPrChange w:id="5357" w:author="Arthur Parmentier" w:date="2020-06-07T15:27:00Z">
              <w:rPr/>
            </w:rPrChange>
          </w:rPr>
          <w:t>HandPose</w:t>
        </w:r>
        <w:proofErr w:type="spellEnd"/>
        <w:r w:rsidR="00EE5351" w:rsidRPr="007C437A">
          <w:rPr>
            <w:rPrChange w:id="5358" w:author="Arthur Parmentier" w:date="2020-06-07T15:27:00Z">
              <w:rPr/>
            </w:rPrChange>
          </w:rPr>
          <w:t xml:space="preserve"> and one further for </w:t>
        </w:r>
        <w:proofErr w:type="spellStart"/>
        <w:r w:rsidR="00EE5351" w:rsidRPr="007C437A">
          <w:rPr>
            <w:rPrChange w:id="5359" w:author="Arthur Parmentier" w:date="2020-06-07T15:27:00Z">
              <w:rPr/>
            </w:rPrChange>
          </w:rPr>
          <w:t>PoseNet</w:t>
        </w:r>
        <w:proofErr w:type="spellEnd"/>
        <w:r w:rsidR="00EE5351" w:rsidRPr="007C437A">
          <w:rPr>
            <w:rPrChange w:id="5360" w:author="Arthur Parmentier" w:date="2020-06-07T15:27:00Z">
              <w:rPr/>
            </w:rPrChange>
          </w:rPr>
          <w:t>.</w:t>
        </w:r>
      </w:ins>
      <w:ins w:id="5361" w:author="Arthur Parmentier" w:date="2020-06-03T21:25:00Z">
        <w:r w:rsidR="00EE5351" w:rsidRPr="007C437A">
          <w:rPr>
            <w:rPrChange w:id="5362" w:author="Arthur Parmentier" w:date="2020-06-07T15:27:00Z">
              <w:rPr/>
            </w:rPrChange>
          </w:rPr>
          <w:t xml:space="preserve"> </w:t>
        </w:r>
      </w:ins>
      <w:ins w:id="5363" w:author="Arthur Parmentier" w:date="2020-06-03T21:31:00Z">
        <w:r w:rsidR="00EE5351" w:rsidRPr="007C437A">
          <w:rPr>
            <w:rPrChange w:id="5364" w:author="Arthur Parmentier" w:date="2020-06-07T15:27:00Z">
              <w:rPr/>
            </w:rPrChange>
          </w:rPr>
          <w:t>I have not been however to test this configuration yet. If it is not possible, then I suggest making sure that the arms</w:t>
        </w:r>
      </w:ins>
      <w:ins w:id="5365" w:author="Arthur Parmentier" w:date="2020-06-03T21:32:00Z">
        <w:r w:rsidR="00EE5351" w:rsidRPr="007C437A">
          <w:rPr>
            <w:rPrChange w:id="5366" w:author="Arthur Parmentier" w:date="2020-06-07T15:27:00Z">
              <w:rPr/>
            </w:rPrChange>
          </w:rPr>
          <w:t xml:space="preserve">, torso and head are well visible for </w:t>
        </w:r>
        <w:proofErr w:type="spellStart"/>
        <w:r w:rsidR="00EE5351" w:rsidRPr="007C437A">
          <w:rPr>
            <w:rPrChange w:id="5367" w:author="Arthur Parmentier" w:date="2020-06-07T15:27:00Z">
              <w:rPr/>
            </w:rPrChange>
          </w:rPr>
          <w:t>PoseNet</w:t>
        </w:r>
        <w:proofErr w:type="spellEnd"/>
        <w:r w:rsidR="00EE5351" w:rsidRPr="007C437A">
          <w:rPr>
            <w:rPrChange w:id="5368" w:author="Arthur Parmentier" w:date="2020-06-07T15:27:00Z">
              <w:rPr/>
            </w:rPrChange>
          </w:rPr>
          <w:t>, while leaving hips, knees and feet under the field of view of the camera</w:t>
        </w:r>
      </w:ins>
      <w:ins w:id="5369" w:author="Arthur Parmentier" w:date="2020-06-03T21:33:00Z">
        <w:r w:rsidR="00EE5351" w:rsidRPr="007C437A">
          <w:rPr>
            <w:rPrChange w:id="5370"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5371" w:author="Arthur Parmentier" w:date="2020-05-23T10:02:00Z"/>
        </w:rPr>
      </w:pPr>
      <w:ins w:id="5372" w:author="Arthur Parmentier" w:date="2020-05-20T20:03:00Z">
        <w:r w:rsidRPr="007C437A">
          <w:t>Input manager</w:t>
        </w:r>
      </w:ins>
    </w:p>
    <w:p w:rsidR="00F304EE" w:rsidRPr="007C437A" w:rsidRDefault="00AF3FE7" w:rsidP="00F304EE">
      <w:pPr>
        <w:rPr>
          <w:ins w:id="5373" w:author="Arthur Parmentier" w:date="2020-06-03T22:07:00Z"/>
        </w:rPr>
      </w:pPr>
      <w:ins w:id="5374" w:author="Arthur Parmentier" w:date="2020-05-20T20:22:00Z">
        <w:r w:rsidRPr="007C437A">
          <w:t xml:space="preserve">I initially created the ‘input manager’ </w:t>
        </w:r>
      </w:ins>
      <w:ins w:id="5375" w:author="Arthur Parmentier" w:date="2020-05-20T20:23:00Z">
        <w:r w:rsidRPr="007C437A">
          <w:t>to allow the user to select in the list of all possible inputs (</w:t>
        </w:r>
        <w:proofErr w:type="spellStart"/>
        <w:r w:rsidRPr="007C437A">
          <w:t>PoseNet</w:t>
        </w:r>
        <w:proofErr w:type="spellEnd"/>
        <w:r w:rsidRPr="007C437A">
          <w:t xml:space="preserve">, Kinect, gloves…) those </w:t>
        </w:r>
      </w:ins>
      <w:ins w:id="5376" w:author="Arthur Parmentier" w:date="2020-06-03T22:07:00Z">
        <w:r w:rsidR="005C26EA" w:rsidRPr="007C437A">
          <w:t>that he wanted to use and that the program should listen to</w:t>
        </w:r>
      </w:ins>
      <w:ins w:id="5377" w:author="Arthur Parmentier" w:date="2020-05-20T20:23:00Z">
        <w:r w:rsidRPr="007C437A">
          <w:t>.</w:t>
        </w:r>
      </w:ins>
      <w:ins w:id="5378" w:author="Arthur Parmentier" w:date="2020-05-20T20:24:00Z">
        <w:r w:rsidRPr="007C437A">
          <w:t xml:space="preserve"> This way, </w:t>
        </w:r>
      </w:ins>
      <w:ins w:id="5379" w:author="Arthur Parmentier" w:date="2020-05-23T10:29:00Z">
        <w:r w:rsidR="001A4444" w:rsidRPr="007C437A">
          <w:t>each part of the</w:t>
        </w:r>
      </w:ins>
      <w:ins w:id="5380" w:author="Arthur Parmentier" w:date="2020-05-20T20:24:00Z">
        <w:r w:rsidRPr="007C437A">
          <w:t xml:space="preserve"> system would know how many features to expect and how to route the data flow correctly.</w:t>
        </w:r>
      </w:ins>
    </w:p>
    <w:p w:rsidR="005C26EA" w:rsidRPr="007C437A" w:rsidRDefault="005C26EA" w:rsidP="00F304EE">
      <w:pPr>
        <w:rPr>
          <w:ins w:id="5381" w:author="Arthur Parmentier" w:date="2020-05-20T20:24:00Z"/>
        </w:rPr>
      </w:pPr>
      <w:ins w:id="5382" w:author="Arthur Parmentier" w:date="2020-06-03T22:08:00Z">
        <w:r w:rsidRPr="007C437A">
          <w:t xml:space="preserve">Until late stages of the project, when I started working with both </w:t>
        </w:r>
        <w:proofErr w:type="spellStart"/>
        <w:r w:rsidRPr="007C437A">
          <w:t>PoseNet</w:t>
        </w:r>
        <w:proofErr w:type="spellEnd"/>
        <w:r w:rsidRPr="007C437A">
          <w:t xml:space="preserve"> and </w:t>
        </w:r>
        <w:proofErr w:type="spellStart"/>
        <w:r w:rsidRPr="007C437A">
          <w:t>HandPose</w:t>
        </w:r>
        <w:proofErr w:type="spellEnd"/>
        <w:r w:rsidRPr="007C437A">
          <w:t xml:space="preserve">, it was unclear for me whether a single DTW </w:t>
        </w:r>
      </w:ins>
      <w:ins w:id="5383" w:author="Arthur Parmentier" w:date="2020-06-03T22:09:00Z">
        <w:r w:rsidRPr="007C437A">
          <w:t xml:space="preserve">model would be able to classify all signs from a sign input combining all the selected features from both </w:t>
        </w:r>
        <w:proofErr w:type="spellStart"/>
        <w:r w:rsidRPr="007C437A">
          <w:t>HandPose</w:t>
        </w:r>
        <w:proofErr w:type="spellEnd"/>
        <w:r w:rsidRPr="007C437A">
          <w:t xml:space="preserve"> and </w:t>
        </w:r>
        <w:proofErr w:type="spellStart"/>
        <w:r w:rsidRPr="007C437A">
          <w:t>Posenet</w:t>
        </w:r>
        <w:proofErr w:type="spellEnd"/>
        <w:r w:rsidRPr="007C437A">
          <w:t>, or if I should instead use several models</w:t>
        </w:r>
      </w:ins>
      <w:ins w:id="5384" w:author="Arthur Parmentier" w:date="2020-06-03T22:10:00Z">
        <w:r w:rsidRPr="007C437A">
          <w:t xml:space="preserve"> depending of the type of signs that the program should recognize (movement with the full body, hand poses, faders…).</w:t>
        </w:r>
      </w:ins>
      <w:ins w:id="5385" w:author="Arthur Parmentier" w:date="2020-06-03T22:12:00Z">
        <w:r w:rsidR="00C26758" w:rsidRPr="007C437A">
          <w:t xml:space="preserve"> There was also no built-in way to make a generic input to model routing in Max</w:t>
        </w:r>
      </w:ins>
      <w:ins w:id="5386" w:author="Arthur Parmentier" w:date="2020-06-03T22:13:00Z">
        <w:r w:rsidR="00C26758" w:rsidRPr="007C437A">
          <w:t>, so that I was hesitating between building a fixed routing that would work for my use case but would not allow any flexibility to change the inputs to each model</w:t>
        </w:r>
      </w:ins>
      <w:ins w:id="5387" w:author="Arthur Parmentier" w:date="2020-06-03T22:14:00Z">
        <w:r w:rsidR="00C26758" w:rsidRPr="007C437A">
          <w:t>, or building the desired input manager routing matrix myself. I chose the second option which allowed me to build a very modu</w:t>
        </w:r>
      </w:ins>
      <w:ins w:id="5388"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5389" w:author="Arthur Parmentier" w:date="2020-05-20T22:45:00Z"/>
        </w:rPr>
        <w:pPrChange w:id="5390" w:author="Arthur Parmentier" w:date="2020-06-03T22:25:00Z">
          <w:pPr>
            <w:pStyle w:val="Paragraphedeliste"/>
            <w:numPr>
              <w:numId w:val="34"/>
            </w:numPr>
            <w:ind w:hanging="360"/>
          </w:pPr>
        </w:pPrChange>
      </w:pPr>
      <w:ins w:id="5391" w:author="Arthur Parmentier" w:date="2020-06-03T22:16:00Z">
        <w:r w:rsidRPr="007C437A">
          <w:t>The present input manager allows</w:t>
        </w:r>
      </w:ins>
      <w:ins w:id="5392" w:author="Arthur Parmentier" w:date="2020-05-23T10:30:00Z">
        <w:r w:rsidR="00EA3401" w:rsidRPr="007C437A">
          <w:t xml:space="preserve"> the user</w:t>
        </w:r>
      </w:ins>
      <w:ins w:id="5393" w:author="Arthur Parmentier" w:date="2020-05-20T20:25:00Z">
        <w:r w:rsidR="00AF3FE7" w:rsidRPr="007C437A">
          <w:t xml:space="preserve"> to add his own input to the system automatically, without manually creating additional routings all over the program</w:t>
        </w:r>
      </w:ins>
      <w:ins w:id="5394" w:author="Arthur Parmentier" w:date="2020-06-03T22:17:00Z">
        <w:r w:rsidR="00E3655F" w:rsidRPr="007C437A">
          <w:t xml:space="preserve">, by following </w:t>
        </w:r>
      </w:ins>
      <w:ins w:id="5395" w:author="Arthur Parmentier" w:date="2020-06-03T22:24:00Z">
        <w:r w:rsidR="00E3655F" w:rsidRPr="007C437A">
          <w:t>only a few conventions</w:t>
        </w:r>
      </w:ins>
      <w:ins w:id="5396" w:author="Arthur Parmentier" w:date="2020-05-20T20:26:00Z">
        <w:r w:rsidR="00AF3FE7" w:rsidRPr="007C437A">
          <w:t xml:space="preserve"> </w:t>
        </w:r>
      </w:ins>
    </w:p>
    <w:p w:rsidR="00937092" w:rsidRPr="007C437A" w:rsidRDefault="00E3655F" w:rsidP="00937092">
      <w:pPr>
        <w:pStyle w:val="Paragraphedeliste"/>
        <w:numPr>
          <w:ilvl w:val="0"/>
          <w:numId w:val="34"/>
        </w:numPr>
        <w:rPr>
          <w:ins w:id="5397" w:author="Arthur Parmentier" w:date="2020-05-20T22:45:00Z"/>
        </w:rPr>
      </w:pPr>
      <w:ins w:id="5398" w:author="Arthur Parmentier" w:date="2020-06-03T22:24:00Z">
        <w:r w:rsidRPr="007C437A">
          <w:t xml:space="preserve">each input must send its data </w:t>
        </w:r>
      </w:ins>
      <w:ins w:id="5399" w:author="Arthur Parmentier" w:date="2020-05-20T22:56:00Z">
        <w:r w:rsidR="00985386" w:rsidRPr="007C437A">
          <w:t>through</w:t>
        </w:r>
      </w:ins>
      <w:ins w:id="5400" w:author="Arthur Parmentier" w:date="2020-05-20T22:45:00Z">
        <w:r w:rsidR="00937092" w:rsidRPr="007C437A">
          <w:t xml:space="preserve"> a “send &lt;</w:t>
        </w:r>
        <w:proofErr w:type="spellStart"/>
        <w:r w:rsidR="00937092" w:rsidRPr="007C437A">
          <w:t>input_name</w:t>
        </w:r>
        <w:proofErr w:type="spellEnd"/>
        <w:r w:rsidR="00937092" w:rsidRPr="007C437A">
          <w:t>&gt;” object</w:t>
        </w:r>
      </w:ins>
    </w:p>
    <w:p w:rsidR="00D0466E" w:rsidRPr="007C437A" w:rsidRDefault="00E3655F" w:rsidP="00E3655F">
      <w:pPr>
        <w:pStyle w:val="Paragraphedeliste"/>
        <w:numPr>
          <w:ilvl w:val="0"/>
          <w:numId w:val="34"/>
        </w:numPr>
        <w:rPr>
          <w:ins w:id="5401" w:author="Arthur Parmentier" w:date="2020-06-03T22:26:00Z"/>
        </w:rPr>
      </w:pPr>
      <w:ins w:id="5402" w:author="Arthur Parmentier" w:date="2020-06-03T22:25:00Z">
        <w:r w:rsidRPr="007C437A">
          <w:lastRenderedPageBreak/>
          <w:t>each input must also forward its “</w:t>
        </w:r>
      </w:ins>
      <w:ins w:id="5403" w:author="Arthur Parmentier" w:date="2020-05-20T22:48:00Z">
        <w:r w:rsidR="00937092" w:rsidRPr="007C437A">
          <w:t>size” (</w:t>
        </w:r>
      </w:ins>
      <w:ins w:id="5404" w:author="Arthur Parmentier" w:date="2020-05-20T22:46:00Z">
        <w:r w:rsidR="00937092" w:rsidRPr="007C437A">
          <w:t>number of dimensions of the input</w:t>
        </w:r>
      </w:ins>
      <w:ins w:id="5405" w:author="Arthur Parmentier" w:date="2020-05-20T22:48:00Z">
        <w:r w:rsidR="00937092" w:rsidRPr="007C437A">
          <w:t>)</w:t>
        </w:r>
      </w:ins>
      <w:ins w:id="5406" w:author="Arthur Parmentier" w:date="2020-05-20T22:47:00Z">
        <w:r w:rsidR="00937092" w:rsidRPr="007C437A">
          <w:t xml:space="preserve"> </w:t>
        </w:r>
      </w:ins>
      <w:ins w:id="5407" w:author="Arthur Parmentier" w:date="2020-05-20T22:52:00Z">
        <w:r w:rsidR="008D00B2" w:rsidRPr="007C437A">
          <w:t>before the recording is launched</w:t>
        </w:r>
      </w:ins>
      <w:ins w:id="5408" w:author="Arthur Parmentier" w:date="2020-05-20T22:47:00Z">
        <w:r w:rsidR="00937092" w:rsidRPr="007C437A">
          <w:rPr>
            <w:rStyle w:val="Appelnotedebasdep"/>
          </w:rPr>
          <w:footnoteReference w:id="57"/>
        </w:r>
      </w:ins>
      <w:ins w:id="5439" w:author="Arthur Parmentier" w:date="2020-05-20T22:54:00Z">
        <w:r w:rsidR="00ED06F1" w:rsidRPr="007C437A">
          <w:t xml:space="preserve"> through a “sen</w:t>
        </w:r>
      </w:ins>
      <w:ins w:id="5440" w:author="Arthur Parmentier" w:date="2020-05-20T22:57:00Z">
        <w:r w:rsidR="00985386" w:rsidRPr="007C437A">
          <w:t>d</w:t>
        </w:r>
      </w:ins>
      <w:ins w:id="5441" w:author="Arthur Parmentier" w:date="2020-05-20T22:54:00Z">
        <w:r w:rsidR="00ED06F1" w:rsidRPr="007C437A">
          <w:t xml:space="preserve"> </w:t>
        </w:r>
      </w:ins>
      <w:ins w:id="5442" w:author="Arthur Parmentier" w:date="2020-05-20T22:55:00Z">
        <w:r w:rsidR="00A62CFE" w:rsidRPr="007C437A">
          <w:t>&lt;</w:t>
        </w:r>
        <w:proofErr w:type="spellStart"/>
        <w:r w:rsidR="00A62CFE" w:rsidRPr="007C437A">
          <w:t>input_name</w:t>
        </w:r>
        <w:proofErr w:type="spellEnd"/>
        <w:r w:rsidR="00A62CFE" w:rsidRPr="007C437A">
          <w:t>&gt;_size” object</w:t>
        </w:r>
      </w:ins>
    </w:p>
    <w:p w:rsidR="00E3655F" w:rsidRPr="007C437A" w:rsidRDefault="00E3655F" w:rsidP="00E3655F">
      <w:pPr>
        <w:rPr>
          <w:ins w:id="5443" w:author="Arthur Parmentier" w:date="2020-06-03T22:31:00Z"/>
        </w:rPr>
      </w:pPr>
      <w:ins w:id="5444" w:author="Arthur Parmentier" w:date="2020-06-03T22:26:00Z">
        <w:r w:rsidRPr="007C437A">
          <w:t xml:space="preserve">Then, on the input manager panel, the user can select what input should be used by each model. </w:t>
        </w:r>
      </w:ins>
      <w:ins w:id="5445" w:author="Arthur Parmentier" w:date="2020-06-03T22:27:00Z">
        <w:r w:rsidRPr="007C437A">
          <w:t>Because inputs have different data rates and dimensions, it is</w:t>
        </w:r>
      </w:ins>
      <w:ins w:id="5446" w:author="Arthur Parmentier" w:date="2020-06-03T22:30:00Z">
        <w:r w:rsidR="009304A6" w:rsidRPr="007C437A">
          <w:t xml:space="preserve"> in general</w:t>
        </w:r>
      </w:ins>
      <w:ins w:id="5447" w:author="Arthur Parmentier" w:date="2020-06-03T22:27:00Z">
        <w:r w:rsidRPr="007C437A">
          <w:t xml:space="preserve"> not possible to </w:t>
        </w:r>
        <w:r w:rsidR="009304A6" w:rsidRPr="007C437A">
          <w:t xml:space="preserve">route more than one input to a single model. If two inputs </w:t>
        </w:r>
      </w:ins>
      <w:ins w:id="5448" w:author="Arthur Parmentier" w:date="2020-06-03T22:29:00Z">
        <w:r w:rsidR="009304A6" w:rsidRPr="007C437A">
          <w:t>are compatible (typically with similar data rates)</w:t>
        </w:r>
      </w:ins>
      <w:ins w:id="5449" w:author="Arthur Parmentier" w:date="2020-06-03T22:27:00Z">
        <w:r w:rsidR="009304A6" w:rsidRPr="007C437A">
          <w:t xml:space="preserve"> the user simply can create a new input </w:t>
        </w:r>
      </w:ins>
      <w:ins w:id="5450" w:author="Arthur Parmentier" w:date="2020-06-03T22:28:00Z">
        <w:r w:rsidR="009304A6" w:rsidRPr="007C437A">
          <w:t>and merge the two original ones in a single one</w:t>
        </w:r>
      </w:ins>
      <w:ins w:id="5451" w:author="Arthur Parmentier" w:date="2020-06-03T22:29:00Z">
        <w:r w:rsidR="009304A6" w:rsidRPr="007C437A">
          <w:t xml:space="preserve"> the way he wants to</w:t>
        </w:r>
      </w:ins>
      <w:ins w:id="5452" w:author="Arthur Parmentier" w:date="2020-06-03T22:30:00Z">
        <w:r w:rsidR="009304A6" w:rsidRPr="007C437A">
          <w:t xml:space="preserve"> if he would like to route this new combination to a single model.</w:t>
        </w:r>
      </w:ins>
    </w:p>
    <w:p w:rsidR="004C7B1A" w:rsidRPr="007C437A" w:rsidRDefault="004C7B1A">
      <w:pPr>
        <w:keepNext/>
        <w:rPr>
          <w:ins w:id="5453" w:author="Arthur Parmentier" w:date="2020-06-03T22:41:00Z"/>
        </w:rPr>
        <w:pPrChange w:id="5454" w:author="Arthur Parmentier" w:date="2020-06-03T22:41:00Z">
          <w:pPr/>
        </w:pPrChange>
      </w:pPr>
      <w:ins w:id="5455" w:author="Arthur Parmentier" w:date="2020-06-03T22:40:00Z">
        <w:r w:rsidRPr="007C437A">
          <w:rPr>
            <w:noProof/>
            <w:rPrChange w:id="5456"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5457" w:author="Arthur Parmentier" w:date="2020-05-20T19:38:00Z"/>
          <w:rPrChange w:id="5458" w:author="Arthur Parmentier" w:date="2020-06-07T15:27:00Z">
            <w:rPr>
              <w:ins w:id="5459" w:author="Arthur Parmentier" w:date="2020-05-20T19:38:00Z"/>
            </w:rPr>
          </w:rPrChange>
        </w:rPr>
        <w:pPrChange w:id="5460" w:author="Arthur Parmentier" w:date="2020-06-03T22:41:00Z">
          <w:pPr>
            <w:pStyle w:val="Paragraphedeliste"/>
            <w:numPr>
              <w:numId w:val="31"/>
            </w:numPr>
            <w:ind w:hanging="360"/>
          </w:pPr>
        </w:pPrChange>
      </w:pPr>
      <w:ins w:id="5461" w:author="Arthur Parmentier" w:date="2020-06-03T22:41:00Z">
        <w:r w:rsidRPr="007C437A">
          <w:rPr>
            <w:rPrChange w:id="5462" w:author="Arthur Parmentier" w:date="2020-06-07T15:27:00Z">
              <w:rPr>
                <w:i/>
                <w:iCs/>
              </w:rPr>
            </w:rPrChange>
          </w:rPr>
          <w:t xml:space="preserve">Figure </w:t>
        </w:r>
        <w:r w:rsidRPr="007C437A">
          <w:rPr>
            <w:rPrChange w:id="5463" w:author="Arthur Parmentier" w:date="2020-06-07T15:27:00Z">
              <w:rPr>
                <w:i/>
                <w:iCs/>
              </w:rPr>
            </w:rPrChange>
          </w:rPr>
          <w:fldChar w:fldCharType="begin"/>
        </w:r>
        <w:r w:rsidRPr="007C437A">
          <w:rPr>
            <w:rPrChange w:id="5464" w:author="Arthur Parmentier" w:date="2020-06-07T15:27:00Z">
              <w:rPr>
                <w:i/>
                <w:iCs/>
              </w:rPr>
            </w:rPrChange>
          </w:rPr>
          <w:instrText xml:space="preserve"> SEQ Figure \* ARABIC </w:instrText>
        </w:r>
      </w:ins>
      <w:r w:rsidRPr="007C437A">
        <w:rPr>
          <w:rPrChange w:id="5465" w:author="Arthur Parmentier" w:date="2020-06-07T15:27:00Z">
            <w:rPr>
              <w:i/>
              <w:iCs/>
            </w:rPr>
          </w:rPrChange>
        </w:rPr>
        <w:fldChar w:fldCharType="separate"/>
      </w:r>
      <w:ins w:id="5466" w:author="Arthur Parmentier" w:date="2020-06-05T21:05:00Z">
        <w:r w:rsidR="001C2AA6" w:rsidRPr="007C437A">
          <w:rPr>
            <w:rPrChange w:id="5467" w:author="Arthur Parmentier" w:date="2020-06-07T15:27:00Z">
              <w:rPr>
                <w:i/>
                <w:iCs/>
                <w:noProof/>
              </w:rPr>
            </w:rPrChange>
          </w:rPr>
          <w:t>6</w:t>
        </w:r>
      </w:ins>
      <w:ins w:id="5468" w:author="Arthur Parmentier" w:date="2020-06-03T22:41:00Z">
        <w:r w:rsidRPr="007C437A">
          <w:rPr>
            <w:rPrChange w:id="5469" w:author="Arthur Parmentier" w:date="2020-06-07T15:27:00Z">
              <w:rPr>
                <w:i/>
                <w:iCs/>
              </w:rPr>
            </w:rPrChange>
          </w:rPr>
          <w:fldChar w:fldCharType="end"/>
        </w:r>
        <w:r w:rsidRPr="007C437A">
          <w:rPr>
            <w:rPrChange w:id="5470" w:author="Arthur Parmentier" w:date="2020-06-07T15:27:00Z">
              <w:rPr>
                <w:i/>
                <w:iCs/>
              </w:rPr>
            </w:rPrChange>
          </w:rPr>
          <w:t xml:space="preserve"> Input to model routing interface</w:t>
        </w:r>
        <w:r w:rsidR="00835835" w:rsidRPr="007C437A">
          <w:rPr>
            <w:rPrChange w:id="5471" w:author="Arthur Parmentier" w:date="2020-06-07T15:27:00Z">
              <w:rPr>
                <w:i/>
                <w:iCs/>
              </w:rPr>
            </w:rPrChange>
          </w:rPr>
          <w:t>. The routing matrix is automatically updated from the list of inputs and models that the user defines</w:t>
        </w:r>
      </w:ins>
      <w:ins w:id="5472" w:author="Arthur Parmentier" w:date="2020-06-03T22:42:00Z">
        <w:r w:rsidR="00835835" w:rsidRPr="007C437A">
          <w:rPr>
            <w:rPrChange w:id="5473" w:author="Arthur Parmentier" w:date="2020-06-07T15:27:00Z">
              <w:rPr>
                <w:i/>
                <w:iCs/>
              </w:rPr>
            </w:rPrChange>
          </w:rPr>
          <w:t>, allowing the user to add his own inputs or models in little time.</w:t>
        </w:r>
      </w:ins>
    </w:p>
    <w:p w:rsidR="002E315F" w:rsidRPr="007C437A" w:rsidDel="00F02080" w:rsidRDefault="002E315F">
      <w:pPr>
        <w:rPr>
          <w:del w:id="5474" w:author="Arthur Parmentier" w:date="2020-05-20T19:53:00Z"/>
          <w:rPrChange w:id="5475" w:author="Arthur Parmentier" w:date="2020-06-07T15:27:00Z">
            <w:rPr>
              <w:del w:id="5476" w:author="Arthur Parmentier" w:date="2020-05-20T19:53:00Z"/>
            </w:rPr>
          </w:rPrChange>
        </w:rPr>
        <w:pPrChange w:id="5477" w:author="Arthur Parmentier" w:date="2020-05-20T19:38:00Z">
          <w:pPr>
            <w:pStyle w:val="Titre2"/>
          </w:pPr>
        </w:pPrChange>
      </w:pPr>
      <w:bookmarkStart w:id="5478" w:name="_Toc41067207"/>
      <w:bookmarkStart w:id="5479" w:name="_Toc42259023"/>
      <w:bookmarkStart w:id="5480" w:name="_Toc42259100"/>
      <w:bookmarkStart w:id="5481" w:name="_Toc42449779"/>
      <w:bookmarkStart w:id="5482" w:name="_Toc42449861"/>
      <w:bookmarkStart w:id="5483" w:name="_Toc42550047"/>
      <w:bookmarkStart w:id="5484" w:name="_Toc42550140"/>
      <w:bookmarkEnd w:id="5478"/>
      <w:bookmarkEnd w:id="5479"/>
      <w:bookmarkEnd w:id="5480"/>
      <w:bookmarkEnd w:id="5481"/>
      <w:bookmarkEnd w:id="5482"/>
      <w:bookmarkEnd w:id="5483"/>
      <w:bookmarkEnd w:id="5484"/>
    </w:p>
    <w:p w:rsidR="00F25194" w:rsidRPr="007C437A" w:rsidRDefault="00F25194">
      <w:pPr>
        <w:pStyle w:val="Titre3"/>
        <w:rPr>
          <w:ins w:id="5485" w:author="Arthur Parmentier" w:date="2020-05-20T19:53:00Z"/>
        </w:rPr>
      </w:pPr>
      <w:bookmarkStart w:id="5486" w:name="_Toc42550141"/>
      <w:r w:rsidRPr="007C437A">
        <w:t xml:space="preserve">Part 2: </w:t>
      </w:r>
      <w:del w:id="5487" w:author="Arthur Parmentier" w:date="2020-05-20T19:57:00Z">
        <w:r w:rsidRPr="007C437A" w:rsidDel="000C6A61">
          <w:delText>Training &amp; data management</w:delText>
        </w:r>
      </w:del>
      <w:ins w:id="5488" w:author="Arthur Parmentier" w:date="2020-05-20T19:57:00Z">
        <w:r w:rsidR="000C6A61" w:rsidRPr="007C437A">
          <w:t>Signs &amp; dictionary management</w:t>
        </w:r>
      </w:ins>
      <w:bookmarkEnd w:id="5486"/>
    </w:p>
    <w:p w:rsidR="00635850" w:rsidRPr="007C437A" w:rsidRDefault="00635850" w:rsidP="00070661">
      <w:pPr>
        <w:rPr>
          <w:ins w:id="5489" w:author="Arthur Parmentier" w:date="2020-06-03T22:46:00Z"/>
        </w:rPr>
      </w:pPr>
      <w:ins w:id="5490"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5491" w:author="Arthur Parmentier" w:date="2020-06-03T23:38:00Z"/>
          <w:rPrChange w:id="5492" w:author="Arthur Parmentier" w:date="2020-06-07T15:27:00Z">
            <w:rPr>
              <w:ins w:id="5493" w:author="Arthur Parmentier" w:date="2020-06-03T23:38:00Z"/>
            </w:rPr>
          </w:rPrChange>
        </w:rPr>
        <w:pPrChange w:id="5494" w:author="Arthur Parmentier" w:date="2020-06-03T23:38:00Z">
          <w:pPr/>
        </w:pPrChange>
      </w:pPr>
      <w:ins w:id="5495" w:author="Arthur Parmentier" w:date="2020-06-03T23:38:00Z">
        <w:r w:rsidRPr="007C437A">
          <w:rPr>
            <w:rPrChange w:id="5496" w:author="Arthur Parmentier" w:date="2020-06-07T15:27:00Z">
              <w:rPr/>
            </w:rPrChange>
          </w:rPr>
          <w:lastRenderedPageBreak/>
          <w:t>Sign creation</w:t>
        </w:r>
      </w:ins>
    </w:p>
    <w:p w:rsidR="00635850" w:rsidRPr="007C437A" w:rsidRDefault="000C6A61" w:rsidP="00070661">
      <w:pPr>
        <w:rPr>
          <w:ins w:id="5497" w:author="Arthur Parmentier" w:date="2020-06-03T22:47:00Z"/>
        </w:rPr>
      </w:pPr>
      <w:ins w:id="5498" w:author="Arthur Parmentier" w:date="2020-05-20T19:57:00Z">
        <w:r w:rsidRPr="007C437A">
          <w:t xml:space="preserve">We have seen that creating new signs is </w:t>
        </w:r>
      </w:ins>
      <w:ins w:id="5499" w:author="Arthur Parmentier" w:date="2020-06-03T22:47:00Z">
        <w:r w:rsidR="00635850" w:rsidRPr="007C437A">
          <w:t>one of the</w:t>
        </w:r>
      </w:ins>
      <w:ins w:id="5500" w:author="Arthur Parmentier" w:date="2020-05-20T19:58:00Z">
        <w:r w:rsidRPr="007C437A">
          <w:t xml:space="preserve"> core mechanism</w:t>
        </w:r>
      </w:ins>
      <w:ins w:id="5501" w:author="Arthur Parmentier" w:date="2020-06-03T22:47:00Z">
        <w:r w:rsidR="00635850" w:rsidRPr="007C437A">
          <w:t>s</w:t>
        </w:r>
      </w:ins>
      <w:ins w:id="5502" w:author="Arthur Parmentier" w:date="2020-05-20T19:58:00Z">
        <w:r w:rsidRPr="007C437A">
          <w:t xml:space="preserve"> of SP. </w:t>
        </w:r>
      </w:ins>
      <w:ins w:id="5503" w:author="Arthur Parmentier" w:date="2020-06-03T22:47:00Z">
        <w:r w:rsidR="00635850" w:rsidRPr="007C437A">
          <w:t xml:space="preserve">It is also </w:t>
        </w:r>
      </w:ins>
      <w:ins w:id="5504" w:author="Arthur Parmentier" w:date="2020-06-03T22:48:00Z">
        <w:r w:rsidR="00635850" w:rsidRPr="007C437A">
          <w:t>one important feature of</w:t>
        </w:r>
      </w:ins>
      <w:ins w:id="5505" w:author="Arthur Parmentier" w:date="2020-06-03T22:47:00Z">
        <w:r w:rsidR="00635850" w:rsidRPr="007C437A">
          <w:t xml:space="preserve"> my program</w:t>
        </w:r>
      </w:ins>
      <w:ins w:id="5506" w:author="Arthur Parmentier" w:date="2020-06-03T22:48:00Z">
        <w:r w:rsidR="00635850" w:rsidRPr="007C437A">
          <w:t xml:space="preserve"> in which</w:t>
        </w:r>
      </w:ins>
      <w:ins w:id="5507" w:author="Arthur Parmentier" w:date="2020-06-03T22:47:00Z">
        <w:r w:rsidR="00635850" w:rsidRPr="007C437A">
          <w:t xml:space="preserve"> the user can either create his own signs or use pre-recorded </w:t>
        </w:r>
      </w:ins>
      <w:ins w:id="5508" w:author="Arthur Parmentier" w:date="2020-06-03T22:48:00Z">
        <w:r w:rsidR="00635850" w:rsidRPr="007C437A">
          <w:t>signs, for instance that would have been created or recorded by other users.</w:t>
        </w:r>
      </w:ins>
    </w:p>
    <w:p w:rsidR="00F304EE" w:rsidRPr="007C437A" w:rsidRDefault="00070661" w:rsidP="00070661">
      <w:pPr>
        <w:rPr>
          <w:ins w:id="5509" w:author="Arthur Parmentier" w:date="2020-05-20T21:38:00Z"/>
        </w:rPr>
      </w:pPr>
      <w:ins w:id="5510" w:author="Arthur Parmentier" w:date="2020-05-20T21:38:00Z">
        <w:r w:rsidRPr="007C437A">
          <w:t xml:space="preserve">In my program, a sign is defined </w:t>
        </w:r>
      </w:ins>
      <w:ins w:id="5511" w:author="Arthur Parmentier" w:date="2020-05-20T21:45:00Z">
        <w:r w:rsidR="002D466E" w:rsidRPr="007C437A">
          <w:t>t</w:t>
        </w:r>
      </w:ins>
      <w:ins w:id="5512" w:author="Arthur Parmentier" w:date="2020-06-03T22:52:00Z">
        <w:r w:rsidR="00BD52CD" w:rsidRPr="007C437A">
          <w:t>wo</w:t>
        </w:r>
      </w:ins>
      <w:ins w:id="5513" w:author="Arthur Parmentier" w:date="2020-05-20T21:38:00Z">
        <w:r w:rsidRPr="007C437A">
          <w:t xml:space="preserve"> properties:</w:t>
        </w:r>
      </w:ins>
    </w:p>
    <w:p w:rsidR="00070661" w:rsidRPr="007C437A" w:rsidRDefault="00070661">
      <w:pPr>
        <w:pStyle w:val="Paragraphedeliste"/>
        <w:numPr>
          <w:ilvl w:val="0"/>
          <w:numId w:val="33"/>
        </w:numPr>
        <w:rPr>
          <w:ins w:id="5514" w:author="Arthur Parmentier" w:date="2020-05-20T20:02:00Z"/>
        </w:rPr>
        <w:pPrChange w:id="5515" w:author="Arthur Parmentier" w:date="2020-05-20T21:38:00Z">
          <w:pPr>
            <w:pStyle w:val="Paragraphedeliste"/>
            <w:numPr>
              <w:numId w:val="32"/>
            </w:numPr>
            <w:ind w:hanging="360"/>
          </w:pPr>
        </w:pPrChange>
      </w:pPr>
      <w:ins w:id="5516" w:author="Arthur Parmentier" w:date="2020-05-20T21:38:00Z">
        <w:r w:rsidRPr="007C437A">
          <w:t>Its name</w:t>
        </w:r>
      </w:ins>
    </w:p>
    <w:p w:rsidR="00F304EE" w:rsidRPr="007C437A" w:rsidRDefault="00070661" w:rsidP="00F304EE">
      <w:pPr>
        <w:pStyle w:val="Paragraphedeliste"/>
        <w:numPr>
          <w:ilvl w:val="0"/>
          <w:numId w:val="32"/>
        </w:numPr>
        <w:rPr>
          <w:ins w:id="5517" w:author="Arthur Parmentier" w:date="2020-06-03T22:50:00Z"/>
        </w:rPr>
      </w:pPr>
      <w:ins w:id="5518" w:author="Arthur Parmentier" w:date="2020-05-20T21:39:00Z">
        <w:r w:rsidRPr="007C437A">
          <w:t>Its category</w:t>
        </w:r>
      </w:ins>
      <w:ins w:id="5519" w:author="Arthur Parmentier" w:date="2020-05-20T21:28:00Z">
        <w:r w:rsidR="007D4B4B" w:rsidRPr="007C437A">
          <w:t>, in ana</w:t>
        </w:r>
      </w:ins>
      <w:ins w:id="5520" w:author="Arthur Parmentier" w:date="2020-05-20T21:29:00Z">
        <w:r w:rsidR="007D4B4B" w:rsidRPr="007C437A">
          <w:t xml:space="preserve">logy with the </w:t>
        </w:r>
      </w:ins>
      <w:ins w:id="5521" w:author="Arthur Parmentier" w:date="2020-06-05T19:22:00Z">
        <w:r w:rsidR="000E299B" w:rsidRPr="007C437A">
          <w:t>syntactic</w:t>
        </w:r>
      </w:ins>
      <w:ins w:id="5522" w:author="Arthur Parmentier" w:date="2020-05-20T21:29:00Z">
        <w:r w:rsidR="007D4B4B" w:rsidRPr="007C437A">
          <w:t xml:space="preserve"> model </w:t>
        </w:r>
      </w:ins>
      <w:ins w:id="5523" w:author="Arthur Parmentier" w:date="2020-06-03T22:49:00Z">
        <w:r w:rsidR="00D20FA9" w:rsidRPr="007C437A">
          <w:t>of</w:t>
        </w:r>
      </w:ins>
      <w:ins w:id="5524" w:author="Arthur Parmentier" w:date="2020-05-20T21:30:00Z">
        <w:r w:rsidR="007D4B4B" w:rsidRPr="007C437A">
          <w:t xml:space="preserve"> SP</w:t>
        </w:r>
      </w:ins>
      <w:ins w:id="5525" w:author="Arthur Parmentier" w:date="2020-06-03T22:49:00Z">
        <w:r w:rsidR="00D20FA9" w:rsidRPr="007C437A">
          <w:t xml:space="preserve"> </w:t>
        </w:r>
      </w:ins>
      <w:ins w:id="5526" w:author="Arthur Parmentier" w:date="2020-05-20T21:30:00Z">
        <w:r w:rsidR="007D4B4B" w:rsidRPr="007C437A">
          <w:t>: WHO, WHAT, HOW, WHEN, OFF,</w:t>
        </w:r>
      </w:ins>
      <w:ins w:id="5527" w:author="Arthur Parmentier" w:date="2020-05-20T21:31:00Z">
        <w:r w:rsidR="007D4B4B" w:rsidRPr="007C437A">
          <w:t xml:space="preserve"> NEUTRAL</w:t>
        </w:r>
      </w:ins>
      <w:ins w:id="5528" w:author="Arthur Parmentier" w:date="2020-06-03T22:49:00Z">
        <w:r w:rsidR="00D20FA9" w:rsidRPr="007C437A">
          <w:t xml:space="preserve"> &amp;</w:t>
        </w:r>
      </w:ins>
      <w:ins w:id="5529" w:author="Arthur Parmentier" w:date="2020-05-20T21:32:00Z">
        <w:r w:rsidR="007D4B4B" w:rsidRPr="007C437A">
          <w:t xml:space="preserve"> LOGIC</w:t>
        </w:r>
      </w:ins>
      <w:ins w:id="5530" w:author="Arthur Parmentier" w:date="2020-06-03T22:50:00Z">
        <w:r w:rsidR="00D20FA9" w:rsidRPr="007C437A">
          <w:t xml:space="preserve"> </w:t>
        </w:r>
        <w:r w:rsidR="00D20FA9" w:rsidRPr="007C437A">
          <w:rPr>
            <w:rStyle w:val="Appelnotedebasdep"/>
          </w:rPr>
          <w:footnoteReference w:id="58"/>
        </w:r>
      </w:ins>
    </w:p>
    <w:p w:rsidR="0012023C" w:rsidRPr="007C437A" w:rsidRDefault="001653F3" w:rsidP="001653F3">
      <w:pPr>
        <w:rPr>
          <w:ins w:id="5532" w:author="Arthur Parmentier" w:date="2020-05-22T09:21:00Z"/>
        </w:rPr>
      </w:pPr>
      <w:ins w:id="5533" w:author="Arthur Parmentier" w:date="2020-05-20T21:50:00Z">
        <w:r w:rsidRPr="007C437A">
          <w:t>The</w:t>
        </w:r>
      </w:ins>
      <w:ins w:id="5534" w:author="Arthur Parmentier" w:date="2020-06-03T22:52:00Z">
        <w:r w:rsidR="00BD52CD" w:rsidRPr="007C437A">
          <w:t xml:space="preserve">se </w:t>
        </w:r>
      </w:ins>
      <w:ins w:id="5535" w:author="Arthur Parmentier" w:date="2020-05-20T21:50:00Z">
        <w:r w:rsidRPr="007C437A">
          <w:t>properties are sufficient to allow t</w:t>
        </w:r>
      </w:ins>
      <w:ins w:id="5536" w:author="Arthur Parmentier" w:date="2020-05-20T21:51:00Z">
        <w:r w:rsidRPr="007C437A">
          <w:t>he program to parse the sign</w:t>
        </w:r>
      </w:ins>
      <w:ins w:id="5537" w:author="Arthur Parmentier" w:date="2020-05-20T22:05:00Z">
        <w:r w:rsidR="0012023C" w:rsidRPr="007C437A">
          <w:t>, i.e. to construct a meaningful request from the temporal flow of signs</w:t>
        </w:r>
      </w:ins>
      <w:ins w:id="5538" w:author="Arthur Parmentier" w:date="2020-06-03T22:52:00Z">
        <w:r w:rsidR="00BD52CD" w:rsidRPr="007C437A">
          <w:t>.</w:t>
        </w:r>
      </w:ins>
      <w:ins w:id="5539" w:author="Arthur Parmentier" w:date="2020-06-03T22:51:00Z">
        <w:r w:rsidR="00BD52CD" w:rsidRPr="007C437A">
          <w:t xml:space="preserve"> </w:t>
        </w:r>
      </w:ins>
    </w:p>
    <w:p w:rsidR="00A87845" w:rsidRPr="007C437A" w:rsidRDefault="00BD52CD" w:rsidP="001653F3">
      <w:pPr>
        <w:rPr>
          <w:ins w:id="5540" w:author="Arthur Parmentier" w:date="2020-05-20T22:05:00Z"/>
        </w:rPr>
      </w:pPr>
      <w:ins w:id="5541" w:author="Arthur Parmentier" w:date="2020-05-20T22:08:00Z">
        <w:r w:rsidRPr="007C437A">
          <w:rPr>
            <w:noProof/>
            <w:rPrChange w:id="5542"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FA5F3C" w:rsidRPr="00311097" w:rsidRDefault="00FA5F3C">
                              <w:pPr>
                                <w:pStyle w:val="Lgende"/>
                                <w:rPr>
                                  <w:noProof/>
                                </w:rPr>
                                <w:pPrChange w:id="5543" w:author="Arthur Parmentier" w:date="2020-05-20T22:08:00Z">
                                  <w:pPr/>
                                </w:pPrChange>
                              </w:pPr>
                              <w:bookmarkStart w:id="5544" w:name="_Ref41031792"/>
                              <w:bookmarkStart w:id="5545" w:name="_Ref41031785"/>
                              <w:ins w:id="5546" w:author="Arthur Parmentier" w:date="2020-05-20T22:08:00Z">
                                <w:r>
                                  <w:t xml:space="preserve">Figure </w:t>
                                </w:r>
                                <w:r>
                                  <w:fldChar w:fldCharType="begin"/>
                                </w:r>
                                <w:r>
                                  <w:instrText xml:space="preserve"> SEQ Figure \* ARABIC </w:instrText>
                                </w:r>
                              </w:ins>
                              <w:r>
                                <w:fldChar w:fldCharType="separate"/>
                              </w:r>
                              <w:ins w:id="5547" w:author="Arthur Parmentier" w:date="2020-06-05T21:05:00Z">
                                <w:r>
                                  <w:rPr>
                                    <w:noProof/>
                                  </w:rPr>
                                  <w:t>7</w:t>
                                </w:r>
                              </w:ins>
                              <w:ins w:id="5548" w:author="Arthur Parmentier" w:date="2020-05-20T22:08:00Z">
                                <w:r>
                                  <w:fldChar w:fldCharType="end"/>
                                </w:r>
                                <w:bookmarkEnd w:id="5544"/>
                                <w:r>
                                  <w:t xml:space="preserve"> User interface for defining new signs</w:t>
                                </w:r>
                              </w:ins>
                              <w:bookmarkEnd w:id="5545"/>
                              <w:ins w:id="5549" w:author="Arthur Parmentier" w:date="2020-06-03T22:56:00Z">
                                <w:r>
                                  <w:t xml:space="preserve"> and recording them to the buffers of a model. </w:t>
                                </w:r>
                              </w:ins>
                              <w:ins w:id="5550" w:author="Arthur Parmentier" w:date="2020-06-03T22:57:00Z">
                                <w:r>
                                  <w:t>First, the user can select which model he wants to use to recognize the sign</w:t>
                                </w:r>
                              </w:ins>
                              <w:ins w:id="5551" w:author="Arthur Parmentier" w:date="2020-06-03T22:58:00Z">
                                <w:r>
                                  <w:t xml:space="preserve">s he wants to add. </w:t>
                                </w:r>
                              </w:ins>
                              <w:ins w:id="5552" w:author="Arthur Parmentier" w:date="2020-06-03T22:57:00Z">
                                <w:r>
                                  <w:t>Then</w:t>
                                </w:r>
                              </w:ins>
                              <w:ins w:id="5553" w:author="Arthur Parmentier" w:date="2020-06-03T22:56:00Z">
                                <w:r>
                                  <w:t xml:space="preserve">, </w:t>
                                </w:r>
                              </w:ins>
                              <w:ins w:id="5554" w:author="Arthur Parmentier" w:date="2020-06-03T22:57:00Z">
                                <w:r>
                                  <w:t>he</w:t>
                                </w:r>
                              </w:ins>
                              <w:ins w:id="5555" w:author="Arthur Parmentier" w:date="2020-06-03T22:56:00Z">
                                <w:r>
                                  <w:t xml:space="preserve"> must enter the signs and their corresponding category</w:t>
                                </w:r>
                              </w:ins>
                              <w:ins w:id="5556" w:author="Arthur Parmentier" w:date="2020-06-03T22:57:00Z">
                                <w:r>
                                  <w:t xml:space="preserve"> that he would like to record. </w:t>
                                </w:r>
                              </w:ins>
                              <w:ins w:id="5557"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FA5F3C" w:rsidRPr="00311097" w:rsidRDefault="00FA5F3C">
                        <w:pPr>
                          <w:pStyle w:val="Lgende"/>
                          <w:rPr>
                            <w:noProof/>
                          </w:rPr>
                          <w:pPrChange w:id="5558" w:author="Arthur Parmentier" w:date="2020-05-20T22:08:00Z">
                            <w:pPr/>
                          </w:pPrChange>
                        </w:pPr>
                        <w:bookmarkStart w:id="5559" w:name="_Ref41031792"/>
                        <w:bookmarkStart w:id="5560" w:name="_Ref41031785"/>
                        <w:ins w:id="5561" w:author="Arthur Parmentier" w:date="2020-05-20T22:08:00Z">
                          <w:r>
                            <w:t xml:space="preserve">Figure </w:t>
                          </w:r>
                          <w:r>
                            <w:fldChar w:fldCharType="begin"/>
                          </w:r>
                          <w:r>
                            <w:instrText xml:space="preserve"> SEQ Figure \* ARABIC </w:instrText>
                          </w:r>
                        </w:ins>
                        <w:r>
                          <w:fldChar w:fldCharType="separate"/>
                        </w:r>
                        <w:ins w:id="5562" w:author="Arthur Parmentier" w:date="2020-06-05T21:05:00Z">
                          <w:r>
                            <w:rPr>
                              <w:noProof/>
                            </w:rPr>
                            <w:t>7</w:t>
                          </w:r>
                        </w:ins>
                        <w:ins w:id="5563" w:author="Arthur Parmentier" w:date="2020-05-20T22:08:00Z">
                          <w:r>
                            <w:fldChar w:fldCharType="end"/>
                          </w:r>
                          <w:bookmarkEnd w:id="5559"/>
                          <w:r>
                            <w:t xml:space="preserve"> User interface for defining new signs</w:t>
                          </w:r>
                        </w:ins>
                        <w:bookmarkEnd w:id="5560"/>
                        <w:ins w:id="5564" w:author="Arthur Parmentier" w:date="2020-06-03T22:56:00Z">
                          <w:r>
                            <w:t xml:space="preserve"> and recording them to the buffers of a model. </w:t>
                          </w:r>
                        </w:ins>
                        <w:ins w:id="5565" w:author="Arthur Parmentier" w:date="2020-06-03T22:57:00Z">
                          <w:r>
                            <w:t>First, the user can select which model he wants to use to recognize the sign</w:t>
                          </w:r>
                        </w:ins>
                        <w:ins w:id="5566" w:author="Arthur Parmentier" w:date="2020-06-03T22:58:00Z">
                          <w:r>
                            <w:t xml:space="preserve">s he wants to add. </w:t>
                          </w:r>
                        </w:ins>
                        <w:ins w:id="5567" w:author="Arthur Parmentier" w:date="2020-06-03T22:57:00Z">
                          <w:r>
                            <w:t>Then</w:t>
                          </w:r>
                        </w:ins>
                        <w:ins w:id="5568" w:author="Arthur Parmentier" w:date="2020-06-03T22:56:00Z">
                          <w:r>
                            <w:t xml:space="preserve">, </w:t>
                          </w:r>
                        </w:ins>
                        <w:ins w:id="5569" w:author="Arthur Parmentier" w:date="2020-06-03T22:57:00Z">
                          <w:r>
                            <w:t>he</w:t>
                          </w:r>
                        </w:ins>
                        <w:ins w:id="5570" w:author="Arthur Parmentier" w:date="2020-06-03T22:56:00Z">
                          <w:r>
                            <w:t xml:space="preserve"> must enter the signs and their corresponding category</w:t>
                          </w:r>
                        </w:ins>
                        <w:ins w:id="5571" w:author="Arthur Parmentier" w:date="2020-06-03T22:57:00Z">
                          <w:r>
                            <w:t xml:space="preserve"> that he would like to record. </w:t>
                          </w:r>
                        </w:ins>
                        <w:ins w:id="5572" w:author="Arthur Parmentier" w:date="2020-06-03T22:58:00Z">
                          <w:r>
                            <w:t>Finally, he can set a few parameters before launching the automated recording session.</w:t>
                          </w:r>
                        </w:ins>
                      </w:p>
                    </w:txbxContent>
                  </v:textbox>
                  <w10:wrap type="topAndBottom" anchorx="margin"/>
                </v:shape>
              </w:pict>
            </mc:Fallback>
          </mc:AlternateContent>
        </w:r>
      </w:ins>
      <w:ins w:id="5573" w:author="Arthur Parmentier" w:date="2020-05-20T22:06:00Z">
        <w:r w:rsidRPr="007C437A">
          <w:rPr>
            <w:noProof/>
            <w:rPrChange w:id="5574"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5575" w:author="Arthur Parmentier" w:date="2020-06-03T23:07:00Z">
        <w:r w:rsidR="00FB2824" w:rsidRPr="007C437A">
          <w:t>The procedure for defining a new sign is shown</w:t>
        </w:r>
      </w:ins>
      <w:ins w:id="5576" w:author="Arthur Parmentier" w:date="2020-05-22T09:22:00Z">
        <w:r w:rsidR="00A87845" w:rsidRPr="007C437A">
          <w:t xml:space="preserve"> in 2.1. (</w:t>
        </w:r>
      </w:ins>
      <w:ins w:id="5577" w:author="Arthur Parmentier" w:date="2020-06-03T22:56:00Z">
        <w:r w:rsidRPr="007C437A">
          <w:rPr>
            <w:rPrChange w:id="5578" w:author="Arthur Parmentier" w:date="2020-06-07T15:27:00Z">
              <w:rPr/>
            </w:rPrChange>
          </w:rPr>
          <w:fldChar w:fldCharType="begin"/>
        </w:r>
        <w:r w:rsidRPr="007C437A">
          <w:instrText xml:space="preserve"> REF _Ref41031792 \h </w:instrText>
        </w:r>
      </w:ins>
      <w:r w:rsidRPr="007C437A">
        <w:rPr>
          <w:rPrChange w:id="5579" w:author="Arthur Parmentier" w:date="2020-06-07T15:27:00Z">
            <w:rPr/>
          </w:rPrChange>
        </w:rPr>
      </w:r>
      <w:r w:rsidRPr="007C437A">
        <w:rPr>
          <w:rPrChange w:id="5580" w:author="Arthur Parmentier" w:date="2020-06-07T15:27:00Z">
            <w:rPr/>
          </w:rPrChange>
        </w:rPr>
        <w:fldChar w:fldCharType="separate"/>
      </w:r>
      <w:ins w:id="5581" w:author="Arthur Parmentier" w:date="2020-06-03T22:56:00Z">
        <w:r w:rsidRPr="007C437A">
          <w:t xml:space="preserve">Figure </w:t>
        </w:r>
        <w:r w:rsidRPr="007C437A">
          <w:rPr>
            <w:rPrChange w:id="5582" w:author="Arthur Parmentier" w:date="2020-06-07T15:27:00Z">
              <w:rPr>
                <w:noProof/>
              </w:rPr>
            </w:rPrChange>
          </w:rPr>
          <w:t>6</w:t>
        </w:r>
        <w:r w:rsidRPr="007C437A">
          <w:rPr>
            <w:rPrChange w:id="5583" w:author="Arthur Parmentier" w:date="2020-06-07T15:27:00Z">
              <w:rPr/>
            </w:rPrChange>
          </w:rPr>
          <w:fldChar w:fldCharType="end"/>
        </w:r>
      </w:ins>
      <w:ins w:id="5584" w:author="Arthur Parmentier" w:date="2020-05-22T09:23:00Z">
        <w:r w:rsidR="00A87845" w:rsidRPr="007C437A">
          <w:t>).</w:t>
        </w:r>
      </w:ins>
    </w:p>
    <w:p w:rsidR="001653F3" w:rsidRPr="007C437A" w:rsidRDefault="00991C57" w:rsidP="001653F3">
      <w:pPr>
        <w:rPr>
          <w:ins w:id="5585" w:author="Arthur Parmentier" w:date="2020-05-20T21:52:00Z"/>
        </w:rPr>
      </w:pPr>
      <w:ins w:id="5586" w:author="Arthur Parmentier" w:date="2020-06-03T23:08:00Z">
        <w:r w:rsidRPr="007C437A">
          <w:t>For the sign to effectively by identify,</w:t>
        </w:r>
      </w:ins>
      <w:ins w:id="5587" w:author="Arthur Parmentier" w:date="2020-05-20T21:52:00Z">
        <w:r w:rsidR="001653F3" w:rsidRPr="007C437A">
          <w:t xml:space="preserve"> two steps</w:t>
        </w:r>
      </w:ins>
      <w:ins w:id="5588" w:author="Arthur Parmentier" w:date="2020-06-03T23:08:00Z">
        <w:r w:rsidRPr="007C437A">
          <w:t xml:space="preserve"> are required after the sign has been defined</w:t>
        </w:r>
      </w:ins>
      <w:ins w:id="5589" w:author="Arthur Parmentier" w:date="2020-05-20T21:54:00Z">
        <w:r w:rsidR="00D17256" w:rsidRPr="007C437A">
          <w:t>:</w:t>
        </w:r>
      </w:ins>
    </w:p>
    <w:p w:rsidR="002D466E" w:rsidRPr="007C437A" w:rsidRDefault="00A0616F" w:rsidP="001653F3">
      <w:pPr>
        <w:pStyle w:val="Paragraphedeliste"/>
        <w:numPr>
          <w:ilvl w:val="0"/>
          <w:numId w:val="32"/>
        </w:numPr>
        <w:rPr>
          <w:ins w:id="5590" w:author="Arthur Parmentier" w:date="2020-05-20T21:52:00Z"/>
        </w:rPr>
      </w:pPr>
      <w:ins w:id="5591" w:author="Arthur Parmentier" w:date="2020-05-20T21:53:00Z">
        <w:r w:rsidRPr="007C437A">
          <w:t>Record</w:t>
        </w:r>
      </w:ins>
      <w:ins w:id="5592" w:author="Arthur Parmentier" w:date="2020-05-20T21:52:00Z">
        <w:r w:rsidR="001653F3" w:rsidRPr="007C437A">
          <w:t xml:space="preserve"> </w:t>
        </w:r>
      </w:ins>
      <w:ins w:id="5593" w:author="Arthur Parmentier" w:date="2020-05-20T21:45:00Z">
        <w:r w:rsidR="002D466E" w:rsidRPr="007C437A">
          <w:t>training examples</w:t>
        </w:r>
      </w:ins>
    </w:p>
    <w:p w:rsidR="001653F3" w:rsidRPr="007C437A" w:rsidRDefault="001653F3" w:rsidP="001653F3">
      <w:pPr>
        <w:pStyle w:val="Paragraphedeliste"/>
        <w:numPr>
          <w:ilvl w:val="0"/>
          <w:numId w:val="32"/>
        </w:numPr>
        <w:rPr>
          <w:ins w:id="5594" w:author="Arthur Parmentier" w:date="2020-06-03T23:09:00Z"/>
        </w:rPr>
      </w:pPr>
      <w:ins w:id="5595" w:author="Arthur Parmentier" w:date="2020-05-20T21:53:00Z">
        <w:r w:rsidRPr="007C437A">
          <w:t>Program the virtual instrument itself</w:t>
        </w:r>
      </w:ins>
      <w:ins w:id="5596" w:author="Arthur Parmentier" w:date="2020-06-03T23:09:00Z">
        <w:r w:rsidR="00991C57" w:rsidRPr="007C437A">
          <w:t xml:space="preserve"> to interpret the sign</w:t>
        </w:r>
      </w:ins>
    </w:p>
    <w:p w:rsidR="00991C57" w:rsidRPr="007C437A" w:rsidRDefault="00991C57">
      <w:pPr>
        <w:rPr>
          <w:ins w:id="5597" w:author="Arthur Parmentier" w:date="2020-05-20T21:54:00Z"/>
        </w:rPr>
        <w:pPrChange w:id="5598" w:author="Arthur Parmentier" w:date="2020-06-03T23:09:00Z">
          <w:pPr>
            <w:pStyle w:val="Paragraphedeliste"/>
            <w:numPr>
              <w:numId w:val="32"/>
            </w:numPr>
            <w:ind w:hanging="360"/>
          </w:pPr>
        </w:pPrChange>
      </w:pPr>
      <w:ins w:id="5599" w:author="Arthur Parmentier" w:date="2020-06-03T23:09:00Z">
        <w:r w:rsidRPr="007C437A">
          <w:t>While the recording of training examples is an auto</w:t>
        </w:r>
      </w:ins>
      <w:ins w:id="5600" w:author="Arthur Parmentier" w:date="2020-06-03T23:10:00Z">
        <w:r w:rsidRPr="007C437A">
          <w:t xml:space="preserve">mated process that simply involves pushing one button, the programming of the virtual instrument or device that the sign should control is outside the scope of the program. </w:t>
        </w:r>
      </w:ins>
      <w:ins w:id="5601"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5602" w:author="Arthur Parmentier" w:date="2020-06-03T23:25:00Z">
        <w:r w:rsidR="006C424F" w:rsidRPr="007C437A">
          <w:t>the connection with other devices must be implemen</w:t>
        </w:r>
      </w:ins>
      <w:ins w:id="5603" w:author="Arthur Parmentier" w:date="2020-06-03T23:26:00Z">
        <w:r w:rsidR="006C424F" w:rsidRPr="007C437A">
          <w:t>ted later by the user himself.</w:t>
        </w:r>
      </w:ins>
      <w:ins w:id="5604" w:author="Arthur Parmentier" w:date="2020-06-03T23:11:00Z">
        <w:r w:rsidRPr="007C437A">
          <w:t xml:space="preserve"> </w:t>
        </w:r>
      </w:ins>
    </w:p>
    <w:p w:rsidR="0051412E" w:rsidRPr="007C437A" w:rsidRDefault="0051412E">
      <w:pPr>
        <w:pStyle w:val="Titre4"/>
        <w:rPr>
          <w:ins w:id="5605" w:author="Arthur Parmentier" w:date="2020-06-03T23:39:00Z"/>
          <w:rPrChange w:id="5606" w:author="Arthur Parmentier" w:date="2020-06-07T15:27:00Z">
            <w:rPr>
              <w:ins w:id="5607" w:author="Arthur Parmentier" w:date="2020-06-03T23:39:00Z"/>
            </w:rPr>
          </w:rPrChange>
        </w:rPr>
        <w:pPrChange w:id="5608" w:author="Arthur Parmentier" w:date="2020-06-03T23:39:00Z">
          <w:pPr/>
        </w:pPrChange>
      </w:pPr>
      <w:ins w:id="5609" w:author="Arthur Parmentier" w:date="2020-06-03T23:39:00Z">
        <w:r w:rsidRPr="007C437A">
          <w:rPr>
            <w:rPrChange w:id="5610" w:author="Arthur Parmentier" w:date="2020-06-07T15:27:00Z">
              <w:rPr/>
            </w:rPrChange>
          </w:rPr>
          <w:t>Sign recording</w:t>
        </w:r>
      </w:ins>
    </w:p>
    <w:p w:rsidR="001222FB" w:rsidRPr="007C437A" w:rsidRDefault="00145F52" w:rsidP="00D17256">
      <w:pPr>
        <w:rPr>
          <w:ins w:id="5611" w:author="Arthur Parmentier" w:date="2020-05-20T22:23:00Z"/>
        </w:rPr>
      </w:pPr>
      <w:ins w:id="5612" w:author="Arthur Parmentier" w:date="2020-05-20T22:14:00Z">
        <w:r w:rsidRPr="007C437A">
          <w:t xml:space="preserve">The user can choose to either define one sign at the time and </w:t>
        </w:r>
      </w:ins>
      <w:ins w:id="5613" w:author="Arthur Parmentier" w:date="2020-05-20T22:15:00Z">
        <w:r w:rsidRPr="007C437A">
          <w:t>record one or several training examples for</w:t>
        </w:r>
      </w:ins>
      <w:ins w:id="5614" w:author="Arthur Parmentier" w:date="2020-05-20T22:14:00Z">
        <w:r w:rsidRPr="007C437A">
          <w:t xml:space="preserve"> it, then saving the training </w:t>
        </w:r>
      </w:ins>
      <w:ins w:id="5615" w:author="Arthur Parmentier" w:date="2020-05-20T22:15:00Z">
        <w:r w:rsidRPr="007C437A">
          <w:t xml:space="preserve">data and adding another sign… or directly define a list </w:t>
        </w:r>
      </w:ins>
      <w:ins w:id="5616" w:author="Arthur Parmentier" w:date="2020-05-20T22:16:00Z">
        <w:r w:rsidRPr="007C437A">
          <w:t>of signs and recording all of them in the same session.</w:t>
        </w:r>
      </w:ins>
    </w:p>
    <w:p w:rsidR="00A83578" w:rsidRPr="007C437A" w:rsidRDefault="00A83578" w:rsidP="00D17256">
      <w:pPr>
        <w:rPr>
          <w:ins w:id="5617" w:author="Arthur Parmentier" w:date="2020-05-20T22:26:00Z"/>
        </w:rPr>
      </w:pPr>
      <w:ins w:id="5618" w:author="Arthur Parmentier" w:date="2020-05-20T22:23:00Z">
        <w:r w:rsidRPr="007C437A">
          <w:t xml:space="preserve">The </w:t>
        </w:r>
      </w:ins>
      <w:ins w:id="5619"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5620" w:author="Arthur Parmentier" w:date="2020-05-20T22:26:00Z"/>
        </w:rPr>
      </w:pPr>
      <w:ins w:id="5621" w:author="Arthur Parmentier" w:date="2020-05-20T22:26:00Z">
        <w:r w:rsidRPr="007C437A">
          <w:t>Initial preparation time</w:t>
        </w:r>
      </w:ins>
      <w:ins w:id="5622" w:author="Arthur Parmentier" w:date="2020-05-20T22:30:00Z">
        <w:r w:rsidRPr="007C437A">
          <w:t xml:space="preserve"> of </w:t>
        </w:r>
      </w:ins>
      <w:ins w:id="5623" w:author="Arthur Parmentier" w:date="2020-05-20T22:31:00Z">
        <w:r w:rsidRPr="007C437A">
          <w:rPr>
            <w:i/>
            <w:iCs/>
          </w:rPr>
          <w:t>I</w:t>
        </w:r>
      </w:ins>
      <w:ins w:id="5624" w:author="Arthur Parmentier" w:date="2020-05-20T22:30:00Z">
        <w:r w:rsidRPr="007C437A">
          <w:t xml:space="preserve"> seconds</w:t>
        </w:r>
      </w:ins>
    </w:p>
    <w:p w:rsidR="00A83578" w:rsidRPr="007C437A" w:rsidRDefault="00A83578" w:rsidP="00A83578">
      <w:pPr>
        <w:pStyle w:val="Paragraphedeliste"/>
        <w:numPr>
          <w:ilvl w:val="1"/>
          <w:numId w:val="11"/>
        </w:numPr>
        <w:rPr>
          <w:ins w:id="5625" w:author="Arthur Parmentier" w:date="2020-05-20T22:28:00Z"/>
        </w:rPr>
      </w:pPr>
      <w:ins w:id="5626" w:author="Arthur Parmentier" w:date="2020-05-20T22:27:00Z">
        <w:r w:rsidRPr="007C437A">
          <w:t xml:space="preserve">Each sign is recorded </w:t>
        </w:r>
        <w:r w:rsidRPr="007C437A">
          <w:rPr>
            <w:i/>
            <w:iCs/>
            <w:rPrChange w:id="5627" w:author="Arthur Parmentier" w:date="2020-06-07T15:27:00Z">
              <w:rPr/>
            </w:rPrChange>
          </w:rPr>
          <w:t>N</w:t>
        </w:r>
        <w:r w:rsidRPr="007C437A">
          <w:t xml:space="preserve"> </w:t>
        </w:r>
      </w:ins>
      <w:ins w:id="5628" w:author="Arthur Parmentier" w:date="2020-05-20T22:28:00Z">
        <w:r w:rsidRPr="007C437A">
          <w:t>times</w:t>
        </w:r>
      </w:ins>
      <w:ins w:id="5629" w:author="Arthur Parmentier" w:date="2020-05-20T22:29:00Z">
        <w:r w:rsidRPr="007C437A">
          <w:t>, in the following loop:</w:t>
        </w:r>
      </w:ins>
    </w:p>
    <w:p w:rsidR="00A83578" w:rsidRPr="007C437A" w:rsidRDefault="00A83578" w:rsidP="00A83578">
      <w:pPr>
        <w:pStyle w:val="Paragraphedeliste"/>
        <w:numPr>
          <w:ilvl w:val="2"/>
          <w:numId w:val="11"/>
        </w:numPr>
        <w:rPr>
          <w:ins w:id="5630" w:author="Arthur Parmentier" w:date="2020-05-20T22:28:00Z"/>
        </w:rPr>
      </w:pPr>
      <w:ins w:id="5631" w:author="Arthur Parmentier" w:date="2020-05-20T22:29:00Z">
        <w:r w:rsidRPr="007C437A">
          <w:t>The</w:t>
        </w:r>
      </w:ins>
      <w:ins w:id="5632" w:author="Arthur Parmentier" w:date="2020-05-20T22:28:00Z">
        <w:r w:rsidRPr="007C437A">
          <w:t xml:space="preserve"> recording is launch</w:t>
        </w:r>
      </w:ins>
      <w:ins w:id="5633" w:author="Arthur Parmentier" w:date="2020-05-20T22:32:00Z">
        <w:r w:rsidRPr="007C437A">
          <w:t>ed</w:t>
        </w:r>
      </w:ins>
      <w:ins w:id="5634" w:author="Arthur Parmentier" w:date="2020-05-20T22:28:00Z">
        <w:r w:rsidRPr="007C437A">
          <w:t xml:space="preserve"> for </w:t>
        </w:r>
      </w:ins>
      <w:ins w:id="5635" w:author="Arthur Parmentier" w:date="2020-05-20T22:29:00Z">
        <w:r w:rsidRPr="007C437A">
          <w:rPr>
            <w:i/>
            <w:iCs/>
            <w:rPrChange w:id="5636" w:author="Arthur Parmentier" w:date="2020-06-07T15:27:00Z">
              <w:rPr/>
            </w:rPrChange>
          </w:rPr>
          <w:t>R</w:t>
        </w:r>
      </w:ins>
      <w:ins w:id="5637" w:author="Arthur Parmentier" w:date="2020-05-20T22:28:00Z">
        <w:r w:rsidRPr="007C437A">
          <w:t xml:space="preserve"> seconds</w:t>
        </w:r>
      </w:ins>
    </w:p>
    <w:p w:rsidR="00A83578" w:rsidRPr="007C437A" w:rsidRDefault="0088440D" w:rsidP="00A83578">
      <w:pPr>
        <w:pStyle w:val="Paragraphedeliste"/>
        <w:numPr>
          <w:ilvl w:val="2"/>
          <w:numId w:val="11"/>
        </w:numPr>
        <w:rPr>
          <w:ins w:id="5638" w:author="Arthur Parmentier" w:date="2020-05-20T22:30:00Z"/>
        </w:rPr>
      </w:pPr>
      <w:ins w:id="5639" w:author="Arthur Parmentier" w:date="2020-05-21T09:49:00Z">
        <w:r w:rsidRPr="007C437A">
          <w:t>Break (preparation time for next recording) of</w:t>
        </w:r>
      </w:ins>
      <w:ins w:id="5640" w:author="Arthur Parmentier" w:date="2020-05-20T22:29:00Z">
        <w:r w:rsidR="00A83578" w:rsidRPr="007C437A">
          <w:t xml:space="preserve"> </w:t>
        </w:r>
        <w:r w:rsidR="00A83578" w:rsidRPr="007C437A">
          <w:rPr>
            <w:i/>
            <w:iCs/>
            <w:rPrChange w:id="5641" w:author="Arthur Parmentier" w:date="2020-06-07T15:27:00Z">
              <w:rPr/>
            </w:rPrChange>
          </w:rPr>
          <w:t>P</w:t>
        </w:r>
        <w:r w:rsidR="00A83578" w:rsidRPr="007C437A">
          <w:t xml:space="preserve"> seconds</w:t>
        </w:r>
      </w:ins>
    </w:p>
    <w:p w:rsidR="00A83578" w:rsidRPr="007C437A" w:rsidRDefault="00A83578" w:rsidP="00A83578">
      <w:pPr>
        <w:rPr>
          <w:ins w:id="5642" w:author="Arthur Parmentier" w:date="2020-05-20T22:43:00Z"/>
        </w:rPr>
      </w:pPr>
      <w:ins w:id="5643" w:author="Arthur Parmentier" w:date="2020-05-20T22:31:00Z">
        <w:r w:rsidRPr="007C437A">
          <w:t xml:space="preserve">The user can change the values of </w:t>
        </w:r>
      </w:ins>
      <w:ins w:id="5644" w:author="Arthur Parmentier" w:date="2020-05-20T22:32:00Z">
        <w:r w:rsidRPr="007C437A">
          <w:rPr>
            <w:i/>
            <w:iCs/>
          </w:rPr>
          <w:t>0&lt;</w:t>
        </w:r>
      </w:ins>
      <w:ins w:id="5645" w:author="Arthur Parmentier" w:date="2020-05-20T22:31:00Z">
        <w:r w:rsidRPr="007C437A">
          <w:rPr>
            <w:i/>
            <w:iCs/>
          </w:rPr>
          <w:t xml:space="preserve">I, </w:t>
        </w:r>
      </w:ins>
      <w:ins w:id="5646" w:author="Arthur Parmentier" w:date="2020-05-20T22:32:00Z">
        <w:r w:rsidRPr="007C437A">
          <w:rPr>
            <w:i/>
            <w:iCs/>
          </w:rPr>
          <w:t>0&lt;</w:t>
        </w:r>
      </w:ins>
      <w:ins w:id="5647" w:author="Arthur Parmentier" w:date="2020-05-20T22:31:00Z">
        <w:r w:rsidRPr="007C437A">
          <w:rPr>
            <w:i/>
            <w:iCs/>
          </w:rPr>
          <w:t xml:space="preserve">N, </w:t>
        </w:r>
      </w:ins>
      <w:ins w:id="5648" w:author="Arthur Parmentier" w:date="2020-05-20T22:32:00Z">
        <w:r w:rsidRPr="007C437A">
          <w:rPr>
            <w:i/>
            <w:iCs/>
          </w:rPr>
          <w:t>0&lt;</w:t>
        </w:r>
      </w:ins>
      <w:ins w:id="5649" w:author="Arthur Parmentier" w:date="2020-05-20T22:31:00Z">
        <w:r w:rsidRPr="007C437A">
          <w:rPr>
            <w:i/>
            <w:iCs/>
          </w:rPr>
          <w:t>R</w:t>
        </w:r>
      </w:ins>
      <w:ins w:id="5650" w:author="Arthur Parmentier" w:date="2020-05-20T22:32:00Z">
        <w:r w:rsidRPr="007C437A">
          <w:rPr>
            <w:i/>
            <w:iCs/>
          </w:rPr>
          <w:t>&lt;5</w:t>
        </w:r>
      </w:ins>
      <w:ins w:id="5651" w:author="Arthur Parmentier" w:date="2020-05-20T22:33:00Z">
        <w:r w:rsidR="005325E0" w:rsidRPr="007C437A">
          <w:rPr>
            <w:rStyle w:val="Appelnotedebasdep"/>
            <w:i/>
            <w:iCs/>
          </w:rPr>
          <w:footnoteReference w:id="59"/>
        </w:r>
      </w:ins>
      <w:ins w:id="5670" w:author="Arthur Parmentier" w:date="2020-05-20T22:31:00Z">
        <w:r w:rsidRPr="007C437A">
          <w:rPr>
            <w:i/>
            <w:iCs/>
          </w:rPr>
          <w:t xml:space="preserve"> </w:t>
        </w:r>
        <w:r w:rsidRPr="007C437A">
          <w:t xml:space="preserve">and </w:t>
        </w:r>
      </w:ins>
      <w:ins w:id="5671" w:author="Arthur Parmentier" w:date="2020-05-20T22:32:00Z">
        <w:r w:rsidRPr="007C437A">
          <w:t>0&lt;</w:t>
        </w:r>
      </w:ins>
      <w:ins w:id="5672" w:author="Arthur Parmentier" w:date="2020-05-20T22:31:00Z">
        <w:r w:rsidRPr="007C437A">
          <w:rPr>
            <w:i/>
            <w:iCs/>
          </w:rPr>
          <w:t>P</w:t>
        </w:r>
        <w:r w:rsidRPr="007C437A">
          <w:t xml:space="preserve"> according to his needs.</w:t>
        </w:r>
      </w:ins>
    </w:p>
    <w:p w:rsidR="00937092" w:rsidRPr="007C437A" w:rsidRDefault="004256FE">
      <w:pPr>
        <w:rPr>
          <w:ins w:id="5673" w:author="Arthur Parmentier" w:date="2020-05-21T09:56:00Z"/>
        </w:rPr>
      </w:pPr>
      <w:ins w:id="5674" w:author="Arthur Parmentier" w:date="2020-05-21T09:53:00Z">
        <w:r w:rsidRPr="007C437A">
          <w:t>Each record</w:t>
        </w:r>
      </w:ins>
      <w:ins w:id="5675" w:author="Arthur Parmentier" w:date="2020-05-22T09:23:00Z">
        <w:r w:rsidR="00A87845" w:rsidRPr="007C437A">
          <w:t>ing</w:t>
        </w:r>
      </w:ins>
      <w:ins w:id="5676" w:author="Arthur Parmentier" w:date="2020-05-21T09:53:00Z">
        <w:r w:rsidRPr="007C437A">
          <w:t xml:space="preserve"> </w:t>
        </w:r>
      </w:ins>
      <w:ins w:id="5677" w:author="Arthur Parmentier" w:date="2020-05-22T09:24:00Z">
        <w:r w:rsidR="00A728E6" w:rsidRPr="007C437A">
          <w:t>takes place in</w:t>
        </w:r>
      </w:ins>
      <w:ins w:id="5678" w:author="Arthur Parmentier" w:date="2020-05-21T09:54:00Z">
        <w:r w:rsidRPr="007C437A">
          <w:t xml:space="preserve"> a different buffer of the Multiple Buffer (</w:t>
        </w:r>
        <w:proofErr w:type="spellStart"/>
        <w:r w:rsidRPr="007C437A">
          <w:t>MuBu</w:t>
        </w:r>
        <w:proofErr w:type="spellEnd"/>
        <w:r w:rsidRPr="007C437A">
          <w:t>) object</w:t>
        </w:r>
      </w:ins>
      <w:ins w:id="5679" w:author="Arthur Parmentier" w:date="2020-06-03T23:27:00Z">
        <w:r w:rsidR="001B372B" w:rsidRPr="007C437A">
          <w:t xml:space="preserve">s (one </w:t>
        </w:r>
        <w:proofErr w:type="spellStart"/>
        <w:r w:rsidR="001B372B" w:rsidRPr="007C437A">
          <w:t>Mubu</w:t>
        </w:r>
        <w:proofErr w:type="spellEnd"/>
        <w:r w:rsidR="001B372B" w:rsidRPr="007C437A">
          <w:t xml:space="preserve"> object per model</w:t>
        </w:r>
        <w:r w:rsidR="001B372B" w:rsidRPr="007C437A">
          <w:rPr>
            <w:rStyle w:val="Appelnotedebasdep"/>
          </w:rPr>
          <w:footnoteReference w:id="60"/>
        </w:r>
        <w:r w:rsidR="001B372B" w:rsidRPr="007C437A">
          <w:t>)</w:t>
        </w:r>
      </w:ins>
      <w:ins w:id="5691" w:author="Arthur Parmentier" w:date="2020-05-21T09:54:00Z">
        <w:r w:rsidRPr="007C437A">
          <w:t xml:space="preserve"> and </w:t>
        </w:r>
      </w:ins>
      <w:ins w:id="5692" w:author="Arthur Parmentier" w:date="2020-05-21T09:51:00Z">
        <w:r w:rsidRPr="007C437A">
          <w:t>ea</w:t>
        </w:r>
      </w:ins>
      <w:ins w:id="5693" w:author="Arthur Parmentier" w:date="2020-05-21T09:52:00Z">
        <w:r w:rsidRPr="007C437A">
          <w:t>ch active input data</w:t>
        </w:r>
      </w:ins>
      <w:ins w:id="5694" w:author="Arthur Parmentier" w:date="2020-05-21T09:51:00Z">
        <w:r w:rsidRPr="007C437A">
          <w:t xml:space="preserve"> </w:t>
        </w:r>
      </w:ins>
      <w:ins w:id="5695" w:author="Arthur Parmentier" w:date="2020-05-21T09:52:00Z">
        <w:r w:rsidRPr="007C437A">
          <w:t>is</w:t>
        </w:r>
      </w:ins>
      <w:ins w:id="5696" w:author="Arthur Parmentier" w:date="2020-05-21T09:51:00Z">
        <w:r w:rsidRPr="007C437A">
          <w:t xml:space="preserve"> saved into</w:t>
        </w:r>
      </w:ins>
      <w:ins w:id="5697" w:author="Arthur Parmentier" w:date="2020-05-21T09:52:00Z">
        <w:r w:rsidRPr="007C437A">
          <w:t xml:space="preserve"> a different </w:t>
        </w:r>
      </w:ins>
      <w:ins w:id="5698" w:author="Arthur Parmentier" w:date="2020-05-21T09:54:00Z">
        <w:r w:rsidRPr="007C437A">
          <w:t xml:space="preserve">track. The user can </w:t>
        </w:r>
      </w:ins>
      <w:ins w:id="5699" w:author="Arthur Parmentier" w:date="2020-05-21T09:55:00Z">
        <w:r w:rsidRPr="007C437A">
          <w:t>na</w:t>
        </w:r>
      </w:ins>
      <w:ins w:id="5700" w:author="Arthur Parmentier" w:date="2020-05-21T09:56:00Z">
        <w:r w:rsidRPr="007C437A">
          <w:t>vigate</w:t>
        </w:r>
      </w:ins>
      <w:ins w:id="5701" w:author="Arthur Parmentier" w:date="2020-05-21T09:55:00Z">
        <w:r w:rsidRPr="007C437A">
          <w:t xml:space="preserve"> the recorded data in each buffer and track using the Multiple Buffer Interface (</w:t>
        </w:r>
        <w:proofErr w:type="spellStart"/>
        <w:r w:rsidRPr="007C437A">
          <w:t>Imubu</w:t>
        </w:r>
        <w:proofErr w:type="spellEnd"/>
        <w:r w:rsidRPr="007C437A">
          <w:t xml:space="preserve"> object)</w:t>
        </w:r>
      </w:ins>
      <w:ins w:id="5702" w:author="Arthur Parmentier" w:date="2020-05-21T09:56:00Z">
        <w:r w:rsidRPr="007C437A">
          <w:t>.</w:t>
        </w:r>
      </w:ins>
    </w:p>
    <w:p w:rsidR="0051412E" w:rsidRPr="007C437A" w:rsidRDefault="00EA7F1C">
      <w:pPr>
        <w:keepNext/>
        <w:rPr>
          <w:ins w:id="5703" w:author="Arthur Parmentier" w:date="2020-06-03T23:37:00Z"/>
        </w:rPr>
        <w:pPrChange w:id="5704" w:author="Arthur Parmentier" w:date="2020-06-03T23:37:00Z">
          <w:pPr/>
        </w:pPrChange>
      </w:pPr>
      <w:ins w:id="5705" w:author="Arthur Parmentier" w:date="2020-06-03T23:36:00Z">
        <w:r w:rsidRPr="007C437A">
          <w:rPr>
            <w:noProof/>
            <w:rPrChange w:id="5706"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5707" w:author="Arthur Parmentier" w:date="2020-06-03T23:36:00Z"/>
          <w:rPrChange w:id="5708" w:author="Arthur Parmentier" w:date="2020-06-07T15:27:00Z">
            <w:rPr>
              <w:ins w:id="5709" w:author="Arthur Parmentier" w:date="2020-06-03T23:36:00Z"/>
            </w:rPr>
          </w:rPrChange>
        </w:rPr>
        <w:pPrChange w:id="5710" w:author="Arthur Parmentier" w:date="2020-06-03T23:37:00Z">
          <w:pPr/>
        </w:pPrChange>
      </w:pPr>
      <w:ins w:id="5711" w:author="Arthur Parmentier" w:date="2020-06-03T23:37:00Z">
        <w:r w:rsidRPr="007C437A">
          <w:rPr>
            <w:rPrChange w:id="5712" w:author="Arthur Parmentier" w:date="2020-06-07T15:27:00Z">
              <w:rPr>
                <w:i/>
                <w:iCs/>
              </w:rPr>
            </w:rPrChange>
          </w:rPr>
          <w:t xml:space="preserve">Figure </w:t>
        </w:r>
        <w:r w:rsidRPr="007C437A">
          <w:rPr>
            <w:rPrChange w:id="5713" w:author="Arthur Parmentier" w:date="2020-06-07T15:27:00Z">
              <w:rPr>
                <w:i/>
                <w:iCs/>
              </w:rPr>
            </w:rPrChange>
          </w:rPr>
          <w:fldChar w:fldCharType="begin"/>
        </w:r>
        <w:r w:rsidRPr="007C437A">
          <w:rPr>
            <w:rPrChange w:id="5714" w:author="Arthur Parmentier" w:date="2020-06-07T15:27:00Z">
              <w:rPr>
                <w:i/>
                <w:iCs/>
              </w:rPr>
            </w:rPrChange>
          </w:rPr>
          <w:instrText xml:space="preserve"> SEQ Figure \* ARABIC </w:instrText>
        </w:r>
      </w:ins>
      <w:r w:rsidRPr="007C437A">
        <w:rPr>
          <w:rPrChange w:id="5715" w:author="Arthur Parmentier" w:date="2020-06-07T15:27:00Z">
            <w:rPr>
              <w:i/>
              <w:iCs/>
            </w:rPr>
          </w:rPrChange>
        </w:rPr>
        <w:fldChar w:fldCharType="separate"/>
      </w:r>
      <w:ins w:id="5716" w:author="Arthur Parmentier" w:date="2020-06-05T21:05:00Z">
        <w:r w:rsidR="001C2AA6" w:rsidRPr="007C437A">
          <w:rPr>
            <w:rPrChange w:id="5717" w:author="Arthur Parmentier" w:date="2020-06-07T15:27:00Z">
              <w:rPr>
                <w:i/>
                <w:iCs/>
                <w:noProof/>
              </w:rPr>
            </w:rPrChange>
          </w:rPr>
          <w:t>8</w:t>
        </w:r>
      </w:ins>
      <w:ins w:id="5718" w:author="Arthur Parmentier" w:date="2020-06-03T23:37:00Z">
        <w:r w:rsidRPr="007C437A">
          <w:rPr>
            <w:rPrChange w:id="5719" w:author="Arthur Parmentier" w:date="2020-06-07T15:27:00Z">
              <w:rPr>
                <w:i/>
                <w:iCs/>
              </w:rPr>
            </w:rPrChange>
          </w:rPr>
          <w:fldChar w:fldCharType="end"/>
        </w:r>
        <w:r w:rsidRPr="007C437A">
          <w:rPr>
            <w:rPrChange w:id="5720" w:author="Arthur Parmentier" w:date="2020-06-07T15:27:00Z">
              <w:rPr>
                <w:i/>
                <w:iCs/>
              </w:rPr>
            </w:rPrChange>
          </w:rPr>
          <w:t xml:space="preserve"> </w:t>
        </w:r>
        <w:proofErr w:type="spellStart"/>
        <w:r w:rsidRPr="007C437A">
          <w:rPr>
            <w:rPrChange w:id="5721" w:author="Arthur Parmentier" w:date="2020-06-07T15:27:00Z">
              <w:rPr>
                <w:i/>
                <w:iCs/>
              </w:rPr>
            </w:rPrChange>
          </w:rPr>
          <w:t>Imubu</w:t>
        </w:r>
        <w:proofErr w:type="spellEnd"/>
        <w:r w:rsidRPr="007C437A">
          <w:rPr>
            <w:rPrChange w:id="5722" w:author="Arthur Parmentier" w:date="2020-06-07T15:27:00Z">
              <w:rPr>
                <w:i/>
                <w:iCs/>
              </w:rPr>
            </w:rPrChange>
          </w:rPr>
          <w:t xml:space="preserve"> controls and interface.</w:t>
        </w:r>
      </w:ins>
    </w:p>
    <w:p w:rsidR="00D17256" w:rsidRPr="007C437A" w:rsidRDefault="004256FE">
      <w:pPr>
        <w:rPr>
          <w:ins w:id="5723" w:author="Arthur Parmentier" w:date="2020-05-21T10:01:00Z"/>
        </w:rPr>
      </w:pPr>
      <w:ins w:id="5724" w:author="Arthur Parmentier" w:date="2020-05-21T09:57:00Z">
        <w:r w:rsidRPr="007C437A">
          <w:lastRenderedPageBreak/>
          <w:t>After the recording session, the data contained in a given track of a gi</w:t>
        </w:r>
      </w:ins>
      <w:ins w:id="5725" w:author="Arthur Parmentier" w:date="2020-05-21T09:58:00Z">
        <w:r w:rsidRPr="007C437A">
          <w:t xml:space="preserve">ven buffer corresponds to </w:t>
        </w:r>
      </w:ins>
      <w:ins w:id="5726" w:author="Arthur Parmentier" w:date="2020-05-20T21:54:00Z">
        <w:r w:rsidR="00D17256" w:rsidRPr="007C437A">
          <w:t xml:space="preserve">a </w:t>
        </w:r>
      </w:ins>
      <w:ins w:id="5727" w:author="Arthur Parmentier" w:date="2020-05-21T09:58:00Z">
        <w:r w:rsidRPr="007C437A">
          <w:t>(</w:t>
        </w:r>
      </w:ins>
      <w:ins w:id="5728" w:author="Arthur Parmentier" w:date="2020-05-20T21:54:00Z">
        <w:r w:rsidR="00D17256" w:rsidRPr="007C437A">
          <w:t>N</w:t>
        </w:r>
      </w:ins>
      <w:ins w:id="5729" w:author="Arthur Parmentier" w:date="2020-05-21T09:58:00Z">
        <w:r w:rsidRPr="007C437A">
          <w:t>+1)</w:t>
        </w:r>
      </w:ins>
      <w:ins w:id="5730" w:author="Arthur Parmentier" w:date="2020-05-21T10:13:00Z">
        <w:r w:rsidR="0008549C" w:rsidRPr="007C437A">
          <w:t xml:space="preserve"> </w:t>
        </w:r>
      </w:ins>
      <w:ins w:id="5731" w:author="Arthur Parmentier" w:date="2020-05-20T21:54:00Z">
        <w:r w:rsidR="00D17256" w:rsidRPr="007C437A">
          <w:t>x</w:t>
        </w:r>
      </w:ins>
      <w:ins w:id="5732" w:author="Arthur Parmentier" w:date="2020-05-21T10:13:00Z">
        <w:r w:rsidR="0008549C" w:rsidRPr="007C437A">
          <w:t xml:space="preserve"> </w:t>
        </w:r>
      </w:ins>
      <w:ins w:id="5733" w:author="Arthur Parmentier" w:date="2020-05-20T21:54:00Z">
        <w:r w:rsidR="00D17256" w:rsidRPr="007C437A">
          <w:t xml:space="preserve">L matrix with N being the number of dimensions of </w:t>
        </w:r>
      </w:ins>
      <w:ins w:id="5734" w:author="Arthur Parmentier" w:date="2020-05-21T09:58:00Z">
        <w:r w:rsidRPr="007C437A">
          <w:t>the corresponding</w:t>
        </w:r>
      </w:ins>
      <w:ins w:id="5735" w:author="Arthur Parmentier" w:date="2020-05-20T21:54:00Z">
        <w:r w:rsidR="00D17256" w:rsidRPr="007C437A">
          <w:t xml:space="preserve"> input and L being the number of steps in the recording sequence (sampling rate x duration of the sequence)</w:t>
        </w:r>
      </w:ins>
      <w:ins w:id="5736" w:author="Arthur Parmentier" w:date="2020-05-21T09:58:00Z">
        <w:r w:rsidRPr="007C437A">
          <w:t>. T</w:t>
        </w:r>
      </w:ins>
      <w:ins w:id="5737" w:author="Arthur Parmentier" w:date="2020-05-21T09:59:00Z">
        <w:r w:rsidRPr="007C437A">
          <w:t xml:space="preserve">he additional dimension corresponds to the time-tagging of the data. </w:t>
        </w:r>
      </w:ins>
      <w:ins w:id="5738"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5739" w:author="Arthur Parmentier" w:date="2020-05-21T10:02:00Z"/>
        </w:rPr>
      </w:pPr>
      <w:ins w:id="5740" w:author="Arthur Parmentier" w:date="2020-05-21T10:01:00Z">
        <w:r w:rsidRPr="007C437A">
          <w:t xml:space="preserve">When several inputs are recorded at the same time, each has its own </w:t>
        </w:r>
      </w:ins>
      <w:ins w:id="5741" w:author="Arthur Parmentier" w:date="2020-05-21T10:02:00Z">
        <w:r w:rsidRPr="007C437A">
          <w:t>output rate</w:t>
        </w:r>
      </w:ins>
      <w:ins w:id="5742" w:author="Arthur Parmentier" w:date="2020-05-21T10:03:00Z">
        <w:r w:rsidRPr="007C437A">
          <w:t xml:space="preserve">; </w:t>
        </w:r>
      </w:ins>
      <w:ins w:id="5743"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5744" w:author="Arthur Parmentier" w:date="2020-05-21T10:11:00Z"/>
        </w:rPr>
      </w:pPr>
      <w:ins w:id="5745" w:author="Arthur Parmentier" w:date="2020-05-21T10:02:00Z">
        <w:r w:rsidRPr="007C437A">
          <w:t xml:space="preserve">Individual inputs can have varying output rates over time, for instance </w:t>
        </w:r>
        <w:proofErr w:type="spellStart"/>
        <w:r w:rsidRPr="007C437A">
          <w:t>Pose</w:t>
        </w:r>
      </w:ins>
      <w:ins w:id="5746" w:author="Arthur Parmentier" w:date="2020-06-03T23:37:00Z">
        <w:r w:rsidR="0051412E" w:rsidRPr="007C437A">
          <w:t>N</w:t>
        </w:r>
      </w:ins>
      <w:ins w:id="5747" w:author="Arthur Parmentier" w:date="2020-05-21T10:02:00Z">
        <w:r w:rsidRPr="007C437A">
          <w:t>et</w:t>
        </w:r>
      </w:ins>
      <w:proofErr w:type="spellEnd"/>
      <w:ins w:id="5748" w:author="Arthur Parmentier" w:date="2020-06-03T23:37:00Z">
        <w:r w:rsidR="0051412E" w:rsidRPr="007C437A">
          <w:t xml:space="preserve"> and </w:t>
        </w:r>
        <w:proofErr w:type="spellStart"/>
        <w:r w:rsidR="0051412E" w:rsidRPr="007C437A">
          <w:t>HandPose</w:t>
        </w:r>
        <w:proofErr w:type="spellEnd"/>
        <w:r w:rsidR="0051412E" w:rsidRPr="007C437A">
          <w:t xml:space="preserve"> that run on GPU</w:t>
        </w:r>
      </w:ins>
      <w:ins w:id="5749" w:author="Arthur Parmentier" w:date="2020-05-21T10:08:00Z">
        <w:r w:rsidRPr="007C437A">
          <w:t>. Although we will see that the Dynamic Time Warping classification does “warp” the seq</w:t>
        </w:r>
      </w:ins>
      <w:ins w:id="5750" w:author="Arthur Parmentier" w:date="2020-05-21T10:09:00Z">
        <w:r w:rsidRPr="007C437A">
          <w:t xml:space="preserve">uence in time and is therefore not sensitive to </w:t>
        </w:r>
        <w:r w:rsidR="00D9796F" w:rsidRPr="007C437A">
          <w:t xml:space="preserve">small variations of data rate, it </w:t>
        </w:r>
      </w:ins>
      <w:ins w:id="5751" w:author="Arthur Parmentier" w:date="2020-05-21T10:10:00Z">
        <w:r w:rsidR="00D9796F" w:rsidRPr="007C437A">
          <w:t xml:space="preserve">is safe to assume that keeping the data timing in place </w:t>
        </w:r>
      </w:ins>
      <w:ins w:id="5752" w:author="Arthur Parmentier" w:date="2020-05-21T10:11:00Z">
        <w:r w:rsidR="00D9796F" w:rsidRPr="007C437A">
          <w:t>always would better represent the original movements of the soundpainter</w:t>
        </w:r>
      </w:ins>
    </w:p>
    <w:p w:rsidR="00B92220" w:rsidRPr="007C437A" w:rsidRDefault="00995831" w:rsidP="00B92220">
      <w:pPr>
        <w:rPr>
          <w:ins w:id="5753" w:author="Arthur Parmentier" w:date="2020-05-21T14:39:00Z"/>
        </w:rPr>
      </w:pPr>
      <w:ins w:id="5754" w:author="Arthur Parmentier" w:date="2020-05-21T10:16:00Z">
        <w:r w:rsidRPr="007C437A">
          <w:t>Wrapping up, i</w:t>
        </w:r>
      </w:ins>
      <w:ins w:id="5755" w:author="Arthur Parmentier" w:date="2020-05-21T10:15:00Z">
        <w:r w:rsidRPr="007C437A">
          <w:t xml:space="preserve">nside the </w:t>
        </w:r>
        <w:proofErr w:type="spellStart"/>
        <w:r w:rsidRPr="007C437A">
          <w:t>MuBu</w:t>
        </w:r>
        <w:proofErr w:type="spellEnd"/>
        <w:r w:rsidRPr="007C437A">
          <w:t xml:space="preserve"> object, </w:t>
        </w:r>
      </w:ins>
      <w:ins w:id="5756" w:author="Arthur Parmentier" w:date="2020-05-21T10:16:00Z">
        <w:r w:rsidRPr="007C437A">
          <w:t>a sign is represented by</w:t>
        </w:r>
      </w:ins>
      <w:ins w:id="5757" w:author="Arthur Parmentier" w:date="2020-05-21T14:37:00Z">
        <w:r w:rsidR="00B92220" w:rsidRPr="007C437A">
          <w:t xml:space="preserve"> labeled</w:t>
        </w:r>
      </w:ins>
      <w:ins w:id="5758" w:author="Arthur Parmentier" w:date="2020-05-21T14:34:00Z">
        <w:r w:rsidR="00B92220" w:rsidRPr="007C437A">
          <w:t xml:space="preserve"> multi-dimensional buffers</w:t>
        </w:r>
      </w:ins>
      <w:ins w:id="5759" w:author="Arthur Parmentier" w:date="2020-05-21T14:38:00Z">
        <w:r w:rsidR="00B92220" w:rsidRPr="007C437A">
          <w:t xml:space="preserve"> that contain the motion tracking data corresponding to each </w:t>
        </w:r>
      </w:ins>
      <w:ins w:id="5760" w:author="Arthur Parmentier" w:date="2020-05-21T14:39:00Z">
        <w:r w:rsidR="00B92220" w:rsidRPr="007C437A">
          <w:t>recorded example of the sign.</w:t>
        </w:r>
      </w:ins>
    </w:p>
    <w:p w:rsidR="00B92220" w:rsidRPr="007C437A" w:rsidRDefault="00B92220">
      <w:pPr>
        <w:rPr>
          <w:ins w:id="5761" w:author="Arthur Parmentier" w:date="2020-05-22T09:05:00Z"/>
        </w:rPr>
      </w:pPr>
      <w:ins w:id="5762" w:author="Arthur Parmentier" w:date="2020-05-21T14:39:00Z">
        <w:r w:rsidRPr="007C437A">
          <w:t xml:space="preserve">Once the data has been recorded, the user is able to save the </w:t>
        </w:r>
      </w:ins>
      <w:ins w:id="5763" w:author="Arthur Parmentier" w:date="2020-05-21T14:40:00Z">
        <w:r w:rsidRPr="007C437A">
          <w:t>recorded buffers to files in the ./data folder</w:t>
        </w:r>
      </w:ins>
      <w:ins w:id="5764" w:author="Arthur Parmentier" w:date="2020-05-22T09:24:00Z">
        <w:r w:rsidR="00AE73D8" w:rsidRPr="007C437A">
          <w:t xml:space="preserve">, by using the dedicated button </w:t>
        </w:r>
      </w:ins>
      <w:ins w:id="5765" w:author="Arthur Parmentier" w:date="2020-06-03T23:38:00Z">
        <w:r w:rsidR="0051412E" w:rsidRPr="007C437A">
          <w:t>“Save buffers to file”</w:t>
        </w:r>
      </w:ins>
      <w:ins w:id="5766" w:author="Arthur Parmentier" w:date="2020-05-22T09:24:00Z">
        <w:r w:rsidR="00AE73D8" w:rsidRPr="007C437A">
          <w:t>.</w:t>
        </w:r>
      </w:ins>
    </w:p>
    <w:p w:rsidR="0051412E" w:rsidRPr="007C437A" w:rsidRDefault="0051412E">
      <w:pPr>
        <w:pStyle w:val="Titre4"/>
        <w:rPr>
          <w:ins w:id="5767" w:author="Arthur Parmentier" w:date="2020-06-03T23:38:00Z"/>
          <w:rPrChange w:id="5768" w:author="Arthur Parmentier" w:date="2020-06-07T15:27:00Z">
            <w:rPr>
              <w:ins w:id="5769" w:author="Arthur Parmentier" w:date="2020-06-03T23:38:00Z"/>
            </w:rPr>
          </w:rPrChange>
        </w:rPr>
        <w:pPrChange w:id="5770" w:author="Arthur Parmentier" w:date="2020-06-03T23:38:00Z">
          <w:pPr/>
        </w:pPrChange>
      </w:pPr>
      <w:ins w:id="5771" w:author="Arthur Parmentier" w:date="2020-06-03T23:39:00Z">
        <w:r w:rsidRPr="007C437A">
          <w:rPr>
            <w:rPrChange w:id="5772" w:author="Arthur Parmentier" w:date="2020-06-07T15:27:00Z">
              <w:rPr/>
            </w:rPrChange>
          </w:rPr>
          <w:t>Saving recordings to file: building a dictionary</w:t>
        </w:r>
      </w:ins>
    </w:p>
    <w:p w:rsidR="00023308" w:rsidRPr="007C437A" w:rsidRDefault="00023308" w:rsidP="00023308">
      <w:pPr>
        <w:rPr>
          <w:ins w:id="5773" w:author="Arthur Parmentier" w:date="2020-05-22T08:10:00Z"/>
        </w:rPr>
      </w:pPr>
      <w:ins w:id="5774" w:author="Arthur Parmentier" w:date="2020-05-22T08:10:00Z">
        <w:r w:rsidRPr="007C437A">
          <w:t>What would be ideal would be to store the data in the following fashion:</w:t>
        </w:r>
      </w:ins>
    </w:p>
    <w:p w:rsidR="00023308" w:rsidRPr="007C437A" w:rsidRDefault="00023308" w:rsidP="00023308">
      <w:pPr>
        <w:rPr>
          <w:ins w:id="5775" w:author="Arthur Parmentier" w:date="2020-05-22T08:27:00Z"/>
        </w:rPr>
      </w:pPr>
      <w:ins w:id="5776" w:author="Arthur Parmentier" w:date="2020-05-22T08:10:00Z">
        <w:r w:rsidRPr="007C437A">
          <w:t>./data</w:t>
        </w:r>
        <w:r w:rsidRPr="007C437A">
          <w:br/>
        </w:r>
        <w:r w:rsidRPr="007C437A">
          <w:tab/>
          <w:t>/</w:t>
        </w:r>
        <w:proofErr w:type="spellStart"/>
        <w:r w:rsidRPr="007C437A">
          <w:t>track_name</w:t>
        </w:r>
        <w:proofErr w:type="spellEnd"/>
        <w:r w:rsidRPr="007C437A">
          <w:t xml:space="preserve"> (corresponds to the input name)</w:t>
        </w:r>
        <w:r w:rsidRPr="007C437A">
          <w:br/>
        </w:r>
        <w:r w:rsidRPr="007C437A">
          <w:tab/>
        </w:r>
        <w:r w:rsidRPr="007C437A">
          <w:tab/>
          <w:t>/</w:t>
        </w:r>
      </w:ins>
      <w:proofErr w:type="spellStart"/>
      <w:ins w:id="5777" w:author="Arthur Parmentier" w:date="2020-05-22T08:11:00Z">
        <w:r w:rsidRPr="007C437A">
          <w:t>sign_label</w:t>
        </w:r>
      </w:ins>
      <w:proofErr w:type="spellEnd"/>
      <w:ins w:id="5778" w:author="Arthur Parmentier" w:date="2020-05-22T08:10:00Z">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xml:space="preserve"> or .txt)</w:t>
        </w:r>
      </w:ins>
    </w:p>
    <w:p w:rsidR="003943E3" w:rsidRPr="007C437A" w:rsidRDefault="003943E3" w:rsidP="00023308">
      <w:pPr>
        <w:rPr>
          <w:ins w:id="5779" w:author="Arthur Parmentier" w:date="2020-05-22T08:10:00Z"/>
        </w:rPr>
      </w:pPr>
      <w:ins w:id="5780" w:author="Arthur Parmentier" w:date="2020-05-22T08:27:00Z">
        <w:r w:rsidRPr="007C437A">
          <w:t xml:space="preserve">The motivation for using this file and folder structure is that it best represents the data structure of the </w:t>
        </w:r>
        <w:proofErr w:type="spellStart"/>
        <w:r w:rsidRPr="007C437A">
          <w:t>MuBu</w:t>
        </w:r>
        <w:proofErr w:type="spellEnd"/>
        <w:r w:rsidRPr="007C437A">
          <w:t xml:space="preserve"> object itself</w:t>
        </w:r>
      </w:ins>
      <w:ins w:id="5781" w:author="Arthur Parmentier" w:date="2020-05-22T08:28:00Z">
        <w:r w:rsidRPr="007C437A">
          <w:t xml:space="preserve"> and </w:t>
        </w:r>
      </w:ins>
      <w:ins w:id="5782" w:author="Arthur Parmentier" w:date="2020-05-22T08:29:00Z">
        <w:r w:rsidRPr="007C437A">
          <w:t xml:space="preserve">allows the user to clearly identify what the file corresponds to without looking at its metadata. The user would then be allowed to mix data from </w:t>
        </w:r>
      </w:ins>
      <w:ins w:id="5783" w:author="Arthur Parmentier" w:date="2020-05-22T08:30:00Z">
        <w:r w:rsidRPr="007C437A">
          <w:t xml:space="preserve">recording sessions that are inhomogeneous, i.e. with a different number of </w:t>
        </w:r>
        <w:r w:rsidR="00CA7DF5" w:rsidRPr="007C437A">
          <w:t>recorded inputs</w:t>
        </w:r>
      </w:ins>
      <w:ins w:id="5784"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5785" w:author="Arthur Parmentier" w:date="2020-05-22T08:21:00Z"/>
        </w:rPr>
      </w:pPr>
      <w:ins w:id="5786" w:author="Arthur Parmentier" w:date="2020-05-22T08:11:00Z">
        <w:r w:rsidRPr="007C437A">
          <w:t xml:space="preserve">However, the </w:t>
        </w:r>
        <w:proofErr w:type="spellStart"/>
        <w:r w:rsidRPr="007C437A">
          <w:t>MuBu</w:t>
        </w:r>
        <w:proofErr w:type="spellEnd"/>
        <w:r w:rsidRPr="007C437A">
          <w:t xml:space="preserve"> object write and read mechanisms suffers </w:t>
        </w:r>
      </w:ins>
      <w:ins w:id="5787" w:author="Arthur Parmentier" w:date="2020-05-22T08:13:00Z">
        <w:r w:rsidRPr="007C437A">
          <w:t>from bugs</w:t>
        </w:r>
        <w:r w:rsidRPr="007C437A">
          <w:rPr>
            <w:rStyle w:val="Appelnotedebasdep"/>
          </w:rPr>
          <w:footnoteReference w:id="61"/>
        </w:r>
      </w:ins>
      <w:ins w:id="5789" w:author="Arthur Parmentier" w:date="2020-05-22T08:21:00Z">
        <w:r w:rsidR="008A6401" w:rsidRPr="007C437A">
          <w:t xml:space="preserve"> that should be fixed by the </w:t>
        </w:r>
      </w:ins>
      <w:ins w:id="5790" w:author="Arthur Parmentier" w:date="2020-05-22T08:22:00Z">
        <w:r w:rsidR="008A6401" w:rsidRPr="007C437A">
          <w:t>developers</w:t>
        </w:r>
      </w:ins>
      <w:ins w:id="5791" w:author="Arthur Parmentier" w:date="2020-05-22T08:21:00Z">
        <w:r w:rsidR="008A6401" w:rsidRPr="007C437A">
          <w:t xml:space="preserve"> in the </w:t>
        </w:r>
      </w:ins>
      <w:ins w:id="5792" w:author="Arthur Parmentier" w:date="2020-05-22T08:22:00Z">
        <w:r w:rsidR="008A6401" w:rsidRPr="007C437A">
          <w:t>near future (as of May 2020)</w:t>
        </w:r>
      </w:ins>
      <w:ins w:id="5793" w:author="Arthur Parmentier" w:date="2020-05-22T08:12:00Z">
        <w:r w:rsidRPr="007C437A">
          <w:t xml:space="preserve"> </w:t>
        </w:r>
      </w:ins>
      <w:ins w:id="5794" w:author="Arthur Parmentier" w:date="2020-05-22T08:13:00Z">
        <w:r w:rsidRPr="007C437A">
          <w:t>and I had to implement a workaround before it gets fixed</w:t>
        </w:r>
      </w:ins>
      <w:ins w:id="5795" w:author="Arthur Parmentier" w:date="2020-05-22T08:20:00Z">
        <w:r w:rsidR="008A6401" w:rsidRPr="007C437A">
          <w:t xml:space="preserve">, by saving </w:t>
        </w:r>
      </w:ins>
      <w:ins w:id="5796" w:author="Arthur Parmentier" w:date="2020-05-22T08:21:00Z">
        <w:r w:rsidR="008A6401" w:rsidRPr="007C437A">
          <w:t>each</w:t>
        </w:r>
      </w:ins>
      <w:ins w:id="5797" w:author="Arthur Parmentier" w:date="2020-05-22T08:20:00Z">
        <w:r w:rsidR="008A6401" w:rsidRPr="007C437A">
          <w:t xml:space="preserve"> buffer with all </w:t>
        </w:r>
      </w:ins>
      <w:ins w:id="5798" w:author="Arthur Parmentier" w:date="2020-05-22T08:21:00Z">
        <w:r w:rsidR="008A6401" w:rsidRPr="007C437A">
          <w:t>its</w:t>
        </w:r>
      </w:ins>
      <w:ins w:id="5799" w:author="Arthur Parmentier" w:date="2020-05-22T08:20:00Z">
        <w:r w:rsidR="008A6401" w:rsidRPr="007C437A">
          <w:t xml:space="preserve"> tracks in</w:t>
        </w:r>
      </w:ins>
      <w:ins w:id="5800" w:author="Arthur Parmentier" w:date="2020-05-22T08:21:00Z">
        <w:r w:rsidR="008A6401" w:rsidRPr="007C437A">
          <w:t xml:space="preserve"> a single file:</w:t>
        </w:r>
      </w:ins>
    </w:p>
    <w:p w:rsidR="008A6401" w:rsidRPr="007C437A" w:rsidRDefault="008A6401" w:rsidP="008A6401">
      <w:pPr>
        <w:rPr>
          <w:ins w:id="5801" w:author="Arthur Parmentier" w:date="2020-05-22T08:21:00Z"/>
        </w:rPr>
      </w:pPr>
      <w:ins w:id="5802" w:author="Arthur Parmentier" w:date="2020-05-22T08:21:00Z">
        <w:r w:rsidRPr="007C437A">
          <w:t>./data</w:t>
        </w:r>
        <w:r w:rsidRPr="007C437A">
          <w:br/>
        </w:r>
        <w:r w:rsidRPr="007C437A">
          <w:tab/>
          <w:t>/configuration_#track_name_1_#track_name_2…</w:t>
        </w:r>
        <w:r w:rsidRPr="007C437A">
          <w:br/>
        </w:r>
        <w:r w:rsidRPr="007C437A">
          <w:tab/>
        </w:r>
        <w:r w:rsidRPr="007C437A">
          <w:tab/>
          <w:t>/</w:t>
        </w:r>
        <w:proofErr w:type="spellStart"/>
        <w:r w:rsidRPr="007C437A">
          <w:t>buffer_name</w:t>
        </w:r>
        <w:proofErr w:type="spellEnd"/>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.txt)</w:t>
        </w:r>
      </w:ins>
    </w:p>
    <w:p w:rsidR="008A6401" w:rsidRPr="007C437A" w:rsidRDefault="008A6401">
      <w:pPr>
        <w:rPr>
          <w:ins w:id="5803" w:author="Arthur Parmentier" w:date="2020-06-03T23:40:00Z"/>
        </w:rPr>
      </w:pPr>
      <w:ins w:id="5804" w:author="Arthur Parmentier" w:date="2020-05-22T08:22:00Z">
        <w:r w:rsidRPr="007C437A">
          <w:t>This way, the buffer names are saved correctly</w:t>
        </w:r>
      </w:ins>
      <w:ins w:id="5805" w:author="Arthur Parmentier" w:date="2020-05-22T08:31:00Z">
        <w:r w:rsidR="00DD65AA" w:rsidRPr="007C437A">
          <w:t>, but the user is no longer able to mix data</w:t>
        </w:r>
      </w:ins>
      <w:ins w:id="5806" w:author="Arthur Parmentier" w:date="2020-05-22T08:32:00Z">
        <w:r w:rsidR="00DD65AA" w:rsidRPr="007C437A">
          <w:t xml:space="preserve"> from different sets of inputs.</w:t>
        </w:r>
      </w:ins>
    </w:p>
    <w:p w:rsidR="00F05472" w:rsidRPr="007C437A" w:rsidRDefault="00F05472">
      <w:pPr>
        <w:pStyle w:val="Titre4"/>
        <w:rPr>
          <w:ins w:id="5807" w:author="Arthur Parmentier" w:date="2020-05-22T08:23:00Z"/>
          <w:rPrChange w:id="5808" w:author="Arthur Parmentier" w:date="2020-06-07T15:27:00Z">
            <w:rPr>
              <w:ins w:id="5809" w:author="Arthur Parmentier" w:date="2020-05-22T08:23:00Z"/>
            </w:rPr>
          </w:rPrChange>
        </w:rPr>
        <w:pPrChange w:id="5810" w:author="Arthur Parmentier" w:date="2020-06-03T23:40:00Z">
          <w:pPr/>
        </w:pPrChange>
      </w:pPr>
      <w:ins w:id="5811" w:author="Arthur Parmentier" w:date="2020-06-03T23:40:00Z">
        <w:r w:rsidRPr="007C437A">
          <w:rPr>
            <w:rPrChange w:id="5812" w:author="Arthur Parmentier" w:date="2020-06-07T15:27:00Z">
              <w:rPr/>
            </w:rPrChange>
          </w:rPr>
          <w:lastRenderedPageBreak/>
          <w:t>Loading pre-recorded signs</w:t>
        </w:r>
      </w:ins>
    </w:p>
    <w:p w:rsidR="008A6401" w:rsidRPr="007C437A" w:rsidRDefault="008A6401">
      <w:pPr>
        <w:rPr>
          <w:ins w:id="5813" w:author="Arthur Parmentier" w:date="2020-06-03T23:42:00Z"/>
        </w:rPr>
      </w:pPr>
      <w:ins w:id="5814" w:author="Arthur Parmentier" w:date="2020-05-22T08:24:00Z">
        <w:r w:rsidRPr="007C437A">
          <w:t xml:space="preserve">Loading </w:t>
        </w:r>
      </w:ins>
      <w:ins w:id="5815" w:author="Arthur Parmentier" w:date="2020-05-22T09:14:00Z">
        <w:r w:rsidR="00A87845" w:rsidRPr="007C437A">
          <w:t xml:space="preserve">buffer data from files </w:t>
        </w:r>
      </w:ins>
      <w:ins w:id="5816" w:author="Arthur Parmentier" w:date="2020-05-22T08:24:00Z">
        <w:r w:rsidRPr="007C437A">
          <w:t>is much simpler and can be achieved</w:t>
        </w:r>
      </w:ins>
      <w:ins w:id="5817" w:author="Arthur Parmentier" w:date="2020-05-22T09:25:00Z">
        <w:r w:rsidR="00C83F83" w:rsidRPr="007C437A">
          <w:t xml:space="preserve"> in 2.3.</w:t>
        </w:r>
      </w:ins>
      <w:ins w:id="5818" w:author="Arthur Parmentier" w:date="2020-05-22T08:24:00Z">
        <w:r w:rsidRPr="007C437A">
          <w:t xml:space="preserve"> by a simple drag and drop of one or several data files </w:t>
        </w:r>
      </w:ins>
      <w:ins w:id="5819" w:author="Arthur Parmentier" w:date="2020-05-22T08:25:00Z">
        <w:r w:rsidRPr="007C437A">
          <w:t xml:space="preserve">in the dedicated zone </w:t>
        </w:r>
      </w:ins>
      <w:ins w:id="5820" w:author="Arthur Parmentier" w:date="2020-06-03T23:40:00Z">
        <w:r w:rsidR="00F05472" w:rsidRPr="007C437A">
          <w:t xml:space="preserve">(see </w:t>
        </w:r>
        <w:r w:rsidR="00F05472" w:rsidRPr="007C437A">
          <w:rPr>
            <w:rPrChange w:id="5821" w:author="Arthur Parmentier" w:date="2020-06-07T15:27:00Z">
              <w:rPr/>
            </w:rPrChange>
          </w:rPr>
          <w:fldChar w:fldCharType="begin"/>
        </w:r>
        <w:r w:rsidR="00F05472" w:rsidRPr="007C437A">
          <w:instrText xml:space="preserve"> REF _Ref41031792 \h </w:instrText>
        </w:r>
      </w:ins>
      <w:r w:rsidR="00F05472" w:rsidRPr="007C437A">
        <w:rPr>
          <w:rPrChange w:id="5822" w:author="Arthur Parmentier" w:date="2020-06-07T15:27:00Z">
            <w:rPr/>
          </w:rPrChange>
        </w:rPr>
      </w:r>
      <w:r w:rsidR="00F05472" w:rsidRPr="007C437A">
        <w:rPr>
          <w:rPrChange w:id="5823" w:author="Arthur Parmentier" w:date="2020-06-07T15:27:00Z">
            <w:rPr/>
          </w:rPrChange>
        </w:rPr>
        <w:fldChar w:fldCharType="separate"/>
      </w:r>
      <w:ins w:id="5824" w:author="Arthur Parmentier" w:date="2020-06-03T23:40:00Z">
        <w:r w:rsidR="00F05472" w:rsidRPr="007C437A">
          <w:t xml:space="preserve">Figure </w:t>
        </w:r>
        <w:r w:rsidR="00F05472" w:rsidRPr="007C437A">
          <w:rPr>
            <w:rPrChange w:id="5825" w:author="Arthur Parmentier" w:date="2020-06-07T15:27:00Z">
              <w:rPr>
                <w:noProof/>
              </w:rPr>
            </w:rPrChange>
          </w:rPr>
          <w:t>6</w:t>
        </w:r>
        <w:r w:rsidR="00F05472" w:rsidRPr="007C437A">
          <w:rPr>
            <w:rPrChange w:id="5826" w:author="Arthur Parmentier" w:date="2020-06-07T15:27:00Z">
              <w:rPr/>
            </w:rPrChange>
          </w:rPr>
          <w:fldChar w:fldCharType="end"/>
        </w:r>
        <w:r w:rsidR="00F05472" w:rsidRPr="007C437A">
          <w:t>)</w:t>
        </w:r>
      </w:ins>
      <w:ins w:id="5827" w:author="Arthur Parmentier" w:date="2020-05-22T08:25:00Z">
        <w:r w:rsidRPr="007C437A">
          <w:t>.</w:t>
        </w:r>
      </w:ins>
    </w:p>
    <w:p w:rsidR="00F05472" w:rsidRPr="007C437A" w:rsidRDefault="00F05472">
      <w:pPr>
        <w:pStyle w:val="Titre4"/>
        <w:rPr>
          <w:ins w:id="5828" w:author="Arthur Parmentier" w:date="2020-05-22T09:04:00Z"/>
          <w:rPrChange w:id="5829" w:author="Arthur Parmentier" w:date="2020-06-07T15:27:00Z">
            <w:rPr>
              <w:ins w:id="5830" w:author="Arthur Parmentier" w:date="2020-05-22T09:04:00Z"/>
            </w:rPr>
          </w:rPrChange>
        </w:rPr>
        <w:pPrChange w:id="5831" w:author="Arthur Parmentier" w:date="2020-06-03T23:42:00Z">
          <w:pPr/>
        </w:pPrChange>
      </w:pPr>
      <w:ins w:id="5832" w:author="Arthur Parmentier" w:date="2020-06-03T23:42:00Z">
        <w:r w:rsidRPr="007C437A">
          <w:rPr>
            <w:rPrChange w:id="5833" w:author="Arthur Parmentier" w:date="2020-06-07T15:27:00Z">
              <w:rPr/>
            </w:rPrChange>
          </w:rPr>
          <w:t>Summary</w:t>
        </w:r>
      </w:ins>
    </w:p>
    <w:p w:rsidR="00A87845" w:rsidRPr="007C437A" w:rsidRDefault="00A87845">
      <w:pPr>
        <w:rPr>
          <w:ins w:id="5834" w:author="Arthur Parmentier" w:date="2020-05-22T09:16:00Z"/>
        </w:rPr>
      </w:pPr>
      <w:ins w:id="5835" w:author="Arthur Parmentier" w:date="2020-05-22T09:15:00Z">
        <w:r w:rsidRPr="007C437A">
          <w:t>Wrapping up, the user flow of the sign &amp; dictionary management layer is the fol</w:t>
        </w:r>
      </w:ins>
      <w:ins w:id="5836" w:author="Arthur Parmentier" w:date="2020-05-22T09:16:00Z">
        <w:r w:rsidRPr="007C437A">
          <w:t>lowing:</w:t>
        </w:r>
      </w:ins>
    </w:p>
    <w:p w:rsidR="00A87845" w:rsidRPr="007C437A" w:rsidRDefault="00A87845" w:rsidP="00A87845">
      <w:pPr>
        <w:pStyle w:val="Paragraphedeliste"/>
        <w:numPr>
          <w:ilvl w:val="0"/>
          <w:numId w:val="38"/>
        </w:numPr>
        <w:rPr>
          <w:ins w:id="5837" w:author="Arthur Parmentier" w:date="2020-05-22T09:25:00Z"/>
        </w:rPr>
      </w:pPr>
      <w:ins w:id="5838" w:author="Arthur Parmentier" w:date="2020-05-22T09:16:00Z">
        <w:r w:rsidRPr="007C437A">
          <w:t xml:space="preserve">If the user wants to record new signs, i.e. either record examples of a </w:t>
        </w:r>
      </w:ins>
      <w:ins w:id="5839" w:author="Arthur Parmentier" w:date="2020-05-22T09:17:00Z">
        <w:r w:rsidRPr="007C437A">
          <w:t>sign that was not recorded and saved previously or record more examples of a sign that was already saved into files, he</w:t>
        </w:r>
      </w:ins>
      <w:ins w:id="5840" w:author="Arthur Parmentier" w:date="2020-05-22T09:18:00Z">
        <w:r w:rsidRPr="007C437A">
          <w:t xml:space="preserve"> must first define which signs he wants to record  and then launch the recording session</w:t>
        </w:r>
      </w:ins>
      <w:ins w:id="5841" w:author="Arthur Parmentier" w:date="2020-06-03T23:41:00Z">
        <w:r w:rsidR="00F05472" w:rsidRPr="007C437A">
          <w:t>.</w:t>
        </w:r>
      </w:ins>
      <w:ins w:id="5842" w:author="Arthur Parmentier" w:date="2020-05-22T09:18:00Z">
        <w:r w:rsidRPr="007C437A">
          <w:br/>
          <w:t>Once the si</w:t>
        </w:r>
      </w:ins>
      <w:ins w:id="5843" w:author="Arthur Parmentier" w:date="2020-05-22T09:19:00Z">
        <w:r w:rsidRPr="007C437A">
          <w:t xml:space="preserve">gns are recorded in the buffer, he </w:t>
        </w:r>
      </w:ins>
      <w:ins w:id="5844" w:author="Arthur Parmentier" w:date="2020-06-03T23:41:00Z">
        <w:r w:rsidR="00F05472" w:rsidRPr="007C437A">
          <w:t xml:space="preserve">can </w:t>
        </w:r>
      </w:ins>
      <w:ins w:id="5845" w:author="Arthur Parmentier" w:date="2020-05-22T09:19:00Z">
        <w:r w:rsidRPr="007C437A">
          <w:t>save them</w:t>
        </w:r>
      </w:ins>
      <w:ins w:id="5846" w:author="Arthur Parmentier" w:date="2020-06-03T23:41:00Z">
        <w:r w:rsidR="00F05472" w:rsidRPr="007C437A">
          <w:t xml:space="preserve"> to files</w:t>
        </w:r>
      </w:ins>
      <w:ins w:id="5847" w:author="Arthur Parmentier" w:date="2020-05-22T09:19:00Z">
        <w:r w:rsidRPr="007C437A">
          <w:t xml:space="preserve"> by hitting the </w:t>
        </w:r>
      </w:ins>
      <w:ins w:id="5848" w:author="Arthur Parmentier" w:date="2020-06-03T23:41:00Z">
        <w:r w:rsidR="00F05472" w:rsidRPr="007C437A">
          <w:t>corresponding</w:t>
        </w:r>
      </w:ins>
      <w:ins w:id="5849" w:author="Arthur Parmentier" w:date="2020-05-22T09:19:00Z">
        <w:r w:rsidRPr="007C437A">
          <w:t xml:space="preserve"> button if he is satisfied by the recordings.</w:t>
        </w:r>
        <w:r w:rsidRPr="007C437A">
          <w:br/>
        </w:r>
      </w:ins>
      <w:ins w:id="5850" w:author="Arthur Parmentier" w:date="2020-05-22T09:20:00Z">
        <w:r w:rsidRPr="007C437A">
          <w:t xml:space="preserve">If the user adds new signs </w:t>
        </w:r>
      </w:ins>
      <w:ins w:id="5851" w:author="Arthur Parmentier" w:date="2020-06-03T23:42:00Z">
        <w:r w:rsidR="00F05472" w:rsidRPr="007C437A">
          <w:t xml:space="preserve">again </w:t>
        </w:r>
      </w:ins>
      <w:ins w:id="5852" w:author="Arthur Parmentier" w:date="2020-05-22T09:20:00Z">
        <w:r w:rsidRPr="007C437A">
          <w:t xml:space="preserve">without saving the buffers </w:t>
        </w:r>
      </w:ins>
      <w:ins w:id="5853" w:author="Arthur Parmentier" w:date="2020-06-03T23:42:00Z">
        <w:r w:rsidR="00F05472" w:rsidRPr="007C437A">
          <w:t>first</w:t>
        </w:r>
      </w:ins>
      <w:ins w:id="5854" w:author="Arthur Parmentier" w:date="2020-05-22T09:20:00Z">
        <w:r w:rsidRPr="007C437A">
          <w:t xml:space="preserve">, the data that was contained in the </w:t>
        </w:r>
        <w:proofErr w:type="spellStart"/>
        <w:r w:rsidRPr="007C437A">
          <w:t>Mu</w:t>
        </w:r>
      </w:ins>
      <w:ins w:id="5855" w:author="Arthur Parmentier" w:date="2020-05-22T09:21:00Z">
        <w:r w:rsidRPr="007C437A">
          <w:t>Bu</w:t>
        </w:r>
        <w:proofErr w:type="spellEnd"/>
        <w:r w:rsidRPr="007C437A">
          <w:t xml:space="preserve"> object is lost.</w:t>
        </w:r>
      </w:ins>
    </w:p>
    <w:p w:rsidR="006D0BF0" w:rsidRPr="007C437A" w:rsidRDefault="006D0BF0">
      <w:pPr>
        <w:pStyle w:val="Paragraphedeliste"/>
        <w:numPr>
          <w:ilvl w:val="0"/>
          <w:numId w:val="38"/>
        </w:numPr>
        <w:rPr>
          <w:ins w:id="5856" w:author="Arthur Parmentier" w:date="2020-05-22T08:19:00Z"/>
        </w:rPr>
        <w:pPrChange w:id="5857" w:author="Arthur Parmentier" w:date="2020-05-22T09:30:00Z">
          <w:pPr/>
        </w:pPrChange>
      </w:pPr>
      <w:ins w:id="5858" w:author="Arthur Parmentier" w:date="2020-05-22T09:26:00Z">
        <w:r w:rsidRPr="007C437A">
          <w:t>Once the recording</w:t>
        </w:r>
      </w:ins>
      <w:ins w:id="5859" w:author="Arthur Parmentier" w:date="2020-05-22T09:27:00Z">
        <w:r w:rsidRPr="007C437A">
          <w:t xml:space="preserve">s of new signs </w:t>
        </w:r>
      </w:ins>
      <w:ins w:id="5860" w:author="Arthur Parmentier" w:date="2020-05-22T09:29:00Z">
        <w:r w:rsidRPr="007C437A">
          <w:t>are</w:t>
        </w:r>
      </w:ins>
      <w:ins w:id="5861" w:author="Arthur Parmentier" w:date="2020-05-22T09:27:00Z">
        <w:r w:rsidRPr="007C437A">
          <w:t xml:space="preserve"> finished, the user should load </w:t>
        </w:r>
      </w:ins>
      <w:ins w:id="5862" w:author="Arthur Parmentier" w:date="2020-05-22T09:28:00Z">
        <w:r w:rsidRPr="007C437A">
          <w:t xml:space="preserve">into the </w:t>
        </w:r>
        <w:proofErr w:type="spellStart"/>
        <w:r w:rsidRPr="007C437A">
          <w:t>MuBu</w:t>
        </w:r>
        <w:proofErr w:type="spellEnd"/>
        <w:r w:rsidRPr="007C437A">
          <w:t xml:space="preserve"> object </w:t>
        </w:r>
      </w:ins>
      <w:ins w:id="5863" w:author="Arthur Parmentier" w:date="2020-05-22T09:27:00Z">
        <w:r w:rsidRPr="007C437A">
          <w:t>the data files of all signs that he wants to recognize and classify</w:t>
        </w:r>
      </w:ins>
      <w:ins w:id="5864" w:author="Arthur Parmentier" w:date="2020-05-22T09:28:00Z">
        <w:r w:rsidRPr="007C437A">
          <w:t>, for all inputs that he would be using. This is done in by dragging and dropping the corresponding files from the data f</w:t>
        </w:r>
      </w:ins>
      <w:ins w:id="5865" w:author="Arthur Parmentier" w:date="2020-05-22T09:29:00Z">
        <w:r w:rsidRPr="007C437A">
          <w:t>older</w:t>
        </w:r>
      </w:ins>
      <w:ins w:id="5866" w:author="Arthur Parmentier" w:date="2020-06-03T23:42:00Z">
        <w:r w:rsidR="00F05472" w:rsidRPr="007C437A">
          <w:t xml:space="preserve"> into the dedicated zone.</w:t>
        </w:r>
      </w:ins>
    </w:p>
    <w:p w:rsidR="00023308" w:rsidRPr="007C437A" w:rsidDel="008A6401" w:rsidRDefault="00023308">
      <w:pPr>
        <w:rPr>
          <w:del w:id="5867" w:author="Arthur Parmentier" w:date="2020-05-22T08:20:00Z"/>
          <w:rPrChange w:id="5868" w:author="Arthur Parmentier" w:date="2020-06-07T15:27:00Z">
            <w:rPr>
              <w:del w:id="5869" w:author="Arthur Parmentier" w:date="2020-05-22T08:20:00Z"/>
            </w:rPr>
          </w:rPrChange>
        </w:rPr>
        <w:pPrChange w:id="5870" w:author="Arthur Parmentier" w:date="2020-05-21T14:34:00Z">
          <w:pPr>
            <w:pStyle w:val="Titre2"/>
          </w:pPr>
        </w:pPrChange>
      </w:pPr>
      <w:bookmarkStart w:id="5871" w:name="_Toc41067209"/>
      <w:bookmarkStart w:id="5872" w:name="_Toc42259025"/>
      <w:bookmarkStart w:id="5873" w:name="_Toc42259102"/>
      <w:bookmarkStart w:id="5874" w:name="_Toc42449781"/>
      <w:bookmarkStart w:id="5875" w:name="_Toc42449863"/>
      <w:bookmarkStart w:id="5876" w:name="_Toc42550049"/>
      <w:bookmarkStart w:id="5877" w:name="_Toc42550142"/>
      <w:bookmarkEnd w:id="5871"/>
      <w:bookmarkEnd w:id="5872"/>
      <w:bookmarkEnd w:id="5873"/>
      <w:bookmarkEnd w:id="5874"/>
      <w:bookmarkEnd w:id="5875"/>
      <w:bookmarkEnd w:id="5876"/>
      <w:bookmarkEnd w:id="5877"/>
    </w:p>
    <w:p w:rsidR="00F25194" w:rsidRPr="007C437A" w:rsidRDefault="00F25194">
      <w:pPr>
        <w:pStyle w:val="Titre3"/>
        <w:rPr>
          <w:ins w:id="5878" w:author="Arthur Parmentier" w:date="2020-06-04T10:50:00Z"/>
        </w:rPr>
      </w:pPr>
      <w:bookmarkStart w:id="5879" w:name="_Toc42550143"/>
      <w:r w:rsidRPr="007C437A">
        <w:t xml:space="preserve">Part 3: </w:t>
      </w:r>
      <w:del w:id="5880" w:author="Arthur Parmentier" w:date="2020-05-22T09:59:00Z">
        <w:r w:rsidRPr="007C437A" w:rsidDel="009B5ADF">
          <w:delText>Classification</w:delText>
        </w:r>
      </w:del>
      <w:ins w:id="5881" w:author="Arthur Parmentier" w:date="2020-05-22T09:59:00Z">
        <w:r w:rsidR="009B5ADF" w:rsidRPr="007C437A">
          <w:t>Real-time classifier</w:t>
        </w:r>
      </w:ins>
      <w:ins w:id="5882" w:author="Arthur Parmentier" w:date="2020-06-03T23:51:00Z">
        <w:r w:rsidR="00284E1B" w:rsidRPr="007C437A">
          <w:t>s</w:t>
        </w:r>
      </w:ins>
      <w:ins w:id="5883" w:author="Arthur Parmentier" w:date="2020-06-03T23:52:00Z">
        <w:r w:rsidR="00284E1B" w:rsidRPr="007C437A">
          <w:t>, regression or DTW models</w:t>
        </w:r>
      </w:ins>
      <w:bookmarkEnd w:id="5879"/>
    </w:p>
    <w:p w:rsidR="007111F3" w:rsidRPr="007C437A" w:rsidRDefault="007111F3" w:rsidP="007111F3">
      <w:pPr>
        <w:rPr>
          <w:ins w:id="5884" w:author="Arthur Parmentier" w:date="2020-06-04T10:52:00Z"/>
        </w:rPr>
      </w:pPr>
      <w:ins w:id="5885" w:author="Arthur Parmentier" w:date="2020-06-04T10:50:00Z">
        <w:r w:rsidRPr="007C437A">
          <w:t xml:space="preserve">Now that </w:t>
        </w:r>
      </w:ins>
      <w:ins w:id="5886" w:author="Arthur Parmentier" w:date="2020-06-04T10:51:00Z">
        <w:r w:rsidRPr="007C437A">
          <w:t xml:space="preserve">the user has been able to connect his motion tracking inputs and record a few signs, we will see how the </w:t>
        </w:r>
      </w:ins>
      <w:ins w:id="5887" w:author="Arthur Parmentier" w:date="2020-06-04T10:52:00Z">
        <w:r w:rsidRPr="007C437A">
          <w:t>system is able to “recognize” the signs in real time with one or several machine learning model.</w:t>
        </w:r>
      </w:ins>
    </w:p>
    <w:p w:rsidR="007111F3" w:rsidRPr="007C437A" w:rsidRDefault="007111F3">
      <w:pPr>
        <w:pStyle w:val="Titre4"/>
        <w:rPr>
          <w:ins w:id="5888" w:author="Arthur Parmentier" w:date="2020-05-22T09:43:00Z"/>
          <w:rPrChange w:id="5889" w:author="Arthur Parmentier" w:date="2020-06-07T15:27:00Z">
            <w:rPr>
              <w:ins w:id="5890" w:author="Arthur Parmentier" w:date="2020-05-22T09:43:00Z"/>
            </w:rPr>
          </w:rPrChange>
        </w:rPr>
        <w:pPrChange w:id="5891" w:author="Arthur Parmentier" w:date="2020-06-04T10:53:00Z">
          <w:pPr>
            <w:pStyle w:val="Titre3"/>
          </w:pPr>
        </w:pPrChange>
      </w:pPr>
      <w:ins w:id="5892" w:author="Arthur Parmentier" w:date="2020-06-04T10:53:00Z">
        <w:r w:rsidRPr="007C437A">
          <w:rPr>
            <w:rPrChange w:id="5893" w:author="Arthur Parmentier" w:date="2020-06-07T15:27:00Z">
              <w:rPr/>
            </w:rPrChange>
          </w:rPr>
          <w:t>A short introduction to cognition and machine learning models</w:t>
        </w:r>
      </w:ins>
    </w:p>
    <w:p w:rsidR="00834EA5" w:rsidRPr="007C437A" w:rsidRDefault="00834EA5" w:rsidP="00834EA5">
      <w:pPr>
        <w:rPr>
          <w:ins w:id="5894" w:author="Arthur Parmentier" w:date="2020-05-22T09:58:00Z"/>
        </w:rPr>
      </w:pPr>
      <w:ins w:id="5895" w:author="Arthur Parmentier" w:date="2020-05-22T09:46:00Z">
        <w:r w:rsidRPr="007C437A">
          <w:t xml:space="preserve">The word “cognition” </w:t>
        </w:r>
      </w:ins>
      <w:ins w:id="5896" w:author="Arthur Parmentier" w:date="2020-05-22T09:47:00Z">
        <w:r w:rsidRPr="007C437A">
          <w:t>dates back to the 15th century, where it meant "thinking and awareness."</w:t>
        </w:r>
      </w:ins>
      <w:ins w:id="5897" w:author="Arthur Parmentier" w:date="2020-05-22T09:50:00Z">
        <w:r w:rsidRPr="007C437A">
          <w:rPr>
            <w:rStyle w:val="Appelnotedebasdep"/>
          </w:rPr>
          <w:footnoteReference w:id="62"/>
        </w:r>
      </w:ins>
      <w:ins w:id="5899" w:author="Arthur Parmentier" w:date="2020-05-22T09:47:00Z">
        <w:r w:rsidRPr="007C437A">
          <w:t xml:space="preserve"> The term comes from the Latin noun </w:t>
        </w:r>
        <w:proofErr w:type="spellStart"/>
        <w:r w:rsidRPr="007C437A">
          <w:rPr>
            <w:i/>
            <w:iCs/>
            <w:rPrChange w:id="5900" w:author="Arthur Parmentier" w:date="2020-06-07T15:27:00Z">
              <w:rPr/>
            </w:rPrChange>
          </w:rPr>
          <w:t>cognitio</w:t>
        </w:r>
        <w:proofErr w:type="spellEnd"/>
        <w:r w:rsidRPr="007C437A">
          <w:t xml:space="preserve"> ('examination,' 'learning,' or 'knowledge'), derived from the verb </w:t>
        </w:r>
        <w:proofErr w:type="spellStart"/>
        <w:r w:rsidRPr="007C437A">
          <w:rPr>
            <w:i/>
            <w:iCs/>
            <w:rPrChange w:id="5901" w:author="Arthur Parmentier" w:date="2020-06-07T15:27:00Z">
              <w:rPr/>
            </w:rPrChange>
          </w:rPr>
          <w:t>cognosco</w:t>
        </w:r>
        <w:proofErr w:type="spellEnd"/>
        <w:r w:rsidRPr="007C437A">
          <w:t xml:space="preserve">, a compound of con ('with') and </w:t>
        </w:r>
        <w:proofErr w:type="spellStart"/>
        <w:r w:rsidRPr="007C437A">
          <w:t>gnōscō</w:t>
        </w:r>
        <w:proofErr w:type="spellEnd"/>
        <w:r w:rsidRPr="007C437A">
          <w:t xml:space="preserve"> ('know'). The latter half, </w:t>
        </w:r>
        <w:proofErr w:type="spellStart"/>
        <w:r w:rsidRPr="007C437A">
          <w:t>gnōscō</w:t>
        </w:r>
        <w:proofErr w:type="spellEnd"/>
        <w:r w:rsidRPr="007C437A">
          <w:t xml:space="preserve">, itself is a cognate of a Greek verb, </w:t>
        </w:r>
        <w:proofErr w:type="spellStart"/>
        <w:r w:rsidRPr="007C437A">
          <w:t>gi</w:t>
        </w:r>
        <w:proofErr w:type="spellEnd"/>
        <w:r w:rsidRPr="007C437A">
          <w:t>(g)</w:t>
        </w:r>
        <w:proofErr w:type="spellStart"/>
        <w:r w:rsidRPr="007C437A">
          <w:t>n</w:t>
        </w:r>
        <w:r w:rsidRPr="007C437A">
          <w:rPr>
            <w:rFonts w:ascii="Cambria" w:hAnsi="Cambria" w:cs="Cambria"/>
          </w:rPr>
          <w:t>ό</w:t>
        </w:r>
        <w:r w:rsidRPr="007C437A">
          <w:t>sko</w:t>
        </w:r>
        <w:proofErr w:type="spellEnd"/>
        <w:r w:rsidRPr="007C437A">
          <w:t xml:space="preserve"> (</w:t>
        </w:r>
        <w:proofErr w:type="spellStart"/>
        <w:r w:rsidRPr="007C437A">
          <w:rPr>
            <w:rFonts w:ascii="Cambria" w:hAnsi="Cambria" w:cs="Cambria"/>
          </w:rPr>
          <w:t>γι</w:t>
        </w:r>
        <w:proofErr w:type="spellEnd"/>
        <w:r w:rsidRPr="007C437A">
          <w:t>(</w:t>
        </w:r>
        <w:r w:rsidRPr="007C437A">
          <w:rPr>
            <w:rFonts w:ascii="Cambria" w:hAnsi="Cambria" w:cs="Cambria"/>
          </w:rPr>
          <w:t>γ</w:t>
        </w:r>
        <w:r w:rsidRPr="007C437A">
          <w:t>)</w:t>
        </w:r>
        <w:proofErr w:type="spellStart"/>
        <w:r w:rsidRPr="007C437A">
          <w:rPr>
            <w:rFonts w:ascii="Cambria" w:hAnsi="Cambria" w:cs="Cambria"/>
          </w:rPr>
          <w:t>νώσκω</w:t>
        </w:r>
        <w:proofErr w:type="spellEnd"/>
        <w:r w:rsidRPr="007C437A">
          <w:t>, 'I know,' or 'perceive').</w:t>
        </w:r>
      </w:ins>
      <w:ins w:id="5902" w:author="Arthur Parmentier" w:date="2020-05-22T09:50:00Z">
        <w:r w:rsidRPr="007C437A">
          <w:rPr>
            <w:rStyle w:val="Appelnotedebasdep"/>
          </w:rPr>
          <w:footnoteReference w:id="63"/>
        </w:r>
      </w:ins>
      <w:ins w:id="5909" w:author="Arthur Parmentier" w:date="2020-05-22T09:52:00Z">
        <w:r w:rsidRPr="007C437A">
          <w:t xml:space="preserve"> </w:t>
        </w:r>
      </w:ins>
      <w:ins w:id="5910" w:author="Arthur Parmentier" w:date="2020-05-22T09:53:00Z">
        <w:r w:rsidRPr="007C437A">
          <w:br/>
        </w:r>
      </w:ins>
      <w:ins w:id="5911" w:author="Arthur Parmentier" w:date="2020-05-22T09:54:00Z">
        <w:r w:rsidR="009B5ADF" w:rsidRPr="007C437A">
          <w:t xml:space="preserve">Re-cognition </w:t>
        </w:r>
      </w:ins>
      <w:ins w:id="5912" w:author="Arthur Parmentier" w:date="2020-05-22T09:55:00Z">
        <w:r w:rsidR="009B5ADF" w:rsidRPr="007C437A">
          <w:t xml:space="preserve">can therefore be understood as </w:t>
        </w:r>
      </w:ins>
      <w:ins w:id="5913" w:author="Arthur Parmentier" w:date="2020-05-22T09:54:00Z">
        <w:r w:rsidR="009B5ADF" w:rsidRPr="007C437A">
          <w:t>the process</w:t>
        </w:r>
      </w:ins>
      <w:ins w:id="5914" w:author="Arthur Parmentier" w:date="2020-05-22T09:55:00Z">
        <w:r w:rsidR="009B5ADF" w:rsidRPr="007C437A">
          <w:t xml:space="preserve"> of “another” cognition, that allows</w:t>
        </w:r>
      </w:ins>
      <w:ins w:id="5915" w:author="Arthur Parmentier" w:date="2020-05-22T09:56:00Z">
        <w:r w:rsidR="009B5ADF" w:rsidRPr="007C437A">
          <w:t xml:space="preserve"> the identification of something already knew</w:t>
        </w:r>
      </w:ins>
      <w:ins w:id="5916" w:author="Arthur Parmentier" w:date="2020-05-22T09:57:00Z">
        <w:r w:rsidR="009B5ADF" w:rsidRPr="007C437A">
          <w:t xml:space="preserve"> or already perceived.</w:t>
        </w:r>
      </w:ins>
    </w:p>
    <w:p w:rsidR="009B5ADF" w:rsidRPr="007C437A" w:rsidRDefault="009B5ADF" w:rsidP="00834EA5">
      <w:pPr>
        <w:rPr>
          <w:ins w:id="5917" w:author="Arthur Parmentier" w:date="2020-05-22T10:12:00Z"/>
        </w:rPr>
      </w:pPr>
      <w:ins w:id="5918" w:author="Arthur Parmentier" w:date="2020-05-22T09:58:00Z">
        <w:r w:rsidRPr="007C437A">
          <w:t xml:space="preserve">One can wonder what </w:t>
        </w:r>
      </w:ins>
      <w:ins w:id="5919" w:author="Arthur Parmentier" w:date="2020-05-22T09:59:00Z">
        <w:r w:rsidRPr="007C437A">
          <w:t>the core processes of recognition are</w:t>
        </w:r>
      </w:ins>
      <w:ins w:id="5920" w:author="Arthur Parmentier" w:date="2020-05-22T10:00:00Z">
        <w:r w:rsidRPr="007C437A">
          <w:t xml:space="preserve"> and try to reproduce them on a computer.</w:t>
        </w:r>
      </w:ins>
      <w:ins w:id="5921" w:author="Arthur Parmentier" w:date="2020-05-22T10:04:00Z">
        <w:r w:rsidR="00E908AB" w:rsidRPr="007C437A">
          <w:t xml:space="preserve"> Very common examples</w:t>
        </w:r>
      </w:ins>
      <w:ins w:id="5922" w:author="Arthur Parmentier" w:date="2020-05-22T10:05:00Z">
        <w:r w:rsidR="00E908AB" w:rsidRPr="007C437A">
          <w:t xml:space="preserve"> of computer-recognition come from the so-called computer vision field</w:t>
        </w:r>
      </w:ins>
      <w:ins w:id="5923" w:author="Arthur Parmentier" w:date="2020-05-22T10:08:00Z">
        <w:r w:rsidR="00E908AB" w:rsidRPr="007C437A">
          <w:t xml:space="preserve"> such as</w:t>
        </w:r>
      </w:ins>
      <w:ins w:id="5924" w:author="Arthur Parmentier" w:date="2020-05-22T10:07:00Z">
        <w:r w:rsidR="00E908AB" w:rsidRPr="007C437A">
          <w:t xml:space="preserve"> object recognition</w:t>
        </w:r>
      </w:ins>
      <w:ins w:id="5925" w:author="Arthur Parmentier" w:date="2020-05-22T10:18:00Z">
        <w:r w:rsidR="00BB3B34" w:rsidRPr="007C437A">
          <w:t xml:space="preserve"> (classification</w:t>
        </w:r>
      </w:ins>
      <w:ins w:id="5926" w:author="Arthur Parmentier" w:date="2020-05-22T10:19:00Z">
        <w:r w:rsidR="00BB3B34" w:rsidRPr="007C437A">
          <w:t>)</w:t>
        </w:r>
      </w:ins>
      <w:ins w:id="5927" w:author="Arthur Parmentier" w:date="2020-05-22T10:08:00Z">
        <w:r w:rsidR="00E908AB" w:rsidRPr="007C437A">
          <w:t xml:space="preserve"> or</w:t>
        </w:r>
      </w:ins>
      <w:ins w:id="5928" w:author="Arthur Parmentier" w:date="2020-05-22T10:07:00Z">
        <w:r w:rsidR="00E908AB" w:rsidRPr="007C437A">
          <w:t xml:space="preserve"> detection</w:t>
        </w:r>
      </w:ins>
      <w:ins w:id="5929" w:author="Arthur Parmentier" w:date="2020-05-22T10:08:00Z">
        <w:r w:rsidR="00E908AB" w:rsidRPr="007C437A">
          <w:t xml:space="preserve"> </w:t>
        </w:r>
      </w:ins>
      <w:ins w:id="5930" w:author="Arthur Parmentier" w:date="2020-05-22T10:09:00Z">
        <w:r w:rsidR="00E908AB" w:rsidRPr="007C437A">
          <w:t xml:space="preserve">convolutional neural networks </w:t>
        </w:r>
      </w:ins>
      <w:ins w:id="5931" w:author="Arthur Parmentier" w:date="2020-05-22T10:10:00Z">
        <w:r w:rsidR="00E908AB" w:rsidRPr="007C437A">
          <w:t xml:space="preserve">(CNNs) </w:t>
        </w:r>
      </w:ins>
      <w:ins w:id="5932" w:author="Arthur Parmentier" w:date="2020-05-22T10:09:00Z">
        <w:r w:rsidR="00E908AB" w:rsidRPr="007C437A">
          <w:t xml:space="preserve">whose </w:t>
        </w:r>
        <w:r w:rsidR="00E908AB" w:rsidRPr="007C437A">
          <w:lastRenderedPageBreak/>
          <w:t xml:space="preserve">performances are now close </w:t>
        </w:r>
      </w:ins>
      <w:ins w:id="5933" w:author="Arthur Parmentier" w:date="2020-05-22T10:10:00Z">
        <w:r w:rsidR="00E908AB" w:rsidRPr="007C437A">
          <w:t>to that of humans. However, CNNs are trained on huge amount of data</w:t>
        </w:r>
      </w:ins>
      <w:ins w:id="5934" w:author="Arthur Parmentier" w:date="2020-05-22T10:11:00Z">
        <w:r w:rsidR="00E908AB" w:rsidRPr="007C437A">
          <w:t xml:space="preserve"> and are (in general) not models that can be interpreted by humans.</w:t>
        </w:r>
      </w:ins>
    </w:p>
    <w:p w:rsidR="00D60A1F" w:rsidRPr="007C437A" w:rsidRDefault="00E908AB" w:rsidP="00834EA5">
      <w:pPr>
        <w:rPr>
          <w:ins w:id="5935" w:author="Arthur Parmentier" w:date="2020-06-04T11:50:00Z"/>
        </w:rPr>
      </w:pPr>
      <w:ins w:id="5936" w:author="Arthur Parmentier" w:date="2020-05-22T10:12:00Z">
        <w:r w:rsidRPr="007C437A">
          <w:t>In the context of this master project</w:t>
        </w:r>
      </w:ins>
      <w:ins w:id="5937" w:author="Arthur Parmentier" w:date="2020-05-22T10:15:00Z">
        <w:r w:rsidR="00BB3B34" w:rsidRPr="007C437A">
          <w:t xml:space="preserve"> and to offer the ability of creating new signs </w:t>
        </w:r>
      </w:ins>
      <w:ins w:id="5938" w:author="Arthur Parmentier" w:date="2020-05-22T10:16:00Z">
        <w:r w:rsidR="00BB3B34" w:rsidRPr="007C437A">
          <w:t xml:space="preserve">to the user, we </w:t>
        </w:r>
      </w:ins>
      <w:ins w:id="5939" w:author="Arthur Parmentier" w:date="2020-05-22T10:24:00Z">
        <w:r w:rsidR="00D60A1F" w:rsidRPr="007C437A">
          <w:t>must</w:t>
        </w:r>
      </w:ins>
      <w:ins w:id="5940" w:author="Arthur Parmentier" w:date="2020-05-22T10:16:00Z">
        <w:r w:rsidR="00BB3B34" w:rsidRPr="007C437A">
          <w:t xml:space="preserve"> work with </w:t>
        </w:r>
      </w:ins>
      <w:ins w:id="5941" w:author="Arthur Parmentier" w:date="2020-05-22T10:17:00Z">
        <w:r w:rsidR="00BB3B34" w:rsidRPr="007C437A">
          <w:t>lightweight</w:t>
        </w:r>
      </w:ins>
      <w:ins w:id="5942" w:author="Arthur Parmentier" w:date="2020-05-22T10:16:00Z">
        <w:r w:rsidR="00BB3B34" w:rsidRPr="007C437A">
          <w:t>, interpretable models that can</w:t>
        </w:r>
      </w:ins>
      <w:ins w:id="5943" w:author="Arthur Parmentier" w:date="2020-05-22T10:17:00Z">
        <w:r w:rsidR="00BB3B34" w:rsidRPr="007C437A">
          <w:t xml:space="preserve"> be trained fast and</w:t>
        </w:r>
      </w:ins>
      <w:ins w:id="5944" w:author="Arthur Parmentier" w:date="2020-05-22T10:16:00Z">
        <w:r w:rsidR="00BB3B34" w:rsidRPr="007C437A">
          <w:t xml:space="preserve"> </w:t>
        </w:r>
      </w:ins>
      <w:ins w:id="5945" w:author="Arthur Parmentier" w:date="2020-05-22T10:17:00Z">
        <w:r w:rsidR="00BB3B34" w:rsidRPr="007C437A">
          <w:t>identify the signs that are performed in real time</w:t>
        </w:r>
      </w:ins>
      <w:ins w:id="5946" w:author="Arthur Parmentier" w:date="2020-05-22T10:19:00Z">
        <w:r w:rsidR="00BB3B34" w:rsidRPr="007C437A">
          <w:t>. In our case, the identification process is a simple classification process, in which we ask the classifier to predict the</w:t>
        </w:r>
      </w:ins>
      <w:ins w:id="5947" w:author="Arthur Parmentier" w:date="2020-05-22T10:20:00Z">
        <w:r w:rsidR="00BB3B34" w:rsidRPr="007C437A">
          <w:t xml:space="preserve"> “class” of the motion sequence performed by the performer among a set of classes that </w:t>
        </w:r>
      </w:ins>
      <w:ins w:id="5948" w:author="Arthur Parmentier" w:date="2020-05-22T10:21:00Z">
        <w:r w:rsidR="00BB3B34" w:rsidRPr="007C437A">
          <w:t>have been previously learned by the model: SP signs.</w:t>
        </w:r>
      </w:ins>
    </w:p>
    <w:p w:rsidR="00983F9B" w:rsidRPr="007C437A" w:rsidRDefault="00983F9B" w:rsidP="00834EA5">
      <w:pPr>
        <w:rPr>
          <w:ins w:id="5949" w:author="Arthur Parmentier" w:date="2020-05-22T10:36:00Z"/>
        </w:rPr>
      </w:pPr>
      <w:ins w:id="5950" w:author="Arthur Parmentier" w:date="2020-06-04T11:51:00Z">
        <w:r w:rsidRPr="007C437A">
          <w:t>We have seen that in SP, there are very different types of signs (movements, poses</w:t>
        </w:r>
      </w:ins>
      <w:ins w:id="5951" w:author="Arthur Parmentier" w:date="2020-06-04T11:52:00Z">
        <w:r w:rsidRPr="007C437A">
          <w:t xml:space="preserve"> – at several scales). </w:t>
        </w:r>
      </w:ins>
      <w:ins w:id="5952" w:author="Arthur Parmentier" w:date="2020-06-04T11:56:00Z">
        <w:r w:rsidRPr="007C437A">
          <w:t>At</w:t>
        </w:r>
        <w:r w:rsidR="005A331F" w:rsidRPr="007C437A">
          <w:t xml:space="preserve"> the beginning of my project, I thought about recognizing all signs with </w:t>
        </w:r>
      </w:ins>
      <w:ins w:id="5953" w:author="Arthur Parmentier" w:date="2020-06-04T11:57:00Z">
        <w:r w:rsidR="005A331F" w:rsidRPr="007C437A">
          <w:t>a single Dynamic Time Warping model.</w:t>
        </w:r>
      </w:ins>
    </w:p>
    <w:p w:rsidR="00DF645F" w:rsidRPr="007C437A" w:rsidRDefault="005A331F">
      <w:pPr>
        <w:rPr>
          <w:ins w:id="5954" w:author="Arthur Parmentier" w:date="2020-06-04T11:57:00Z"/>
        </w:rPr>
      </w:pPr>
      <w:ins w:id="5955" w:author="Arthur Parmentier" w:date="2020-06-04T11:57:00Z">
        <w:r w:rsidRPr="007C437A">
          <w:t>Indeed,</w:t>
        </w:r>
      </w:ins>
      <w:ins w:id="5956" w:author="Arthur Parmentier" w:date="2020-05-22T10:39:00Z">
        <w:r w:rsidR="00DF645F" w:rsidRPr="007C437A">
          <w:t xml:space="preserve"> two light-weight models are generally presented in the literature to classify time-sequences:</w:t>
        </w:r>
      </w:ins>
      <w:ins w:id="5957" w:author="Arthur Parmentier" w:date="2020-05-22T10:40:00Z">
        <w:r w:rsidR="00DF645F" w:rsidRPr="007C437A">
          <w:t xml:space="preserve"> Dynamic Time Warping </w:t>
        </w:r>
      </w:ins>
      <w:ins w:id="5958" w:author="Arthur Parmentier" w:date="2020-05-22T10:41:00Z">
        <w:r w:rsidR="00D50F7A" w:rsidRPr="007C437A">
          <w:t xml:space="preserve">(DTW) </w:t>
        </w:r>
      </w:ins>
      <w:ins w:id="5959" w:author="Arthur Parmentier" w:date="2020-05-22T10:40:00Z">
        <w:r w:rsidR="00DF645F" w:rsidRPr="007C437A">
          <w:t>and Hidden Markov Models</w:t>
        </w:r>
      </w:ins>
      <w:ins w:id="5960" w:author="Arthur Parmentier" w:date="2020-05-22T10:41:00Z">
        <w:r w:rsidR="00D50F7A" w:rsidRPr="007C437A">
          <w:t xml:space="preserve"> (HMM</w:t>
        </w:r>
      </w:ins>
      <w:ins w:id="5961" w:author="Arthur Parmentier" w:date="2020-05-22T10:42:00Z">
        <w:r w:rsidR="00D50F7A" w:rsidRPr="007C437A">
          <w:t>)</w:t>
        </w:r>
      </w:ins>
      <w:ins w:id="5962" w:author="Arthur Parmentier" w:date="2020-05-22T12:58:00Z">
        <w:r w:rsidR="00B734D3" w:rsidRPr="007C437A">
          <w:t>.</w:t>
        </w:r>
      </w:ins>
      <w:ins w:id="5963" w:author="Arthur Parmentier" w:date="2020-05-22T10:40:00Z">
        <w:r w:rsidR="00DF645F" w:rsidRPr="007C437A">
          <w:t xml:space="preserve"> In general</w:t>
        </w:r>
      </w:ins>
      <w:ins w:id="5964" w:author="Arthur Parmentier" w:date="2020-05-22T10:41:00Z">
        <w:r w:rsidR="00D50F7A" w:rsidRPr="007C437A">
          <w:t xml:space="preserve">, DTW is observed to be faster and more accurate that </w:t>
        </w:r>
      </w:ins>
      <w:ins w:id="5965" w:author="Arthur Parmentier" w:date="2020-05-22T10:42:00Z">
        <w:r w:rsidR="00D50F7A" w:rsidRPr="007C437A">
          <w:t>HMMs.</w:t>
        </w:r>
      </w:ins>
      <w:ins w:id="5966" w:author="Arthur Parmentier" w:date="2020-05-22T12:58:00Z">
        <w:r w:rsidR="00B734D3" w:rsidRPr="007C437A">
          <w:t xml:space="preserve"> </w:t>
        </w:r>
        <w:r w:rsidR="00B734D3" w:rsidRPr="007C437A">
          <w:rPr>
            <w:rStyle w:val="Appelnotedebasdep"/>
          </w:rPr>
          <w:footnoteReference w:id="64"/>
        </w:r>
      </w:ins>
      <w:ins w:id="5982"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65"/>
        </w:r>
      </w:ins>
    </w:p>
    <w:p w:rsidR="005A331F" w:rsidRPr="007C437A" w:rsidRDefault="005A331F">
      <w:pPr>
        <w:rPr>
          <w:ins w:id="5991" w:author="Arthur Parmentier" w:date="2020-06-04T12:07:00Z"/>
        </w:rPr>
      </w:pPr>
      <w:ins w:id="5992" w:author="Arthur Parmentier" w:date="2020-06-04T11:57:00Z">
        <w:r w:rsidRPr="007C437A">
          <w:t xml:space="preserve">My initial design was to </w:t>
        </w:r>
      </w:ins>
      <w:ins w:id="5993" w:author="Arthur Parmentier" w:date="2020-06-04T11:58:00Z">
        <w:r w:rsidRPr="007C437A">
          <w:t>sum up all the features that I would use (full body skeleton, hands skeleton…) into a single feature vector that I could feed to DTW.</w:t>
        </w:r>
      </w:ins>
      <w:ins w:id="5994" w:author="Arthur Parmentier" w:date="2020-06-04T11:59:00Z">
        <w:r w:rsidRPr="007C437A">
          <w:t xml:space="preserve"> </w:t>
        </w:r>
      </w:ins>
      <w:ins w:id="5995" w:author="Arthur Parmentier" w:date="2020-06-04T12:05:00Z">
        <w:r w:rsidRPr="007C437A">
          <w:br/>
        </w:r>
      </w:ins>
      <w:ins w:id="5996" w:author="Arthur Parmentier" w:date="2020-06-04T11:59:00Z">
        <w:r w:rsidRPr="007C437A">
          <w:t xml:space="preserve">The first obstacle to this initial design was that all inputs would not have similar data rates, so that </w:t>
        </w:r>
      </w:ins>
      <w:ins w:id="5997" w:author="Arthur Parmentier" w:date="2020-06-04T12:00:00Z">
        <w:r w:rsidRPr="007C437A">
          <w:t>the combination of inputs would either result in a data rate</w:t>
        </w:r>
      </w:ins>
      <w:ins w:id="5998" w:author="Arthur Parmentier" w:date="2020-06-04T12:01:00Z">
        <w:r w:rsidRPr="007C437A">
          <w:t xml:space="preserve"> equal to the slowest input or </w:t>
        </w:r>
      </w:ins>
      <w:ins w:id="5999" w:author="Arthur Parmentier" w:date="2020-06-04T12:03:00Z">
        <w:r w:rsidRPr="007C437A">
          <w:t xml:space="preserve">a very high data rate, equal to the sum of each input data rate, but with common values between two consecutive feature </w:t>
        </w:r>
      </w:ins>
      <w:ins w:id="6000" w:author="Arthur Parmentier" w:date="2020-06-04T12:04:00Z">
        <w:r w:rsidRPr="007C437A">
          <w:t>vectors. This situation would not be ideal as it would require more processing and would not repre</w:t>
        </w:r>
      </w:ins>
      <w:ins w:id="6001" w:author="Arthur Parmentier" w:date="2020-06-04T12:05:00Z">
        <w:r w:rsidRPr="007C437A">
          <w:t>sent accurately the movement.</w:t>
        </w:r>
        <w:r w:rsidRPr="007C437A">
          <w:br/>
          <w:t xml:space="preserve">The second obstacle was that although DTW can recognize poses, it performs much slower than </w:t>
        </w:r>
      </w:ins>
      <w:ins w:id="6002"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6003" w:author="Arthur Parmentier" w:date="2020-06-04T12:07:00Z">
        <w:r w:rsidR="00175441" w:rsidRPr="007C437A">
          <w:t>Ideally, one would want to construct one model per type of sign to be recognize.</w:t>
        </w:r>
      </w:ins>
    </w:p>
    <w:p w:rsidR="00175441" w:rsidRPr="007C437A" w:rsidRDefault="00175441">
      <w:pPr>
        <w:rPr>
          <w:ins w:id="6004" w:author="Arthur Parmentier" w:date="2020-05-22T09:32:00Z"/>
          <w:rPrChange w:id="6005" w:author="Arthur Parmentier" w:date="2020-06-07T15:27:00Z">
            <w:rPr>
              <w:ins w:id="6006" w:author="Arthur Parmentier" w:date="2020-05-22T09:32:00Z"/>
            </w:rPr>
          </w:rPrChange>
        </w:rPr>
        <w:pPrChange w:id="6007" w:author="Arthur Parmentier" w:date="2020-05-22T09:43:00Z">
          <w:pPr>
            <w:pStyle w:val="Titre3"/>
          </w:pPr>
        </w:pPrChange>
      </w:pPr>
      <w:ins w:id="6008" w:author="Arthur Parmentier" w:date="2020-06-04T12:09:00Z">
        <w:r w:rsidRPr="007C437A">
          <w:rPr>
            <w:rPrChange w:id="6009" w:author="Arthur Parmentier" w:date="2020-06-07T15:27:00Z">
              <w:rPr/>
            </w:rPrChange>
          </w:rPr>
          <w:t xml:space="preserve">I have chosen to implement two models for my final prototype: one for the full body with DTW and one </w:t>
        </w:r>
      </w:ins>
      <w:ins w:id="6010" w:author="Arthur Parmentier" w:date="2020-06-04T12:10:00Z">
        <w:r w:rsidRPr="007C437A">
          <w:rPr>
            <w:rPrChange w:id="6011" w:author="Arthur Parmentier" w:date="2020-06-07T15:27:00Z">
              <w:rPr/>
            </w:rPrChange>
          </w:rPr>
          <w:t xml:space="preserve">for the hands with </w:t>
        </w:r>
        <w:proofErr w:type="spellStart"/>
        <w:r w:rsidRPr="007C437A">
          <w:rPr>
            <w:rPrChange w:id="6012" w:author="Arthur Parmentier" w:date="2020-06-07T15:27:00Z">
              <w:rPr/>
            </w:rPrChange>
          </w:rPr>
          <w:t>Adaboost</w:t>
        </w:r>
        <w:proofErr w:type="spellEnd"/>
        <w:r w:rsidRPr="007C437A">
          <w:rPr>
            <w:rPrChange w:id="6013" w:author="Arthur Parmentier" w:date="2020-06-07T15:27:00Z">
              <w:rPr/>
            </w:rPrChange>
          </w:rPr>
          <w:t xml:space="preserve"> decision trees.</w:t>
        </w:r>
      </w:ins>
    </w:p>
    <w:p w:rsidR="006D0BF0" w:rsidRPr="007C437A" w:rsidRDefault="00175441" w:rsidP="006D0BF0">
      <w:pPr>
        <w:pStyle w:val="Titre4"/>
        <w:rPr>
          <w:ins w:id="6014" w:author="Arthur Parmentier" w:date="2020-05-22T09:32:00Z"/>
        </w:rPr>
      </w:pPr>
      <w:ins w:id="6015" w:author="Arthur Parmentier" w:date="2020-06-04T12:10:00Z">
        <w:r w:rsidRPr="007C437A">
          <w:lastRenderedPageBreak/>
          <w:t>Full</w:t>
        </w:r>
      </w:ins>
      <w:ins w:id="6016" w:author="Arthur Parmentier" w:date="2020-06-04T12:12:00Z">
        <w:r w:rsidR="00F73660" w:rsidRPr="007C437A">
          <w:t xml:space="preserve"> </w:t>
        </w:r>
      </w:ins>
      <w:ins w:id="6017" w:author="Arthur Parmentier" w:date="2020-06-04T12:10:00Z">
        <w:r w:rsidRPr="007C437A">
          <w:t xml:space="preserve">body </w:t>
        </w:r>
      </w:ins>
      <w:proofErr w:type="spellStart"/>
      <w:ins w:id="6018" w:author="Arthur Parmentier" w:date="2020-05-22T12:18:00Z">
        <w:r w:rsidR="00E9747D" w:rsidRPr="007C437A">
          <w:t>Wekinator</w:t>
        </w:r>
      </w:ins>
      <w:proofErr w:type="spellEnd"/>
      <w:ins w:id="6019" w:author="Arthur Parmentier" w:date="2020-05-22T09:32:00Z">
        <w:r w:rsidR="006D0BF0" w:rsidRPr="007C437A">
          <w:t xml:space="preserve"> DTW</w:t>
        </w:r>
      </w:ins>
    </w:p>
    <w:p w:rsidR="004116C1" w:rsidRPr="007C437A" w:rsidRDefault="00D50F7A" w:rsidP="006D0BF0">
      <w:pPr>
        <w:rPr>
          <w:ins w:id="6020" w:author="Arthur Parmentier" w:date="2020-05-22T11:38:00Z"/>
        </w:rPr>
      </w:pPr>
      <w:ins w:id="6021" w:author="Arthur Parmentier" w:date="2020-05-22T10:43:00Z">
        <w:r w:rsidRPr="007C437A">
          <w:t xml:space="preserve">Unfortunately, at the time of the project, I could not </w:t>
        </w:r>
      </w:ins>
      <w:ins w:id="6022" w:author="Arthur Parmentier" w:date="2020-05-22T10:44:00Z">
        <w:r w:rsidRPr="007C437A">
          <w:t>find any real-time implementation of DTW in Max/MSP.</w:t>
        </w:r>
        <w:r w:rsidRPr="007C437A">
          <w:rPr>
            <w:rStyle w:val="Appelnotedebasdep"/>
          </w:rPr>
          <w:footnoteReference w:id="66"/>
        </w:r>
      </w:ins>
    </w:p>
    <w:p w:rsidR="00983F9B" w:rsidRPr="007C437A" w:rsidRDefault="00BA3283" w:rsidP="006D0BF0">
      <w:pPr>
        <w:rPr>
          <w:ins w:id="6081" w:author="Arthur Parmentier" w:date="2020-06-04T11:45:00Z"/>
        </w:rPr>
      </w:pPr>
      <w:ins w:id="6082" w:author="Arthur Parmentier" w:date="2020-05-22T11:38:00Z">
        <w:r w:rsidRPr="007C437A">
          <w:t xml:space="preserve">However, </w:t>
        </w:r>
      </w:ins>
      <w:ins w:id="6083" w:author="Arthur Parmentier" w:date="2020-05-22T11:52:00Z">
        <w:r w:rsidR="000430B4" w:rsidRPr="007C437A">
          <w:t xml:space="preserve">the external software </w:t>
        </w:r>
      </w:ins>
      <w:proofErr w:type="spellStart"/>
      <w:ins w:id="6084" w:author="Arthur Parmentier" w:date="2020-05-22T12:18:00Z">
        <w:r w:rsidR="00E9747D" w:rsidRPr="007C437A">
          <w:t>Wekinator</w:t>
        </w:r>
      </w:ins>
      <w:proofErr w:type="spellEnd"/>
      <w:ins w:id="6085" w:author="Arthur Parmentier" w:date="2020-05-22T11:38:00Z">
        <w:r w:rsidRPr="007C437A">
          <w:rPr>
            <w:rStyle w:val="Appelnotedebasdep"/>
          </w:rPr>
          <w:footnoteReference w:id="67"/>
        </w:r>
      </w:ins>
      <w:ins w:id="6090" w:author="Arthur Parmentier" w:date="2020-05-22T11:39:00Z">
        <w:r w:rsidR="00965FAA" w:rsidRPr="007C437A">
          <w:t xml:space="preserve"> offers a very efficient DTW implementation based on the </w:t>
        </w:r>
        <w:proofErr w:type="spellStart"/>
        <w:r w:rsidR="00965FAA" w:rsidRPr="007C437A">
          <w:t>FastDTW</w:t>
        </w:r>
        <w:proofErr w:type="spellEnd"/>
        <w:r w:rsidR="00965FAA" w:rsidRPr="007C437A">
          <w:t xml:space="preserve"> library</w:t>
        </w:r>
      </w:ins>
      <w:ins w:id="6091" w:author="Arthur Parmentier" w:date="2020-05-22T11:40:00Z">
        <w:r w:rsidR="00965FAA" w:rsidRPr="007C437A">
          <w:rPr>
            <w:rStyle w:val="Appelnotedebasdep"/>
          </w:rPr>
          <w:footnoteReference w:id="68"/>
        </w:r>
      </w:ins>
      <w:ins w:id="6101" w:author="Arthur Parmentier" w:date="2020-05-22T11:43:00Z">
        <w:r w:rsidR="00B827FE" w:rsidRPr="007C437A">
          <w:t xml:space="preserve"> with additional improvements for real-time performance</w:t>
        </w:r>
      </w:ins>
      <w:ins w:id="6102" w:author="Arthur Parmentier" w:date="2020-06-04T11:45:00Z">
        <w:r w:rsidR="00983F9B" w:rsidRPr="007C437A">
          <w:t xml:space="preserve"> and several internal parameters for its DTW model.</w:t>
        </w:r>
      </w:ins>
    </w:p>
    <w:p w:rsidR="00B827FE" w:rsidRPr="007C437A" w:rsidRDefault="00B827FE" w:rsidP="006D0BF0">
      <w:pPr>
        <w:rPr>
          <w:ins w:id="6103" w:author="Arthur Parmentier" w:date="2020-05-22T11:37:00Z"/>
        </w:rPr>
      </w:pPr>
      <w:ins w:id="6104" w:author="Arthur Parmentier" w:date="2020-05-22T11:45:00Z">
        <w:r w:rsidRPr="007C437A">
          <w:t xml:space="preserve">Max </w:t>
        </w:r>
      </w:ins>
      <w:ins w:id="6105" w:author="Arthur Parmentier" w:date="2020-06-04T11:46:00Z">
        <w:r w:rsidR="00983F9B" w:rsidRPr="007C437A">
          <w:t xml:space="preserve">and </w:t>
        </w:r>
        <w:proofErr w:type="spellStart"/>
        <w:r w:rsidR="00983F9B" w:rsidRPr="007C437A">
          <w:t>Wekinator</w:t>
        </w:r>
        <w:proofErr w:type="spellEnd"/>
        <w:r w:rsidR="00983F9B" w:rsidRPr="007C437A">
          <w:t xml:space="preserve"> communicate </w:t>
        </w:r>
      </w:ins>
      <w:ins w:id="6106" w:author="Arthur Parmentier" w:date="2020-06-04T11:44:00Z">
        <w:r w:rsidR="00983F9B" w:rsidRPr="007C437A">
          <w:t>in</w:t>
        </w:r>
      </w:ins>
      <w:ins w:id="6107" w:author="Arthur Parmentier" w:date="2020-05-22T11:45:00Z">
        <w:r w:rsidRPr="007C437A">
          <w:t xml:space="preserve"> </w:t>
        </w:r>
      </w:ins>
      <w:ins w:id="6108" w:author="Arthur Parmentier" w:date="2020-05-22T11:44:00Z">
        <w:r w:rsidRPr="007C437A">
          <w:t>O</w:t>
        </w:r>
      </w:ins>
      <w:ins w:id="6109" w:author="Arthur Parmentier" w:date="2020-05-22T11:45:00Z">
        <w:r w:rsidRPr="007C437A">
          <w:t>pen Sound Control (OSC</w:t>
        </w:r>
      </w:ins>
      <w:ins w:id="6110" w:author="Arthur Parmentier" w:date="2020-06-04T11:49:00Z">
        <w:r w:rsidR="00983F9B" w:rsidRPr="007C437A">
          <w:t>)</w:t>
        </w:r>
      </w:ins>
      <w:ins w:id="6111" w:author="Arthur Parmentier" w:date="2020-06-04T11:46:00Z">
        <w:r w:rsidR="00983F9B" w:rsidRPr="007C437A">
          <w:t>. A</w:t>
        </w:r>
      </w:ins>
      <w:ins w:id="6112" w:author="Arthur Parmentier" w:date="2020-05-22T11:46:00Z">
        <w:r w:rsidRPr="007C437A">
          <w:t xml:space="preserve">lthough the user must launch </w:t>
        </w:r>
      </w:ins>
      <w:proofErr w:type="spellStart"/>
      <w:ins w:id="6113" w:author="Arthur Parmentier" w:date="2020-05-22T12:18:00Z">
        <w:r w:rsidR="00E9747D" w:rsidRPr="007C437A">
          <w:t>Wekinator</w:t>
        </w:r>
      </w:ins>
      <w:proofErr w:type="spellEnd"/>
      <w:ins w:id="6114" w:author="Arthur Parmentier" w:date="2020-05-22T11:46:00Z">
        <w:r w:rsidRPr="007C437A">
          <w:t xml:space="preserve"> separately and perform basic op</w:t>
        </w:r>
      </w:ins>
      <w:ins w:id="6115" w:author="Arthur Parmentier" w:date="2020-05-22T11:47:00Z">
        <w:r w:rsidRPr="007C437A">
          <w:t xml:space="preserve">erations </w:t>
        </w:r>
      </w:ins>
      <w:ins w:id="6116" w:author="Arthur Parmentier" w:date="2020-06-04T11:49:00Z">
        <w:r w:rsidR="00983F9B" w:rsidRPr="007C437A">
          <w:t>on</w:t>
        </w:r>
      </w:ins>
      <w:ins w:id="6117" w:author="Arthur Parmentier" w:date="2020-05-22T11:47:00Z">
        <w:r w:rsidRPr="007C437A">
          <w:t xml:space="preserve"> its </w:t>
        </w:r>
      </w:ins>
      <w:ins w:id="6118" w:author="Arthur Parmentier" w:date="2020-06-04T11:49:00Z">
        <w:r w:rsidR="00983F9B" w:rsidRPr="007C437A">
          <w:t>GUI</w:t>
        </w:r>
      </w:ins>
      <w:ins w:id="6119" w:author="Arthur Parmentier" w:date="2020-05-22T11:47:00Z">
        <w:r w:rsidRPr="007C437A">
          <w:t xml:space="preserve">, </w:t>
        </w:r>
      </w:ins>
      <w:ins w:id="6120" w:author="Arthur Parmentier" w:date="2020-06-04T11:49:00Z">
        <w:r w:rsidR="00983F9B" w:rsidRPr="007C437A">
          <w:t>most important parts</w:t>
        </w:r>
      </w:ins>
      <w:ins w:id="6121" w:author="Arthur Parmentier" w:date="2020-05-22T11:47:00Z">
        <w:r w:rsidRPr="007C437A">
          <w:t xml:space="preserve"> of </w:t>
        </w:r>
      </w:ins>
      <w:proofErr w:type="spellStart"/>
      <w:ins w:id="6122" w:author="Arthur Parmentier" w:date="2020-05-22T12:18:00Z">
        <w:r w:rsidR="00E9747D" w:rsidRPr="007C437A">
          <w:t>Wekinator</w:t>
        </w:r>
      </w:ins>
      <w:proofErr w:type="spellEnd"/>
      <w:ins w:id="6123" w:author="Arthur Parmentier" w:date="2020-05-22T11:47:00Z">
        <w:r w:rsidRPr="007C437A">
          <w:t xml:space="preserve"> can be controlled remotely via OSC, allowing Max </w:t>
        </w:r>
      </w:ins>
      <w:ins w:id="6124" w:author="Arthur Parmentier" w:date="2020-05-22T11:50:00Z">
        <w:r w:rsidR="000430B4" w:rsidRPr="007C437A">
          <w:t xml:space="preserve">to automatize certain operations, such </w:t>
        </w:r>
      </w:ins>
      <w:ins w:id="6125" w:author="Arthur Parmentier" w:date="2020-06-04T11:49:00Z">
        <w:r w:rsidR="00983F9B" w:rsidRPr="007C437A">
          <w:t>its</w:t>
        </w:r>
      </w:ins>
      <w:ins w:id="6126" w:author="Arthur Parmentier" w:date="2020-05-22T11:50:00Z">
        <w:r w:rsidR="000430B4" w:rsidRPr="007C437A">
          <w:t xml:space="preserve"> training process.</w:t>
        </w:r>
      </w:ins>
    </w:p>
    <w:p w:rsidR="004116C1" w:rsidRPr="007C437A" w:rsidRDefault="00D454BF" w:rsidP="006D0BF0">
      <w:pPr>
        <w:rPr>
          <w:ins w:id="6127" w:author="Arthur Parmentier" w:date="2020-05-22T11:53:00Z"/>
        </w:rPr>
      </w:pPr>
      <w:ins w:id="6128" w:author="Arthur Parmentier" w:date="2020-05-22T11:53:00Z">
        <w:r w:rsidRPr="007C437A">
          <w:t xml:space="preserve">The “user guide” for using </w:t>
        </w:r>
      </w:ins>
      <w:proofErr w:type="spellStart"/>
      <w:ins w:id="6129" w:author="Arthur Parmentier" w:date="2020-05-22T12:18:00Z">
        <w:r w:rsidR="00E9747D" w:rsidRPr="007C437A">
          <w:t>Wekinator</w:t>
        </w:r>
      </w:ins>
      <w:proofErr w:type="spellEnd"/>
      <w:ins w:id="6130" w:author="Arthur Parmentier" w:date="2020-05-22T11:53:00Z">
        <w:r w:rsidRPr="007C437A">
          <w:t xml:space="preserve"> with the project is the following:</w:t>
        </w:r>
      </w:ins>
    </w:p>
    <w:p w:rsidR="00D454BF" w:rsidRPr="007C437A" w:rsidRDefault="00D454BF">
      <w:pPr>
        <w:ind w:left="720"/>
        <w:rPr>
          <w:ins w:id="6131" w:author="Arthur Parmentier" w:date="2020-05-22T11:53:00Z"/>
        </w:rPr>
        <w:pPrChange w:id="6132" w:author="Arthur Parmentier" w:date="2020-05-22T11:53:00Z">
          <w:pPr/>
        </w:pPrChange>
      </w:pPr>
      <w:ins w:id="6133" w:author="Arthur Parmentier" w:date="2020-05-22T11:53:00Z">
        <w:r w:rsidRPr="007C437A">
          <w:t xml:space="preserve">1) Start </w:t>
        </w:r>
      </w:ins>
      <w:proofErr w:type="spellStart"/>
      <w:ins w:id="6134" w:author="Arthur Parmentier" w:date="2020-05-22T12:18:00Z">
        <w:r w:rsidR="00E9747D" w:rsidRPr="007C437A">
          <w:t>Wekinator</w:t>
        </w:r>
      </w:ins>
      <w:proofErr w:type="spellEnd"/>
      <w:ins w:id="6135" w:author="Arthur Parmentier" w:date="2020-05-22T11:53:00Z">
        <w:r w:rsidRPr="007C437A">
          <w:t>.</w:t>
        </w:r>
      </w:ins>
    </w:p>
    <w:p w:rsidR="00D454BF" w:rsidRPr="007C437A" w:rsidRDefault="00D454BF">
      <w:pPr>
        <w:ind w:left="720"/>
        <w:rPr>
          <w:ins w:id="6136" w:author="Arthur Parmentier" w:date="2020-05-22T11:53:00Z"/>
        </w:rPr>
        <w:pPrChange w:id="6137" w:author="Arthur Parmentier" w:date="2020-05-22T11:53:00Z">
          <w:pPr/>
        </w:pPrChange>
      </w:pPr>
      <w:ins w:id="6138" w:author="Arthur Parmentier" w:date="2020-05-22T11:53:00Z">
        <w:r w:rsidRPr="007C437A">
          <w:t xml:space="preserve">2) Set the listening port to </w:t>
        </w:r>
      </w:ins>
      <w:ins w:id="6139" w:author="Arthur Parmentier" w:date="2020-06-04T11:49:00Z">
        <w:r w:rsidR="00983F9B" w:rsidRPr="007C437A">
          <w:t xml:space="preserve">match </w:t>
        </w:r>
      </w:ins>
      <w:ins w:id="6140" w:author="Arthur Parmentier" w:date="2020-06-04T11:50:00Z">
        <w:r w:rsidR="00983F9B" w:rsidRPr="007C437A">
          <w:t xml:space="preserve">Max settings </w:t>
        </w:r>
      </w:ins>
      <w:ins w:id="6141" w:author="Arthur Parmentier" w:date="2020-05-22T11:53:00Z">
        <w:r w:rsidRPr="007C437A">
          <w:t>and click "start listening"</w:t>
        </w:r>
      </w:ins>
    </w:p>
    <w:p w:rsidR="00D454BF" w:rsidRPr="007C437A" w:rsidRDefault="00D454BF">
      <w:pPr>
        <w:ind w:left="720"/>
        <w:rPr>
          <w:ins w:id="6142" w:author="Arthur Parmentier" w:date="2020-05-22T11:53:00Z"/>
        </w:rPr>
        <w:pPrChange w:id="6143" w:author="Arthur Parmentier" w:date="2020-05-22T11:53:00Z">
          <w:pPr/>
        </w:pPrChange>
      </w:pPr>
      <w:ins w:id="6144" w:author="Arthur Parmentier" w:date="2020-05-22T11:53:00Z">
        <w:r w:rsidRPr="007C437A">
          <w:t>3) Set the OSC input address to /</w:t>
        </w:r>
        <w:proofErr w:type="spellStart"/>
        <w:r w:rsidRPr="007C437A">
          <w:t>wek</w:t>
        </w:r>
        <w:proofErr w:type="spellEnd"/>
        <w:r w:rsidRPr="007C437A">
          <w:t>/inputs (default)</w:t>
        </w:r>
      </w:ins>
    </w:p>
    <w:p w:rsidR="00D454BF" w:rsidRPr="007C437A" w:rsidRDefault="00D454BF">
      <w:pPr>
        <w:ind w:left="720"/>
        <w:rPr>
          <w:ins w:id="6145" w:author="Arthur Parmentier" w:date="2020-05-22T11:53:00Z"/>
        </w:rPr>
        <w:pPrChange w:id="6146" w:author="Arthur Parmentier" w:date="2020-05-22T11:53:00Z">
          <w:pPr/>
        </w:pPrChange>
      </w:pPr>
      <w:ins w:id="6147" w:author="Arthur Parmentier" w:date="2020-05-22T11:53:00Z">
        <w:r w:rsidRPr="007C437A">
          <w:t xml:space="preserve">4) Change the number of inputs (#inputs) to match the size of your input in this </w:t>
        </w:r>
        <w:proofErr w:type="spellStart"/>
        <w:r w:rsidRPr="007C437A">
          <w:t>patch</w:t>
        </w:r>
      </w:ins>
      <w:ins w:id="6148" w:author="Arthur Parmentier" w:date="2020-05-22T18:38:00Z">
        <w:r w:rsidR="00C24A48" w:rsidRPr="007C437A">
          <w:t>er</w:t>
        </w:r>
      </w:ins>
      <w:proofErr w:type="spellEnd"/>
      <w:ins w:id="6149" w:author="Arthur Parmentier" w:date="2020-05-22T11:53:00Z">
        <w:r w:rsidRPr="007C437A">
          <w:t xml:space="preserve">, as defined in the first layer. For instance, with </w:t>
        </w:r>
      </w:ins>
      <w:proofErr w:type="spellStart"/>
      <w:ins w:id="6150" w:author="Arthur Parmentier" w:date="2020-05-22T11:54:00Z">
        <w:r w:rsidRPr="007C437A">
          <w:t>P</w:t>
        </w:r>
      </w:ins>
      <w:ins w:id="6151" w:author="Arthur Parmentier" w:date="2020-05-22T11:53:00Z">
        <w:r w:rsidRPr="007C437A">
          <w:t>ose</w:t>
        </w:r>
      </w:ins>
      <w:ins w:id="6152" w:author="Arthur Parmentier" w:date="2020-05-22T11:54:00Z">
        <w:r w:rsidRPr="007C437A">
          <w:t>N</w:t>
        </w:r>
      </w:ins>
      <w:ins w:id="6153" w:author="Arthur Parmentier" w:date="2020-05-22T11:53:00Z">
        <w:r w:rsidRPr="007C437A">
          <w:t>et</w:t>
        </w:r>
        <w:proofErr w:type="spellEnd"/>
        <w:r w:rsidRPr="007C437A">
          <w:t>, there are two features per joint (X and Y coordinates) so #inputs = #joints*2</w:t>
        </w:r>
      </w:ins>
    </w:p>
    <w:p w:rsidR="00D454BF" w:rsidRPr="007C437A" w:rsidRDefault="00D454BF">
      <w:pPr>
        <w:ind w:left="720"/>
        <w:rPr>
          <w:ins w:id="6154" w:author="Arthur Parmentier" w:date="2020-05-22T11:53:00Z"/>
        </w:rPr>
        <w:pPrChange w:id="6155" w:author="Arthur Parmentier" w:date="2020-05-22T11:53:00Z">
          <w:pPr/>
        </w:pPrChange>
      </w:pPr>
      <w:ins w:id="6156" w:author="Arthur Parmentier" w:date="2020-05-22T11:53:00Z">
        <w:r w:rsidRPr="007C437A">
          <w:t xml:space="preserve">5) Change the </w:t>
        </w:r>
      </w:ins>
      <w:proofErr w:type="spellStart"/>
      <w:ins w:id="6157" w:author="Arthur Parmentier" w:date="2020-05-22T12:18:00Z">
        <w:r w:rsidR="00E9747D" w:rsidRPr="007C437A">
          <w:t>Wekinator</w:t>
        </w:r>
      </w:ins>
      <w:proofErr w:type="spellEnd"/>
      <w:ins w:id="6158" w:author="Arthur Parmentier" w:date="2020-05-22T11:53:00Z">
        <w:r w:rsidRPr="007C437A">
          <w:t xml:space="preserve"> output type to "All Dynamic Time Warping" with N</w:t>
        </w:r>
      </w:ins>
      <w:ins w:id="6159" w:author="Arthur Parmentier" w:date="2020-06-04T12:14:00Z">
        <w:r w:rsidR="006217E4" w:rsidRPr="007C437A">
          <w:t xml:space="preserve"> gestures types, N</w:t>
        </w:r>
      </w:ins>
      <w:ins w:id="6160" w:author="Arthur Parmentier" w:date="2020-05-22T11:56:00Z">
        <w:r w:rsidR="00FD00B9" w:rsidRPr="007C437A">
          <w:t xml:space="preserve"> </w:t>
        </w:r>
      </w:ins>
      <w:ins w:id="6161" w:author="Arthur Parmentier" w:date="2020-06-04T12:13:00Z">
        <w:r w:rsidR="006217E4" w:rsidRPr="007C437A">
          <w:t>equal o</w:t>
        </w:r>
      </w:ins>
      <w:ins w:id="6162" w:author="Arthur Parmentier" w:date="2020-06-04T12:14:00Z">
        <w:r w:rsidR="006217E4" w:rsidRPr="007C437A">
          <w:t xml:space="preserve">r </w:t>
        </w:r>
      </w:ins>
      <w:ins w:id="6163" w:author="Arthur Parmentier" w:date="2020-06-04T12:13:00Z">
        <w:r w:rsidR="006217E4" w:rsidRPr="007C437A">
          <w:t>greater than</w:t>
        </w:r>
      </w:ins>
      <w:ins w:id="6164" w:author="Arthur Parmentier" w:date="2020-05-22T11:56:00Z">
        <w:r w:rsidR="00FD00B9" w:rsidRPr="007C437A">
          <w:t xml:space="preserve"> </w:t>
        </w:r>
      </w:ins>
      <w:ins w:id="6165" w:author="Arthur Parmentier" w:date="2020-05-22T11:53:00Z">
        <w:r w:rsidRPr="007C437A">
          <w:t xml:space="preserve">the size of your dictionary of signs. It probably does not matter if you </w:t>
        </w:r>
      </w:ins>
      <w:ins w:id="6166" w:author="Arthur Parmentier" w:date="2020-05-22T11:56:00Z">
        <w:r w:rsidR="00FD00B9" w:rsidRPr="007C437A">
          <w:t>specify</w:t>
        </w:r>
      </w:ins>
      <w:ins w:id="6167" w:author="Arthur Parmentier" w:date="2020-05-22T11:53:00Z">
        <w:r w:rsidRPr="007C437A">
          <w:t xml:space="preserve"> a greater amount of types, so you can also use any sufficiently large N if you do not know how many signs it should recognize</w:t>
        </w:r>
      </w:ins>
      <w:ins w:id="6168" w:author="Arthur Parmentier" w:date="2020-05-22T11:56:00Z">
        <w:r w:rsidR="00936A60" w:rsidRPr="007C437A">
          <w:t xml:space="preserve">; </w:t>
        </w:r>
      </w:ins>
      <w:ins w:id="6169" w:author="Arthur Parmentier" w:date="2020-05-22T11:57:00Z">
        <w:r w:rsidR="00936A60" w:rsidRPr="007C437A">
          <w:t xml:space="preserve">ultimately, </w:t>
        </w:r>
      </w:ins>
      <w:proofErr w:type="spellStart"/>
      <w:ins w:id="6170" w:author="Arthur Parmentier" w:date="2020-05-22T12:18:00Z">
        <w:r w:rsidR="00E9747D" w:rsidRPr="007C437A">
          <w:t>Wekinator</w:t>
        </w:r>
      </w:ins>
      <w:proofErr w:type="spellEnd"/>
      <w:ins w:id="6171" w:author="Arthur Parmentier" w:date="2020-05-22T11:57:00Z">
        <w:r w:rsidR="00936A60" w:rsidRPr="007C437A">
          <w:t xml:space="preserve"> will simply never match the signs to those classes.</w:t>
        </w:r>
      </w:ins>
    </w:p>
    <w:p w:rsidR="00D454BF" w:rsidRPr="007C437A" w:rsidRDefault="00D454BF">
      <w:pPr>
        <w:ind w:left="720"/>
        <w:rPr>
          <w:ins w:id="6172" w:author="Arthur Parmentier" w:date="2020-05-22T11:53:00Z"/>
        </w:rPr>
        <w:pPrChange w:id="6173" w:author="Arthur Parmentier" w:date="2020-05-22T11:53:00Z">
          <w:pPr/>
        </w:pPrChange>
      </w:pPr>
      <w:ins w:id="6174" w:author="Arthur Parmentier" w:date="2020-05-22T11:53:00Z">
        <w:r w:rsidRPr="007C437A">
          <w:t xml:space="preserve">6) Set the </w:t>
        </w:r>
        <w:proofErr w:type="spellStart"/>
        <w:r w:rsidRPr="007C437A">
          <w:t>ouput</w:t>
        </w:r>
        <w:proofErr w:type="spellEnd"/>
        <w:r w:rsidRPr="007C437A">
          <w:t xml:space="preserve"> port to </w:t>
        </w:r>
      </w:ins>
      <w:ins w:id="6175" w:author="Arthur Parmentier" w:date="2020-06-04T12:14:00Z">
        <w:r w:rsidR="00AA2510" w:rsidRPr="007C437A">
          <w:t>match Max/MSP settings</w:t>
        </w:r>
      </w:ins>
      <w:ins w:id="6176" w:author="Arthur Parmentier" w:date="2020-05-22T11:53:00Z">
        <w:r w:rsidRPr="007C437A">
          <w:t xml:space="preserve"> and click next.</w:t>
        </w:r>
      </w:ins>
    </w:p>
    <w:p w:rsidR="00D454BF" w:rsidRPr="007C437A" w:rsidRDefault="00D454BF">
      <w:pPr>
        <w:ind w:left="720"/>
        <w:rPr>
          <w:ins w:id="6177" w:author="Arthur Parmentier" w:date="2020-05-22T11:53:00Z"/>
        </w:rPr>
        <w:pPrChange w:id="6178" w:author="Arthur Parmentier" w:date="2020-05-22T11:53:00Z">
          <w:pPr/>
        </w:pPrChange>
      </w:pPr>
      <w:ins w:id="6179" w:author="Arthur Parmentier" w:date="2020-05-22T11:53:00Z">
        <w:r w:rsidRPr="007C437A">
          <w:lastRenderedPageBreak/>
          <w:t xml:space="preserve">7) If any input is running, make sure that the </w:t>
        </w:r>
      </w:ins>
      <w:ins w:id="6180" w:author="Arthur Parmentier" w:date="2020-05-22T11:54:00Z">
        <w:r w:rsidR="008E3834" w:rsidRPr="007C437A">
          <w:t>“</w:t>
        </w:r>
      </w:ins>
      <w:ins w:id="6181" w:author="Arthur Parmentier" w:date="2020-05-22T11:53:00Z">
        <w:r w:rsidRPr="007C437A">
          <w:t>OSC In</w:t>
        </w:r>
      </w:ins>
      <w:ins w:id="6182" w:author="Arthur Parmentier" w:date="2020-05-22T11:54:00Z">
        <w:r w:rsidR="008E3834" w:rsidRPr="007C437A">
          <w:t>”</w:t>
        </w:r>
      </w:ins>
      <w:ins w:id="6183" w:author="Arthur Parmentier" w:date="2020-05-22T11:53:00Z">
        <w:r w:rsidRPr="007C437A">
          <w:t xml:space="preserve"> indicator of </w:t>
        </w:r>
      </w:ins>
      <w:proofErr w:type="spellStart"/>
      <w:ins w:id="6184" w:author="Arthur Parmentier" w:date="2020-05-22T12:18:00Z">
        <w:r w:rsidR="00E9747D" w:rsidRPr="007C437A">
          <w:t>Wekinator</w:t>
        </w:r>
      </w:ins>
      <w:proofErr w:type="spellEnd"/>
      <w:ins w:id="6185" w:author="Arthur Parmentier" w:date="2020-05-22T11:53:00Z">
        <w:r w:rsidRPr="007C437A">
          <w:t xml:space="preserve"> is green. If it is yellow</w:t>
        </w:r>
      </w:ins>
      <w:ins w:id="6186" w:author="Arthur Parmentier" w:date="2020-05-22T11:54:00Z">
        <w:r w:rsidR="008E3834" w:rsidRPr="007C437A">
          <w:t xml:space="preserve"> instead</w:t>
        </w:r>
      </w:ins>
      <w:ins w:id="6187" w:author="Arthur Parmentier" w:date="2020-05-22T11:53:00Z">
        <w:r w:rsidRPr="007C437A">
          <w:t xml:space="preserve">, </w:t>
        </w:r>
      </w:ins>
      <w:ins w:id="6188" w:author="Arthur Parmentier" w:date="2020-06-04T12:14:00Z">
        <w:r w:rsidR="00D02205" w:rsidRPr="007C437A">
          <w:t>make sure you have some inpu</w:t>
        </w:r>
      </w:ins>
      <w:ins w:id="6189" w:author="Arthur Parmentier" w:date="2020-06-04T12:15:00Z">
        <w:r w:rsidR="00D02205" w:rsidRPr="007C437A">
          <w:t xml:space="preserve">t running and try </w:t>
        </w:r>
      </w:ins>
      <w:ins w:id="6190" w:author="Arthur Parmentier" w:date="2020-05-22T11:53:00Z">
        <w:r w:rsidRPr="007C437A">
          <w:t xml:space="preserve">to open the view/OSC input status window and restart listening to the OSC. If it is red, check that the size of your input in Max matches the #input parameter of </w:t>
        </w:r>
      </w:ins>
      <w:proofErr w:type="spellStart"/>
      <w:ins w:id="6191" w:author="Arthur Parmentier" w:date="2020-05-22T12:18:00Z">
        <w:r w:rsidR="00E9747D" w:rsidRPr="007C437A">
          <w:t>Wekinator</w:t>
        </w:r>
      </w:ins>
      <w:proofErr w:type="spellEnd"/>
      <w:ins w:id="6192" w:author="Arthur Parmentier" w:date="2020-05-22T11:53:00Z">
        <w:r w:rsidRPr="007C437A">
          <w:t>.</w:t>
        </w:r>
      </w:ins>
    </w:p>
    <w:p w:rsidR="00D454BF" w:rsidRPr="007C437A" w:rsidRDefault="00D454BF">
      <w:pPr>
        <w:ind w:left="720"/>
        <w:rPr>
          <w:ins w:id="6193" w:author="Arthur Parmentier" w:date="2020-05-22T11:53:00Z"/>
        </w:rPr>
        <w:pPrChange w:id="6194" w:author="Arthur Parmentier" w:date="2020-05-22T11:53:00Z">
          <w:pPr/>
        </w:pPrChange>
      </w:pPr>
      <w:ins w:id="6195" w:author="Arthur Parmentier" w:date="2020-05-22T11:53:00Z">
        <w:r w:rsidRPr="007C437A">
          <w:t xml:space="preserve">8) You can now push the </w:t>
        </w:r>
      </w:ins>
      <w:ins w:id="6196" w:author="Arthur Parmentier" w:date="2020-06-04T12:15:00Z">
        <w:r w:rsidR="00B35E64" w:rsidRPr="007C437A">
          <w:t>train</w:t>
        </w:r>
      </w:ins>
      <w:ins w:id="6197" w:author="Arthur Parmentier" w:date="2020-05-22T11:53:00Z">
        <w:r w:rsidRPr="007C437A">
          <w:t xml:space="preserve"> button</w:t>
        </w:r>
      </w:ins>
      <w:ins w:id="6198" w:author="Arthur Parmentier" w:date="2020-06-04T12:15:00Z">
        <w:r w:rsidR="00B35E64" w:rsidRPr="007C437A">
          <w:t xml:space="preserve"> aside the </w:t>
        </w:r>
        <w:proofErr w:type="spellStart"/>
        <w:r w:rsidR="00B35E64" w:rsidRPr="007C437A">
          <w:t>Mubu</w:t>
        </w:r>
        <w:proofErr w:type="spellEnd"/>
        <w:r w:rsidR="00B35E64" w:rsidRPr="007C437A">
          <w:t xml:space="preserve"> object for the full body DTW model</w:t>
        </w:r>
      </w:ins>
      <w:ins w:id="6199" w:author="Arthur Parmentier" w:date="2020-05-22T11:53:00Z">
        <w:r w:rsidRPr="007C437A">
          <w:t xml:space="preserve">. The number of examples for each sign should </w:t>
        </w:r>
      </w:ins>
      <w:ins w:id="6200" w:author="Arthur Parmentier" w:date="2020-06-04T12:15:00Z">
        <w:r w:rsidR="009A73CA" w:rsidRPr="007C437A">
          <w:t>show up</w:t>
        </w:r>
      </w:ins>
      <w:ins w:id="6201" w:author="Arthur Parmentier" w:date="2020-05-22T11:53:00Z">
        <w:r w:rsidRPr="007C437A">
          <w:t xml:space="preserve"> in </w:t>
        </w:r>
      </w:ins>
      <w:proofErr w:type="spellStart"/>
      <w:ins w:id="6202" w:author="Arthur Parmentier" w:date="2020-05-22T12:18:00Z">
        <w:r w:rsidR="00E9747D" w:rsidRPr="007C437A">
          <w:t>Wekinator</w:t>
        </w:r>
      </w:ins>
      <w:proofErr w:type="spellEnd"/>
      <w:ins w:id="6203" w:author="Arthur Parmentier" w:date="2020-05-22T11:53:00Z">
        <w:r w:rsidRPr="007C437A">
          <w:t>.</w:t>
        </w:r>
      </w:ins>
    </w:p>
    <w:p w:rsidR="00D454BF" w:rsidRPr="007C437A" w:rsidRDefault="00D454BF">
      <w:pPr>
        <w:ind w:left="720"/>
        <w:rPr>
          <w:ins w:id="6204" w:author="Arthur Parmentier" w:date="2020-05-22T11:37:00Z"/>
        </w:rPr>
        <w:pPrChange w:id="6205" w:author="Arthur Parmentier" w:date="2020-05-22T11:53:00Z">
          <w:pPr/>
        </w:pPrChange>
      </w:pPr>
      <w:ins w:id="6206" w:author="Arthur Parmentier" w:date="2020-05-22T11:53:00Z">
        <w:r w:rsidRPr="007C437A">
          <w:t xml:space="preserve">9) Once the training is done after a few seconds, you can press the "run" button in </w:t>
        </w:r>
      </w:ins>
      <w:proofErr w:type="spellStart"/>
      <w:ins w:id="6207" w:author="Arthur Parmentier" w:date="2020-05-22T12:18:00Z">
        <w:r w:rsidR="00E9747D" w:rsidRPr="007C437A">
          <w:t>Wekinator</w:t>
        </w:r>
      </w:ins>
      <w:proofErr w:type="spellEnd"/>
      <w:ins w:id="6208" w:author="Arthur Parmentier" w:date="2020-05-22T11:53:00Z">
        <w:r w:rsidRPr="007C437A">
          <w:t xml:space="preserve"> to start classifying your live input.</w:t>
        </w:r>
      </w:ins>
    </w:p>
    <w:p w:rsidR="004116C1" w:rsidRPr="007C437A" w:rsidRDefault="00CD5F56" w:rsidP="006D0BF0">
      <w:pPr>
        <w:rPr>
          <w:ins w:id="6209" w:author="Arthur Parmentier" w:date="2020-06-04T12:28:00Z"/>
        </w:rPr>
      </w:pPr>
      <w:ins w:id="6210" w:author="Arthur Parmentier" w:date="2020-05-22T11:57:00Z">
        <w:r w:rsidRPr="007C437A">
          <w:t>These operations ma</w:t>
        </w:r>
      </w:ins>
      <w:ins w:id="6211" w:author="Arthur Parmentier" w:date="2020-05-22T12:20:00Z">
        <w:r w:rsidR="00E9747D" w:rsidRPr="007C437A">
          <w:t>y</w:t>
        </w:r>
      </w:ins>
      <w:ins w:id="6212" w:author="Arthur Parmentier" w:date="2020-05-22T11:57:00Z">
        <w:r w:rsidRPr="007C437A">
          <w:t xml:space="preserve"> take 3 minutes at the fi</w:t>
        </w:r>
      </w:ins>
      <w:ins w:id="6213" w:author="Arthur Parmentier" w:date="2020-05-22T11:58:00Z">
        <w:r w:rsidRPr="007C437A">
          <w:t>rst time use and less than 1 minute once the user would get acquainted to the process. Automatizing these steps</w:t>
        </w:r>
      </w:ins>
      <w:ins w:id="6214" w:author="Arthur Parmentier" w:date="2020-05-22T11:59:00Z">
        <w:r w:rsidRPr="007C437A">
          <w:t xml:space="preserve"> would be very difficult from Max directly, as </w:t>
        </w:r>
      </w:ins>
      <w:proofErr w:type="spellStart"/>
      <w:ins w:id="6215" w:author="Arthur Parmentier" w:date="2020-05-22T12:18:00Z">
        <w:r w:rsidR="00E9747D" w:rsidRPr="007C437A">
          <w:t>Wekinator</w:t>
        </w:r>
      </w:ins>
      <w:proofErr w:type="spellEnd"/>
      <w:ins w:id="6216" w:author="Arthur Parmentier" w:date="2020-05-22T11:59:00Z">
        <w:r w:rsidRPr="007C437A">
          <w:t xml:space="preserve"> builds its own file structures </w:t>
        </w:r>
      </w:ins>
      <w:ins w:id="6217" w:author="Arthur Parmentier" w:date="2020-05-22T12:00:00Z">
        <w:r w:rsidRPr="007C437A">
          <w:t xml:space="preserve">and </w:t>
        </w:r>
      </w:ins>
      <w:ins w:id="6218" w:author="Arthur Parmentier" w:date="2020-06-04T12:16:00Z">
        <w:r w:rsidR="00AF7CAA" w:rsidRPr="007C437A">
          <w:t>I could not find a way</w:t>
        </w:r>
      </w:ins>
      <w:ins w:id="6219" w:author="Arthur Parmentier" w:date="2020-05-22T12:01:00Z">
        <w:r w:rsidRPr="007C437A">
          <w:t xml:space="preserve"> to load a project in </w:t>
        </w:r>
      </w:ins>
      <w:proofErr w:type="spellStart"/>
      <w:ins w:id="6220" w:author="Arthur Parmentier" w:date="2020-05-22T12:18:00Z">
        <w:r w:rsidR="00E9747D" w:rsidRPr="007C437A">
          <w:t>Wekinator</w:t>
        </w:r>
      </w:ins>
      <w:proofErr w:type="spellEnd"/>
      <w:ins w:id="6221" w:author="Arthur Parmentier" w:date="2020-05-22T12:01:00Z">
        <w:r w:rsidRPr="007C437A">
          <w:t xml:space="preserve"> from</w:t>
        </w:r>
      </w:ins>
      <w:ins w:id="6222" w:author="Arthur Parmentier" w:date="2020-05-22T11:58:00Z">
        <w:r w:rsidRPr="007C437A">
          <w:t xml:space="preserve"> </w:t>
        </w:r>
      </w:ins>
      <w:ins w:id="6223" w:author="Arthur Parmentier" w:date="2020-05-22T12:02:00Z">
        <w:r w:rsidRPr="007C437A">
          <w:t>a command line</w:t>
        </w:r>
      </w:ins>
      <w:ins w:id="6224" w:author="Arthur Parmentier" w:date="2020-05-22T12:18:00Z">
        <w:r w:rsidR="00E9747D" w:rsidRPr="007C437A">
          <w:t xml:space="preserve"> directly.</w:t>
        </w:r>
      </w:ins>
      <w:ins w:id="6225" w:author="Arthur Parmentier" w:date="2020-06-04T12:16:00Z">
        <w:r w:rsidR="00805C6B" w:rsidRPr="007C437A">
          <w:t xml:space="preserve"> In the future, it is possible that the </w:t>
        </w:r>
        <w:proofErr w:type="spellStart"/>
        <w:r w:rsidR="00805C6B" w:rsidRPr="007C437A">
          <w:t>InteractML</w:t>
        </w:r>
        <w:proofErr w:type="spellEnd"/>
        <w:r w:rsidR="00805C6B" w:rsidRPr="007C437A">
          <w:t xml:space="preserve"> or </w:t>
        </w:r>
        <w:proofErr w:type="spellStart"/>
        <w:r w:rsidR="00805C6B" w:rsidRPr="007C437A">
          <w:t>Ra</w:t>
        </w:r>
      </w:ins>
      <w:ins w:id="6226" w:author="Arthur Parmentier" w:date="2020-06-04T12:17:00Z">
        <w:r w:rsidR="00805C6B" w:rsidRPr="007C437A">
          <w:t>pidMax</w:t>
        </w:r>
        <w:proofErr w:type="spellEnd"/>
        <w:r w:rsidR="00805C6B" w:rsidRPr="007C437A">
          <w:t xml:space="preserve"> project will make th</w:t>
        </w:r>
      </w:ins>
      <w:ins w:id="6227" w:author="Arthur Parmentier" w:date="2020-06-04T12:28:00Z">
        <w:r w:rsidR="008F7240" w:rsidRPr="007C437A">
          <w:t>e process</w:t>
        </w:r>
      </w:ins>
      <w:ins w:id="6228" w:author="Arthur Parmentier" w:date="2020-06-04T12:17:00Z">
        <w:r w:rsidR="00805C6B" w:rsidRPr="007C437A">
          <w:t xml:space="preserve"> fully automated.</w:t>
        </w:r>
      </w:ins>
    </w:p>
    <w:p w:rsidR="00620051" w:rsidRPr="007C437A" w:rsidRDefault="00620051" w:rsidP="006D0BF0">
      <w:pPr>
        <w:rPr>
          <w:ins w:id="6229" w:author="Arthur Parmentier" w:date="2020-06-04T12:45:00Z"/>
        </w:rPr>
      </w:pPr>
      <w:ins w:id="6230" w:author="Arthur Parmentier" w:date="2020-06-04T12:28:00Z">
        <w:r w:rsidRPr="007C437A">
          <w:t xml:space="preserve">Once the model is running, Max receives in real time the set of DTW distances </w:t>
        </w:r>
      </w:ins>
      <w:ins w:id="6231" w:author="Arthur Parmentier" w:date="2020-06-04T12:29:00Z">
        <w:r w:rsidRPr="007C437A">
          <w:t>from the real time sequence to</w:t>
        </w:r>
      </w:ins>
      <w:ins w:id="6232" w:author="Arthur Parmentier" w:date="2020-06-04T12:28:00Z">
        <w:r w:rsidRPr="007C437A">
          <w:t xml:space="preserve"> each</w:t>
        </w:r>
      </w:ins>
      <w:ins w:id="6233" w:author="Arthur Parmentier" w:date="2020-06-04T12:29:00Z">
        <w:r w:rsidRPr="007C437A">
          <w:t xml:space="preserve"> recorded</w:t>
        </w:r>
      </w:ins>
      <w:ins w:id="6234" w:author="Arthur Parmentier" w:date="2020-06-04T12:28:00Z">
        <w:r w:rsidRPr="007C437A">
          <w:t xml:space="preserve"> </w:t>
        </w:r>
      </w:ins>
      <w:ins w:id="6235" w:author="Arthur Parmentier" w:date="2020-06-04T12:29:00Z">
        <w:r w:rsidRPr="007C437A">
          <w:t xml:space="preserve">sign sequence. By finding the minimal value in that set and </w:t>
        </w:r>
      </w:ins>
      <w:ins w:id="6236" w:author="Arthur Parmentier" w:date="2020-06-04T12:30:00Z">
        <w:r w:rsidRPr="007C437A">
          <w:t xml:space="preserve">comparing this value to a confidence threshold, we </w:t>
        </w:r>
      </w:ins>
      <w:ins w:id="6237" w:author="Arthur Parmentier" w:date="2020-06-04T12:31:00Z">
        <w:r w:rsidRPr="007C437A">
          <w:t>can find when a sign is being performed in real time.</w:t>
        </w:r>
      </w:ins>
    </w:p>
    <w:p w:rsidR="00DD39AE" w:rsidRPr="007C437A" w:rsidRDefault="00DD39AE">
      <w:pPr>
        <w:keepNext/>
        <w:rPr>
          <w:ins w:id="6238" w:author="Arthur Parmentier" w:date="2020-06-04T12:46:00Z"/>
        </w:rPr>
        <w:pPrChange w:id="6239" w:author="Arthur Parmentier" w:date="2020-06-04T12:46:00Z">
          <w:pPr/>
        </w:pPrChange>
      </w:pPr>
      <w:ins w:id="6240" w:author="Arthur Parmentier" w:date="2020-06-04T12:45:00Z">
        <w:r w:rsidRPr="007C437A">
          <w:rPr>
            <w:noProof/>
            <w:rPrChange w:id="6241"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6242" w:author="Arthur Parmentier" w:date="2020-06-04T12:31:00Z"/>
          <w:rPrChange w:id="6243" w:author="Arthur Parmentier" w:date="2020-06-07T15:27:00Z">
            <w:rPr>
              <w:ins w:id="6244" w:author="Arthur Parmentier" w:date="2020-06-04T12:31:00Z"/>
            </w:rPr>
          </w:rPrChange>
        </w:rPr>
        <w:pPrChange w:id="6245" w:author="Arthur Parmentier" w:date="2020-06-04T12:46:00Z">
          <w:pPr/>
        </w:pPrChange>
      </w:pPr>
      <w:ins w:id="6246" w:author="Arthur Parmentier" w:date="2020-06-04T12:46:00Z">
        <w:r w:rsidRPr="007C437A">
          <w:rPr>
            <w:rPrChange w:id="6247" w:author="Arthur Parmentier" w:date="2020-06-07T15:27:00Z">
              <w:rPr>
                <w:i/>
                <w:iCs/>
              </w:rPr>
            </w:rPrChange>
          </w:rPr>
          <w:t xml:space="preserve">Figure </w:t>
        </w:r>
        <w:r w:rsidRPr="007C437A">
          <w:rPr>
            <w:rPrChange w:id="6248" w:author="Arthur Parmentier" w:date="2020-06-07T15:27:00Z">
              <w:rPr>
                <w:i/>
                <w:iCs/>
              </w:rPr>
            </w:rPrChange>
          </w:rPr>
          <w:fldChar w:fldCharType="begin"/>
        </w:r>
        <w:r w:rsidRPr="007C437A">
          <w:rPr>
            <w:rPrChange w:id="6249" w:author="Arthur Parmentier" w:date="2020-06-07T15:27:00Z">
              <w:rPr>
                <w:i/>
                <w:iCs/>
              </w:rPr>
            </w:rPrChange>
          </w:rPr>
          <w:instrText xml:space="preserve"> SEQ Figure \* ARABIC </w:instrText>
        </w:r>
      </w:ins>
      <w:r w:rsidRPr="007C437A">
        <w:rPr>
          <w:rPrChange w:id="6250" w:author="Arthur Parmentier" w:date="2020-06-07T15:27:00Z">
            <w:rPr>
              <w:i/>
              <w:iCs/>
            </w:rPr>
          </w:rPrChange>
        </w:rPr>
        <w:fldChar w:fldCharType="separate"/>
      </w:r>
      <w:ins w:id="6251" w:author="Arthur Parmentier" w:date="2020-06-05T21:05:00Z">
        <w:r w:rsidR="001C2AA6" w:rsidRPr="007C437A">
          <w:rPr>
            <w:rPrChange w:id="6252" w:author="Arthur Parmentier" w:date="2020-06-07T15:27:00Z">
              <w:rPr>
                <w:i/>
                <w:iCs/>
                <w:noProof/>
              </w:rPr>
            </w:rPrChange>
          </w:rPr>
          <w:t>9</w:t>
        </w:r>
      </w:ins>
      <w:ins w:id="6253" w:author="Arthur Parmentier" w:date="2020-06-04T12:46:00Z">
        <w:r w:rsidRPr="007C437A">
          <w:rPr>
            <w:rPrChange w:id="6254" w:author="Arthur Parmentier" w:date="2020-06-07T15:27:00Z">
              <w:rPr>
                <w:i/>
                <w:iCs/>
              </w:rPr>
            </w:rPrChange>
          </w:rPr>
          <w:fldChar w:fldCharType="end"/>
        </w:r>
        <w:r w:rsidRPr="007C437A">
          <w:rPr>
            <w:rPrChange w:id="6255"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6256" w:author="Arthur Parmentier" w:date="2020-05-22T11:37:00Z"/>
        </w:rPr>
      </w:pPr>
      <w:ins w:id="6257" w:author="Arthur Parmentier" w:date="2020-06-04T12:34:00Z">
        <w:r w:rsidRPr="007C437A">
          <w:t>We will address performance</w:t>
        </w:r>
      </w:ins>
      <w:ins w:id="6258" w:author="Arthur Parmentier" w:date="2020-06-04T12:35:00Z">
        <w:r w:rsidRPr="007C437A">
          <w:t xml:space="preserve"> and accuracy aspects in a further section.</w:t>
        </w:r>
      </w:ins>
    </w:p>
    <w:p w:rsidR="004116C1" w:rsidRPr="007C437A" w:rsidRDefault="00620051" w:rsidP="00620051">
      <w:pPr>
        <w:pStyle w:val="Titre4"/>
        <w:rPr>
          <w:ins w:id="6259" w:author="Arthur Parmentier" w:date="2020-06-04T12:35:00Z"/>
        </w:rPr>
      </w:pPr>
      <w:ins w:id="6260" w:author="Arthur Parmentier" w:date="2020-06-04T12:35:00Z">
        <w:r w:rsidRPr="007C437A">
          <w:lastRenderedPageBreak/>
          <w:t xml:space="preserve">Hands </w:t>
        </w:r>
        <w:proofErr w:type="spellStart"/>
        <w:r w:rsidRPr="007C437A">
          <w:t>Adaboost</w:t>
        </w:r>
        <w:proofErr w:type="spellEnd"/>
        <w:r w:rsidRPr="007C437A">
          <w:t xml:space="preserve"> </w:t>
        </w:r>
      </w:ins>
      <w:ins w:id="6261" w:author="Arthur Parmentier" w:date="2020-06-04T12:42:00Z">
        <w:r w:rsidR="00BD61A6" w:rsidRPr="007C437A">
          <w:t xml:space="preserve">for </w:t>
        </w:r>
      </w:ins>
      <w:ins w:id="6262" w:author="Arthur Parmentier" w:date="2020-06-04T12:35:00Z">
        <w:r w:rsidRPr="007C437A">
          <w:t>decision tree</w:t>
        </w:r>
      </w:ins>
    </w:p>
    <w:p w:rsidR="00620051" w:rsidRPr="007C437A" w:rsidRDefault="00620051" w:rsidP="00620051">
      <w:pPr>
        <w:rPr>
          <w:ins w:id="6263" w:author="Arthur Parmentier" w:date="2020-06-04T12:39:00Z"/>
        </w:rPr>
      </w:pPr>
      <w:ins w:id="6264" w:author="Arthur Parmentier" w:date="2020-06-04T12:35:00Z">
        <w:r w:rsidRPr="007C437A">
          <w:t>To recognize hand poses that are used in s</w:t>
        </w:r>
      </w:ins>
      <w:ins w:id="6265" w:author="Arthur Parmentier" w:date="2020-06-04T12:36:00Z">
        <w:r w:rsidRPr="007C437A">
          <w:t xml:space="preserve">igns like “tempo” or “volume”, I chose to work with </w:t>
        </w:r>
      </w:ins>
      <w:ins w:id="6266" w:author="Arthur Parmentier" w:date="2020-06-04T12:37:00Z">
        <w:r w:rsidRPr="007C437A">
          <w:t xml:space="preserve">an </w:t>
        </w:r>
        <w:proofErr w:type="spellStart"/>
        <w:r w:rsidRPr="007C437A">
          <w:t>Adaboost</w:t>
        </w:r>
        <w:proofErr w:type="spellEnd"/>
        <w:r w:rsidRPr="007C437A">
          <w:t xml:space="preserve"> </w:t>
        </w:r>
      </w:ins>
      <w:ins w:id="6267" w:author="Arthur Parmentier" w:date="2020-06-04T12:42:00Z">
        <w:r w:rsidR="00BD61A6" w:rsidRPr="007C437A">
          <w:t xml:space="preserve">for </w:t>
        </w:r>
      </w:ins>
      <w:ins w:id="6268" w:author="Arthur Parmentier" w:date="2020-06-04T12:37:00Z">
        <w:r w:rsidRPr="007C437A">
          <w:t xml:space="preserve">decision tree classifier model in </w:t>
        </w:r>
        <w:proofErr w:type="spellStart"/>
        <w:r w:rsidRPr="007C437A">
          <w:t>Wekinator</w:t>
        </w:r>
        <w:proofErr w:type="spellEnd"/>
        <w:r w:rsidRPr="007C437A">
          <w:t xml:space="preserve">. The configuration process in </w:t>
        </w:r>
        <w:proofErr w:type="spellStart"/>
        <w:r w:rsidRPr="007C437A">
          <w:t>Wekinator</w:t>
        </w:r>
        <w:proofErr w:type="spellEnd"/>
        <w:r w:rsidRPr="007C437A">
          <w:t xml:space="preserve"> is </w:t>
        </w:r>
      </w:ins>
      <w:ins w:id="6269" w:author="Arthur Parmentier" w:date="2020-06-04T12:38:00Z">
        <w:r w:rsidRPr="007C437A">
          <w:t xml:space="preserve">only </w:t>
        </w:r>
      </w:ins>
      <w:ins w:id="6270" w:author="Arthur Parmentier" w:date="2020-06-04T12:37:00Z">
        <w:r w:rsidRPr="007C437A">
          <w:t>slight</w:t>
        </w:r>
      </w:ins>
      <w:ins w:id="6271" w:author="Arthur Parmentier" w:date="2020-06-04T12:38:00Z">
        <w:r w:rsidRPr="007C437A">
          <w:t xml:space="preserve">ly different </w:t>
        </w:r>
      </w:ins>
      <w:ins w:id="6272" w:author="Arthur Parmentier" w:date="2020-06-04T12:39:00Z">
        <w:r w:rsidR="00103255" w:rsidRPr="007C437A">
          <w:t xml:space="preserve">and is fully detailed in my </w:t>
        </w:r>
        <w:r w:rsidR="00103255" w:rsidRPr="007C437A">
          <w:rPr>
            <w:rPrChange w:id="6273" w:author="Arthur Parmentier" w:date="2020-06-07T15:27:00Z">
              <w:rPr/>
            </w:rPrChange>
          </w:rPr>
          <w:fldChar w:fldCharType="begin"/>
        </w:r>
        <w:r w:rsidR="00103255" w:rsidRPr="007C437A">
          <w:instrText xml:space="preserve"> HYPERLINK "https://www.youtube.com/watch?v=rKD5BMaHmI8" </w:instrText>
        </w:r>
        <w:r w:rsidR="00103255" w:rsidRPr="007C437A">
          <w:rPr>
            <w:rPrChange w:id="6274" w:author="Arthur Parmentier" w:date="2020-06-07T15:27:00Z">
              <w:rPr/>
            </w:rPrChange>
          </w:rPr>
          <w:fldChar w:fldCharType="separate"/>
        </w:r>
        <w:r w:rsidR="00103255" w:rsidRPr="007C437A">
          <w:rPr>
            <w:rStyle w:val="Lienhypertexte"/>
          </w:rPr>
          <w:t>fourth demo video</w:t>
        </w:r>
        <w:r w:rsidR="00103255" w:rsidRPr="007C437A">
          <w:rPr>
            <w:rPrChange w:id="6275" w:author="Arthur Parmentier" w:date="2020-06-07T15:27:00Z">
              <w:rPr/>
            </w:rPrChange>
          </w:rPr>
          <w:fldChar w:fldCharType="end"/>
        </w:r>
        <w:r w:rsidR="00103255" w:rsidRPr="007C437A">
          <w:t>.</w:t>
        </w:r>
      </w:ins>
    </w:p>
    <w:p w:rsidR="00054963" w:rsidRPr="007C437A" w:rsidRDefault="00054963">
      <w:pPr>
        <w:rPr>
          <w:ins w:id="6276" w:author="Arthur Parmentier" w:date="2020-05-22T09:13:00Z"/>
          <w:rPrChange w:id="6277" w:author="Arthur Parmentier" w:date="2020-06-07T15:27:00Z">
            <w:rPr>
              <w:ins w:id="6278" w:author="Arthur Parmentier" w:date="2020-05-22T09:13:00Z"/>
            </w:rPr>
          </w:rPrChange>
        </w:rPr>
        <w:pPrChange w:id="6279" w:author="Arthur Parmentier" w:date="2020-06-04T12:35:00Z">
          <w:pPr>
            <w:pStyle w:val="Titre3"/>
          </w:pPr>
        </w:pPrChange>
      </w:pPr>
      <w:ins w:id="6280" w:author="Arthur Parmentier" w:date="2020-06-04T12:40:00Z">
        <w:r w:rsidRPr="007C437A">
          <w:rPr>
            <w:rPrChange w:id="6281" w:author="Arthur Parmentier" w:date="2020-06-07T15:27:00Z">
              <w:rPr/>
            </w:rPrChange>
          </w:rPr>
          <w:t>At the output of the model, Max receives the index of the most likely sign</w:t>
        </w:r>
      </w:ins>
      <w:ins w:id="6282" w:author="Arthur Parmentier" w:date="2020-06-04T12:41:00Z">
        <w:r w:rsidRPr="007C437A">
          <w:rPr>
            <w:rPrChange w:id="6283" w:author="Arthur Parmentier" w:date="2020-06-07T15:27:00Z">
              <w:rPr/>
            </w:rPrChange>
          </w:rPr>
          <w:t xml:space="preserve"> and can eventually threshold on the confidence of the classification to avoid </w:t>
        </w:r>
      </w:ins>
      <w:ins w:id="6284" w:author="Arthur Parmentier" w:date="2020-06-04T12:42:00Z">
        <w:r w:rsidR="00D26A17" w:rsidRPr="007C437A">
          <w:rPr>
            <w:rPrChange w:id="6285" w:author="Arthur Parmentier" w:date="2020-06-07T15:27:00Z">
              <w:rPr/>
            </w:rPrChange>
          </w:rPr>
          <w:t>false positives</w:t>
        </w:r>
      </w:ins>
      <w:ins w:id="6286" w:author="Arthur Parmentier" w:date="2020-06-04T12:41:00Z">
        <w:r w:rsidRPr="007C437A">
          <w:rPr>
            <w:rPrChange w:id="6287" w:author="Arthur Parmentier" w:date="2020-06-07T15:27:00Z">
              <w:rPr/>
            </w:rPrChange>
          </w:rPr>
          <w:t>.</w:t>
        </w:r>
      </w:ins>
    </w:p>
    <w:p w:rsidR="006D0BF0" w:rsidRPr="007C437A" w:rsidDel="004D7C82" w:rsidRDefault="006D0BF0">
      <w:pPr>
        <w:rPr>
          <w:del w:id="6288" w:author="Arthur Parmentier" w:date="2020-06-04T12:17:00Z"/>
          <w:rPrChange w:id="6289" w:author="Arthur Parmentier" w:date="2020-06-07T15:27:00Z">
            <w:rPr>
              <w:del w:id="6290" w:author="Arthur Parmentier" w:date="2020-06-04T12:17:00Z"/>
            </w:rPr>
          </w:rPrChange>
        </w:rPr>
        <w:pPrChange w:id="6291" w:author="Arthur Parmentier" w:date="2020-05-22T09:13:00Z">
          <w:pPr>
            <w:pStyle w:val="Titre2"/>
          </w:pPr>
        </w:pPrChange>
      </w:pPr>
      <w:bookmarkStart w:id="6292" w:name="_Toc42259027"/>
      <w:bookmarkStart w:id="6293" w:name="_Toc42259104"/>
      <w:bookmarkStart w:id="6294" w:name="_Toc42449783"/>
      <w:bookmarkStart w:id="6295" w:name="_Toc42449865"/>
      <w:bookmarkStart w:id="6296" w:name="_Toc42550051"/>
      <w:bookmarkStart w:id="6297" w:name="_Toc42550144"/>
      <w:bookmarkEnd w:id="6292"/>
      <w:bookmarkEnd w:id="6293"/>
      <w:bookmarkEnd w:id="6294"/>
      <w:bookmarkEnd w:id="6295"/>
      <w:bookmarkEnd w:id="6296"/>
      <w:bookmarkEnd w:id="6297"/>
    </w:p>
    <w:p w:rsidR="00F25194" w:rsidRPr="007C437A" w:rsidRDefault="00F25194">
      <w:pPr>
        <w:pStyle w:val="Titre3"/>
        <w:rPr>
          <w:ins w:id="6298" w:author="Arthur Parmentier" w:date="2020-06-04T14:56:00Z"/>
        </w:rPr>
      </w:pPr>
      <w:bookmarkStart w:id="6299" w:name="_Toc42550145"/>
      <w:r w:rsidRPr="007C437A">
        <w:t>Part 4: Grammar parsing</w:t>
      </w:r>
      <w:bookmarkEnd w:id="6299"/>
    </w:p>
    <w:p w:rsidR="00947BFF" w:rsidRPr="007C437A" w:rsidRDefault="00947BFF">
      <w:pPr>
        <w:pStyle w:val="Titre4"/>
        <w:rPr>
          <w:ins w:id="6300" w:author="Arthur Parmentier" w:date="2020-06-04T13:57:00Z"/>
          <w:rPrChange w:id="6301" w:author="Arthur Parmentier" w:date="2020-06-07T15:27:00Z">
            <w:rPr>
              <w:ins w:id="6302" w:author="Arthur Parmentier" w:date="2020-06-04T13:57:00Z"/>
            </w:rPr>
          </w:rPrChange>
        </w:rPr>
        <w:pPrChange w:id="6303" w:author="Arthur Parmentier" w:date="2020-06-04T14:56:00Z">
          <w:pPr>
            <w:pStyle w:val="Titre3"/>
          </w:pPr>
        </w:pPrChange>
      </w:pPr>
      <w:ins w:id="6304" w:author="Arthur Parmentier" w:date="2020-06-04T14:56:00Z">
        <w:r w:rsidRPr="007C437A">
          <w:rPr>
            <w:rPrChange w:id="6305" w:author="Arthur Parmentier" w:date="2020-06-07T15:27:00Z">
              <w:rPr/>
            </w:rPrChange>
          </w:rPr>
          <w:t xml:space="preserve">A finite state machine (FSM) </w:t>
        </w:r>
      </w:ins>
      <w:ins w:id="6306" w:author="Arthur Parmentier" w:date="2020-06-08T01:39:00Z">
        <w:r w:rsidR="00DE0C52">
          <w:t>automaton</w:t>
        </w:r>
      </w:ins>
    </w:p>
    <w:p w:rsidR="00043B6E" w:rsidRPr="007C437A" w:rsidRDefault="00043B6E" w:rsidP="00043B6E">
      <w:pPr>
        <w:rPr>
          <w:ins w:id="6307" w:author="Arthur Parmentier" w:date="2020-06-04T13:59:00Z"/>
        </w:rPr>
      </w:pPr>
      <w:ins w:id="6308" w:author="Arthur Parmentier" w:date="2020-06-04T13:57:00Z">
        <w:r w:rsidRPr="007C437A">
          <w:t xml:space="preserve">From the models introduced in the previous section, </w:t>
        </w:r>
      </w:ins>
      <w:ins w:id="6309" w:author="Arthur Parmentier" w:date="2020-06-04T13:58:00Z">
        <w:r w:rsidRPr="007C437A">
          <w:t xml:space="preserve">we </w:t>
        </w:r>
      </w:ins>
      <w:ins w:id="6310" w:author="Arthur Parmentier" w:date="2020-06-04T13:59:00Z">
        <w:r w:rsidRPr="007C437A">
          <w:t>can</w:t>
        </w:r>
      </w:ins>
      <w:ins w:id="6311"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6312" w:author="Arthur Parmentier" w:date="2020-06-04T14:02:00Z"/>
        </w:rPr>
      </w:pPr>
      <w:ins w:id="6313" w:author="Arthur Parmentier" w:date="2020-06-04T14:00:00Z">
        <w:r w:rsidRPr="007C437A">
          <w:t xml:space="preserve">The next step is therefore to implement the grammar of SP </w:t>
        </w:r>
      </w:ins>
      <w:ins w:id="6314" w:author="Arthur Parmentier" w:date="2020-06-04T14:01:00Z">
        <w:r w:rsidRPr="007C437A">
          <w:t>with a parsing mechanism that would then allow us to create requests or commands to each device that acts a</w:t>
        </w:r>
      </w:ins>
      <w:ins w:id="6315" w:author="Arthur Parmentier" w:date="2020-06-04T14:02:00Z">
        <w:r w:rsidRPr="007C437A">
          <w:t>s an individual performer in the system.</w:t>
        </w:r>
      </w:ins>
    </w:p>
    <w:p w:rsidR="00043B6E" w:rsidRPr="007C437A" w:rsidRDefault="00043B6E" w:rsidP="00043B6E">
      <w:pPr>
        <w:rPr>
          <w:ins w:id="6316" w:author="Arthur Parmentier" w:date="2020-06-04T14:05:00Z"/>
        </w:rPr>
      </w:pPr>
      <w:ins w:id="6317" w:author="Arthur Parmentier" w:date="2020-06-04T14:02:00Z">
        <w:r w:rsidRPr="007C437A">
          <w:t>We have seen previously that</w:t>
        </w:r>
      </w:ins>
      <w:ins w:id="6318" w:author="Arthur Parmentier" w:date="2020-06-04T14:03:00Z">
        <w:r w:rsidRPr="007C437A">
          <w:t xml:space="preserve"> the default SP mode can be modeled as a regular lan</w:t>
        </w:r>
      </w:ins>
      <w:ins w:id="6319" w:author="Arthur Parmentier" w:date="2020-06-04T14:04:00Z">
        <w:r w:rsidRPr="007C437A">
          <w:t xml:space="preserve">guage. This allow us to build a deterministic finite state machine </w:t>
        </w:r>
      </w:ins>
      <w:ins w:id="6320" w:author="Arthur Parmentier" w:date="2020-06-04T14:06:00Z">
        <w:r w:rsidRPr="007C437A">
          <w:t xml:space="preserve">(FSM) </w:t>
        </w:r>
      </w:ins>
      <w:ins w:id="6321" w:author="Arthur Parmentier" w:date="2020-06-04T14:04:00Z">
        <w:r w:rsidRPr="007C437A">
          <w:t xml:space="preserve">that can create </w:t>
        </w:r>
      </w:ins>
      <w:ins w:id="6322" w:author="Arthur Parmentier" w:date="2020-06-04T14:05:00Z">
        <w:r w:rsidRPr="007C437A">
          <w:t>meaningful requests from the time sequence of signs.</w:t>
        </w:r>
      </w:ins>
    </w:p>
    <w:p w:rsidR="00541D7C" w:rsidRPr="007C437A" w:rsidRDefault="00043B6E">
      <w:pPr>
        <w:rPr>
          <w:ins w:id="6323" w:author="Arthur Parmentier" w:date="2020-06-04T14:46:00Z"/>
        </w:rPr>
        <w:pPrChange w:id="6324" w:author="Arthur Parmentier" w:date="2020-06-04T14:46:00Z">
          <w:pPr>
            <w:keepNext/>
          </w:pPr>
        </w:pPrChange>
      </w:pPr>
      <w:ins w:id="6325" w:author="Arthur Parmentier" w:date="2020-06-04T14:06:00Z">
        <w:r w:rsidRPr="007C437A">
          <w:t>There are several ways to implement a FSM inside Max</w:t>
        </w:r>
      </w:ins>
      <w:ins w:id="6326" w:author="Arthur Parmentier" w:date="2020-06-04T14:07:00Z">
        <w:r w:rsidRPr="007C437A">
          <w:t xml:space="preserve"> but the most convenient </w:t>
        </w:r>
        <w:r w:rsidR="003341C4" w:rsidRPr="007C437A">
          <w:t xml:space="preserve">way that I found was using a </w:t>
        </w:r>
      </w:ins>
      <w:ins w:id="6327" w:author="Arthur Parmentier" w:date="2020-06-04T14:08:00Z">
        <w:r w:rsidR="003341C4" w:rsidRPr="007C437A">
          <w:t>node.js package called “</w:t>
        </w:r>
        <w:proofErr w:type="spellStart"/>
        <w:r w:rsidR="003341C4" w:rsidRPr="007C437A">
          <w:t>Javascript</w:t>
        </w:r>
        <w:proofErr w:type="spellEnd"/>
        <w:r w:rsidR="003341C4" w:rsidRPr="007C437A">
          <w:t xml:space="preserve"> state machine”</w:t>
        </w:r>
        <w:r w:rsidR="003341C4" w:rsidRPr="007C437A">
          <w:rPr>
            <w:rStyle w:val="Appelnotedebasdep"/>
          </w:rPr>
          <w:footnoteReference w:id="69"/>
        </w:r>
      </w:ins>
      <w:ins w:id="6330" w:author="Arthur Parmentier" w:date="2020-06-04T14:09:00Z">
        <w:r w:rsidR="00443149" w:rsidRPr="007C437A">
          <w:t xml:space="preserve">. </w:t>
        </w:r>
      </w:ins>
      <w:ins w:id="6331" w:author="Arthur Parmentier" w:date="2020-06-04T14:10:00Z">
        <w:r w:rsidR="00443149" w:rsidRPr="007C437A">
          <w:t>By also using the Viz.js lib</w:t>
        </w:r>
      </w:ins>
      <w:ins w:id="6332" w:author="Arthur Parmentier" w:date="2020-06-04T14:11:00Z">
        <w:r w:rsidR="00443149" w:rsidRPr="007C437A">
          <w:t>rary</w:t>
        </w:r>
        <w:r w:rsidR="00443149" w:rsidRPr="007C437A">
          <w:rPr>
            <w:rStyle w:val="Appelnotedebasdep"/>
          </w:rPr>
          <w:footnoteReference w:id="70"/>
        </w:r>
        <w:r w:rsidR="00443149" w:rsidRPr="007C437A">
          <w:t xml:space="preserve">, I was able </w:t>
        </w:r>
      </w:ins>
      <w:ins w:id="6334" w:author="Arthur Parmentier" w:date="2020-06-04T14:12:00Z">
        <w:r w:rsidR="00443149" w:rsidRPr="007C437A">
          <w:t>to display the</w:t>
        </w:r>
      </w:ins>
      <w:ins w:id="6335" w:author="Arthur Parmentier" w:date="2020-06-04T14:13:00Z">
        <w:r w:rsidR="00443149" w:rsidRPr="007C437A">
          <w:t xml:space="preserve"> FSM inside a </w:t>
        </w:r>
        <w:proofErr w:type="spellStart"/>
        <w:r w:rsidR="00443149" w:rsidRPr="007C437A">
          <w:t>Jweb</w:t>
        </w:r>
        <w:proofErr w:type="spellEnd"/>
        <w:r w:rsidR="00443149" w:rsidRPr="007C437A">
          <w:t xml:space="preserve"> object in Max as a connected graph that represents all the states and transitions of the FSM. This is a very nice v</w:t>
        </w:r>
      </w:ins>
      <w:ins w:id="6336" w:author="Arthur Parmentier" w:date="2020-06-04T14:14:00Z">
        <w:r w:rsidR="00443149" w:rsidRPr="007C437A">
          <w:t>isualization for learning the grammar of SP and also for programmers to have a di</w:t>
        </w:r>
      </w:ins>
      <w:ins w:id="6337" w:author="Arthur Parmentier" w:date="2020-06-04T14:15:00Z">
        <w:r w:rsidR="00443149" w:rsidRPr="007C437A">
          <w:t>rect feedback on their grammatical implementation, for instance when adding new modes to the tool in the future</w:t>
        </w:r>
      </w:ins>
      <w:ins w:id="6338" w:author="Arthur Parmentier" w:date="2020-06-04T14:44:00Z">
        <w:r w:rsidR="00327836" w:rsidRPr="007C437A">
          <w:t xml:space="preserve"> (see </w:t>
        </w:r>
        <w:r w:rsidR="00327836" w:rsidRPr="007C437A">
          <w:rPr>
            <w:rPrChange w:id="6339" w:author="Arthur Parmentier" w:date="2020-06-07T15:27:00Z">
              <w:rPr/>
            </w:rPrChange>
          </w:rPr>
          <w:fldChar w:fldCharType="begin"/>
        </w:r>
        <w:r w:rsidR="00327836" w:rsidRPr="007C437A">
          <w:instrText xml:space="preserve"> REF _Ref42174288 \h </w:instrText>
        </w:r>
      </w:ins>
      <w:r w:rsidR="00327836" w:rsidRPr="007C437A">
        <w:rPr>
          <w:rPrChange w:id="6340" w:author="Arthur Parmentier" w:date="2020-06-07T15:27:00Z">
            <w:rPr/>
          </w:rPrChange>
        </w:rPr>
      </w:r>
      <w:r w:rsidR="00327836" w:rsidRPr="007C437A">
        <w:rPr>
          <w:rPrChange w:id="6341" w:author="Arthur Parmentier" w:date="2020-06-07T15:27:00Z">
            <w:rPr/>
          </w:rPrChange>
        </w:rPr>
        <w:fldChar w:fldCharType="separate"/>
      </w:r>
      <w:ins w:id="6342" w:author="Arthur Parmentier" w:date="2020-06-04T14:44:00Z">
        <w:r w:rsidR="00327836" w:rsidRPr="007C437A">
          <w:t xml:space="preserve">Figure </w:t>
        </w:r>
        <w:r w:rsidR="00327836" w:rsidRPr="007C437A">
          <w:rPr>
            <w:rPrChange w:id="6343" w:author="Arthur Parmentier" w:date="2020-06-07T15:27:00Z">
              <w:rPr>
                <w:noProof/>
              </w:rPr>
            </w:rPrChange>
          </w:rPr>
          <w:t>9</w:t>
        </w:r>
        <w:r w:rsidR="00327836" w:rsidRPr="007C437A">
          <w:rPr>
            <w:rPrChange w:id="6344" w:author="Arthur Parmentier" w:date="2020-06-07T15:27:00Z">
              <w:rPr/>
            </w:rPrChange>
          </w:rPr>
          <w:fldChar w:fldCharType="end"/>
        </w:r>
        <w:r w:rsidR="00327836" w:rsidRPr="007C437A">
          <w:t>).</w:t>
        </w:r>
      </w:ins>
    </w:p>
    <w:p w:rsidR="00833029" w:rsidRPr="007C437A" w:rsidRDefault="00833029">
      <w:pPr>
        <w:keepNext/>
        <w:rPr>
          <w:ins w:id="6345" w:author="Arthur Parmentier" w:date="2020-06-04T14:44:00Z"/>
        </w:rPr>
        <w:pPrChange w:id="6346" w:author="Arthur Parmentier" w:date="2020-06-04T14:44:00Z">
          <w:pPr/>
        </w:pPrChange>
      </w:pPr>
      <w:ins w:id="6347" w:author="Arthur Parmentier" w:date="2020-06-04T14:43:00Z">
        <w:r w:rsidRPr="007C437A">
          <w:rPr>
            <w:noProof/>
            <w:rPrChange w:id="6348"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6349" w:author="Arthur Parmentier" w:date="2020-06-04T14:46:00Z"/>
        </w:rPr>
      </w:pPr>
      <w:bookmarkStart w:id="6350" w:name="_Ref42174288"/>
      <w:bookmarkStart w:id="6351" w:name="_Ref42174282"/>
      <w:ins w:id="6352" w:author="Arthur Parmentier" w:date="2020-06-04T14:44:00Z">
        <w:r w:rsidRPr="007C437A">
          <w:t xml:space="preserve">Figure </w:t>
        </w:r>
        <w:r w:rsidRPr="007C437A">
          <w:rPr>
            <w:rPrChange w:id="6353" w:author="Arthur Parmentier" w:date="2020-06-07T15:27:00Z">
              <w:rPr/>
            </w:rPrChange>
          </w:rPr>
          <w:fldChar w:fldCharType="begin"/>
        </w:r>
        <w:r w:rsidRPr="007C437A">
          <w:instrText xml:space="preserve"> SEQ Figure \* ARABIC </w:instrText>
        </w:r>
      </w:ins>
      <w:r w:rsidRPr="007C437A">
        <w:rPr>
          <w:rPrChange w:id="6354" w:author="Arthur Parmentier" w:date="2020-06-07T15:27:00Z">
            <w:rPr/>
          </w:rPrChange>
        </w:rPr>
        <w:fldChar w:fldCharType="separate"/>
      </w:r>
      <w:ins w:id="6355" w:author="Arthur Parmentier" w:date="2020-06-05T21:05:00Z">
        <w:r w:rsidR="001C2AA6" w:rsidRPr="007C437A">
          <w:rPr>
            <w:rPrChange w:id="6356" w:author="Arthur Parmentier" w:date="2020-06-07T15:27:00Z">
              <w:rPr>
                <w:noProof/>
              </w:rPr>
            </w:rPrChange>
          </w:rPr>
          <w:t>10</w:t>
        </w:r>
      </w:ins>
      <w:ins w:id="6357" w:author="Arthur Parmentier" w:date="2020-06-04T14:44:00Z">
        <w:r w:rsidRPr="007C437A">
          <w:rPr>
            <w:rPrChange w:id="6358" w:author="Arthur Parmentier" w:date="2020-06-07T15:27:00Z">
              <w:rPr/>
            </w:rPrChange>
          </w:rPr>
          <w:fldChar w:fldCharType="end"/>
        </w:r>
        <w:bookmarkEnd w:id="6350"/>
        <w:r w:rsidRPr="007C437A">
          <w:t xml:space="preserve"> Max</w:t>
        </w:r>
      </w:ins>
      <w:ins w:id="6359" w:author="Arthur Parmentier" w:date="2020-06-04T15:54:00Z">
        <w:r w:rsidR="009972CC" w:rsidRPr="007C437A">
          <w:t xml:space="preserve"> SP</w:t>
        </w:r>
      </w:ins>
      <w:ins w:id="6360" w:author="Arthur Parmentier" w:date="2020-06-04T14:44:00Z">
        <w:r w:rsidRPr="007C437A">
          <w:t xml:space="preserve"> automat</w:t>
        </w:r>
      </w:ins>
      <w:ins w:id="6361" w:author="Arthur Parmentier" w:date="2020-06-08T01:39:00Z">
        <w:r w:rsidR="00DE0C52">
          <w:t>on</w:t>
        </w:r>
      </w:ins>
      <w:ins w:id="6362" w:author="Arthur Parmentier" w:date="2020-06-04T14:44:00Z">
        <w:r w:rsidRPr="007C437A">
          <w:t xml:space="preserve"> (FSM) GUI</w:t>
        </w:r>
      </w:ins>
      <w:bookmarkEnd w:id="6351"/>
    </w:p>
    <w:p w:rsidR="00541D7C" w:rsidRPr="007C437A" w:rsidRDefault="00541D7C" w:rsidP="00541D7C">
      <w:pPr>
        <w:rPr>
          <w:ins w:id="6363" w:author="Arthur Parmentier" w:date="2020-06-04T14:56:00Z"/>
        </w:rPr>
      </w:pPr>
      <w:ins w:id="6364" w:author="Arthur Parmentier" w:date="2020-06-04T14:47:00Z">
        <w:r w:rsidRPr="007C437A">
          <w:t xml:space="preserve">Yet, the FSM only implements the default SP mode and </w:t>
        </w:r>
      </w:ins>
      <w:ins w:id="6365" w:author="Arthur Parmentier" w:date="2020-06-04T14:48:00Z">
        <w:r w:rsidRPr="007C437A">
          <w:t>although they have a dedicated state, all logic elements are not implemented either</w:t>
        </w:r>
      </w:ins>
      <w:ins w:id="6366" w:author="Arthur Parmentier" w:date="2020-06-04T14:49:00Z">
        <w:r w:rsidRPr="007C437A">
          <w:t xml:space="preserve">, as they introduce a </w:t>
        </w:r>
      </w:ins>
      <w:ins w:id="6367" w:author="Arthur Parmentier" w:date="2020-06-04T14:50:00Z">
        <w:r w:rsidRPr="007C437A">
          <w:t>great level of complexity both in the automata and the interpretation by the device itself.</w:t>
        </w:r>
      </w:ins>
    </w:p>
    <w:p w:rsidR="00947BFF" w:rsidRPr="007C437A" w:rsidRDefault="00947BFF">
      <w:pPr>
        <w:pStyle w:val="Titre4"/>
        <w:rPr>
          <w:ins w:id="6368" w:author="Arthur Parmentier" w:date="2020-06-04T14:50:00Z"/>
          <w:rPrChange w:id="6369" w:author="Arthur Parmentier" w:date="2020-06-07T15:27:00Z">
            <w:rPr>
              <w:ins w:id="6370" w:author="Arthur Parmentier" w:date="2020-06-04T14:50:00Z"/>
            </w:rPr>
          </w:rPrChange>
        </w:rPr>
        <w:pPrChange w:id="6371" w:author="Arthur Parmentier" w:date="2020-06-04T14:56:00Z">
          <w:pPr/>
        </w:pPrChange>
      </w:pPr>
      <w:ins w:id="6372" w:author="Arthur Parmentier" w:date="2020-06-04T14:56:00Z">
        <w:r w:rsidRPr="007C437A">
          <w:rPr>
            <w:rPrChange w:id="6373" w:author="Arthur Parmentier" w:date="2020-06-07T15:27:00Z">
              <w:rPr/>
            </w:rPrChange>
          </w:rPr>
          <w:t>Forming a request to de</w:t>
        </w:r>
      </w:ins>
      <w:ins w:id="6374" w:author="Arthur Parmentier" w:date="2020-06-04T14:57:00Z">
        <w:r w:rsidRPr="007C437A">
          <w:rPr>
            <w:rPrChange w:id="6375" w:author="Arthur Parmentier" w:date="2020-06-07T15:27:00Z">
              <w:rPr/>
            </w:rPrChange>
          </w:rPr>
          <w:t xml:space="preserve">vices </w:t>
        </w:r>
      </w:ins>
      <w:ins w:id="6376" w:author="Arthur Parmentier" w:date="2020-06-04T14:56:00Z">
        <w:r w:rsidRPr="007C437A">
          <w:rPr>
            <w:rPrChange w:id="6377" w:author="Arthur Parmentier" w:date="2020-06-07T15:27:00Z">
              <w:rPr/>
            </w:rPrChange>
          </w:rPr>
          <w:t>from a sequence</w:t>
        </w:r>
      </w:ins>
      <w:ins w:id="6378" w:author="Arthur Parmentier" w:date="2020-06-04T14:57:00Z">
        <w:r w:rsidRPr="007C437A">
          <w:rPr>
            <w:rPrChange w:id="6379" w:author="Arthur Parmentier" w:date="2020-06-07T15:27:00Z">
              <w:rPr/>
            </w:rPrChange>
          </w:rPr>
          <w:t xml:space="preserve"> of signs</w:t>
        </w:r>
      </w:ins>
    </w:p>
    <w:p w:rsidR="00947BFF" w:rsidRPr="007C437A" w:rsidRDefault="00C47018" w:rsidP="00947BFF">
      <w:pPr>
        <w:rPr>
          <w:ins w:id="6380" w:author="Arthur Parmentier" w:date="2020-06-04T15:00:00Z"/>
        </w:rPr>
      </w:pPr>
      <w:ins w:id="6381" w:author="Arthur Parmentier" w:date="2020-06-04T14:58:00Z">
        <w:r w:rsidRPr="007C437A">
          <w:t>For constructing the request messages, I took inspiration from the OSC protocol: at the</w:t>
        </w:r>
      </w:ins>
      <w:ins w:id="6382" w:author="Arthur Parmentier" w:date="2020-06-04T14:59:00Z">
        <w:r w:rsidRPr="007C437A">
          <w:t xml:space="preserve"> output of the automata, requests are sent to the devices with the following rec</w:t>
        </w:r>
      </w:ins>
      <w:ins w:id="6383" w:author="Arthur Parmentier" w:date="2020-06-04T15:00:00Z">
        <w:r w:rsidRPr="007C437A">
          <w:t>ursive forms:</w:t>
        </w:r>
      </w:ins>
    </w:p>
    <w:p w:rsidR="00C47018" w:rsidRPr="007C437A" w:rsidRDefault="00C47018" w:rsidP="00947BFF">
      <w:pPr>
        <w:rPr>
          <w:ins w:id="6384" w:author="Arthur Parmentier" w:date="2020-06-04T15:04:00Z"/>
        </w:rPr>
      </w:pPr>
      <w:ins w:id="6385" w:author="Arthur Parmentier" w:date="2020-06-04T15:00:00Z">
        <w:r w:rsidRPr="007C437A">
          <w:t>/</w:t>
        </w:r>
        <w:proofErr w:type="spellStart"/>
        <w:r w:rsidRPr="007C437A">
          <w:t>device_name</w:t>
        </w:r>
        <w:proofErr w:type="spellEnd"/>
        <w:r w:rsidRPr="007C437A">
          <w:t>/content/parameter value</w:t>
        </w:r>
      </w:ins>
      <w:ins w:id="6386" w:author="Arthur Parmentier" w:date="2020-06-04T15:01:00Z">
        <w:r w:rsidRPr="007C437A">
          <w:br/>
          <w:t>/</w:t>
        </w:r>
        <w:proofErr w:type="spellStart"/>
        <w:r w:rsidRPr="007C437A">
          <w:t>device_name</w:t>
        </w:r>
        <w:proofErr w:type="spellEnd"/>
        <w:r w:rsidRPr="007C437A">
          <w:t>/content/parameter/</w:t>
        </w:r>
      </w:ins>
      <w:proofErr w:type="spellStart"/>
      <w:ins w:id="6387" w:author="Arthur Parmentier" w:date="2020-06-04T15:03:00Z">
        <w:r w:rsidRPr="007C437A">
          <w:t>parameter_of_the</w:t>
        </w:r>
      </w:ins>
      <w:ins w:id="6388" w:author="Arthur Parmentier" w:date="2020-06-04T15:04:00Z">
        <w:r w:rsidRPr="007C437A">
          <w:t>_parameter</w:t>
        </w:r>
        <w:proofErr w:type="spellEnd"/>
        <w:r w:rsidRPr="007C437A">
          <w:t>/…/… value</w:t>
        </w:r>
        <w:r w:rsidR="00CC0516" w:rsidRPr="007C437A">
          <w:t>1 value2 …</w:t>
        </w:r>
      </w:ins>
    </w:p>
    <w:p w:rsidR="00CC0516" w:rsidRPr="007C437A" w:rsidRDefault="009972CC" w:rsidP="00947BFF">
      <w:pPr>
        <w:rPr>
          <w:ins w:id="6389" w:author="Arthur Parmentier" w:date="2020-06-04T15:56:00Z"/>
        </w:rPr>
      </w:pPr>
      <w:ins w:id="6390" w:author="Arthur Parmentier" w:date="2020-06-04T15:51:00Z">
        <w:r w:rsidRPr="007C437A">
          <w:t xml:space="preserve">The way </w:t>
        </w:r>
      </w:ins>
      <w:ins w:id="6391" w:author="Arthur Parmentier" w:date="2020-06-04T15:54:00Z">
        <w:r w:rsidR="00342F3F" w:rsidRPr="007C437A">
          <w:t xml:space="preserve">the request is formed inside the </w:t>
        </w:r>
      </w:ins>
      <w:ins w:id="6392" w:author="Arthur Parmentier" w:date="2020-06-08T01:39:00Z">
        <w:r w:rsidR="00DE0C52">
          <w:t>automaton</w:t>
        </w:r>
      </w:ins>
      <w:ins w:id="6393" w:author="Arthur Parmentier" w:date="2020-06-04T15:54:00Z">
        <w:r w:rsidR="00342F3F" w:rsidRPr="007C437A">
          <w:t xml:space="preserve"> is by collecting each sign</w:t>
        </w:r>
      </w:ins>
      <w:ins w:id="6394" w:author="Arthur Parmentier" w:date="2020-06-04T15:55:00Z">
        <w:r w:rsidR="00342F3F" w:rsidRPr="007C437A">
          <w:t xml:space="preserve"> during the state transitions and assembling them into </w:t>
        </w:r>
      </w:ins>
      <w:ins w:id="6395"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6396" w:author="Arthur Parmentier" w:date="2020-06-04T15:56:00Z"/>
        </w:rPr>
      </w:pPr>
      <w:ins w:id="6397"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6398" w:author="Arthur Parmentier" w:date="2020-06-04T15:57:00Z"/>
        </w:rPr>
      </w:pPr>
      <w:ins w:id="6399" w:author="Arthur Parmentier" w:date="2020-06-04T15:56:00Z">
        <w:r w:rsidRPr="007C437A">
          <w:t>At the first level</w:t>
        </w:r>
      </w:ins>
      <w:ins w:id="6400" w:author="Arthur Parmentier" w:date="2020-06-04T15:57:00Z">
        <w:r w:rsidRPr="007C437A">
          <w:t>, the index of the request</w:t>
        </w:r>
      </w:ins>
    </w:p>
    <w:p w:rsidR="00342F3F" w:rsidRPr="007C437A" w:rsidRDefault="00342F3F" w:rsidP="00342F3F">
      <w:pPr>
        <w:pStyle w:val="Paragraphedeliste"/>
        <w:numPr>
          <w:ilvl w:val="2"/>
          <w:numId w:val="41"/>
        </w:numPr>
        <w:rPr>
          <w:ins w:id="6401" w:author="Arthur Parmentier" w:date="2020-06-04T15:57:00Z"/>
        </w:rPr>
      </w:pPr>
      <w:ins w:id="6402"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6403" w:author="Arthur Parmentier" w:date="2020-06-04T15:57:00Z"/>
        </w:rPr>
      </w:pPr>
      <w:ins w:id="6404"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6405" w:author="Arthur Parmentier" w:date="2020-06-04T15:57:00Z"/>
        </w:rPr>
      </w:pPr>
      <w:ins w:id="6406"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6407" w:author="Arthur Parmentier" w:date="2020-06-04T15:58:00Z"/>
        </w:rPr>
      </w:pPr>
      <w:ins w:id="6408" w:author="Arthur Parmentier" w:date="2020-06-04T16:00:00Z">
        <w:r w:rsidRPr="007C437A">
          <w:rPr>
            <w:noProof/>
            <w:rPrChange w:id="6409"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FA5F3C" w:rsidRPr="00910A67" w:rsidRDefault="00FA5F3C">
                              <w:pPr>
                                <w:pStyle w:val="Lgende"/>
                                <w:rPr>
                                  <w:noProof/>
                                </w:rPr>
                                <w:pPrChange w:id="6410" w:author="Arthur Parmentier" w:date="2020-06-04T16:00:00Z">
                                  <w:pPr>
                                    <w:pStyle w:val="Paragraphedeliste"/>
                                    <w:numPr>
                                      <w:ilvl w:val="5"/>
                                      <w:numId w:val="41"/>
                                    </w:numPr>
                                    <w:ind w:left="4320" w:hanging="360"/>
                                  </w:pPr>
                                </w:pPrChange>
                              </w:pPr>
                              <w:ins w:id="6411" w:author="Arthur Parmentier" w:date="2020-06-04T16:00:00Z">
                                <w:r>
                                  <w:t xml:space="preserve">Figure </w:t>
                                </w:r>
                                <w:r>
                                  <w:fldChar w:fldCharType="begin"/>
                                </w:r>
                                <w:r>
                                  <w:instrText xml:space="preserve"> SEQ Figure \* ARABIC </w:instrText>
                                </w:r>
                              </w:ins>
                              <w:r>
                                <w:fldChar w:fldCharType="separate"/>
                              </w:r>
                              <w:ins w:id="6412" w:author="Arthur Parmentier" w:date="2020-06-05T21:05:00Z">
                                <w:r>
                                  <w:rPr>
                                    <w:noProof/>
                                  </w:rPr>
                                  <w:t>11</w:t>
                                </w:r>
                              </w:ins>
                              <w:ins w:id="6413"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FA5F3C" w:rsidRPr="00910A67" w:rsidRDefault="00FA5F3C">
                        <w:pPr>
                          <w:pStyle w:val="Lgende"/>
                          <w:rPr>
                            <w:noProof/>
                          </w:rPr>
                          <w:pPrChange w:id="6414" w:author="Arthur Parmentier" w:date="2020-06-04T16:00:00Z">
                            <w:pPr>
                              <w:pStyle w:val="Paragraphedeliste"/>
                              <w:numPr>
                                <w:ilvl w:val="5"/>
                                <w:numId w:val="41"/>
                              </w:numPr>
                              <w:ind w:left="4320" w:hanging="360"/>
                            </w:pPr>
                          </w:pPrChange>
                        </w:pPr>
                        <w:ins w:id="6415" w:author="Arthur Parmentier" w:date="2020-06-04T16:00:00Z">
                          <w:r>
                            <w:t xml:space="preserve">Figure </w:t>
                          </w:r>
                          <w:r>
                            <w:fldChar w:fldCharType="begin"/>
                          </w:r>
                          <w:r>
                            <w:instrText xml:space="preserve"> SEQ Figure \* ARABIC </w:instrText>
                          </w:r>
                        </w:ins>
                        <w:r>
                          <w:fldChar w:fldCharType="separate"/>
                        </w:r>
                        <w:ins w:id="6416" w:author="Arthur Parmentier" w:date="2020-06-05T21:05:00Z">
                          <w:r>
                            <w:rPr>
                              <w:noProof/>
                            </w:rPr>
                            <w:t>11</w:t>
                          </w:r>
                        </w:ins>
                        <w:ins w:id="6417" w:author="Arthur Parmentier" w:date="2020-06-04T16:00:00Z">
                          <w:r>
                            <w:fldChar w:fldCharType="end"/>
                          </w:r>
                          <w:r>
                            <w:t xml:space="preserve"> Representation of the request object inside Max</w:t>
                          </w:r>
                        </w:ins>
                      </w:p>
                    </w:txbxContent>
                  </v:textbox>
                  <w10:wrap type="topAndBottom"/>
                </v:shape>
              </w:pict>
            </mc:Fallback>
          </mc:AlternateContent>
        </w:r>
      </w:ins>
      <w:ins w:id="6418" w:author="Arthur Parmentier" w:date="2020-06-04T15:59:00Z">
        <w:r w:rsidRPr="007C437A">
          <w:rPr>
            <w:noProof/>
            <w:rPrChange w:id="6419"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6420"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6421" w:author="Arthur Parmentier" w:date="2020-06-04T16:01:00Z"/>
        </w:rPr>
      </w:pPr>
      <w:ins w:id="6422"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6423" w:author="Arthur Parmentier" w:date="2020-06-04T16:02:00Z"/>
        </w:rPr>
      </w:pPr>
      <w:ins w:id="6424" w:author="Arthur Parmentier" w:date="2020-06-04T16:01:00Z">
        <w:r w:rsidRPr="007C437A">
          <w:t xml:space="preserve">The “reverse distribution” object </w:t>
        </w:r>
      </w:ins>
      <w:ins w:id="6425" w:author="Arthur Parmentier" w:date="2020-06-04T16:02:00Z">
        <w:r w:rsidRPr="007C437A">
          <w:t>that stores for each content, what device is playing it with what parameters.</w:t>
        </w:r>
      </w:ins>
    </w:p>
    <w:p w:rsidR="00342F3F" w:rsidRPr="007C437A" w:rsidRDefault="00342F3F" w:rsidP="00342F3F">
      <w:pPr>
        <w:rPr>
          <w:ins w:id="6426" w:author="Arthur Parmentier" w:date="2020-06-04T16:04:00Z"/>
        </w:rPr>
      </w:pPr>
      <w:ins w:id="6427" w:author="Arthur Parmentier" w:date="2020-06-04T16:02:00Z">
        <w:r w:rsidRPr="007C437A">
          <w:t>For convenience, I also use inter</w:t>
        </w:r>
      </w:ins>
      <w:ins w:id="6428" w:author="Arthur Parmentier" w:date="2020-06-04T16:03:00Z">
        <w:r w:rsidRPr="007C437A">
          <w:t>mediate objects that store specific types of signs (the “who”, “what” arrays) in the parsing proc</w:t>
        </w:r>
      </w:ins>
      <w:ins w:id="6429" w:author="Arthur Parmentier" w:date="2020-06-04T16:04:00Z">
        <w:r w:rsidRPr="007C437A">
          <w:t>ess</w:t>
        </w:r>
      </w:ins>
      <w:ins w:id="6430" w:author="Arthur Parmentier" w:date="2020-06-04T16:03:00Z">
        <w:r w:rsidRPr="007C437A">
          <w:t>.</w:t>
        </w:r>
      </w:ins>
    </w:p>
    <w:p w:rsidR="00342F3F" w:rsidRPr="007C437A" w:rsidRDefault="00342F3F" w:rsidP="00342F3F">
      <w:pPr>
        <w:rPr>
          <w:ins w:id="6431" w:author="Arthur Parmentier" w:date="2020-06-04T16:06:00Z"/>
        </w:rPr>
      </w:pPr>
      <w:ins w:id="6432" w:author="Arthur Parmentier" w:date="2020-06-04T16:04:00Z">
        <w:r w:rsidRPr="007C437A">
          <w:t xml:space="preserve">Finally, the “group” object </w:t>
        </w:r>
        <w:r w:rsidR="00071EE1" w:rsidRPr="007C437A">
          <w:t xml:space="preserve">defines and store all the groups of the performance and the </w:t>
        </w:r>
      </w:ins>
      <w:ins w:id="6433" w:author="Arthur Parmentier" w:date="2020-06-04T16:05:00Z">
        <w:r w:rsidR="00071EE1" w:rsidRPr="007C437A">
          <w:t xml:space="preserve">“defaults” object stores default values for certain parameters. Both can be used to adapt the parsing to </w:t>
        </w:r>
      </w:ins>
      <w:ins w:id="6434" w:author="Arthur Parmentier" w:date="2020-06-04T16:06:00Z">
        <w:r w:rsidR="00E24837" w:rsidRPr="007C437A">
          <w:t xml:space="preserve">specific </w:t>
        </w:r>
      </w:ins>
      <w:ins w:id="6435" w:author="Arthur Parmentier" w:date="2020-06-04T16:05:00Z">
        <w:r w:rsidR="00071EE1" w:rsidRPr="007C437A">
          <w:t>p</w:t>
        </w:r>
      </w:ins>
      <w:ins w:id="6436" w:author="Arthur Parmentier" w:date="2020-06-04T16:06:00Z">
        <w:r w:rsidR="00071EE1" w:rsidRPr="007C437A">
          <w:t>erformance situation, in analogy with the default parameters and the conventional groups in SP.</w:t>
        </w:r>
      </w:ins>
    </w:p>
    <w:p w:rsidR="00117172" w:rsidRPr="007C437A" w:rsidRDefault="00117172">
      <w:pPr>
        <w:keepNext/>
        <w:rPr>
          <w:ins w:id="6437" w:author="Arthur Parmentier" w:date="2020-06-04T16:08:00Z"/>
        </w:rPr>
        <w:pPrChange w:id="6438" w:author="Arthur Parmentier" w:date="2020-06-04T16:08:00Z">
          <w:pPr/>
        </w:pPrChange>
      </w:pPr>
      <w:ins w:id="6439" w:author="Arthur Parmentier" w:date="2020-06-04T16:07:00Z">
        <w:r w:rsidRPr="007C437A">
          <w:rPr>
            <w:noProof/>
            <w:rPrChange w:id="6440"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6441" w:author="Arthur Parmentier" w:date="2020-06-04T16:08:00Z"/>
        </w:rPr>
      </w:pPr>
      <w:ins w:id="6442" w:author="Arthur Parmentier" w:date="2020-06-04T16:08:00Z">
        <w:r w:rsidRPr="007C437A">
          <w:t xml:space="preserve">Figure </w:t>
        </w:r>
        <w:r w:rsidRPr="007C437A">
          <w:rPr>
            <w:rPrChange w:id="6443" w:author="Arthur Parmentier" w:date="2020-06-07T15:27:00Z">
              <w:rPr/>
            </w:rPrChange>
          </w:rPr>
          <w:fldChar w:fldCharType="begin"/>
        </w:r>
        <w:r w:rsidRPr="007C437A">
          <w:instrText xml:space="preserve"> SEQ Figure \* ARABIC </w:instrText>
        </w:r>
      </w:ins>
      <w:r w:rsidRPr="007C437A">
        <w:rPr>
          <w:rPrChange w:id="6444" w:author="Arthur Parmentier" w:date="2020-06-07T15:27:00Z">
            <w:rPr/>
          </w:rPrChange>
        </w:rPr>
        <w:fldChar w:fldCharType="separate"/>
      </w:r>
      <w:ins w:id="6445" w:author="Arthur Parmentier" w:date="2020-06-05T21:05:00Z">
        <w:r w:rsidR="001C2AA6" w:rsidRPr="007C437A">
          <w:rPr>
            <w:rPrChange w:id="6446" w:author="Arthur Parmentier" w:date="2020-06-07T15:27:00Z">
              <w:rPr>
                <w:noProof/>
              </w:rPr>
            </w:rPrChange>
          </w:rPr>
          <w:t>12</w:t>
        </w:r>
      </w:ins>
      <w:ins w:id="6447" w:author="Arthur Parmentier" w:date="2020-06-04T16:08:00Z">
        <w:r w:rsidRPr="007C437A">
          <w:rPr>
            <w:rPrChange w:id="6448" w:author="Arthur Parmentier" w:date="2020-06-07T15:27:00Z">
              <w:rPr/>
            </w:rPrChange>
          </w:rPr>
          <w:fldChar w:fldCharType="end"/>
        </w:r>
        <w:r w:rsidRPr="007C437A">
          <w:t xml:space="preserve"> Capture of the </w:t>
        </w:r>
      </w:ins>
      <w:ins w:id="6449" w:author="Arthur Parmentier" w:date="2020-06-08T01:39:00Z">
        <w:r w:rsidR="00DE0C52">
          <w:t>automaton</w:t>
        </w:r>
      </w:ins>
      <w:ins w:id="6450" w:author="Arthur Parmentier" w:date="2020-06-04T16:08:00Z">
        <w:r w:rsidRPr="007C437A">
          <w:t xml:space="preserve"> debug and convenience panels, where the user can take a look in each object internally use by the </w:t>
        </w:r>
      </w:ins>
      <w:ins w:id="6451" w:author="Arthur Parmentier" w:date="2020-06-08T01:39:00Z">
        <w:r w:rsidR="00DE0C52">
          <w:t>automaton</w:t>
        </w:r>
      </w:ins>
      <w:ins w:id="6452" w:author="Arthur Parmentier" w:date="2020-06-04T16:08:00Z">
        <w:r w:rsidRPr="007C437A">
          <w:t xml:space="preserve"> and send messages for testing or debug.</w:t>
        </w:r>
      </w:ins>
    </w:p>
    <w:p w:rsidR="00117172" w:rsidRPr="007C437A" w:rsidRDefault="00117172" w:rsidP="00117172">
      <w:pPr>
        <w:rPr>
          <w:ins w:id="6453" w:author="Arthur Parmentier" w:date="2020-06-04T16:12:00Z"/>
        </w:rPr>
      </w:pPr>
      <w:ins w:id="6454" w:author="Arthur Parmentier" w:date="2020-06-04T16:08:00Z">
        <w:r w:rsidRPr="007C437A">
          <w:lastRenderedPageBreak/>
          <w:t xml:space="preserve">The </w:t>
        </w:r>
      </w:ins>
      <w:ins w:id="6455" w:author="Arthur Parmentier" w:date="2020-06-04T16:11:00Z">
        <w:r w:rsidRPr="007C437A">
          <w:t xml:space="preserve">details of the </w:t>
        </w:r>
      </w:ins>
      <w:ins w:id="6456" w:author="Arthur Parmentier" w:date="2020-06-04T16:08:00Z">
        <w:r w:rsidRPr="007C437A">
          <w:t xml:space="preserve">internal mechanisms of the </w:t>
        </w:r>
      </w:ins>
      <w:ins w:id="6457" w:author="Arthur Parmentier" w:date="2020-06-08T01:39:00Z">
        <w:r w:rsidR="00DE0C52">
          <w:t>automaton</w:t>
        </w:r>
      </w:ins>
      <w:ins w:id="6458" w:author="Arthur Parmentier" w:date="2020-06-04T16:09:00Z">
        <w:r w:rsidRPr="007C437A">
          <w:t xml:space="preserve"> and the operations it makes on those objects are not described in this report because of the</w:t>
        </w:r>
      </w:ins>
      <w:ins w:id="6459" w:author="Arthur Parmentier" w:date="2020-06-04T16:10:00Z">
        <w:r w:rsidRPr="007C437A">
          <w:t xml:space="preserve"> complexity of their description in written English; they are available to the programmer by look</w:t>
        </w:r>
      </w:ins>
      <w:ins w:id="6460" w:author="Arthur Parmentier" w:date="2020-06-04T16:11:00Z">
        <w:r w:rsidRPr="007C437A">
          <w:t xml:space="preserve">ing at the </w:t>
        </w:r>
      </w:ins>
      <w:ins w:id="6461" w:author="Arthur Parmentier" w:date="2020-06-08T01:39:00Z">
        <w:r w:rsidR="00DE0C52">
          <w:t>automaton</w:t>
        </w:r>
      </w:ins>
      <w:ins w:id="6462" w:author="Arthur Parmentier" w:date="2020-06-04T16:11:00Z">
        <w:r w:rsidRPr="007C437A">
          <w:t>.js file that implements those mechanisms.</w:t>
        </w:r>
      </w:ins>
    </w:p>
    <w:p w:rsidR="00D92437" w:rsidRPr="007C437A" w:rsidRDefault="00D92437" w:rsidP="00117172">
      <w:pPr>
        <w:rPr>
          <w:ins w:id="6463" w:author="Arthur Parmentier" w:date="2020-06-04T16:13:00Z"/>
        </w:rPr>
      </w:pPr>
      <w:ins w:id="6464" w:author="Arthur Parmentier" w:date="2020-06-04T16:12:00Z">
        <w:r w:rsidRPr="007C437A">
          <w:t>However, there are specific</w:t>
        </w:r>
      </w:ins>
      <w:ins w:id="6465"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6466" w:author="Arthur Parmentier" w:date="2020-06-04T16:25:00Z"/>
        </w:rPr>
      </w:pPr>
      <w:ins w:id="6467"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6468" w:author="Arthur Parmentier" w:date="2020-06-04T21:46:00Z"/>
        </w:rPr>
      </w:pPr>
      <w:ins w:id="6469" w:author="Arthur Parmentier" w:date="2020-06-04T21:43:00Z">
        <w:r w:rsidRPr="007C437A">
          <w:t>“</w:t>
        </w:r>
      </w:ins>
      <w:ins w:id="6470" w:author="Arthur Parmentier" w:date="2020-06-04T16:26:00Z">
        <w:r w:rsidR="00A94972" w:rsidRPr="007C437A">
          <w:t>Play</w:t>
        </w:r>
      </w:ins>
      <w:ins w:id="6471" w:author="Arthur Parmentier" w:date="2020-06-04T21:43:00Z">
        <w:r w:rsidRPr="007C437A">
          <w:t>”,</w:t>
        </w:r>
      </w:ins>
      <w:ins w:id="6472" w:author="Arthur Parmentier" w:date="2020-06-04T16:26:00Z">
        <w:r w:rsidR="00A94972" w:rsidRPr="007C437A">
          <w:t xml:space="preserve"> </w:t>
        </w:r>
      </w:ins>
      <w:ins w:id="6473" w:author="Arthur Parmentier" w:date="2020-06-04T21:43:00Z">
        <w:r w:rsidRPr="007C437A">
          <w:t>“s</w:t>
        </w:r>
      </w:ins>
      <w:ins w:id="6474" w:author="Arthur Parmentier" w:date="2020-06-04T16:26:00Z">
        <w:r w:rsidR="00A94972" w:rsidRPr="007C437A">
          <w:t>lowly enter</w:t>
        </w:r>
      </w:ins>
      <w:ins w:id="6475" w:author="Arthur Parmentier" w:date="2020-06-04T21:43:00Z">
        <w:r w:rsidRPr="007C437A">
          <w:t>”:</w:t>
        </w:r>
      </w:ins>
      <w:ins w:id="6476" w:author="Arthur Parmentier" w:date="2020-06-04T16:26:00Z">
        <w:r w:rsidR="00A94972" w:rsidRPr="007C437A">
          <w:t xml:space="preserve"> </w:t>
        </w:r>
      </w:ins>
      <w:ins w:id="6477" w:author="Arthur Parmentier" w:date="2020-06-04T21:45:00Z">
        <w:r w:rsidRPr="007C437A">
          <w:t>from the conceptual opposition between immediateness and delay</w:t>
        </w:r>
      </w:ins>
      <w:ins w:id="6478" w:author="Arthur Parmentier" w:date="2020-06-04T21:46:00Z">
        <w:r w:rsidRPr="007C437A">
          <w:t xml:space="preserve"> to a continuous parametrization of time</w:t>
        </w:r>
      </w:ins>
    </w:p>
    <w:p w:rsidR="004F69F6" w:rsidRPr="007C437A" w:rsidRDefault="004F69F6" w:rsidP="004F69F6">
      <w:pPr>
        <w:rPr>
          <w:ins w:id="6479" w:author="Arthur Parmentier" w:date="2020-06-04T21:53:00Z"/>
        </w:rPr>
      </w:pPr>
      <w:ins w:id="6480" w:author="Arthur Parmentier" w:date="2020-06-04T21:47:00Z">
        <w:r w:rsidRPr="007C437A">
          <w:t>To def</w:t>
        </w:r>
      </w:ins>
      <w:ins w:id="6481" w:author="Arthur Parmentier" w:date="2020-06-04T21:48:00Z">
        <w:r w:rsidRPr="007C437A">
          <w:t>ine “when” the events must happen in SP, it is very frequent to either use Play for immediate requests and Slowly for anything that needs to be delay</w:t>
        </w:r>
      </w:ins>
      <w:ins w:id="6482" w:author="Arthur Parmentier" w:date="2020-06-04T21:49:00Z">
        <w:r w:rsidRPr="007C437A">
          <w:t>ed (and eventually precise the delay time using “within X seconds”).</w:t>
        </w:r>
      </w:ins>
      <w:ins w:id="6483" w:author="Arthur Parmentier" w:date="2020-06-04T21:50:00Z">
        <w:r w:rsidRPr="007C437A">
          <w:t xml:space="preserve"> This way, there is a clear opposition between im</w:t>
        </w:r>
      </w:ins>
      <w:ins w:id="6484" w:author="Arthur Parmentier" w:date="2020-06-04T21:51:00Z">
        <w:r w:rsidRPr="007C437A">
          <w:t>mediateness and delay, whereas for a computer, there are no such categories but rather a continuous parametrization of time</w:t>
        </w:r>
      </w:ins>
      <w:ins w:id="6485" w:author="Arthur Parmentier" w:date="2020-06-04T21:52:00Z">
        <w:r w:rsidRPr="007C437A">
          <w:t>, such that it is possible to synchronize events very precisely and define timing in ways much more complex than the immediate versus delayed dichotomy that is relevan</w:t>
        </w:r>
      </w:ins>
      <w:ins w:id="6486" w:author="Arthur Parmentier" w:date="2020-06-04T21:53:00Z">
        <w:r w:rsidRPr="007C437A">
          <w:t>t for human performers.</w:t>
        </w:r>
      </w:ins>
    </w:p>
    <w:p w:rsidR="00046C87" w:rsidRPr="007C437A" w:rsidRDefault="001E11AE" w:rsidP="004F69F6">
      <w:pPr>
        <w:rPr>
          <w:ins w:id="6487" w:author="Arthur Parmentier" w:date="2020-06-04T22:13:00Z"/>
        </w:rPr>
      </w:pPr>
      <w:ins w:id="6488" w:author="Arthur Parmentier" w:date="2020-06-04T21:53:00Z">
        <w:r w:rsidRPr="007C437A">
          <w:t>I think that conceptually, using machines in SP bring</w:t>
        </w:r>
      </w:ins>
      <w:ins w:id="6489" w:author="Arthur Parmentier" w:date="2020-06-04T21:54:00Z">
        <w:r w:rsidRPr="007C437A">
          <w:t>s</w:t>
        </w:r>
      </w:ins>
      <w:ins w:id="6490" w:author="Arthur Parmentier" w:date="2020-06-04T21:53:00Z">
        <w:r w:rsidRPr="007C437A">
          <w:t xml:space="preserve"> new ways of thinking </w:t>
        </w:r>
      </w:ins>
      <w:ins w:id="6491" w:author="Arthur Parmentier" w:date="2020-06-04T21:54:00Z">
        <w:r w:rsidRPr="007C437A">
          <w:t xml:space="preserve">and working with </w:t>
        </w:r>
      </w:ins>
      <w:ins w:id="6492" w:author="Arthur Parmentier" w:date="2020-06-04T21:53:00Z">
        <w:r w:rsidRPr="007C437A">
          <w:t>time in SP</w:t>
        </w:r>
      </w:ins>
      <w:ins w:id="6493" w:author="Arthur Parmentier" w:date="2020-06-04T21:54:00Z">
        <w:r w:rsidRPr="007C437A">
          <w:t xml:space="preserve">. Because I am not an expert </w:t>
        </w:r>
      </w:ins>
      <w:ins w:id="6494" w:author="Arthur Parmentier" w:date="2020-06-04T22:00:00Z">
        <w:r w:rsidR="00046C87" w:rsidRPr="007C437A">
          <w:t xml:space="preserve">on </w:t>
        </w:r>
      </w:ins>
      <w:ins w:id="6495" w:author="Arthur Parmentier" w:date="2020-06-04T21:54:00Z">
        <w:r w:rsidRPr="007C437A">
          <w:t xml:space="preserve">that </w:t>
        </w:r>
      </w:ins>
      <w:ins w:id="6496" w:author="Arthur Parmentier" w:date="2020-06-04T22:00:00Z">
        <w:r w:rsidR="00046C87" w:rsidRPr="007C437A">
          <w:t>side</w:t>
        </w:r>
      </w:ins>
      <w:ins w:id="6497" w:author="Arthur Parmentier" w:date="2020-06-04T21:54:00Z">
        <w:r w:rsidRPr="007C437A">
          <w:t xml:space="preserve"> of SP, I am not sure whether </w:t>
        </w:r>
      </w:ins>
      <w:ins w:id="6498" w:author="Arthur Parmentier" w:date="2020-06-04T21:55:00Z">
        <w:r w:rsidRPr="007C437A">
          <w:t xml:space="preserve">there are already signs </w:t>
        </w:r>
      </w:ins>
      <w:ins w:id="6499" w:author="Arthur Parmentier" w:date="2020-06-04T21:56:00Z">
        <w:r w:rsidRPr="007C437A">
          <w:t xml:space="preserve">for working with time </w:t>
        </w:r>
      </w:ins>
      <w:ins w:id="6500" w:author="Arthur Parmentier" w:date="2020-06-04T21:57:00Z">
        <w:r w:rsidRPr="007C437A">
          <w:t xml:space="preserve">at the precision and parametrization of </w:t>
        </w:r>
      </w:ins>
      <w:ins w:id="6501" w:author="Arthur Parmentier" w:date="2020-06-04T21:56:00Z">
        <w:r w:rsidRPr="007C437A">
          <w:t>machines</w:t>
        </w:r>
      </w:ins>
      <w:ins w:id="6502" w:author="Arthur Parmentier" w:date="2020-06-04T22:02:00Z">
        <w:r w:rsidR="00A15169" w:rsidRPr="007C437A">
          <w:t xml:space="preserve"> (absolute timing, relative timing, continuous parame</w:t>
        </w:r>
      </w:ins>
      <w:ins w:id="6503" w:author="Arthur Parmentier" w:date="2020-06-04T22:03:00Z">
        <w:r w:rsidR="00A15169" w:rsidRPr="007C437A">
          <w:t>trization of time</w:t>
        </w:r>
        <w:r w:rsidR="000223A2" w:rsidRPr="007C437A">
          <w:t xml:space="preserve"> at the very low or very large scale…)</w:t>
        </w:r>
      </w:ins>
      <w:ins w:id="6504" w:author="Arthur Parmentier" w:date="2020-06-04T21:56:00Z">
        <w:r w:rsidRPr="007C437A">
          <w:t xml:space="preserve"> but </w:t>
        </w:r>
      </w:ins>
      <w:ins w:id="6505" w:author="Arthur Parmentier" w:date="2020-06-04T21:57:00Z">
        <w:r w:rsidRPr="007C437A">
          <w:t xml:space="preserve">I have never </w:t>
        </w:r>
        <w:r w:rsidR="00046C87" w:rsidRPr="007C437A">
          <w:t>experienced</w:t>
        </w:r>
        <w:r w:rsidRPr="007C437A">
          <w:t xml:space="preserve"> such signs</w:t>
        </w:r>
      </w:ins>
      <w:ins w:id="6506" w:author="Arthur Parmentier" w:date="2020-06-04T22:02:00Z">
        <w:r w:rsidR="00A15169" w:rsidRPr="007C437A">
          <w:t>.</w:t>
        </w:r>
      </w:ins>
      <w:ins w:id="6507" w:author="Arthur Parmentier" w:date="2020-06-04T22:09:00Z">
        <w:r w:rsidR="00326669" w:rsidRPr="007C437A">
          <w:t xml:space="preserve"> Of course, precision or parametrization is often not wanted in SP where the interest lies in the </w:t>
        </w:r>
      </w:ins>
      <w:ins w:id="6508" w:author="Arthur Parmentier" w:date="2020-06-04T22:10:00Z">
        <w:r w:rsidR="00326669" w:rsidRPr="007C437A">
          <w:t>liberty that a performer has in his propositions. However, with machines, fine descriptions of time are often relevant and allow for a wide variety of results (</w:t>
        </w:r>
      </w:ins>
      <w:ins w:id="6509" w:author="Arthur Parmentier" w:date="2020-06-04T22:11:00Z">
        <w:r w:rsidR="00326669" w:rsidRPr="007C437A">
          <w:t xml:space="preserve">think about signal processing, effects…). I find the idea of requesting a computer to delay </w:t>
        </w:r>
      </w:ins>
      <w:ins w:id="6510"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6511" w:author="Arthur Parmentier" w:date="2020-06-04T22:13:00Z">
        <w:r w:rsidR="00326669" w:rsidRPr="007C437A">
          <w:t xml:space="preserve"> the use of such technologies.</w:t>
        </w:r>
      </w:ins>
    </w:p>
    <w:p w:rsidR="00A94972" w:rsidRPr="007C437A" w:rsidRDefault="000F7B62" w:rsidP="003B0646">
      <w:pPr>
        <w:pStyle w:val="Titre5"/>
        <w:rPr>
          <w:ins w:id="6512" w:author="Arthur Parmentier" w:date="2020-06-04T23:32:00Z"/>
        </w:rPr>
      </w:pPr>
      <w:ins w:id="6513" w:author="Arthur Parmentier" w:date="2020-06-04T23:54:00Z">
        <w:r w:rsidRPr="007C437A">
          <w:t xml:space="preserve">Content and modifier sharing the same state in the </w:t>
        </w:r>
      </w:ins>
      <w:ins w:id="6514" w:author="Arthur Parmentier" w:date="2020-06-08T01:39:00Z">
        <w:r w:rsidR="00DE0C52">
          <w:t>automaton</w:t>
        </w:r>
      </w:ins>
    </w:p>
    <w:p w:rsidR="003B0646" w:rsidRPr="007C437A" w:rsidRDefault="003B0646" w:rsidP="003B0646">
      <w:pPr>
        <w:rPr>
          <w:ins w:id="6515" w:author="Arthur Parmentier" w:date="2020-06-04T23:46:00Z"/>
        </w:rPr>
      </w:pPr>
      <w:ins w:id="6516" w:author="Arthur Parmentier" w:date="2020-06-04T23:32:00Z">
        <w:r w:rsidRPr="007C437A">
          <w:t xml:space="preserve">Originally, I had separated the state “content” and “content modifier” in my </w:t>
        </w:r>
      </w:ins>
      <w:ins w:id="6517" w:author="Arthur Parmentier" w:date="2020-06-08T01:39:00Z">
        <w:r w:rsidR="00DE0C52">
          <w:t>automaton</w:t>
        </w:r>
      </w:ins>
      <w:ins w:id="6518" w:author="Arthur Parmentier" w:date="2020-06-04T23:32:00Z">
        <w:r w:rsidRPr="007C437A">
          <w:t xml:space="preserve">, before observing that </w:t>
        </w:r>
      </w:ins>
      <w:ins w:id="6519" w:author="Arthur Parmentier" w:date="2020-06-04T23:33:00Z">
        <w:r w:rsidR="003B4A46" w:rsidRPr="007C437A">
          <w:t>after the first request, they shared the same transitions</w:t>
        </w:r>
      </w:ins>
      <w:ins w:id="6520" w:author="Arthur Parmentier" w:date="2020-06-04T23:42:00Z">
        <w:r w:rsidR="003B4A46" w:rsidRPr="007C437A">
          <w:t xml:space="preserve"> </w:t>
        </w:r>
      </w:ins>
      <w:ins w:id="6521"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6522"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6523" w:author="Arthur Parmentier" w:date="2020-06-04T23:53:00Z"/>
        </w:rPr>
      </w:pPr>
      <w:ins w:id="6524" w:author="Arthur Parmentier" w:date="2020-06-04T23:46:00Z">
        <w:r w:rsidRPr="007C437A">
          <w:t>In fact, it is possible to remark that the idea of a content always come with default parameters, such that signing a content is always eq</w:t>
        </w:r>
      </w:ins>
      <w:ins w:id="6525" w:author="Arthur Parmentier" w:date="2020-06-04T23:47:00Z">
        <w:r w:rsidRPr="007C437A">
          <w:t xml:space="preserve">uivalent to signing content + default or open parameters. On the other side, one could push the limits of the “content </w:t>
        </w:r>
      </w:ins>
      <w:ins w:id="6526" w:author="Arthur Parmentier" w:date="2020-06-04T23:48:00Z">
        <w:r w:rsidRPr="007C437A">
          <w:t>modifier” very far, such that one would observe that at the end, the content has totally changed.</w:t>
        </w:r>
      </w:ins>
      <w:ins w:id="6527" w:author="Arthur Parmentier" w:date="2020-06-04T23:49:00Z">
        <w:r w:rsidRPr="007C437A">
          <w:t xml:space="preserve"> It shows that the frontiers or the concept of content and modifiers are very porous, just like we have seen in the theory of concepts previously.</w:t>
        </w:r>
      </w:ins>
      <w:ins w:id="6528" w:author="Arthur Parmentier" w:date="2020-06-04T23:50:00Z">
        <w:r w:rsidRPr="007C437A">
          <w:t xml:space="preserve"> The fact that the content and modifier state</w:t>
        </w:r>
      </w:ins>
      <w:ins w:id="6529" w:author="Arthur Parmentier" w:date="2020-06-04T23:51:00Z">
        <w:r w:rsidRPr="007C437A">
          <w:t xml:space="preserve"> coincide is to me a direct consequence from the porosity of these two concepts that can regroup </w:t>
        </w:r>
      </w:ins>
      <w:ins w:id="6530" w:author="Arthur Parmentier" w:date="2020-06-04T23:52:00Z">
        <w:r w:rsidRPr="007C437A">
          <w:t xml:space="preserve">under the single idea of “content modifier”, whether it is at a fine level </w:t>
        </w:r>
        <w:r w:rsidRPr="007C437A">
          <w:lastRenderedPageBreak/>
          <w:t xml:space="preserve">(subtle changes in volume </w:t>
        </w:r>
      </w:ins>
      <w:ins w:id="6531" w:author="Arthur Parmentier" w:date="2020-06-04T23:53:00Z">
        <w:r w:rsidR="000F7B62" w:rsidRPr="007C437A">
          <w:t>that are close for the human perception</w:t>
        </w:r>
      </w:ins>
      <w:ins w:id="6532" w:author="Arthur Parmentier" w:date="2020-06-04T23:52:00Z">
        <w:r w:rsidRPr="007C437A">
          <w:t xml:space="preserve">) or </w:t>
        </w:r>
      </w:ins>
      <w:ins w:id="6533"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6534" w:author="Arthur Parmentier" w:date="2020-06-05T15:30:00Z"/>
        </w:rPr>
      </w:pPr>
      <w:ins w:id="6535" w:author="Arthur Parmentier" w:date="2020-06-04T23:54:00Z">
        <w:r w:rsidRPr="007C437A">
          <w:t xml:space="preserve">The challenge of </w:t>
        </w:r>
      </w:ins>
      <w:ins w:id="6536" w:author="Arthur Parmentier" w:date="2020-06-05T14:52:00Z">
        <w:r w:rsidR="005557DC" w:rsidRPr="007C437A">
          <w:t>prepositional</w:t>
        </w:r>
      </w:ins>
      <w:ins w:id="6537" w:author="Arthur Parmentier" w:date="2020-06-04T23:55:00Z">
        <w:r w:rsidRPr="007C437A">
          <w:t xml:space="preserve"> elements </w:t>
        </w:r>
      </w:ins>
      <w:ins w:id="6538" w:author="Arthur Parmentier" w:date="2020-06-05T00:19:00Z">
        <w:r w:rsidR="007137A0" w:rsidRPr="007C437A">
          <w:t>unveiling the contextual components of SP</w:t>
        </w:r>
      </w:ins>
    </w:p>
    <w:p w:rsidR="002D025D" w:rsidRPr="007C437A" w:rsidRDefault="002D025D">
      <w:pPr>
        <w:pStyle w:val="Titre6"/>
        <w:rPr>
          <w:ins w:id="6539" w:author="Arthur Parmentier" w:date="2020-06-04T23:55:00Z"/>
          <w:rPrChange w:id="6540" w:author="Arthur Parmentier" w:date="2020-06-07T15:27:00Z">
            <w:rPr>
              <w:ins w:id="6541" w:author="Arthur Parmentier" w:date="2020-06-04T23:55:00Z"/>
            </w:rPr>
          </w:rPrChange>
        </w:rPr>
        <w:pPrChange w:id="6542" w:author="Arthur Parmentier" w:date="2020-06-05T15:30:00Z">
          <w:pPr>
            <w:pStyle w:val="Titre5"/>
          </w:pPr>
        </w:pPrChange>
      </w:pPr>
      <w:ins w:id="6543" w:author="Arthur Parmentier" w:date="2020-06-05T15:31:00Z">
        <w:r w:rsidRPr="007C437A">
          <w:rPr>
            <w:rPrChange w:id="6544" w:author="Arthur Parmentier" w:date="2020-06-07T15:27:00Z">
              <w:rPr>
                <w:b/>
              </w:rPr>
            </w:rPrChange>
          </w:rPr>
          <w:t>“</w:t>
        </w:r>
      </w:ins>
      <w:ins w:id="6545" w:author="Arthur Parmentier" w:date="2020-06-05T15:30:00Z">
        <w:r w:rsidRPr="007C437A">
          <w:rPr>
            <w:rPrChange w:id="6546" w:author="Arthur Parmentier" w:date="2020-06-07T15:27:00Z">
              <w:rPr>
                <w:b/>
              </w:rPr>
            </w:rPrChange>
          </w:rPr>
          <w:t>With</w:t>
        </w:r>
      </w:ins>
      <w:ins w:id="6547" w:author="Arthur Parmentier" w:date="2020-06-05T15:31:00Z">
        <w:r w:rsidRPr="007C437A">
          <w:rPr>
            <w:rPrChange w:id="6548" w:author="Arthur Parmentier" w:date="2020-06-07T15:27:00Z">
              <w:rPr>
                <w:b/>
              </w:rPr>
            </w:rPrChange>
          </w:rPr>
          <w:t>”</w:t>
        </w:r>
      </w:ins>
      <w:ins w:id="6549" w:author="Arthur Parmentier" w:date="2020-06-05T15:30:00Z">
        <w:r w:rsidRPr="007C437A">
          <w:rPr>
            <w:rPrChange w:id="6550" w:author="Arthur Parmentier" w:date="2020-06-07T15:27:00Z">
              <w:rPr>
                <w:b/>
              </w:rPr>
            </w:rPrChange>
          </w:rPr>
          <w:t xml:space="preserve"> + content -&gt; modifier</w:t>
        </w:r>
      </w:ins>
    </w:p>
    <w:p w:rsidR="000F7B62" w:rsidRPr="007C437A" w:rsidRDefault="000F7B62" w:rsidP="000F7B62">
      <w:pPr>
        <w:rPr>
          <w:ins w:id="6551" w:author="Arthur Parmentier" w:date="2020-06-05T15:30:00Z"/>
        </w:rPr>
      </w:pPr>
      <w:ins w:id="6552" w:author="Arthur Parmentier" w:date="2020-06-04T23:55:00Z">
        <w:r w:rsidRPr="007C437A">
          <w:t xml:space="preserve">Adding to the previous remark, we can see that using </w:t>
        </w:r>
      </w:ins>
      <w:ins w:id="6553" w:author="Arthur Parmentier" w:date="2020-06-05T15:11:00Z">
        <w:r w:rsidR="006676C8" w:rsidRPr="007C437A">
          <w:t>prepositional</w:t>
        </w:r>
      </w:ins>
      <w:ins w:id="6554" w:author="Arthur Parmentier" w:date="2020-06-04T23:55:00Z">
        <w:r w:rsidRPr="007C437A">
          <w:t xml:space="preserve"> elements can change </w:t>
        </w:r>
      </w:ins>
      <w:ins w:id="6555" w:author="Arthur Parmentier" w:date="2020-06-05T15:12:00Z">
        <w:r w:rsidR="006676C8" w:rsidRPr="007C437A">
          <w:t>the syntax of the signs. F</w:t>
        </w:r>
      </w:ins>
      <w:ins w:id="6556" w:author="Arthur Parmentier" w:date="2020-06-04T23:56:00Z">
        <w:r w:rsidRPr="007C437A">
          <w:t xml:space="preserve">or </w:t>
        </w:r>
      </w:ins>
      <w:ins w:id="6557" w:author="Arthur Parmentier" w:date="2020-06-05T15:15:00Z">
        <w:r w:rsidR="00AC069B" w:rsidRPr="007C437A">
          <w:t>instance,</w:t>
        </w:r>
      </w:ins>
      <w:ins w:id="6558" w:author="Arthur Parmentier" w:date="2020-06-04T23:56:00Z">
        <w:r w:rsidRPr="007C437A">
          <w:t xml:space="preserve"> in the sentence “whole group, movement with pointillism, slowly enter”</w:t>
        </w:r>
      </w:ins>
      <w:ins w:id="6559" w:author="Arthur Parmentier" w:date="2020-06-05T15:12:00Z">
        <w:r w:rsidR="006676C8" w:rsidRPr="007C437A">
          <w:t xml:space="preserve">, pointillism </w:t>
        </w:r>
      </w:ins>
      <w:ins w:id="6560" w:author="Arthur Parmentier" w:date="2020-06-05T15:13:00Z">
        <w:r w:rsidR="006676C8" w:rsidRPr="007C437A">
          <w:t xml:space="preserve">is a modifier, </w:t>
        </w:r>
      </w:ins>
      <w:ins w:id="6561" w:author="Arthur Parmentier" w:date="2020-06-05T15:15:00Z">
        <w:r w:rsidR="00AC069B" w:rsidRPr="007C437A">
          <w:t>whereas</w:t>
        </w:r>
      </w:ins>
      <w:ins w:id="6562" w:author="Arthur Parmentier" w:date="2020-06-05T15:13:00Z">
        <w:r w:rsidR="006676C8" w:rsidRPr="007C437A">
          <w:t xml:space="preserve"> in the sentence “whole group, pointil</w:t>
        </w:r>
      </w:ins>
      <w:ins w:id="6563" w:author="Arthur Parmentier" w:date="2020-06-05T15:14:00Z">
        <w:r w:rsidR="006676C8" w:rsidRPr="007C437A">
          <w:t>lism, play” it is a content and is often explained as such</w:t>
        </w:r>
      </w:ins>
      <w:ins w:id="6564" w:author="Arthur Parmentier" w:date="2020-06-04T23:57:00Z">
        <w:r w:rsidRPr="007C437A">
          <w:t>.</w:t>
        </w:r>
      </w:ins>
    </w:p>
    <w:p w:rsidR="002D025D" w:rsidRPr="007C437A" w:rsidRDefault="002D025D">
      <w:pPr>
        <w:pStyle w:val="Titre6"/>
        <w:rPr>
          <w:ins w:id="6565" w:author="Arthur Parmentier" w:date="2020-06-05T00:04:00Z"/>
          <w:rPrChange w:id="6566" w:author="Arthur Parmentier" w:date="2020-06-07T15:27:00Z">
            <w:rPr>
              <w:ins w:id="6567" w:author="Arthur Parmentier" w:date="2020-06-05T00:04:00Z"/>
            </w:rPr>
          </w:rPrChange>
        </w:rPr>
        <w:pPrChange w:id="6568" w:author="Arthur Parmentier" w:date="2020-06-05T15:31:00Z">
          <w:pPr/>
        </w:pPrChange>
      </w:pPr>
      <w:ins w:id="6569" w:author="Arthur Parmentier" w:date="2020-06-05T15:31:00Z">
        <w:r w:rsidRPr="007C437A">
          <w:rPr>
            <w:rPrChange w:id="6570" w:author="Arthur Parmentier" w:date="2020-06-07T15:27:00Z">
              <w:rPr>
                <w:b/>
              </w:rPr>
            </w:rPrChange>
          </w:rPr>
          <w:t>Content + “group” -&gt; identifier</w:t>
        </w:r>
      </w:ins>
    </w:p>
    <w:p w:rsidR="00747B7B" w:rsidRPr="007C437A" w:rsidRDefault="002D025D" w:rsidP="000F7B62">
      <w:pPr>
        <w:rPr>
          <w:ins w:id="6571" w:author="Arthur Parmentier" w:date="2020-06-05T00:05:00Z"/>
        </w:rPr>
      </w:pPr>
      <w:ins w:id="6572" w:author="Arthur Parmentier" w:date="2020-06-05T15:30:00Z">
        <w:r w:rsidRPr="007C437A">
          <w:t>Consider</w:t>
        </w:r>
      </w:ins>
      <w:ins w:id="6573"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6574" w:author="Arthur Parmentier" w:date="2020-06-05T00:05:00Z"/>
        </w:rPr>
      </w:pPr>
      <w:ins w:id="6575"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6576" w:author="Arthur Parmentier" w:date="2020-06-05T00:06:00Z"/>
        </w:rPr>
      </w:pPr>
      <w:ins w:id="6577" w:author="Arthur Parmentier" w:date="2020-06-05T00:05:00Z">
        <w:r w:rsidRPr="007C437A">
          <w:t>Second request: “</w:t>
        </w:r>
      </w:ins>
      <w:proofErr w:type="spellStart"/>
      <w:ins w:id="6578" w:author="Arthur Parmentier" w:date="2020-06-05T00:06:00Z">
        <w:r w:rsidRPr="007C437A">
          <w:t>numerics</w:t>
        </w:r>
        <w:proofErr w:type="spellEnd"/>
        <w:r w:rsidRPr="007C437A">
          <w:t>, long tone, play”</w:t>
        </w:r>
      </w:ins>
    </w:p>
    <w:p w:rsidR="00747B7B" w:rsidRPr="007C437A" w:rsidRDefault="00747B7B" w:rsidP="00747B7B">
      <w:pPr>
        <w:pStyle w:val="Paragraphedeliste"/>
        <w:numPr>
          <w:ilvl w:val="0"/>
          <w:numId w:val="41"/>
        </w:numPr>
        <w:rPr>
          <w:ins w:id="6579" w:author="Arthur Parmentier" w:date="2020-06-05T00:06:00Z"/>
        </w:rPr>
      </w:pPr>
      <w:ins w:id="6580" w:author="Arthur Parmentier" w:date="2020-06-05T00:06:00Z">
        <w:r w:rsidRPr="007C437A">
          <w:t>Third request: “minimalism…”</w:t>
        </w:r>
      </w:ins>
    </w:p>
    <w:p w:rsidR="00376090" w:rsidRPr="007C437A" w:rsidRDefault="00747B7B" w:rsidP="00747B7B">
      <w:pPr>
        <w:rPr>
          <w:ins w:id="6581" w:author="Arthur Parmentier" w:date="2020-06-05T00:15:00Z"/>
        </w:rPr>
      </w:pPr>
      <w:ins w:id="6582" w:author="Arthur Parmentier" w:date="2020-06-05T00:06:00Z">
        <w:r w:rsidRPr="007C437A">
          <w:t xml:space="preserve">At this point, the finite state machine </w:t>
        </w:r>
      </w:ins>
      <w:ins w:id="6583" w:author="Arthur Parmentier" w:date="2020-06-05T15:17:00Z">
        <w:r w:rsidR="00AC069B" w:rsidRPr="007C437A">
          <w:t>cannot</w:t>
        </w:r>
      </w:ins>
      <w:ins w:id="6584" w:author="Arthur Parmentier" w:date="2020-06-05T00:06:00Z">
        <w:r w:rsidRPr="007C437A">
          <w:t xml:space="preserve"> determine whether m</w:t>
        </w:r>
      </w:ins>
      <w:ins w:id="6585" w:author="Arthur Parmentier" w:date="2020-06-05T00:07:00Z">
        <w:r w:rsidRPr="007C437A">
          <w:t>inimalism is part of the broad identifier “minimalism group” or if it is a content for the identifier “</w:t>
        </w:r>
        <w:proofErr w:type="spellStart"/>
        <w:r w:rsidRPr="007C437A">
          <w:t>numerics</w:t>
        </w:r>
        <w:proofErr w:type="spellEnd"/>
        <w:r w:rsidRPr="007C437A">
          <w:t>”.</w:t>
        </w:r>
      </w:ins>
      <w:ins w:id="6586" w:author="Arthur Parmentier" w:date="2020-06-05T00:08:00Z">
        <w:r w:rsidR="007D1E32" w:rsidRPr="007C437A">
          <w:t xml:space="preserve"> </w:t>
        </w:r>
      </w:ins>
      <w:ins w:id="6587" w:author="Arthur Parmentier" w:date="2020-06-05T15:16:00Z">
        <w:r w:rsidR="00AC069B" w:rsidRPr="007C437A">
          <w:t xml:space="preserve">To parse the </w:t>
        </w:r>
      </w:ins>
      <w:ins w:id="6588" w:author="Arthur Parmentier" w:date="2020-06-05T19:22:00Z">
        <w:r w:rsidR="000E299B" w:rsidRPr="007C437A">
          <w:t>syntactic</w:t>
        </w:r>
      </w:ins>
      <w:ins w:id="6589" w:author="Arthur Parmentier" w:date="2020-06-05T15:16:00Z">
        <w:r w:rsidR="00AC069B" w:rsidRPr="007C437A">
          <w:t xml:space="preserve"> role of “minimalism”, we therefore </w:t>
        </w:r>
      </w:ins>
      <w:ins w:id="6590" w:author="Arthur Parmentier" w:date="2020-06-05T15:17:00Z">
        <w:r w:rsidR="00AC069B" w:rsidRPr="007C437A">
          <w:t>must</w:t>
        </w:r>
      </w:ins>
      <w:ins w:id="6591" w:author="Arthur Parmentier" w:date="2020-06-05T15:16:00Z">
        <w:r w:rsidR="00AC069B" w:rsidRPr="007C437A">
          <w:t xml:space="preserve"> know more about its context</w:t>
        </w:r>
      </w:ins>
      <w:ins w:id="6592" w:author="Arthur Parmentier" w:date="2020-06-05T15:17:00Z">
        <w:r w:rsidR="00AC069B" w:rsidRPr="007C437A">
          <w:t xml:space="preserve">, i.e. what precedes it and what follows it. </w:t>
        </w:r>
      </w:ins>
    </w:p>
    <w:p w:rsidR="00376090" w:rsidRPr="007C437A" w:rsidRDefault="00376090" w:rsidP="00747B7B">
      <w:pPr>
        <w:rPr>
          <w:ins w:id="6593" w:author="Arthur Parmentier" w:date="2020-06-05T00:15:00Z"/>
        </w:rPr>
      </w:pPr>
      <w:ins w:id="6594" w:author="Arthur Parmentier" w:date="2020-06-05T00:15:00Z">
        <w:r w:rsidRPr="007C437A">
          <w:t xml:space="preserve">The </w:t>
        </w:r>
      </w:ins>
      <w:ins w:id="6595" w:author="Arthur Parmentier" w:date="2020-06-05T15:18:00Z">
        <w:r w:rsidR="00AC069B" w:rsidRPr="007C437A">
          <w:t xml:space="preserve">action of “group” after a content </w:t>
        </w:r>
      </w:ins>
      <w:ins w:id="6596" w:author="Arthur Parmentier" w:date="2020-06-05T15:19:00Z">
        <w:r w:rsidR="00AC069B" w:rsidRPr="007C437A">
          <w:t>can be summarize in the following grammar rule:</w:t>
        </w:r>
      </w:ins>
    </w:p>
    <w:p w:rsidR="00376090" w:rsidRPr="007C437A" w:rsidRDefault="00376090" w:rsidP="00747B7B">
      <w:pPr>
        <w:rPr>
          <w:ins w:id="6597" w:author="Arthur Parmentier" w:date="2020-06-05T15:31:00Z"/>
        </w:rPr>
      </w:pPr>
      <w:ins w:id="6598" w:author="Arthur Parmentier" w:date="2020-06-05T00:16:00Z">
        <w:r w:rsidRPr="007C437A">
          <w:t xml:space="preserve">Content </w:t>
        </w:r>
      </w:ins>
      <w:ins w:id="6599" w:author="Arthur Parmentier" w:date="2020-06-05T00:15:00Z">
        <w:r w:rsidRPr="007C437A">
          <w:t xml:space="preserve">+ “group” -&gt; </w:t>
        </w:r>
      </w:ins>
      <w:ins w:id="6600" w:author="Arthur Parmentier" w:date="2020-06-05T00:16:00Z">
        <w:r w:rsidRPr="007C437A">
          <w:t>Identifier</w:t>
        </w:r>
      </w:ins>
    </w:p>
    <w:p w:rsidR="002D025D" w:rsidRPr="007C437A" w:rsidRDefault="00576B55">
      <w:pPr>
        <w:pStyle w:val="Titre6"/>
        <w:rPr>
          <w:ins w:id="6601" w:author="Arthur Parmentier" w:date="2020-06-05T15:19:00Z"/>
          <w:rPrChange w:id="6602" w:author="Arthur Parmentier" w:date="2020-06-07T15:27:00Z">
            <w:rPr>
              <w:ins w:id="6603" w:author="Arthur Parmentier" w:date="2020-06-05T15:19:00Z"/>
            </w:rPr>
          </w:rPrChange>
        </w:rPr>
        <w:pPrChange w:id="6604" w:author="Arthur Parmentier" w:date="2020-06-05T15:31:00Z">
          <w:pPr/>
        </w:pPrChange>
      </w:pPr>
      <w:ins w:id="6605" w:author="Arthur Parmentier" w:date="2020-06-05T15:32:00Z">
        <w:r w:rsidRPr="007C437A">
          <w:rPr>
            <w:rPrChange w:id="6606" w:author="Arthur Parmentier" w:date="2020-06-07T15:27:00Z">
              <w:rPr>
                <w:b/>
              </w:rPr>
            </w:rPrChange>
          </w:rPr>
          <w:t>Prepositions a</w:t>
        </w:r>
      </w:ins>
      <w:ins w:id="6607" w:author="Arthur Parmentier" w:date="2020-06-05T15:40:00Z">
        <w:r w:rsidR="00D966BC" w:rsidRPr="007C437A">
          <w:rPr>
            <w:rPrChange w:id="6608" w:author="Arthur Parmentier" w:date="2020-06-07T15:27:00Z">
              <w:rPr>
                <w:b/>
              </w:rPr>
            </w:rPrChange>
          </w:rPr>
          <w:t xml:space="preserve">s </w:t>
        </w:r>
      </w:ins>
      <w:ins w:id="6609" w:author="Arthur Parmentier" w:date="2020-06-05T19:22:00Z">
        <w:r w:rsidR="000E299B" w:rsidRPr="007C437A">
          <w:rPr>
            <w:rPrChange w:id="6610" w:author="Arthur Parmentier" w:date="2020-06-07T15:27:00Z">
              <w:rPr>
                <w:b/>
              </w:rPr>
            </w:rPrChange>
          </w:rPr>
          <w:t>syntactic</w:t>
        </w:r>
      </w:ins>
      <w:ins w:id="6611" w:author="Arthur Parmentier" w:date="2020-06-05T15:32:00Z">
        <w:r w:rsidRPr="007C437A">
          <w:rPr>
            <w:rPrChange w:id="6612" w:author="Arthur Parmentier" w:date="2020-06-07T15:27:00Z">
              <w:rPr>
                <w:b/>
              </w:rPr>
            </w:rPrChange>
          </w:rPr>
          <w:t xml:space="preserve"> operators</w:t>
        </w:r>
      </w:ins>
    </w:p>
    <w:p w:rsidR="002D025D" w:rsidRPr="007C437A" w:rsidRDefault="00AC069B" w:rsidP="00747B7B">
      <w:pPr>
        <w:rPr>
          <w:ins w:id="6613" w:author="Arthur Parmentier" w:date="2020-06-05T15:26:00Z"/>
        </w:rPr>
      </w:pPr>
      <w:ins w:id="6614" w:author="Arthur Parmentier" w:date="2020-06-05T15:19:00Z">
        <w:r w:rsidRPr="007C437A">
          <w:t xml:space="preserve">There are examples that </w:t>
        </w:r>
      </w:ins>
      <w:ins w:id="6615" w:author="Arthur Parmentier" w:date="2020-06-05T15:41:00Z">
        <w:r w:rsidR="00D966BC" w:rsidRPr="007C437A">
          <w:t>show</w:t>
        </w:r>
      </w:ins>
      <w:ins w:id="6616" w:author="Arthur Parmentier" w:date="2020-06-05T15:20:00Z">
        <w:r w:rsidRPr="007C437A">
          <w:t xml:space="preserve"> the </w:t>
        </w:r>
      </w:ins>
      <w:ins w:id="6617" w:author="Arthur Parmentier" w:date="2020-06-05T15:31:00Z">
        <w:r w:rsidR="002D025D" w:rsidRPr="007C437A">
          <w:t xml:space="preserve">influence of </w:t>
        </w:r>
      </w:ins>
      <w:ins w:id="6618" w:author="Arthur Parmentier" w:date="2020-06-05T15:20:00Z">
        <w:r w:rsidRPr="007C437A">
          <w:t>context in SP grammar. Think of recursive requests such as</w:t>
        </w:r>
      </w:ins>
      <w:ins w:id="6619" w:author="Arthur Parmentier" w:date="2020-06-05T15:33:00Z">
        <w:r w:rsidR="004B5F28" w:rsidRPr="007C437A">
          <w:t xml:space="preserve">: </w:t>
        </w:r>
      </w:ins>
      <w:ins w:id="6620" w:author="Arthur Parmentier" w:date="2020-06-05T15:20:00Z">
        <w:r w:rsidRPr="007C437A">
          <w:t xml:space="preserve">“Whole group, </w:t>
        </w:r>
      </w:ins>
      <w:ins w:id="6621" w:author="Arthur Parmentier" w:date="2020-06-05T15:21:00Z">
        <w:r w:rsidRPr="007C437A">
          <w:t>pointillism</w:t>
        </w:r>
      </w:ins>
      <w:ins w:id="6622" w:author="Arthur Parmentier" w:date="2020-06-05T15:22:00Z">
        <w:r w:rsidRPr="007C437A">
          <w:t xml:space="preserve"> with head</w:t>
        </w:r>
      </w:ins>
      <w:ins w:id="6623" w:author="Arthur Parmentier" w:date="2020-06-05T15:23:00Z">
        <w:r w:rsidRPr="007C437A">
          <w:t xml:space="preserve"> </w:t>
        </w:r>
      </w:ins>
      <w:ins w:id="6624" w:author="Arthur Parmentier" w:date="2020-06-05T15:22:00Z">
        <w:r w:rsidRPr="007C437A">
          <w:t>add hands low</w:t>
        </w:r>
      </w:ins>
      <w:ins w:id="6625" w:author="Arthur Parmentier" w:date="2020-06-05T15:23:00Z">
        <w:r w:rsidRPr="007C437A">
          <w:t xml:space="preserve"> volume, play”</w:t>
        </w:r>
      </w:ins>
      <w:ins w:id="6626" w:author="Arthur Parmentier" w:date="2020-06-05T15:33:00Z">
        <w:r w:rsidR="004B5F28" w:rsidRPr="007C437A">
          <w:t>.</w:t>
        </w:r>
        <w:r w:rsidR="004B5F28" w:rsidRPr="007C437A">
          <w:br/>
        </w:r>
      </w:ins>
      <w:ins w:id="6627" w:author="Arthur Parmentier" w:date="2020-06-05T15:25:00Z">
        <w:r w:rsidR="002D025D" w:rsidRPr="007C437A">
          <w:t>One could interpret the “low volume</w:t>
        </w:r>
      </w:ins>
      <w:ins w:id="6628" w:author="Arthur Parmentier" w:date="2020-06-05T15:26:00Z">
        <w:r w:rsidR="002D025D" w:rsidRPr="007C437A">
          <w:t>” in two ways:</w:t>
        </w:r>
      </w:ins>
    </w:p>
    <w:p w:rsidR="002D025D" w:rsidRPr="007C437A" w:rsidRDefault="002D025D" w:rsidP="00747B7B">
      <w:pPr>
        <w:rPr>
          <w:ins w:id="6629" w:author="Arthur Parmentier" w:date="2020-06-05T15:26:00Z"/>
        </w:rPr>
      </w:pPr>
      <w:ins w:id="6630" w:author="Arthur Parmentier" w:date="2020-06-05T15:26:00Z">
        <w:r w:rsidRPr="007C437A">
          <w:t>1° referring to the pointillism in general</w:t>
        </w:r>
        <w:r w:rsidRPr="007C437A">
          <w:br/>
          <w:t>2° referring t</w:t>
        </w:r>
      </w:ins>
      <w:ins w:id="6631" w:author="Arthur Parmentier" w:date="2020-06-05T15:34:00Z">
        <w:r w:rsidR="004B5F28" w:rsidRPr="007C437A">
          <w:t>o the</w:t>
        </w:r>
      </w:ins>
      <w:ins w:id="6632" w:author="Arthur Parmentier" w:date="2020-06-05T15:26:00Z">
        <w:r w:rsidRPr="007C437A">
          <w:t xml:space="preserve"> movements </w:t>
        </w:r>
      </w:ins>
      <w:ins w:id="6633" w:author="Arthur Parmentier" w:date="2020-06-05T15:34:00Z">
        <w:r w:rsidR="0018560A" w:rsidRPr="007C437A">
          <w:t xml:space="preserve">of the hands </w:t>
        </w:r>
      </w:ins>
      <w:ins w:id="6634" w:author="Arthur Parmentier" w:date="2020-06-05T15:26:00Z">
        <w:r w:rsidRPr="007C437A">
          <w:t>only</w:t>
        </w:r>
      </w:ins>
    </w:p>
    <w:p w:rsidR="002D025D" w:rsidRPr="007C437A" w:rsidRDefault="002D025D" w:rsidP="00747B7B">
      <w:pPr>
        <w:rPr>
          <w:ins w:id="6635" w:author="Arthur Parmentier" w:date="2020-06-05T15:28:00Z"/>
        </w:rPr>
      </w:pPr>
      <w:ins w:id="6636" w:author="Arthur Parmentier" w:date="2020-06-05T15:26:00Z">
        <w:r w:rsidRPr="007C437A">
          <w:t xml:space="preserve">I would personally </w:t>
        </w:r>
      </w:ins>
      <w:ins w:id="6637" w:author="Arthur Parmentier" w:date="2020-06-05T15:27:00Z">
        <w:r w:rsidRPr="007C437A">
          <w:t xml:space="preserve">interpret the request the first way. </w:t>
        </w:r>
      </w:ins>
      <w:ins w:id="6638" w:author="Arthur Parmentier" w:date="2020-06-05T15:28:00Z">
        <w:r w:rsidRPr="007C437A">
          <w:t>However,</w:t>
        </w:r>
      </w:ins>
      <w:ins w:id="6639" w:author="Arthur Parmentier" w:date="2020-06-05T15:27:00Z">
        <w:r w:rsidRPr="007C437A">
          <w:t xml:space="preserve"> in the following request:</w:t>
        </w:r>
      </w:ins>
      <w:ins w:id="6640" w:author="Arthur Parmentier" w:date="2020-06-05T15:34:00Z">
        <w:r w:rsidR="004B5F28" w:rsidRPr="007C437A">
          <w:t xml:space="preserve"> </w:t>
        </w:r>
      </w:ins>
      <w:ins w:id="6641" w:author="Arthur Parmentier" w:date="2020-06-05T15:27:00Z">
        <w:r w:rsidRPr="007C437A">
          <w:t>“Whole group, pointillism with head</w:t>
        </w:r>
      </w:ins>
      <w:ins w:id="6642" w:author="Arthur Parmentier" w:date="2020-06-05T15:28:00Z">
        <w:r w:rsidRPr="007C437A">
          <w:t xml:space="preserve"> high volume</w:t>
        </w:r>
      </w:ins>
      <w:ins w:id="6643" w:author="Arthur Parmentier" w:date="2020-06-05T15:27:00Z">
        <w:r w:rsidRPr="007C437A">
          <w:t xml:space="preserve"> add hands low volume, play”</w:t>
        </w:r>
      </w:ins>
      <w:ins w:id="6644" w:author="Arthur Parmentier" w:date="2020-06-05T15:34:00Z">
        <w:r w:rsidR="004B5F28" w:rsidRPr="007C437A">
          <w:t xml:space="preserve">, </w:t>
        </w:r>
      </w:ins>
      <w:ins w:id="6645" w:author="Arthur Parmentier" w:date="2020-06-05T15:28:00Z">
        <w:r w:rsidRPr="007C437A">
          <w:t>I would interpret it the second way, i.e. that the low volume refers to the hands only.</w:t>
        </w:r>
      </w:ins>
    </w:p>
    <w:p w:rsidR="009C1A6D" w:rsidRPr="007C437A" w:rsidRDefault="007D69D8" w:rsidP="00747B7B">
      <w:pPr>
        <w:rPr>
          <w:ins w:id="6646" w:author="Arthur Parmentier" w:date="2020-06-05T16:15:00Z"/>
        </w:rPr>
      </w:pPr>
      <w:ins w:id="6647" w:author="Arthur Parmentier" w:date="2020-06-05T15:34:00Z">
        <w:r w:rsidRPr="007C437A">
          <w:t>In general, my observation is th</w:t>
        </w:r>
      </w:ins>
      <w:ins w:id="6648" w:author="Arthur Parmentier" w:date="2020-06-05T16:02:00Z">
        <w:r w:rsidR="0010023A" w:rsidRPr="007C437A">
          <w:t xml:space="preserve">at there is a class of SP signs that I would call “prepositions”: </w:t>
        </w:r>
      </w:ins>
      <w:ins w:id="6649" w:author="Arthur Parmentier" w:date="2020-06-05T15:34:00Z">
        <w:r w:rsidRPr="007C437A">
          <w:t xml:space="preserve">with, without, add, group, </w:t>
        </w:r>
      </w:ins>
      <w:ins w:id="6650" w:author="Arthur Parmentier" w:date="2020-06-05T15:35:00Z">
        <w:r w:rsidRPr="007C437A">
          <w:t>remove</w:t>
        </w:r>
      </w:ins>
      <w:ins w:id="6651" w:author="Arthur Parmentier" w:date="2020-06-05T16:15:00Z">
        <w:r w:rsidR="00A97496" w:rsidRPr="007C437A">
          <w:t>, go on to, go back to, morph</w:t>
        </w:r>
      </w:ins>
      <w:ins w:id="6652" w:author="Arthur Parmentier" w:date="2020-06-05T15:35:00Z">
        <w:r w:rsidRPr="007C437A">
          <w:t>…</w:t>
        </w:r>
      </w:ins>
      <w:ins w:id="6653" w:author="Arthur Parmentier" w:date="2020-06-05T16:02:00Z">
        <w:r w:rsidR="0010023A" w:rsidRPr="007C437A">
          <w:t xml:space="preserve"> that</w:t>
        </w:r>
      </w:ins>
      <w:ins w:id="6654" w:author="Arthur Parmentier" w:date="2020-06-05T15:35:00Z">
        <w:r w:rsidRPr="007C437A">
          <w:t xml:space="preserve"> </w:t>
        </w:r>
      </w:ins>
      <w:ins w:id="6655" w:author="Arthur Parmentier" w:date="2020-06-05T15:45:00Z">
        <w:r w:rsidR="00D966BC" w:rsidRPr="007C437A">
          <w:t>a</w:t>
        </w:r>
        <w:r w:rsidR="00F4578C" w:rsidRPr="007C437A">
          <w:t>ct as operators</w:t>
        </w:r>
      </w:ins>
      <w:ins w:id="6656" w:author="Arthur Parmentier" w:date="2020-06-05T15:46:00Z">
        <w:r w:rsidR="00F4578C" w:rsidRPr="007C437A">
          <w:rPr>
            <w:rStyle w:val="Appelnotedebasdep"/>
          </w:rPr>
          <w:footnoteReference w:id="71"/>
        </w:r>
        <w:r w:rsidR="00F4578C" w:rsidRPr="007C437A">
          <w:t xml:space="preserve"> that changes the </w:t>
        </w:r>
        <w:r w:rsidR="00F4578C" w:rsidRPr="007C437A">
          <w:lastRenderedPageBreak/>
          <w:t>syntax of elements around them.</w:t>
        </w:r>
      </w:ins>
      <w:ins w:id="6660" w:author="Arthur Parmentier" w:date="2020-06-05T16:03:00Z">
        <w:r w:rsidR="007E64ED" w:rsidRPr="007C437A">
          <w:t xml:space="preserve"> In the second SP workbook</w:t>
        </w:r>
      </w:ins>
      <w:ins w:id="6661" w:author="Arthur Parmentier" w:date="2020-06-05T16:05:00Z">
        <w:r w:rsidR="00B25170" w:rsidRPr="007C437A">
          <w:t xml:space="preserve"> by Walter Thompson</w:t>
        </w:r>
      </w:ins>
      <w:ins w:id="6662" w:author="Arthur Parmentier" w:date="2020-06-05T16:12:00Z">
        <w:r w:rsidR="00B25170" w:rsidRPr="007C437A">
          <w:t>,</w:t>
        </w:r>
      </w:ins>
      <w:ins w:id="6663" w:author="Arthur Parmentier" w:date="2020-06-05T16:05:00Z">
        <w:r w:rsidR="00B25170" w:rsidRPr="007C437A">
          <w:t xml:space="preserve"> the</w:t>
        </w:r>
      </w:ins>
      <w:ins w:id="6664" w:author="Arthur Parmentier" w:date="2020-06-05T16:12:00Z">
        <w:r w:rsidR="00B25170" w:rsidRPr="007C437A">
          <w:t>s</w:t>
        </w:r>
      </w:ins>
      <w:ins w:id="6665" w:author="Arthur Parmentier" w:date="2020-06-05T16:05:00Z">
        <w:r w:rsidR="00B25170" w:rsidRPr="007C437A">
          <w:t>e</w:t>
        </w:r>
      </w:ins>
      <w:ins w:id="6666" w:author="Arthur Parmentier" w:date="2020-06-05T16:03:00Z">
        <w:r w:rsidR="007E64ED" w:rsidRPr="007C437A">
          <w:t xml:space="preserve"> signs ar</w:t>
        </w:r>
      </w:ins>
      <w:ins w:id="6667" w:author="Arthur Parmentier" w:date="2020-06-05T16:05:00Z">
        <w:r w:rsidR="00B25170" w:rsidRPr="007C437A">
          <w:t>e described as belonging to</w:t>
        </w:r>
      </w:ins>
      <w:ins w:id="6668" w:author="Arthur Parmentier" w:date="2020-06-05T16:03:00Z">
        <w:r w:rsidR="007E64ED" w:rsidRPr="007C437A">
          <w:t xml:space="preserve"> the syntax categories “what”</w:t>
        </w:r>
      </w:ins>
      <w:ins w:id="6669" w:author="Arthur Parmentier" w:date="2020-06-05T16:07:00Z">
        <w:r w:rsidR="00B25170" w:rsidRPr="007C437A">
          <w:t xml:space="preserve"> or “who”</w:t>
        </w:r>
      </w:ins>
      <w:ins w:id="6670" w:author="Arthur Parmentier" w:date="2020-06-05T16:08:00Z">
        <w:r w:rsidR="00B25170" w:rsidRPr="007C437A">
          <w:t xml:space="preserve"> and part of the </w:t>
        </w:r>
      </w:ins>
      <w:ins w:id="6671" w:author="Arthur Parmentier" w:date="2020-06-05T16:09:00Z">
        <w:r w:rsidR="00B25170" w:rsidRPr="007C437A">
          <w:t xml:space="preserve">“function signal” class. </w:t>
        </w:r>
      </w:ins>
    </w:p>
    <w:p w:rsidR="009C1A6D" w:rsidRPr="007C437A" w:rsidRDefault="009C1A6D" w:rsidP="00747B7B">
      <w:pPr>
        <w:rPr>
          <w:ins w:id="6672" w:author="Arthur Parmentier" w:date="2020-06-05T16:16:00Z"/>
        </w:rPr>
      </w:pPr>
      <w:ins w:id="6673" w:author="Arthur Parmentier" w:date="2020-06-05T16:16:00Z">
        <w:r w:rsidRPr="007C437A">
          <w:rPr>
            <w:noProof/>
            <w:rPrChange w:id="6674"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6675"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6676"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6677"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6678" w:author="Arthur Parmentier" w:date="2020-06-05T16:16:00Z"/>
        </w:rPr>
      </w:pPr>
      <w:ins w:id="6679" w:author="Arthur Parmentier" w:date="2020-06-05T16:20:00Z">
        <w:r w:rsidRPr="007C437A">
          <w:t>DECORRELATION what – content how -modifier…??</w:t>
        </w:r>
      </w:ins>
    </w:p>
    <w:p w:rsidR="002D025D" w:rsidRPr="007C437A" w:rsidRDefault="00B25170" w:rsidP="00747B7B">
      <w:pPr>
        <w:rPr>
          <w:ins w:id="6680" w:author="Arthur Parmentier" w:date="2020-06-05T00:15:00Z"/>
        </w:rPr>
      </w:pPr>
      <w:ins w:id="6681" w:author="Arthur Parmentier" w:date="2020-06-05T16:09:00Z">
        <w:r w:rsidRPr="007C437A">
          <w:t>From my model of SP as a re</w:t>
        </w:r>
      </w:ins>
      <w:ins w:id="6682" w:author="Arthur Parmentier" w:date="2020-06-05T16:10:00Z">
        <w:r w:rsidRPr="007C437A">
          <w:t xml:space="preserve">gular language and the previous observations, it is clear that at the syntax level, these signs are very different from other </w:t>
        </w:r>
      </w:ins>
      <w:ins w:id="6683" w:author="Arthur Parmentier" w:date="2020-06-05T16:11:00Z">
        <w:r w:rsidRPr="007C437A">
          <w:t>contents</w:t>
        </w:r>
      </w:ins>
      <w:ins w:id="6684" w:author="Arthur Parmentier" w:date="2020-06-05T16:10:00Z">
        <w:r w:rsidRPr="007C437A">
          <w:t xml:space="preserve"> or </w:t>
        </w:r>
      </w:ins>
      <w:ins w:id="6685" w:author="Arthur Parmentier" w:date="2020-06-05T16:11:00Z">
        <w:r w:rsidRPr="007C437A">
          <w:t>modifie</w:t>
        </w:r>
      </w:ins>
      <w:ins w:id="6686" w:author="Arthur Parmentier" w:date="2020-06-05T16:12:00Z">
        <w:r w:rsidRPr="007C437A">
          <w:t xml:space="preserve">rs </w:t>
        </w:r>
      </w:ins>
      <w:ins w:id="6687" w:author="Arthur Parmentier" w:date="2020-06-05T16:10:00Z">
        <w:r w:rsidRPr="007C437A">
          <w:t>signs.</w:t>
        </w:r>
      </w:ins>
    </w:p>
    <w:p w:rsidR="00747B7B" w:rsidRPr="007C437A" w:rsidRDefault="007D1E32" w:rsidP="00747B7B">
      <w:pPr>
        <w:rPr>
          <w:ins w:id="6688" w:author="Arthur Parmentier" w:date="2020-06-05T00:13:00Z"/>
        </w:rPr>
      </w:pPr>
      <w:ins w:id="6689" w:author="Arthur Parmentier" w:date="2020-06-05T00:08:00Z">
        <w:r w:rsidRPr="007C437A">
          <w:t xml:space="preserve">It is a very important limitation of the modeling of SP as a regular language, that I have not solved in my tool yet. Several options </w:t>
        </w:r>
      </w:ins>
      <w:ins w:id="6690" w:author="Arthur Parmentier" w:date="2020-06-05T00:09:00Z">
        <w:r w:rsidRPr="007C437A">
          <w:t>for</w:t>
        </w:r>
      </w:ins>
      <w:ins w:id="6691" w:author="Arthur Parmentier" w:date="2020-06-05T00:10:00Z">
        <w:r w:rsidR="00974865" w:rsidRPr="007C437A">
          <w:t xml:space="preserve"> solving this problem</w:t>
        </w:r>
      </w:ins>
      <w:ins w:id="6692" w:author="Arthur Parmentier" w:date="2020-06-05T00:11:00Z">
        <w:r w:rsidR="00974865" w:rsidRPr="007C437A">
          <w:t xml:space="preserve"> in</w:t>
        </w:r>
      </w:ins>
      <w:ins w:id="6693" w:author="Arthur Parmentier" w:date="2020-06-05T00:09:00Z">
        <w:r w:rsidRPr="007C437A">
          <w:t xml:space="preserve"> </w:t>
        </w:r>
      </w:ins>
      <w:ins w:id="6694" w:author="Arthur Parmentier" w:date="2020-06-05T00:10:00Z">
        <w:r w:rsidRPr="007C437A">
          <w:t xml:space="preserve">a </w:t>
        </w:r>
      </w:ins>
      <w:ins w:id="6695" w:author="Arthur Parmentier" w:date="2020-06-05T00:09:00Z">
        <w:r w:rsidRPr="007C437A">
          <w:t>future implementation are discussed in a further section.</w:t>
        </w:r>
      </w:ins>
    </w:p>
    <w:p w:rsidR="009854FD" w:rsidRPr="007C437A" w:rsidRDefault="00376090">
      <w:pPr>
        <w:rPr>
          <w:ins w:id="6696" w:author="Arthur Parmentier" w:date="2020-06-04T16:33:00Z"/>
        </w:rPr>
        <w:pPrChange w:id="6697" w:author="Arthur Parmentier" w:date="2020-06-05T00:06:00Z">
          <w:pPr>
            <w:pStyle w:val="Paragraphedeliste"/>
            <w:numPr>
              <w:numId w:val="38"/>
            </w:numPr>
            <w:ind w:hanging="360"/>
          </w:pPr>
        </w:pPrChange>
      </w:pPr>
      <w:ins w:id="6698" w:author="Arthur Parmentier" w:date="2020-06-05T00:13:00Z">
        <w:r w:rsidRPr="007C437A">
          <w:t>In all cases that I have identified, it is the logical element that are able to change the category of a sign and therefore</w:t>
        </w:r>
      </w:ins>
      <w:ins w:id="6699" w:author="Arthur Parmentier" w:date="2020-06-05T00:14:00Z">
        <w:r w:rsidRPr="007C437A">
          <w:t xml:space="preserve"> “break” the FSM representation validity</w:t>
        </w:r>
      </w:ins>
      <w:ins w:id="6700" w:author="Arthur Parmentier" w:date="2020-06-05T00:16:00Z">
        <w:r w:rsidRPr="007C437A">
          <w:t xml:space="preserve">. I hope that my work and these observations will </w:t>
        </w:r>
      </w:ins>
      <w:ins w:id="6701" w:author="Arthur Parmentier" w:date="2020-06-05T00:17:00Z">
        <w:r w:rsidRPr="007C437A">
          <w:t>serve as a bas</w:t>
        </w:r>
      </w:ins>
      <w:ins w:id="6702" w:author="Arthur Parmentier" w:date="2020-06-05T00:18:00Z">
        <w:r w:rsidRPr="007C437A">
          <w:t>e</w:t>
        </w:r>
      </w:ins>
      <w:ins w:id="6703" w:author="Arthur Parmentier" w:date="2020-06-05T00:17:00Z">
        <w:r w:rsidRPr="007C437A">
          <w:t xml:space="preserve"> for </w:t>
        </w:r>
      </w:ins>
      <w:ins w:id="6704" w:author="Arthur Parmentier" w:date="2020-06-05T00:18:00Z">
        <w:r w:rsidRPr="007C437A">
          <w:t>deeper</w:t>
        </w:r>
      </w:ins>
      <w:ins w:id="6705" w:author="Arthur Parmentier" w:date="2020-06-05T00:17:00Z">
        <w:r w:rsidRPr="007C437A">
          <w:t xml:space="preserve"> stud</w:t>
        </w:r>
      </w:ins>
      <w:ins w:id="6706" w:author="Arthur Parmentier" w:date="2020-06-05T00:18:00Z">
        <w:r w:rsidRPr="007C437A">
          <w:t>ies</w:t>
        </w:r>
      </w:ins>
      <w:ins w:id="6707" w:author="Arthur Parmentier" w:date="2020-06-05T00:17:00Z">
        <w:r w:rsidRPr="007C437A">
          <w:t xml:space="preserve"> and</w:t>
        </w:r>
      </w:ins>
      <w:ins w:id="6708" w:author="Arthur Parmentier" w:date="2020-06-05T00:18:00Z">
        <w:r w:rsidRPr="007C437A">
          <w:t xml:space="preserve"> linguistic</w:t>
        </w:r>
      </w:ins>
      <w:ins w:id="6709" w:author="Arthur Parmentier" w:date="2020-06-05T00:17:00Z">
        <w:r w:rsidRPr="007C437A">
          <w:t xml:space="preserve"> modeling of SP grammar in its “regular” and “contextual” components</w:t>
        </w:r>
      </w:ins>
      <w:ins w:id="6710"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6711" w:author="Arthur Parmentier" w:date="2020-06-05T00:01:00Z"/>
          <w:rPrChange w:id="6712" w:author="Arthur Parmentier" w:date="2020-06-07T15:27:00Z">
            <w:rPr>
              <w:del w:id="6713" w:author="Arthur Parmentier" w:date="2020-06-05T00:01:00Z"/>
            </w:rPr>
          </w:rPrChange>
        </w:rPr>
        <w:pPrChange w:id="6714" w:author="Arthur Parmentier" w:date="2020-06-04T16:59:00Z">
          <w:pPr>
            <w:pStyle w:val="Titre2"/>
          </w:pPr>
        </w:pPrChange>
      </w:pPr>
      <w:bookmarkStart w:id="6715" w:name="_Toc42259029"/>
      <w:bookmarkStart w:id="6716" w:name="_Toc42259106"/>
      <w:bookmarkStart w:id="6717" w:name="_Toc42449785"/>
      <w:bookmarkStart w:id="6718" w:name="_Toc42449867"/>
      <w:bookmarkStart w:id="6719" w:name="_Toc42550053"/>
      <w:bookmarkStart w:id="6720" w:name="_Toc42550146"/>
      <w:bookmarkEnd w:id="6715"/>
      <w:bookmarkEnd w:id="6716"/>
      <w:bookmarkEnd w:id="6717"/>
      <w:bookmarkEnd w:id="6718"/>
      <w:bookmarkEnd w:id="6719"/>
      <w:bookmarkEnd w:id="6720"/>
    </w:p>
    <w:p w:rsidR="00F25194" w:rsidRPr="007C437A" w:rsidRDefault="00F25194">
      <w:pPr>
        <w:pStyle w:val="Titre3"/>
        <w:rPr>
          <w:ins w:id="6721" w:author="Arthur Parmentier" w:date="2020-06-05T00:33:00Z"/>
        </w:rPr>
      </w:pPr>
      <w:bookmarkStart w:id="6722" w:name="_Toc42550147"/>
      <w:r w:rsidRPr="007C437A">
        <w:t>Part 5: Orchestra simulation</w:t>
      </w:r>
      <w:bookmarkEnd w:id="6722"/>
    </w:p>
    <w:p w:rsidR="002453FD" w:rsidRPr="007C437A" w:rsidRDefault="002453FD" w:rsidP="002453FD">
      <w:pPr>
        <w:rPr>
          <w:ins w:id="6723" w:author="Arthur Parmentier" w:date="2020-06-05T00:37:00Z"/>
        </w:rPr>
      </w:pPr>
      <w:ins w:id="6724" w:author="Arthur Parmentier" w:date="2020-06-05T00:35:00Z">
        <w:r w:rsidRPr="007C437A">
          <w:t xml:space="preserve">From the OSC commands created by the </w:t>
        </w:r>
      </w:ins>
      <w:ins w:id="6725" w:author="Arthur Parmentier" w:date="2020-06-08T01:39:00Z">
        <w:r w:rsidR="00DE0C52">
          <w:t>automaton</w:t>
        </w:r>
      </w:ins>
      <w:ins w:id="6726" w:author="Arthur Parmentier" w:date="2020-06-05T00:35:00Z">
        <w:r w:rsidRPr="007C437A">
          <w:t xml:space="preserve">, there is an unlimited panel of </w:t>
        </w:r>
      </w:ins>
      <w:ins w:id="6727" w:author="Arthur Parmentier" w:date="2020-06-05T00:36:00Z">
        <w:r w:rsidRPr="007C437A">
          <w:t xml:space="preserve">tools and ways to create an orchestra. </w:t>
        </w:r>
      </w:ins>
    </w:p>
    <w:p w:rsidR="002453FD" w:rsidRPr="007C437A" w:rsidRDefault="00AC4940" w:rsidP="002453FD">
      <w:pPr>
        <w:pStyle w:val="Titre4"/>
        <w:rPr>
          <w:ins w:id="6728" w:author="Arthur Parmentier" w:date="2020-06-05T00:37:00Z"/>
        </w:rPr>
      </w:pPr>
      <w:ins w:id="6729" w:author="Arthur Parmentier" w:date="2020-06-05T12:55:00Z">
        <w:r w:rsidRPr="007C437A">
          <w:t xml:space="preserve">First try with </w:t>
        </w:r>
      </w:ins>
      <w:ins w:id="6730" w:author="Arthur Parmentier" w:date="2020-06-05T00:37:00Z">
        <w:r w:rsidR="002453FD" w:rsidRPr="007C437A">
          <w:t>Ableton Live</w:t>
        </w:r>
      </w:ins>
    </w:p>
    <w:p w:rsidR="002453FD" w:rsidRPr="007C437A" w:rsidRDefault="002453FD" w:rsidP="002453FD">
      <w:pPr>
        <w:rPr>
          <w:ins w:id="6731" w:author="Arthur Parmentier" w:date="2020-06-05T00:43:00Z"/>
        </w:rPr>
      </w:pPr>
      <w:ins w:id="6732" w:author="Arthur Parmentier" w:date="2020-06-05T00:36:00Z">
        <w:r w:rsidRPr="007C437A">
          <w:t xml:space="preserve">I originally started by building a connection with </w:t>
        </w:r>
      </w:ins>
      <w:ins w:id="6733" w:author="Arthur Parmentier" w:date="2020-06-05T00:40:00Z">
        <w:r w:rsidR="00233897" w:rsidRPr="007C437A">
          <w:t xml:space="preserve">the performance software </w:t>
        </w:r>
      </w:ins>
      <w:ins w:id="6734" w:author="Arthur Parmentier" w:date="2020-06-05T00:36:00Z">
        <w:r w:rsidRPr="007C437A">
          <w:t>Ableton Live</w:t>
        </w:r>
      </w:ins>
      <w:ins w:id="6735" w:author="Arthur Parmentier" w:date="2020-06-05T00:40:00Z">
        <w:r w:rsidR="00233897" w:rsidRPr="007C437A">
          <w:t xml:space="preserve"> because of its wide spread use in the community of live performing artists</w:t>
        </w:r>
      </w:ins>
      <w:ins w:id="6736" w:author="Arthur Parmentier" w:date="2020-06-05T00:41:00Z">
        <w:r w:rsidR="00233897" w:rsidRPr="007C437A">
          <w:t xml:space="preserve"> (DJs, live performers) and its useful features for li</w:t>
        </w:r>
      </w:ins>
      <w:ins w:id="6737" w:author="Arthur Parmentier" w:date="2020-06-05T00:42:00Z">
        <w:r w:rsidR="00233897" w:rsidRPr="007C437A">
          <w:t>ve music such as the use of scenes and or the launch of clips synchron</w:t>
        </w:r>
      </w:ins>
      <w:ins w:id="6738" w:author="Arthur Parmentier" w:date="2020-06-05T00:43:00Z">
        <w:r w:rsidR="00233897" w:rsidRPr="007C437A">
          <w:t>ized with a particular metric and tempo.</w:t>
        </w:r>
      </w:ins>
    </w:p>
    <w:p w:rsidR="00E93BAC" w:rsidRPr="007C437A" w:rsidRDefault="00E93BAC" w:rsidP="002453FD">
      <w:pPr>
        <w:rPr>
          <w:ins w:id="6739" w:author="Arthur Parmentier" w:date="2020-06-05T00:56:00Z"/>
        </w:rPr>
      </w:pPr>
      <w:ins w:id="6740" w:author="Arthur Parmentier" w:date="2020-06-05T00:44:00Z">
        <w:r w:rsidRPr="007C437A">
          <w:t>Just like many DAWs, Live can be hard to control externally and only offer a limi</w:t>
        </w:r>
      </w:ins>
      <w:ins w:id="6741" w:author="Arthur Parmentier" w:date="2020-06-05T00:45:00Z">
        <w:r w:rsidRPr="007C437A">
          <w:t>ted API to its internal mechanisms. Controlling Live externally typically requires scripting a se</w:t>
        </w:r>
      </w:ins>
      <w:ins w:id="6742" w:author="Arthur Parmentier" w:date="2020-06-05T00:46:00Z">
        <w:r w:rsidRPr="007C437A">
          <w:t xml:space="preserve">rver in python that must be installed manually. However, </w:t>
        </w:r>
        <w:proofErr w:type="spellStart"/>
        <w:r w:rsidRPr="007C437A">
          <w:t>LiveOSC</w:t>
        </w:r>
      </w:ins>
      <w:proofErr w:type="spellEnd"/>
      <w:ins w:id="6743" w:author="Arthur Parmentier" w:date="2020-06-05T00:48:00Z">
        <w:r w:rsidRPr="007C437A">
          <w:rPr>
            <w:rStyle w:val="Appelnotedebasdep"/>
          </w:rPr>
          <w:footnoteReference w:id="72"/>
        </w:r>
      </w:ins>
      <w:ins w:id="6748" w:author="Arthur Parmentier" w:date="2020-06-05T00:46:00Z">
        <w:r w:rsidRPr="007C437A">
          <w:t xml:space="preserve"> has been shared by the community to </w:t>
        </w:r>
      </w:ins>
      <w:ins w:id="6749" w:author="Arthur Parmentier" w:date="2020-06-05T00:47:00Z">
        <w:r w:rsidRPr="007C437A">
          <w:t>help in this process by creating</w:t>
        </w:r>
      </w:ins>
      <w:ins w:id="6750" w:author="Arthur Parmentier" w:date="2020-06-05T00:56:00Z">
        <w:r w:rsidR="00AD4CD1" w:rsidRPr="007C437A">
          <w:t xml:space="preserve"> server that listens to</w:t>
        </w:r>
      </w:ins>
      <w:ins w:id="6751" w:author="Arthur Parmentier" w:date="2020-06-05T00:47:00Z">
        <w:r w:rsidRPr="007C437A">
          <w:t xml:space="preserve"> OSC map</w:t>
        </w:r>
      </w:ins>
      <w:ins w:id="6752" w:author="Arthur Parmentier" w:date="2020-06-05T00:56:00Z">
        <w:r w:rsidR="00AD4CD1" w:rsidRPr="007C437A">
          <w:t xml:space="preserve"> it to</w:t>
        </w:r>
      </w:ins>
      <w:ins w:id="6753" w:author="Arthur Parmentier" w:date="2020-06-05T00:47:00Z">
        <w:r w:rsidRPr="007C437A">
          <w:t xml:space="preserve"> Live parameters</w:t>
        </w:r>
      </w:ins>
      <w:ins w:id="6754" w:author="Arthur Parmentier" w:date="2020-06-05T00:48:00Z">
        <w:r w:rsidRPr="007C437A">
          <w:t>.</w:t>
        </w:r>
      </w:ins>
    </w:p>
    <w:p w:rsidR="00AD4CD1" w:rsidRPr="007C437A" w:rsidRDefault="00AD4CD1" w:rsidP="002453FD">
      <w:pPr>
        <w:rPr>
          <w:ins w:id="6755" w:author="Arthur Parmentier" w:date="2020-06-05T01:07:00Z"/>
        </w:rPr>
      </w:pPr>
      <w:ins w:id="6756" w:author="Arthur Parmentier" w:date="2020-06-05T00:57:00Z">
        <w:r w:rsidRPr="007C437A">
          <w:t xml:space="preserve">In my </w:t>
        </w:r>
      </w:ins>
      <w:ins w:id="6757" w:author="Arthur Parmentier" w:date="2020-06-05T00:58:00Z">
        <w:r w:rsidRPr="007C437A">
          <w:rPr>
            <w:rPrChange w:id="6758" w:author="Arthur Parmentier" w:date="2020-06-07T15:27:00Z">
              <w:rPr/>
            </w:rPrChange>
          </w:rPr>
          <w:fldChar w:fldCharType="begin"/>
        </w:r>
        <w:r w:rsidRPr="007C437A">
          <w:instrText xml:space="preserve"> HYPERLINK "https://www.youtube.com/watch?v=OmPFMT9mgOs" </w:instrText>
        </w:r>
        <w:r w:rsidRPr="007C437A">
          <w:rPr>
            <w:rPrChange w:id="6759" w:author="Arthur Parmentier" w:date="2020-06-07T15:27:00Z">
              <w:rPr/>
            </w:rPrChange>
          </w:rPr>
          <w:fldChar w:fldCharType="separate"/>
        </w:r>
        <w:r w:rsidRPr="007C437A">
          <w:rPr>
            <w:rStyle w:val="Lienhypertexte"/>
          </w:rPr>
          <w:t>third demo video</w:t>
        </w:r>
        <w:r w:rsidRPr="007C437A">
          <w:rPr>
            <w:rPrChange w:id="6760" w:author="Arthur Parmentier" w:date="2020-06-07T15:27:00Z">
              <w:rPr/>
            </w:rPrChange>
          </w:rPr>
          <w:fldChar w:fldCharType="end"/>
        </w:r>
      </w:ins>
      <w:ins w:id="6761" w:author="Arthur Parmentier" w:date="2020-06-05T00:57:00Z">
        <w:r w:rsidRPr="007C437A">
          <w:t>, I showed how I could use custom gestures to launch and stop clips in Live</w:t>
        </w:r>
      </w:ins>
      <w:ins w:id="6762" w:author="Arthur Parmentier" w:date="2020-06-05T00:58:00Z">
        <w:r w:rsidRPr="007C437A">
          <w:t>, just like a simple DJ controller would.</w:t>
        </w:r>
      </w:ins>
      <w:ins w:id="6763" w:author="Arthur Parmentier" w:date="2020-06-05T01:00:00Z">
        <w:r w:rsidRPr="007C437A">
          <w:t xml:space="preserve"> It required only a little effort to convert the conventions I use in my </w:t>
        </w:r>
        <w:r w:rsidRPr="007C437A">
          <w:lastRenderedPageBreak/>
          <w:t>OSC</w:t>
        </w:r>
      </w:ins>
      <w:ins w:id="6764" w:author="Arthur Parmentier" w:date="2020-06-05T01:01:00Z">
        <w:r w:rsidRPr="007C437A">
          <w:t xml:space="preserve"> commands to match the </w:t>
        </w:r>
        <w:proofErr w:type="spellStart"/>
        <w:r w:rsidRPr="007C437A">
          <w:t>LiveOSC</w:t>
        </w:r>
        <w:proofErr w:type="spellEnd"/>
        <w:r w:rsidRPr="007C437A">
          <w:t xml:space="preserve"> format. </w:t>
        </w:r>
      </w:ins>
      <w:ins w:id="6765" w:author="Arthur Parmentier" w:date="2020-06-05T01:03:00Z">
        <w:r w:rsidRPr="007C437A">
          <w:t xml:space="preserve">By synchronizing </w:t>
        </w:r>
      </w:ins>
      <w:ins w:id="6766" w:author="Arthur Parmentier" w:date="2020-06-05T01:01:00Z">
        <w:r w:rsidRPr="007C437A">
          <w:t xml:space="preserve">all the clips </w:t>
        </w:r>
      </w:ins>
      <w:ins w:id="6767" w:author="Arthur Parmentier" w:date="2020-06-05T01:02:00Z">
        <w:r w:rsidRPr="007C437A">
          <w:t>at the same tempo and metric</w:t>
        </w:r>
      </w:ins>
      <w:ins w:id="6768" w:author="Arthur Parmentier" w:date="2020-06-05T01:01:00Z">
        <w:r w:rsidRPr="007C437A">
          <w:t xml:space="preserve">, </w:t>
        </w:r>
      </w:ins>
      <w:ins w:id="6769" w:author="Arthur Parmentier" w:date="2020-06-05T01:03:00Z">
        <w:r w:rsidRPr="007C437A">
          <w:t>Live allowed me to c</w:t>
        </w:r>
      </w:ins>
      <w:ins w:id="6770" w:author="Arthur Parmentier" w:date="2020-06-05T01:04:00Z">
        <w:r w:rsidRPr="007C437A">
          <w:t xml:space="preserve">reate a fun demo with very simple controls that </w:t>
        </w:r>
      </w:ins>
      <w:ins w:id="6771" w:author="Arthur Parmentier" w:date="2020-06-05T01:05:00Z">
        <w:r w:rsidRPr="007C437A">
          <w:t>“sounds good” and can easily be modified and customized by the users.</w:t>
        </w:r>
      </w:ins>
    </w:p>
    <w:p w:rsidR="00E13FD2" w:rsidRPr="007C437A" w:rsidRDefault="00A911BE" w:rsidP="002453FD">
      <w:pPr>
        <w:rPr>
          <w:ins w:id="6772" w:author="Arthur Parmentier" w:date="2020-06-05T12:54:00Z"/>
        </w:rPr>
      </w:pPr>
      <w:ins w:id="6773" w:author="Arthur Parmentier" w:date="2020-06-05T12:38:00Z">
        <w:r w:rsidRPr="007C437A">
          <w:t>However, t</w:t>
        </w:r>
      </w:ins>
      <w:ins w:id="6774" w:author="Arthur Parmentier" w:date="2020-06-05T01:07:00Z">
        <w:r w:rsidR="00E13FD2" w:rsidRPr="007C437A">
          <w:t>he integration of SP commands could not be pushed very far into Live without more complex scripting</w:t>
        </w:r>
      </w:ins>
      <w:ins w:id="6775" w:author="Arthur Parmentier" w:date="2020-06-05T01:08:00Z">
        <w:r w:rsidR="00E13FD2" w:rsidRPr="007C437A">
          <w:t xml:space="preserve"> by extending the </w:t>
        </w:r>
        <w:proofErr w:type="spellStart"/>
        <w:r w:rsidR="00E13FD2" w:rsidRPr="007C437A">
          <w:t>LiveOSC</w:t>
        </w:r>
        <w:proofErr w:type="spellEnd"/>
        <w:r w:rsidR="00E13FD2" w:rsidRPr="007C437A">
          <w:t xml:space="preserve"> API, or perhaps by using additional custom Max for Live scripts.</w:t>
        </w:r>
      </w:ins>
      <w:ins w:id="6776"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6777" w:author="Arthur Parmentier" w:date="2020-06-05T12:42:00Z">
        <w:r w:rsidRPr="007C437A">
          <w:t>clips.</w:t>
        </w:r>
      </w:ins>
      <w:ins w:id="6778" w:author="Arthur Parmentier" w:date="2020-06-05T01:11:00Z">
        <w:r w:rsidR="00E13FD2" w:rsidRPr="007C437A">
          <w:br/>
        </w:r>
      </w:ins>
      <w:ins w:id="6779" w:author="Arthur Parmentier" w:date="2020-06-05T01:10:00Z">
        <w:r w:rsidR="00E13FD2" w:rsidRPr="007C437A">
          <w:t xml:space="preserve">This is </w:t>
        </w:r>
      </w:ins>
      <w:ins w:id="6780" w:author="Arthur Parmentier" w:date="2020-06-05T12:42:00Z">
        <w:r w:rsidRPr="007C437A">
          <w:t xml:space="preserve">a very useful and ergonomic design choice for many use case but clearly is a limit to one of the most basic </w:t>
        </w:r>
      </w:ins>
      <w:ins w:id="6781" w:author="Arthur Parmentier" w:date="2020-06-05T12:43:00Z">
        <w:r w:rsidRPr="007C437A">
          <w:t>element of composition in SP</w:t>
        </w:r>
      </w:ins>
      <w:ins w:id="6782" w:author="Arthur Parmentier" w:date="2020-06-05T01:11:00Z">
        <w:r w:rsidR="00E13FD2" w:rsidRPr="007C437A">
          <w:t xml:space="preserve">. Some extended research showed me that </w:t>
        </w:r>
      </w:ins>
      <w:ins w:id="6783" w:author="Arthur Parmentier" w:date="2020-06-05T01:12:00Z">
        <w:r w:rsidR="00E13FD2" w:rsidRPr="007C437A">
          <w:t xml:space="preserve">there would be some workarounds change the tempo of a single clip of scene from within their </w:t>
        </w:r>
      </w:ins>
      <w:ins w:id="6784" w:author="Arthur Parmentier" w:date="2020-06-05T01:13:00Z">
        <w:r w:rsidR="00E13FD2" w:rsidRPr="007C437A">
          <w:t>naming</w:t>
        </w:r>
      </w:ins>
      <w:ins w:id="6785" w:author="Arthur Parmentier" w:date="2020-06-05T01:12:00Z">
        <w:r w:rsidR="00E13FD2" w:rsidRPr="007C437A">
          <w:t>, which would make it a better tool than other DAWs in which multiple tempos are</w:t>
        </w:r>
      </w:ins>
      <w:ins w:id="6786" w:author="Arthur Parmentier" w:date="2020-06-05T01:13:00Z">
        <w:r w:rsidR="00E13FD2" w:rsidRPr="007C437A">
          <w:t xml:space="preserve"> almost never found. But getting into those modifications in real time would </w:t>
        </w:r>
      </w:ins>
      <w:ins w:id="6787" w:author="Arthur Parmentier" w:date="2020-06-05T12:43:00Z">
        <w:r w:rsidRPr="007C437A">
          <w:t xml:space="preserve">require a very deep “hack” into Live that I could not afford </w:t>
        </w:r>
      </w:ins>
      <w:ins w:id="6788" w:author="Arthur Parmentier" w:date="2020-06-05T12:44:00Z">
        <w:r w:rsidRPr="007C437A">
          <w:t>spending time on in the frame of this project; also given that Live is a proprietary software that would maybe not be the most popular c</w:t>
        </w:r>
      </w:ins>
      <w:ins w:id="6789" w:author="Arthur Parmentier" w:date="2020-06-05T12:45:00Z">
        <w:r w:rsidRPr="007C437A">
          <w:t>hoice among the community of performers and Soundpainting that I target with my tool.</w:t>
        </w:r>
      </w:ins>
    </w:p>
    <w:p w:rsidR="00AC4940" w:rsidRPr="007C437A" w:rsidRDefault="00AC4940" w:rsidP="00AC4940">
      <w:pPr>
        <w:pStyle w:val="Titre4"/>
        <w:rPr>
          <w:ins w:id="6790" w:author="Arthur Parmentier" w:date="2020-06-05T12:54:00Z"/>
        </w:rPr>
      </w:pPr>
      <w:ins w:id="6791" w:author="Arthur Parmentier" w:date="2020-06-05T12:58:00Z">
        <w:r w:rsidRPr="007C437A">
          <w:t>The advantages of DAWs over Max</w:t>
        </w:r>
      </w:ins>
    </w:p>
    <w:p w:rsidR="00AC4940" w:rsidRPr="007C437A" w:rsidRDefault="00AC4940" w:rsidP="00AC4940">
      <w:pPr>
        <w:rPr>
          <w:ins w:id="6792" w:author="Arthur Parmentier" w:date="2020-06-05T13:41:00Z"/>
        </w:rPr>
      </w:pPr>
      <w:ins w:id="6793" w:author="Arthur Parmentier" w:date="2020-06-05T12:54:00Z">
        <w:r w:rsidRPr="007C437A">
          <w:t>While searching for altern</w:t>
        </w:r>
      </w:ins>
      <w:ins w:id="6794" w:author="Arthur Parmentier" w:date="2020-06-05T12:55:00Z">
        <w:r w:rsidRPr="007C437A">
          <w:t>atives to Ableton to implemen</w:t>
        </w:r>
      </w:ins>
      <w:ins w:id="6795" w:author="Arthur Parmentier" w:date="2020-06-05T12:57:00Z">
        <w:r w:rsidRPr="007C437A">
          <w:t>t the virtual orchestra</w:t>
        </w:r>
      </w:ins>
      <w:ins w:id="6796" w:author="Arthur Parmentier" w:date="2020-06-05T12:58:00Z">
        <w:r w:rsidRPr="007C437A">
          <w:t xml:space="preserve">, I realized that </w:t>
        </w:r>
      </w:ins>
      <w:ins w:id="6797" w:author="Arthur Parmentier" w:date="2020-06-05T12:59:00Z">
        <w:r w:rsidRPr="007C437A">
          <w:t>most DAWs d</w:t>
        </w:r>
      </w:ins>
      <w:ins w:id="6798" w:author="Arthur Parmentier" w:date="2020-06-05T13:40:00Z">
        <w:r w:rsidR="00B9593F" w:rsidRPr="007C437A">
          <w:t>o not have</w:t>
        </w:r>
      </w:ins>
      <w:ins w:id="6799" w:author="Arthur Parmentier" w:date="2020-06-05T12:59:00Z">
        <w:r w:rsidRPr="007C437A">
          <w:t xml:space="preserve"> the flexibility that would </w:t>
        </w:r>
      </w:ins>
      <w:ins w:id="6800" w:author="Arthur Parmentier" w:date="2020-06-05T13:40:00Z">
        <w:r w:rsidR="00943D75" w:rsidRPr="007C437A">
          <w:t>is</w:t>
        </w:r>
      </w:ins>
      <w:ins w:id="6801" w:author="Arthur Parmentier" w:date="2020-06-05T12:59:00Z">
        <w:r w:rsidRPr="007C437A">
          <w:t xml:space="preserve"> required for composing in real-time with SP gestures</w:t>
        </w:r>
      </w:ins>
      <w:ins w:id="6802" w:author="Arthur Parmentier" w:date="2020-06-05T13:41:00Z">
        <w:r w:rsidR="00943D75" w:rsidRPr="007C437A">
          <w:t>:</w:t>
        </w:r>
      </w:ins>
    </w:p>
    <w:p w:rsidR="00943D75" w:rsidRPr="007C437A" w:rsidRDefault="00943D75" w:rsidP="00943D75">
      <w:pPr>
        <w:pStyle w:val="Paragraphedeliste"/>
        <w:numPr>
          <w:ilvl w:val="0"/>
          <w:numId w:val="41"/>
        </w:numPr>
        <w:rPr>
          <w:ins w:id="6803" w:author="Arthur Parmentier" w:date="2020-06-05T13:41:00Z"/>
        </w:rPr>
      </w:pPr>
      <w:ins w:id="6804" w:author="Arthur Parmentier" w:date="2020-06-05T13:41:00Z">
        <w:r w:rsidRPr="007C437A">
          <w:t>Working at several tempos</w:t>
        </w:r>
      </w:ins>
    </w:p>
    <w:p w:rsidR="00943D75" w:rsidRPr="007C437A" w:rsidRDefault="00943D75" w:rsidP="00943D75">
      <w:pPr>
        <w:pStyle w:val="Paragraphedeliste"/>
        <w:numPr>
          <w:ilvl w:val="0"/>
          <w:numId w:val="41"/>
        </w:numPr>
        <w:rPr>
          <w:ins w:id="6805" w:author="Arthur Parmentier" w:date="2020-06-05T13:42:00Z"/>
        </w:rPr>
      </w:pPr>
      <w:ins w:id="6806" w:author="Arthur Parmentier" w:date="2020-06-05T13:42:00Z">
        <w:r w:rsidRPr="007C437A">
          <w:t>Looping things on the fly</w:t>
        </w:r>
      </w:ins>
    </w:p>
    <w:p w:rsidR="00943D75" w:rsidRPr="007C437A" w:rsidRDefault="00943D75" w:rsidP="00943D75">
      <w:pPr>
        <w:pStyle w:val="Paragraphedeliste"/>
        <w:numPr>
          <w:ilvl w:val="0"/>
          <w:numId w:val="41"/>
        </w:numPr>
        <w:rPr>
          <w:ins w:id="6807" w:author="Arthur Parmentier" w:date="2020-06-05T13:45:00Z"/>
        </w:rPr>
      </w:pPr>
      <w:ins w:id="6808" w:author="Arthur Parmentier" w:date="2020-06-05T13:44:00Z">
        <w:r w:rsidRPr="007C437A">
          <w:t>Working with continuous frequencies (in contrast with quantized pitches in the frequency domain) for glissandos</w:t>
        </w:r>
      </w:ins>
      <w:ins w:id="6809"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6810" w:author="Arthur Parmentier" w:date="2020-06-05T13:45:00Z"/>
        </w:rPr>
      </w:pPr>
      <w:ins w:id="6811"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6812" w:author="Arthur Parmentier" w:date="2020-06-05T13:45:00Z"/>
        </w:rPr>
      </w:pPr>
      <w:ins w:id="6813" w:author="Arthur Parmentier" w:date="2020-06-05T13:45:00Z">
        <w:r w:rsidRPr="007C437A">
          <w:t>…</w:t>
        </w:r>
      </w:ins>
    </w:p>
    <w:p w:rsidR="00943D75" w:rsidRPr="007C437A" w:rsidRDefault="00943D75" w:rsidP="00943D75">
      <w:pPr>
        <w:rPr>
          <w:ins w:id="6814" w:author="Arthur Parmentier" w:date="2020-06-05T13:47:00Z"/>
        </w:rPr>
      </w:pPr>
      <w:ins w:id="6815" w:author="Arthur Parmentier" w:date="2020-06-05T13:46:00Z">
        <w:r w:rsidRPr="007C437A">
          <w:t>For many of these elements, Max/MSP looks like a better choice than DAWs</w:t>
        </w:r>
      </w:ins>
      <w:ins w:id="6816" w:author="Arthur Parmentier" w:date="2020-06-05T13:47:00Z">
        <w:r w:rsidRPr="007C437A">
          <w:t xml:space="preserve"> because of its packages and objects dedicated to these features.</w:t>
        </w:r>
      </w:ins>
    </w:p>
    <w:p w:rsidR="00943D75" w:rsidRPr="007C437A" w:rsidRDefault="00943D75" w:rsidP="00943D75">
      <w:pPr>
        <w:rPr>
          <w:ins w:id="6817" w:author="Arthur Parmentier" w:date="2020-06-05T13:50:00Z"/>
        </w:rPr>
      </w:pPr>
      <w:ins w:id="6818" w:author="Arthur Parmentier" w:date="2020-06-05T13:47:00Z">
        <w:r w:rsidRPr="007C437A">
          <w:t xml:space="preserve">However, </w:t>
        </w:r>
      </w:ins>
      <w:ins w:id="6819"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6820" w:author="Arthur Parmentier" w:date="2020-06-05T01:14:00Z"/>
        </w:rPr>
        <w:pPrChange w:id="6821" w:author="Arthur Parmentier" w:date="2020-06-05T13:51:00Z">
          <w:pPr/>
        </w:pPrChange>
      </w:pPr>
      <w:ins w:id="6822" w:author="Arthur Parmentier" w:date="2020-06-05T13:51:00Z">
        <w:r w:rsidRPr="007C437A">
          <w:t>Midi roll editor</w:t>
        </w:r>
      </w:ins>
    </w:p>
    <w:p w:rsidR="00E13FD2" w:rsidRPr="007C437A" w:rsidRDefault="00E13FD2">
      <w:pPr>
        <w:rPr>
          <w:ins w:id="6823" w:author="Arthur Parmentier" w:date="2020-05-18T17:06:00Z"/>
          <w:rPrChange w:id="6824" w:author="Arthur Parmentier" w:date="2020-06-07T15:27:00Z">
            <w:rPr>
              <w:ins w:id="6825" w:author="Arthur Parmentier" w:date="2020-05-18T17:06:00Z"/>
            </w:rPr>
          </w:rPrChange>
        </w:rPr>
        <w:pPrChange w:id="6826" w:author="Arthur Parmentier" w:date="2020-06-05T00:37:00Z">
          <w:pPr>
            <w:pStyle w:val="Titre2"/>
          </w:pPr>
        </w:pPrChange>
      </w:pPr>
    </w:p>
    <w:p w:rsidR="005522F0" w:rsidRPr="007C437A" w:rsidRDefault="005522F0">
      <w:pPr>
        <w:pStyle w:val="Titre2"/>
        <w:rPr>
          <w:ins w:id="6827" w:author="Arthur Parmentier" w:date="2020-05-18T17:06:00Z"/>
        </w:rPr>
      </w:pPr>
      <w:bookmarkStart w:id="6828" w:name="_Toc42550148"/>
      <w:ins w:id="6829" w:author="Arthur Parmentier" w:date="2020-05-18T17:06:00Z">
        <w:r w:rsidRPr="007C437A">
          <w:t>Performance</w:t>
        </w:r>
      </w:ins>
      <w:ins w:id="6830" w:author="Arthur Parmentier" w:date="2020-05-22T20:36:00Z">
        <w:r w:rsidR="001F0E95" w:rsidRPr="007C437A">
          <w:t xml:space="preserve"> aspects</w:t>
        </w:r>
      </w:ins>
      <w:bookmarkEnd w:id="6828"/>
    </w:p>
    <w:p w:rsidR="005522F0" w:rsidRPr="007C437A" w:rsidRDefault="005522F0" w:rsidP="005522F0">
      <w:pPr>
        <w:pStyle w:val="Titre3"/>
        <w:rPr>
          <w:ins w:id="6831" w:author="Arthur Parmentier" w:date="2020-05-18T17:07:00Z"/>
        </w:rPr>
      </w:pPr>
      <w:bookmarkStart w:id="6832" w:name="_Toc42550149"/>
      <w:proofErr w:type="spellStart"/>
      <w:ins w:id="6833" w:author="Arthur Parmentier" w:date="2020-05-18T17:06:00Z">
        <w:r w:rsidRPr="007C437A">
          <w:t>PoseNet</w:t>
        </w:r>
        <w:proofErr w:type="spellEnd"/>
        <w:r w:rsidRPr="007C437A">
          <w:t xml:space="preserve"> and </w:t>
        </w:r>
      </w:ins>
      <w:proofErr w:type="spellStart"/>
      <w:ins w:id="6834" w:author="Arthur Parmentier" w:date="2020-05-22T12:18:00Z">
        <w:r w:rsidR="00E9747D" w:rsidRPr="007C437A">
          <w:t>Wekinator</w:t>
        </w:r>
      </w:ins>
      <w:proofErr w:type="spellEnd"/>
      <w:ins w:id="6835" w:author="Arthur Parmentier" w:date="2020-05-18T17:06:00Z">
        <w:r w:rsidRPr="007C437A">
          <w:t xml:space="preserve"> settings</w:t>
        </w:r>
      </w:ins>
      <w:bookmarkEnd w:id="6832"/>
    </w:p>
    <w:p w:rsidR="002A1FE9" w:rsidRPr="007C437A" w:rsidRDefault="002A1FE9" w:rsidP="005522F0">
      <w:pPr>
        <w:rPr>
          <w:ins w:id="6836" w:author="Arthur Parmentier" w:date="2020-05-22T20:36:00Z"/>
        </w:rPr>
      </w:pPr>
      <w:ins w:id="6837" w:author="Arthur Parmentier" w:date="2020-05-22T20:36:00Z">
        <w:r w:rsidRPr="007C437A">
          <w:t>As mentioned previously</w:t>
        </w:r>
      </w:ins>
      <w:ins w:id="6838" w:author="Arthur Parmentier" w:date="2020-05-22T23:32:00Z">
        <w:r w:rsidR="00A37563" w:rsidRPr="007C437A">
          <w:t xml:space="preserve">, </w:t>
        </w:r>
        <w:proofErr w:type="spellStart"/>
        <w:r w:rsidR="00A37563" w:rsidRPr="007C437A">
          <w:t>PoseNet</w:t>
        </w:r>
        <w:proofErr w:type="spellEnd"/>
        <w:r w:rsidR="00A37563" w:rsidRPr="007C437A">
          <w:t xml:space="preserve"> as different parameters that influence its performances.</w:t>
        </w:r>
      </w:ins>
      <w:ins w:id="6839" w:author="Arthur Parmentier" w:date="2020-05-22T23:33:00Z">
        <w:r w:rsidR="00A37563" w:rsidRPr="007C437A">
          <w:t xml:space="preserve"> It is however not obvious where lies the best compromise between accuracy and the</w:t>
        </w:r>
      </w:ins>
      <w:ins w:id="6840" w:author="Arthur Parmentier" w:date="2020-05-22T23:34:00Z">
        <w:r w:rsidR="00A37563" w:rsidRPr="007C437A">
          <w:t xml:space="preserve"> number of poses processed by seconds (FPS).</w:t>
        </w:r>
      </w:ins>
      <w:ins w:id="6841" w:author="Arthur Parmentier" w:date="2020-05-22T23:40:00Z">
        <w:r w:rsidR="009940BE" w:rsidRPr="007C437A">
          <w:t xml:space="preserve"> Let’s take a look </w:t>
        </w:r>
      </w:ins>
      <w:ins w:id="6842" w:author="Arthur Parmentier" w:date="2020-05-22T23:41:00Z">
        <w:r w:rsidR="009940BE" w:rsidRPr="007C437A">
          <w:t xml:space="preserve">at how </w:t>
        </w:r>
        <w:proofErr w:type="spellStart"/>
        <w:r w:rsidR="009940BE" w:rsidRPr="007C437A">
          <w:t>Wekinator</w:t>
        </w:r>
        <w:proofErr w:type="spellEnd"/>
        <w:r w:rsidR="009940BE" w:rsidRPr="007C437A">
          <w:t xml:space="preserve"> processes its input to </w:t>
        </w:r>
      </w:ins>
      <w:ins w:id="6843" w:author="Arthur Parmentier" w:date="2020-05-22T23:42:00Z">
        <w:r w:rsidR="008542B7" w:rsidRPr="007C437A">
          <w:t>identify</w:t>
        </w:r>
        <w:r w:rsidR="00185944" w:rsidRPr="007C437A">
          <w:t xml:space="preserve"> the best settings for </w:t>
        </w:r>
        <w:proofErr w:type="spellStart"/>
        <w:r w:rsidR="00185944" w:rsidRPr="007C437A">
          <w:t>PoseNet</w:t>
        </w:r>
        <w:proofErr w:type="spellEnd"/>
        <w:r w:rsidR="00185944" w:rsidRPr="007C437A">
          <w:t>.</w:t>
        </w:r>
      </w:ins>
    </w:p>
    <w:p w:rsidR="005522F0" w:rsidRPr="007C437A" w:rsidRDefault="005522F0" w:rsidP="005522F0">
      <w:pPr>
        <w:rPr>
          <w:ins w:id="6844" w:author="Arthur Parmentier" w:date="2020-05-20T19:53:00Z"/>
        </w:rPr>
      </w:pPr>
      <w:ins w:id="6845" w:author="Arthur Parmentier" w:date="2020-05-18T17:07:00Z">
        <w:r w:rsidRPr="007C437A">
          <w:lastRenderedPageBreak/>
          <w:t>We know that</w:t>
        </w:r>
      </w:ins>
      <w:ins w:id="6846" w:author="Arthur Parmentier" w:date="2020-05-22T20:15:00Z">
        <w:r w:rsidR="00FF217B" w:rsidRPr="007C437A">
          <w:t xml:space="preserve"> by default,</w:t>
        </w:r>
      </w:ins>
      <w:ins w:id="6847" w:author="Arthur Parmentier" w:date="2020-05-18T17:07:00Z">
        <w:r w:rsidRPr="007C437A">
          <w:t xml:space="preserve"> </w:t>
        </w:r>
      </w:ins>
      <w:proofErr w:type="spellStart"/>
      <w:ins w:id="6848" w:author="Arthur Parmentier" w:date="2020-05-22T12:18:00Z">
        <w:r w:rsidR="00E9747D" w:rsidRPr="007C437A">
          <w:t>Wekinator</w:t>
        </w:r>
      </w:ins>
      <w:ins w:id="6849" w:author="Arthur Parmentier" w:date="2020-05-22T20:15:00Z">
        <w:r w:rsidR="00FF217B" w:rsidRPr="007C437A">
          <w:t>’s</w:t>
        </w:r>
        <w:proofErr w:type="spellEnd"/>
        <w:r w:rsidR="00FF217B" w:rsidRPr="007C437A">
          <w:t xml:space="preserve"> DTW</w:t>
        </w:r>
      </w:ins>
      <w:ins w:id="6850" w:author="Arthur Parmentier" w:date="2020-05-18T17:07:00Z">
        <w:r w:rsidRPr="007C437A">
          <w:t xml:space="preserve"> is </w:t>
        </w:r>
        <w:proofErr w:type="spellStart"/>
        <w:r w:rsidRPr="007C437A">
          <w:t>downsampling</w:t>
        </w:r>
        <w:proofErr w:type="spellEnd"/>
        <w:r w:rsidRPr="007C437A">
          <w:t xml:space="preserve"> </w:t>
        </w:r>
      </w:ins>
      <w:ins w:id="6851" w:author="Arthur Parmentier" w:date="2020-05-22T20:15:00Z">
        <w:r w:rsidR="00FF217B" w:rsidRPr="007C437A">
          <w:t>the data rate</w:t>
        </w:r>
      </w:ins>
      <w:ins w:id="6852" w:author="Arthur Parmentier" w:date="2020-05-18T17:07:00Z">
        <w:r w:rsidRPr="007C437A">
          <w:t xml:space="preserve"> to improve the DTW speed, such that the best compromise in performance and accuracy is to keep the number of FPS just below what </w:t>
        </w:r>
      </w:ins>
      <w:proofErr w:type="spellStart"/>
      <w:ins w:id="6853" w:author="Arthur Parmentier" w:date="2020-05-22T12:18:00Z">
        <w:r w:rsidR="00E9747D" w:rsidRPr="007C437A">
          <w:t>Wekinator</w:t>
        </w:r>
      </w:ins>
      <w:proofErr w:type="spellEnd"/>
      <w:ins w:id="6854" w:author="Arthur Parmentier" w:date="2020-05-18T17:07:00Z">
        <w:r w:rsidRPr="007C437A">
          <w:t xml:space="preserve"> can handle without </w:t>
        </w:r>
        <w:proofErr w:type="spellStart"/>
        <w:r w:rsidRPr="007C437A">
          <w:t>downsampling</w:t>
        </w:r>
        <w:proofErr w:type="spellEnd"/>
        <w:r w:rsidRPr="007C437A">
          <w:t xml:space="preserve"> for a sequence of 2 seconds</w:t>
        </w:r>
        <w:r w:rsidRPr="007C437A">
          <w:rPr>
            <w:rStyle w:val="Appelnotedebasdep"/>
          </w:rPr>
          <w:footnoteReference w:id="73"/>
        </w:r>
        <w:r w:rsidRPr="007C437A">
          <w:t xml:space="preserve">. With </w:t>
        </w:r>
      </w:ins>
      <w:proofErr w:type="spellStart"/>
      <w:ins w:id="6860" w:author="Arthur Parmentier" w:date="2020-05-22T12:18:00Z">
        <w:r w:rsidR="00E9747D" w:rsidRPr="007C437A">
          <w:t>Wekinator</w:t>
        </w:r>
      </w:ins>
      <w:ins w:id="6861" w:author="Arthur Parmentier" w:date="2020-05-18T17:07:00Z">
        <w:r w:rsidRPr="007C437A">
          <w:t>’s</w:t>
        </w:r>
        <w:proofErr w:type="spellEnd"/>
        <w:r w:rsidRPr="007C437A">
          <w:t xml:space="preserve"> default settings (max sequence size = 10), the ideal number of FPS is 5</w:t>
        </w:r>
        <w:r w:rsidRPr="007C437A">
          <w:rPr>
            <w:rStyle w:val="Appelnotedebasdep"/>
          </w:rPr>
          <w:footnoteReference w:id="74"/>
        </w:r>
        <w:r w:rsidRPr="007C437A">
          <w:t xml:space="preserve">. On a fast computer, it would be worth to change </w:t>
        </w:r>
      </w:ins>
      <w:proofErr w:type="spellStart"/>
      <w:ins w:id="6864" w:author="Arthur Parmentier" w:date="2020-05-22T12:18:00Z">
        <w:r w:rsidR="00E9747D" w:rsidRPr="007C437A">
          <w:t>Wekinator</w:t>
        </w:r>
      </w:ins>
      <w:ins w:id="6865" w:author="Arthur Parmentier" w:date="2020-05-18T17:07:00Z">
        <w:r w:rsidRPr="007C437A">
          <w:t>’s</w:t>
        </w:r>
        <w:proofErr w:type="spellEnd"/>
        <w:r w:rsidRPr="007C437A">
          <w:t xml:space="preserve"> default max sequence length to 20-</w:t>
        </w:r>
      </w:ins>
      <w:ins w:id="6866" w:author="Arthur Parmentier" w:date="2020-05-22T23:42:00Z">
        <w:r w:rsidR="009940BE" w:rsidRPr="007C437A">
          <w:t>4</w:t>
        </w:r>
      </w:ins>
      <w:ins w:id="6867" w:author="Arthur Parmentier" w:date="2020-05-18T17:07:00Z">
        <w:r w:rsidRPr="007C437A">
          <w:t>0 and run with around 10-</w:t>
        </w:r>
      </w:ins>
      <w:ins w:id="6868" w:author="Arthur Parmentier" w:date="2020-05-22T23:42:00Z">
        <w:r w:rsidR="009940BE" w:rsidRPr="007C437A">
          <w:t>20</w:t>
        </w:r>
      </w:ins>
      <w:ins w:id="6869" w:author="Arthur Parmentier" w:date="2020-05-18T17:07:00Z">
        <w:r w:rsidRPr="007C437A">
          <w:t xml:space="preserve"> FPS, which have proven to be more than enough for SP recognition or disable </w:t>
        </w:r>
        <w:proofErr w:type="spellStart"/>
        <w:r w:rsidRPr="007C437A">
          <w:t>downsampling</w:t>
        </w:r>
        <w:proofErr w:type="spellEnd"/>
        <w:r w:rsidRPr="007C437A">
          <w:t>.</w:t>
        </w:r>
      </w:ins>
    </w:p>
    <w:p w:rsidR="00F02080" w:rsidRPr="007C437A" w:rsidRDefault="00DF2E6B" w:rsidP="005522F0">
      <w:pPr>
        <w:rPr>
          <w:ins w:id="6870" w:author="Arthur Parmentier" w:date="2020-05-22T23:50:00Z"/>
        </w:rPr>
      </w:pPr>
      <w:ins w:id="6871" w:author="Arthur Parmentier" w:date="2020-05-22T23:43:00Z">
        <w:r w:rsidRPr="007C437A">
          <w:t>An</w:t>
        </w:r>
      </w:ins>
      <w:ins w:id="6872" w:author="Arthur Parmentier" w:date="2020-05-22T23:44:00Z">
        <w:r w:rsidRPr="007C437A">
          <w:t xml:space="preserve">other question that would yet still need to be addressed is whether using very different rates for </w:t>
        </w:r>
        <w:proofErr w:type="spellStart"/>
        <w:r w:rsidRPr="007C437A">
          <w:t>PoseNet</w:t>
        </w:r>
        <w:proofErr w:type="spellEnd"/>
        <w:r w:rsidRPr="007C437A">
          <w:t xml:space="preserve"> among the </w:t>
        </w:r>
      </w:ins>
      <w:ins w:id="6873" w:author="Arthur Parmentier" w:date="2020-05-22T23:45:00Z">
        <w:r w:rsidRPr="007C437A">
          <w:t xml:space="preserve">training </w:t>
        </w:r>
      </w:ins>
      <w:ins w:id="6874" w:author="Arthur Parmentier" w:date="2020-05-22T23:44:00Z">
        <w:r w:rsidRPr="007C437A">
          <w:t>dataset or between the training data</w:t>
        </w:r>
      </w:ins>
      <w:ins w:id="6875" w:author="Arthur Parmentier" w:date="2020-05-22T23:45:00Z">
        <w:r w:rsidRPr="007C437A">
          <w:t>set</w:t>
        </w:r>
      </w:ins>
      <w:ins w:id="6876" w:author="Arthur Parmentier" w:date="2020-05-22T23:44:00Z">
        <w:r w:rsidRPr="007C437A">
          <w:t xml:space="preserve"> and rea</w:t>
        </w:r>
      </w:ins>
      <w:ins w:id="6877" w:author="Arthur Parmentier" w:date="2020-05-22T23:45:00Z">
        <w:r w:rsidRPr="007C437A">
          <w:t xml:space="preserve">l-time data would badly affect the performances of </w:t>
        </w:r>
        <w:proofErr w:type="spellStart"/>
        <w:r w:rsidRPr="007C437A">
          <w:t>Wekinator</w:t>
        </w:r>
        <w:proofErr w:type="spellEnd"/>
        <w:r w:rsidRPr="007C437A">
          <w:t xml:space="preserve"> DTW or not. Al</w:t>
        </w:r>
      </w:ins>
      <w:ins w:id="6878" w:author="Arthur Parmentier" w:date="2020-05-22T23:46:00Z">
        <w:r w:rsidRPr="007C437A">
          <w:t>though DTW warps the sequence and should be able to match two sequences with a different data rate, they are still constraints on how</w:t>
        </w:r>
      </w:ins>
      <w:ins w:id="6879" w:author="Arthur Parmentier" w:date="2020-05-22T23:47:00Z">
        <w:r w:rsidRPr="007C437A">
          <w:t xml:space="preserve"> far the algorithm looks forward in time to find a point that may match a s</w:t>
        </w:r>
      </w:ins>
      <w:ins w:id="6880" w:author="Arthur Parmentier" w:date="2020-05-22T23:48:00Z">
        <w:r w:rsidRPr="007C437A">
          <w:t>equence in the training set and possibly on how much the sequence can be warped. These remarks are only speculative at the moment</w:t>
        </w:r>
      </w:ins>
      <w:ins w:id="6881" w:author="Arthur Parmentier" w:date="2020-05-22T23:49:00Z">
        <w:r w:rsidRPr="007C437A">
          <w:t xml:space="preserve"> and are simply left here to warn the user and programmer about the possible limits of the </w:t>
        </w:r>
        <w:proofErr w:type="spellStart"/>
        <w:r w:rsidRPr="007C437A">
          <w:t>FastDTW</w:t>
        </w:r>
        <w:proofErr w:type="spellEnd"/>
        <w:r w:rsidRPr="007C437A">
          <w:t xml:space="preserve"> and its implementation in </w:t>
        </w:r>
        <w:proofErr w:type="spellStart"/>
        <w:r w:rsidRPr="007C437A">
          <w:t>Wekinator</w:t>
        </w:r>
        <w:proofErr w:type="spellEnd"/>
        <w:r w:rsidRPr="007C437A">
          <w:t xml:space="preserve"> that takes compromises in order to be fast enough for real-time </w:t>
        </w:r>
      </w:ins>
      <w:ins w:id="6882" w:author="Arthur Parmentier" w:date="2020-05-22T23:50:00Z">
        <w:r w:rsidRPr="007C437A">
          <w:t>applications.</w:t>
        </w:r>
      </w:ins>
    </w:p>
    <w:p w:rsidR="00DF2E6B" w:rsidRPr="007C437A" w:rsidRDefault="00DF2E6B" w:rsidP="005522F0">
      <w:pPr>
        <w:rPr>
          <w:ins w:id="6883" w:author="Arthur Parmentier" w:date="2020-05-20T19:53:00Z"/>
        </w:rPr>
      </w:pPr>
      <w:ins w:id="6884" w:author="Arthur Parmentier" w:date="2020-05-22T23:50:00Z">
        <w:r w:rsidRPr="007C437A">
          <w:t xml:space="preserve">It is also to be tested how does the performance of </w:t>
        </w:r>
        <w:proofErr w:type="spellStart"/>
        <w:r w:rsidRPr="007C437A">
          <w:t>Wekinator</w:t>
        </w:r>
        <w:proofErr w:type="spellEnd"/>
        <w:r w:rsidRPr="007C437A">
          <w:t xml:space="preserve"> changes with the </w:t>
        </w:r>
      </w:ins>
      <w:ins w:id="6885" w:author="Arthur Parmentier" w:date="2020-05-22T23:51:00Z">
        <w:r w:rsidRPr="007C437A">
          <w:t>number</w:t>
        </w:r>
      </w:ins>
      <w:ins w:id="6886" w:author="Arthur Parmentier" w:date="2020-05-22T23:50:00Z">
        <w:r w:rsidRPr="007C437A">
          <w:t xml:space="preserve"> of signs to be recognized. In the scope of this project, no more than </w:t>
        </w:r>
      </w:ins>
      <w:ins w:id="6887" w:author="Arthur Parmentier" w:date="2020-05-22T23:51:00Z">
        <w:r w:rsidRPr="007C437A">
          <w:t xml:space="preserve">dozens of signs were tested but it is possible and likely that its performance (accuracy but </w:t>
        </w:r>
      </w:ins>
      <w:ins w:id="6888" w:author="Arthur Parmentier" w:date="2020-05-22T23:52:00Z">
        <w:r w:rsidRPr="007C437A">
          <w:t>also speed)</w:t>
        </w:r>
      </w:ins>
      <w:ins w:id="6889" w:author="Arthur Parmentier" w:date="2020-05-22T23:51:00Z">
        <w:r w:rsidRPr="007C437A">
          <w:t xml:space="preserve"> drops with the increas</w:t>
        </w:r>
      </w:ins>
      <w:ins w:id="6890" w:author="Arthur Parmentier" w:date="2020-05-22T23:52:00Z">
        <w:r w:rsidRPr="007C437A">
          <w:t xml:space="preserve">e of the number of signs. These points should be investigated for future improvements of the tools, especially for working </w:t>
        </w:r>
      </w:ins>
      <w:ins w:id="6891" w:author="Arthur Parmentier" w:date="2020-05-22T23:53:00Z">
        <w:r w:rsidRPr="007C437A">
          <w:t>with bigger sets of signs.</w:t>
        </w:r>
      </w:ins>
    </w:p>
    <w:p w:rsidR="00F02080" w:rsidRPr="007C437A" w:rsidRDefault="00F02080" w:rsidP="005522F0">
      <w:pPr>
        <w:rPr>
          <w:ins w:id="6892" w:author="Arthur Parmentier" w:date="2020-05-20T19:53:00Z"/>
        </w:rPr>
      </w:pPr>
    </w:p>
    <w:p w:rsidR="00F02080" w:rsidRPr="007C437A" w:rsidRDefault="00F02080" w:rsidP="005522F0">
      <w:pPr>
        <w:rPr>
          <w:ins w:id="6893" w:author="Arthur Parmentier" w:date="2020-05-20T19:53:00Z"/>
        </w:rPr>
      </w:pPr>
    </w:p>
    <w:p w:rsidR="00F02080" w:rsidRPr="007C437A" w:rsidRDefault="00F02080" w:rsidP="005522F0">
      <w:pPr>
        <w:rPr>
          <w:ins w:id="6894" w:author="Arthur Parmentier" w:date="2020-05-20T19:53:00Z"/>
        </w:rPr>
      </w:pPr>
    </w:p>
    <w:p w:rsidR="00F02080" w:rsidRPr="007C437A" w:rsidRDefault="00F02080" w:rsidP="00F02080">
      <w:pPr>
        <w:rPr>
          <w:ins w:id="6895" w:author="Arthur Parmentier" w:date="2020-05-20T19:53:00Z"/>
        </w:rPr>
      </w:pPr>
      <w:ins w:id="6896"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6897" w:author="Arthur Parmentier" w:date="2020-05-18T17:07:00Z"/>
          <w:rPrChange w:id="6898" w:author="Arthur Parmentier" w:date="2020-06-07T15:27:00Z">
            <w:rPr>
              <w:ins w:id="6899" w:author="Arthur Parmentier" w:date="2020-05-18T17:07:00Z"/>
            </w:rPr>
          </w:rPrChange>
        </w:rPr>
        <w:pPrChange w:id="6900" w:author="Arthur Parmentier" w:date="2020-05-22T08:25:00Z">
          <w:pPr/>
        </w:pPrChange>
      </w:pPr>
      <w:bookmarkStart w:id="6901" w:name="_Toc42550150"/>
      <w:ins w:id="6902" w:author="Arthur Parmentier" w:date="2020-05-22T08:25:00Z">
        <w:r w:rsidRPr="007C437A">
          <w:rPr>
            <w:rPrChange w:id="6903" w:author="Arthur Parmentier" w:date="2020-06-07T15:27:00Z">
              <w:rPr/>
            </w:rPrChange>
          </w:rPr>
          <w:t>Threading</w:t>
        </w:r>
      </w:ins>
      <w:bookmarkEnd w:id="6901"/>
    </w:p>
    <w:p w:rsidR="005522F0" w:rsidRPr="007C437A" w:rsidRDefault="005522F0">
      <w:pPr>
        <w:rPr>
          <w:rPrChange w:id="6904" w:author="Arthur Parmentier" w:date="2020-06-07T15:27:00Z">
            <w:rPr/>
          </w:rPrChange>
        </w:rPr>
        <w:pPrChange w:id="6905" w:author="Arthur Parmentier" w:date="2020-05-18T17:07:00Z">
          <w:pPr>
            <w:pStyle w:val="Titre2"/>
          </w:pPr>
        </w:pPrChange>
      </w:pPr>
    </w:p>
    <w:p w:rsidR="00F25194" w:rsidRPr="007C437A" w:rsidRDefault="00F25194">
      <w:pPr>
        <w:pStyle w:val="Titre2"/>
      </w:pPr>
      <w:del w:id="6906" w:author="Arthur Parmentier" w:date="2020-05-14T15:55:00Z">
        <w:r w:rsidRPr="007C437A" w:rsidDel="008E4BF0">
          <w:lastRenderedPageBreak/>
          <w:delText xml:space="preserve">Part 6: </w:delText>
        </w:r>
      </w:del>
      <w:bookmarkStart w:id="6907" w:name="_Toc42550151"/>
      <w:r w:rsidRPr="007C437A">
        <w:t>Learning</w:t>
      </w:r>
      <w:ins w:id="6908" w:author="Arthur Parmentier" w:date="2020-05-14T15:55:00Z">
        <w:r w:rsidR="008E4BF0" w:rsidRPr="007C437A">
          <w:t xml:space="preserve"> in SP and numerical tool</w:t>
        </w:r>
      </w:ins>
      <w:bookmarkEnd w:id="6907"/>
      <w:del w:id="6909" w:author="Arthur Parmentier" w:date="2020-05-14T15:55:00Z">
        <w:r w:rsidRPr="007C437A" w:rsidDel="008E4BF0">
          <w:delText xml:space="preserve"> mechanism (?)</w:delText>
        </w:r>
      </w:del>
    </w:p>
    <w:p w:rsidR="00604767" w:rsidRPr="007C437A" w:rsidRDefault="00604767">
      <w:pPr>
        <w:pStyle w:val="Titre2"/>
        <w:rPr>
          <w:rPrChange w:id="6910" w:author="Arthur Parmentier" w:date="2020-06-07T15:27:00Z">
            <w:rPr/>
          </w:rPrChange>
        </w:rPr>
        <w:pPrChange w:id="6911" w:author="Arthur Parmentier" w:date="2020-06-07T21:11:00Z">
          <w:pPr>
            <w:pStyle w:val="Titre1"/>
          </w:pPr>
        </w:pPrChange>
      </w:pPr>
      <w:bookmarkStart w:id="6912" w:name="_Toc42550152"/>
      <w:r w:rsidRPr="007C437A">
        <w:rPr>
          <w:rPrChange w:id="6913" w:author="Arthur Parmentier" w:date="2020-06-07T15:27:00Z">
            <w:rPr/>
          </w:rPrChange>
        </w:rPr>
        <w:t>Potential &amp; future of the tool</w:t>
      </w:r>
      <w:bookmarkEnd w:id="6912"/>
    </w:p>
    <w:p w:rsidR="00F7581A" w:rsidRPr="007C437A" w:rsidRDefault="007938BA" w:rsidP="00F7581A">
      <w:pPr>
        <w:pStyle w:val="Titre3"/>
        <w:rPr>
          <w:ins w:id="6914" w:author="Arthur Parmentier" w:date="2020-05-21T17:03:00Z"/>
        </w:rPr>
      </w:pPr>
      <w:bookmarkStart w:id="6915" w:name="_Toc42550153"/>
      <w:ins w:id="6916" w:author="Arthur Parmentier" w:date="2020-05-21T17:03:00Z">
        <w:r w:rsidRPr="007C437A">
          <w:t>Emotion recognition</w:t>
        </w:r>
        <w:bookmarkEnd w:id="6915"/>
      </w:ins>
    </w:p>
    <w:p w:rsidR="007938BA" w:rsidRPr="007C437A" w:rsidRDefault="007938BA">
      <w:pPr>
        <w:pStyle w:val="Titre4"/>
        <w:rPr>
          <w:ins w:id="6917" w:author="Arthur Parmentier" w:date="2020-05-21T17:01:00Z"/>
          <w:rPrChange w:id="6918" w:author="Arthur Parmentier" w:date="2020-06-07T15:27:00Z">
            <w:rPr>
              <w:ins w:id="6919" w:author="Arthur Parmentier" w:date="2020-05-21T17:01:00Z"/>
            </w:rPr>
          </w:rPrChange>
        </w:rPr>
        <w:pPrChange w:id="6920" w:author="Arthur Parmentier" w:date="2020-05-21T17:03:00Z">
          <w:pPr>
            <w:pStyle w:val="Titre6"/>
          </w:pPr>
        </w:pPrChange>
      </w:pPr>
      <w:ins w:id="6921" w:author="Arthur Parmentier" w:date="2020-05-21T17:03:00Z">
        <w:r w:rsidRPr="007C437A">
          <w:rPr>
            <w:rPrChange w:id="6922" w:author="Arthur Parmentier" w:date="2020-06-07T15:27:00Z">
              <w:rPr>
                <w:b w:val="0"/>
              </w:rPr>
            </w:rPrChange>
          </w:rPr>
          <w:t xml:space="preserve">From </w:t>
        </w:r>
        <w:proofErr w:type="spellStart"/>
        <w:r w:rsidRPr="007C437A">
          <w:rPr>
            <w:rPrChange w:id="6923" w:author="Arthur Parmentier" w:date="2020-06-07T15:27:00Z">
              <w:rPr>
                <w:b w:val="0"/>
              </w:rPr>
            </w:rPrChange>
          </w:rPr>
          <w:t>PoseNet</w:t>
        </w:r>
        <w:proofErr w:type="spellEnd"/>
        <w:r w:rsidRPr="007C437A">
          <w:rPr>
            <w:rPrChange w:id="6924" w:author="Arthur Parmentier" w:date="2020-06-07T15:27:00Z">
              <w:rPr>
                <w:b w:val="0"/>
              </w:rPr>
            </w:rPrChange>
          </w:rPr>
          <w:t xml:space="preserve"> to building features for </w:t>
        </w:r>
      </w:ins>
      <w:ins w:id="6925" w:author="Arthur Parmentier" w:date="2020-05-21T17:04:00Z">
        <w:r w:rsidRPr="007C437A">
          <w:rPr>
            <w:rPrChange w:id="6926" w:author="Arthur Parmentier" w:date="2020-06-07T15:27:00Z">
              <w:rPr>
                <w:b w:val="0"/>
              </w:rPr>
            </w:rPrChange>
          </w:rPr>
          <w:t>recognizing emotions</w:t>
        </w:r>
      </w:ins>
      <w:ins w:id="6927" w:author="Arthur Parmentier" w:date="2020-05-21T17:17:00Z">
        <w:r w:rsidR="00E61559" w:rsidRPr="007C437A">
          <w:rPr>
            <w:rPrChange w:id="6928" w:author="Arthur Parmentier" w:date="2020-06-07T15:27:00Z">
              <w:rPr>
                <w:b w:val="0"/>
              </w:rPr>
            </w:rPrChange>
          </w:rPr>
          <w:t xml:space="preserve"> in body gestures</w:t>
        </w:r>
      </w:ins>
    </w:p>
    <w:p w:rsidR="00F7581A" w:rsidRPr="007C437A" w:rsidRDefault="00F7581A" w:rsidP="00F7581A">
      <w:pPr>
        <w:rPr>
          <w:ins w:id="6929" w:author="Arthur Parmentier" w:date="2020-05-21T17:01:00Z"/>
        </w:rPr>
      </w:pPr>
      <w:ins w:id="6930" w:author="Arthur Parmentier" w:date="2020-05-21T17:01:00Z">
        <w:r w:rsidRPr="007C437A">
          <w:t>Although we discussed the choice of meaningful features for recognizing SP signs within the default SP mode, I would like to discuss the motion descriptors library for Max/MSP “</w:t>
        </w:r>
        <w:proofErr w:type="spellStart"/>
        <w:r w:rsidRPr="007C437A">
          <w:t>Modosc</w:t>
        </w:r>
        <w:proofErr w:type="spellEnd"/>
        <w:r w:rsidRPr="007C437A">
          <w:t>”</w:t>
        </w:r>
        <w:r w:rsidRPr="007C437A">
          <w:rPr>
            <w:rStyle w:val="Appelnotedebasdep"/>
          </w:rPr>
          <w:footnoteReference w:id="75"/>
        </w:r>
        <w:r w:rsidRPr="007C437A">
          <w:t xml:space="preserve"> and its potential use in other SP modes.</w:t>
        </w:r>
      </w:ins>
    </w:p>
    <w:p w:rsidR="00F7581A" w:rsidRPr="007C437A" w:rsidRDefault="00F7581A" w:rsidP="00F7581A">
      <w:pPr>
        <w:rPr>
          <w:ins w:id="6940" w:author="Arthur Parmentier" w:date="2020-05-21T17:01:00Z"/>
        </w:rPr>
      </w:pPr>
      <w:ins w:id="6941" w:author="Arthur Parmentier" w:date="2020-05-21T17:01:00Z">
        <w:r w:rsidRPr="007C437A">
          <w:t>Let’s look at the SP mode “</w:t>
        </w:r>
        <w:proofErr w:type="spellStart"/>
        <w:r w:rsidRPr="007C437A">
          <w:t>shapeline</w:t>
        </w:r>
        <w:proofErr w:type="spellEnd"/>
        <w:r w:rsidRPr="007C437A">
          <w:t>”.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6942" w:author="Arthur Parmentier" w:date="2020-05-21T17:01:00Z"/>
        </w:rPr>
      </w:pPr>
      <w:ins w:id="6943" w:author="Arthur Parmentier" w:date="2020-05-21T17:01:00Z">
        <w:r w:rsidRPr="007C437A">
          <w:t xml:space="preserve">The </w:t>
        </w:r>
        <w:proofErr w:type="spellStart"/>
        <w:r w:rsidRPr="007C437A">
          <w:t>EyesWeb</w:t>
        </w:r>
        <w:proofErr w:type="spellEnd"/>
        <w:r w:rsidRPr="007C437A">
          <w:t xml:space="preserve"> project</w:t>
        </w:r>
        <w:r w:rsidRPr="007C437A">
          <w:rPr>
            <w:rStyle w:val="Appelnotedebasdep"/>
          </w:rPr>
          <w:footnoteReference w:id="76"/>
        </w:r>
        <w:r w:rsidRPr="007C437A">
          <w:t xml:space="preserve"> proposes several “expressive cues” for analyzing body movement and gestures in relation with their emotional content and creating models of interaction between gestures and musical languages, in analogy to what the mode “</w:t>
        </w:r>
        <w:proofErr w:type="spellStart"/>
        <w:r w:rsidRPr="007C437A">
          <w:t>shapeline</w:t>
        </w:r>
        <w:proofErr w:type="spellEnd"/>
        <w:r w:rsidRPr="007C437A">
          <w:t>”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77"/>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6953" w:author="Arthur Parmentier" w:date="2020-05-21T17:04:00Z"/>
        </w:rPr>
      </w:pPr>
      <w:ins w:id="6954" w:author="Arthur Parmentier" w:date="2020-05-21T17:01:00Z">
        <w:r w:rsidRPr="007C437A">
          <w:t>In Max, the “</w:t>
        </w:r>
        <w:proofErr w:type="spellStart"/>
        <w:r w:rsidRPr="007C437A">
          <w:t>Modosc</w:t>
        </w:r>
        <w:proofErr w:type="spellEnd"/>
        <w:r w:rsidRPr="007C437A">
          <w:t xml:space="preserve">” library allows for computing of some of these cues. In future extensions of the project, it would be relevant to explore simple interpretations of emotional contents through gestures with music or visuals contents in the </w:t>
        </w:r>
        <w:proofErr w:type="spellStart"/>
        <w:r w:rsidRPr="007C437A">
          <w:t>shapeline</w:t>
        </w:r>
        <w:proofErr w:type="spellEnd"/>
        <w:r w:rsidRPr="007C437A">
          <w:t xml:space="preserve"> mode based on such features for </w:t>
        </w:r>
        <w:proofErr w:type="spellStart"/>
        <w:r w:rsidRPr="007C437A">
          <w:t>PoseNet</w:t>
        </w:r>
        <w:proofErr w:type="spellEnd"/>
        <w:r w:rsidRPr="007C437A">
          <w:t>, even though more performant models would probably come from non-interpretable machine learning models in the near future.</w:t>
        </w:r>
      </w:ins>
    </w:p>
    <w:p w:rsidR="007938BA" w:rsidRPr="007C437A" w:rsidRDefault="007938BA" w:rsidP="007938BA">
      <w:pPr>
        <w:pStyle w:val="Titre4"/>
        <w:rPr>
          <w:ins w:id="6955" w:author="Arthur Parmentier" w:date="2020-05-21T17:09:00Z"/>
        </w:rPr>
      </w:pPr>
      <w:proofErr w:type="spellStart"/>
      <w:ins w:id="6956" w:author="Arthur Parmentier" w:date="2020-05-21T17:05:00Z">
        <w:r w:rsidRPr="007C437A">
          <w:lastRenderedPageBreak/>
          <w:t>Face</w:t>
        </w:r>
      </w:ins>
      <w:ins w:id="6957" w:author="Arthur Parmentier" w:date="2020-05-21T17:06:00Z">
        <w:r w:rsidRPr="007C437A">
          <w:t>Mesh</w:t>
        </w:r>
      </w:ins>
      <w:proofErr w:type="spellEnd"/>
      <w:ins w:id="6958" w:author="Arthur Parmentier" w:date="2020-05-21T17:17:00Z">
        <w:r w:rsidR="00150C0E" w:rsidRPr="007C437A">
          <w:t xml:space="preserve"> and face emotions recognition</w:t>
        </w:r>
      </w:ins>
    </w:p>
    <w:p w:rsidR="007938BA" w:rsidRPr="007C437A" w:rsidRDefault="007938BA" w:rsidP="007938BA">
      <w:pPr>
        <w:rPr>
          <w:ins w:id="6959" w:author="Arthur Parmentier" w:date="2020-05-21T17:14:00Z"/>
        </w:rPr>
      </w:pPr>
      <w:proofErr w:type="spellStart"/>
      <w:ins w:id="6960" w:author="Arthur Parmentier" w:date="2020-05-21T17:09:00Z">
        <w:r w:rsidRPr="007C437A">
          <w:t>Tensorflow</w:t>
        </w:r>
        <w:proofErr w:type="spellEnd"/>
        <w:r w:rsidRPr="007C437A">
          <w:t xml:space="preserve"> </w:t>
        </w:r>
      </w:ins>
      <w:ins w:id="6961" w:author="Arthur Parmentier" w:date="2020-05-21T17:10:00Z">
        <w:r w:rsidRPr="007C437A">
          <w:t xml:space="preserve">has just released in </w:t>
        </w:r>
      </w:ins>
      <w:ins w:id="6962" w:author="Arthur Parmentier" w:date="2020-05-21T17:13:00Z">
        <w:r w:rsidRPr="007C437A">
          <w:t>March</w:t>
        </w:r>
      </w:ins>
      <w:ins w:id="6963" w:author="Arthur Parmentier" w:date="2020-05-21T17:10:00Z">
        <w:r w:rsidRPr="007C437A">
          <w:t xml:space="preserve"> 2020 the </w:t>
        </w:r>
      </w:ins>
      <w:proofErr w:type="spellStart"/>
      <w:ins w:id="6964" w:author="Arthur Parmentier" w:date="2020-05-21T17:14:00Z">
        <w:r w:rsidR="00E61559" w:rsidRPr="007C437A">
          <w:t>F</w:t>
        </w:r>
      </w:ins>
      <w:ins w:id="6965" w:author="Arthur Parmentier" w:date="2020-05-21T17:10:00Z">
        <w:r w:rsidRPr="007C437A">
          <w:t>acemesh</w:t>
        </w:r>
        <w:proofErr w:type="spellEnd"/>
        <w:r w:rsidRPr="007C437A">
          <w:t xml:space="preserve"> package</w:t>
        </w:r>
      </w:ins>
      <w:ins w:id="6966" w:author="Arthur Parmentier" w:date="2020-05-21T17:31:00Z">
        <w:r w:rsidR="005F3B6B" w:rsidRPr="007C437A">
          <w:rPr>
            <w:rStyle w:val="Appelnotedebasdep"/>
          </w:rPr>
          <w:footnoteReference w:id="78"/>
        </w:r>
      </w:ins>
      <w:ins w:id="6968" w:author="Arthur Parmentier" w:date="2020-05-21T17:11:00Z">
        <w:r w:rsidRPr="007C437A">
          <w:t xml:space="preserve"> that infers approximate 3D facial surface geometry from an image or video stream</w:t>
        </w:r>
      </w:ins>
      <w:ins w:id="6969" w:author="Arthur Parmentier" w:date="2020-05-21T17:13:00Z">
        <w:r w:rsidR="00E61559" w:rsidRPr="007C437A">
          <w:t xml:space="preserve"> and that can be ported to Max just as easily as </w:t>
        </w:r>
        <w:proofErr w:type="spellStart"/>
        <w:r w:rsidR="00E61559" w:rsidRPr="007C437A">
          <w:t>PoseNet</w:t>
        </w:r>
        <w:proofErr w:type="spellEnd"/>
        <w:r w:rsidR="00E61559" w:rsidRPr="007C437A">
          <w:t xml:space="preserve"> or </w:t>
        </w:r>
      </w:ins>
      <w:proofErr w:type="spellStart"/>
      <w:ins w:id="6970" w:author="Arthur Parmentier" w:date="2020-05-21T17:14:00Z">
        <w:r w:rsidR="00E61559" w:rsidRPr="007C437A">
          <w:t>Handpose</w:t>
        </w:r>
        <w:proofErr w:type="spellEnd"/>
        <w:r w:rsidR="00E61559" w:rsidRPr="007C437A">
          <w:t xml:space="preserve"> models.</w:t>
        </w:r>
      </w:ins>
    </w:p>
    <w:p w:rsidR="00E61559" w:rsidRPr="007C437A" w:rsidRDefault="00E61559" w:rsidP="007938BA">
      <w:pPr>
        <w:rPr>
          <w:ins w:id="6971" w:author="Arthur Parmentier" w:date="2020-05-21T17:22:00Z"/>
        </w:rPr>
      </w:pPr>
      <w:ins w:id="6972" w:author="Arthur Parmentier" w:date="2020-05-21T17:15:00Z">
        <w:r w:rsidRPr="007C437A">
          <w:t>One use of this package for SP could be</w:t>
        </w:r>
      </w:ins>
      <w:ins w:id="6973" w:author="Arthur Parmentier" w:date="2020-05-21T17:22:00Z">
        <w:r w:rsidR="00150C0E" w:rsidRPr="007C437A">
          <w:t xml:space="preserve"> building a lightweight</w:t>
        </w:r>
      </w:ins>
      <w:ins w:id="6974" w:author="Arthur Parmentier" w:date="2020-05-21T17:15:00Z">
        <w:r w:rsidRPr="007C437A">
          <w:t xml:space="preserve"> expression and emotion classifi</w:t>
        </w:r>
      </w:ins>
      <w:ins w:id="6975" w:author="Arthur Parmentier" w:date="2020-05-21T17:22:00Z">
        <w:r w:rsidR="00150C0E" w:rsidRPr="007C437A">
          <w:t xml:space="preserve">er that could also be used in SP modes such as the </w:t>
        </w:r>
        <w:proofErr w:type="spellStart"/>
        <w:r w:rsidR="00150C0E" w:rsidRPr="007C437A">
          <w:t>shapeline</w:t>
        </w:r>
      </w:ins>
      <w:proofErr w:type="spellEnd"/>
      <w:ins w:id="6976" w:author="Arthur Parmentier" w:date="2020-05-21T17:15:00Z">
        <w:r w:rsidRPr="007C437A">
          <w:t>.</w:t>
        </w:r>
      </w:ins>
    </w:p>
    <w:p w:rsidR="00150C0E" w:rsidRPr="007C437A" w:rsidRDefault="00150C0E">
      <w:pPr>
        <w:rPr>
          <w:ins w:id="6977" w:author="Arthur Parmentier" w:date="2020-05-21T17:01:00Z"/>
        </w:rPr>
      </w:pPr>
      <w:ins w:id="6978" w:author="Arthur Parmentier" w:date="2020-05-21T17:22:00Z">
        <w:r w:rsidRPr="007C437A">
          <w:t>There are already several convincing attemp</w:t>
        </w:r>
      </w:ins>
      <w:ins w:id="6979" w:author="Arthur Parmentier" w:date="2020-05-21T17:23:00Z">
        <w:r w:rsidRPr="007C437A">
          <w:t>ts at recognizing facial emotions but</w:t>
        </w:r>
      </w:ins>
      <w:ins w:id="6980" w:author="Arthur Parmentier" w:date="2020-05-21T17:24:00Z">
        <w:r w:rsidR="00C43BD9" w:rsidRPr="007C437A">
          <w:t xml:space="preserve"> </w:t>
        </w:r>
        <w:proofErr w:type="spellStart"/>
        <w:r w:rsidR="00C43BD9" w:rsidRPr="007C437A">
          <w:t>Face</w:t>
        </w:r>
      </w:ins>
      <w:ins w:id="6981" w:author="Arthur Parmentier" w:date="2020-05-21T17:31:00Z">
        <w:r w:rsidR="00717498" w:rsidRPr="007C437A">
          <w:t>m</w:t>
        </w:r>
      </w:ins>
      <w:ins w:id="6982" w:author="Arthur Parmentier" w:date="2020-05-21T17:24:00Z">
        <w:r w:rsidR="00C43BD9" w:rsidRPr="007C437A">
          <w:t>esh</w:t>
        </w:r>
        <w:proofErr w:type="spellEnd"/>
        <w:r w:rsidR="00C43BD9" w:rsidRPr="007C437A">
          <w:t xml:space="preserve"> advantage is that it opens the way for fast, real-time emo</w:t>
        </w:r>
      </w:ins>
      <w:ins w:id="6983" w:author="Arthur Parmentier" w:date="2020-05-21T17:25:00Z">
        <w:r w:rsidR="00C43BD9" w:rsidRPr="007C437A">
          <w:t>tion recognition from 3D me</w:t>
        </w:r>
      </w:ins>
      <w:ins w:id="6984" w:author="Arthur Parmentier" w:date="2020-05-21T17:26:00Z">
        <w:r w:rsidR="00C43BD9" w:rsidRPr="007C437A">
          <w:t xml:space="preserve">sh, hence independent of the user’s face color, dimensions, </w:t>
        </w:r>
      </w:ins>
      <w:ins w:id="6985" w:author="Arthur Parmentier" w:date="2020-05-21T17:27:00Z">
        <w:r w:rsidR="00C43BD9" w:rsidRPr="007C437A">
          <w:t xml:space="preserve">eyebrow shape, etc. </w:t>
        </w:r>
      </w:ins>
      <w:ins w:id="6986" w:author="Arthur Parmentier" w:date="2020-05-21T17:28:00Z">
        <w:r w:rsidR="00C43BD9" w:rsidRPr="007C437A">
          <w:t xml:space="preserve">Just like a </w:t>
        </w:r>
      </w:ins>
      <w:ins w:id="6987" w:author="Arthur Parmentier" w:date="2020-05-21T17:29:00Z">
        <w:r w:rsidR="00C43BD9" w:rsidRPr="007C437A">
          <w:t xml:space="preserve">normalized </w:t>
        </w:r>
      </w:ins>
      <w:ins w:id="6988" w:author="Arthur Parmentier" w:date="2020-05-21T17:28:00Z">
        <w:r w:rsidR="00C43BD9" w:rsidRPr="007C437A">
          <w:t xml:space="preserve">skeleton from </w:t>
        </w:r>
        <w:proofErr w:type="spellStart"/>
        <w:r w:rsidR="00C43BD9" w:rsidRPr="007C437A">
          <w:t>PoseNet</w:t>
        </w:r>
        <w:proofErr w:type="spellEnd"/>
        <w:r w:rsidR="00C43BD9" w:rsidRPr="007C437A">
          <w:t xml:space="preserve"> </w:t>
        </w:r>
      </w:ins>
      <w:ins w:id="6989" w:author="Arthur Parmentier" w:date="2020-05-21T17:29:00Z">
        <w:r w:rsidR="00C43BD9" w:rsidRPr="007C437A">
          <w:t xml:space="preserve">allows us to build a simple yet efficient model for recognizing SP signs without heavy training sets and models, the </w:t>
        </w:r>
        <w:proofErr w:type="spellStart"/>
        <w:r w:rsidR="00C43BD9" w:rsidRPr="007C437A">
          <w:t>Face</w:t>
        </w:r>
      </w:ins>
      <w:ins w:id="6990" w:author="Arthur Parmentier" w:date="2020-05-21T17:30:00Z">
        <w:r w:rsidR="00C43BD9" w:rsidRPr="007C437A">
          <w:t>mesh</w:t>
        </w:r>
        <w:proofErr w:type="spellEnd"/>
        <w:r w:rsidR="00C43BD9" w:rsidRPr="007C437A">
          <w:t xml:space="preserve"> could allow </w:t>
        </w:r>
      </w:ins>
      <w:ins w:id="6991" w:author="Arthur Parmentier" w:date="2020-05-21T17:53:00Z">
        <w:r w:rsidR="00C67C3E" w:rsidRPr="007C437A">
          <w:t>us to</w:t>
        </w:r>
      </w:ins>
      <w:ins w:id="6992" w:author="Arthur Parmentier" w:date="2020-05-21T17:30:00Z">
        <w:r w:rsidR="00C43BD9" w:rsidRPr="007C437A">
          <w:t xml:space="preserve"> recogniz</w:t>
        </w:r>
      </w:ins>
      <w:ins w:id="6993" w:author="Arthur Parmentier" w:date="2020-05-21T17:53:00Z">
        <w:r w:rsidR="00C67C3E" w:rsidRPr="007C437A">
          <w:t>e</w:t>
        </w:r>
      </w:ins>
      <w:ins w:id="6994" w:author="Arthur Parmentier" w:date="2020-05-21T17:30:00Z">
        <w:r w:rsidR="00C43BD9" w:rsidRPr="007C437A">
          <w:t xml:space="preserve"> emotions as facial signs… but also creating </w:t>
        </w:r>
      </w:ins>
      <w:ins w:id="6995" w:author="Arthur Parmentier" w:date="2020-05-21T17:53:00Z">
        <w:r w:rsidR="00C67C3E" w:rsidRPr="007C437A">
          <w:t>our</w:t>
        </w:r>
      </w:ins>
      <w:ins w:id="6996" w:author="Arthur Parmentier" w:date="2020-05-21T17:30:00Z">
        <w:r w:rsidR="00C43BD9" w:rsidRPr="007C437A">
          <w:t xml:space="preserve"> own, new sign</w:t>
        </w:r>
      </w:ins>
      <w:ins w:id="6997" w:author="Arthur Parmentier" w:date="2020-05-21T17:53:00Z">
        <w:r w:rsidR="00C67C3E" w:rsidRPr="007C437A">
          <w:t>s</w:t>
        </w:r>
      </w:ins>
      <w:ins w:id="6998" w:author="Arthur Parmentier" w:date="2020-05-21T17:30:00Z">
        <w:r w:rsidR="00C43BD9" w:rsidRPr="007C437A">
          <w:t xml:space="preserve"> with the face</w:t>
        </w:r>
      </w:ins>
      <w:ins w:id="6999" w:author="Arthur Parmentier" w:date="2020-05-21T17:31:00Z">
        <w:r w:rsidR="00C43BD9" w:rsidRPr="007C437A">
          <w:t>.</w:t>
        </w:r>
      </w:ins>
    </w:p>
    <w:p w:rsidR="00604767" w:rsidRPr="007C437A" w:rsidDel="00F7581A" w:rsidRDefault="00186BEF">
      <w:pPr>
        <w:pStyle w:val="Titre3"/>
        <w:rPr>
          <w:del w:id="7000" w:author="Arthur Parmentier" w:date="2020-05-21T17:01:00Z"/>
          <w:rPrChange w:id="7001" w:author="Arthur Parmentier" w:date="2020-06-07T15:27:00Z">
            <w:rPr>
              <w:del w:id="7002" w:author="Arthur Parmentier" w:date="2020-05-21T17:01:00Z"/>
            </w:rPr>
          </w:rPrChange>
        </w:rPr>
        <w:pPrChange w:id="7003" w:author="Arthur Parmentier" w:date="2020-05-18T17:11:00Z">
          <w:pPr>
            <w:pStyle w:val="Titre2"/>
          </w:pPr>
        </w:pPrChange>
      </w:pPr>
      <w:del w:id="7004" w:author="Arthur Parmentier" w:date="2020-05-21T17:01:00Z">
        <w:r w:rsidRPr="007C437A" w:rsidDel="00F7581A">
          <w:rPr>
            <w:rPrChange w:id="7005" w:author="Arthur Parmentier" w:date="2020-06-07T15:27:00Z">
              <w:rPr/>
            </w:rPrChange>
          </w:rPr>
          <w:delText>Topic A: what could be improved and how</w:delText>
        </w:r>
        <w:bookmarkStart w:id="7006" w:name="_Toc41067219"/>
        <w:bookmarkStart w:id="7007" w:name="_Toc42259037"/>
        <w:bookmarkStart w:id="7008" w:name="_Toc42259114"/>
        <w:bookmarkStart w:id="7009" w:name="_Toc42449793"/>
        <w:bookmarkStart w:id="7010" w:name="_Toc42449875"/>
        <w:bookmarkStart w:id="7011" w:name="_Toc42550061"/>
        <w:bookmarkStart w:id="7012" w:name="_Toc42550154"/>
        <w:bookmarkEnd w:id="7006"/>
        <w:bookmarkEnd w:id="7007"/>
        <w:bookmarkEnd w:id="7008"/>
        <w:bookmarkEnd w:id="7009"/>
        <w:bookmarkEnd w:id="7010"/>
        <w:bookmarkEnd w:id="7011"/>
        <w:bookmarkEnd w:id="7012"/>
      </w:del>
    </w:p>
    <w:p w:rsidR="003C19D8" w:rsidRPr="007C437A" w:rsidRDefault="003C19D8" w:rsidP="003C19D8">
      <w:pPr>
        <w:pStyle w:val="Titre3"/>
        <w:rPr>
          <w:ins w:id="7013" w:author="Arthur Parmentier" w:date="2020-05-22T10:25:00Z"/>
        </w:rPr>
      </w:pPr>
      <w:bookmarkStart w:id="7014" w:name="_Toc42550155"/>
      <w:ins w:id="7015" w:author="Arthur Parmentier" w:date="2020-05-22T10:24:00Z">
        <w:r w:rsidRPr="007C437A">
          <w:t xml:space="preserve">Classification problem with </w:t>
        </w:r>
      </w:ins>
      <w:ins w:id="7016" w:author="Arthur Parmentier" w:date="2020-05-22T10:25:00Z">
        <w:r w:rsidRPr="007C437A">
          <w:t>CRF</w:t>
        </w:r>
      </w:ins>
      <w:bookmarkEnd w:id="7014"/>
      <w:del w:id="7017"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7018" w:author="Arthur Parmentier" w:date="2020-06-07T18:32:00Z">
            <w:rPr/>
          </w:rPrChange>
        </w:rPr>
        <w:pPrChange w:id="7019" w:author="Arthur Parmentier" w:date="2020-05-22T10:25:00Z">
          <w:pPr>
            <w:pStyle w:val="Titre2"/>
          </w:pPr>
        </w:pPrChange>
      </w:pPr>
      <w:ins w:id="7020" w:author="Arthur Parmentier" w:date="2020-05-22T10:25:00Z">
        <w:r w:rsidRPr="008C7E78">
          <w:rPr>
            <w:lang w:val="fr-FR"/>
            <w:rPrChange w:id="7021" w:author="Arthur Parmentier" w:date="2020-06-07T18:32:00Z">
              <w:rPr/>
            </w:rPrChange>
          </w:rPr>
          <w:t xml:space="preserve">Le CRF tient compte de la proba de chaque signe plus de la position dans la requête pour </w:t>
        </w:r>
      </w:ins>
      <w:ins w:id="7022" w:author="Arthur Parmentier" w:date="2020-05-22T10:26:00Z">
        <w:r w:rsidRPr="008C7E78">
          <w:rPr>
            <w:lang w:val="fr-FR"/>
            <w:rPrChange w:id="7023" w:author="Arthur Parmentier" w:date="2020-06-07T18:32:00Z">
              <w:rPr/>
            </w:rPrChange>
          </w:rPr>
          <w:t>classifier le signe</w:t>
        </w:r>
      </w:ins>
    </w:p>
    <w:p w:rsidR="00186BEF" w:rsidRPr="007C437A" w:rsidRDefault="00186BEF">
      <w:pPr>
        <w:pStyle w:val="Titre3"/>
        <w:rPr>
          <w:rPrChange w:id="7024" w:author="Arthur Parmentier" w:date="2020-06-07T15:27:00Z">
            <w:rPr/>
          </w:rPrChange>
        </w:rPr>
        <w:pPrChange w:id="7025" w:author="Arthur Parmentier" w:date="2020-05-18T17:11:00Z">
          <w:pPr>
            <w:pStyle w:val="Titre2"/>
          </w:pPr>
        </w:pPrChange>
      </w:pPr>
      <w:bookmarkStart w:id="7026" w:name="_Toc42550156"/>
      <w:r w:rsidRPr="007C437A">
        <w:rPr>
          <w:rPrChange w:id="7027" w:author="Arthur Parmentier" w:date="2020-06-07T15:27:00Z">
            <w:rPr/>
          </w:rPrChange>
        </w:rPr>
        <w:t>The future</w:t>
      </w:r>
      <w:bookmarkEnd w:id="7026"/>
    </w:p>
    <w:p w:rsidR="00E75199" w:rsidRPr="007C437A" w:rsidRDefault="00E75199" w:rsidP="00E6654A">
      <w:pPr>
        <w:pStyle w:val="Titre1"/>
      </w:pPr>
      <w:bookmarkStart w:id="7028" w:name="_Toc42550157"/>
      <w:r w:rsidRPr="007C437A">
        <w:t>Conclusion</w:t>
      </w:r>
      <w:bookmarkEnd w:id="7028"/>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7029" w:author="Arthur Parmentier" w:date="2020-05-12T19:23:00Z"/>
        </w:rPr>
      </w:pPr>
      <w:ins w:id="7030" w:author="Arthur Parmentier" w:date="2020-05-12T19:13:00Z">
        <w:r w:rsidRPr="007C437A">
          <w:t>SIGN = something that stands for something else</w:t>
        </w:r>
      </w:ins>
      <w:ins w:id="7031"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7032" w:author="Arthur Parmentier" w:date="2020-05-12T19:23:00Z"/>
        </w:rPr>
      </w:pPr>
      <w:ins w:id="7033" w:author="Arthur Parmentier" w:date="2020-05-12T19:23:00Z">
        <w:r w:rsidRPr="007C437A">
          <w:t>No synonyms in SP</w:t>
        </w:r>
      </w:ins>
    </w:p>
    <w:p w:rsidR="00A34795" w:rsidRPr="007C437A" w:rsidRDefault="00A34795" w:rsidP="00E6654A">
      <w:ins w:id="7034" w:author="Arthur Parmentier" w:date="2020-05-12T19:23:00Z">
        <w:r w:rsidRPr="007C437A">
          <w:t>Are there homonyms?</w:t>
        </w:r>
        <w:r w:rsidR="0011688F" w:rsidRPr="007C437A">
          <w:t xml:space="preserve"> YESS</w:t>
        </w:r>
      </w:ins>
    </w:p>
    <w:bookmarkEnd w:id="548"/>
    <w:p w:rsidR="00F25194" w:rsidRPr="007C437A" w:rsidRDefault="00F25194" w:rsidP="00E6654A">
      <w:pPr>
        <w:rPr>
          <w:ins w:id="7035" w:author="Arthur Parmentier" w:date="2020-05-12T19:27:00Z"/>
        </w:rPr>
      </w:pPr>
    </w:p>
    <w:p w:rsidR="008A6488" w:rsidRPr="007C437A" w:rsidRDefault="008A6488" w:rsidP="00E6654A">
      <w:pPr>
        <w:rPr>
          <w:ins w:id="7036" w:author="Arthur Parmentier" w:date="2020-05-12T19:32:00Z"/>
        </w:rPr>
      </w:pPr>
      <w:proofErr w:type="spellStart"/>
      <w:ins w:id="7037" w:author="Arthur Parmentier" w:date="2020-05-12T19:27:00Z">
        <w:r w:rsidRPr="007C437A">
          <w:t>Meronymes</w:t>
        </w:r>
        <w:proofErr w:type="spellEnd"/>
        <w:r w:rsidRPr="007C437A">
          <w:t>… to check/discuss</w:t>
        </w:r>
        <w:r w:rsidR="00481EE1" w:rsidRPr="007C437A">
          <w:t xml:space="preserve"> : sense relations</w:t>
        </w:r>
      </w:ins>
    </w:p>
    <w:p w:rsidR="000717DB" w:rsidRPr="007C437A" w:rsidRDefault="000717DB" w:rsidP="00E6654A">
      <w:pPr>
        <w:rPr>
          <w:ins w:id="7038" w:author="Arthur Parmentier" w:date="2020-05-12T19:32:00Z"/>
        </w:rPr>
      </w:pPr>
    </w:p>
    <w:p w:rsidR="000717DB" w:rsidRPr="007C437A" w:rsidRDefault="000717DB" w:rsidP="00E6654A">
      <w:pPr>
        <w:rPr>
          <w:ins w:id="7039" w:author="Arthur Parmentier" w:date="2020-05-13T09:41:00Z"/>
        </w:rPr>
      </w:pPr>
      <w:ins w:id="7040" w:author="Arthur Parmentier" w:date="2020-05-12T19:32:00Z">
        <w:r w:rsidRPr="007C437A">
          <w:t xml:space="preserve">Sign overloading: </w:t>
        </w:r>
      </w:ins>
      <w:ins w:id="7041" w:author="Arthur Parmentier" w:date="2020-05-12T19:34:00Z">
        <w:r w:rsidR="00C07A15" w:rsidRPr="007C437A">
          <w:t>what is an analogy?</w:t>
        </w:r>
      </w:ins>
    </w:p>
    <w:p w:rsidR="003C3E32" w:rsidRPr="007C437A" w:rsidRDefault="003C3E32" w:rsidP="00E6654A">
      <w:pPr>
        <w:rPr>
          <w:ins w:id="7042" w:author="Arthur Parmentier" w:date="2020-05-13T09:41:00Z"/>
        </w:rPr>
      </w:pPr>
    </w:p>
    <w:p w:rsidR="003C3E32" w:rsidRPr="007C437A" w:rsidRDefault="003C3E32" w:rsidP="00E6654A">
      <w:pPr>
        <w:rPr>
          <w:ins w:id="7043" w:author="Arthur Parmentier" w:date="2020-05-14T13:28:00Z"/>
          <w:rStyle w:val="reference-text"/>
        </w:rPr>
      </w:pPr>
      <w:ins w:id="7044" w:author="Arthur Parmentier" w:date="2020-05-13T09:41:00Z">
        <w:r w:rsidRPr="007C437A">
          <w:t>Quantum-like theory of concepts to model human interaction (interference) in resp</w:t>
        </w:r>
      </w:ins>
      <w:ins w:id="7045" w:author="Arthur Parmentier" w:date="2020-05-13T09:42:00Z">
        <w:r w:rsidRPr="007C437A">
          <w:t xml:space="preserve">onding to SP signs? </w:t>
        </w:r>
      </w:ins>
      <w:ins w:id="7046" w:author="Arthur Parmentier" w:date="2020-05-14T13:28:00Z">
        <w:r w:rsidR="00A84632" w:rsidRPr="007C437A">
          <w:rPr>
            <w:rStyle w:val="reference-text"/>
            <w:rPrChange w:id="7047" w:author="Arthur Parmentier" w:date="2020-06-07T15:27:00Z">
              <w:rPr>
                <w:rStyle w:val="reference-text"/>
              </w:rPr>
            </w:rPrChange>
          </w:rPr>
          <w:fldChar w:fldCharType="begin"/>
        </w:r>
        <w:r w:rsidR="00A84632" w:rsidRPr="007C437A">
          <w:rPr>
            <w:rStyle w:val="reference-text"/>
          </w:rPr>
          <w:instrText xml:space="preserve"> HYPERLINK "</w:instrText>
        </w:r>
      </w:ins>
      <w:ins w:id="7048" w:author="Arthur Parmentier" w:date="2020-05-13T09:42:00Z">
        <w:r w:rsidR="00A84632" w:rsidRPr="007C437A">
          <w:rPr>
            <w:rStyle w:val="reference-text"/>
          </w:rPr>
          <w:instrText>https://www.frontiersin.org/articles/10.3389/fpsyg.2016.00418/full</w:instrText>
        </w:r>
      </w:ins>
      <w:ins w:id="7049" w:author="Arthur Parmentier" w:date="2020-05-14T13:28:00Z">
        <w:r w:rsidR="00A84632" w:rsidRPr="007C437A">
          <w:rPr>
            <w:rStyle w:val="reference-text"/>
          </w:rPr>
          <w:instrText xml:space="preserve">" </w:instrText>
        </w:r>
        <w:r w:rsidR="00A84632" w:rsidRPr="007C437A">
          <w:rPr>
            <w:rStyle w:val="reference-text"/>
            <w:rPrChange w:id="7050" w:author="Arthur Parmentier" w:date="2020-06-07T15:27:00Z">
              <w:rPr>
                <w:rStyle w:val="reference-text"/>
              </w:rPr>
            </w:rPrChange>
          </w:rPr>
          <w:fldChar w:fldCharType="separate"/>
        </w:r>
      </w:ins>
      <w:ins w:id="7051" w:author="Arthur Parmentier" w:date="2020-05-13T09:42:00Z">
        <w:r w:rsidR="00A84632" w:rsidRPr="007C437A">
          <w:rPr>
            <w:rStyle w:val="Lienhypertexte"/>
          </w:rPr>
          <w:t>https://www.frontiersin.org/articles/10.3389/fpsyg.2016.00418/full</w:t>
        </w:r>
      </w:ins>
      <w:ins w:id="7052" w:author="Arthur Parmentier" w:date="2020-05-14T13:28:00Z">
        <w:r w:rsidR="00A84632" w:rsidRPr="007C437A">
          <w:rPr>
            <w:rStyle w:val="reference-text"/>
            <w:rPrChange w:id="7053" w:author="Arthur Parmentier" w:date="2020-06-07T15:27:00Z">
              <w:rPr>
                <w:rStyle w:val="reference-text"/>
              </w:rPr>
            </w:rPrChange>
          </w:rPr>
          <w:fldChar w:fldCharType="end"/>
        </w:r>
      </w:ins>
    </w:p>
    <w:p w:rsidR="00A84632" w:rsidRPr="007C437A" w:rsidRDefault="00A84632" w:rsidP="00E6654A">
      <w:pPr>
        <w:rPr>
          <w:ins w:id="7054" w:author="Arthur Parmentier" w:date="2020-05-14T13:28:00Z"/>
          <w:rStyle w:val="reference-text"/>
        </w:rPr>
      </w:pPr>
    </w:p>
    <w:p w:rsidR="00A84632" w:rsidRPr="007C437A" w:rsidRDefault="00A84632" w:rsidP="00A84632">
      <w:pPr>
        <w:rPr>
          <w:ins w:id="7055" w:author="Arthur Parmentier" w:date="2020-05-14T13:28:00Z"/>
        </w:rPr>
      </w:pPr>
      <w:ins w:id="7056" w:author="Arthur Parmentier" w:date="2020-05-14T13:28:00Z">
        <w:r w:rsidRPr="007C437A">
          <w:t>Modes and defaults: attempt to define particular grammars inside a “universal” one?</w:t>
        </w:r>
      </w:ins>
    </w:p>
    <w:p w:rsidR="00A84632" w:rsidRPr="008C7E78" w:rsidRDefault="006A7F9F" w:rsidP="00A84632">
      <w:pPr>
        <w:rPr>
          <w:ins w:id="7057" w:author="Arthur Parmentier" w:date="2020-05-14T13:28:00Z"/>
          <w:lang w:val="fr-FR"/>
          <w:rPrChange w:id="7058" w:author="Arthur Parmentier" w:date="2020-06-07T18:32:00Z">
            <w:rPr>
              <w:ins w:id="7059" w:author="Arthur Parmentier" w:date="2020-05-14T13:28:00Z"/>
            </w:rPr>
          </w:rPrChange>
        </w:rPr>
      </w:pPr>
      <w:proofErr w:type="spellStart"/>
      <w:ins w:id="7060" w:author="Arthur Parmentier" w:date="2020-05-14T15:15:00Z">
        <w:r w:rsidRPr="008C7E78">
          <w:rPr>
            <w:lang w:val="fr-FR"/>
            <w:rPrChange w:id="7061" w:author="Arthur Parmentier" w:date="2020-06-07T18:32:00Z">
              <w:rPr/>
            </w:rPrChange>
          </w:rPr>
          <w:t>Enquete</w:t>
        </w:r>
        <w:proofErr w:type="spellEnd"/>
        <w:r w:rsidRPr="008C7E78">
          <w:rPr>
            <w:lang w:val="fr-FR"/>
            <w:rPrChange w:id="7062" w:author="Arthur Parmentier" w:date="2020-06-07T18:32:00Z">
              <w:rPr/>
            </w:rPrChange>
          </w:rPr>
          <w:t xml:space="preserve"> statistique sur poid</w:t>
        </w:r>
        <w:r w:rsidR="00FC6CCC" w:rsidRPr="008C7E78">
          <w:rPr>
            <w:lang w:val="fr-FR"/>
            <w:rPrChange w:id="7063" w:author="Arthur Parmentier" w:date="2020-06-07T18:32:00Z">
              <w:rPr/>
            </w:rPrChange>
          </w:rPr>
          <w:t>s</w:t>
        </w:r>
        <w:r w:rsidRPr="008C7E78">
          <w:rPr>
            <w:lang w:val="fr-FR"/>
            <w:rPrChange w:id="7064" w:author="Arthur Parmentier" w:date="2020-06-07T18:32:00Z">
              <w:rPr/>
            </w:rPrChange>
          </w:rPr>
          <w:t xml:space="preserve"> cogniti</w:t>
        </w:r>
      </w:ins>
      <w:ins w:id="7065" w:author="Arthur Parmentier" w:date="2020-05-14T15:16:00Z">
        <w:r w:rsidR="00711575" w:rsidRPr="008C7E78">
          <w:rPr>
            <w:lang w:val="fr-FR"/>
            <w:rPrChange w:id="7066" w:author="Arthur Parmentier" w:date="2020-06-07T18:32:00Z">
              <w:rPr/>
            </w:rPrChange>
          </w:rPr>
          <w:t>f</w:t>
        </w:r>
      </w:ins>
      <w:ins w:id="7067" w:author="Arthur Parmentier" w:date="2020-05-14T15:15:00Z">
        <w:r w:rsidRPr="008C7E78">
          <w:rPr>
            <w:lang w:val="fr-FR"/>
            <w:rPrChange w:id="7068" w:author="Arthur Parmentier" w:date="2020-06-07T18:32:00Z">
              <w:rPr/>
            </w:rPrChange>
          </w:rPr>
          <w:t>/temps de réponse/complexité de la réponse/débutant/experts</w:t>
        </w:r>
      </w:ins>
    </w:p>
    <w:p w:rsidR="00A84632" w:rsidRPr="008C7E78" w:rsidRDefault="00A84632" w:rsidP="00A84632">
      <w:pPr>
        <w:rPr>
          <w:ins w:id="7069" w:author="Arthur Parmentier" w:date="2020-05-14T13:28:00Z"/>
          <w:lang w:val="fr-FR"/>
          <w:rPrChange w:id="7070" w:author="Arthur Parmentier" w:date="2020-06-07T18:32:00Z">
            <w:rPr>
              <w:ins w:id="7071" w:author="Arthur Parmentier" w:date="2020-05-14T13:28:00Z"/>
            </w:rPr>
          </w:rPrChange>
        </w:rPr>
      </w:pPr>
    </w:p>
    <w:p w:rsidR="00A84632" w:rsidRPr="008C7E78" w:rsidRDefault="00A84632" w:rsidP="00A84632">
      <w:pPr>
        <w:rPr>
          <w:ins w:id="7072" w:author="Arthur Parmentier" w:date="2020-05-14T13:28:00Z"/>
          <w:lang w:val="fr-FR"/>
          <w:rPrChange w:id="7073" w:author="Arthur Parmentier" w:date="2020-06-07T18:32:00Z">
            <w:rPr>
              <w:ins w:id="7074" w:author="Arthur Parmentier" w:date="2020-05-14T13:28:00Z"/>
            </w:rPr>
          </w:rPrChange>
        </w:rPr>
      </w:pPr>
    </w:p>
    <w:p w:rsidR="00A84632" w:rsidRPr="008C7E78" w:rsidRDefault="00A84632" w:rsidP="00A84632">
      <w:pPr>
        <w:rPr>
          <w:ins w:id="7075" w:author="Arthur Parmentier" w:date="2020-05-14T13:28:00Z"/>
          <w:lang w:val="fr-FR"/>
          <w:rPrChange w:id="7076" w:author="Arthur Parmentier" w:date="2020-06-07T18:32:00Z">
            <w:rPr>
              <w:ins w:id="7077" w:author="Arthur Parmentier" w:date="2020-05-14T13:28:00Z"/>
            </w:rPr>
          </w:rPrChange>
        </w:rPr>
      </w:pPr>
    </w:p>
    <w:p w:rsidR="00A84632" w:rsidRPr="008C7E78" w:rsidRDefault="00A84632" w:rsidP="00A84632">
      <w:pPr>
        <w:rPr>
          <w:ins w:id="7078" w:author="Arthur Parmentier" w:date="2020-05-14T13:28:00Z"/>
          <w:lang w:val="fr-FR"/>
          <w:rPrChange w:id="7079" w:author="Arthur Parmentier" w:date="2020-06-07T18:32:00Z">
            <w:rPr>
              <w:ins w:id="7080" w:author="Arthur Parmentier" w:date="2020-05-14T13:28:00Z"/>
            </w:rPr>
          </w:rPrChange>
        </w:rPr>
      </w:pPr>
    </w:p>
    <w:p w:rsidR="00A84632" w:rsidRPr="008C7E78" w:rsidRDefault="00A84632" w:rsidP="00A84632">
      <w:pPr>
        <w:rPr>
          <w:ins w:id="7081" w:author="Arthur Parmentier" w:date="2020-05-14T13:28:00Z"/>
          <w:lang w:val="fr-FR"/>
          <w:rPrChange w:id="7082" w:author="Arthur Parmentier" w:date="2020-06-07T18:32:00Z">
            <w:rPr>
              <w:ins w:id="7083" w:author="Arthur Parmentier" w:date="2020-05-14T13:28:00Z"/>
            </w:rPr>
          </w:rPrChange>
        </w:rPr>
      </w:pPr>
    </w:p>
    <w:p w:rsidR="00A84632" w:rsidRPr="008C7E78" w:rsidRDefault="00A84632" w:rsidP="00A84632">
      <w:pPr>
        <w:rPr>
          <w:ins w:id="7084" w:author="Arthur Parmentier" w:date="2020-05-14T13:28:00Z"/>
          <w:lang w:val="fr-FR"/>
          <w:rPrChange w:id="7085" w:author="Arthur Parmentier" w:date="2020-06-07T18:32:00Z">
            <w:rPr>
              <w:ins w:id="7086" w:author="Arthur Parmentier" w:date="2020-05-14T13:28:00Z"/>
            </w:rPr>
          </w:rPrChange>
        </w:rPr>
      </w:pPr>
    </w:p>
    <w:p w:rsidR="00A84632" w:rsidRPr="007C437A" w:rsidRDefault="00A84632" w:rsidP="00A84632">
      <w:pPr>
        <w:rPr>
          <w:ins w:id="7087" w:author="Arthur Parmentier" w:date="2020-05-14T13:28:00Z"/>
        </w:rPr>
      </w:pPr>
      <w:ins w:id="7088" w:author="Arthur Parmentier" w:date="2020-05-14T13:28:00Z">
        <w:r w:rsidRPr="007C437A">
          <w:t>“categorization is the name of the cognition game and analogy is the mechanism that drives it all”.</w:t>
        </w:r>
      </w:ins>
    </w:p>
    <w:p w:rsidR="00A84632" w:rsidRPr="007C437A" w:rsidRDefault="00A84632" w:rsidP="00A84632">
      <w:pPr>
        <w:rPr>
          <w:ins w:id="7089" w:author="Arthur Parmentier" w:date="2020-05-14T13:28:00Z"/>
        </w:rPr>
      </w:pPr>
      <w:ins w:id="7090" w:author="Arthur Parmentier" w:date="2020-05-14T13:28:00Z">
        <w:r w:rsidRPr="007C437A">
          <w:t>Making analogy = raising the similar features of two mental things</w:t>
        </w:r>
      </w:ins>
    </w:p>
    <w:p w:rsidR="00A84632" w:rsidRPr="007C437A" w:rsidRDefault="00A84632" w:rsidP="00A84632">
      <w:pPr>
        <w:rPr>
          <w:ins w:id="7091" w:author="Arthur Parmentier" w:date="2020-05-14T13:28:00Z"/>
        </w:rPr>
      </w:pPr>
      <w:ins w:id="7092" w:author="Arthur Parmentier" w:date="2020-05-14T13:28:00Z">
        <w:r w:rsidRPr="007C437A">
          <w:t>Analogy is responsible for concept’s expansion.</w:t>
        </w:r>
      </w:ins>
    </w:p>
    <w:p w:rsidR="00A84632" w:rsidRPr="008C7E78" w:rsidRDefault="00A84632" w:rsidP="00A84632">
      <w:pPr>
        <w:rPr>
          <w:ins w:id="7093" w:author="Arthur Parmentier" w:date="2020-05-14T13:28:00Z"/>
          <w:lang w:val="fr-FR"/>
          <w:rPrChange w:id="7094" w:author="Arthur Parmentier" w:date="2020-06-07T18:32:00Z">
            <w:rPr>
              <w:ins w:id="7095" w:author="Arthur Parmentier" w:date="2020-05-14T13:28:00Z"/>
            </w:rPr>
          </w:rPrChange>
        </w:rPr>
      </w:pPr>
      <w:ins w:id="7096" w:author="Arthur Parmentier" w:date="2020-05-14T13:28:00Z">
        <w:r w:rsidRPr="007C437A">
          <w:t xml:space="preserve">Hierarchy of concepts? At least a complex form of structuring; Link with </w:t>
        </w:r>
        <w:proofErr w:type="spellStart"/>
        <w:r w:rsidRPr="007C437A">
          <w:t>researchs</w:t>
        </w:r>
        <w:proofErr w:type="spellEnd"/>
        <w:r w:rsidRPr="007C437A">
          <w:t xml:space="preserve"> in DH ontologies. </w:t>
        </w:r>
        <w:r w:rsidRPr="008C7E78">
          <w:rPr>
            <w:lang w:val="fr-FR"/>
            <w:rPrChange w:id="7097" w:author="Arthur Parmentier" w:date="2020-06-07T18:32:00Z">
              <w:rPr/>
            </w:rPrChange>
          </w:rPr>
          <w:t xml:space="preserve">Nice </w:t>
        </w:r>
        <w:proofErr w:type="spellStart"/>
        <w:r w:rsidRPr="008C7E78">
          <w:rPr>
            <w:lang w:val="fr-FR"/>
            <w:rPrChange w:id="7098" w:author="Arthur Parmentier" w:date="2020-06-07T18:32:00Z">
              <w:rPr/>
            </w:rPrChange>
          </w:rPr>
          <w:t>example</w:t>
        </w:r>
        <w:proofErr w:type="spellEnd"/>
        <w:r w:rsidRPr="008C7E78">
          <w:rPr>
            <w:lang w:val="fr-FR"/>
            <w:rPrChange w:id="7099" w:author="Arthur Parmentier" w:date="2020-06-07T18:32:00Z">
              <w:rPr/>
            </w:rPrChange>
          </w:rPr>
          <w:t xml:space="preserve">: </w:t>
        </w:r>
        <w:proofErr w:type="spellStart"/>
        <w:r w:rsidRPr="008C7E78">
          <w:rPr>
            <w:lang w:val="fr-FR"/>
            <w:rPrChange w:id="7100" w:author="Arthur Parmentier" w:date="2020-06-07T18:32:00Z">
              <w:rPr/>
            </w:rPrChange>
          </w:rPr>
          <w:t>german</w:t>
        </w:r>
        <w:proofErr w:type="spellEnd"/>
        <w:r w:rsidRPr="008C7E78">
          <w:rPr>
            <w:lang w:val="fr-FR"/>
            <w:rPrChange w:id="7101" w:author="Arthur Parmentier" w:date="2020-06-07T18:32:00Z">
              <w:rPr/>
            </w:rPrChange>
          </w:rPr>
          <w:t xml:space="preserve"> </w:t>
        </w:r>
        <w:proofErr w:type="spellStart"/>
        <w:r w:rsidRPr="008C7E78">
          <w:rPr>
            <w:lang w:val="fr-FR"/>
            <w:rPrChange w:id="7102" w:author="Arthur Parmentier" w:date="2020-06-07T18:32:00Z">
              <w:rPr/>
            </w:rPrChange>
          </w:rPr>
          <w:t>way</w:t>
        </w:r>
        <w:proofErr w:type="spellEnd"/>
        <w:r w:rsidRPr="008C7E78">
          <w:rPr>
            <w:lang w:val="fr-FR"/>
            <w:rPrChange w:id="7103" w:author="Arthur Parmentier" w:date="2020-06-07T18:32:00Z">
              <w:rPr/>
            </w:rPrChange>
          </w:rPr>
          <w:t xml:space="preserve"> of </w:t>
        </w:r>
        <w:proofErr w:type="spellStart"/>
        <w:r w:rsidRPr="008C7E78">
          <w:rPr>
            <w:lang w:val="fr-FR"/>
            <w:rPrChange w:id="7104" w:author="Arthur Parmentier" w:date="2020-06-07T18:32:00Z">
              <w:rPr/>
            </w:rPrChange>
          </w:rPr>
          <w:t>constructing</w:t>
        </w:r>
        <w:proofErr w:type="spellEnd"/>
        <w:r w:rsidRPr="008C7E78">
          <w:rPr>
            <w:lang w:val="fr-FR"/>
            <w:rPrChange w:id="7105" w:author="Arthur Parmentier" w:date="2020-06-07T18:32:00Z">
              <w:rPr/>
            </w:rPrChange>
          </w:rPr>
          <w:t xml:space="preserve"> </w:t>
        </w:r>
        <w:proofErr w:type="spellStart"/>
        <w:r w:rsidRPr="008C7E78">
          <w:rPr>
            <w:lang w:val="fr-FR"/>
            <w:rPrChange w:id="7106" w:author="Arthur Parmentier" w:date="2020-06-07T18:32:00Z">
              <w:rPr/>
            </w:rPrChange>
          </w:rPr>
          <w:t>words</w:t>
        </w:r>
        <w:proofErr w:type="spellEnd"/>
      </w:ins>
    </w:p>
    <w:p w:rsidR="00A84632" w:rsidRPr="008C7E78" w:rsidRDefault="00A84632" w:rsidP="00E6654A">
      <w:pPr>
        <w:rPr>
          <w:ins w:id="7107" w:author="Arthur Parmentier" w:date="2020-05-14T13:28:00Z"/>
          <w:lang w:val="fr-FR"/>
          <w:rPrChange w:id="7108" w:author="Arthur Parmentier" w:date="2020-06-07T18:32:00Z">
            <w:rPr>
              <w:ins w:id="7109" w:author="Arthur Parmentier" w:date="2020-05-14T13:28:00Z"/>
            </w:rPr>
          </w:rPrChange>
        </w:rPr>
      </w:pPr>
    </w:p>
    <w:p w:rsidR="00A84632" w:rsidRPr="008C7E78" w:rsidRDefault="000B405B" w:rsidP="00E6654A">
      <w:pPr>
        <w:rPr>
          <w:ins w:id="7110" w:author="Arthur Parmentier" w:date="2020-05-14T14:50:00Z"/>
          <w:lang w:val="fr-FR"/>
          <w:rPrChange w:id="7111" w:author="Arthur Parmentier" w:date="2020-06-07T18:32:00Z">
            <w:rPr>
              <w:ins w:id="7112" w:author="Arthur Parmentier" w:date="2020-05-14T14:50:00Z"/>
            </w:rPr>
          </w:rPrChange>
        </w:rPr>
      </w:pPr>
      <w:proofErr w:type="spellStart"/>
      <w:ins w:id="7113" w:author="Arthur Parmentier" w:date="2020-05-14T14:49:00Z">
        <w:r w:rsidRPr="008C7E78">
          <w:rPr>
            <w:lang w:val="fr-FR"/>
            <w:rPrChange w:id="7114" w:author="Arthur Parmentier" w:date="2020-06-07T18:32:00Z">
              <w:rPr/>
            </w:rPrChange>
          </w:rPr>
          <w:t>Utilization</w:t>
        </w:r>
        <w:proofErr w:type="spellEnd"/>
        <w:r w:rsidRPr="008C7E78">
          <w:rPr>
            <w:lang w:val="fr-FR"/>
            <w:rPrChange w:id="7115" w:author="Arthur Parmentier" w:date="2020-06-07T18:32:00Z">
              <w:rPr/>
            </w:rPrChange>
          </w:rPr>
          <w:t xml:space="preserve"> des signes motivée par la </w:t>
        </w:r>
        <w:proofErr w:type="spellStart"/>
        <w:r w:rsidRPr="008C7E78">
          <w:rPr>
            <w:lang w:val="fr-FR"/>
            <w:rPrChange w:id="7116" w:author="Arthur Parmentier" w:date="2020-06-07T18:32:00Z">
              <w:rPr/>
            </w:rPrChange>
          </w:rPr>
          <w:t>representation</w:t>
        </w:r>
        <w:proofErr w:type="spellEnd"/>
        <w:r w:rsidRPr="008C7E78">
          <w:rPr>
            <w:lang w:val="fr-FR"/>
            <w:rPrChange w:id="7117" w:author="Arthur Parmentier" w:date="2020-06-07T18:32:00Z">
              <w:rPr/>
            </w:rPrChange>
          </w:rPr>
          <w:t xml:space="preserve"> a priori du concept/résultat du soundpainter</w:t>
        </w:r>
      </w:ins>
    </w:p>
    <w:p w:rsidR="006331DF" w:rsidRPr="008C7E78" w:rsidRDefault="006331DF" w:rsidP="00E6654A">
      <w:pPr>
        <w:rPr>
          <w:ins w:id="7118" w:author="Arthur Parmentier" w:date="2020-05-14T14:51:00Z"/>
          <w:lang w:val="fr-FR"/>
          <w:rPrChange w:id="7119" w:author="Arthur Parmentier" w:date="2020-06-07T18:32:00Z">
            <w:rPr>
              <w:ins w:id="7120" w:author="Arthur Parmentier" w:date="2020-05-14T14:51:00Z"/>
            </w:rPr>
          </w:rPrChange>
        </w:rPr>
      </w:pPr>
      <w:ins w:id="7121" w:author="Arthur Parmentier" w:date="2020-05-14T14:50:00Z">
        <w:r w:rsidRPr="008C7E78">
          <w:rPr>
            <w:lang w:val="fr-FR"/>
            <w:rPrChange w:id="7122" w:author="Arthur Parmentier" w:date="2020-06-07T18:32:00Z">
              <w:rPr/>
            </w:rPrChange>
          </w:rPr>
          <w:t xml:space="preserve">Représentation mentale qui </w:t>
        </w:r>
        <w:proofErr w:type="spellStart"/>
        <w:r w:rsidRPr="008C7E78">
          <w:rPr>
            <w:lang w:val="fr-FR"/>
            <w:rPrChange w:id="7123" w:author="Arthur Parmentier" w:date="2020-06-07T18:32:00Z">
              <w:rPr/>
            </w:rPrChange>
          </w:rPr>
          <w:t>precede</w:t>
        </w:r>
        <w:proofErr w:type="spellEnd"/>
        <w:r w:rsidRPr="008C7E78">
          <w:rPr>
            <w:lang w:val="fr-FR"/>
            <w:rPrChange w:id="7124" w:author="Arthur Parmentier" w:date="2020-06-07T18:32:00Z">
              <w:rPr/>
            </w:rPrChange>
          </w:rPr>
          <w:t xml:space="preserve"> la réponse du performer; intéressant pour W (tout le monde?) si </w:t>
        </w:r>
      </w:ins>
      <w:ins w:id="7125" w:author="Arthur Parmentier" w:date="2020-05-14T14:51:00Z">
        <w:r w:rsidRPr="008C7E78">
          <w:rPr>
            <w:lang w:val="fr-FR"/>
            <w:rPrChange w:id="7126" w:author="Arthur Parmentier" w:date="2020-06-07T18:32:00Z">
              <w:rPr/>
            </w:rPrChange>
          </w:rPr>
          <w:t>la réponse n’est pas telle qu’attendue</w:t>
        </w:r>
      </w:ins>
    </w:p>
    <w:p w:rsidR="00C63733" w:rsidRPr="008C7E78" w:rsidRDefault="00C63733" w:rsidP="00E6654A">
      <w:pPr>
        <w:rPr>
          <w:ins w:id="7127" w:author="Arthur Parmentier" w:date="2020-05-14T14:57:00Z"/>
          <w:lang w:val="fr-FR"/>
          <w:rPrChange w:id="7128" w:author="Arthur Parmentier" w:date="2020-06-07T18:32:00Z">
            <w:rPr>
              <w:ins w:id="7129" w:author="Arthur Parmentier" w:date="2020-05-14T14:57:00Z"/>
            </w:rPr>
          </w:rPrChange>
        </w:rPr>
      </w:pPr>
      <w:ins w:id="7130" w:author="Arthur Parmentier" w:date="2020-05-14T14:51:00Z">
        <w:r w:rsidRPr="008C7E78">
          <w:rPr>
            <w:lang w:val="fr-FR"/>
            <w:rPrChange w:id="7131" w:author="Arthur Parmentier" w:date="2020-06-07T18:32:00Z">
              <w:rPr/>
            </w:rPrChange>
          </w:rPr>
          <w:t>On ne peut s’adresser qu’à une discipline qu’on connait un peu</w:t>
        </w:r>
      </w:ins>
    </w:p>
    <w:p w:rsidR="00CD4FE1" w:rsidRPr="008C7E78" w:rsidRDefault="00CD4FE1" w:rsidP="00E6654A">
      <w:pPr>
        <w:rPr>
          <w:ins w:id="7132" w:author="Arthur Parmentier" w:date="2020-05-14T14:57:00Z"/>
          <w:lang w:val="fr-FR"/>
          <w:rPrChange w:id="7133" w:author="Arthur Parmentier" w:date="2020-06-07T18:32:00Z">
            <w:rPr>
              <w:ins w:id="7134" w:author="Arthur Parmentier" w:date="2020-05-14T14:57:00Z"/>
            </w:rPr>
          </w:rPrChange>
        </w:rPr>
      </w:pPr>
    </w:p>
    <w:p w:rsidR="00CD4FE1" w:rsidRPr="008C7E78" w:rsidRDefault="00CD4FE1" w:rsidP="00E6654A">
      <w:pPr>
        <w:rPr>
          <w:ins w:id="7135" w:author="Arthur Parmentier" w:date="2020-05-14T14:59:00Z"/>
          <w:lang w:val="fr-FR"/>
          <w:rPrChange w:id="7136" w:author="Arthur Parmentier" w:date="2020-06-07T18:32:00Z">
            <w:rPr>
              <w:ins w:id="7137" w:author="Arthur Parmentier" w:date="2020-05-14T14:59:00Z"/>
            </w:rPr>
          </w:rPrChange>
        </w:rPr>
      </w:pPr>
      <w:proofErr w:type="spellStart"/>
      <w:ins w:id="7138" w:author="Arthur Parmentier" w:date="2020-05-14T14:57:00Z">
        <w:r w:rsidRPr="008C7E78">
          <w:rPr>
            <w:lang w:val="fr-FR"/>
            <w:rPrChange w:id="7139" w:author="Arthur Parmentier" w:date="2020-06-07T18:32:00Z">
              <w:rPr/>
            </w:rPrChange>
          </w:rPr>
          <w:t>Immobilté</w:t>
        </w:r>
        <w:proofErr w:type="spellEnd"/>
        <w:r w:rsidRPr="008C7E78">
          <w:rPr>
            <w:lang w:val="fr-FR"/>
            <w:rPrChange w:id="7140" w:author="Arthur Parmentier" w:date="2020-06-07T18:32:00Z">
              <w:rPr/>
            </w:rPrChange>
          </w:rPr>
          <w:t xml:space="preserve"> du soundpainter dans la config ordi et config traditionnelle </w:t>
        </w:r>
        <w:proofErr w:type="spellStart"/>
        <w:r w:rsidRPr="008C7E78">
          <w:rPr>
            <w:lang w:val="fr-FR"/>
            <w:rPrChange w:id="7141" w:author="Arthur Parmentier" w:date="2020-06-07T18:32:00Z">
              <w:rPr/>
            </w:rPrChange>
          </w:rPr>
          <w:t>walter</w:t>
        </w:r>
      </w:ins>
      <w:proofErr w:type="spellEnd"/>
      <w:ins w:id="7142" w:author="Arthur Parmentier" w:date="2020-05-14T14:58:00Z">
        <w:r w:rsidR="00B47E57" w:rsidRPr="008C7E78">
          <w:rPr>
            <w:lang w:val="fr-FR"/>
            <w:rPrChange w:id="7143" w:author="Arthur Parmentier" w:date="2020-06-07T18:32:00Z">
              <w:rPr/>
            </w:rPrChange>
          </w:rPr>
          <w:t xml:space="preserve"> =&gt; aucune “</w:t>
        </w:r>
        <w:proofErr w:type="spellStart"/>
        <w:r w:rsidR="00B47E57" w:rsidRPr="008C7E78">
          <w:rPr>
            <w:lang w:val="fr-FR"/>
            <w:rPrChange w:id="7144" w:author="Arthur Parmentier" w:date="2020-06-07T18:32:00Z">
              <w:rPr/>
            </w:rPrChange>
          </w:rPr>
          <w:t>deformation</w:t>
        </w:r>
        <w:proofErr w:type="spellEnd"/>
        <w:r w:rsidR="00B47E57" w:rsidRPr="008C7E78">
          <w:rPr>
            <w:lang w:val="fr-FR"/>
            <w:rPrChange w:id="7145" w:author="Arthur Parmentier" w:date="2020-06-07T18:32:00Z">
              <w:rPr/>
            </w:rPrChange>
          </w:rPr>
          <w:t>” du contexte de la performance artistique</w:t>
        </w:r>
        <w:r w:rsidR="004732DA" w:rsidRPr="008C7E78">
          <w:rPr>
            <w:lang w:val="fr-FR"/>
            <w:rPrChange w:id="7146" w:author="Arthur Parmentier" w:date="2020-06-07T18:32:00Z">
              <w:rPr/>
            </w:rPrChange>
          </w:rPr>
          <w:br/>
          <w:t>Notion d’espace</w:t>
        </w:r>
      </w:ins>
    </w:p>
    <w:p w:rsidR="00474CFF" w:rsidRPr="008C7E78" w:rsidRDefault="00474CFF" w:rsidP="00E6654A">
      <w:pPr>
        <w:rPr>
          <w:ins w:id="7147" w:author="Arthur Parmentier" w:date="2020-05-14T14:59:00Z"/>
          <w:lang w:val="fr-FR"/>
          <w:rPrChange w:id="7148" w:author="Arthur Parmentier" w:date="2020-06-07T18:32:00Z">
            <w:rPr>
              <w:ins w:id="7149" w:author="Arthur Parmentier" w:date="2020-05-14T14:59:00Z"/>
            </w:rPr>
          </w:rPrChange>
        </w:rPr>
      </w:pPr>
      <w:ins w:id="7150" w:author="Arthur Parmentier" w:date="2020-05-14T14:59:00Z">
        <w:r w:rsidRPr="008C7E78">
          <w:rPr>
            <w:lang w:val="fr-FR"/>
            <w:rPrChange w:id="7151" w:author="Arthur Parmentier" w:date="2020-06-07T18:32:00Z">
              <w:rPr/>
            </w:rPrChange>
          </w:rPr>
          <w:t>Distinction SP et performer: discussion de l’év</w:t>
        </w:r>
      </w:ins>
      <w:ins w:id="7152" w:author="Arthur Parmentier" w:date="2020-05-14T15:00:00Z">
        <w:r w:rsidRPr="008C7E78">
          <w:rPr>
            <w:lang w:val="fr-FR"/>
            <w:rPrChange w:id="7153" w:author="Arthur Parmentier" w:date="2020-06-07T18:32:00Z">
              <w:rPr/>
            </w:rPrChange>
          </w:rPr>
          <w:t>o</w:t>
        </w:r>
      </w:ins>
      <w:ins w:id="7154" w:author="Arthur Parmentier" w:date="2020-05-14T14:59:00Z">
        <w:r w:rsidRPr="008C7E78">
          <w:rPr>
            <w:lang w:val="fr-FR"/>
            <w:rPrChange w:id="7155" w:author="Arthur Parmentier" w:date="2020-06-07T18:32:00Z">
              <w:rPr/>
            </w:rPrChange>
          </w:rPr>
          <w:t>l</w:t>
        </w:r>
      </w:ins>
      <w:ins w:id="7156" w:author="Arthur Parmentier" w:date="2020-05-14T15:00:00Z">
        <w:r w:rsidRPr="008C7E78">
          <w:rPr>
            <w:lang w:val="fr-FR"/>
            <w:rPrChange w:id="7157" w:author="Arthur Parmentier" w:date="2020-06-07T18:32:00Z">
              <w:rPr/>
            </w:rPrChange>
          </w:rPr>
          <w:t>u</w:t>
        </w:r>
      </w:ins>
      <w:ins w:id="7158" w:author="Arthur Parmentier" w:date="2020-05-14T14:59:00Z">
        <w:r w:rsidRPr="008C7E78">
          <w:rPr>
            <w:lang w:val="fr-FR"/>
            <w:rPrChange w:id="7159" w:author="Arthur Parmentier" w:date="2020-06-07T18:32:00Z">
              <w:rPr/>
            </w:rPrChange>
          </w:rPr>
          <w:t>tion</w:t>
        </w:r>
      </w:ins>
      <w:ins w:id="7160" w:author="Arthur Parmentier" w:date="2020-05-14T15:01:00Z">
        <w:r w:rsidRPr="008C7E78">
          <w:rPr>
            <w:lang w:val="fr-FR"/>
            <w:rPrChange w:id="7161" w:author="Arthur Parmentier" w:date="2020-06-07T18:32:00Z">
              <w:rPr/>
            </w:rPrChange>
          </w:rPr>
          <w:t>, prospections de configuration possible?</w:t>
        </w:r>
      </w:ins>
      <w:ins w:id="7162" w:author="Arthur Parmentier" w:date="2020-05-14T14:59:00Z">
        <w:r w:rsidRPr="008C7E78">
          <w:rPr>
            <w:lang w:val="fr-FR"/>
            <w:rPrChange w:id="7163" w:author="Arthur Parmentier" w:date="2020-06-07T18:32:00Z">
              <w:rPr/>
            </w:rPrChange>
          </w:rPr>
          <w:t xml:space="preserve"> </w:t>
        </w:r>
      </w:ins>
    </w:p>
    <w:p w:rsidR="00474CFF" w:rsidRPr="008C7E78" w:rsidRDefault="00474CFF" w:rsidP="00E6654A">
      <w:pPr>
        <w:rPr>
          <w:ins w:id="7164" w:author="Arthur Parmentier" w:date="2020-05-14T15:29:00Z"/>
          <w:lang w:val="fr-FR"/>
          <w:rPrChange w:id="7165" w:author="Arthur Parmentier" w:date="2020-06-07T18:32:00Z">
            <w:rPr>
              <w:ins w:id="7166" w:author="Arthur Parmentier" w:date="2020-05-14T15:29:00Z"/>
            </w:rPr>
          </w:rPrChange>
        </w:rPr>
      </w:pPr>
      <w:ins w:id="7167" w:author="Arthur Parmentier" w:date="2020-05-14T14:59:00Z">
        <w:r w:rsidRPr="008C7E78">
          <w:rPr>
            <w:lang w:val="fr-FR"/>
            <w:rPrChange w:id="7168" w:author="Arthur Parmentier" w:date="2020-06-07T18:32:00Z">
              <w:rPr/>
            </w:rPrChange>
          </w:rPr>
          <w:t xml:space="preserve">Nouvelles configurations: le </w:t>
        </w:r>
        <w:proofErr w:type="spellStart"/>
        <w:r w:rsidRPr="008C7E78">
          <w:rPr>
            <w:lang w:val="fr-FR"/>
            <w:rPrChange w:id="7169" w:author="Arthur Parmentier" w:date="2020-06-07T18:32:00Z">
              <w:rPr/>
            </w:rPrChange>
          </w:rPr>
          <w:t>so</w:t>
        </w:r>
      </w:ins>
      <w:proofErr w:type="spellEnd"/>
    </w:p>
    <w:p w:rsidR="0017374C" w:rsidRPr="008C7E78" w:rsidRDefault="0017374C" w:rsidP="00E6654A">
      <w:pPr>
        <w:rPr>
          <w:ins w:id="7170" w:author="Arthur Parmentier" w:date="2020-05-14T15:29:00Z"/>
          <w:lang w:val="fr-FR"/>
          <w:rPrChange w:id="7171" w:author="Arthur Parmentier" w:date="2020-06-07T18:32:00Z">
            <w:rPr>
              <w:ins w:id="7172" w:author="Arthur Parmentier" w:date="2020-05-14T15:29:00Z"/>
            </w:rPr>
          </w:rPrChange>
        </w:rPr>
      </w:pPr>
    </w:p>
    <w:p w:rsidR="0017374C" w:rsidRPr="008C7E78" w:rsidRDefault="0017374C" w:rsidP="00E6654A">
      <w:pPr>
        <w:rPr>
          <w:ins w:id="7173" w:author="Arthur Parmentier" w:date="2020-05-14T15:37:00Z"/>
          <w:lang w:val="fr-FR"/>
          <w:rPrChange w:id="7174" w:author="Arthur Parmentier" w:date="2020-06-07T18:32:00Z">
            <w:rPr>
              <w:ins w:id="7175" w:author="Arthur Parmentier" w:date="2020-05-14T15:37:00Z"/>
            </w:rPr>
          </w:rPrChange>
        </w:rPr>
      </w:pPr>
      <w:ins w:id="7176" w:author="Arthur Parmentier" w:date="2020-05-14T15:29:00Z">
        <w:r w:rsidRPr="008C7E78">
          <w:rPr>
            <w:lang w:val="fr-FR"/>
            <w:rPrChange w:id="7177" w:author="Arthur Parmentier" w:date="2020-06-07T18:32:00Z">
              <w:rPr/>
            </w:rPrChange>
          </w:rPr>
          <w:lastRenderedPageBreak/>
          <w:t xml:space="preserve">W a </w:t>
        </w:r>
        <w:proofErr w:type="spellStart"/>
        <w:r w:rsidR="009814BB" w:rsidRPr="008C7E78">
          <w:rPr>
            <w:lang w:val="fr-FR"/>
            <w:rPrChange w:id="7178" w:author="Arthur Parmentier" w:date="2020-06-07T18:32:00Z">
              <w:rPr/>
            </w:rPrChange>
          </w:rPr>
          <w:t>d</w:t>
        </w:r>
        <w:r w:rsidRPr="008C7E78">
          <w:rPr>
            <w:lang w:val="fr-FR"/>
            <w:rPrChange w:id="7179" w:author="Arthur Parmentier" w:date="2020-06-07T18:32:00Z">
              <w:rPr/>
            </w:rPrChange>
          </w:rPr>
          <w:t>eja</w:t>
        </w:r>
        <w:proofErr w:type="spellEnd"/>
        <w:r w:rsidRPr="008C7E78">
          <w:rPr>
            <w:lang w:val="fr-FR"/>
            <w:rPrChange w:id="7180" w:author="Arthur Parmentier" w:date="2020-06-07T18:32:00Z">
              <w:rPr/>
            </w:rPrChange>
          </w:rPr>
          <w:t xml:space="preserve"> supprimé signe?</w:t>
        </w:r>
        <w:r w:rsidR="009814BB" w:rsidRPr="008C7E78">
          <w:rPr>
            <w:lang w:val="fr-FR"/>
            <w:rPrChange w:id="7181" w:author="Arthur Parmentier" w:date="2020-06-07T18:32:00Z">
              <w:rPr/>
            </w:rPrChange>
          </w:rPr>
          <w:t xml:space="preserve"> Pk?</w:t>
        </w:r>
        <w:r w:rsidRPr="008C7E78">
          <w:rPr>
            <w:lang w:val="fr-FR"/>
            <w:rPrChange w:id="7182" w:author="Arthur Parmentier" w:date="2020-06-07T18:32:00Z">
              <w:rPr/>
            </w:rPrChange>
          </w:rPr>
          <w:t xml:space="preserve"> Ex “race” supprimée du dict de l’académie</w:t>
        </w:r>
      </w:ins>
      <w:ins w:id="7183" w:author="Arthur Parmentier" w:date="2020-05-14T15:30:00Z">
        <w:r w:rsidR="008B1BC4" w:rsidRPr="008C7E78">
          <w:rPr>
            <w:lang w:val="fr-FR"/>
            <w:rPrChange w:id="7184" w:author="Arthur Parmentier" w:date="2020-06-07T18:32:00Z">
              <w:rPr/>
            </w:rPrChange>
          </w:rPr>
          <w:br/>
          <w:t>Pas de synonyme en SP?</w:t>
        </w:r>
        <w:r w:rsidR="009C4444" w:rsidRPr="008C7E78">
          <w:rPr>
            <w:lang w:val="fr-FR"/>
            <w:rPrChange w:id="7185" w:author="Arthur Parmentier" w:date="2020-06-07T18:32:00Z">
              <w:rPr/>
            </w:rPrChange>
          </w:rPr>
          <w:t xml:space="preserve"> </w:t>
        </w:r>
      </w:ins>
      <w:proofErr w:type="spellStart"/>
      <w:ins w:id="7186" w:author="Arthur Parmentier" w:date="2020-05-14T15:31:00Z">
        <w:r w:rsidR="009C4444" w:rsidRPr="008C7E78">
          <w:rPr>
            <w:lang w:val="fr-FR"/>
            <w:rPrChange w:id="7187" w:author="Arthur Parmentier" w:date="2020-06-07T18:32:00Z">
              <w:rPr/>
            </w:rPrChange>
          </w:rPr>
          <w:t>Interpretation</w:t>
        </w:r>
        <w:proofErr w:type="spellEnd"/>
        <w:r w:rsidR="009C4444" w:rsidRPr="008C7E78">
          <w:rPr>
            <w:lang w:val="fr-FR"/>
            <w:rPrChange w:id="7188" w:author="Arthur Parmentier" w:date="2020-06-07T18:32:00Z">
              <w:rPr/>
            </w:rPrChange>
          </w:rPr>
          <w:t xml:space="preserve"> du synonyme d</w:t>
        </w:r>
      </w:ins>
      <w:ins w:id="7189" w:author="Arthur Parmentier" w:date="2020-05-14T15:32:00Z">
        <w:r w:rsidR="009C4444" w:rsidRPr="008C7E78">
          <w:rPr>
            <w:lang w:val="fr-FR"/>
            <w:rPrChange w:id="7190" w:author="Arthur Parmentier" w:date="2020-06-07T18:32:00Z">
              <w:rPr/>
            </w:rPrChange>
          </w:rPr>
          <w:t xml:space="preserve">ans les langues avec </w:t>
        </w:r>
        <w:proofErr w:type="spellStart"/>
        <w:r w:rsidR="009C4444" w:rsidRPr="008C7E78">
          <w:rPr>
            <w:lang w:val="fr-FR"/>
            <w:rPrChange w:id="7191" w:author="Arthur Parmentier" w:date="2020-06-07T18:32:00Z">
              <w:rPr/>
            </w:rPrChange>
          </w:rPr>
          <w:t>contexts</w:t>
        </w:r>
        <w:proofErr w:type="spellEnd"/>
        <w:r w:rsidR="009C4444" w:rsidRPr="008C7E78">
          <w:rPr>
            <w:lang w:val="fr-FR"/>
            <w:rPrChange w:id="7192" w:author="Arthur Parmentier" w:date="2020-06-07T18:32:00Z">
              <w:rPr/>
            </w:rPrChange>
          </w:rPr>
          <w:t>: ???</w:t>
        </w:r>
        <w:r w:rsidR="00A67223" w:rsidRPr="008C7E78">
          <w:rPr>
            <w:lang w:val="fr-FR"/>
            <w:rPrChange w:id="7193" w:author="Arthur Parmentier" w:date="2020-06-07T18:32:00Z">
              <w:rPr/>
            </w:rPrChange>
          </w:rPr>
          <w:t xml:space="preserve"> nuance contextuelle (</w:t>
        </w:r>
        <w:proofErr w:type="spellStart"/>
        <w:r w:rsidR="00A67223" w:rsidRPr="008C7E78">
          <w:rPr>
            <w:lang w:val="fr-FR"/>
            <w:rPrChange w:id="7194" w:author="Arthur Parmentier" w:date="2020-06-07T18:32:00Z">
              <w:rPr/>
            </w:rPrChange>
          </w:rPr>
          <w:t>cf</w:t>
        </w:r>
        <w:proofErr w:type="spellEnd"/>
        <w:r w:rsidR="00A67223" w:rsidRPr="008C7E78">
          <w:rPr>
            <w:lang w:val="fr-FR"/>
            <w:rPrChange w:id="7195" w:author="Arthur Parmentier" w:date="2020-06-07T18:32:00Z">
              <w:rPr/>
            </w:rPrChange>
          </w:rPr>
          <w:t xml:space="preserve"> </w:t>
        </w:r>
        <w:proofErr w:type="spellStart"/>
        <w:r w:rsidR="00A67223" w:rsidRPr="008C7E78">
          <w:rPr>
            <w:lang w:val="fr-FR"/>
            <w:rPrChange w:id="7196" w:author="Arthur Parmentier" w:date="2020-06-07T18:32:00Z">
              <w:rPr/>
            </w:rPrChange>
          </w:rPr>
          <w:t>video</w:t>
        </w:r>
        <w:proofErr w:type="spellEnd"/>
        <w:r w:rsidR="00A67223" w:rsidRPr="008C7E78">
          <w:rPr>
            <w:lang w:val="fr-FR"/>
            <w:rPrChange w:id="7197" w:author="Arthur Parmentier" w:date="2020-06-07T18:32:00Z">
              <w:rPr/>
            </w:rPrChange>
          </w:rPr>
          <w:t xml:space="preserve"> )</w:t>
        </w:r>
      </w:ins>
    </w:p>
    <w:p w:rsidR="00A06D4C" w:rsidRPr="008C7E78" w:rsidRDefault="00A06D4C" w:rsidP="00E6654A">
      <w:pPr>
        <w:rPr>
          <w:ins w:id="7198" w:author="Arthur Parmentier" w:date="2020-05-14T15:37:00Z"/>
          <w:lang w:val="fr-FR"/>
          <w:rPrChange w:id="7199" w:author="Arthur Parmentier" w:date="2020-06-07T18:32:00Z">
            <w:rPr>
              <w:ins w:id="7200" w:author="Arthur Parmentier" w:date="2020-05-14T15:37:00Z"/>
            </w:rPr>
          </w:rPrChange>
        </w:rPr>
      </w:pPr>
    </w:p>
    <w:p w:rsidR="00A06D4C" w:rsidRPr="008C7E78" w:rsidRDefault="00A06D4C" w:rsidP="00E6654A">
      <w:pPr>
        <w:rPr>
          <w:ins w:id="7201" w:author="Arthur Parmentier" w:date="2020-05-14T15:38:00Z"/>
          <w:lang w:val="fr-FR"/>
          <w:rPrChange w:id="7202" w:author="Arthur Parmentier" w:date="2020-06-07T18:32:00Z">
            <w:rPr>
              <w:ins w:id="7203" w:author="Arthur Parmentier" w:date="2020-05-14T15:38:00Z"/>
            </w:rPr>
          </w:rPrChange>
        </w:rPr>
      </w:pPr>
      <w:proofErr w:type="spellStart"/>
      <w:ins w:id="7204" w:author="Arthur Parmentier" w:date="2020-05-14T15:37:00Z">
        <w:r w:rsidRPr="008C7E78">
          <w:rPr>
            <w:lang w:val="fr-FR"/>
            <w:rPrChange w:id="7205" w:author="Arthur Parmentier" w:date="2020-06-07T18:32:00Z">
              <w:rPr/>
            </w:rPrChange>
          </w:rPr>
          <w:t>Language</w:t>
        </w:r>
        <w:proofErr w:type="spellEnd"/>
        <w:r w:rsidRPr="008C7E78">
          <w:rPr>
            <w:lang w:val="fr-FR"/>
            <w:rPrChange w:id="7206" w:author="Arthur Parmentier" w:date="2020-06-07T18:32:00Z">
              <w:rPr/>
            </w:rPrChange>
          </w:rPr>
          <w:t xml:space="preserve"> SP manipulé </w:t>
        </w:r>
      </w:ins>
      <w:ins w:id="7207" w:author="Arthur Parmentier" w:date="2020-05-14T15:38:00Z">
        <w:r w:rsidRPr="008C7E78">
          <w:rPr>
            <w:lang w:val="fr-FR"/>
            <w:rPrChange w:id="7208" w:author="Arthur Parmentier" w:date="2020-06-07T18:32:00Z">
              <w:rPr/>
            </w:rPrChange>
          </w:rPr>
          <w:t xml:space="preserve">par le </w:t>
        </w:r>
        <w:proofErr w:type="spellStart"/>
        <w:r w:rsidRPr="008C7E78">
          <w:rPr>
            <w:lang w:val="fr-FR"/>
            <w:rPrChange w:id="7209" w:author="Arthur Parmentier" w:date="2020-06-07T18:32:00Z">
              <w:rPr/>
            </w:rPrChange>
          </w:rPr>
          <w:t>sp</w:t>
        </w:r>
        <w:proofErr w:type="spellEnd"/>
        <w:r w:rsidRPr="008C7E78">
          <w:rPr>
            <w:lang w:val="fr-FR"/>
            <w:rPrChange w:id="7210" w:author="Arthur Parmentier" w:date="2020-06-07T18:32:00Z">
              <w:rPr/>
            </w:rPrChange>
          </w:rPr>
          <w:t xml:space="preserve"> (</w:t>
        </w:r>
        <w:proofErr w:type="spellStart"/>
        <w:r w:rsidRPr="008C7E78">
          <w:rPr>
            <w:lang w:val="fr-FR"/>
            <w:rPrChange w:id="7211" w:author="Arthur Parmentier" w:date="2020-06-07T18:32:00Z">
              <w:rPr/>
            </w:rPrChange>
          </w:rPr>
          <w:t>context</w:t>
        </w:r>
        <w:proofErr w:type="spellEnd"/>
        <w:r w:rsidRPr="008C7E78">
          <w:rPr>
            <w:lang w:val="fr-FR"/>
            <w:rPrChange w:id="7212" w:author="Arthur Parmentier" w:date="2020-06-07T18:32:00Z">
              <w:rPr/>
            </w:rPrChange>
          </w:rPr>
          <w:t xml:space="preserve"> free </w:t>
        </w:r>
        <w:proofErr w:type="spellStart"/>
        <w:r w:rsidRPr="008C7E78">
          <w:rPr>
            <w:lang w:val="fr-FR"/>
            <w:rPrChange w:id="7213" w:author="Arthur Parmentier" w:date="2020-06-07T18:32:00Z">
              <w:rPr/>
            </w:rPrChange>
          </w:rPr>
          <w:t>grammar</w:t>
        </w:r>
        <w:proofErr w:type="spellEnd"/>
        <w:r w:rsidRPr="008C7E78">
          <w:rPr>
            <w:lang w:val="fr-FR"/>
            <w:rPrChange w:id="7214" w:author="Arthur Parmentier" w:date="2020-06-07T18:32:00Z">
              <w:rPr/>
            </w:rPrChange>
          </w:rPr>
          <w:t xml:space="preserve">) VS musical </w:t>
        </w:r>
        <w:proofErr w:type="spellStart"/>
        <w:r w:rsidRPr="008C7E78">
          <w:rPr>
            <w:lang w:val="fr-FR"/>
            <w:rPrChange w:id="7215" w:author="Arthur Parmentier" w:date="2020-06-07T18:32:00Z">
              <w:rPr/>
            </w:rPrChange>
          </w:rPr>
          <w:t>language</w:t>
        </w:r>
        <w:proofErr w:type="spellEnd"/>
        <w:r w:rsidRPr="008C7E78">
          <w:rPr>
            <w:lang w:val="fr-FR"/>
            <w:rPrChange w:id="7216" w:author="Arthur Parmentier" w:date="2020-06-07T18:32:00Z">
              <w:rPr/>
            </w:rPrChange>
          </w:rPr>
          <w:t xml:space="preserve"> (</w:t>
        </w:r>
        <w:proofErr w:type="spellStart"/>
        <w:r w:rsidRPr="008C7E78">
          <w:rPr>
            <w:lang w:val="fr-FR"/>
            <w:rPrChange w:id="7217" w:author="Arthur Parmentier" w:date="2020-06-07T18:32:00Z">
              <w:rPr/>
            </w:rPrChange>
          </w:rPr>
          <w:t>context</w:t>
        </w:r>
        <w:proofErr w:type="spellEnd"/>
        <w:r w:rsidRPr="008C7E78">
          <w:rPr>
            <w:lang w:val="fr-FR"/>
            <w:rPrChange w:id="7218" w:author="Arthur Parmentier" w:date="2020-06-07T18:32:00Z">
              <w:rPr/>
            </w:rPrChange>
          </w:rPr>
          <w:t xml:space="preserve"> sensitive)</w:t>
        </w:r>
        <w:r w:rsidR="00F732CE" w:rsidRPr="008C7E78">
          <w:rPr>
            <w:lang w:val="fr-FR"/>
            <w:rPrChange w:id="7219" w:author="Arthur Parmentier" w:date="2020-06-07T18:32:00Z">
              <w:rPr/>
            </w:rPrChange>
          </w:rPr>
          <w:t xml:space="preserve"> by performer</w:t>
        </w:r>
      </w:ins>
    </w:p>
    <w:p w:rsidR="00475458" w:rsidRPr="008C7E78" w:rsidRDefault="00475458" w:rsidP="00E6654A">
      <w:pPr>
        <w:rPr>
          <w:ins w:id="7220" w:author="Arthur Parmentier" w:date="2020-05-14T15:38:00Z"/>
          <w:lang w:val="fr-FR"/>
          <w:rPrChange w:id="7221" w:author="Arthur Parmentier" w:date="2020-06-07T18:32:00Z">
            <w:rPr>
              <w:ins w:id="7222" w:author="Arthur Parmentier" w:date="2020-05-14T15:38:00Z"/>
            </w:rPr>
          </w:rPrChange>
        </w:rPr>
      </w:pPr>
    </w:p>
    <w:p w:rsidR="00475458" w:rsidRPr="008C7E78" w:rsidRDefault="00475458" w:rsidP="00E6654A">
      <w:pPr>
        <w:rPr>
          <w:ins w:id="7223" w:author="Arthur Parmentier" w:date="2020-05-14T15:44:00Z"/>
          <w:lang w:val="fr-FR"/>
          <w:rPrChange w:id="7224" w:author="Arthur Parmentier" w:date="2020-06-07T18:32:00Z">
            <w:rPr>
              <w:ins w:id="7225" w:author="Arthur Parmentier" w:date="2020-05-14T15:44:00Z"/>
            </w:rPr>
          </w:rPrChange>
        </w:rPr>
      </w:pPr>
      <w:proofErr w:type="spellStart"/>
      <w:ins w:id="7226" w:author="Arthur Parmentier" w:date="2020-05-14T15:38:00Z">
        <w:r w:rsidRPr="008C7E78">
          <w:rPr>
            <w:lang w:val="fr-FR"/>
            <w:rPrChange w:id="7227" w:author="Arthur Parmentier" w:date="2020-06-07T18:32:00Z">
              <w:rPr/>
            </w:rPrChange>
          </w:rPr>
          <w:t>Context</w:t>
        </w:r>
      </w:ins>
      <w:proofErr w:type="spellEnd"/>
      <w:ins w:id="7228" w:author="Arthur Parmentier" w:date="2020-05-14T15:39:00Z">
        <w:r w:rsidRPr="008C7E78">
          <w:rPr>
            <w:lang w:val="fr-FR"/>
            <w:rPrChange w:id="7229" w:author="Arthur Parmentier" w:date="2020-06-07T18:32:00Z">
              <w:rPr/>
            </w:rPrChange>
          </w:rPr>
          <w:t xml:space="preserve">: importance au </w:t>
        </w:r>
        <w:proofErr w:type="spellStart"/>
        <w:r w:rsidRPr="008C7E78">
          <w:rPr>
            <w:lang w:val="fr-FR"/>
            <w:rPrChange w:id="7230" w:author="Arthur Parmentier" w:date="2020-06-07T18:32:00Z">
              <w:rPr/>
            </w:rPrChange>
          </w:rPr>
          <w:t>dela</w:t>
        </w:r>
        <w:proofErr w:type="spellEnd"/>
        <w:r w:rsidRPr="008C7E78">
          <w:rPr>
            <w:lang w:val="fr-FR"/>
            <w:rPrChange w:id="7231" w:author="Arthur Parmentier" w:date="2020-06-07T18:32:00Z">
              <w:rPr/>
            </w:rPrChange>
          </w:rPr>
          <w:t xml:space="preserve"> de la (</w:t>
        </w:r>
        <w:proofErr w:type="spellStart"/>
        <w:r w:rsidRPr="008C7E78">
          <w:rPr>
            <w:lang w:val="fr-FR"/>
            <w:rPrChange w:id="7232" w:author="Arthur Parmentier" w:date="2020-06-07T18:32:00Z">
              <w:rPr/>
            </w:rPrChange>
          </w:rPr>
          <w:t>context</w:t>
        </w:r>
      </w:ins>
      <w:proofErr w:type="spellEnd"/>
      <w:ins w:id="7233" w:author="Arthur Parmentier" w:date="2020-05-14T15:41:00Z">
        <w:r w:rsidR="005A0160" w:rsidRPr="008C7E78">
          <w:rPr>
            <w:lang w:val="fr-FR"/>
            <w:rPrChange w:id="7234" w:author="Arthur Parmentier" w:date="2020-06-07T18:32:00Z">
              <w:rPr/>
            </w:rPrChange>
          </w:rPr>
          <w:t>-</w:t>
        </w:r>
      </w:ins>
      <w:ins w:id="7235" w:author="Arthur Parmentier" w:date="2020-05-14T15:39:00Z">
        <w:r w:rsidRPr="008C7E78">
          <w:rPr>
            <w:lang w:val="fr-FR"/>
            <w:rPrChange w:id="7236" w:author="Arthur Parmentier" w:date="2020-06-07T18:32:00Z">
              <w:rPr/>
            </w:rPrChange>
          </w:rPr>
          <w:t xml:space="preserve">free </w:t>
        </w:r>
        <w:proofErr w:type="spellStart"/>
        <w:r w:rsidRPr="008C7E78">
          <w:rPr>
            <w:lang w:val="fr-FR"/>
            <w:rPrChange w:id="7237" w:author="Arthur Parmentier" w:date="2020-06-07T18:32:00Z">
              <w:rPr/>
            </w:rPrChange>
          </w:rPr>
          <w:t>grammar</w:t>
        </w:r>
        <w:proofErr w:type="spellEnd"/>
        <w:r w:rsidRPr="008C7E78">
          <w:rPr>
            <w:lang w:val="fr-FR"/>
            <w:rPrChange w:id="7238" w:author="Arthur Parmentier" w:date="2020-06-07T18:32:00Z">
              <w:rPr/>
            </w:rPrChange>
          </w:rPr>
          <w:t>)</w:t>
        </w:r>
        <w:r w:rsidR="00384716" w:rsidRPr="008C7E78">
          <w:rPr>
            <w:lang w:val="fr-FR"/>
            <w:rPrChange w:id="7239" w:author="Arthur Parmentier" w:date="2020-06-07T18:32:00Z">
              <w:rPr/>
            </w:rPrChange>
          </w:rPr>
          <w:t>: attentes du compositeur, configuration</w:t>
        </w:r>
      </w:ins>
      <w:ins w:id="7240" w:author="Arthur Parmentier" w:date="2020-05-14T15:41:00Z">
        <w:r w:rsidR="00CF3BC0" w:rsidRPr="008C7E78">
          <w:rPr>
            <w:lang w:val="fr-FR"/>
            <w:rPrChange w:id="7241" w:author="Arthur Parmentier" w:date="2020-06-07T18:32:00Z">
              <w:rPr/>
            </w:rPrChange>
          </w:rPr>
          <w:t>, par défaut…</w:t>
        </w:r>
      </w:ins>
    </w:p>
    <w:p w:rsidR="005D5A11" w:rsidRPr="008C7E78" w:rsidRDefault="005D5A11" w:rsidP="00E6654A">
      <w:pPr>
        <w:rPr>
          <w:ins w:id="7242" w:author="Arthur Parmentier" w:date="2020-05-14T15:44:00Z"/>
          <w:lang w:val="fr-FR"/>
          <w:rPrChange w:id="7243" w:author="Arthur Parmentier" w:date="2020-06-07T18:32:00Z">
            <w:rPr>
              <w:ins w:id="7244" w:author="Arthur Parmentier" w:date="2020-05-14T15:44:00Z"/>
            </w:rPr>
          </w:rPrChange>
        </w:rPr>
      </w:pPr>
    </w:p>
    <w:p w:rsidR="005D5A11" w:rsidRPr="008C7E78" w:rsidRDefault="005D5A11" w:rsidP="00E6654A">
      <w:pPr>
        <w:rPr>
          <w:ins w:id="7245" w:author="Arthur Parmentier" w:date="2020-05-14T15:44:00Z"/>
          <w:lang w:val="fr-FR"/>
          <w:rPrChange w:id="7246" w:author="Arthur Parmentier" w:date="2020-06-07T18:32:00Z">
            <w:rPr>
              <w:ins w:id="7247" w:author="Arthur Parmentier" w:date="2020-05-14T15:44:00Z"/>
            </w:rPr>
          </w:rPrChange>
        </w:rPr>
      </w:pPr>
      <w:ins w:id="7248" w:author="Arthur Parmentier" w:date="2020-05-14T15:44:00Z">
        <w:r w:rsidRPr="008C7E78">
          <w:rPr>
            <w:lang w:val="fr-FR"/>
            <w:rPrChange w:id="7249" w:author="Arthur Parmentier" w:date="2020-06-07T18:32:00Z">
              <w:rPr/>
            </w:rPrChange>
          </w:rPr>
          <w:t>Mode: préciser le sens</w:t>
        </w:r>
        <w:r w:rsidR="0074035C" w:rsidRPr="008C7E78">
          <w:rPr>
            <w:lang w:val="fr-FR"/>
            <w:rPrChange w:id="7250" w:author="Arthur Parmentier" w:date="2020-06-07T18:32:00Z">
              <w:rPr/>
            </w:rPrChange>
          </w:rPr>
          <w:t xml:space="preserve"> </w:t>
        </w:r>
        <w:r w:rsidRPr="008C7E78">
          <w:rPr>
            <w:lang w:val="fr-FR"/>
            <w:rPrChange w:id="7251" w:author="Arthur Parmentier" w:date="2020-06-07T18:32:00Z">
              <w:rPr/>
            </w:rPrChange>
          </w:rPr>
          <w:t>en SP</w:t>
        </w:r>
      </w:ins>
    </w:p>
    <w:p w:rsidR="0074035C" w:rsidRPr="008C7E78" w:rsidRDefault="0074035C" w:rsidP="00E6654A">
      <w:pPr>
        <w:rPr>
          <w:ins w:id="7252" w:author="Arthur Parmentier" w:date="2020-05-14T15:58:00Z"/>
          <w:lang w:val="fr-FR"/>
          <w:rPrChange w:id="7253" w:author="Arthur Parmentier" w:date="2020-06-07T18:32:00Z">
            <w:rPr>
              <w:ins w:id="7254" w:author="Arthur Parmentier" w:date="2020-05-14T15:58:00Z"/>
            </w:rPr>
          </w:rPrChange>
        </w:rPr>
      </w:pPr>
      <w:ins w:id="7255" w:author="Arthur Parmentier" w:date="2020-05-14T15:44:00Z">
        <w:r w:rsidRPr="008C7E78">
          <w:rPr>
            <w:lang w:val="fr-FR"/>
            <w:rPrChange w:id="7256" w:author="Arthur Parmentier" w:date="2020-06-07T18:32:00Z">
              <w:rPr/>
            </w:rPrChange>
          </w:rPr>
          <w:t>“mode”, “for</w:t>
        </w:r>
      </w:ins>
      <w:ins w:id="7257" w:author="Arthur Parmentier" w:date="2020-05-14T15:45:00Z">
        <w:r w:rsidRPr="008C7E78">
          <w:rPr>
            <w:lang w:val="fr-FR"/>
            <w:rPrChange w:id="7258" w:author="Arthur Parmentier" w:date="2020-06-07T18:32:00Z">
              <w:rPr/>
            </w:rPrChange>
          </w:rPr>
          <w:t>me”</w:t>
        </w:r>
      </w:ins>
    </w:p>
    <w:p w:rsidR="00FB6B81" w:rsidRPr="008C7E78" w:rsidRDefault="00FB6B81" w:rsidP="00E6654A">
      <w:pPr>
        <w:rPr>
          <w:ins w:id="7259" w:author="Arthur Parmentier" w:date="2020-05-14T15:59:00Z"/>
          <w:lang w:val="fr-FR"/>
          <w:rPrChange w:id="7260" w:author="Arthur Parmentier" w:date="2020-06-07T18:32:00Z">
            <w:rPr>
              <w:ins w:id="7261" w:author="Arthur Parmentier" w:date="2020-05-14T15:59:00Z"/>
            </w:rPr>
          </w:rPrChange>
        </w:rPr>
      </w:pPr>
    </w:p>
    <w:p w:rsidR="00FB6B81" w:rsidRPr="008C7E78" w:rsidRDefault="00FB6B81" w:rsidP="00E6654A">
      <w:pPr>
        <w:rPr>
          <w:ins w:id="7262" w:author="Arthur Parmentier" w:date="2020-05-14T15:58:00Z"/>
          <w:lang w:val="fr-FR"/>
          <w:rPrChange w:id="7263" w:author="Arthur Parmentier" w:date="2020-06-07T18:32:00Z">
            <w:rPr>
              <w:ins w:id="7264" w:author="Arthur Parmentier" w:date="2020-05-14T15:58:00Z"/>
            </w:rPr>
          </w:rPrChange>
        </w:rPr>
      </w:pPr>
      <w:ins w:id="7265" w:author="Arthur Parmentier" w:date="2020-05-14T15:59:00Z">
        <w:r w:rsidRPr="008C7E78">
          <w:rPr>
            <w:lang w:val="fr-FR"/>
            <w:rPrChange w:id="7266" w:author="Arthur Parmentier" w:date="2020-06-07T18:32:00Z">
              <w:rPr/>
            </w:rPrChange>
          </w:rPr>
          <w:t>Glossaire (</w:t>
        </w:r>
        <w:proofErr w:type="spellStart"/>
        <w:r w:rsidRPr="008C7E78">
          <w:rPr>
            <w:lang w:val="fr-FR"/>
            <w:rPrChange w:id="7267" w:author="Arthur Parmentier" w:date="2020-06-07T18:32:00Z">
              <w:rPr/>
            </w:rPrChange>
          </w:rPr>
          <w:t>definition</w:t>
        </w:r>
        <w:proofErr w:type="spellEnd"/>
        <w:r w:rsidRPr="008C7E78">
          <w:rPr>
            <w:lang w:val="fr-FR"/>
            <w:rPrChange w:id="7268" w:author="Arthur Parmentier" w:date="2020-06-07T18:32:00Z">
              <w:rPr/>
            </w:rPrChange>
          </w:rPr>
          <w:t xml:space="preserve"> des mots/concepts </w:t>
        </w:r>
        <w:proofErr w:type="spellStart"/>
        <w:r w:rsidRPr="008C7E78">
          <w:rPr>
            <w:lang w:val="fr-FR"/>
            <w:rPrChange w:id="7269" w:author="Arthur Parmentier" w:date="2020-06-07T18:32:00Z">
              <w:rPr/>
            </w:rPrChange>
          </w:rPr>
          <w:t>utilizes</w:t>
        </w:r>
        <w:proofErr w:type="spellEnd"/>
        <w:r w:rsidRPr="008C7E78">
          <w:rPr>
            <w:lang w:val="fr-FR"/>
            <w:rPrChange w:id="7270" w:author="Arthur Parmentier" w:date="2020-06-07T18:32:00Z">
              <w:rPr/>
            </w:rPrChange>
          </w:rPr>
          <w:t>)</w:t>
        </w:r>
      </w:ins>
    </w:p>
    <w:p w:rsidR="00FB6B81" w:rsidRPr="008C7E78" w:rsidRDefault="00FB6B81" w:rsidP="00E6654A">
      <w:pPr>
        <w:rPr>
          <w:ins w:id="7271" w:author="Arthur Parmentier" w:date="2020-05-14T16:26:00Z"/>
          <w:lang w:val="fr-FR"/>
          <w:rPrChange w:id="7272" w:author="Arthur Parmentier" w:date="2020-06-07T18:32:00Z">
            <w:rPr>
              <w:ins w:id="7273" w:author="Arthur Parmentier" w:date="2020-05-14T16:26:00Z"/>
            </w:rPr>
          </w:rPrChange>
        </w:rPr>
      </w:pPr>
      <w:ins w:id="7274" w:author="Arthur Parmentier" w:date="2020-05-14T15:58:00Z">
        <w:r w:rsidRPr="008C7E78">
          <w:rPr>
            <w:lang w:val="fr-FR"/>
            <w:rPrChange w:id="7275" w:author="Arthur Parmentier" w:date="2020-06-07T18:32:00Z">
              <w:rPr/>
            </w:rPrChange>
          </w:rPr>
          <w:t>Biblio, table des illust</w:t>
        </w:r>
      </w:ins>
      <w:ins w:id="7276" w:author="Arthur Parmentier" w:date="2020-05-14T15:59:00Z">
        <w:r w:rsidRPr="008C7E78">
          <w:rPr>
            <w:lang w:val="fr-FR"/>
            <w:rPrChange w:id="7277" w:author="Arthur Parmentier" w:date="2020-06-07T18:32:00Z">
              <w:rPr/>
            </w:rPrChange>
          </w:rPr>
          <w:t>rations.</w:t>
        </w:r>
      </w:ins>
    </w:p>
    <w:p w:rsidR="009946FB" w:rsidRPr="008C7E78" w:rsidRDefault="009946FB" w:rsidP="00E6654A">
      <w:pPr>
        <w:rPr>
          <w:ins w:id="7278" w:author="Arthur Parmentier" w:date="2020-05-14T16:26:00Z"/>
          <w:lang w:val="fr-FR"/>
          <w:rPrChange w:id="7279" w:author="Arthur Parmentier" w:date="2020-06-07T18:32:00Z">
            <w:rPr>
              <w:ins w:id="7280" w:author="Arthur Parmentier" w:date="2020-05-14T16:26:00Z"/>
            </w:rPr>
          </w:rPrChange>
        </w:rPr>
      </w:pPr>
    </w:p>
    <w:p w:rsidR="009946FB" w:rsidRPr="008C7E78" w:rsidRDefault="009946FB" w:rsidP="00E6654A">
      <w:pPr>
        <w:rPr>
          <w:ins w:id="7281" w:author="Arthur Parmentier" w:date="2020-05-14T16:26:00Z"/>
          <w:lang w:val="fr-FR"/>
          <w:rPrChange w:id="7282" w:author="Arthur Parmentier" w:date="2020-06-07T18:32:00Z">
            <w:rPr>
              <w:ins w:id="7283" w:author="Arthur Parmentier" w:date="2020-05-14T16:26:00Z"/>
            </w:rPr>
          </w:rPrChange>
        </w:rPr>
      </w:pPr>
      <w:ins w:id="7284" w:author="Arthur Parmentier" w:date="2020-05-14T16:26:00Z">
        <w:r w:rsidRPr="008C7E78">
          <w:rPr>
            <w:lang w:val="fr-FR"/>
            <w:rPrChange w:id="7285" w:author="Arthur Parmentier" w:date="2020-06-07T18:32:00Z">
              <w:rPr/>
            </w:rPrChange>
          </w:rPr>
          <w:t>4 semaines:</w:t>
        </w:r>
      </w:ins>
    </w:p>
    <w:p w:rsidR="009946FB" w:rsidRPr="007C437A" w:rsidRDefault="009946FB" w:rsidP="00E6654A">
      <w:pPr>
        <w:rPr>
          <w:ins w:id="7286" w:author="Arthur Parmentier" w:date="2020-05-14T16:28:00Z"/>
        </w:rPr>
      </w:pPr>
      <w:proofErr w:type="spellStart"/>
      <w:ins w:id="7287" w:author="Arthur Parmentier" w:date="2020-05-14T16:28:00Z">
        <w:r w:rsidRPr="007C437A">
          <w:t>Facilité</w:t>
        </w:r>
        <w:proofErr w:type="spellEnd"/>
        <w:r w:rsidRPr="007C437A">
          <w:t xml:space="preserve">: </w:t>
        </w:r>
      </w:ins>
    </w:p>
    <w:p w:rsidR="009946FB" w:rsidRPr="007C437A" w:rsidRDefault="009946FB">
      <w:pPr>
        <w:ind w:firstLine="360"/>
        <w:rPr>
          <w:ins w:id="7288" w:author="Arthur Parmentier" w:date="2020-05-14T16:28:00Z"/>
        </w:rPr>
        <w:pPrChange w:id="7289" w:author="Arthur Parmentier" w:date="2020-05-14T16:28:00Z">
          <w:pPr/>
        </w:pPrChange>
      </w:pPr>
      <w:ins w:id="7290" w:author="Arthur Parmentier" w:date="2020-05-14T16:28:00Z">
        <w:r w:rsidRPr="007C437A">
          <w:t xml:space="preserve">- </w:t>
        </w:r>
        <w:proofErr w:type="spellStart"/>
        <w:r w:rsidRPr="007C437A">
          <w:t>partie</w:t>
        </w:r>
        <w:proofErr w:type="spellEnd"/>
        <w:r w:rsidRPr="007C437A">
          <w:t xml:space="preserve"> </w:t>
        </w:r>
        <w:proofErr w:type="spellStart"/>
        <w:r w:rsidRPr="007C437A">
          <w:t>technologique</w:t>
        </w:r>
        <w:proofErr w:type="spellEnd"/>
      </w:ins>
    </w:p>
    <w:p w:rsidR="009946FB" w:rsidRPr="007C437A" w:rsidRDefault="009946FB" w:rsidP="009946FB">
      <w:pPr>
        <w:pStyle w:val="Paragraphedeliste"/>
        <w:numPr>
          <w:ilvl w:val="0"/>
          <w:numId w:val="14"/>
        </w:numPr>
        <w:rPr>
          <w:ins w:id="7291" w:author="Arthur Parmentier" w:date="2020-05-14T16:28:00Z"/>
        </w:rPr>
      </w:pPr>
      <w:ins w:id="7292" w:author="Arthur Parmentier" w:date="2020-05-14T16:28:00Z">
        <w:r w:rsidRPr="007C437A">
          <w:t>Brief history of SP</w:t>
        </w:r>
      </w:ins>
    </w:p>
    <w:p w:rsidR="009946FB" w:rsidRPr="007C437A" w:rsidRDefault="009946FB" w:rsidP="00B827FE">
      <w:pPr>
        <w:rPr>
          <w:ins w:id="7293" w:author="Arthur Parmentier" w:date="2020-05-22T11:49:00Z"/>
        </w:rPr>
      </w:pPr>
    </w:p>
    <w:p w:rsidR="00B827FE" w:rsidRPr="007C437A" w:rsidRDefault="00B827FE">
      <w:pPr>
        <w:rPr>
          <w:ins w:id="7294" w:author="Arthur Parmentier" w:date="2020-05-23T19:48:00Z"/>
        </w:rPr>
      </w:pPr>
      <w:ins w:id="7295" w:author="Arthur Parmentier" w:date="2020-05-22T11:49:00Z">
        <w:r w:rsidRPr="007C437A">
          <w:t>INTERACTML and why I dropped Unity</w:t>
        </w:r>
      </w:ins>
    </w:p>
    <w:p w:rsidR="0019026D" w:rsidRPr="007C437A" w:rsidRDefault="0019026D">
      <w:pPr>
        <w:rPr>
          <w:ins w:id="7296" w:author="Arthur Parmentier" w:date="2020-06-05T16:32:00Z"/>
        </w:rPr>
      </w:pPr>
      <w:proofErr w:type="spellStart"/>
      <w:ins w:id="7297" w:author="Arthur Parmentier" w:date="2020-05-23T19:48:00Z">
        <w:r w:rsidRPr="007C437A">
          <w:t>Splitcam</w:t>
        </w:r>
      </w:ins>
      <w:proofErr w:type="spellEnd"/>
    </w:p>
    <w:p w:rsidR="00E814B3" w:rsidRPr="007C437A" w:rsidRDefault="00E814B3">
      <w:pPr>
        <w:rPr>
          <w:ins w:id="7298" w:author="Arthur Parmentier" w:date="2020-06-05T16:32:00Z"/>
        </w:rPr>
      </w:pPr>
    </w:p>
    <w:p w:rsidR="006E2B59" w:rsidRPr="007C437A" w:rsidRDefault="006E2B59" w:rsidP="006E2B59">
      <w:pPr>
        <w:rPr>
          <w:moveTo w:id="7299" w:author="Arthur Parmentier" w:date="2020-06-06T22:11:00Z"/>
        </w:rPr>
      </w:pPr>
      <w:moveToRangeStart w:id="7300" w:author="Arthur Parmentier" w:date="2020-06-06T22:11:00Z" w:name="move42373884"/>
      <w:moveTo w:id="7301" w:author="Arthur Parmentier" w:date="2020-06-06T22:11:00Z">
        <w:r w:rsidRPr="007C437A">
          <w:t>DRAFT of ideas</w:t>
        </w:r>
      </w:moveTo>
    </w:p>
    <w:p w:rsidR="006E2B59" w:rsidRPr="007C437A" w:rsidRDefault="006E2B59" w:rsidP="006E2B59">
      <w:pPr>
        <w:pStyle w:val="Paragraphedeliste"/>
        <w:numPr>
          <w:ilvl w:val="0"/>
          <w:numId w:val="8"/>
        </w:numPr>
        <w:rPr>
          <w:moveTo w:id="7302" w:author="Arthur Parmentier" w:date="2020-06-06T22:11:00Z"/>
        </w:rPr>
      </w:pPr>
      <w:moveTo w:id="7303" w:author="Arthur Parmentier" w:date="2020-06-06T22:11:00Z">
        <w:r w:rsidRPr="007C437A">
          <w:t>“Traditional” Soundpainting vs “Alternative” Soundpainting: a question a configuration (</w:t>
        </w:r>
        <w:proofErr w:type="spellStart"/>
        <w:r w:rsidRPr="007C437A">
          <w:t>soundpainting</w:t>
        </w:r>
        <w:proofErr w:type="spellEnd"/>
        <w:r w:rsidRPr="007C437A">
          <w:t xml:space="preserve">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 xml:space="preserve">concepts can extend to very different contexts and configurations. Develop with </w:t>
        </w:r>
        <w:proofErr w:type="spellStart"/>
        <w:r w:rsidRPr="007C437A">
          <w:t>Brasilian</w:t>
        </w:r>
        <w:proofErr w:type="spellEnd"/>
        <w:r w:rsidRPr="007C437A">
          <w:t xml:space="preserve"> version of SP &amp; </w:t>
        </w:r>
        <w:proofErr w:type="spellStart"/>
        <w:r w:rsidRPr="007C437A">
          <w:t>baila</w:t>
        </w:r>
        <w:proofErr w:type="spellEnd"/>
        <w:r w:rsidRPr="007C437A">
          <w:t xml:space="preserve"> </w:t>
        </w:r>
        <w:proofErr w:type="spellStart"/>
        <w:r w:rsidRPr="007C437A">
          <w:t>baila</w:t>
        </w:r>
        <w:proofErr w:type="spellEnd"/>
        <w:r w:rsidRPr="007C437A">
          <w:t>.</w:t>
        </w:r>
      </w:moveTo>
    </w:p>
    <w:p w:rsidR="006E2B59" w:rsidRPr="007C437A" w:rsidRDefault="006E2B59" w:rsidP="006E2B59">
      <w:pPr>
        <w:pStyle w:val="Paragraphedeliste"/>
        <w:numPr>
          <w:ilvl w:val="1"/>
          <w:numId w:val="8"/>
        </w:numPr>
        <w:rPr>
          <w:moveTo w:id="7304" w:author="Arthur Parmentier" w:date="2020-06-06T22:11:00Z"/>
        </w:rPr>
      </w:pPr>
      <w:moveTo w:id="7305"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7306" w:author="Arthur Parmentier" w:date="2020-06-06T22:11:00Z"/>
        </w:rPr>
      </w:pPr>
      <w:moveTo w:id="7307"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7308" w:author="Arthur Parmentier" w:date="2020-06-06T22:11:00Z"/>
        </w:rPr>
      </w:pPr>
      <w:moveTo w:id="7309"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7310" w:author="Arthur Parmentier" w:date="2020-06-06T22:11:00Z"/>
        </w:rPr>
      </w:pPr>
      <w:moveTo w:id="7311"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7312" w:author="Arthur Parmentier" w:date="2020-06-06T22:11:00Z"/>
        </w:rPr>
      </w:pPr>
      <w:moveTo w:id="7313" w:author="Arthur Parmentier" w:date="2020-06-06T22:11:00Z">
        <w:r w:rsidRPr="007C437A">
          <w:t>but rather a fluid, dynamic and varying grammar</w:t>
        </w:r>
      </w:moveTo>
    </w:p>
    <w:moveToRangeEnd w:id="7300"/>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7314"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4C15" w:rsidRDefault="00E84C15" w:rsidP="00E6654A">
      <w:r>
        <w:separator/>
      </w:r>
    </w:p>
  </w:endnote>
  <w:endnote w:type="continuationSeparator" w:id="0">
    <w:p w:rsidR="00E84C15" w:rsidRDefault="00E84C15"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F3C" w:rsidRDefault="00FA5F3C" w:rsidP="00E6654A">
    <w:r>
      <w:fldChar w:fldCharType="begin"/>
    </w:r>
    <w:r>
      <w:instrText>PAGE</w:instrText>
    </w:r>
    <w:r>
      <w:fldChar w:fldCharType="end"/>
    </w:r>
  </w:p>
  <w:p w:rsidR="00FA5F3C" w:rsidRDefault="00FA5F3C"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F3C" w:rsidRDefault="00FA5F3C" w:rsidP="00E6654A">
    <w:r>
      <w:fldChar w:fldCharType="begin"/>
    </w:r>
    <w:r>
      <w:instrText>PAGE</w:instrText>
    </w:r>
    <w:r>
      <w:fldChar w:fldCharType="separate"/>
    </w:r>
    <w:r>
      <w:rPr>
        <w:noProof/>
      </w:rPr>
      <w:t>1</w:t>
    </w:r>
    <w:r>
      <w:fldChar w:fldCharType="end"/>
    </w:r>
  </w:p>
  <w:p w:rsidR="00FA5F3C" w:rsidRDefault="00FA5F3C"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4C15" w:rsidRDefault="00E84C15" w:rsidP="00E6654A">
      <w:r>
        <w:separator/>
      </w:r>
    </w:p>
  </w:footnote>
  <w:footnote w:type="continuationSeparator" w:id="0">
    <w:p w:rsidR="00E84C15" w:rsidRDefault="00E84C15" w:rsidP="00E6654A">
      <w:r>
        <w:continuationSeparator/>
      </w:r>
    </w:p>
  </w:footnote>
  <w:footnote w:id="1">
    <w:p w:rsidR="00FA5F3C" w:rsidRPr="008C7E78" w:rsidRDefault="00FA5F3C">
      <w:pPr>
        <w:pStyle w:val="Notedebasdepage"/>
      </w:pPr>
      <w:ins w:id="715" w:author="Arthur Parmentier" w:date="2020-06-06T15:45:00Z">
        <w:r>
          <w:rPr>
            <w:rStyle w:val="Appelnotedebasdep"/>
          </w:rPr>
          <w:footnoteRef/>
        </w:r>
        <w:r w:rsidRPr="008C7E78">
          <w:rPr>
            <w:lang w:val="fr-FR"/>
            <w:rPrChange w:id="716" w:author="Arthur Parmentier" w:date="2020-06-07T18:32:00Z">
              <w:rPr/>
            </w:rPrChange>
          </w:rPr>
          <w:t xml:space="preserve"> Nadine Couture, Sébastien </w:t>
        </w:r>
        <w:proofErr w:type="spellStart"/>
        <w:r w:rsidRPr="008C7E78">
          <w:rPr>
            <w:lang w:val="fr-FR"/>
            <w:rPrChange w:id="717" w:author="Arthur Parmentier" w:date="2020-06-07T18:32:00Z">
              <w:rPr/>
            </w:rPrChange>
          </w:rPr>
          <w:t>Bottecchia</w:t>
        </w:r>
        <w:proofErr w:type="spellEnd"/>
        <w:r w:rsidRPr="008C7E78">
          <w:rPr>
            <w:lang w:val="fr-FR"/>
            <w:rPrChange w:id="718" w:author="Arthur Parmentier" w:date="2020-06-07T18:32:00Z">
              <w:rPr/>
            </w:rPrChange>
          </w:rPr>
          <w:t xml:space="preserve">, Serge Chaumette, Mateo </w:t>
        </w:r>
        <w:proofErr w:type="spellStart"/>
        <w:r w:rsidRPr="008C7E78">
          <w:rPr>
            <w:lang w:val="fr-FR"/>
            <w:rPrChange w:id="719" w:author="Arthur Parmentier" w:date="2020-06-07T18:32:00Z">
              <w:rPr/>
            </w:rPrChange>
          </w:rPr>
          <w:t>Cecconello</w:t>
        </w:r>
        <w:proofErr w:type="spellEnd"/>
        <w:r w:rsidRPr="008C7E78">
          <w:rPr>
            <w:lang w:val="fr-FR"/>
            <w:rPrChange w:id="720" w:author="Arthur Parmentier" w:date="2020-06-07T18:32:00Z">
              <w:rPr/>
            </w:rPrChange>
          </w:rPr>
          <w:t xml:space="preserve">, </w:t>
        </w:r>
        <w:proofErr w:type="spellStart"/>
        <w:r w:rsidRPr="008C7E78">
          <w:rPr>
            <w:lang w:val="fr-FR"/>
            <w:rPrChange w:id="721" w:author="Arthur Parmentier" w:date="2020-06-07T18:32:00Z">
              <w:rPr/>
            </w:rPrChange>
          </w:rPr>
          <w:t>Josu</w:t>
        </w:r>
        <w:proofErr w:type="spellEnd"/>
        <w:r w:rsidRPr="008C7E78">
          <w:rPr>
            <w:lang w:val="fr-FR"/>
            <w:rPrChange w:id="722" w:author="Arthur Parmentier" w:date="2020-06-07T18:32:00Z">
              <w:rPr/>
            </w:rPrChange>
          </w:rPr>
          <w:t xml:space="preserve"> </w:t>
        </w:r>
        <w:proofErr w:type="spellStart"/>
        <w:r w:rsidRPr="008C7E78">
          <w:rPr>
            <w:lang w:val="fr-FR"/>
            <w:rPrChange w:id="723" w:author="Arthur Parmentier" w:date="2020-06-07T18:32:00Z">
              <w:rPr/>
            </w:rPrChange>
          </w:rPr>
          <w:t>Rekalde</w:t>
        </w:r>
        <w:proofErr w:type="spellEnd"/>
        <w:r w:rsidRPr="008C7E78">
          <w:rPr>
            <w:lang w:val="fr-FR"/>
            <w:rPrChange w:id="724" w:author="Arthur Parmentier" w:date="2020-06-07T18:32:00Z">
              <w:rPr/>
            </w:rPrChange>
          </w:rPr>
          <w:t xml:space="preserve">, et al.. </w:t>
        </w:r>
        <w:r w:rsidRPr="00BA026A">
          <w:rPr>
            <w:i/>
            <w:iCs/>
            <w:rPrChange w:id="725"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726" w:author="Arthur Parmentier" w:date="2020-06-06T15:46:00Z">
        <w:r w:rsidRPr="008C7E78">
          <w:rPr>
            <w:rPrChange w:id="727" w:author="Arthur Parmentier" w:date="2020-06-07T18:32:00Z">
              <w:rPr>
                <w:lang w:val="fr-FR"/>
              </w:rPr>
            </w:rPrChange>
          </w:rPr>
          <w:t xml:space="preserve"> </w:t>
        </w:r>
      </w:ins>
    </w:p>
  </w:footnote>
  <w:footnote w:id="2">
    <w:p w:rsidR="00FA5F3C" w:rsidRPr="000953B3" w:rsidRDefault="00FA5F3C">
      <w:pPr>
        <w:pStyle w:val="Notedebasdepage"/>
      </w:pPr>
      <w:ins w:id="742" w:author="Arthur Parmentier" w:date="2020-06-07T18:50:00Z">
        <w:r>
          <w:rPr>
            <w:rStyle w:val="Appelnotedebasdep"/>
          </w:rPr>
          <w:footnoteRef/>
        </w:r>
        <w:r>
          <w:t xml:space="preserve"> </w:t>
        </w:r>
        <w:r w:rsidRPr="000953B3">
          <w:t>http://www.soundpainting.com/blog/</w:t>
        </w:r>
      </w:ins>
    </w:p>
  </w:footnote>
  <w:footnote w:id="3">
    <w:p w:rsidR="00FA5F3C" w:rsidRPr="008C7E78" w:rsidRDefault="00FA5F3C">
      <w:pPr>
        <w:pStyle w:val="Notedebasdepage"/>
      </w:pPr>
      <w:ins w:id="783" w:author="Arthur Parmentier" w:date="2020-06-06T15:59:00Z">
        <w:r>
          <w:rPr>
            <w:rStyle w:val="Appelnotedebasdep"/>
          </w:rPr>
          <w:footnoteRef/>
        </w:r>
        <w:r>
          <w:t xml:space="preserve"> </w:t>
        </w:r>
        <w:r w:rsidRPr="008C7E78">
          <w:rPr>
            <w:rPrChange w:id="784" w:author="Arthur Parmentier" w:date="2020-06-07T18:32:00Z">
              <w:rPr>
                <w:lang w:val="fr-FR"/>
              </w:rPr>
            </w:rPrChange>
          </w:rPr>
          <w:t xml:space="preserve">I have no </w:t>
        </w:r>
      </w:ins>
      <w:ins w:id="785" w:author="Arthur Parmentier" w:date="2020-06-06T16:00:00Z">
        <w:r w:rsidRPr="008C7E78">
          <w:rPr>
            <w:rPrChange w:id="786" w:author="Arthur Parmentier" w:date="2020-06-07T18:32:00Z">
              <w:rPr>
                <w:lang w:val="fr-FR"/>
              </w:rPr>
            </w:rPrChange>
          </w:rPr>
          <w:t>example of SP used by artists outside modern societies</w:t>
        </w:r>
      </w:ins>
      <w:ins w:id="787" w:author="Arthur Parmentier" w:date="2020-06-06T16:01:00Z">
        <w:r w:rsidRPr="008C7E78">
          <w:rPr>
            <w:rPrChange w:id="788" w:author="Arthur Parmentier" w:date="2020-06-07T18:32:00Z">
              <w:rPr>
                <w:lang w:val="fr-FR"/>
              </w:rPr>
            </w:rPrChange>
          </w:rPr>
          <w:t xml:space="preserve"> </w:t>
        </w:r>
      </w:ins>
      <w:ins w:id="789" w:author="Arthur Parmentier" w:date="2020-06-06T16:00:00Z">
        <w:r w:rsidRPr="008C7E78">
          <w:rPr>
            <w:rPrChange w:id="790" w:author="Arthur Parmentier" w:date="2020-06-07T18:32:00Z">
              <w:rPr>
                <w:lang w:val="fr-FR"/>
              </w:rPr>
            </w:rPrChange>
          </w:rPr>
          <w:t>but experience</w:t>
        </w:r>
      </w:ins>
      <w:ins w:id="791" w:author="Arthur Parmentier" w:date="2020-06-06T16:01:00Z">
        <w:r w:rsidRPr="008C7E78">
          <w:rPr>
            <w:rPrChange w:id="792" w:author="Arthur Parmentier" w:date="2020-06-07T18:32:00Z">
              <w:rPr>
                <w:lang w:val="fr-FR"/>
              </w:rPr>
            </w:rPrChange>
          </w:rPr>
          <w:t>s</w:t>
        </w:r>
      </w:ins>
      <w:ins w:id="793" w:author="Arthur Parmentier" w:date="2020-06-06T16:00:00Z">
        <w:r w:rsidRPr="008C7E78">
          <w:rPr>
            <w:rPrChange w:id="794" w:author="Arthur Parmentier" w:date="2020-06-07T18:32:00Z">
              <w:rPr>
                <w:lang w:val="fr-FR"/>
              </w:rPr>
            </w:rPrChange>
          </w:rPr>
          <w:t xml:space="preserve"> with people from cultures that do not share the same linguistic</w:t>
        </w:r>
      </w:ins>
      <w:ins w:id="795" w:author="Arthur Parmentier" w:date="2020-06-06T16:01:00Z">
        <w:r w:rsidRPr="008C7E78">
          <w:rPr>
            <w:rPrChange w:id="796" w:author="Arthur Parmentier" w:date="2020-06-07T18:32:00Z">
              <w:rPr>
                <w:lang w:val="fr-FR"/>
              </w:rPr>
            </w:rPrChange>
          </w:rPr>
          <w:t xml:space="preserve"> structures and views on the artistic practices and roles would be very interesting for further studies.</w:t>
        </w:r>
      </w:ins>
    </w:p>
  </w:footnote>
  <w:footnote w:id="4">
    <w:p w:rsidR="00FA5F3C" w:rsidRPr="00B16E7C" w:rsidRDefault="00FA5F3C">
      <w:pPr>
        <w:pStyle w:val="Notedebasdepage"/>
        <w:rPr>
          <w:lang w:val="fr-FR"/>
          <w:rPrChange w:id="899" w:author="Arthur Parmentier" w:date="2020-06-06T16:32:00Z">
            <w:rPr/>
          </w:rPrChange>
        </w:rPr>
      </w:pPr>
      <w:ins w:id="900" w:author="Arthur Parmentier" w:date="2020-06-06T16:32:00Z">
        <w:r>
          <w:rPr>
            <w:rStyle w:val="Appelnotedebasdep"/>
          </w:rPr>
          <w:footnoteRef/>
        </w:r>
        <w:r>
          <w:t xml:space="preserve"> </w:t>
        </w:r>
      </w:ins>
      <w:ins w:id="901" w:author="Arthur Parmentier" w:date="2020-06-06T16:39:00Z">
        <w:r w:rsidRPr="008C7E78">
          <w:rPr>
            <w:rPrChange w:id="902" w:author="Arthur Parmentier" w:date="2020-06-07T18:32:00Z">
              <w:rPr>
                <w:lang w:val="fr-FR"/>
              </w:rPr>
            </w:rPrChange>
          </w:rPr>
          <w:t xml:space="preserve">For reference, see </w:t>
        </w:r>
      </w:ins>
      <w:ins w:id="903" w:author="Arthur Parmentier" w:date="2020-06-06T16:40:00Z">
        <w:r w:rsidRPr="008C7E78">
          <w:rPr>
            <w:rPrChange w:id="904" w:author="Arthur Parmentier" w:date="2020-06-07T18:32:00Z">
              <w:rPr>
                <w:lang w:val="fr-FR"/>
              </w:rPr>
            </w:rPrChange>
          </w:rPr>
          <w:t xml:space="preserve">Le </w:t>
        </w:r>
        <w:proofErr w:type="spellStart"/>
        <w:r w:rsidRPr="008C7E78">
          <w:rPr>
            <w:rPrChange w:id="905" w:author="Arthur Parmentier" w:date="2020-06-07T18:32:00Z">
              <w:rPr>
                <w:lang w:val="fr-FR"/>
              </w:rPr>
            </w:rPrChange>
          </w:rPr>
          <w:t>Corre</w:t>
        </w:r>
        <w:proofErr w:type="spellEnd"/>
        <w:r w:rsidRPr="008C7E78">
          <w:rPr>
            <w:rPrChange w:id="906" w:author="Arthur Parmentier" w:date="2020-06-07T18:32:00Z">
              <w:rPr>
                <w:lang w:val="fr-FR"/>
              </w:rPr>
            </w:rPrChange>
          </w:rPr>
          <w:t xml:space="preserve">, G. (2007). </w:t>
        </w:r>
        <w:r w:rsidRPr="00057697">
          <w:rPr>
            <w:lang w:val="fr-FR"/>
          </w:rPr>
          <w:t>La langue des signes française (LSF). Enfance, vol. 59(3), 228-236</w:t>
        </w:r>
        <w:r>
          <w:rPr>
            <w:lang w:val="fr-FR"/>
          </w:rPr>
          <w:t xml:space="preserve"> or « </w:t>
        </w:r>
      </w:ins>
      <w:ins w:id="907" w:author="Arthur Parmentier" w:date="2020-06-06T16:41:00Z">
        <w:r w:rsidRPr="00057697">
          <w:rPr>
            <w:lang w:val="fr-FR"/>
          </w:rPr>
          <w:t>J'avancerai vers toi avec les yeux d'un sourd</w:t>
        </w:r>
        <w:r>
          <w:rPr>
            <w:lang w:val="fr-FR"/>
          </w:rPr>
          <w:t> » (Laetitia Carton, 2015)</w:t>
        </w:r>
      </w:ins>
    </w:p>
  </w:footnote>
  <w:footnote w:id="5">
    <w:p w:rsidR="00FA5F3C" w:rsidRPr="003724FD" w:rsidRDefault="00FA5F3C">
      <w:pPr>
        <w:pStyle w:val="Notedebasdepage"/>
        <w:rPr>
          <w:lang w:val="fr-FR"/>
          <w:rPrChange w:id="910" w:author="Arthur Parmentier" w:date="2020-06-06T17:00:00Z">
            <w:rPr/>
          </w:rPrChange>
        </w:rPr>
      </w:pPr>
      <w:ins w:id="911" w:author="Arthur Parmentier" w:date="2020-06-06T17:00:00Z">
        <w:r>
          <w:rPr>
            <w:rStyle w:val="Appelnotedebasdep"/>
          </w:rPr>
          <w:footnoteRef/>
        </w:r>
        <w:r w:rsidRPr="008C7E78">
          <w:rPr>
            <w:lang w:val="fr-FR"/>
            <w:rPrChange w:id="912" w:author="Arthur Parmentier" w:date="2020-06-07T18:32:00Z">
              <w:rPr/>
            </w:rPrChange>
          </w:rPr>
          <w:t xml:space="preserve"> http://www.soundpainting.com/blog/</w:t>
        </w:r>
      </w:ins>
    </w:p>
  </w:footnote>
  <w:footnote w:id="6">
    <w:p w:rsidR="00FA5F3C" w:rsidRPr="008538C8" w:rsidRDefault="00FA5F3C">
      <w:pPr>
        <w:pStyle w:val="Notedebasdepage"/>
        <w:rPr>
          <w:lang w:val="fr-FR"/>
          <w:rPrChange w:id="929" w:author="Arthur Parmentier" w:date="2020-06-07T18:55:00Z">
            <w:rPr/>
          </w:rPrChange>
        </w:rPr>
      </w:pPr>
      <w:ins w:id="930" w:author="Arthur Parmentier" w:date="2020-06-07T18:55:00Z">
        <w:r>
          <w:rPr>
            <w:rStyle w:val="Appelnotedebasdep"/>
          </w:rPr>
          <w:footnoteRef/>
        </w:r>
        <w:r w:rsidRPr="008538C8">
          <w:rPr>
            <w:lang w:val="fr-FR"/>
            <w:rPrChange w:id="931" w:author="Arthur Parmentier" w:date="2020-06-07T18:55:00Z">
              <w:rPr/>
            </w:rPrChange>
          </w:rPr>
          <w:t xml:space="preserve"> http://www.soundpainting.com/soundpainting/</w:t>
        </w:r>
      </w:ins>
    </w:p>
  </w:footnote>
  <w:footnote w:id="7">
    <w:p w:rsidR="00FA5F3C" w:rsidRPr="0098222C" w:rsidRDefault="00FA5F3C" w:rsidP="007150A7">
      <w:pPr>
        <w:pBdr>
          <w:top w:val="nil"/>
          <w:left w:val="nil"/>
          <w:bottom w:val="nil"/>
          <w:right w:val="nil"/>
          <w:between w:val="nil"/>
        </w:pBdr>
        <w:spacing w:after="0" w:line="240" w:lineRule="auto"/>
        <w:rPr>
          <w:ins w:id="945" w:author="Arthur Parmentier" w:date="2020-06-07T18:06:00Z"/>
          <w:color w:val="000000"/>
          <w:sz w:val="20"/>
          <w:szCs w:val="20"/>
        </w:rPr>
      </w:pPr>
      <w:ins w:id="946" w:author="Arthur Parmentier" w:date="2020-06-07T18:06:00Z">
        <w:r w:rsidRPr="0098222C">
          <w:rPr>
            <w:vertAlign w:val="superscript"/>
          </w:rPr>
          <w:footnoteRef/>
        </w:r>
        <w:r w:rsidRPr="0098222C">
          <w:rPr>
            <w:color w:val="000000"/>
            <w:sz w:val="20"/>
            <w:szCs w:val="20"/>
            <w:rPrChange w:id="947" w:author="Arthur Parmentier" w:date="2020-06-07T18:12:00Z">
              <w:rPr>
                <w:rFonts w:ascii="Nunito ExtraLight" w:hAnsi="Nunito ExtraLight"/>
                <w:color w:val="000000"/>
                <w:sz w:val="20"/>
                <w:szCs w:val="20"/>
              </w:rPr>
            </w:rPrChange>
          </w:rPr>
          <w:t xml:space="preserve"> For instance, take a look at </w:t>
        </w:r>
        <w:r w:rsidRPr="0098222C">
          <w:rPr>
            <w:rPrChange w:id="948" w:author="Arthur Parmentier" w:date="2020-06-07T18:12:00Z">
              <w:rPr/>
            </w:rPrChange>
          </w:rPr>
          <w:fldChar w:fldCharType="begin"/>
        </w:r>
        <w:r w:rsidRPr="0098222C">
          <w:instrText xml:space="preserve"> HYPERLINK "https://www.facebook.com/ConductingWithTheBody/" \h </w:instrText>
        </w:r>
        <w:r w:rsidRPr="0098222C">
          <w:rPr>
            <w:rPrChange w:id="949" w:author="Arthur Parmentier" w:date="2020-06-07T18:12:00Z">
              <w:rPr>
                <w:color w:val="0000FF"/>
                <w:sz w:val="20"/>
                <w:szCs w:val="20"/>
                <w:u w:val="single"/>
              </w:rPr>
            </w:rPrChange>
          </w:rPr>
          <w:fldChar w:fldCharType="separate"/>
        </w:r>
        <w:r w:rsidRPr="0098222C">
          <w:rPr>
            <w:color w:val="0000FF"/>
            <w:sz w:val="20"/>
            <w:szCs w:val="20"/>
            <w:u w:val="single"/>
            <w:rPrChange w:id="950"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51" w:author="Arthur Parmentier" w:date="2020-06-07T18:12:00Z">
              <w:rPr>
                <w:color w:val="0000FF"/>
                <w:sz w:val="20"/>
                <w:szCs w:val="20"/>
                <w:u w:val="single"/>
              </w:rPr>
            </w:rPrChange>
          </w:rPr>
          <w:fldChar w:fldCharType="end"/>
        </w:r>
      </w:ins>
      <w:ins w:id="952"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53" w:author="Arthur Parmentier" w:date="2020-06-07T18:12:00Z">
        <w:r w:rsidRPr="0098222C">
          <w:rPr>
            <w:color w:val="000000"/>
            <w:rPrChange w:id="954" w:author="Arthur Parmentier" w:date="2020-06-07T18:13:00Z">
              <w:rPr>
                <w:rStyle w:val="Lienhypertexte"/>
                <w:rFonts w:ascii="Nunito ExtraLight" w:hAnsi="Nunito ExtraLight"/>
                <w:sz w:val="20"/>
                <w:szCs w:val="20"/>
              </w:rPr>
            </w:rPrChange>
          </w:rPr>
          <w:instrText>https://vimeo.com/331394981</w:instrText>
        </w:r>
      </w:ins>
      <w:ins w:id="955" w:author="Arthur Parmentier" w:date="2020-06-07T18:13:00Z">
        <w:r>
          <w:rPr>
            <w:color w:val="000000"/>
            <w:sz w:val="20"/>
            <w:szCs w:val="20"/>
          </w:rPr>
          <w:instrText xml:space="preserve">" </w:instrText>
        </w:r>
        <w:r>
          <w:rPr>
            <w:color w:val="000000"/>
            <w:sz w:val="20"/>
            <w:szCs w:val="20"/>
          </w:rPr>
          <w:fldChar w:fldCharType="separate"/>
        </w:r>
      </w:ins>
      <w:ins w:id="956" w:author="Arthur Parmentier" w:date="2020-06-07T18:12:00Z">
        <w:r w:rsidRPr="00E30721">
          <w:rPr>
            <w:rStyle w:val="Lienhypertexte"/>
            <w:sz w:val="20"/>
            <w:szCs w:val="20"/>
            <w:rPrChange w:id="957" w:author="Arthur Parmentier" w:date="2020-06-07T18:13:00Z">
              <w:rPr>
                <w:rStyle w:val="Lienhypertexte"/>
                <w:rFonts w:ascii="Nunito ExtraLight" w:hAnsi="Nunito ExtraLight"/>
                <w:sz w:val="20"/>
                <w:szCs w:val="20"/>
              </w:rPr>
            </w:rPrChange>
          </w:rPr>
          <w:t>https://vimeo.com/331394981</w:t>
        </w:r>
      </w:ins>
      <w:ins w:id="958" w:author="Arthur Parmentier" w:date="2020-06-07T18:13:00Z">
        <w:r>
          <w:rPr>
            <w:color w:val="000000"/>
            <w:sz w:val="20"/>
            <w:szCs w:val="20"/>
          </w:rPr>
          <w:fldChar w:fldCharType="end"/>
        </w:r>
        <w:r>
          <w:rPr>
            <w:color w:val="000000"/>
            <w:sz w:val="20"/>
            <w:szCs w:val="20"/>
          </w:rPr>
          <w:t>)</w:t>
        </w:r>
      </w:ins>
      <w:ins w:id="959" w:author="Arthur Parmentier" w:date="2020-06-07T18:12:00Z">
        <w:r w:rsidRPr="0098222C">
          <w:rPr>
            <w:color w:val="000000"/>
            <w:sz w:val="20"/>
            <w:szCs w:val="20"/>
            <w:rPrChange w:id="960" w:author="Arthur Parmentier" w:date="2020-06-07T18:12:00Z">
              <w:rPr>
                <w:rFonts w:ascii="Nunito ExtraLight" w:hAnsi="Nunito ExtraLight"/>
                <w:color w:val="000000"/>
                <w:sz w:val="20"/>
                <w:szCs w:val="20"/>
              </w:rPr>
            </w:rPrChange>
          </w:rPr>
          <w:t xml:space="preserve"> </w:t>
        </w:r>
      </w:ins>
      <w:ins w:id="961" w:author="Arthur Parmentier" w:date="2020-06-07T18:06:00Z">
        <w:r w:rsidRPr="0098222C">
          <w:rPr>
            <w:color w:val="000000"/>
            <w:sz w:val="20"/>
            <w:szCs w:val="20"/>
            <w:rPrChange w:id="962" w:author="Arthur Parmentier" w:date="2020-06-07T18:12:00Z">
              <w:rPr>
                <w:rFonts w:ascii="Nunito ExtraLight" w:hAnsi="Nunito ExtraLight"/>
                <w:color w:val="000000"/>
                <w:sz w:val="20"/>
                <w:szCs w:val="20"/>
              </w:rPr>
            </w:rPrChange>
          </w:rPr>
          <w:t xml:space="preserve">or </w:t>
        </w:r>
        <w:r w:rsidRPr="0098222C">
          <w:rPr>
            <w:rPrChange w:id="963" w:author="Arthur Parmentier" w:date="2020-06-07T18:12:00Z">
              <w:rPr/>
            </w:rPrChange>
          </w:rPr>
          <w:fldChar w:fldCharType="begin"/>
        </w:r>
        <w:r w:rsidRPr="0098222C">
          <w:instrText xml:space="preserve"> HYPERLINK "https://www.facebook.com/groups/4383252451/permalink/10156376454242452/" \h </w:instrText>
        </w:r>
        <w:r w:rsidRPr="0098222C">
          <w:rPr>
            <w:rPrChange w:id="964" w:author="Arthur Parmentier" w:date="2020-06-07T18:12:00Z">
              <w:rPr>
                <w:color w:val="0000FF"/>
                <w:sz w:val="20"/>
                <w:szCs w:val="20"/>
                <w:u w:val="single"/>
              </w:rPr>
            </w:rPrChange>
          </w:rPr>
          <w:fldChar w:fldCharType="separate"/>
        </w:r>
        <w:r w:rsidRPr="0098222C">
          <w:rPr>
            <w:color w:val="0000FF"/>
            <w:sz w:val="20"/>
            <w:szCs w:val="20"/>
            <w:u w:val="single"/>
            <w:rPrChange w:id="965"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66" w:author="Arthur Parmentier" w:date="2020-06-07T18:12:00Z">
              <w:rPr>
                <w:color w:val="0000FF"/>
                <w:sz w:val="20"/>
                <w:szCs w:val="20"/>
                <w:u w:val="single"/>
              </w:rPr>
            </w:rPrChange>
          </w:rPr>
          <w:fldChar w:fldCharType="end"/>
        </w:r>
        <w:r w:rsidRPr="0098222C">
          <w:rPr>
            <w:color w:val="000000"/>
            <w:sz w:val="20"/>
            <w:szCs w:val="20"/>
            <w:rPrChange w:id="967" w:author="Arthur Parmentier" w:date="2020-06-07T18:12:00Z">
              <w:rPr>
                <w:rFonts w:ascii="Nunito ExtraLight" w:hAnsi="Nunito ExtraLight"/>
                <w:color w:val="000000"/>
                <w:sz w:val="20"/>
                <w:szCs w:val="20"/>
              </w:rPr>
            </w:rPrChange>
          </w:rPr>
          <w:t xml:space="preserve">, </w:t>
        </w:r>
        <w:r w:rsidRPr="0098222C">
          <w:rPr>
            <w:rPrChange w:id="968"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69" w:author="Arthur Parmentier" w:date="2020-06-07T18:12:00Z">
              <w:rPr>
                <w:color w:val="0000FF"/>
                <w:sz w:val="20"/>
                <w:szCs w:val="20"/>
                <w:u w:val="single"/>
              </w:rPr>
            </w:rPrChange>
          </w:rPr>
          <w:fldChar w:fldCharType="separate"/>
        </w:r>
        <w:r w:rsidRPr="0098222C">
          <w:rPr>
            <w:color w:val="0000FF"/>
            <w:sz w:val="20"/>
            <w:szCs w:val="20"/>
            <w:u w:val="single"/>
            <w:rPrChange w:id="970" w:author="Arthur Parmentier" w:date="2020-06-07T18:12:00Z">
              <w:rPr>
                <w:rFonts w:ascii="Nunito ExtraLight" w:hAnsi="Nunito ExtraLight"/>
                <w:color w:val="0000FF"/>
                <w:sz w:val="20"/>
                <w:szCs w:val="20"/>
                <w:u w:val="single"/>
              </w:rPr>
            </w:rPrChange>
          </w:rPr>
          <w:t xml:space="preserve">Audrey Vallarino and the Tours </w:t>
        </w:r>
        <w:proofErr w:type="spellStart"/>
        <w:r w:rsidRPr="0098222C">
          <w:rPr>
            <w:color w:val="0000FF"/>
            <w:sz w:val="20"/>
            <w:szCs w:val="20"/>
            <w:u w:val="single"/>
            <w:rPrChange w:id="971" w:author="Arthur Parmentier" w:date="2020-06-07T18:12:00Z">
              <w:rPr>
                <w:rFonts w:ascii="Nunito ExtraLight" w:hAnsi="Nunito ExtraLight"/>
                <w:color w:val="0000FF"/>
                <w:sz w:val="20"/>
                <w:szCs w:val="20"/>
                <w:u w:val="single"/>
              </w:rPr>
            </w:rPrChange>
          </w:rPr>
          <w:t>soundpainting</w:t>
        </w:r>
        <w:proofErr w:type="spellEnd"/>
        <w:r w:rsidRPr="0098222C">
          <w:rPr>
            <w:color w:val="0000FF"/>
            <w:sz w:val="20"/>
            <w:szCs w:val="20"/>
            <w:u w:val="single"/>
            <w:rPrChange w:id="972" w:author="Arthur Parmentier" w:date="2020-06-07T18:12:00Z">
              <w:rPr>
                <w:rFonts w:ascii="Nunito ExtraLight" w:hAnsi="Nunito ExtraLight"/>
                <w:color w:val="0000FF"/>
                <w:sz w:val="20"/>
                <w:szCs w:val="20"/>
                <w:u w:val="single"/>
              </w:rPr>
            </w:rPrChange>
          </w:rPr>
          <w:t xml:space="preserve"> orchestra</w:t>
        </w:r>
        <w:r w:rsidRPr="0098222C">
          <w:rPr>
            <w:color w:val="0000FF"/>
            <w:sz w:val="20"/>
            <w:szCs w:val="20"/>
            <w:u w:val="single"/>
            <w:rPrChange w:id="973" w:author="Arthur Parmentier" w:date="2020-06-07T18:12:00Z">
              <w:rPr>
                <w:color w:val="0000FF"/>
                <w:sz w:val="20"/>
                <w:szCs w:val="20"/>
                <w:u w:val="single"/>
              </w:rPr>
            </w:rPrChange>
          </w:rPr>
          <w:fldChar w:fldCharType="end"/>
        </w:r>
        <w:r w:rsidRPr="0098222C">
          <w:rPr>
            <w:color w:val="000000"/>
            <w:sz w:val="20"/>
            <w:szCs w:val="20"/>
            <w:rPrChange w:id="974" w:author="Arthur Parmentier" w:date="2020-06-07T18:12:00Z">
              <w:rPr>
                <w:rFonts w:ascii="Nunito ExtraLight" w:hAnsi="Nunito ExtraLight"/>
                <w:color w:val="000000"/>
                <w:sz w:val="20"/>
                <w:szCs w:val="20"/>
              </w:rPr>
            </w:rPrChange>
          </w:rPr>
          <w:t xml:space="preserve">, </w:t>
        </w:r>
        <w:r w:rsidRPr="0098222C">
          <w:rPr>
            <w:rPrChange w:id="975"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76" w:author="Arthur Parmentier" w:date="2020-06-07T18:12:00Z">
              <w:rPr>
                <w:color w:val="0000FF"/>
                <w:sz w:val="20"/>
                <w:szCs w:val="20"/>
                <w:u w:val="single"/>
              </w:rPr>
            </w:rPrChange>
          </w:rPr>
          <w:fldChar w:fldCharType="separate"/>
        </w:r>
        <w:proofErr w:type="spellStart"/>
        <w:r w:rsidRPr="0098222C">
          <w:rPr>
            <w:color w:val="0000FF"/>
            <w:sz w:val="20"/>
            <w:szCs w:val="20"/>
            <w:u w:val="single"/>
            <w:rPrChange w:id="977" w:author="Arthur Parmentier" w:date="2020-06-07T18:12:00Z">
              <w:rPr>
                <w:rFonts w:ascii="Nunito ExtraLight" w:hAnsi="Nunito ExtraLight"/>
                <w:color w:val="0000FF"/>
                <w:sz w:val="20"/>
                <w:szCs w:val="20"/>
                <w:u w:val="single"/>
              </w:rPr>
            </w:rPrChange>
          </w:rPr>
          <w:t>Col·lectiu</w:t>
        </w:r>
        <w:proofErr w:type="spellEnd"/>
        <w:r w:rsidRPr="0098222C">
          <w:rPr>
            <w:color w:val="0000FF"/>
            <w:sz w:val="20"/>
            <w:szCs w:val="20"/>
            <w:u w:val="single"/>
            <w:rPrChange w:id="978" w:author="Arthur Parmentier" w:date="2020-06-07T18:12:00Z">
              <w:rPr>
                <w:rFonts w:ascii="Nunito ExtraLight" w:hAnsi="Nunito ExtraLight"/>
                <w:color w:val="0000FF"/>
                <w:sz w:val="20"/>
                <w:szCs w:val="20"/>
                <w:u w:val="single"/>
              </w:rPr>
            </w:rPrChange>
          </w:rPr>
          <w:t xml:space="preserve"> </w:t>
        </w:r>
        <w:proofErr w:type="spellStart"/>
        <w:r w:rsidRPr="0098222C">
          <w:rPr>
            <w:color w:val="0000FF"/>
            <w:sz w:val="20"/>
            <w:szCs w:val="20"/>
            <w:u w:val="single"/>
            <w:rPrChange w:id="979" w:author="Arthur Parmentier" w:date="2020-06-07T18:12:00Z">
              <w:rPr>
                <w:rFonts w:ascii="Nunito ExtraLight" w:hAnsi="Nunito ExtraLight"/>
                <w:color w:val="0000FF"/>
                <w:sz w:val="20"/>
                <w:szCs w:val="20"/>
                <w:u w:val="single"/>
              </w:rPr>
            </w:rPrChange>
          </w:rPr>
          <w:t>Free't</w:t>
        </w:r>
        <w:proofErr w:type="spellEnd"/>
        <w:r w:rsidRPr="0098222C">
          <w:rPr>
            <w:color w:val="0000FF"/>
            <w:sz w:val="20"/>
            <w:szCs w:val="20"/>
            <w:u w:val="single"/>
            <w:rPrChange w:id="980" w:author="Arthur Parmentier" w:date="2020-06-07T18:12:00Z">
              <w:rPr>
                <w:rFonts w:ascii="Nunito ExtraLight" w:hAnsi="Nunito ExtraLight"/>
                <w:color w:val="0000FF"/>
                <w:sz w:val="20"/>
                <w:szCs w:val="20"/>
                <w:u w:val="single"/>
              </w:rPr>
            </w:rPrChange>
          </w:rPr>
          <w:t>. Soundpainting</w:t>
        </w:r>
        <w:r w:rsidRPr="0098222C">
          <w:rPr>
            <w:color w:val="0000FF"/>
            <w:sz w:val="20"/>
            <w:szCs w:val="20"/>
            <w:u w:val="single"/>
            <w:rPrChange w:id="981" w:author="Arthur Parmentier" w:date="2020-06-07T18:12:00Z">
              <w:rPr>
                <w:color w:val="0000FF"/>
                <w:sz w:val="20"/>
                <w:szCs w:val="20"/>
                <w:u w:val="single"/>
              </w:rPr>
            </w:rPrChange>
          </w:rPr>
          <w:fldChar w:fldCharType="end"/>
        </w:r>
      </w:ins>
    </w:p>
  </w:footnote>
  <w:footnote w:id="8">
    <w:p w:rsidR="00FA5F3C" w:rsidRPr="00967518" w:rsidRDefault="00FA5F3C">
      <w:pPr>
        <w:pStyle w:val="Notedebasdepage"/>
      </w:pPr>
      <w:ins w:id="1051" w:author="Arthur Parmentier" w:date="2020-06-07T21:37:00Z">
        <w:r>
          <w:rPr>
            <w:rStyle w:val="Appelnotedebasdep"/>
          </w:rPr>
          <w:footnoteRef/>
        </w:r>
        <w:r w:rsidRPr="00967518">
          <w:t xml:space="preserve"> </w:t>
        </w:r>
        <w:r w:rsidRPr="00967518">
          <w:rPr>
            <w:rPrChange w:id="1052" w:author="Arthur Parmentier" w:date="2020-06-07T21:37:00Z">
              <w:rPr>
                <w:lang w:val="fr-FR"/>
              </w:rPr>
            </w:rPrChange>
          </w:rPr>
          <w:t>https://www.youtube.com/watch?v=h2PDhtqDgKg</w:t>
        </w:r>
      </w:ins>
    </w:p>
  </w:footnote>
  <w:footnote w:id="9">
    <w:p w:rsidR="00FA5F3C" w:rsidRPr="00E962D4" w:rsidRDefault="00FA5F3C">
      <w:pPr>
        <w:pStyle w:val="Notedebasdepage"/>
      </w:pPr>
      <w:ins w:id="1059" w:author="Arthur Parmentier" w:date="2020-06-07T21:14:00Z">
        <w:r>
          <w:rPr>
            <w:rStyle w:val="Appelnotedebasdep"/>
          </w:rPr>
          <w:footnoteRef/>
        </w:r>
        <w:r w:rsidRPr="00E962D4">
          <w:t xml:space="preserve"> </w:t>
        </w:r>
        <w:r w:rsidRPr="00E962D4">
          <w:rPr>
            <w:rPrChange w:id="1060" w:author="Arthur Parmentier" w:date="2020-06-08T11:11:00Z">
              <w:rPr>
                <w:lang w:val="fr-FR"/>
              </w:rPr>
            </w:rPrChange>
          </w:rPr>
          <w:t>Source : https://www.decodedscience.org/ferdinand-de-saussure-the-linguistic-unit-sign-signified-and-signifier-explained/</w:t>
        </w:r>
      </w:ins>
    </w:p>
  </w:footnote>
  <w:footnote w:id="10">
    <w:p w:rsidR="00FA5F3C" w:rsidRPr="00B10B50" w:rsidRDefault="00FA5F3C">
      <w:pPr>
        <w:pStyle w:val="Notedebasdepage"/>
      </w:pPr>
      <w:ins w:id="1091" w:author="Arthur Parmentier" w:date="2020-06-07T21:33:00Z">
        <w:r>
          <w:rPr>
            <w:rStyle w:val="Appelnotedebasdep"/>
          </w:rPr>
          <w:footnoteRef/>
        </w:r>
        <w:r>
          <w:t xml:space="preserve"> </w:t>
        </w:r>
        <w:r w:rsidRPr="00B10B50">
          <w:rPr>
            <w:rPrChange w:id="1092" w:author="Arthur Parmentier" w:date="2020-06-08T11:15:00Z">
              <w:rPr/>
            </w:rPrChange>
          </w:rPr>
          <w:fldChar w:fldCharType="begin"/>
        </w:r>
        <w:r w:rsidRPr="00B10B50">
          <w:instrText xml:space="preserve"> HYPERLINK "https://en.wikipedia.org/wiki/Sign_(semiotics)#Triadic_signs" </w:instrText>
        </w:r>
        <w:r w:rsidRPr="00B10B50">
          <w:rPr>
            <w:rPrChange w:id="1093" w:author="Arthur Parmentier" w:date="2020-06-08T11:15:00Z">
              <w:rPr/>
            </w:rPrChange>
          </w:rPr>
          <w:fldChar w:fldCharType="separate"/>
        </w:r>
        <w:r w:rsidRPr="00B10B50">
          <w:rPr>
            <w:rStyle w:val="Lienhypertexte"/>
            <w:u w:val="none"/>
            <w:rPrChange w:id="1094" w:author="Arthur Parmentier" w:date="2020-06-08T11:15:00Z">
              <w:rPr>
                <w:rStyle w:val="Lienhypertexte"/>
              </w:rPr>
            </w:rPrChange>
          </w:rPr>
          <w:t>https://en.wikipedia.org/wiki/Sign_(semiotics)#Triadic_signs</w:t>
        </w:r>
        <w:r w:rsidRPr="00B10B50">
          <w:rPr>
            <w:rPrChange w:id="1095" w:author="Arthur Parmentier" w:date="2020-06-08T11:15:00Z">
              <w:rPr/>
            </w:rPrChange>
          </w:rPr>
          <w:fldChar w:fldCharType="end"/>
        </w:r>
        <w:r w:rsidRPr="00B10B50">
          <w:t xml:space="preserve"> and </w:t>
        </w:r>
        <w:r w:rsidRPr="00B10B50">
          <w:rPr>
            <w:rStyle w:val="reference-text"/>
          </w:rPr>
          <w:t xml:space="preserve">Peirce (1903 MS), </w:t>
        </w:r>
      </w:ins>
      <w:ins w:id="1096" w:author="Arthur Parmentier" w:date="2020-06-08T11:15:00Z">
        <w:r>
          <w:rPr>
            <w:rStyle w:val="reference-text"/>
          </w:rPr>
          <w:br/>
        </w:r>
      </w:ins>
      <w:ins w:id="1097" w:author="Arthur Parmentier" w:date="2020-06-07T21:33:00Z">
        <w:r w:rsidRPr="00B10B50">
          <w:rPr>
            <w:rStyle w:val="reference-text"/>
          </w:rPr>
          <w:t xml:space="preserve">"Nomenclature and Divisions of Triadic Relations, as Far as They Are Determined", under other titles in </w:t>
        </w:r>
        <w:r w:rsidRPr="00B10B50">
          <w:rPr>
            <w:rStyle w:val="reference-text"/>
            <w:rPrChange w:id="1098" w:author="Arthur Parmentier" w:date="2020-06-08T11:15:00Z">
              <w:rPr>
                <w:rStyle w:val="reference-text"/>
                <w:i/>
                <w:iCs/>
              </w:rPr>
            </w:rPrChange>
          </w:rPr>
          <w:t>Collected Papers</w:t>
        </w:r>
        <w:r w:rsidRPr="00B10B50">
          <w:rPr>
            <w:rStyle w:val="reference-text"/>
          </w:rPr>
          <w:t xml:space="preserve"> (CP) v. 2, paragraphs 233–72</w:t>
        </w:r>
      </w:ins>
    </w:p>
  </w:footnote>
  <w:footnote w:id="11">
    <w:p w:rsidR="00FA5F3C" w:rsidRPr="00B10B50" w:rsidRDefault="00FA5F3C">
      <w:pPr>
        <w:pStyle w:val="Notedebasdepage"/>
        <w:rPr>
          <w:ins w:id="1152" w:author="Arthur Parmentier" w:date="2020-06-08T11:15:00Z"/>
          <w:i/>
          <w:iCs/>
          <w:rPrChange w:id="1153" w:author="Arthur Parmentier" w:date="2020-06-08T11:15:00Z">
            <w:rPr>
              <w:ins w:id="1154" w:author="Arthur Parmentier" w:date="2020-06-08T11:15:00Z"/>
            </w:rPr>
          </w:rPrChange>
        </w:rPr>
      </w:pPr>
      <w:ins w:id="1155" w:author="Arthur Parmentier" w:date="2020-06-08T11:11:00Z">
        <w:r w:rsidRPr="00B10B50">
          <w:rPr>
            <w:rStyle w:val="Appelnotedebasdep"/>
          </w:rPr>
          <w:footnoteRef/>
        </w:r>
      </w:ins>
      <w:ins w:id="1156" w:author="Arthur Parmentier" w:date="2020-06-08T11:15:00Z">
        <w:r w:rsidRPr="00B10B50">
          <w:rPr>
            <w:rStyle w:val="CitationHTML"/>
            <w:i w:val="0"/>
            <w:iCs w:val="0"/>
            <w:rPrChange w:id="1157" w:author="Arthur Parmentier" w:date="2020-06-08T11:15:00Z">
              <w:rPr>
                <w:rStyle w:val="CitationHTML"/>
              </w:rPr>
            </w:rPrChange>
          </w:rPr>
          <w:t xml:space="preserve"> Shannon</w:t>
        </w:r>
      </w:ins>
      <w:ins w:id="1158" w:author="Arthur Parmentier" w:date="2020-06-08T11:16:00Z">
        <w:r>
          <w:rPr>
            <w:rStyle w:val="CitationHTML"/>
            <w:i w:val="0"/>
            <w:iCs w:val="0"/>
          </w:rPr>
          <w:t xml:space="preserve"> (1948):</w:t>
        </w:r>
      </w:ins>
      <w:ins w:id="1159" w:author="Arthur Parmentier" w:date="2020-06-08T11:15:00Z">
        <w:r w:rsidRPr="00B10B50">
          <w:rPr>
            <w:rStyle w:val="CitationHTML"/>
            <w:i w:val="0"/>
            <w:iCs w:val="0"/>
            <w:rPrChange w:id="1160" w:author="Arthur Parmentier" w:date="2020-06-08T11:15:00Z">
              <w:rPr>
                <w:rStyle w:val="CitationHTML"/>
              </w:rPr>
            </w:rPrChange>
          </w:rPr>
          <w:t xml:space="preserve"> </w:t>
        </w:r>
        <w:r w:rsidRPr="00B10B50">
          <w:rPr>
            <w:rStyle w:val="CitationHTML"/>
            <w:rPrChange w:id="1161" w:author="Arthur Parmentier" w:date="2020-06-08T11:15:00Z">
              <w:rPr>
                <w:rStyle w:val="CitationHTML"/>
              </w:rPr>
            </w:rPrChange>
          </w:rPr>
          <w:fldChar w:fldCharType="begin"/>
        </w:r>
        <w:r w:rsidRPr="00B10B50">
          <w:rPr>
            <w:rStyle w:val="CitationHTML"/>
          </w:rPr>
          <w:instrText xml:space="preserve"> HYPERLINK "http://cm.bell-labs.com/cm/ms/what/shannonday/shannon1948.pdf" </w:instrText>
        </w:r>
        <w:r w:rsidRPr="00B10B50">
          <w:rPr>
            <w:rStyle w:val="CitationHTML"/>
            <w:rPrChange w:id="1162" w:author="Arthur Parmentier" w:date="2020-06-08T11:15:00Z">
              <w:rPr>
                <w:rStyle w:val="CitationHTML"/>
              </w:rPr>
            </w:rPrChange>
          </w:rPr>
          <w:fldChar w:fldCharType="separate"/>
        </w:r>
        <w:r w:rsidRPr="00B10B50">
          <w:rPr>
            <w:rStyle w:val="Lienhypertexte"/>
            <w:i/>
            <w:iCs/>
            <w:u w:val="none"/>
            <w:rPrChange w:id="1163" w:author="Arthur Parmentier" w:date="2020-06-08T11:15:00Z">
              <w:rPr>
                <w:rStyle w:val="Lienhypertexte"/>
                <w:i/>
                <w:iCs/>
              </w:rPr>
            </w:rPrChange>
          </w:rPr>
          <w:t>A Mathematical Theory of Communication</w:t>
        </w:r>
        <w:r w:rsidRPr="00B10B50">
          <w:rPr>
            <w:rStyle w:val="CitationHTML"/>
            <w:rPrChange w:id="1164" w:author="Arthur Parmentier" w:date="2020-06-08T11:15:00Z">
              <w:rPr>
                <w:rStyle w:val="CitationHTML"/>
              </w:rPr>
            </w:rPrChange>
          </w:rPr>
          <w:fldChar w:fldCharType="end"/>
        </w:r>
      </w:ins>
      <w:ins w:id="1165" w:author="Arthur Parmentier" w:date="2020-06-08T11:11:00Z">
        <w:r w:rsidRPr="00B10B50">
          <w:rPr>
            <w:i/>
            <w:iCs/>
            <w:rPrChange w:id="1166" w:author="Arthur Parmentier" w:date="2020-06-08T11:15:00Z">
              <w:rPr/>
            </w:rPrChange>
          </w:rPr>
          <w:t xml:space="preserve"> </w:t>
        </w:r>
      </w:ins>
    </w:p>
    <w:p w:rsidR="00FA5F3C" w:rsidRPr="00E962D4" w:rsidRDefault="00FA5F3C">
      <w:pPr>
        <w:pStyle w:val="Notedebasdepage"/>
      </w:pPr>
      <w:ins w:id="1167" w:author="Arthur Parmentier" w:date="2020-06-08T11:11:00Z">
        <w:r w:rsidRPr="00B10B50">
          <w:rPr>
            <w:rStyle w:val="CitationHTML"/>
            <w:rPrChange w:id="1168" w:author="Arthur Parmentier" w:date="2020-06-08T11:15:00Z">
              <w:rPr>
                <w:rStyle w:val="CitationHTML"/>
              </w:rPr>
            </w:rPrChange>
          </w:rPr>
          <w:fldChar w:fldCharType="begin"/>
        </w:r>
        <w:r w:rsidRPr="00B10B50">
          <w:rPr>
            <w:rStyle w:val="CitationHTML"/>
          </w:rPr>
          <w:instrText xml:space="preserve"> HYPERLINK "http://www.cls.utk.edu/pdf/ls/Week1_Lesson7.pdf" </w:instrText>
        </w:r>
        <w:r w:rsidRPr="00B10B50">
          <w:rPr>
            <w:rStyle w:val="CitationHTML"/>
            <w:rPrChange w:id="1169" w:author="Arthur Parmentier" w:date="2020-06-08T11:15:00Z">
              <w:rPr>
                <w:rStyle w:val="CitationHTML"/>
              </w:rPr>
            </w:rPrChange>
          </w:rPr>
          <w:fldChar w:fldCharType="separate"/>
        </w:r>
        <w:r w:rsidRPr="00B10B50">
          <w:rPr>
            <w:rStyle w:val="Lienhypertexte"/>
            <w:i/>
            <w:iCs/>
            <w:u w:val="none"/>
            <w:rPrChange w:id="1170" w:author="Arthur Parmentier" w:date="2020-06-08T11:15:00Z">
              <w:rPr>
                <w:rStyle w:val="Lienhypertexte"/>
                <w:i/>
                <w:iCs/>
              </w:rPr>
            </w:rPrChange>
          </w:rPr>
          <w:t>Communication process</w:t>
        </w:r>
        <w:r w:rsidRPr="00B10B50">
          <w:rPr>
            <w:rStyle w:val="CitationHTML"/>
            <w:rPrChange w:id="1171" w:author="Arthur Parmentier" w:date="2020-06-08T11:15:00Z">
              <w:rPr>
                <w:rStyle w:val="CitationHTML"/>
              </w:rPr>
            </w:rPrChange>
          </w:rPr>
          <w:fldChar w:fldCharType="end"/>
        </w:r>
        <w:r w:rsidRPr="00B10B50">
          <w:rPr>
            <w:rStyle w:val="CitationHTML"/>
            <w:i w:val="0"/>
            <w:iCs w:val="0"/>
            <w:rPrChange w:id="1172" w:author="Arthur Parmentier" w:date="2020-06-08T11:15:00Z">
              <w:rPr>
                <w:rStyle w:val="CitationHTML"/>
              </w:rPr>
            </w:rPrChange>
          </w:rPr>
          <w:t>. Center for Literacy Studies of the University of Tennessee</w:t>
        </w:r>
      </w:ins>
    </w:p>
  </w:footnote>
  <w:footnote w:id="12">
    <w:p w:rsidR="00FA5F3C" w:rsidRPr="00347D33" w:rsidRDefault="00FA5F3C">
      <w:pPr>
        <w:pStyle w:val="Notedebasdepage"/>
      </w:pPr>
      <w:ins w:id="1235" w:author="Arthur Parmentier" w:date="2020-06-08T00:57:00Z">
        <w:r>
          <w:rPr>
            <w:rStyle w:val="Appelnotedebasdep"/>
          </w:rPr>
          <w:footnoteRef/>
        </w:r>
        <w:r>
          <w:t xml:space="preserve"> </w:t>
        </w:r>
        <w:r w:rsidRPr="00347D33">
          <w:rPr>
            <w:rPrChange w:id="1236" w:author="Arthur Parmentier" w:date="2020-06-08T00:57:00Z">
              <w:rPr>
                <w:lang w:val="fr-FR"/>
              </w:rPr>
            </w:rPrChange>
          </w:rPr>
          <w:t>Because I</w:t>
        </w:r>
        <w:r>
          <w:t xml:space="preserve"> am not an expert in linguistics, I would refrain </w:t>
        </w:r>
        <w:proofErr w:type="spellStart"/>
        <w:r>
          <w:t>my self</w:t>
        </w:r>
        <w:proofErr w:type="spellEnd"/>
        <w:r>
          <w:t xml:space="preserve"> from assuming that the syntactic and grammatical structures that we are familiar with in Western languages are universal.</w:t>
        </w:r>
      </w:ins>
    </w:p>
  </w:footnote>
  <w:footnote w:id="13">
    <w:p w:rsidR="00FA5F3C" w:rsidRPr="00370364" w:rsidRDefault="00FA5F3C">
      <w:pPr>
        <w:pStyle w:val="Notedebasdepage"/>
      </w:pPr>
      <w:ins w:id="1276" w:author="Arthur Parmentier" w:date="2020-06-08T01:18:00Z">
        <w:r>
          <w:rPr>
            <w:rStyle w:val="Appelnotedebasdep"/>
          </w:rPr>
          <w:footnoteRef/>
        </w:r>
        <w:r>
          <w:t xml:space="preserve"> </w:t>
        </w:r>
        <w:r w:rsidRPr="00370364">
          <w:rPr>
            <w:rPrChange w:id="1277" w:author="Arthur Parmentier" w:date="2020-06-08T01:18:00Z">
              <w:rPr>
                <w:lang w:val="fr-FR"/>
              </w:rPr>
            </w:rPrChange>
          </w:rPr>
          <w:t xml:space="preserve">If </w:t>
        </w:r>
        <w:r>
          <w:t>I had to separate</w:t>
        </w:r>
      </w:ins>
      <w:ins w:id="1278"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79" w:author="Arthur Parmentier" w:date="2020-06-08T01:20:00Z">
        <w:r>
          <w:t>cal structures.</w:t>
        </w:r>
      </w:ins>
    </w:p>
  </w:footnote>
  <w:footnote w:id="14">
    <w:p w:rsidR="00FA5F3C" w:rsidRPr="00E85B26" w:rsidRDefault="00FA5F3C">
      <w:pPr>
        <w:pStyle w:val="Notedebasdepage"/>
      </w:pPr>
      <w:ins w:id="1339" w:author="Arthur Parmentier" w:date="2020-06-08T01:36:00Z">
        <w:r>
          <w:rPr>
            <w:rStyle w:val="Appelnotedebasdep"/>
          </w:rPr>
          <w:footnoteRef/>
        </w:r>
        <w:r>
          <w:t xml:space="preserve"> </w:t>
        </w:r>
        <w:r>
          <w:rPr>
            <w:rStyle w:val="reference-text"/>
          </w:rPr>
          <w:t>(Hopcroft, Ullman, 1979); Theorem 9.5, 9.6, p. 225–226</w:t>
        </w:r>
      </w:ins>
    </w:p>
  </w:footnote>
  <w:footnote w:id="15">
    <w:p w:rsidR="00FA5F3C" w:rsidRPr="0098315D" w:rsidRDefault="00FA5F3C">
      <w:pPr>
        <w:pStyle w:val="Notedebasdepage"/>
      </w:pPr>
      <w:ins w:id="1441" w:author="Arthur Parmentier" w:date="2020-06-08T02:12:00Z">
        <w:r>
          <w:rPr>
            <w:rStyle w:val="Appelnotedebasdep"/>
          </w:rPr>
          <w:footnoteRef/>
        </w:r>
        <w:r>
          <w:t xml:space="preserve"> </w:t>
        </w:r>
        <w:r w:rsidRPr="0098315D">
          <w:rPr>
            <w:rPrChange w:id="1442" w:author="Arthur Parmentier" w:date="2020-06-08T02:12:00Z">
              <w:rPr>
                <w:lang w:val="fr-FR"/>
              </w:rPr>
            </w:rPrChange>
          </w:rPr>
          <w:t>Although I</w:t>
        </w:r>
        <w:r>
          <w:t xml:space="preserve"> have taken </w:t>
        </w:r>
      </w:ins>
      <w:ins w:id="1443" w:author="Arthur Parmentier" w:date="2020-06-08T02:13:00Z">
        <w:r>
          <w:t>an example that is a simplification of the SP grammar</w:t>
        </w:r>
      </w:ins>
      <w:ins w:id="1444" w:author="Arthur Parmentier" w:date="2020-06-08T02:14:00Z">
        <w:r>
          <w:t xml:space="preserve"> for commodity and illustration on our topic</w:t>
        </w:r>
      </w:ins>
      <w:ins w:id="1445" w:author="Arthur Parmentier" w:date="2020-06-08T02:13:00Z">
        <w:r>
          <w:t>, it is not the SP grammar, which we will see is not a context-free grammar.</w:t>
        </w:r>
      </w:ins>
    </w:p>
  </w:footnote>
  <w:footnote w:id="16">
    <w:p w:rsidR="00FA5F3C" w:rsidRPr="00FB2671" w:rsidRDefault="00FA5F3C">
      <w:pPr>
        <w:pStyle w:val="Notedebasdepage"/>
      </w:pPr>
      <w:ins w:id="1459" w:author="Arthur Parmentier" w:date="2020-06-08T02:21:00Z">
        <w:r>
          <w:rPr>
            <w:rStyle w:val="Appelnotedebasdep"/>
          </w:rPr>
          <w:footnoteRef/>
        </w:r>
        <w:r>
          <w:t xml:space="preserve"> </w:t>
        </w:r>
        <w:r w:rsidRPr="00FB2671">
          <w:rPr>
            <w:rPrChange w:id="1460" w:author="Arthur Parmentier" w:date="2020-06-08T02:21:00Z">
              <w:rPr>
                <w:lang w:val="fr-FR"/>
              </w:rPr>
            </w:rPrChange>
          </w:rPr>
          <w:t>For r</w:t>
        </w:r>
        <w:r>
          <w:t xml:space="preserve">eference on regular grammar, see </w:t>
        </w:r>
        <w:r w:rsidRPr="00FB2671">
          <w:t>https://en.wikipedia.org/wiki/Regular_grammar</w:t>
        </w:r>
      </w:ins>
    </w:p>
  </w:footnote>
  <w:footnote w:id="17">
    <w:p w:rsidR="00FA5F3C" w:rsidRPr="00670002" w:rsidRDefault="00FA5F3C">
      <w:pPr>
        <w:pStyle w:val="Notedebasdepage"/>
        <w:rPr>
          <w:rPrChange w:id="1646" w:author="Arthur Parmentier" w:date="2020-05-18T14:23:00Z">
            <w:rPr>
              <w:lang w:val="fr-FR"/>
            </w:rPr>
          </w:rPrChange>
        </w:rPr>
      </w:pPr>
      <w:r>
        <w:rPr>
          <w:rStyle w:val="Appelnotedebasdep"/>
        </w:rPr>
        <w:footnoteRef/>
      </w:r>
      <w:r>
        <w:t xml:space="preserve"> </w:t>
      </w:r>
      <w:ins w:id="1647" w:author="Arthur Parmentier" w:date="2020-05-13T09:32:00Z">
        <w:r w:rsidRPr="009A67DE">
          <w:t>Eleanor H. Rosch. Natural Categories. Cognitive Psychology 4, 328-350 (1973)</w:t>
        </w:r>
      </w:ins>
      <w:ins w:id="1648" w:author="Arthur Parmentier" w:date="2020-05-13T09:33:00Z">
        <w:r>
          <w:t>, introducing the “prototype theory”</w:t>
        </w:r>
      </w:ins>
      <w:del w:id="1649" w:author="Arthur Parmentier" w:date="2020-05-13T09:32:00Z">
        <w:r w:rsidRPr="00670002" w:rsidDel="009A67DE">
          <w:rPr>
            <w:rPrChange w:id="1650" w:author="Arthur Parmentier" w:date="2020-05-18T14:23:00Z">
              <w:rPr>
                <w:lang w:val="fr-FR"/>
              </w:rPr>
            </w:rPrChange>
          </w:rPr>
          <w:delText>Ref. Eleanor Rosch (prototype theory)</w:delText>
        </w:r>
      </w:del>
    </w:p>
  </w:footnote>
  <w:footnote w:id="18">
    <w:p w:rsidR="00FA5F3C" w:rsidRPr="00670002" w:rsidRDefault="00FA5F3C">
      <w:pPr>
        <w:pStyle w:val="Notedebasdepage"/>
      </w:pPr>
      <w:ins w:id="1666" w:author="Arthur Parmentier" w:date="2020-05-12T19:07:00Z">
        <w:r>
          <w:rPr>
            <w:rStyle w:val="Appelnotedebasdep"/>
          </w:rPr>
          <w:footnoteRef/>
        </w:r>
        <w:r>
          <w:t xml:space="preserve"> </w:t>
        </w:r>
        <w:r w:rsidRPr="00670002">
          <w:rPr>
            <w:rPrChange w:id="1667" w:author="Arthur Parmentier" w:date="2020-05-18T14:23:00Z">
              <w:rPr>
                <w:lang w:val="fr-FR"/>
              </w:rPr>
            </w:rPrChange>
          </w:rPr>
          <w:t xml:space="preserve">For a </w:t>
        </w:r>
      </w:ins>
      <w:ins w:id="1668" w:author="Arthur Parmentier" w:date="2020-05-13T09:33:00Z">
        <w:r w:rsidRPr="00670002">
          <w:rPr>
            <w:rPrChange w:id="1669" w:author="Arthur Parmentier" w:date="2020-05-18T14:23:00Z">
              <w:rPr>
                <w:lang w:val="fr-FR"/>
              </w:rPr>
            </w:rPrChange>
          </w:rPr>
          <w:t>concise explanation of the ideas behind the prototype theory</w:t>
        </w:r>
      </w:ins>
      <w:ins w:id="1670" w:author="Arthur Parmentier" w:date="2020-05-12T19:07:00Z">
        <w:r w:rsidRPr="00670002">
          <w:rPr>
            <w:rPrChange w:id="1671" w:author="Arthur Parmentier" w:date="2020-05-18T14:23:00Z">
              <w:rPr>
                <w:lang w:val="fr-FR"/>
              </w:rPr>
            </w:rPrChange>
          </w:rPr>
          <w:t>, check https://www.youtube.com/watch?v=mff_sPnz_gs</w:t>
        </w:r>
      </w:ins>
    </w:p>
  </w:footnote>
  <w:footnote w:id="19">
    <w:p w:rsidR="00FA5F3C" w:rsidRPr="00670002" w:rsidRDefault="00FA5F3C">
      <w:pPr>
        <w:pStyle w:val="Notedebasdepage"/>
        <w:rPr>
          <w:rPrChange w:id="1672" w:author="Arthur Parmentier" w:date="2020-05-18T14:23:00Z">
            <w:rPr>
              <w:lang w:val="fr-FR"/>
            </w:rPr>
          </w:rPrChange>
        </w:rPr>
      </w:pPr>
      <w:r>
        <w:rPr>
          <w:rStyle w:val="Appelnotedebasdep"/>
        </w:rPr>
        <w:footnoteRef/>
      </w:r>
      <w:r>
        <w:t xml:space="preserve"> </w:t>
      </w:r>
      <w:r w:rsidRPr="00670002">
        <w:rPr>
          <w:rPrChange w:id="1673" w:author="Arthur Parmentier" w:date="2020-05-18T14:23:00Z">
            <w:rPr>
              <w:lang w:val="fr-FR"/>
            </w:rPr>
          </w:rPrChange>
        </w:rPr>
        <w:t xml:space="preserve">Ref M.R. class on pitch </w:t>
      </w:r>
      <w:proofErr w:type="spellStart"/>
      <w:r w:rsidRPr="00670002">
        <w:rPr>
          <w:rPrChange w:id="1674" w:author="Arthur Parmentier" w:date="2020-05-18T14:23:00Z">
            <w:rPr>
              <w:lang w:val="fr-FR"/>
            </w:rPr>
          </w:rPrChange>
        </w:rPr>
        <w:t>categorisation</w:t>
      </w:r>
      <w:proofErr w:type="spellEnd"/>
      <w:r w:rsidRPr="00670002">
        <w:rPr>
          <w:rPrChange w:id="1675" w:author="Arthur Parmentier" w:date="2020-05-18T14:23:00Z">
            <w:rPr>
              <w:lang w:val="fr-FR"/>
            </w:rPr>
          </w:rPrChange>
        </w:rPr>
        <w:t xml:space="preserve">. Emphasis on the complexity of the </w:t>
      </w:r>
      <w:proofErr w:type="spellStart"/>
      <w:r w:rsidRPr="00670002">
        <w:rPr>
          <w:rPrChange w:id="1676" w:author="Arthur Parmentier" w:date="2020-05-18T14:23:00Z">
            <w:rPr>
              <w:lang w:val="fr-FR"/>
            </w:rPr>
          </w:rPrChange>
        </w:rPr>
        <w:t>categorisation</w:t>
      </w:r>
      <w:proofErr w:type="spellEnd"/>
      <w:r w:rsidRPr="00670002">
        <w:rPr>
          <w:rPrChange w:id="1677" w:author="Arthur Parmentier" w:date="2020-05-18T14:23:00Z">
            <w:rPr>
              <w:lang w:val="fr-FR"/>
            </w:rPr>
          </w:rPrChange>
        </w:rPr>
        <w:t xml:space="preserve"> process (</w:t>
      </w:r>
      <w:proofErr w:type="spellStart"/>
      <w:r w:rsidRPr="00670002">
        <w:rPr>
          <w:rPrChange w:id="1678" w:author="Arthur Parmentier" w:date="2020-05-18T14:23:00Z">
            <w:rPr>
              <w:lang w:val="fr-FR"/>
            </w:rPr>
          </w:rPrChange>
        </w:rPr>
        <w:t>non linear</w:t>
      </w:r>
      <w:proofErr w:type="spellEnd"/>
      <w:r w:rsidRPr="00670002">
        <w:rPr>
          <w:rPrChange w:id="1679" w:author="Arthur Parmentier" w:date="2020-05-18T14:23:00Z">
            <w:rPr>
              <w:lang w:val="fr-FR"/>
            </w:rPr>
          </w:rPrChange>
        </w:rPr>
        <w:t xml:space="preserve"> </w:t>
      </w:r>
      <w:proofErr w:type="spellStart"/>
      <w:r w:rsidRPr="00670002">
        <w:rPr>
          <w:rPrChange w:id="1680" w:author="Arthur Parmentier" w:date="2020-05-18T14:23:00Z">
            <w:rPr>
              <w:lang w:val="fr-FR"/>
            </w:rPr>
          </w:rPrChange>
        </w:rPr>
        <w:t>wrt</w:t>
      </w:r>
      <w:proofErr w:type="spellEnd"/>
      <w:r w:rsidRPr="00670002">
        <w:rPr>
          <w:rPrChange w:id="1681" w:author="Arthur Parmentier" w:date="2020-05-18T14:23:00Z">
            <w:rPr>
              <w:lang w:val="fr-FR"/>
            </w:rPr>
          </w:rPrChange>
        </w:rPr>
        <w:t xml:space="preserve"> similarity)</w:t>
      </w:r>
    </w:p>
  </w:footnote>
  <w:footnote w:id="20">
    <w:p w:rsidR="00FA5F3C" w:rsidRPr="008C7E78" w:rsidRDefault="00FA5F3C">
      <w:pPr>
        <w:pStyle w:val="Notedebasdepage"/>
      </w:pPr>
      <w:ins w:id="1776" w:author="Arthur Parmentier" w:date="2020-06-06T17:06:00Z">
        <w:r>
          <w:rPr>
            <w:rStyle w:val="Appelnotedebasdep"/>
          </w:rPr>
          <w:footnoteRef/>
        </w:r>
        <w:r>
          <w:t xml:space="preserve"> </w:t>
        </w:r>
        <w:r w:rsidRPr="003C785D">
          <w:t>http://www.soundpainting.com/blog/</w:t>
        </w:r>
      </w:ins>
    </w:p>
  </w:footnote>
  <w:footnote w:id="21">
    <w:p w:rsidR="00FA5F3C" w:rsidRPr="00670002" w:rsidRDefault="00FA5F3C">
      <w:pPr>
        <w:pStyle w:val="Notedebasdepage"/>
      </w:pPr>
      <w:ins w:id="1808" w:author="Arthur Parmentier" w:date="2020-05-13T11:16:00Z">
        <w:r>
          <w:rPr>
            <w:rStyle w:val="Appelnotedebasdep"/>
          </w:rPr>
          <w:footnoteRef/>
        </w:r>
        <w:r>
          <w:t xml:space="preserve"> </w:t>
        </w:r>
      </w:ins>
      <w:ins w:id="1809" w:author="Arthur Parmentier" w:date="2020-05-13T11:17:00Z">
        <w:r w:rsidRPr="00670002">
          <w:rPr>
            <w:rPrChange w:id="1810" w:author="Arthur Parmentier" w:date="2020-05-18T14:23:00Z">
              <w:rPr>
                <w:lang w:val="fr-FR"/>
              </w:rPr>
            </w:rPrChange>
          </w:rPr>
          <w:t>Note that the whole discussion of this section is only relevant to the signs used to signify contents.</w:t>
        </w:r>
      </w:ins>
    </w:p>
  </w:footnote>
  <w:footnote w:id="22">
    <w:p w:rsidR="00FA5F3C" w:rsidRPr="00670002" w:rsidRDefault="00FA5F3C">
      <w:pPr>
        <w:pStyle w:val="Notedebasdepage"/>
      </w:pPr>
      <w:ins w:id="1816" w:author="Arthur Parmentier" w:date="2020-05-13T10:35:00Z">
        <w:r>
          <w:rPr>
            <w:rStyle w:val="Appelnotedebasdep"/>
          </w:rPr>
          <w:footnoteRef/>
        </w:r>
        <w:r>
          <w:t xml:space="preserve"> </w:t>
        </w:r>
        <w:r w:rsidRPr="00670002">
          <w:rPr>
            <w:rPrChange w:id="1817" w:author="Arthur Parmentier" w:date="2020-05-18T14:23:00Z">
              <w:rPr>
                <w:lang w:val="fr-FR"/>
              </w:rPr>
            </w:rPrChange>
          </w:rPr>
          <w:t xml:space="preserve">In reference to </w:t>
        </w:r>
      </w:ins>
      <w:ins w:id="1818" w:author="Arthur Parmentier" w:date="2020-05-13T10:36:00Z">
        <w:r w:rsidRPr="00670002">
          <w:rPr>
            <w:rPrChange w:id="1819" w:author="Arthur Parmentier" w:date="2020-05-18T14:23:00Z">
              <w:rPr>
                <w:lang w:val="fr-FR"/>
              </w:rPr>
            </w:rPrChange>
          </w:rPr>
          <w:t>the concept of overloading in programming languages.</w:t>
        </w:r>
      </w:ins>
    </w:p>
  </w:footnote>
  <w:footnote w:id="23">
    <w:p w:rsidR="00FA5F3C" w:rsidRPr="00670002" w:rsidRDefault="00FA5F3C">
      <w:pPr>
        <w:pStyle w:val="Notedebasdepage"/>
      </w:pPr>
      <w:ins w:id="1851" w:author="Arthur Parmentier" w:date="2020-05-13T10:19:00Z">
        <w:r>
          <w:rPr>
            <w:rStyle w:val="Appelnotedebasdep"/>
          </w:rPr>
          <w:footnoteRef/>
        </w:r>
        <w:r>
          <w:t xml:space="preserve"> </w:t>
        </w:r>
        <w:r w:rsidRPr="00670002">
          <w:rPr>
            <w:rPrChange w:id="1852" w:author="Arthur Parmentier" w:date="2020-05-18T14:23:00Z">
              <w:rPr>
                <w:lang w:val="fr-FR"/>
              </w:rPr>
            </w:rPrChange>
          </w:rPr>
          <w:t>There may be other cases in which a sign has several signified, even inside one discipline, but we won’t d</w:t>
        </w:r>
      </w:ins>
      <w:ins w:id="1853" w:author="Arthur Parmentier" w:date="2020-05-13T10:20:00Z">
        <w:r w:rsidRPr="00670002">
          <w:rPr>
            <w:rPrChange w:id="1854" w:author="Arthur Parmentier" w:date="2020-05-18T14:23:00Z">
              <w:rPr>
                <w:lang w:val="fr-FR"/>
              </w:rPr>
            </w:rPrChange>
          </w:rPr>
          <w:t>iscuss this possibility.</w:t>
        </w:r>
      </w:ins>
    </w:p>
  </w:footnote>
  <w:footnote w:id="24">
    <w:p w:rsidR="00FA5F3C" w:rsidRPr="00670002" w:rsidRDefault="00FA5F3C" w:rsidP="005868B3">
      <w:pPr>
        <w:pStyle w:val="Notedebasdepage"/>
        <w:rPr>
          <w:ins w:id="1895" w:author="Arthur Parmentier" w:date="2020-05-13T10:30:00Z"/>
          <w:rPrChange w:id="1896" w:author="Arthur Parmentier" w:date="2020-05-18T14:23:00Z">
            <w:rPr>
              <w:ins w:id="1897" w:author="Arthur Parmentier" w:date="2020-05-13T10:30:00Z"/>
              <w:lang w:val="fr-FR"/>
            </w:rPr>
          </w:rPrChange>
        </w:rPr>
      </w:pPr>
      <w:ins w:id="1898" w:author="Arthur Parmentier" w:date="2020-05-13T10:30:00Z">
        <w:r>
          <w:rPr>
            <w:rStyle w:val="Appelnotedebasdep"/>
          </w:rPr>
          <w:footnoteRef/>
        </w:r>
        <w:r>
          <w:t xml:space="preserve"> </w:t>
        </w:r>
        <w:r w:rsidRPr="00670002">
          <w:rPr>
            <w:rPrChange w:id="1899" w:author="Arthur Parmentier" w:date="2020-05-18T14:23:00Z">
              <w:rPr>
                <w:lang w:val="fr-FR"/>
              </w:rPr>
            </w:rPrChange>
          </w:rPr>
          <w:t>We will discuss the motivations of this construction later.</w:t>
        </w:r>
      </w:ins>
    </w:p>
  </w:footnote>
  <w:footnote w:id="25">
    <w:p w:rsidR="00FA5F3C" w:rsidRPr="0054442D" w:rsidDel="00697BA8" w:rsidRDefault="00FA5F3C" w:rsidP="001C0B0E">
      <w:pPr>
        <w:pStyle w:val="Notedebasdepage"/>
        <w:rPr>
          <w:del w:id="2050" w:author="Arthur Parmentier" w:date="2020-05-12T18:13:00Z"/>
          <w:lang w:val="fr-FR"/>
        </w:rPr>
      </w:pPr>
      <w:del w:id="2051"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26">
    <w:p w:rsidR="00FA5F3C" w:rsidRPr="008B7AAC" w:rsidDel="005868B3" w:rsidRDefault="00FA5F3C">
      <w:pPr>
        <w:pStyle w:val="Notedebasdepage"/>
        <w:rPr>
          <w:del w:id="2103" w:author="Arthur Parmentier" w:date="2020-05-13T10:30:00Z"/>
          <w:lang w:val="fr-FR"/>
        </w:rPr>
      </w:pPr>
      <w:del w:id="2104"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27">
    <w:p w:rsidR="00FA5F3C" w:rsidRPr="00670002" w:rsidRDefault="00FA5F3C">
      <w:pPr>
        <w:pStyle w:val="Notedebasdepage"/>
        <w:rPr>
          <w:rPrChange w:id="2117"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28">
    <w:p w:rsidR="00FA5F3C" w:rsidRPr="00670002" w:rsidRDefault="00FA5F3C">
      <w:pPr>
        <w:pStyle w:val="Notedebasdepage"/>
        <w:rPr>
          <w:rPrChange w:id="2119"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29">
    <w:p w:rsidR="00FA5F3C" w:rsidRPr="00670002" w:rsidRDefault="00FA5F3C">
      <w:pPr>
        <w:pStyle w:val="Notedebasdepage"/>
        <w:rPr>
          <w:rPrChange w:id="2124" w:author="Arthur Parmentier" w:date="2020-05-18T14:23:00Z">
            <w:rPr>
              <w:lang w:val="fr-FR"/>
            </w:rPr>
          </w:rPrChange>
        </w:rPr>
      </w:pPr>
      <w:r>
        <w:rPr>
          <w:rStyle w:val="Appelnotedebasdep"/>
        </w:rPr>
        <w:footnoteRef/>
      </w:r>
      <w:r>
        <w:t xml:space="preserve"> </w:t>
      </w:r>
      <w:r w:rsidRPr="00670002">
        <w:rPr>
          <w:rPrChange w:id="2125"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30">
    <w:p w:rsidR="00FA5F3C" w:rsidRPr="00670002" w:rsidRDefault="00FA5F3C">
      <w:pPr>
        <w:pStyle w:val="Notedebasdepage"/>
        <w:rPr>
          <w:rPrChange w:id="2126" w:author="Arthur Parmentier" w:date="2020-05-18T14:23:00Z">
            <w:rPr>
              <w:lang w:val="fr-FR"/>
            </w:rPr>
          </w:rPrChange>
        </w:rPr>
      </w:pPr>
      <w:r>
        <w:rPr>
          <w:rStyle w:val="Appelnotedebasdep"/>
        </w:rPr>
        <w:footnoteRef/>
      </w:r>
      <w:r>
        <w:t xml:space="preserve"> </w:t>
      </w:r>
      <w:r w:rsidRPr="00670002">
        <w:rPr>
          <w:rPrChange w:id="2127" w:author="Arthur Parmentier" w:date="2020-05-18T14:23:00Z">
            <w:rPr>
              <w:lang w:val="fr-FR"/>
            </w:rPr>
          </w:rPrChange>
        </w:rPr>
        <w:t xml:space="preserve">In my case, from my experience in Europe, producing a large variety of contents was </w:t>
      </w:r>
      <w:proofErr w:type="spellStart"/>
      <w:r w:rsidRPr="00670002">
        <w:rPr>
          <w:rPrChange w:id="2128" w:author="Arthur Parmentier" w:date="2020-05-18T14:23:00Z">
            <w:rPr>
              <w:lang w:val="fr-FR"/>
            </w:rPr>
          </w:rPrChange>
        </w:rPr>
        <w:t>personnally</w:t>
      </w:r>
      <w:proofErr w:type="spellEnd"/>
      <w:r w:rsidRPr="00670002">
        <w:rPr>
          <w:rPrChange w:id="2129" w:author="Arthur Parmentier" w:date="2020-05-18T14:23:00Z">
            <w:rPr>
              <w:lang w:val="fr-FR"/>
            </w:rPr>
          </w:rPrChange>
        </w:rPr>
        <w:t xml:space="preserve">  exciting and part of the interest I and others share for the technique ; therefore it was an important consideration that may not be shared at all by other groups with different interests and motivations to use SP.</w:t>
      </w:r>
    </w:p>
  </w:footnote>
  <w:footnote w:id="31">
    <w:p w:rsidR="00FA5F3C" w:rsidRPr="008C7E78" w:rsidRDefault="00FA5F3C">
      <w:pPr>
        <w:pStyle w:val="Notedebasdepage"/>
      </w:pPr>
      <w:ins w:id="2223" w:author="Arthur Parmentier" w:date="2020-06-05T16:54:00Z">
        <w:r>
          <w:rPr>
            <w:rStyle w:val="Appelnotedebasdep"/>
          </w:rPr>
          <w:footnoteRef/>
        </w:r>
        <w:r>
          <w:t xml:space="preserve"> </w:t>
        </w:r>
        <w:r w:rsidRPr="008C7E78">
          <w:rPr>
            <w:rPrChange w:id="2224" w:author="Arthur Parmentier" w:date="2020-06-07T18:32:00Z">
              <w:rPr>
                <w:lang w:val="fr-FR"/>
              </w:rPr>
            </w:rPrChange>
          </w:rPr>
          <w:t xml:space="preserve">Some basic </w:t>
        </w:r>
      </w:ins>
      <w:ins w:id="2225" w:author="Arthur Parmentier" w:date="2020-06-05T16:55:00Z">
        <w:r w:rsidRPr="008C7E78">
          <w:rPr>
            <w:rPrChange w:id="2226" w:author="Arthur Parmentier" w:date="2020-06-07T18:32:00Z">
              <w:rPr>
                <w:lang w:val="fr-FR"/>
              </w:rPr>
            </w:rPrChange>
          </w:rPr>
          <w:t>examples can be found here : https://www.handspeak.com/learn/index.php?id=41</w:t>
        </w:r>
      </w:ins>
    </w:p>
  </w:footnote>
  <w:footnote w:id="32">
    <w:p w:rsidR="00FA5F3C" w:rsidRPr="008C7E78" w:rsidRDefault="00FA5F3C">
      <w:pPr>
        <w:pStyle w:val="Notedebasdepage"/>
      </w:pPr>
      <w:ins w:id="2233" w:author="Arthur Parmentier" w:date="2020-06-05T16:44:00Z">
        <w:r>
          <w:rPr>
            <w:rStyle w:val="Appelnotedebasdep"/>
          </w:rPr>
          <w:footnoteRef/>
        </w:r>
        <w:r>
          <w:t xml:space="preserve"> </w:t>
        </w:r>
        <w:r w:rsidRPr="008C7E78">
          <w:rPr>
            <w:rPrChange w:id="2234" w:author="Arthur Parmentier" w:date="2020-06-07T18:32:00Z">
              <w:rPr>
                <w:lang w:val="fr-FR"/>
              </w:rPr>
            </w:rPrChange>
          </w:rPr>
          <w:t>See http://www.sematos.eu/lsf-p-tomber-5958.html</w:t>
        </w:r>
      </w:ins>
    </w:p>
  </w:footnote>
  <w:footnote w:id="33">
    <w:p w:rsidR="00FA5F3C" w:rsidRPr="008C7E78" w:rsidRDefault="00FA5F3C">
      <w:pPr>
        <w:pStyle w:val="Notedebasdepage"/>
      </w:pPr>
      <w:ins w:id="2245" w:author="Arthur Parmentier" w:date="2020-06-05T16:53:00Z">
        <w:r>
          <w:rPr>
            <w:rStyle w:val="Appelnotedebasdep"/>
          </w:rPr>
          <w:footnoteRef/>
        </w:r>
        <w:r>
          <w:t xml:space="preserve"> </w:t>
        </w:r>
        <w:r w:rsidRPr="008C7E78">
          <w:rPr>
            <w:rPrChange w:id="2246" w:author="Arthur Parmentier" w:date="2020-06-07T18:32:00Z">
              <w:rPr>
                <w:lang w:val="fr-FR"/>
              </w:rPr>
            </w:rPrChange>
          </w:rPr>
          <w:t xml:space="preserve">For a discussion on this topic, see </w:t>
        </w:r>
      </w:ins>
      <w:proofErr w:type="spellStart"/>
      <w:ins w:id="2247" w:author="Arthur Parmentier" w:date="2020-06-05T16:54:00Z">
        <w:r>
          <w:t>Aronoff</w:t>
        </w:r>
        <w:proofErr w:type="spellEnd"/>
        <w:r>
          <w:t xml:space="preserve">, Mark et al. “THE PARADOX OF SIGN LANGUAGE MORPHOLOGY.” </w:t>
        </w:r>
        <w:r>
          <w:rPr>
            <w:i/>
            <w:iCs/>
          </w:rPr>
          <w:t>Language</w:t>
        </w:r>
        <w:r>
          <w:t xml:space="preserve"> vol. 81,2 (2005): 301-344.</w:t>
        </w:r>
      </w:ins>
      <w:ins w:id="2248" w:author="Arthur Parmentier" w:date="2020-06-06T18:56:00Z">
        <w:r>
          <w:t xml:space="preserve"> This argument is sometimes used to motivate the need of normalization of</w:t>
        </w:r>
      </w:ins>
      <w:ins w:id="2249" w:author="Arthur Parmentier" w:date="2020-06-06T18:57:00Z">
        <w:r>
          <w:t xml:space="preserve"> sign language.</w:t>
        </w:r>
      </w:ins>
    </w:p>
  </w:footnote>
  <w:footnote w:id="34">
    <w:p w:rsidR="00FA5F3C" w:rsidRPr="008C7E78" w:rsidRDefault="00FA5F3C">
      <w:pPr>
        <w:pStyle w:val="Notedebasdepage"/>
      </w:pPr>
      <w:ins w:id="2314" w:author="Arthur Parmentier" w:date="2020-06-06T17:05:00Z">
        <w:r>
          <w:rPr>
            <w:rStyle w:val="Appelnotedebasdep"/>
          </w:rPr>
          <w:footnoteRef/>
        </w:r>
        <w:r>
          <w:t xml:space="preserve"> </w:t>
        </w:r>
        <w:r w:rsidRPr="003724FD">
          <w:t>http://www.soundpainting.com/blog/</w:t>
        </w:r>
      </w:ins>
    </w:p>
  </w:footnote>
  <w:footnote w:id="35">
    <w:p w:rsidR="00FA5F3C" w:rsidRPr="008C7E78" w:rsidRDefault="00FA5F3C">
      <w:pPr>
        <w:pStyle w:val="Notedebasdepage"/>
      </w:pPr>
      <w:ins w:id="2319" w:author="Arthur Parmentier" w:date="2020-06-05T17:14:00Z">
        <w:r>
          <w:rPr>
            <w:rStyle w:val="Appelnotedebasdep"/>
          </w:rPr>
          <w:footnoteRef/>
        </w:r>
        <w:r>
          <w:t xml:space="preserve"> </w:t>
        </w:r>
        <w:r w:rsidRPr="00FE0C03">
          <w:t>http://www.soundpainting.com/soundpainting/</w:t>
        </w:r>
      </w:ins>
    </w:p>
  </w:footnote>
  <w:footnote w:id="36">
    <w:p w:rsidR="00FA5F3C" w:rsidRPr="008C7E78" w:rsidRDefault="00FA5F3C">
      <w:pPr>
        <w:pStyle w:val="Notedebasdepage"/>
      </w:pPr>
      <w:ins w:id="2741" w:author="Arthur Parmentier" w:date="2020-06-05T21:23:00Z">
        <w:r>
          <w:rPr>
            <w:rStyle w:val="Appelnotedebasdep"/>
          </w:rPr>
          <w:footnoteRef/>
        </w:r>
        <w:r>
          <w:t xml:space="preserve"> </w:t>
        </w:r>
      </w:ins>
      <w:ins w:id="2742" w:author="Arthur Parmentier" w:date="2020-06-05T21:33:00Z">
        <w:r w:rsidRPr="008C7E78">
          <w:rPr>
            <w:rPrChange w:id="2743" w:author="Arthur Parmentier" w:date="2020-06-07T18:32:00Z">
              <w:rPr>
                <w:lang w:val="fr-FR"/>
              </w:rPr>
            </w:rPrChange>
          </w:rPr>
          <w:t>They</w:t>
        </w:r>
      </w:ins>
      <w:ins w:id="2744" w:author="Arthur Parmentier" w:date="2020-06-05T21:24:00Z">
        <w:r w:rsidRPr="008C7E78">
          <w:rPr>
            <w:rPrChange w:id="2745" w:author="Arthur Parmentier" w:date="2020-06-07T18:32:00Z">
              <w:rPr>
                <w:lang w:val="fr-FR"/>
              </w:rPr>
            </w:rPrChange>
          </w:rPr>
          <w:t xml:space="preserve"> embody several semantic components that can change the meaning of one or several signs</w:t>
        </w:r>
      </w:ins>
      <w:ins w:id="2746" w:author="Arthur Parmentier" w:date="2020-06-05T21:34:00Z">
        <w:r w:rsidRPr="008C7E78">
          <w:rPr>
            <w:rPrChange w:id="2747" w:author="Arthur Parmentier" w:date="2020-06-07T18:32:00Z">
              <w:rPr>
                <w:lang w:val="fr-FR"/>
              </w:rPr>
            </w:rPrChange>
          </w:rPr>
          <w:t xml:space="preserve"> and make some signs from the SP alphabet significant and some other insignificant.</w:t>
        </w:r>
      </w:ins>
    </w:p>
  </w:footnote>
  <w:footnote w:id="37">
    <w:p w:rsidR="00FA5F3C" w:rsidRPr="008C7E78" w:rsidRDefault="00FA5F3C">
      <w:pPr>
        <w:pStyle w:val="Notedebasdepage"/>
      </w:pPr>
      <w:ins w:id="2834" w:author="Arthur Parmentier" w:date="2020-06-05T21:38:00Z">
        <w:r>
          <w:rPr>
            <w:rStyle w:val="Appelnotedebasdep"/>
          </w:rPr>
          <w:footnoteRef/>
        </w:r>
        <w:r>
          <w:t xml:space="preserve"> </w:t>
        </w:r>
        <w:r w:rsidRPr="008C7E78">
          <w:rPr>
            <w:rPrChange w:id="2835" w:author="Arthur Parmentier" w:date="2020-06-07T18:32:00Z">
              <w:rPr>
                <w:lang w:val="fr-FR"/>
              </w:rPr>
            </w:rPrChange>
          </w:rPr>
          <w:t xml:space="preserve">Walter uses the term « escape » in </w:t>
        </w:r>
      </w:ins>
      <w:ins w:id="2836" w:author="Arthur Parmentier" w:date="2020-06-05T21:39:00Z">
        <w:r w:rsidRPr="008C7E78">
          <w:rPr>
            <w:rPrChange w:id="2837" w:author="Arthur Parmentier" w:date="2020-06-07T18:32:00Z">
              <w:rPr>
                <w:lang w:val="fr-FR"/>
              </w:rPr>
            </w:rPrChange>
          </w:rPr>
          <w:t>his</w:t>
        </w:r>
      </w:ins>
      <w:ins w:id="2838" w:author="Arthur Parmentier" w:date="2020-06-05T21:38:00Z">
        <w:r w:rsidRPr="008C7E78">
          <w:rPr>
            <w:rPrChange w:id="2839" w:author="Arthur Parmentier" w:date="2020-06-07T18:32:00Z">
              <w:rPr>
                <w:lang w:val="fr-FR"/>
              </w:rPr>
            </w:rPrChange>
          </w:rPr>
          <w:t xml:space="preserve"> description of the « tear up » sign which is very commonly used as an escape sign.</w:t>
        </w:r>
      </w:ins>
    </w:p>
  </w:footnote>
  <w:footnote w:id="38">
    <w:p w:rsidR="00FA5F3C" w:rsidRPr="008C7E78" w:rsidRDefault="00FA5F3C" w:rsidP="00A5016A">
      <w:pPr>
        <w:pStyle w:val="Notedebasdepage"/>
        <w:rPr>
          <w:ins w:id="3030" w:author="Arthur Parmentier" w:date="2020-06-06T20:34:00Z"/>
          <w:rPrChange w:id="3031" w:author="Arthur Parmentier" w:date="2020-06-07T18:32:00Z">
            <w:rPr>
              <w:ins w:id="3032" w:author="Arthur Parmentier" w:date="2020-06-06T20:34:00Z"/>
              <w:lang w:val="fr-FR"/>
            </w:rPr>
          </w:rPrChange>
        </w:rPr>
      </w:pPr>
      <w:ins w:id="3033" w:author="Arthur Parmentier" w:date="2020-06-06T20:34:00Z">
        <w:r>
          <w:rPr>
            <w:rStyle w:val="Appelnotedebasdep"/>
          </w:rPr>
          <w:footnoteRef/>
        </w:r>
        <w:r>
          <w:t xml:space="preserve"> </w:t>
        </w:r>
        <w:r w:rsidRPr="008C7E78">
          <w:rPr>
            <w:rPrChange w:id="3034" w:author="Arthur Parmentier" w:date="2020-06-07T18:32:00Z">
              <w:rPr>
                <w:lang w:val="fr-FR"/>
              </w:rPr>
            </w:rPrChange>
          </w:rPr>
          <w:t xml:space="preserve">The most interesting example to my mind is that of the </w:t>
        </w:r>
        <w:proofErr w:type="spellStart"/>
        <w:r w:rsidRPr="008C7E78">
          <w:rPr>
            <w:rPrChange w:id="3035" w:author="Arthur Parmentier" w:date="2020-06-07T18:32:00Z">
              <w:rPr>
                <w:lang w:val="fr-FR"/>
              </w:rPr>
            </w:rPrChange>
          </w:rPr>
          <w:t>Pirahã</w:t>
        </w:r>
        <w:proofErr w:type="spellEnd"/>
        <w:r w:rsidRPr="008C7E78">
          <w:rPr>
            <w:rPrChange w:id="3036" w:author="Arthur Parmentier" w:date="2020-06-07T18:32:00Z">
              <w:rPr>
                <w:lang w:val="fr-FR"/>
              </w:rPr>
            </w:rPrChange>
          </w:rPr>
          <w:t xml:space="preserve"> people studied by Daniel Everett, which contradicts the universality of </w:t>
        </w:r>
        <w:proofErr w:type="spellStart"/>
        <w:r w:rsidRPr="008C7E78">
          <w:rPr>
            <w:rPrChange w:id="3037" w:author="Arthur Parmentier" w:date="2020-06-07T18:32:00Z">
              <w:rPr>
                <w:lang w:val="fr-FR"/>
              </w:rPr>
            </w:rPrChange>
          </w:rPr>
          <w:t>recursivity</w:t>
        </w:r>
        <w:proofErr w:type="spellEnd"/>
        <w:r w:rsidRPr="008C7E78">
          <w:rPr>
            <w:rPrChange w:id="3038" w:author="Arthur Parmentier" w:date="2020-06-07T18:32:00Z">
              <w:rPr>
                <w:lang w:val="fr-FR"/>
              </w:rPr>
            </w:rPrChange>
          </w:rPr>
          <w:t xml:space="preserve"> in human cognition: https://en.wikipedia.org/wiki/Pirah%C3%A3_language</w:t>
        </w:r>
      </w:ins>
    </w:p>
  </w:footnote>
  <w:footnote w:id="39">
    <w:p w:rsidR="00FA5F3C" w:rsidRPr="008C7E78" w:rsidRDefault="00FA5F3C">
      <w:pPr>
        <w:pStyle w:val="Notedebasdepage"/>
      </w:pPr>
      <w:ins w:id="3063" w:author="Arthur Parmentier" w:date="2020-06-06T17:53:00Z">
        <w:r>
          <w:rPr>
            <w:rStyle w:val="Appelnotedebasdep"/>
          </w:rPr>
          <w:footnoteRef/>
        </w:r>
        <w:r>
          <w:t xml:space="preserve"> </w:t>
        </w:r>
        <w:r w:rsidRPr="00A531CB">
          <w:t>http://www.soundpainting.com/blog/</w:t>
        </w:r>
      </w:ins>
    </w:p>
  </w:footnote>
  <w:footnote w:id="40">
    <w:p w:rsidR="0052121B" w:rsidRPr="008C7E78" w:rsidRDefault="0052121B" w:rsidP="0052121B">
      <w:pPr>
        <w:pStyle w:val="Notedebasdepage"/>
        <w:rPr>
          <w:ins w:id="3707" w:author="Arthur Parmentier" w:date="2020-06-08T18:44:00Z"/>
        </w:rPr>
      </w:pPr>
      <w:ins w:id="3708" w:author="Arthur Parmentier" w:date="2020-06-08T18:44:00Z">
        <w:r>
          <w:rPr>
            <w:rStyle w:val="Appelnotedebasdep"/>
          </w:rPr>
          <w:footnoteRef/>
        </w:r>
        <w:r>
          <w:t xml:space="preserve"> </w:t>
        </w:r>
        <w:r w:rsidRPr="00DC7F98">
          <w:t xml:space="preserve">Without going </w:t>
        </w:r>
      </w:ins>
      <w:ins w:id="3709" w:author="Arthur Parmentier" w:date="2020-06-09T15:50:00Z">
        <w:r w:rsidR="00901C34" w:rsidRPr="00DC7F98">
          <w:t>into</w:t>
        </w:r>
      </w:ins>
      <w:ins w:id="3710" w:author="Arthur Parmentier" w:date="2020-06-08T18:44:00Z">
        <w:r w:rsidRPr="00DC7F98">
          <w:t xml:space="preserve"> many details, the concept here is simple to assign each set of parameters to a number (an index) to be able to change them during the performance.</w:t>
        </w:r>
      </w:ins>
    </w:p>
  </w:footnote>
  <w:footnote w:id="41">
    <w:p w:rsidR="00224A9B" w:rsidRPr="008C7E78" w:rsidRDefault="00224A9B" w:rsidP="00224A9B">
      <w:pPr>
        <w:pStyle w:val="Notedebasdepage"/>
        <w:rPr>
          <w:ins w:id="3738" w:author="Arthur Parmentier" w:date="2020-06-08T18:17:00Z"/>
        </w:rPr>
      </w:pPr>
      <w:ins w:id="3739" w:author="Arthur Parmentier" w:date="2020-06-08T18:17:00Z">
        <w:r>
          <w:rPr>
            <w:rStyle w:val="Appelnotedebasdep"/>
          </w:rPr>
          <w:footnoteRef/>
        </w:r>
        <w:r>
          <w:t xml:space="preserve"> </w:t>
        </w:r>
        <w:r w:rsidRPr="00DC7F98">
          <w:t>See https://www.youtube.com/watch?v=n8m7lFQ3njk</w:t>
        </w:r>
      </w:ins>
    </w:p>
  </w:footnote>
  <w:footnote w:id="42">
    <w:p w:rsidR="006D51E1" w:rsidRPr="006D51E1" w:rsidRDefault="006D51E1">
      <w:pPr>
        <w:pStyle w:val="Notedebasdepage"/>
      </w:pPr>
      <w:ins w:id="3957" w:author="Arthur Parmentier" w:date="2020-06-08T22:19:00Z">
        <w:r>
          <w:rPr>
            <w:rStyle w:val="Appelnotedebasdep"/>
          </w:rPr>
          <w:footnoteRef/>
        </w:r>
        <w:r>
          <w:t xml:space="preserve"> I am ref</w:t>
        </w:r>
      </w:ins>
      <w:ins w:id="3958" w:author="Arthur Parmentier" w:date="2020-06-08T22:20:00Z">
        <w:r>
          <w:t>erring here to the concerts/parties that are hold by the Soundpainting group of Rio that I had the honor to meet and play with</w:t>
        </w:r>
        <w:r w:rsidR="008518BC">
          <w:t>; to m</w:t>
        </w:r>
      </w:ins>
      <w:ins w:id="3959" w:author="Arthur Parmentier" w:date="2020-06-08T22:21:00Z">
        <w:r w:rsidR="008518BC">
          <w:t>e at the opposite of my SP experience in Europe.</w:t>
        </w:r>
      </w:ins>
    </w:p>
  </w:footnote>
  <w:footnote w:id="43">
    <w:p w:rsidR="00FA5F3C" w:rsidRPr="006D51B6" w:rsidRDefault="00FA5F3C" w:rsidP="00351FEC">
      <w:pPr>
        <w:pStyle w:val="Notedebasdepage"/>
        <w:rPr>
          <w:ins w:id="4259" w:author="Arthur Parmentier" w:date="2020-06-02T19:33:00Z"/>
        </w:rPr>
      </w:pPr>
      <w:ins w:id="4260" w:author="Arthur Parmentier" w:date="2020-06-02T19:33:00Z">
        <w:r>
          <w:rPr>
            <w:rStyle w:val="Appelnotedebasdep"/>
          </w:rPr>
          <w:footnoteRef/>
        </w:r>
        <w:r>
          <w:t xml:space="preserve"> External parts that are “shipped in” with the program are distributed under GPLv3 license (or less restrictive).</w:t>
        </w:r>
      </w:ins>
    </w:p>
  </w:footnote>
  <w:footnote w:id="44">
    <w:p w:rsidR="00FA5F3C" w:rsidRPr="00116732" w:rsidRDefault="00FA5F3C">
      <w:pPr>
        <w:pStyle w:val="Notedebasdepage"/>
      </w:pPr>
      <w:ins w:id="4497" w:author="Arthur Parmentier" w:date="2020-05-18T15:19:00Z">
        <w:r>
          <w:rPr>
            <w:rStyle w:val="Appelnotedebasdep"/>
          </w:rPr>
          <w:footnoteRef/>
        </w:r>
        <w:r>
          <w:t xml:space="preserve"> </w:t>
        </w:r>
      </w:ins>
      <w:ins w:id="4498" w:author="Arthur Parmentier" w:date="2020-05-18T15:20:00Z">
        <w:r>
          <w:t xml:space="preserve">With </w:t>
        </w:r>
      </w:ins>
      <w:ins w:id="4499" w:author="Arthur Parmentier" w:date="2020-05-19T10:40:00Z">
        <w:r>
          <w:t>TensorFlow</w:t>
        </w:r>
      </w:ins>
      <w:ins w:id="4500" w:author="Arthur Parmentier" w:date="2020-05-18T15:20:00Z">
        <w:r>
          <w:t xml:space="preserve">: </w:t>
        </w:r>
      </w:ins>
      <w:ins w:id="4501" w:author="Arthur Parmentier" w:date="2020-05-18T15:19:00Z">
        <w:r w:rsidRPr="006A443F">
          <w:t>https://github.com/tensorflow/tfjs-models/tree/master/posenet</w:t>
        </w:r>
      </w:ins>
    </w:p>
  </w:footnote>
  <w:footnote w:id="45">
    <w:p w:rsidR="00FA5F3C" w:rsidRPr="008C7E78" w:rsidRDefault="00FA5F3C" w:rsidP="00943F21">
      <w:pPr>
        <w:rPr>
          <w:ins w:id="4520" w:author="Arthur Parmentier" w:date="2020-06-03T17:48:00Z"/>
          <w:rFonts w:ascii="Times New Roman" w:hAnsi="Times New Roman"/>
          <w:rPrChange w:id="4521" w:author="Arthur Parmentier" w:date="2020-06-07T18:32:00Z">
            <w:rPr>
              <w:ins w:id="4522" w:author="Arthur Parmentier" w:date="2020-06-03T17:48:00Z"/>
              <w:rFonts w:ascii="Times New Roman" w:hAnsi="Times New Roman"/>
              <w:lang w:val="fr-FR"/>
            </w:rPr>
          </w:rPrChange>
        </w:rPr>
      </w:pPr>
      <w:ins w:id="4523" w:author="Arthur Parmentier" w:date="2020-05-22T19:58:00Z">
        <w:r>
          <w:rPr>
            <w:rStyle w:val="Appelnotedebasdep"/>
          </w:rPr>
          <w:footnoteRef/>
        </w:r>
        <w:r>
          <w:t xml:space="preserve"> </w:t>
        </w:r>
      </w:ins>
      <w:ins w:id="4524" w:author="Arthur Parmentier" w:date="2020-06-03T17:48:00Z">
        <w:r>
          <w:rPr>
            <w:rFonts w:hAnsi="Symbol"/>
          </w:rPr>
          <w:t></w:t>
        </w:r>
        <w:r>
          <w:t xml:space="preserve">  </w:t>
        </w:r>
        <w:proofErr w:type="spellStart"/>
        <w:r>
          <w:t>Posenet</w:t>
        </w:r>
        <w:proofErr w:type="spellEnd"/>
        <w:r>
          <w:t xml:space="preserve">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FA5F3C" w:rsidRPr="00BF1ECB" w:rsidRDefault="00FA5F3C" w:rsidP="00943F21">
      <w:pPr>
        <w:pStyle w:val="Notedebasdepage"/>
      </w:pPr>
      <w:ins w:id="4525" w:author="Arthur Parmentier" w:date="2020-06-03T17:48:00Z">
        <w:r>
          <w:rPr>
            <w:rFonts w:hAnsi="Symbol"/>
          </w:rPr>
          <w:t></w:t>
        </w:r>
        <w:r>
          <w:t xml:space="preserve">  </w:t>
        </w:r>
        <w:proofErr w:type="spellStart"/>
        <w:r>
          <w:t>Posenet</w:t>
        </w:r>
        <w:proofErr w:type="spellEnd"/>
        <w:r>
          <w:t xml:space="preserve">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w:t>
        </w:r>
        <w:proofErr w:type="spellStart"/>
        <w:r>
          <w:t>posenet</w:t>
        </w:r>
        <w:proofErr w:type="spellEnd"/>
        <w:r>
          <w:t xml:space="preserve">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46">
    <w:p w:rsidR="00FA5F3C" w:rsidRPr="00BF1ECB" w:rsidRDefault="00FA5F3C">
      <w:pPr>
        <w:pStyle w:val="Notedebasdepage"/>
      </w:pPr>
      <w:ins w:id="4778" w:author="Arthur Parmentier" w:date="2020-05-19T16:10:00Z">
        <w:r>
          <w:rPr>
            <w:rStyle w:val="Appelnotedebasdep"/>
          </w:rPr>
          <w:footnoteRef/>
        </w:r>
        <w:r>
          <w:t xml:space="preserve"> </w:t>
        </w:r>
        <w:r w:rsidRPr="005E2970">
          <w:t>https://github.com/CMU-Perceptual-Computing-Lab/openpose</w:t>
        </w:r>
      </w:ins>
    </w:p>
  </w:footnote>
  <w:footnote w:id="47">
    <w:p w:rsidR="00FA5F3C" w:rsidRPr="00BF1ECB" w:rsidRDefault="00FA5F3C">
      <w:pPr>
        <w:pStyle w:val="Notedebasdepage"/>
      </w:pPr>
      <w:ins w:id="4784" w:author="Arthur Parmentier" w:date="2020-05-19T16:16:00Z">
        <w:r>
          <w:rPr>
            <w:rStyle w:val="Appelnotedebasdep"/>
          </w:rPr>
          <w:footnoteRef/>
        </w:r>
        <w:r>
          <w:t xml:space="preserve"> </w:t>
        </w:r>
      </w:ins>
      <w:ins w:id="4785" w:author="Arthur Parmentier" w:date="2020-05-19T16:17:00Z">
        <w:r w:rsidRPr="00BF1ECB">
          <w:rPr>
            <w:rPrChange w:id="4786" w:author="Arthur Parmentier" w:date="2020-05-23T19:46:00Z">
              <w:rPr>
                <w:lang w:val="fr-FR"/>
              </w:rPr>
            </w:rPrChange>
          </w:rPr>
          <w:t xml:space="preserve">The only realistic approach would have been to use the </w:t>
        </w:r>
        <w:proofErr w:type="spellStart"/>
        <w:r w:rsidRPr="00BF1ECB">
          <w:rPr>
            <w:rPrChange w:id="4787" w:author="Arthur Parmentier" w:date="2020-05-23T19:46:00Z">
              <w:rPr>
                <w:lang w:val="fr-FR"/>
              </w:rPr>
            </w:rPrChange>
          </w:rPr>
          <w:t>pytorch</w:t>
        </w:r>
        <w:proofErr w:type="spellEnd"/>
        <w:r w:rsidRPr="00BF1ECB">
          <w:rPr>
            <w:rPrChange w:id="4788" w:author="Arthur Parmentier" w:date="2020-05-23T19:46:00Z">
              <w:rPr>
                <w:lang w:val="fr-FR"/>
              </w:rPr>
            </w:rPrChange>
          </w:rPr>
          <w:t xml:space="preserve"> implementation of </w:t>
        </w:r>
        <w:proofErr w:type="spellStart"/>
        <w:r w:rsidRPr="00BF1ECB">
          <w:rPr>
            <w:rPrChange w:id="4789" w:author="Arthur Parmentier" w:date="2020-05-23T19:46:00Z">
              <w:rPr>
                <w:lang w:val="fr-FR"/>
              </w:rPr>
            </w:rPrChange>
          </w:rPr>
          <w:t>OpenPose</w:t>
        </w:r>
        <w:proofErr w:type="spellEnd"/>
        <w:r w:rsidRPr="00BF1ECB">
          <w:rPr>
            <w:rPrChange w:id="4790" w:author="Arthur Parmentier" w:date="2020-05-23T19:46:00Z">
              <w:rPr>
                <w:lang w:val="fr-FR"/>
              </w:rPr>
            </w:rPrChange>
          </w:rPr>
          <w:t xml:space="preserve"> (</w:t>
        </w:r>
        <w:r>
          <w:rPr>
            <w:lang w:val="fr-FR"/>
          </w:rPr>
          <w:fldChar w:fldCharType="begin"/>
        </w:r>
        <w:r w:rsidRPr="00BF1ECB">
          <w:rPr>
            <w:rPrChange w:id="4791"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4792" w:author="Arthur Parmentier" w:date="2020-05-23T19:46:00Z">
              <w:rPr>
                <w:rStyle w:val="Lienhypertexte"/>
                <w:lang w:val="fr-FR"/>
              </w:rPr>
            </w:rPrChange>
          </w:rPr>
          <w:t>https://github.com/Hzzone/pytorch-openpose</w:t>
        </w:r>
        <w:r>
          <w:rPr>
            <w:lang w:val="fr-FR"/>
          </w:rPr>
          <w:fldChar w:fldCharType="end"/>
        </w:r>
        <w:r w:rsidRPr="00BF1ECB">
          <w:rPr>
            <w:rPrChange w:id="4793" w:author="Arthur Parmentier" w:date="2020-05-23T19:46:00Z">
              <w:rPr>
                <w:lang w:val="fr-FR"/>
              </w:rPr>
            </w:rPrChange>
          </w:rPr>
          <w:t xml:space="preserve">) and then try to run the python scripts in Max </w:t>
        </w:r>
      </w:ins>
      <w:ins w:id="4794" w:author="Arthur Parmentier" w:date="2020-05-19T16:19:00Z">
        <w:r w:rsidRPr="00BF1ECB">
          <w:rPr>
            <w:rPrChange w:id="4795" w:author="Arthur Parmentier" w:date="2020-05-23T19:46:00Z">
              <w:rPr>
                <w:lang w:val="fr-FR"/>
              </w:rPr>
            </w:rPrChange>
          </w:rPr>
          <w:t xml:space="preserve">(Max does </w:t>
        </w:r>
      </w:ins>
      <w:ins w:id="4796" w:author="Arthur Parmentier" w:date="2020-05-19T16:20:00Z">
        <w:r w:rsidRPr="00BF1ECB">
          <w:rPr>
            <w:rPrChange w:id="4797" w:author="Arthur Parmentier" w:date="2020-05-23T19:46:00Z">
              <w:rPr>
                <w:lang w:val="fr-FR"/>
              </w:rPr>
            </w:rPrChange>
          </w:rPr>
          <w:t xml:space="preserve">not interpret Python natively) </w:t>
        </w:r>
      </w:ins>
      <w:ins w:id="4798" w:author="Arthur Parmentier" w:date="2020-05-19T16:17:00Z">
        <w:r w:rsidRPr="00BF1ECB">
          <w:rPr>
            <w:rPrChange w:id="4799" w:author="Arthur Parmentier" w:date="2020-05-23T19:46:00Z">
              <w:rPr>
                <w:lang w:val="fr-FR"/>
              </w:rPr>
            </w:rPrChange>
          </w:rPr>
          <w:t xml:space="preserve">with </w:t>
        </w:r>
      </w:ins>
      <w:ins w:id="4800" w:author="Arthur Parmentier" w:date="2020-05-19T16:19:00Z">
        <w:r>
          <w:rPr>
            <w:lang w:val="fr-FR"/>
          </w:rPr>
          <w:fldChar w:fldCharType="begin"/>
        </w:r>
        <w:r w:rsidRPr="00BF1ECB">
          <w:rPr>
            <w:rPrChange w:id="4801" w:author="Arthur Parmentier" w:date="2020-05-23T19:46:00Z">
              <w:rPr>
                <w:lang w:val="fr-FR"/>
              </w:rPr>
            </w:rPrChange>
          </w:rPr>
          <w:instrText xml:space="preserve"> HYPERLINK "</w:instrText>
        </w:r>
      </w:ins>
      <w:ins w:id="4802" w:author="Arthur Parmentier" w:date="2020-05-19T16:18:00Z">
        <w:r w:rsidRPr="00BF1ECB">
          <w:rPr>
            <w:rPrChange w:id="4803" w:author="Arthur Parmentier" w:date="2020-05-23T19:46:00Z">
              <w:rPr>
                <w:lang w:val="fr-FR"/>
              </w:rPr>
            </w:rPrChange>
          </w:rPr>
          <w:instrText>https://github.com/grrrr/py</w:instrText>
        </w:r>
      </w:ins>
      <w:ins w:id="4804" w:author="Arthur Parmentier" w:date="2020-05-19T16:19:00Z">
        <w:r w:rsidRPr="00BF1ECB">
          <w:rPr>
            <w:rPrChange w:id="4805" w:author="Arthur Parmentier" w:date="2020-05-23T19:46:00Z">
              <w:rPr>
                <w:lang w:val="fr-FR"/>
              </w:rPr>
            </w:rPrChange>
          </w:rPr>
          <w:instrText xml:space="preserve">" </w:instrText>
        </w:r>
        <w:r>
          <w:rPr>
            <w:lang w:val="fr-FR"/>
          </w:rPr>
          <w:fldChar w:fldCharType="separate"/>
        </w:r>
      </w:ins>
      <w:ins w:id="4806" w:author="Arthur Parmentier" w:date="2020-05-19T16:18:00Z">
        <w:r w:rsidRPr="00BF1ECB">
          <w:rPr>
            <w:rStyle w:val="Lienhypertexte"/>
            <w:rPrChange w:id="4807" w:author="Arthur Parmentier" w:date="2020-05-23T19:46:00Z">
              <w:rPr>
                <w:rStyle w:val="Lienhypertexte"/>
                <w:lang w:val="fr-FR"/>
              </w:rPr>
            </w:rPrChange>
          </w:rPr>
          <w:t>https://github.com/grrrr/py</w:t>
        </w:r>
      </w:ins>
      <w:ins w:id="4808" w:author="Arthur Parmentier" w:date="2020-05-19T16:19:00Z">
        <w:r>
          <w:rPr>
            <w:lang w:val="fr-FR"/>
          </w:rPr>
          <w:fldChar w:fldCharType="end"/>
        </w:r>
      </w:ins>
      <w:ins w:id="4809" w:author="Arthur Parmentier" w:date="2020-05-19T16:20:00Z">
        <w:r w:rsidRPr="00BF1ECB">
          <w:rPr>
            <w:rPrChange w:id="4810" w:author="Arthur Parmentier" w:date="2020-05-23T19:46:00Z">
              <w:rPr>
                <w:lang w:val="fr-FR"/>
              </w:rPr>
            </w:rPrChange>
          </w:rPr>
          <w:t>. It is very unlikely to work</w:t>
        </w:r>
      </w:ins>
      <w:ins w:id="4811" w:author="Arthur Parmentier" w:date="2020-05-19T16:21:00Z">
        <w:r w:rsidRPr="00BF1ECB">
          <w:rPr>
            <w:rPrChange w:id="4812" w:author="Arthur Parmentier" w:date="2020-05-23T19:46:00Z">
              <w:rPr>
                <w:lang w:val="fr-FR"/>
              </w:rPr>
            </w:rPrChange>
          </w:rPr>
          <w:t xml:space="preserve"> and could not be tested in the frame of my master thesis.</w:t>
        </w:r>
      </w:ins>
    </w:p>
  </w:footnote>
  <w:footnote w:id="48">
    <w:p w:rsidR="00FA5F3C" w:rsidRPr="00BF1ECB" w:rsidRDefault="00FA5F3C">
      <w:pPr>
        <w:pStyle w:val="Notedebasdepage"/>
      </w:pPr>
      <w:ins w:id="4817" w:author="Arthur Parmentier" w:date="2020-05-19T19:59:00Z">
        <w:r>
          <w:rPr>
            <w:rStyle w:val="Appelnotedebasdep"/>
          </w:rPr>
          <w:footnoteRef/>
        </w:r>
        <w:r>
          <w:t xml:space="preserve"> </w:t>
        </w:r>
      </w:ins>
      <w:ins w:id="4818" w:author="Arthur Parmentier" w:date="2020-05-19T20:00:00Z">
        <w:r>
          <w:t xml:space="preserve">The most convincing project is </w:t>
        </w:r>
      </w:ins>
      <w:ins w:id="4819" w:author="Arthur Parmentier" w:date="2020-05-19T19:59:00Z">
        <w:r w:rsidRPr="00F707EB">
          <w:t>https://saic-violet.github.io/learnable-triangulation/</w:t>
        </w:r>
      </w:ins>
    </w:p>
  </w:footnote>
  <w:footnote w:id="49">
    <w:p w:rsidR="00FA5F3C" w:rsidRPr="00BF1ECB" w:rsidRDefault="00FA5F3C" w:rsidP="00FF7548">
      <w:pPr>
        <w:pStyle w:val="Notedebasdepage"/>
        <w:rPr>
          <w:ins w:id="4847" w:author="Arthur Parmentier" w:date="2020-05-19T22:04:00Z"/>
          <w:rPrChange w:id="4848" w:author="Arthur Parmentier" w:date="2020-05-23T19:46:00Z">
            <w:rPr>
              <w:ins w:id="4849" w:author="Arthur Parmentier" w:date="2020-05-19T22:04:00Z"/>
              <w:lang w:val="fr-FR"/>
            </w:rPr>
          </w:rPrChange>
        </w:rPr>
      </w:pPr>
      <w:ins w:id="4850" w:author="Arthur Parmentier" w:date="2020-05-19T21:57:00Z">
        <w:r>
          <w:rPr>
            <w:rStyle w:val="Appelnotedebasdep"/>
          </w:rPr>
          <w:footnoteRef/>
        </w:r>
        <w:r>
          <w:t xml:space="preserve"> </w:t>
        </w:r>
        <w:r w:rsidRPr="00BF1ECB">
          <w:rPr>
            <w:rPrChange w:id="4851" w:author="Arthur Parmentier" w:date="2020-05-23T19:46:00Z">
              <w:rPr>
                <w:lang w:val="fr-FR"/>
              </w:rPr>
            </w:rPrChange>
          </w:rPr>
          <w:t xml:space="preserve">I had a theoretical discussion with Walter around the idea that in theory, one could use </w:t>
        </w:r>
      </w:ins>
      <w:ins w:id="4852" w:author="Arthur Parmentier" w:date="2020-05-19T21:58:00Z">
        <w:r w:rsidRPr="00BF1ECB">
          <w:rPr>
            <w:rPrChange w:id="4853" w:author="Arthur Parmentier" w:date="2020-05-23T19:46:00Z">
              <w:rPr>
                <w:lang w:val="fr-FR"/>
              </w:rPr>
            </w:rPrChange>
          </w:rPr>
          <w:t xml:space="preserve">« play » without « entering the box » in requests such as </w:t>
        </w:r>
      </w:ins>
      <w:ins w:id="4854" w:author="Arthur Parmentier" w:date="2020-05-19T21:59:00Z">
        <w:r w:rsidRPr="00BF1ECB">
          <w:rPr>
            <w:rPrChange w:id="4855" w:author="Arthur Parmentier" w:date="2020-05-23T19:46:00Z">
              <w:rPr>
                <w:lang w:val="fr-FR"/>
              </w:rPr>
            </w:rPrChange>
          </w:rPr>
          <w:t>« </w:t>
        </w:r>
      </w:ins>
      <w:ins w:id="4856" w:author="Arthur Parmentier" w:date="2020-05-19T22:03:00Z">
        <w:r w:rsidRPr="00BF1ECB">
          <w:rPr>
            <w:rPrChange w:id="4857" w:author="Arthur Parmentier" w:date="2020-05-23T19:46:00Z">
              <w:rPr>
                <w:lang w:val="fr-FR"/>
              </w:rPr>
            </w:rPrChange>
          </w:rPr>
          <w:t xml:space="preserve">Strings LT Slowly enter </w:t>
        </w:r>
      </w:ins>
      <w:ins w:id="4858" w:author="Arthur Parmentier" w:date="2020-05-19T22:01:00Z">
        <w:r w:rsidRPr="00BF1ECB">
          <w:rPr>
            <w:rPrChange w:id="4859" w:author="Arthur Parmentier" w:date="2020-05-23T19:46:00Z">
              <w:rPr>
                <w:lang w:val="fr-FR"/>
              </w:rPr>
            </w:rPrChange>
          </w:rPr>
          <w:t>Perc.</w:t>
        </w:r>
      </w:ins>
      <w:ins w:id="4860" w:author="Arthur Parmentier" w:date="2020-05-19T21:58:00Z">
        <w:r w:rsidRPr="00BF1ECB">
          <w:rPr>
            <w:rPrChange w:id="4861" w:author="Arthur Parmentier" w:date="2020-05-23T19:46:00Z">
              <w:rPr>
                <w:lang w:val="fr-FR"/>
              </w:rPr>
            </w:rPrChange>
          </w:rPr>
          <w:t xml:space="preserve"> LT Play </w:t>
        </w:r>
      </w:ins>
      <w:ins w:id="4862" w:author="Arthur Parmentier" w:date="2020-05-19T22:04:00Z">
        <w:r w:rsidRPr="00BF1ECB">
          <w:rPr>
            <w:rPrChange w:id="4863" w:author="Arthur Parmentier" w:date="2020-05-23T19:46:00Z">
              <w:rPr>
                <w:lang w:val="fr-FR"/>
              </w:rPr>
            </w:rPrChange>
          </w:rPr>
          <w:t xml:space="preserve">WG </w:t>
        </w:r>
      </w:ins>
      <w:ins w:id="4864" w:author="Arthur Parmentier" w:date="2020-05-19T21:59:00Z">
        <w:r w:rsidRPr="00BF1ECB">
          <w:rPr>
            <w:rPrChange w:id="4865" w:author="Arthur Parmentier" w:date="2020-05-23T19:46:00Z">
              <w:rPr>
                <w:lang w:val="fr-FR"/>
              </w:rPr>
            </w:rPrChange>
          </w:rPr>
          <w:t>After 30 seconds Off Play </w:t>
        </w:r>
      </w:ins>
      <w:ins w:id="4866" w:author="Arthur Parmentier" w:date="2020-05-19T22:03:00Z">
        <w:r w:rsidRPr="00BF1ECB">
          <w:rPr>
            <w:rPrChange w:id="4867" w:author="Arthur Parmentier" w:date="2020-05-23T19:46:00Z">
              <w:rPr>
                <w:lang w:val="fr-FR"/>
              </w:rPr>
            </w:rPrChange>
          </w:rPr>
          <w:t>&lt;enter the box&gt;</w:t>
        </w:r>
      </w:ins>
      <w:ins w:id="4868" w:author="Arthur Parmentier" w:date="2020-05-19T22:05:00Z">
        <w:r w:rsidRPr="00BF1ECB">
          <w:rPr>
            <w:rPrChange w:id="4869" w:author="Arthur Parmentier" w:date="2020-05-23T19:46:00Z">
              <w:rPr>
                <w:lang w:val="fr-FR"/>
              </w:rPr>
            </w:rPrChange>
          </w:rPr>
          <w:t xml:space="preserve"> </w:t>
        </w:r>
      </w:ins>
      <w:ins w:id="4870" w:author="Arthur Parmentier" w:date="2020-05-19T21:59:00Z">
        <w:r w:rsidRPr="00BF1ECB">
          <w:rPr>
            <w:rPrChange w:id="4871" w:author="Arthur Parmentier" w:date="2020-05-23T19:46:00Z">
              <w:rPr>
                <w:lang w:val="fr-FR"/>
              </w:rPr>
            </w:rPrChange>
          </w:rPr>
          <w:t>», which would mean </w:t>
        </w:r>
      </w:ins>
      <w:ins w:id="4872" w:author="Arthur Parmentier" w:date="2020-05-19T22:04:00Z">
        <w:r w:rsidRPr="00BF1ECB">
          <w:rPr>
            <w:rPrChange w:id="4873" w:author="Arthur Parmentier" w:date="2020-05-23T19:46:00Z">
              <w:rPr>
                <w:lang w:val="fr-FR"/>
              </w:rPr>
            </w:rPrChange>
          </w:rPr>
          <w:t>that when the soundpainter « enters the box » :</w:t>
        </w:r>
      </w:ins>
    </w:p>
    <w:p w:rsidR="00FA5F3C" w:rsidRPr="00BF1ECB" w:rsidRDefault="00FA5F3C" w:rsidP="00FF7548">
      <w:pPr>
        <w:pStyle w:val="Notedebasdepage"/>
        <w:numPr>
          <w:ilvl w:val="0"/>
          <w:numId w:val="29"/>
        </w:numPr>
        <w:rPr>
          <w:ins w:id="4874" w:author="Arthur Parmentier" w:date="2020-05-19T22:05:00Z"/>
          <w:rPrChange w:id="4875" w:author="Arthur Parmentier" w:date="2020-05-23T19:46:00Z">
            <w:rPr>
              <w:ins w:id="4876" w:author="Arthur Parmentier" w:date="2020-05-19T22:05:00Z"/>
              <w:lang w:val="fr-FR"/>
            </w:rPr>
          </w:rPrChange>
        </w:rPr>
      </w:pPr>
      <w:ins w:id="4877" w:author="Arthur Parmentier" w:date="2020-05-19T22:04:00Z">
        <w:r w:rsidRPr="00BF1ECB">
          <w:rPr>
            <w:rPrChange w:id="4878" w:author="Arthur Parmentier" w:date="2020-05-23T19:46:00Z">
              <w:rPr>
                <w:lang w:val="fr-FR"/>
              </w:rPr>
            </w:rPrChange>
          </w:rPr>
          <w:t xml:space="preserve">Strings slowly </w:t>
        </w:r>
      </w:ins>
      <w:ins w:id="4879" w:author="Arthur Parmentier" w:date="2020-05-19T22:05:00Z">
        <w:r w:rsidRPr="00BF1ECB">
          <w:rPr>
            <w:rPrChange w:id="4880" w:author="Arthur Parmentier" w:date="2020-05-23T19:46:00Z">
              <w:rPr>
                <w:lang w:val="fr-FR"/>
              </w:rPr>
            </w:rPrChange>
          </w:rPr>
          <w:t>enter with a LT</w:t>
        </w:r>
      </w:ins>
    </w:p>
    <w:p w:rsidR="00FA5F3C" w:rsidRDefault="00FA5F3C" w:rsidP="00FF7548">
      <w:pPr>
        <w:pStyle w:val="Notedebasdepage"/>
        <w:numPr>
          <w:ilvl w:val="0"/>
          <w:numId w:val="29"/>
        </w:numPr>
        <w:rPr>
          <w:ins w:id="4881" w:author="Arthur Parmentier" w:date="2020-05-19T22:05:00Z"/>
          <w:lang w:val="fr-FR"/>
        </w:rPr>
      </w:pPr>
      <w:ins w:id="4882" w:author="Arthur Parmentier" w:date="2020-05-19T22:05:00Z">
        <w:r>
          <w:rPr>
            <w:lang w:val="fr-FR"/>
          </w:rPr>
          <w:t xml:space="preserve">Percussions </w:t>
        </w:r>
        <w:proofErr w:type="spellStart"/>
        <w:r>
          <w:rPr>
            <w:lang w:val="fr-FR"/>
          </w:rPr>
          <w:t>play</w:t>
        </w:r>
        <w:proofErr w:type="spellEnd"/>
        <w:r>
          <w:rPr>
            <w:lang w:val="fr-FR"/>
          </w:rPr>
          <w:t xml:space="preserve"> </w:t>
        </w:r>
        <w:proofErr w:type="spellStart"/>
        <w:r>
          <w:rPr>
            <w:lang w:val="fr-FR"/>
          </w:rPr>
          <w:t>immediately</w:t>
        </w:r>
        <w:proofErr w:type="spellEnd"/>
        <w:r>
          <w:rPr>
            <w:lang w:val="fr-FR"/>
          </w:rPr>
          <w:t xml:space="preserve"> a LT</w:t>
        </w:r>
      </w:ins>
    </w:p>
    <w:p w:rsidR="00FA5F3C" w:rsidRDefault="00FA5F3C" w:rsidP="00FF7548">
      <w:pPr>
        <w:pStyle w:val="Notedebasdepage"/>
        <w:numPr>
          <w:ilvl w:val="0"/>
          <w:numId w:val="29"/>
        </w:numPr>
        <w:rPr>
          <w:ins w:id="4883" w:author="Arthur Parmentier" w:date="2020-05-19T22:05:00Z"/>
          <w:lang w:val="fr-FR"/>
        </w:rPr>
      </w:pPr>
      <w:proofErr w:type="spellStart"/>
      <w:ins w:id="4884" w:author="Arthur Parmentier" w:date="2020-05-19T22:05:00Z">
        <w:r>
          <w:rPr>
            <w:lang w:val="fr-FR"/>
          </w:rPr>
          <w:t>Everyone</w:t>
        </w:r>
        <w:proofErr w:type="spellEnd"/>
        <w:r>
          <w:rPr>
            <w:lang w:val="fr-FR"/>
          </w:rPr>
          <w:t xml:space="preserve"> stops </w:t>
        </w:r>
        <w:proofErr w:type="spellStart"/>
        <w:r>
          <w:rPr>
            <w:lang w:val="fr-FR"/>
          </w:rPr>
          <w:t>after</w:t>
        </w:r>
        <w:proofErr w:type="spellEnd"/>
        <w:r>
          <w:rPr>
            <w:lang w:val="fr-FR"/>
          </w:rPr>
          <w:t xml:space="preserve"> 30 seconds</w:t>
        </w:r>
      </w:ins>
    </w:p>
    <w:p w:rsidR="00FA5F3C" w:rsidRPr="00BF1ECB" w:rsidRDefault="00FA5F3C">
      <w:pPr>
        <w:pStyle w:val="Notedebasdepage"/>
      </w:pPr>
      <w:ins w:id="4885" w:author="Arthur Parmentier" w:date="2020-05-19T22:05:00Z">
        <w:r w:rsidRPr="00BF1ECB">
          <w:rPr>
            <w:rPrChange w:id="4886" w:author="Arthur Parmentier" w:date="2020-05-23T19:46:00Z">
              <w:rPr>
                <w:lang w:val="fr-FR"/>
              </w:rPr>
            </w:rPrChange>
          </w:rPr>
          <w:t>By not « entering the box » when signing the « Play » or « Slowly enter » gest</w:t>
        </w:r>
      </w:ins>
      <w:ins w:id="4887" w:author="Arthur Parmentier" w:date="2020-05-19T22:06:00Z">
        <w:r w:rsidRPr="00BF1ECB">
          <w:rPr>
            <w:rPrChange w:id="4888" w:author="Arthur Parmentier" w:date="2020-05-23T19:46:00Z">
              <w:rPr>
                <w:lang w:val="fr-FR"/>
              </w:rPr>
            </w:rPrChange>
          </w:rPr>
          <w:t xml:space="preserve">ures, it would allow everyone to schedule the 30 seconds count at the same time to perhaps stay synchronized with an external process. </w:t>
        </w:r>
      </w:ins>
      <w:ins w:id="4889" w:author="Arthur Parmentier" w:date="2020-05-19T22:07:00Z">
        <w:r w:rsidRPr="00BF1ECB">
          <w:rPr>
            <w:rPrChange w:id="4890" w:author="Arthur Parmentier" w:date="2020-05-23T19:46:00Z">
              <w:rPr>
                <w:lang w:val="fr-FR"/>
              </w:rPr>
            </w:rPrChange>
          </w:rPr>
          <w:t xml:space="preserve">It would make sense to </w:t>
        </w:r>
        <w:proofErr w:type="spellStart"/>
        <w:r w:rsidRPr="00BF1ECB">
          <w:rPr>
            <w:rPrChange w:id="4891" w:author="Arthur Parmentier" w:date="2020-05-23T19:46:00Z">
              <w:rPr>
                <w:lang w:val="fr-FR"/>
              </w:rPr>
            </w:rPrChange>
          </w:rPr>
          <w:t>differenciate</w:t>
        </w:r>
        <w:proofErr w:type="spellEnd"/>
        <w:r w:rsidRPr="00BF1ECB">
          <w:rPr>
            <w:rPrChange w:id="4892" w:author="Arthur Parmentier" w:date="2020-05-23T19:46:00Z">
              <w:rPr>
                <w:lang w:val="fr-FR"/>
              </w:rPr>
            </w:rPrChange>
          </w:rPr>
          <w:t xml:space="preserve"> the timing properties of the « go gestures » (delay </w:t>
        </w:r>
      </w:ins>
      <w:ins w:id="4893" w:author="Arthur Parmentier" w:date="2020-05-19T22:08:00Z">
        <w:r w:rsidRPr="00BF1ECB">
          <w:rPr>
            <w:rPrChange w:id="4894" w:author="Arthur Parmentier" w:date="2020-05-23T19:46:00Z">
              <w:rPr>
                <w:lang w:val="fr-FR"/>
              </w:rPr>
            </w:rPrChange>
          </w:rPr>
          <w:t xml:space="preserve">start by a certain amount) with </w:t>
        </w:r>
      </w:ins>
      <w:ins w:id="4895" w:author="Arthur Parmentier" w:date="2020-05-19T22:10:00Z">
        <w:r w:rsidRPr="00BF1ECB">
          <w:rPr>
            <w:rPrChange w:id="4896" w:author="Arthur Parmentier" w:date="2020-05-23T19:46:00Z">
              <w:rPr>
                <w:lang w:val="fr-FR"/>
              </w:rPr>
            </w:rPrChange>
          </w:rPr>
          <w:t>« entering the box » which has for specific meaning « execute the request now »</w:t>
        </w:r>
      </w:ins>
      <w:ins w:id="4897" w:author="Arthur Parmentier" w:date="2020-05-19T22:08:00Z">
        <w:r w:rsidRPr="00BF1ECB">
          <w:rPr>
            <w:rPrChange w:id="4898" w:author="Arthur Parmentier" w:date="2020-05-23T19:46:00Z">
              <w:rPr>
                <w:lang w:val="fr-FR"/>
              </w:rPr>
            </w:rPrChange>
          </w:rPr>
          <w:t xml:space="preserve"> for certain configurations, such as when working with computers and time-sen</w:t>
        </w:r>
      </w:ins>
      <w:ins w:id="4899" w:author="Arthur Parmentier" w:date="2020-05-19T22:09:00Z">
        <w:r w:rsidRPr="00BF1ECB">
          <w:rPr>
            <w:rPrChange w:id="4900" w:author="Arthur Parmentier" w:date="2020-05-23T19:46:00Z">
              <w:rPr>
                <w:lang w:val="fr-FR"/>
              </w:rPr>
            </w:rPrChange>
          </w:rPr>
          <w:t xml:space="preserve">sitive systems. In practice, with human performers, the </w:t>
        </w:r>
      </w:ins>
      <w:ins w:id="4901" w:author="Arthur Parmentier" w:date="2020-05-19T22:11:00Z">
        <w:r w:rsidRPr="00BF1ECB">
          <w:rPr>
            <w:rPrChange w:id="4902" w:author="Arthur Parmentier" w:date="2020-05-23T19:46:00Z">
              <w:rPr>
                <w:lang w:val="fr-FR"/>
              </w:rPr>
            </w:rPrChange>
          </w:rPr>
          <w:t>de</w:t>
        </w:r>
      </w:ins>
      <w:ins w:id="4903" w:author="Arthur Parmentier" w:date="2020-05-19T22:09:00Z">
        <w:r w:rsidRPr="00BF1ECB">
          <w:rPr>
            <w:rPrChange w:id="4904" w:author="Arthur Parmentier" w:date="2020-05-23T19:46:00Z">
              <w:rPr>
                <w:lang w:val="fr-FR"/>
              </w:rPr>
            </w:rPrChange>
          </w:rPr>
          <w:t>correlation between the</w:t>
        </w:r>
      </w:ins>
      <w:ins w:id="4905" w:author="Arthur Parmentier" w:date="2020-05-19T22:10:00Z">
        <w:r w:rsidRPr="00BF1ECB">
          <w:rPr>
            <w:rPrChange w:id="4906" w:author="Arthur Parmentier" w:date="2020-05-23T19:46:00Z">
              <w:rPr>
                <w:lang w:val="fr-FR"/>
              </w:rPr>
            </w:rPrChange>
          </w:rPr>
          <w:t xml:space="preserve"> two </w:t>
        </w:r>
      </w:ins>
      <w:ins w:id="4907" w:author="Arthur Parmentier" w:date="2020-05-19T22:11:00Z">
        <w:r w:rsidRPr="00BF1ECB">
          <w:rPr>
            <w:rPrChange w:id="4908" w:author="Arthur Parmentier" w:date="2020-05-23T19:46:00Z">
              <w:rPr>
                <w:lang w:val="fr-FR"/>
              </w:rPr>
            </w:rPrChange>
          </w:rPr>
          <w:t>is either rare or never used within the default mode</w:t>
        </w:r>
      </w:ins>
      <w:ins w:id="4909" w:author="Arthur Parmentier" w:date="2020-05-19T22:14:00Z">
        <w:r w:rsidRPr="00BF1ECB">
          <w:rPr>
            <w:rPrChange w:id="4910" w:author="Arthur Parmentier" w:date="2020-05-23T19:46:00Z">
              <w:rPr>
                <w:lang w:val="fr-FR"/>
              </w:rPr>
            </w:rPrChange>
          </w:rPr>
          <w:t>.</w:t>
        </w:r>
      </w:ins>
    </w:p>
  </w:footnote>
  <w:footnote w:id="50">
    <w:p w:rsidR="00FA5F3C" w:rsidRPr="00BF1ECB" w:rsidRDefault="00FA5F3C">
      <w:pPr>
        <w:pStyle w:val="Notedebasdepage"/>
      </w:pPr>
      <w:ins w:id="4946" w:author="Arthur Parmentier" w:date="2020-05-19T23:04:00Z">
        <w:r>
          <w:rPr>
            <w:rStyle w:val="Appelnotedebasdep"/>
          </w:rPr>
          <w:footnoteRef/>
        </w:r>
        <w:r>
          <w:t xml:space="preserve"> </w:t>
        </w:r>
        <w:r w:rsidRPr="00BF1ECB">
          <w:rPr>
            <w:rPrChange w:id="4947" w:author="Arthur Parmentier" w:date="2020-05-23T19:46:00Z">
              <w:rPr>
                <w:lang w:val="fr-FR"/>
              </w:rPr>
            </w:rPrChange>
          </w:rPr>
          <w:t>One could ask</w:t>
        </w:r>
      </w:ins>
      <w:ins w:id="4948" w:author="Arthur Parmentier" w:date="2020-05-19T23:05:00Z">
        <w:r w:rsidRPr="00BF1ECB">
          <w:rPr>
            <w:rPrChange w:id="4949" w:author="Arthur Parmentier" w:date="2020-05-23T19:46:00Z">
              <w:rPr>
                <w:lang w:val="fr-FR"/>
              </w:rPr>
            </w:rPrChange>
          </w:rPr>
          <w:t xml:space="preserve"> : « why then is it the case that the soundpainter always consider </w:t>
        </w:r>
      </w:ins>
      <w:ins w:id="4950" w:author="Arthur Parmentier" w:date="2020-05-19T23:08:00Z">
        <w:r w:rsidRPr="00BF1ECB">
          <w:rPr>
            <w:rPrChange w:id="4951" w:author="Arthur Parmentier" w:date="2020-05-23T19:46:00Z">
              <w:rPr>
                <w:lang w:val="fr-FR"/>
              </w:rPr>
            </w:rPrChange>
          </w:rPr>
          <w:t>the virtual</w:t>
        </w:r>
      </w:ins>
      <w:ins w:id="4952" w:author="Arthur Parmentier" w:date="2020-05-19T23:05:00Z">
        <w:r w:rsidRPr="00BF1ECB">
          <w:rPr>
            <w:rPrChange w:id="4953" w:author="Arthur Parmentier" w:date="2020-05-23T19:46:00Z">
              <w:rPr>
                <w:lang w:val="fr-FR"/>
              </w:rPr>
            </w:rPrChange>
          </w:rPr>
          <w:t xml:space="preserve"> « box », even when the grammar of the mode implies that the request is always immediate ? I believe that it has to do with how SP has developed from the </w:t>
        </w:r>
      </w:ins>
      <w:ins w:id="4954" w:author="Arthur Parmentier" w:date="2020-05-19T23:06:00Z">
        <w:r w:rsidRPr="00BF1ECB">
          <w:rPr>
            <w:rPrChange w:id="4955" w:author="Arthur Parmentier" w:date="2020-05-23T19:46:00Z">
              <w:rPr>
                <w:lang w:val="fr-FR"/>
              </w:rPr>
            </w:rPrChange>
          </w:rPr>
          <w:t xml:space="preserve">default mode to others and the </w:t>
        </w:r>
        <w:proofErr w:type="spellStart"/>
        <w:r w:rsidRPr="00BF1ECB">
          <w:rPr>
            <w:rPrChange w:id="4956" w:author="Arthur Parmentier" w:date="2020-05-23T19:46:00Z">
              <w:rPr>
                <w:lang w:val="fr-FR"/>
              </w:rPr>
            </w:rPrChange>
          </w:rPr>
          <w:t>pratical</w:t>
        </w:r>
        <w:proofErr w:type="spellEnd"/>
        <w:r w:rsidRPr="00BF1ECB">
          <w:rPr>
            <w:rPrChange w:id="4957" w:author="Arthur Parmentier" w:date="2020-05-23T19:46:00Z">
              <w:rPr>
                <w:lang w:val="fr-FR"/>
              </w:rPr>
            </w:rPrChange>
          </w:rPr>
          <w:t xml:space="preserve"> </w:t>
        </w:r>
      </w:ins>
      <w:ins w:id="4958" w:author="Arthur Parmentier" w:date="2020-05-19T23:07:00Z">
        <w:r w:rsidRPr="00BF1ECB">
          <w:rPr>
            <w:rPrChange w:id="4959" w:author="Arthur Parmentier" w:date="2020-05-23T19:46:00Z">
              <w:rPr>
                <w:lang w:val="fr-FR"/>
              </w:rPr>
            </w:rPrChange>
          </w:rPr>
          <w:t>point of reference</w:t>
        </w:r>
      </w:ins>
      <w:ins w:id="4960" w:author="Arthur Parmentier" w:date="2020-05-19T23:06:00Z">
        <w:r w:rsidRPr="00BF1ECB">
          <w:rPr>
            <w:rPrChange w:id="4961" w:author="Arthur Parmentier" w:date="2020-05-23T19:46:00Z">
              <w:rPr>
                <w:lang w:val="fr-FR"/>
              </w:rPr>
            </w:rPrChange>
          </w:rPr>
          <w:t xml:space="preserve"> that the « box » is a common symbol for immediateness in all modes.</w:t>
        </w:r>
      </w:ins>
    </w:p>
  </w:footnote>
  <w:footnote w:id="51">
    <w:p w:rsidR="00FA5F3C" w:rsidRPr="00BF1ECB" w:rsidRDefault="00FA5F3C">
      <w:pPr>
        <w:pStyle w:val="Notedebasdepage"/>
      </w:pPr>
      <w:ins w:id="4976" w:author="Arthur Parmentier" w:date="2020-05-19T23:11:00Z">
        <w:r>
          <w:rPr>
            <w:rStyle w:val="Appelnotedebasdep"/>
          </w:rPr>
          <w:footnoteRef/>
        </w:r>
        <w:r>
          <w:t xml:space="preserve"> </w:t>
        </w:r>
        <w:r w:rsidRPr="00BF1ECB">
          <w:rPr>
            <w:rPrChange w:id="4977" w:author="Arthur Parmentier" w:date="2020-05-23T19:46:00Z">
              <w:rPr>
                <w:lang w:val="fr-FR"/>
              </w:rPr>
            </w:rPrChange>
          </w:rPr>
          <w:t>In practice, soundpainters tend to omit the « enter » and « exit »</w:t>
        </w:r>
      </w:ins>
      <w:ins w:id="4978" w:author="Arthur Parmentier" w:date="2020-05-19T23:12:00Z">
        <w:r w:rsidRPr="00BF1ECB">
          <w:rPr>
            <w:rPrChange w:id="4979" w:author="Arthur Parmentier" w:date="2020-05-23T19:46:00Z">
              <w:rPr>
                <w:lang w:val="fr-FR"/>
              </w:rPr>
            </w:rPrChange>
          </w:rPr>
          <w:t xml:space="preserve"> signs of mode</w:t>
        </w:r>
      </w:ins>
      <w:ins w:id="4980" w:author="Arthur Parmentier" w:date="2020-05-19T23:15:00Z">
        <w:r w:rsidRPr="00BF1ECB">
          <w:rPr>
            <w:rPrChange w:id="4981" w:author="Arthur Parmentier" w:date="2020-05-23T19:46:00Z">
              <w:rPr>
                <w:lang w:val="fr-FR"/>
              </w:rPr>
            </w:rPrChange>
          </w:rPr>
          <w:t xml:space="preserve">s that are </w:t>
        </w:r>
      </w:ins>
      <w:ins w:id="4982" w:author="Arthur Parmentier" w:date="2020-05-19T23:16:00Z">
        <w:r w:rsidRPr="00BF1ECB">
          <w:rPr>
            <w:rPrChange w:id="4983" w:author="Arthur Parmentier" w:date="2020-05-23T19:46:00Z">
              <w:rPr>
                <w:lang w:val="fr-FR"/>
              </w:rPr>
            </w:rPrChange>
          </w:rPr>
          <w:t>not ambiguous</w:t>
        </w:r>
      </w:ins>
      <w:ins w:id="4984" w:author="Arthur Parmentier" w:date="2020-05-19T23:12:00Z">
        <w:r w:rsidRPr="00BF1ECB">
          <w:rPr>
            <w:rPrChange w:id="4985" w:author="Arthur Parmentier" w:date="2020-05-23T19:46:00Z">
              <w:rPr>
                <w:lang w:val="fr-FR"/>
              </w:rPr>
            </w:rPrChange>
          </w:rPr>
          <w:t>, making things more difficult without depth tracking</w:t>
        </w:r>
      </w:ins>
      <w:ins w:id="4986" w:author="Arthur Parmentier" w:date="2020-05-19T23:16:00Z">
        <w:r w:rsidRPr="00BF1ECB">
          <w:rPr>
            <w:rPrChange w:id="4987" w:author="Arthur Parmentier" w:date="2020-05-23T19:46:00Z">
              <w:rPr>
                <w:lang w:val="fr-FR"/>
              </w:rPr>
            </w:rPrChange>
          </w:rPr>
          <w:t xml:space="preserve"> in case that « entering the box » is the only mark of the change of mode </w:t>
        </w:r>
      </w:ins>
      <w:ins w:id="4988" w:author="Arthur Parmentier" w:date="2020-05-19T23:17:00Z">
        <w:r w:rsidRPr="00BF1ECB">
          <w:rPr>
            <w:rPrChange w:id="4989" w:author="Arthur Parmentier" w:date="2020-05-23T19:46:00Z">
              <w:rPr>
                <w:lang w:val="fr-FR"/>
              </w:rPr>
            </w:rPrChange>
          </w:rPr>
          <w:t>(for instance by using the launch mode directly with « entering/exiting the box » instead of signing Launch Mode and Tear).</w:t>
        </w:r>
      </w:ins>
    </w:p>
  </w:footnote>
  <w:footnote w:id="52">
    <w:p w:rsidR="00FA5F3C" w:rsidRPr="00BF1ECB" w:rsidRDefault="00FA5F3C">
      <w:pPr>
        <w:pStyle w:val="Notedebasdepage"/>
      </w:pPr>
      <w:ins w:id="5101" w:author="Arthur Parmentier" w:date="2020-05-20T19:43:00Z">
        <w:r>
          <w:rPr>
            <w:rStyle w:val="Appelnotedebasdep"/>
          </w:rPr>
          <w:footnoteRef/>
        </w:r>
        <w:r>
          <w:t xml:space="preserve"> </w:t>
        </w:r>
        <w:r w:rsidRPr="00BF1ECB">
          <w:rPr>
            <w:rPrChange w:id="5102" w:author="Arthur Parmentier" w:date="2020-05-23T19:46:00Z">
              <w:rPr>
                <w:lang w:val="fr-FR"/>
              </w:rPr>
            </w:rPrChange>
          </w:rPr>
          <w:t>I did not test the performance of this choice quantitatively, but only qualitatively</w:t>
        </w:r>
      </w:ins>
      <w:ins w:id="5103" w:author="Arthur Parmentier" w:date="2020-05-20T21:37:00Z">
        <w:r w:rsidRPr="00BF1ECB">
          <w:rPr>
            <w:rPrChange w:id="5104" w:author="Arthur Parmentier" w:date="2020-05-23T19:46:00Z">
              <w:rPr>
                <w:lang w:val="fr-FR"/>
              </w:rPr>
            </w:rPrChange>
          </w:rPr>
          <w:t xml:space="preserve"> </w:t>
        </w:r>
      </w:ins>
      <w:ins w:id="5105" w:author="Arthur Parmentier" w:date="2020-05-20T19:43:00Z">
        <w:r w:rsidRPr="00BF1ECB">
          <w:rPr>
            <w:rPrChange w:id="5106" w:author="Arthur Parmentier" w:date="2020-05-23T19:46:00Z">
              <w:rPr>
                <w:lang w:val="fr-FR"/>
              </w:rPr>
            </w:rPrChange>
          </w:rPr>
          <w:t>by testing</w:t>
        </w:r>
      </w:ins>
      <w:ins w:id="5107" w:author="Arthur Parmentier" w:date="2020-05-20T21:37:00Z">
        <w:r w:rsidRPr="00BF1ECB">
          <w:rPr>
            <w:rPrChange w:id="5108" w:author="Arthur Parmentier" w:date="2020-05-23T19:46:00Z">
              <w:rPr>
                <w:lang w:val="fr-FR"/>
              </w:rPr>
            </w:rPrChange>
          </w:rPr>
          <w:t xml:space="preserve"> the change in performance that I could perceive</w:t>
        </w:r>
      </w:ins>
      <w:ins w:id="5109" w:author="Arthur Parmentier" w:date="2020-05-20T19:44:00Z">
        <w:r w:rsidRPr="00BF1ECB">
          <w:rPr>
            <w:rPrChange w:id="5110" w:author="Arthur Parmentier" w:date="2020-05-23T19:46:00Z">
              <w:rPr>
                <w:lang w:val="fr-FR"/>
              </w:rPr>
            </w:rPrChange>
          </w:rPr>
          <w:t xml:space="preserve"> with and without shoulders. </w:t>
        </w:r>
      </w:ins>
      <w:ins w:id="5111" w:author="Arthur Parmentier" w:date="2020-05-20T19:45:00Z">
        <w:r w:rsidRPr="00BF1ECB">
          <w:rPr>
            <w:rPrChange w:id="5112" w:author="Arthur Parmentier" w:date="2020-05-23T19:46:00Z">
              <w:rPr>
                <w:lang w:val="fr-FR"/>
              </w:rPr>
            </w:rPrChange>
          </w:rPr>
          <w:t>It is obvious from the SP signs</w:t>
        </w:r>
      </w:ins>
      <w:ins w:id="5113" w:author="Arthur Parmentier" w:date="2020-05-20T19:46:00Z">
        <w:r w:rsidRPr="00BF1ECB">
          <w:rPr>
            <w:rPrChange w:id="5114" w:author="Arthur Parmentier" w:date="2020-05-23T19:46:00Z">
              <w:rPr>
                <w:lang w:val="fr-FR"/>
              </w:rPr>
            </w:rPrChange>
          </w:rPr>
          <w:t xml:space="preserve"> that I consider</w:t>
        </w:r>
      </w:ins>
      <w:ins w:id="5115" w:author="Arthur Parmentier" w:date="2020-05-20T19:45:00Z">
        <w:r w:rsidRPr="00BF1ECB">
          <w:rPr>
            <w:rPrChange w:id="5116" w:author="Arthur Parmentier" w:date="2020-05-23T19:46:00Z">
              <w:rPr>
                <w:lang w:val="fr-FR"/>
              </w:rPr>
            </w:rPrChange>
          </w:rPr>
          <w:t xml:space="preserve"> that aside shoulders, no other </w:t>
        </w:r>
      </w:ins>
      <w:ins w:id="5117" w:author="Arthur Parmentier" w:date="2020-05-20T19:46:00Z">
        <w:r w:rsidRPr="00BF1ECB">
          <w:rPr>
            <w:rPrChange w:id="5118" w:author="Arthur Parmentier" w:date="2020-05-23T19:46:00Z">
              <w:rPr>
                <w:lang w:val="fr-FR"/>
              </w:rPr>
            </w:rPrChange>
          </w:rPr>
          <w:t xml:space="preserve">body joints could increase the performance of the recognition in real-time (curse of </w:t>
        </w:r>
        <w:proofErr w:type="spellStart"/>
        <w:r w:rsidRPr="00BF1ECB">
          <w:rPr>
            <w:rPrChange w:id="5119" w:author="Arthur Parmentier" w:date="2020-05-23T19:46:00Z">
              <w:rPr>
                <w:lang w:val="fr-FR"/>
              </w:rPr>
            </w:rPrChange>
          </w:rPr>
          <w:t>dimentionality</w:t>
        </w:r>
        <w:proofErr w:type="spellEnd"/>
        <w:r w:rsidRPr="00BF1ECB">
          <w:rPr>
            <w:rPrChange w:id="5120" w:author="Arthur Parmentier" w:date="2020-05-23T19:46:00Z">
              <w:rPr>
                <w:lang w:val="fr-FR"/>
              </w:rPr>
            </w:rPrChange>
          </w:rPr>
          <w:t xml:space="preserve"> problem).</w:t>
        </w:r>
      </w:ins>
    </w:p>
  </w:footnote>
  <w:footnote w:id="53">
    <w:p w:rsidR="00FA5F3C" w:rsidRPr="008C7E78" w:rsidRDefault="00FA5F3C">
      <w:pPr>
        <w:pStyle w:val="Notedebasdepage"/>
      </w:pPr>
      <w:ins w:id="5150" w:author="Arthur Parmentier" w:date="2020-06-03T19:00:00Z">
        <w:r>
          <w:rPr>
            <w:rStyle w:val="Appelnotedebasdep"/>
          </w:rPr>
          <w:footnoteRef/>
        </w:r>
        <w:r>
          <w:t xml:space="preserve"> </w:t>
        </w:r>
        <w:r w:rsidRPr="008C7E78">
          <w:rPr>
            <w:rPrChange w:id="5151" w:author="Arthur Parmentier" w:date="2020-06-07T18:32:00Z">
              <w:rPr>
                <w:lang w:val="fr-FR"/>
              </w:rPr>
            </w:rPrChange>
          </w:rPr>
          <w:t xml:space="preserve">Several hand pose estimations models are presented here : </w:t>
        </w:r>
        <w:r>
          <w:rPr>
            <w:lang w:val="fr-FR"/>
          </w:rPr>
          <w:fldChar w:fldCharType="begin"/>
        </w:r>
        <w:r w:rsidRPr="008C7E78">
          <w:rPr>
            <w:rPrChange w:id="5152"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5153" w:author="Arthur Parmentier" w:date="2020-06-07T18:32:00Z">
              <w:rPr>
                <w:rStyle w:val="Lienhypertexte"/>
                <w:lang w:val="fr-FR"/>
              </w:rPr>
            </w:rPrChange>
          </w:rPr>
          <w:t>https://xinghaochen.github.io/awesome-hand-pose-estimation/</w:t>
        </w:r>
        <w:r>
          <w:rPr>
            <w:lang w:val="fr-FR"/>
          </w:rPr>
          <w:fldChar w:fldCharType="end"/>
        </w:r>
        <w:r w:rsidRPr="008C7E78">
          <w:rPr>
            <w:rPrChange w:id="5154" w:author="Arthur Parmentier" w:date="2020-06-07T18:32:00Z">
              <w:rPr>
                <w:lang w:val="fr-FR"/>
              </w:rPr>
            </w:rPrChange>
          </w:rPr>
          <w:t xml:space="preserve">. </w:t>
        </w:r>
      </w:ins>
      <w:ins w:id="5155" w:author="Arthur Parmentier" w:date="2020-06-03T19:01:00Z">
        <w:r w:rsidRPr="008C7E78">
          <w:rPr>
            <w:rPrChange w:id="5156" w:author="Arthur Parmentier" w:date="2020-06-07T18:32:00Z">
              <w:rPr>
                <w:lang w:val="fr-FR"/>
              </w:rPr>
            </w:rPrChange>
          </w:rPr>
          <w:t>The open pose model also has 2D hand pose recognition but in each case, the models c</w:t>
        </w:r>
      </w:ins>
      <w:ins w:id="5157" w:author="Arthur Parmentier" w:date="2020-06-03T19:02:00Z">
        <w:r w:rsidRPr="008C7E78">
          <w:rPr>
            <w:rPrChange w:id="5158" w:author="Arthur Parmentier" w:date="2020-06-07T18:32:00Z">
              <w:rPr>
                <w:lang w:val="fr-FR"/>
              </w:rPr>
            </w:rPrChange>
          </w:rPr>
          <w:t>ould not easily be ported to Max.</w:t>
        </w:r>
      </w:ins>
    </w:p>
  </w:footnote>
  <w:footnote w:id="54">
    <w:p w:rsidR="00FA5F3C" w:rsidRPr="008C7E78" w:rsidRDefault="00FA5F3C">
      <w:pPr>
        <w:pStyle w:val="Notedebasdepage"/>
      </w:pPr>
      <w:ins w:id="5248" w:author="Arthur Parmentier" w:date="2020-06-03T20:04:00Z">
        <w:r>
          <w:rPr>
            <w:rStyle w:val="Appelnotedebasdep"/>
          </w:rPr>
          <w:footnoteRef/>
        </w:r>
        <w:r>
          <w:t xml:space="preserve"> </w:t>
        </w:r>
        <w:r w:rsidRPr="008C7E78">
          <w:rPr>
            <w:rPrChange w:id="5249" w:author="Arthur Parmentier" w:date="2020-06-07T18:32:00Z">
              <w:rPr>
                <w:lang w:val="fr-FR"/>
              </w:rPr>
            </w:rPrChange>
          </w:rPr>
          <w:t xml:space="preserve">See </w:t>
        </w:r>
        <w:proofErr w:type="spellStart"/>
        <w:r w:rsidRPr="008C7E78">
          <w:rPr>
            <w:rPrChange w:id="5250" w:author="Arthur Parmentier" w:date="2020-06-07T18:32:00Z">
              <w:rPr>
                <w:lang w:val="fr-FR"/>
              </w:rPr>
            </w:rPrChange>
          </w:rPr>
          <w:t>Tensorflow</w:t>
        </w:r>
        <w:proofErr w:type="spellEnd"/>
        <w:r w:rsidRPr="008C7E78">
          <w:rPr>
            <w:rPrChange w:id="5251" w:author="Arthur Parmentier" w:date="2020-06-07T18:32:00Z">
              <w:rPr>
                <w:lang w:val="fr-FR"/>
              </w:rPr>
            </w:rPrChange>
          </w:rPr>
          <w:t xml:space="preserve"> blog, March 09, 2020 : https://blog.tensorflow.org/2020/03/face-and-hand-tracking-in-browser-with-mediapipe-and-tensorflowjs.html</w:t>
        </w:r>
      </w:ins>
    </w:p>
  </w:footnote>
  <w:footnote w:id="55">
    <w:p w:rsidR="00FA5F3C" w:rsidRPr="008C7E78" w:rsidRDefault="00FA5F3C">
      <w:pPr>
        <w:pStyle w:val="Notedebasdepage"/>
      </w:pPr>
      <w:ins w:id="5261" w:author="Arthur Parmentier" w:date="2020-06-03T20:08:00Z">
        <w:r>
          <w:rPr>
            <w:rStyle w:val="Appelnotedebasdep"/>
          </w:rPr>
          <w:footnoteRef/>
        </w:r>
        <w:r>
          <w:t xml:space="preserve"> </w:t>
        </w:r>
      </w:ins>
      <w:ins w:id="5262" w:author="Arthur Parmentier" w:date="2020-06-03T20:09:00Z">
        <w:r w:rsidRPr="003D6C76">
          <w:t>https://github.com/lysdexic-audio/n4m-handpose</w:t>
        </w:r>
      </w:ins>
    </w:p>
  </w:footnote>
  <w:footnote w:id="56">
    <w:p w:rsidR="00FA5F3C" w:rsidRPr="008C7E78" w:rsidRDefault="00FA5F3C">
      <w:pPr>
        <w:pStyle w:val="Notedebasdepage"/>
      </w:pPr>
      <w:ins w:id="5291" w:author="Arthur Parmentier" w:date="2020-06-03T20:22:00Z">
        <w:r>
          <w:rPr>
            <w:rStyle w:val="Appelnotedebasdep"/>
          </w:rPr>
          <w:footnoteRef/>
        </w:r>
        <w:r>
          <w:t xml:space="preserve"> </w:t>
        </w:r>
        <w:r w:rsidRPr="008C7E78">
          <w:rPr>
            <w:rPrChange w:id="5292" w:author="Arthur Parmentier" w:date="2020-06-07T18:32:00Z">
              <w:rPr>
                <w:lang w:val="fr-FR"/>
              </w:rPr>
            </w:rPrChange>
          </w:rPr>
          <w:t xml:space="preserve">See the </w:t>
        </w:r>
        <w:proofErr w:type="spellStart"/>
        <w:r w:rsidRPr="008C7E78">
          <w:rPr>
            <w:rPrChange w:id="5293" w:author="Arthur Parmentier" w:date="2020-06-07T18:32:00Z">
              <w:rPr>
                <w:lang w:val="fr-FR"/>
              </w:rPr>
            </w:rPrChange>
          </w:rPr>
          <w:t>MediaPipe</w:t>
        </w:r>
        <w:proofErr w:type="spellEnd"/>
        <w:r w:rsidRPr="008C7E78">
          <w:rPr>
            <w:rPrChange w:id="5294" w:author="Arthur Parmentier" w:date="2020-06-07T18:32:00Z">
              <w:rPr>
                <w:lang w:val="fr-FR"/>
              </w:rPr>
            </w:rPrChange>
          </w:rPr>
          <w:t xml:space="preserve"> repository : https://github.com/google/mediapipe/blob/master/mediapipe/docs/multi_hand_tracking_mobile_gpu.md</w:t>
        </w:r>
      </w:ins>
    </w:p>
  </w:footnote>
  <w:footnote w:id="57">
    <w:p w:rsidR="00FA5F3C" w:rsidRPr="00BF1ECB" w:rsidRDefault="00FA5F3C">
      <w:pPr>
        <w:pStyle w:val="Notedebasdepage"/>
      </w:pPr>
      <w:ins w:id="5409" w:author="Arthur Parmentier" w:date="2020-05-20T22:47:00Z">
        <w:r>
          <w:rPr>
            <w:rStyle w:val="Appelnotedebasdep"/>
          </w:rPr>
          <w:footnoteRef/>
        </w:r>
        <w:r>
          <w:t xml:space="preserve"> </w:t>
        </w:r>
        <w:r w:rsidRPr="00BF1ECB">
          <w:rPr>
            <w:rPrChange w:id="5410" w:author="Arthur Parmentier" w:date="2020-05-23T19:46:00Z">
              <w:rPr>
                <w:lang w:val="fr-FR"/>
              </w:rPr>
            </w:rPrChange>
          </w:rPr>
          <w:t xml:space="preserve">The </w:t>
        </w:r>
      </w:ins>
      <w:ins w:id="5411" w:author="Arthur Parmentier" w:date="2020-05-20T22:50:00Z">
        <w:r w:rsidRPr="00BF1ECB">
          <w:rPr>
            <w:rPrChange w:id="5412" w:author="Arthur Parmentier" w:date="2020-05-23T19:46:00Z">
              <w:rPr>
                <w:lang w:val="fr-FR"/>
              </w:rPr>
            </w:rPrChange>
          </w:rPr>
          <w:t>information flow</w:t>
        </w:r>
      </w:ins>
      <w:ins w:id="5413" w:author="Arthur Parmentier" w:date="2020-05-20T22:47:00Z">
        <w:r w:rsidRPr="00BF1ECB">
          <w:rPr>
            <w:rPrChange w:id="5414" w:author="Arthur Parmentier" w:date="2020-05-23T19:46:00Z">
              <w:rPr>
                <w:lang w:val="fr-FR"/>
              </w:rPr>
            </w:rPrChange>
          </w:rPr>
          <w:t xml:space="preserve"> at the opening of the </w:t>
        </w:r>
        <w:proofErr w:type="spellStart"/>
        <w:r w:rsidRPr="00BF1ECB">
          <w:rPr>
            <w:rPrChange w:id="5415" w:author="Arthur Parmentier" w:date="2020-05-23T19:46:00Z">
              <w:rPr>
                <w:lang w:val="fr-FR"/>
              </w:rPr>
            </w:rPrChange>
          </w:rPr>
          <w:t>patch</w:t>
        </w:r>
      </w:ins>
      <w:ins w:id="5416" w:author="Arthur Parmentier" w:date="2020-05-22T18:38:00Z">
        <w:r w:rsidRPr="00BF1ECB">
          <w:rPr>
            <w:rPrChange w:id="5417" w:author="Arthur Parmentier" w:date="2020-05-23T19:46:00Z">
              <w:rPr>
                <w:lang w:val="fr-FR"/>
              </w:rPr>
            </w:rPrChange>
          </w:rPr>
          <w:t>er</w:t>
        </w:r>
      </w:ins>
      <w:proofErr w:type="spellEnd"/>
      <w:ins w:id="5418" w:author="Arthur Parmentier" w:date="2020-05-20T22:47:00Z">
        <w:r w:rsidRPr="00BF1ECB">
          <w:rPr>
            <w:rPrChange w:id="5419" w:author="Arthur Parmentier" w:date="2020-05-23T19:46:00Z">
              <w:rPr>
                <w:lang w:val="fr-FR"/>
              </w:rPr>
            </w:rPrChange>
          </w:rPr>
          <w:t xml:space="preserve"> follows a specific order. </w:t>
        </w:r>
      </w:ins>
      <w:ins w:id="5420" w:author="Arthur Parmentier" w:date="2020-05-20T22:53:00Z">
        <w:r w:rsidRPr="00BF1ECB">
          <w:rPr>
            <w:rPrChange w:id="5421" w:author="Arthur Parmentier" w:date="2020-05-23T19:46:00Z">
              <w:rPr>
                <w:lang w:val="fr-FR"/>
              </w:rPr>
            </w:rPrChange>
          </w:rPr>
          <w:t>If implemented at startup, t</w:t>
        </w:r>
      </w:ins>
      <w:ins w:id="5422" w:author="Arthur Parmentier" w:date="2020-05-20T22:48:00Z">
        <w:r w:rsidRPr="00BF1ECB">
          <w:rPr>
            <w:rPrChange w:id="5423" w:author="Arthur Parmentier" w:date="2020-05-23T19:46:00Z">
              <w:rPr>
                <w:lang w:val="fr-FR"/>
              </w:rPr>
            </w:rPrChange>
          </w:rPr>
          <w:t>he triggering of the input size</w:t>
        </w:r>
      </w:ins>
      <w:ins w:id="5424" w:author="Arthur Parmentier" w:date="2020-05-20T22:50:00Z">
        <w:r w:rsidRPr="00BF1ECB">
          <w:rPr>
            <w:rPrChange w:id="5425" w:author="Arthur Parmentier" w:date="2020-05-23T19:46:00Z">
              <w:rPr>
                <w:lang w:val="fr-FR"/>
              </w:rPr>
            </w:rPrChange>
          </w:rPr>
          <w:t xml:space="preserve"> </w:t>
        </w:r>
      </w:ins>
      <w:ins w:id="5426" w:author="Arthur Parmentier" w:date="2020-05-20T22:48:00Z">
        <w:r w:rsidRPr="00BF1ECB">
          <w:rPr>
            <w:rPrChange w:id="5427" w:author="Arthur Parmentier" w:date="2020-05-23T19:46:00Z">
              <w:rPr>
                <w:lang w:val="fr-FR"/>
              </w:rPr>
            </w:rPrChange>
          </w:rPr>
          <w:t>should be launched with a « </w:t>
        </w:r>
        <w:proofErr w:type="spellStart"/>
        <w:r w:rsidRPr="00BF1ECB">
          <w:rPr>
            <w:rPrChange w:id="5428" w:author="Arthur Parmentier" w:date="2020-05-23T19:46:00Z">
              <w:rPr>
                <w:lang w:val="fr-FR"/>
              </w:rPr>
            </w:rPrChange>
          </w:rPr>
          <w:t>loadpercent</w:t>
        </w:r>
        <w:proofErr w:type="spellEnd"/>
        <w:r w:rsidRPr="00BF1ECB">
          <w:rPr>
            <w:rPrChange w:id="5429" w:author="Arthur Parmentier" w:date="2020-05-23T19:46:00Z">
              <w:rPr>
                <w:lang w:val="fr-FR"/>
              </w:rPr>
            </w:rPrChange>
          </w:rPr>
          <w:t xml:space="preserve"> 91 » object to </w:t>
        </w:r>
        <w:proofErr w:type="spellStart"/>
        <w:r w:rsidRPr="00BF1ECB">
          <w:rPr>
            <w:rPrChange w:id="5430" w:author="Arthur Parmentier" w:date="2020-05-23T19:46:00Z">
              <w:rPr>
                <w:lang w:val="fr-FR"/>
              </w:rPr>
            </w:rPrChange>
          </w:rPr>
          <w:t>garan</w:t>
        </w:r>
      </w:ins>
      <w:ins w:id="5431" w:author="Arthur Parmentier" w:date="2020-05-20T22:49:00Z">
        <w:r w:rsidRPr="00BF1ECB">
          <w:rPr>
            <w:rPrChange w:id="5432" w:author="Arthur Parmentier" w:date="2020-05-23T19:46:00Z">
              <w:rPr>
                <w:lang w:val="fr-FR"/>
              </w:rPr>
            </w:rPrChange>
          </w:rPr>
          <w:t>tee</w:t>
        </w:r>
        <w:proofErr w:type="spellEnd"/>
        <w:r w:rsidRPr="00BF1ECB">
          <w:rPr>
            <w:rPrChange w:id="5433" w:author="Arthur Parmentier" w:date="2020-05-23T19:46:00Z">
              <w:rPr>
                <w:lang w:val="fr-FR"/>
              </w:rPr>
            </w:rPrChange>
          </w:rPr>
          <w:t xml:space="preserve"> that it is caught by the input manager</w:t>
        </w:r>
      </w:ins>
      <w:ins w:id="5434" w:author="Arthur Parmentier" w:date="2020-05-20T22:53:00Z">
        <w:r w:rsidRPr="00BF1ECB">
          <w:rPr>
            <w:rPrChange w:id="5435" w:author="Arthur Parmentier" w:date="2020-05-23T19:46:00Z">
              <w:rPr>
                <w:lang w:val="fr-FR"/>
              </w:rPr>
            </w:rPrChange>
          </w:rPr>
          <w:t xml:space="preserve">. Otherwise, the number can be sent </w:t>
        </w:r>
        <w:proofErr w:type="spellStart"/>
        <w:r w:rsidRPr="00BF1ECB">
          <w:rPr>
            <w:rPrChange w:id="5436" w:author="Arthur Parmentier" w:date="2020-05-23T19:46:00Z">
              <w:rPr>
                <w:lang w:val="fr-FR"/>
              </w:rPr>
            </w:rPrChange>
          </w:rPr>
          <w:t>anytime</w:t>
        </w:r>
      </w:ins>
      <w:proofErr w:type="spellEnd"/>
      <w:ins w:id="5437" w:author="Arthur Parmentier" w:date="2020-05-20T22:54:00Z">
        <w:r w:rsidRPr="00BF1ECB">
          <w:rPr>
            <w:rPrChange w:id="5438" w:author="Arthur Parmentier" w:date="2020-05-23T19:46:00Z">
              <w:rPr>
                <w:lang w:val="fr-FR"/>
              </w:rPr>
            </w:rPrChange>
          </w:rPr>
          <w:t xml:space="preserve"> before the recording is launched.</w:t>
        </w:r>
      </w:ins>
    </w:p>
  </w:footnote>
  <w:footnote w:id="58">
    <w:p w:rsidR="00FA5F3C" w:rsidRPr="008C7E78" w:rsidRDefault="00FA5F3C">
      <w:pPr>
        <w:pStyle w:val="Notedebasdepage"/>
      </w:pPr>
      <w:ins w:id="5531"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59">
    <w:p w:rsidR="00FA5F3C" w:rsidRPr="00BF1ECB" w:rsidRDefault="00FA5F3C">
      <w:pPr>
        <w:pStyle w:val="Notedebasdepage"/>
      </w:pPr>
      <w:ins w:id="5652" w:author="Arthur Parmentier" w:date="2020-05-20T22:33:00Z">
        <w:r>
          <w:rPr>
            <w:rStyle w:val="Appelnotedebasdep"/>
          </w:rPr>
          <w:footnoteRef/>
        </w:r>
        <w:r>
          <w:t xml:space="preserve"> </w:t>
        </w:r>
        <w:r w:rsidRPr="00BF1ECB">
          <w:rPr>
            <w:rPrChange w:id="5653" w:author="Arthur Parmentier" w:date="2020-05-23T19:46:00Z">
              <w:rPr>
                <w:lang w:val="fr-FR"/>
              </w:rPr>
            </w:rPrChange>
          </w:rPr>
          <w:t xml:space="preserve">5 seconds is the maximum sequence length </w:t>
        </w:r>
      </w:ins>
      <w:ins w:id="5654" w:author="Arthur Parmentier" w:date="2020-05-20T22:35:00Z">
        <w:r w:rsidRPr="00BF1ECB">
          <w:rPr>
            <w:rPrChange w:id="5655" w:author="Arthur Parmentier" w:date="2020-05-23T19:46:00Z">
              <w:rPr>
                <w:lang w:val="fr-FR"/>
              </w:rPr>
            </w:rPrChange>
          </w:rPr>
          <w:t>that I allowed the recording buffer to store</w:t>
        </w:r>
      </w:ins>
      <w:ins w:id="5656" w:author="Arthur Parmentier" w:date="2020-05-20T22:36:00Z">
        <w:r w:rsidRPr="00BF1ECB">
          <w:rPr>
            <w:rPrChange w:id="5657" w:author="Arthur Parmentier" w:date="2020-05-23T19:46:00Z">
              <w:rPr>
                <w:lang w:val="fr-FR"/>
              </w:rPr>
            </w:rPrChange>
          </w:rPr>
          <w:t xml:space="preserve">. Internally, </w:t>
        </w:r>
      </w:ins>
      <w:ins w:id="5658" w:author="Arthur Parmentier" w:date="2020-05-20T22:37:00Z">
        <w:r w:rsidRPr="00BF1ECB">
          <w:rPr>
            <w:rPrChange w:id="5659" w:author="Arthur Parmentier" w:date="2020-05-23T19:46:00Z">
              <w:rPr>
                <w:lang w:val="fr-FR"/>
              </w:rPr>
            </w:rPrChange>
          </w:rPr>
          <w:t xml:space="preserve">it is a constraint from the </w:t>
        </w:r>
        <w:proofErr w:type="spellStart"/>
        <w:r w:rsidRPr="00BF1ECB">
          <w:rPr>
            <w:rPrChange w:id="5660" w:author="Arthur Parmentier" w:date="2020-05-23T19:46:00Z">
              <w:rPr>
                <w:lang w:val="fr-FR"/>
              </w:rPr>
            </w:rPrChange>
          </w:rPr>
          <w:t>M</w:t>
        </w:r>
      </w:ins>
      <w:ins w:id="5661" w:author="Arthur Parmentier" w:date="2020-05-20T22:38:00Z">
        <w:r w:rsidRPr="00BF1ECB">
          <w:rPr>
            <w:rPrChange w:id="5662" w:author="Arthur Parmentier" w:date="2020-05-23T19:46:00Z">
              <w:rPr>
                <w:lang w:val="fr-FR"/>
              </w:rPr>
            </w:rPrChange>
          </w:rPr>
          <w:t>uBu</w:t>
        </w:r>
        <w:proofErr w:type="spellEnd"/>
        <w:r w:rsidRPr="00BF1ECB">
          <w:rPr>
            <w:rPrChange w:id="5663" w:author="Arthur Parmentier" w:date="2020-05-23T19:46:00Z">
              <w:rPr>
                <w:lang w:val="fr-FR"/>
              </w:rPr>
            </w:rPrChange>
          </w:rPr>
          <w:t xml:space="preserve"> object that stores the buffers and require a « maximum capacity » for each track, possibly for memory allocation issues.</w:t>
        </w:r>
      </w:ins>
      <w:ins w:id="5664" w:author="Arthur Parmentier" w:date="2020-05-20T22:36:00Z">
        <w:r w:rsidRPr="00BF1ECB">
          <w:rPr>
            <w:rPrChange w:id="5665" w:author="Arthur Parmentier" w:date="2020-05-23T19:46:00Z">
              <w:rPr>
                <w:lang w:val="fr-FR"/>
              </w:rPr>
            </w:rPrChange>
          </w:rPr>
          <w:t xml:space="preserve"> </w:t>
        </w:r>
      </w:ins>
      <w:ins w:id="5666" w:author="Arthur Parmentier" w:date="2020-05-20T22:39:00Z">
        <w:r w:rsidRPr="00BF1ECB">
          <w:rPr>
            <w:rPrChange w:id="5667" w:author="Arthur Parmentier" w:date="2020-05-23T19:46:00Z">
              <w:rPr>
                <w:lang w:val="fr-FR"/>
              </w:rPr>
            </w:rPrChange>
          </w:rPr>
          <w:t xml:space="preserve">However, it is unrealistic that a sign does take more than 2 seconds to </w:t>
        </w:r>
      </w:ins>
      <w:ins w:id="5668" w:author="Arthur Parmentier" w:date="2020-05-20T22:40:00Z">
        <w:r w:rsidRPr="00BF1ECB">
          <w:rPr>
            <w:rPrChange w:id="5669" w:author="Arthur Parmentier" w:date="2020-05-23T19:46:00Z">
              <w:rPr>
                <w:lang w:val="fr-FR"/>
              </w:rPr>
            </w:rPrChange>
          </w:rPr>
          <w:t>be executed.</w:t>
        </w:r>
      </w:ins>
    </w:p>
  </w:footnote>
  <w:footnote w:id="60">
    <w:p w:rsidR="00FA5F3C" w:rsidRPr="008C7E78" w:rsidRDefault="00FA5F3C">
      <w:pPr>
        <w:pStyle w:val="Notedebasdepage"/>
      </w:pPr>
      <w:ins w:id="5680" w:author="Arthur Parmentier" w:date="2020-06-03T23:27:00Z">
        <w:r>
          <w:rPr>
            <w:rStyle w:val="Appelnotedebasdep"/>
          </w:rPr>
          <w:footnoteRef/>
        </w:r>
        <w:r>
          <w:t xml:space="preserve"> </w:t>
        </w:r>
        <w:r w:rsidRPr="008C7E78">
          <w:rPr>
            <w:rPrChange w:id="5681" w:author="Arthur Parmentier" w:date="2020-06-07T18:32:00Z">
              <w:rPr>
                <w:lang w:val="fr-FR"/>
              </w:rPr>
            </w:rPrChange>
          </w:rPr>
          <w:t xml:space="preserve">In further releases of the tool, </w:t>
        </w:r>
      </w:ins>
      <w:proofErr w:type="spellStart"/>
      <w:ins w:id="5682" w:author="Arthur Parmentier" w:date="2020-06-03T23:28:00Z">
        <w:r w:rsidRPr="008C7E78">
          <w:rPr>
            <w:rPrChange w:id="5683" w:author="Arthur Parmentier" w:date="2020-06-07T18:32:00Z">
              <w:rPr>
                <w:lang w:val="fr-FR"/>
              </w:rPr>
            </w:rPrChange>
          </w:rPr>
          <w:t>i</w:t>
        </w:r>
        <w:proofErr w:type="spellEnd"/>
        <w:r w:rsidRPr="008C7E78">
          <w:rPr>
            <w:rPrChange w:id="5684" w:author="Arthur Parmentier" w:date="2020-06-07T18:32:00Z">
              <w:rPr>
                <w:lang w:val="fr-FR"/>
              </w:rPr>
            </w:rPrChange>
          </w:rPr>
          <w:t xml:space="preserve"> twill be possible</w:t>
        </w:r>
      </w:ins>
      <w:ins w:id="5685" w:author="Arthur Parmentier" w:date="2020-06-03T23:27:00Z">
        <w:r w:rsidRPr="008C7E78">
          <w:rPr>
            <w:rPrChange w:id="5686" w:author="Arthur Parmentier" w:date="2020-06-07T18:32:00Z">
              <w:rPr>
                <w:lang w:val="fr-FR"/>
              </w:rPr>
            </w:rPrChange>
          </w:rPr>
          <w:t xml:space="preserve"> to only use one </w:t>
        </w:r>
        <w:proofErr w:type="spellStart"/>
        <w:r w:rsidRPr="008C7E78">
          <w:rPr>
            <w:rPrChange w:id="5687" w:author="Arthur Parmentier" w:date="2020-06-07T18:32:00Z">
              <w:rPr>
                <w:lang w:val="fr-FR"/>
              </w:rPr>
            </w:rPrChange>
          </w:rPr>
          <w:t>Mubu</w:t>
        </w:r>
        <w:proofErr w:type="spellEnd"/>
        <w:r w:rsidRPr="008C7E78">
          <w:rPr>
            <w:rPrChange w:id="5688" w:author="Arthur Parmentier" w:date="2020-06-07T18:32:00Z">
              <w:rPr>
                <w:lang w:val="fr-FR"/>
              </w:rPr>
            </w:rPrChange>
          </w:rPr>
          <w:t xml:space="preserve"> object for all models, but I could not reach this level of gener</w:t>
        </w:r>
      </w:ins>
      <w:ins w:id="5689" w:author="Arthur Parmentier" w:date="2020-06-03T23:28:00Z">
        <w:r w:rsidRPr="008C7E78">
          <w:rPr>
            <w:rPrChange w:id="5690" w:author="Arthur Parmentier" w:date="2020-06-07T18:32:00Z">
              <w:rPr>
                <w:lang w:val="fr-FR"/>
              </w:rPr>
            </w:rPrChange>
          </w:rPr>
          <w:t>icity and complexity inside the frame of my project.</w:t>
        </w:r>
      </w:ins>
    </w:p>
  </w:footnote>
  <w:footnote w:id="61">
    <w:p w:rsidR="00FA5F3C" w:rsidRPr="00BF1ECB" w:rsidRDefault="00FA5F3C">
      <w:pPr>
        <w:pStyle w:val="Notedebasdepage"/>
      </w:pPr>
      <w:ins w:id="5788" w:author="Arthur Parmentier" w:date="2020-05-22T08:13:00Z">
        <w:r>
          <w:rPr>
            <w:rStyle w:val="Appelnotedebasdep"/>
          </w:rPr>
          <w:footnoteRef/>
        </w:r>
        <w:r>
          <w:t xml:space="preserve"> </w:t>
        </w:r>
        <w:r w:rsidRPr="00023308">
          <w:t>https://discussion.forum.ircam.fr/t/mubu-write-to-file-bugs-suggested-improvement/21714/2</w:t>
        </w:r>
      </w:ins>
    </w:p>
  </w:footnote>
  <w:footnote w:id="62">
    <w:p w:rsidR="00FA5F3C" w:rsidRPr="00BF1ECB" w:rsidRDefault="00FA5F3C">
      <w:pPr>
        <w:pStyle w:val="Notedebasdepage"/>
      </w:pPr>
      <w:ins w:id="5898" w:author="Arthur Parmentier" w:date="2020-05-22T09:50:00Z">
        <w:r>
          <w:rPr>
            <w:rStyle w:val="Appelnotedebasdep"/>
          </w:rPr>
          <w:footnoteRef/>
        </w:r>
        <w:r>
          <w:t xml:space="preserve"> </w:t>
        </w:r>
        <w:proofErr w:type="spellStart"/>
        <w:r>
          <w:rPr>
            <w:rStyle w:val="reference-text"/>
          </w:rPr>
          <w:t>Revlin</w:t>
        </w:r>
        <w:proofErr w:type="spellEnd"/>
        <w:r>
          <w:rPr>
            <w:rStyle w:val="reference-text"/>
          </w:rPr>
          <w:t xml:space="preserve">, Russell. </w:t>
        </w:r>
        <w:r>
          <w:rPr>
            <w:rStyle w:val="reference-text"/>
            <w:i/>
            <w:iCs/>
          </w:rPr>
          <w:t>Cognition: Theory and Practice</w:t>
        </w:r>
        <w:r>
          <w:rPr>
            <w:rStyle w:val="reference-text"/>
          </w:rPr>
          <w:t>.</w:t>
        </w:r>
      </w:ins>
    </w:p>
  </w:footnote>
  <w:footnote w:id="63">
    <w:p w:rsidR="00FA5F3C" w:rsidRPr="00834EA5" w:rsidRDefault="00FA5F3C">
      <w:pPr>
        <w:rPr>
          <w:rPrChange w:id="5903" w:author="Arthur Parmentier" w:date="2020-05-22T09:51:00Z">
            <w:rPr/>
          </w:rPrChange>
        </w:rPr>
        <w:pPrChange w:id="5904" w:author="Arthur Parmentier" w:date="2020-05-22T09:51:00Z">
          <w:pPr>
            <w:pStyle w:val="Notedebasdepage"/>
          </w:pPr>
        </w:pPrChange>
      </w:pPr>
      <w:ins w:id="5905" w:author="Arthur Parmentier" w:date="2020-05-22T09:50:00Z">
        <w:r>
          <w:rPr>
            <w:rStyle w:val="Appelnotedebasdep"/>
          </w:rPr>
          <w:footnoteRef/>
        </w:r>
        <w:r>
          <w:t xml:space="preserve"> </w:t>
        </w:r>
      </w:ins>
      <w:ins w:id="5906" w:author="Arthur Parmentier" w:date="2020-05-22T09:51:00Z">
        <w:r w:rsidRPr="00834EA5">
          <w:rPr>
            <w:rStyle w:val="reference-text"/>
            <w:sz w:val="20"/>
            <w:szCs w:val="20"/>
          </w:rPr>
          <w:t>Liddell, Henry G., and Robert Scott. 1940. "</w:t>
        </w:r>
        <w:proofErr w:type="spellStart"/>
        <w:r w:rsidRPr="00834EA5">
          <w:rPr>
            <w:rStyle w:val="reference-text"/>
            <w:rFonts w:ascii="Cambria" w:hAnsi="Cambria" w:cs="Cambria"/>
            <w:sz w:val="20"/>
            <w:szCs w:val="20"/>
          </w:rPr>
          <w:t>γιγνώσκω</w:t>
        </w:r>
        <w:proofErr w:type="spellEnd"/>
        <w:r w:rsidRPr="00834EA5">
          <w:rPr>
            <w:rStyle w:val="reference-text"/>
            <w:sz w:val="20"/>
            <w:szCs w:val="20"/>
          </w:rPr>
          <w:t xml:space="preserve">." </w:t>
        </w:r>
        <w:r w:rsidRPr="00834EA5">
          <w:rPr>
            <w:rStyle w:val="reference-text"/>
            <w:i/>
            <w:iCs/>
            <w:sz w:val="20"/>
            <w:szCs w:val="20"/>
            <w:rPrChange w:id="5907"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w:t>
        </w:r>
        <w:proofErr w:type="spellStart"/>
        <w:r w:rsidRPr="00834EA5">
          <w:rPr>
            <w:rStyle w:val="reference-text"/>
            <w:sz w:val="20"/>
            <w:szCs w:val="20"/>
          </w:rPr>
          <w:t>Bianchini</w:t>
        </w:r>
        <w:proofErr w:type="spellEnd"/>
        <w:r w:rsidRPr="00834EA5">
          <w:rPr>
            <w:rStyle w:val="reference-text"/>
            <w:sz w:val="20"/>
            <w:szCs w:val="20"/>
          </w:rPr>
          <w:t xml:space="preserve">. 2011. "On The Historical Dynamics Of Cognitive Science: A View From The Periphery." </w:t>
        </w:r>
        <w:r w:rsidRPr="00834EA5">
          <w:rPr>
            <w:rStyle w:val="reference-text"/>
            <w:i/>
            <w:iCs/>
            <w:sz w:val="20"/>
            <w:szCs w:val="20"/>
            <w:rPrChange w:id="5908" w:author="Arthur Parmentier" w:date="2020-05-22T09:52:00Z">
              <w:rPr>
                <w:rStyle w:val="reference-text"/>
              </w:rPr>
            </w:rPrChange>
          </w:rPr>
          <w:t>In The Search for a Theory of Cognition: Early Mechanisms and New Ideas</w:t>
        </w:r>
        <w:r w:rsidRPr="00834EA5">
          <w:rPr>
            <w:rStyle w:val="reference-text"/>
            <w:sz w:val="20"/>
            <w:szCs w:val="20"/>
          </w:rPr>
          <w:t xml:space="preserve">. Amsterdam: </w:t>
        </w:r>
        <w:proofErr w:type="spellStart"/>
        <w:r w:rsidRPr="00834EA5">
          <w:rPr>
            <w:rStyle w:val="reference-text"/>
            <w:sz w:val="20"/>
            <w:szCs w:val="20"/>
          </w:rPr>
          <w:t>Rodopi</w:t>
        </w:r>
        <w:proofErr w:type="spellEnd"/>
        <w:r w:rsidRPr="00834EA5">
          <w:rPr>
            <w:rStyle w:val="reference-text"/>
            <w:sz w:val="20"/>
            <w:szCs w:val="20"/>
          </w:rPr>
          <w:t>. p. XIV.</w:t>
        </w:r>
      </w:ins>
    </w:p>
  </w:footnote>
  <w:footnote w:id="64">
    <w:p w:rsidR="00FA5F3C" w:rsidRPr="008C7E78" w:rsidRDefault="00FA5F3C" w:rsidP="00B734D3">
      <w:pPr>
        <w:pStyle w:val="Notedebasdepage"/>
        <w:rPr>
          <w:ins w:id="5967" w:author="Arthur Parmentier" w:date="2020-05-22T12:58:00Z"/>
          <w:rPrChange w:id="5968" w:author="Arthur Parmentier" w:date="2020-06-07T18:32:00Z">
            <w:rPr>
              <w:ins w:id="5969" w:author="Arthur Parmentier" w:date="2020-05-22T12:58:00Z"/>
              <w:lang w:val="fr-FR"/>
            </w:rPr>
          </w:rPrChange>
        </w:rPr>
      </w:pPr>
      <w:ins w:id="5970" w:author="Arthur Parmentier" w:date="2020-05-22T12:58:00Z">
        <w:r>
          <w:rPr>
            <w:rStyle w:val="Appelnotedebasdep"/>
          </w:rPr>
          <w:footnoteRef/>
        </w:r>
        <w:r>
          <w:t xml:space="preserve"> </w:t>
        </w:r>
      </w:ins>
      <w:ins w:id="5971" w:author="Arthur Parmentier" w:date="2020-06-04T11:08:00Z">
        <w:r w:rsidRPr="008C7E78">
          <w:rPr>
            <w:rPrChange w:id="5972" w:author="Arthur Parmentier" w:date="2020-06-07T18:32:00Z">
              <w:rPr>
                <w:lang w:val="fr-FR"/>
              </w:rPr>
            </w:rPrChange>
          </w:rPr>
          <w:t xml:space="preserve">Raheja, Jagdish &amp; Minhas, M. &amp; Prashanth, D. &amp; Shah, </w:t>
        </w:r>
        <w:proofErr w:type="spellStart"/>
        <w:r w:rsidRPr="008C7E78">
          <w:rPr>
            <w:rPrChange w:id="5973" w:author="Arthur Parmentier" w:date="2020-06-07T18:32:00Z">
              <w:rPr>
                <w:lang w:val="fr-FR"/>
              </w:rPr>
            </w:rPrChange>
          </w:rPr>
          <w:t>Tarang</w:t>
        </w:r>
        <w:proofErr w:type="spellEnd"/>
        <w:r w:rsidRPr="008C7E78">
          <w:rPr>
            <w:rPrChange w:id="5974" w:author="Arthur Parmentier" w:date="2020-06-07T18:32:00Z">
              <w:rPr>
                <w:lang w:val="fr-FR"/>
              </w:rPr>
            </w:rPrChange>
          </w:rPr>
          <w:t xml:space="preserve"> &amp; Chaudhary, Ankit. (2015). </w:t>
        </w:r>
        <w:r w:rsidRPr="008C7E78">
          <w:rPr>
            <w:i/>
            <w:iCs/>
            <w:rPrChange w:id="5975" w:author="Arthur Parmentier" w:date="2020-06-07T18:32:00Z">
              <w:rPr>
                <w:lang w:val="fr-FR"/>
              </w:rPr>
            </w:rPrChange>
          </w:rPr>
          <w:t>Robust gesture recognition using Kinect: A comparison between DTW and HMM</w:t>
        </w:r>
        <w:r w:rsidRPr="008C7E78">
          <w:rPr>
            <w:rPrChange w:id="5976" w:author="Arthur Parmentier" w:date="2020-06-07T18:32:00Z">
              <w:rPr>
                <w:lang w:val="fr-FR"/>
              </w:rPr>
            </w:rPrChange>
          </w:rPr>
          <w:t xml:space="preserve">. </w:t>
        </w:r>
        <w:proofErr w:type="spellStart"/>
        <w:r w:rsidRPr="008C7E78">
          <w:rPr>
            <w:rPrChange w:id="5977" w:author="Arthur Parmentier" w:date="2020-06-07T18:32:00Z">
              <w:rPr>
                <w:lang w:val="fr-FR"/>
              </w:rPr>
            </w:rPrChange>
          </w:rPr>
          <w:t>Optik</w:t>
        </w:r>
        <w:proofErr w:type="spellEnd"/>
        <w:r w:rsidRPr="008C7E78">
          <w:rPr>
            <w:rPrChange w:id="5978" w:author="Arthur Parmentier" w:date="2020-06-07T18:32:00Z">
              <w:rPr>
                <w:lang w:val="fr-FR"/>
              </w:rPr>
            </w:rPrChange>
          </w:rPr>
          <w:t xml:space="preserve"> - International Journal for Light and Electron Optics.</w:t>
        </w:r>
      </w:ins>
      <w:ins w:id="5979" w:author="Arthur Parmentier" w:date="2020-06-04T11:11:00Z">
        <w:r w:rsidRPr="008C7E78">
          <w:rPr>
            <w:rPrChange w:id="5980" w:author="Arthur Parmentier" w:date="2020-06-07T18:32:00Z">
              <w:rPr>
                <w:lang w:val="fr-FR"/>
              </w:rPr>
            </w:rPrChange>
          </w:rPr>
          <w:br/>
        </w:r>
        <w:r>
          <w:t xml:space="preserve">Carmona J.M., </w:t>
        </w:r>
        <w:proofErr w:type="spellStart"/>
        <w:r>
          <w:t>Climent</w:t>
        </w:r>
        <w:proofErr w:type="spellEnd"/>
        <w:r>
          <w:t xml:space="preserve"> J. (2012) </w:t>
        </w:r>
        <w:r w:rsidRPr="00C4278F">
          <w:rPr>
            <w:i/>
            <w:iCs/>
            <w:rPrChange w:id="5981" w:author="Arthur Parmentier" w:date="2020-06-04T11:12:00Z">
              <w:rPr/>
            </w:rPrChange>
          </w:rPr>
          <w:t>A Performance Evaluation of HMM and DTW for Gesture Recognition</w:t>
        </w:r>
        <w:r>
          <w:t xml:space="preserve">. In: Alvarez L., </w:t>
        </w:r>
        <w:proofErr w:type="spellStart"/>
        <w:r>
          <w:t>Mejail</w:t>
        </w:r>
        <w:proofErr w:type="spellEnd"/>
        <w:r>
          <w:t xml:space="preserve"> M., Gomez L., </w:t>
        </w:r>
        <w:proofErr w:type="spellStart"/>
        <w:r>
          <w:t>Jacobo</w:t>
        </w:r>
        <w:proofErr w:type="spellEnd"/>
        <w:r>
          <w:t xml:space="preserve"> J. (eds) Progress in Pattern Recognition, Image Analysis, Computer Vision, and Applications. CIARP 2012. Lecture Notes in Computer Science, vol 7441. Springer, Berlin, Heidelberg</w:t>
        </w:r>
      </w:ins>
    </w:p>
  </w:footnote>
  <w:footnote w:id="65">
    <w:p w:rsidR="00FA5F3C" w:rsidRPr="00C4278F" w:rsidRDefault="00FA5F3C">
      <w:pPr>
        <w:pStyle w:val="Notedebasdepage"/>
        <w:rPr>
          <w:lang w:val="fr-FR"/>
          <w:rPrChange w:id="5983" w:author="Arthur Parmentier" w:date="2020-06-04T11:12:00Z">
            <w:rPr/>
          </w:rPrChange>
        </w:rPr>
      </w:pPr>
      <w:ins w:id="5984" w:author="Arthur Parmentier" w:date="2020-06-04T11:12:00Z">
        <w:r>
          <w:rPr>
            <w:rStyle w:val="Appelnotedebasdep"/>
          </w:rPr>
          <w:footnoteRef/>
        </w:r>
        <w:r>
          <w:t xml:space="preserve"> </w:t>
        </w:r>
      </w:ins>
      <w:proofErr w:type="spellStart"/>
      <w:ins w:id="5985" w:author="Arthur Parmentier" w:date="2020-06-04T11:13:00Z">
        <w:r w:rsidRPr="00C4278F">
          <w:t>Hiyadi</w:t>
        </w:r>
        <w:proofErr w:type="spellEnd"/>
        <w:r w:rsidRPr="00C4278F">
          <w:t xml:space="preserve">, Hajar &amp; </w:t>
        </w:r>
        <w:proofErr w:type="spellStart"/>
        <w:r w:rsidRPr="00C4278F">
          <w:t>Ababsa</w:t>
        </w:r>
        <w:proofErr w:type="spellEnd"/>
        <w:r w:rsidRPr="00C4278F">
          <w:t xml:space="preserve">, </w:t>
        </w:r>
        <w:proofErr w:type="spellStart"/>
        <w:r w:rsidRPr="00C4278F">
          <w:t>Fakhreddine</w:t>
        </w:r>
        <w:proofErr w:type="spellEnd"/>
        <w:r w:rsidRPr="00C4278F">
          <w:t xml:space="preserve"> &amp; Montagne, Christophe &amp; </w:t>
        </w:r>
        <w:proofErr w:type="spellStart"/>
        <w:r w:rsidRPr="00C4278F">
          <w:t>Bouyakhf</w:t>
        </w:r>
        <w:proofErr w:type="spellEnd"/>
        <w:r w:rsidRPr="00C4278F">
          <w:t xml:space="preserve">, El Houssine &amp; </w:t>
        </w:r>
        <w:proofErr w:type="spellStart"/>
        <w:r w:rsidRPr="00C4278F">
          <w:t>Regragui</w:t>
        </w:r>
        <w:proofErr w:type="spellEnd"/>
        <w:r w:rsidRPr="00C4278F">
          <w:t xml:space="preserve">, </w:t>
        </w:r>
        <w:proofErr w:type="spellStart"/>
        <w:r w:rsidRPr="00C4278F">
          <w:t>Fakhita</w:t>
        </w:r>
        <w:proofErr w:type="spellEnd"/>
        <w:r w:rsidRPr="00C4278F">
          <w:t xml:space="preserve">. (2016). </w:t>
        </w:r>
        <w:r w:rsidRPr="00C4278F">
          <w:rPr>
            <w:i/>
            <w:iCs/>
            <w:rPrChange w:id="5986" w:author="Arthur Parmentier" w:date="2020-06-04T11:13:00Z">
              <w:rPr/>
            </w:rPrChange>
          </w:rPr>
          <w:t>Combination of HMM and DTW for 3D Dynamic Gesture Recognition Using Depth Only</w:t>
        </w:r>
        <w:r w:rsidRPr="00C4278F">
          <w:t>.</w:t>
        </w:r>
        <w:r>
          <w:br/>
        </w:r>
      </w:ins>
      <w:ins w:id="5987" w:author="Arthur Parmentier" w:date="2020-06-04T11:14:00Z">
        <w:r w:rsidRPr="008C7E78">
          <w:rPr>
            <w:rPrChange w:id="5988" w:author="Arthur Parmentier" w:date="2020-06-07T18:32:00Z">
              <w:rPr>
                <w:lang w:val="fr-FR"/>
              </w:rPr>
            </w:rPrChange>
          </w:rPr>
          <w:t xml:space="preserve">Choi, Hyo-rim &amp; Kim, Tae-Yong. (2017). </w:t>
        </w:r>
        <w:r w:rsidRPr="008C7E78">
          <w:rPr>
            <w:i/>
            <w:iCs/>
            <w:rPrChange w:id="5989" w:author="Arthur Parmentier" w:date="2020-06-07T18:32:00Z">
              <w:rPr>
                <w:lang w:val="fr-FR"/>
              </w:rPr>
            </w:rPrChange>
          </w:rPr>
          <w:t>Directional Dynamic Time Warping for Gesture Recognition</w:t>
        </w:r>
        <w:r w:rsidRPr="008C7E78">
          <w:rPr>
            <w:rPrChange w:id="5990" w:author="Arthur Parmentier" w:date="2020-06-07T18:32:00Z">
              <w:rPr>
                <w:lang w:val="fr-FR"/>
              </w:rPr>
            </w:rPrChange>
          </w:rPr>
          <w:t xml:space="preserve">. </w:t>
        </w:r>
        <w:r w:rsidRPr="00C4278F">
          <w:rPr>
            <w:lang w:val="fr-FR"/>
          </w:rPr>
          <w:t>22-25. 10.1145/3145511.3145526.</w:t>
        </w:r>
      </w:ins>
    </w:p>
  </w:footnote>
  <w:footnote w:id="66">
    <w:p w:rsidR="00FA5F3C" w:rsidRDefault="00FA5F3C" w:rsidP="00D64278">
      <w:pPr>
        <w:pStyle w:val="Notedebasdepage"/>
        <w:rPr>
          <w:ins w:id="6023" w:author="Arthur Parmentier" w:date="2020-05-22T11:26:00Z"/>
        </w:rPr>
      </w:pPr>
      <w:ins w:id="6024" w:author="Arthur Parmentier" w:date="2020-05-22T10:44:00Z">
        <w:r>
          <w:rPr>
            <w:rStyle w:val="Appelnotedebasdep"/>
          </w:rPr>
          <w:footnoteRef/>
        </w:r>
      </w:ins>
    </w:p>
    <w:p w:rsidR="00FA5F3C" w:rsidRPr="00BF1ECB" w:rsidRDefault="00FA5F3C">
      <w:pPr>
        <w:pStyle w:val="Notedebasdepage"/>
        <w:numPr>
          <w:ilvl w:val="0"/>
          <w:numId w:val="39"/>
        </w:numPr>
        <w:rPr>
          <w:ins w:id="6025" w:author="Arthur Parmentier" w:date="2020-05-22T11:01:00Z"/>
          <w:rPrChange w:id="6026" w:author="Arthur Parmentier" w:date="2020-05-23T19:46:00Z">
            <w:rPr>
              <w:ins w:id="6027" w:author="Arthur Parmentier" w:date="2020-05-22T11:01:00Z"/>
              <w:lang w:val="fr-FR"/>
            </w:rPr>
          </w:rPrChange>
        </w:rPr>
      </w:pPr>
      <w:ins w:id="6028" w:author="Arthur Parmentier" w:date="2020-05-22T10:44:00Z">
        <w:r w:rsidRPr="00BF1ECB">
          <w:rPr>
            <w:rPrChange w:id="6029" w:author="Arthur Parmentier" w:date="2020-05-23T19:46:00Z">
              <w:rPr>
                <w:lang w:val="fr-FR"/>
              </w:rPr>
            </w:rPrChange>
          </w:rPr>
          <w:t xml:space="preserve">The </w:t>
        </w:r>
        <w:proofErr w:type="spellStart"/>
        <w:r w:rsidRPr="00BF1ECB">
          <w:rPr>
            <w:rPrChange w:id="6030" w:author="Arthur Parmentier" w:date="2020-05-23T19:46:00Z">
              <w:rPr>
                <w:lang w:val="fr-FR"/>
              </w:rPr>
            </w:rPrChange>
          </w:rPr>
          <w:t>MuBu</w:t>
        </w:r>
        <w:proofErr w:type="spellEnd"/>
        <w:r w:rsidRPr="00BF1ECB">
          <w:rPr>
            <w:rPrChange w:id="6031" w:author="Arthur Parmentier" w:date="2020-05-23T19:46:00Z">
              <w:rPr>
                <w:lang w:val="fr-FR"/>
              </w:rPr>
            </w:rPrChange>
          </w:rPr>
          <w:t xml:space="preserve"> library has a </w:t>
        </w:r>
      </w:ins>
      <w:ins w:id="6032" w:author="Arthur Parmentier" w:date="2020-05-22T10:45:00Z">
        <w:r w:rsidRPr="00BF1ECB">
          <w:rPr>
            <w:rPrChange w:id="6033" w:author="Arthur Parmentier" w:date="2020-05-23T19:46:00Z">
              <w:rPr>
                <w:lang w:val="fr-FR"/>
              </w:rPr>
            </w:rPrChange>
          </w:rPr>
          <w:t xml:space="preserve">DTW object that can be directly used on the buffers but I could not find </w:t>
        </w:r>
      </w:ins>
      <w:ins w:id="6034" w:author="Arthur Parmentier" w:date="2020-05-22T10:46:00Z">
        <w:r w:rsidRPr="00BF1ECB">
          <w:rPr>
            <w:rPrChange w:id="6035" w:author="Arthur Parmentier" w:date="2020-05-23T19:46:00Z">
              <w:rPr>
                <w:lang w:val="fr-FR"/>
              </w:rPr>
            </w:rPrChange>
          </w:rPr>
          <w:t xml:space="preserve">whether it could or </w:t>
        </w:r>
      </w:ins>
      <w:ins w:id="6036" w:author="Arthur Parmentier" w:date="2020-05-22T10:45:00Z">
        <w:r w:rsidRPr="00BF1ECB">
          <w:rPr>
            <w:rPrChange w:id="6037" w:author="Arthur Parmentier" w:date="2020-05-23T19:46:00Z">
              <w:rPr>
                <w:lang w:val="fr-FR"/>
              </w:rPr>
            </w:rPrChange>
          </w:rPr>
          <w:t xml:space="preserve">how to make it work </w:t>
        </w:r>
      </w:ins>
      <w:ins w:id="6038" w:author="Arthur Parmentier" w:date="2020-05-22T10:46:00Z">
        <w:r w:rsidRPr="00BF1ECB">
          <w:rPr>
            <w:rPrChange w:id="6039" w:author="Arthur Parmentier" w:date="2020-05-23T19:46:00Z">
              <w:rPr>
                <w:lang w:val="fr-FR"/>
              </w:rPr>
            </w:rPrChange>
          </w:rPr>
          <w:t xml:space="preserve">with </w:t>
        </w:r>
      </w:ins>
      <w:ins w:id="6040" w:author="Arthur Parmentier" w:date="2020-05-22T10:45:00Z">
        <w:r w:rsidRPr="00BF1ECB">
          <w:rPr>
            <w:rPrChange w:id="6041" w:author="Arthur Parmentier" w:date="2020-05-23T19:46:00Z">
              <w:rPr>
                <w:lang w:val="fr-FR"/>
              </w:rPr>
            </w:rPrChange>
          </w:rPr>
          <w:t>real-time</w:t>
        </w:r>
      </w:ins>
      <w:ins w:id="6042" w:author="Arthur Parmentier" w:date="2020-05-22T10:46:00Z">
        <w:r w:rsidRPr="00BF1ECB">
          <w:rPr>
            <w:rPrChange w:id="6043" w:author="Arthur Parmentier" w:date="2020-05-23T19:46:00Z">
              <w:rPr>
                <w:lang w:val="fr-FR"/>
              </w:rPr>
            </w:rPrChange>
          </w:rPr>
          <w:t xml:space="preserve"> data.</w:t>
        </w:r>
      </w:ins>
      <w:ins w:id="6044" w:author="Arthur Parmentier" w:date="2020-05-22T11:00:00Z">
        <w:r w:rsidRPr="00BF1ECB">
          <w:rPr>
            <w:rPrChange w:id="6045" w:author="Arthur Parmentier" w:date="2020-05-23T19:46:00Z">
              <w:rPr>
                <w:lang w:val="fr-FR"/>
              </w:rPr>
            </w:rPrChange>
          </w:rPr>
          <w:t xml:space="preserve"> </w:t>
        </w:r>
      </w:ins>
    </w:p>
    <w:p w:rsidR="00FA5F3C" w:rsidRPr="0058758C" w:rsidRDefault="00FA5F3C" w:rsidP="00AD7B79">
      <w:pPr>
        <w:pStyle w:val="Notedebasdepage"/>
        <w:numPr>
          <w:ilvl w:val="0"/>
          <w:numId w:val="39"/>
        </w:numPr>
        <w:rPr>
          <w:ins w:id="6046" w:author="Arthur Parmentier" w:date="2020-05-22T11:27:00Z"/>
          <w:lang w:val="fr-FR"/>
          <w:rPrChange w:id="6047" w:author="Arthur Parmentier" w:date="2020-05-22T11:27:00Z">
            <w:rPr>
              <w:ins w:id="6048" w:author="Arthur Parmentier" w:date="2020-05-22T11:27:00Z"/>
            </w:rPr>
          </w:rPrChange>
        </w:rPr>
      </w:pPr>
      <w:ins w:id="6049" w:author="Arthur Parmentier" w:date="2020-05-22T11:01:00Z">
        <w:r w:rsidRPr="00BF1ECB">
          <w:rPr>
            <w:rPrChange w:id="6050" w:author="Arthur Parmentier" w:date="2020-05-23T19:46:00Z">
              <w:rPr>
                <w:lang w:val="fr-FR"/>
              </w:rPr>
            </w:rPrChange>
          </w:rPr>
          <w:t xml:space="preserve">Frédéric </w:t>
        </w:r>
        <w:proofErr w:type="spellStart"/>
        <w:r w:rsidRPr="00BF1ECB">
          <w:rPr>
            <w:rPrChange w:id="6051" w:author="Arthur Parmentier" w:date="2020-05-23T19:46:00Z">
              <w:rPr>
                <w:lang w:val="fr-FR"/>
              </w:rPr>
            </w:rPrChange>
          </w:rPr>
          <w:t>Bettens</w:t>
        </w:r>
        <w:proofErr w:type="spellEnd"/>
        <w:r w:rsidRPr="00BF1ECB">
          <w:rPr>
            <w:rPrChange w:id="6052" w:author="Arthur Parmentier" w:date="2020-05-23T19:46:00Z">
              <w:rPr>
                <w:lang w:val="fr-FR"/>
              </w:rPr>
            </w:rPrChange>
          </w:rPr>
          <w:t xml:space="preserve"> from </w:t>
        </w:r>
        <w:proofErr w:type="spellStart"/>
        <w:r w:rsidRPr="00BF1ECB">
          <w:rPr>
            <w:rPrChange w:id="6053" w:author="Arthur Parmentier" w:date="2020-05-23T19:46:00Z">
              <w:rPr>
                <w:lang w:val="fr-FR"/>
              </w:rPr>
            </w:rPrChange>
          </w:rPr>
          <w:t>UMons</w:t>
        </w:r>
        <w:proofErr w:type="spellEnd"/>
        <w:r w:rsidRPr="00BF1ECB">
          <w:rPr>
            <w:rPrChange w:id="6054" w:author="Arthur Parmentier" w:date="2020-05-23T19:46:00Z">
              <w:rPr>
                <w:lang w:val="fr-FR"/>
              </w:rPr>
            </w:rPrChange>
          </w:rPr>
          <w:t xml:space="preserve"> presented in 2009 the </w:t>
        </w:r>
        <w:proofErr w:type="spellStart"/>
        <w:r w:rsidRPr="00BF1ECB">
          <w:rPr>
            <w:rPrChange w:id="6055" w:author="Arthur Parmentier" w:date="2020-05-23T19:46:00Z">
              <w:rPr>
                <w:lang w:val="fr-FR"/>
              </w:rPr>
            </w:rPrChange>
          </w:rPr>
          <w:t>num.dtw</w:t>
        </w:r>
        <w:proofErr w:type="spellEnd"/>
        <w:r w:rsidRPr="00BF1ECB">
          <w:rPr>
            <w:rPrChange w:id="6056" w:author="Arthur Parmentier" w:date="2020-05-23T19:46:00Z">
              <w:rPr>
                <w:lang w:val="fr-FR"/>
              </w:rPr>
            </w:rPrChange>
          </w:rPr>
          <w:t xml:space="preserve"> object for Max and PD, but it </w:t>
        </w:r>
        <w:proofErr w:type="spellStart"/>
        <w:r w:rsidRPr="00BF1ECB">
          <w:rPr>
            <w:rPrChange w:id="6057" w:author="Arthur Parmentier" w:date="2020-05-23T19:46:00Z">
              <w:rPr>
                <w:lang w:val="fr-FR"/>
              </w:rPr>
            </w:rPrChange>
          </w:rPr>
          <w:t>can not</w:t>
        </w:r>
        <w:proofErr w:type="spellEnd"/>
        <w:r w:rsidRPr="00BF1ECB">
          <w:rPr>
            <w:rPrChange w:id="6058" w:author="Arthur Parmentier" w:date="2020-05-23T19:46:00Z">
              <w:rPr>
                <w:lang w:val="fr-FR"/>
              </w:rPr>
            </w:rPrChange>
          </w:rPr>
          <w:t xml:space="preserve"> longer be found over the </w:t>
        </w:r>
      </w:ins>
      <w:ins w:id="6059" w:author="Arthur Parmentier" w:date="2020-05-22T11:02:00Z">
        <w:r w:rsidRPr="00BF1ECB">
          <w:rPr>
            <w:rPrChange w:id="6060" w:author="Arthur Parmentier" w:date="2020-05-23T19:46:00Z">
              <w:rPr>
                <w:lang w:val="fr-FR"/>
              </w:rPr>
            </w:rPrChange>
          </w:rPr>
          <w:t xml:space="preserve">web as </w:t>
        </w:r>
        <w:proofErr w:type="spellStart"/>
        <w:r w:rsidRPr="00BF1ECB">
          <w:rPr>
            <w:rPrChange w:id="6061" w:author="Arthur Parmentier" w:date="2020-05-23T19:46:00Z">
              <w:rPr>
                <w:lang w:val="fr-FR"/>
              </w:rPr>
            </w:rPrChange>
          </w:rPr>
          <w:t>annonced</w:t>
        </w:r>
        <w:proofErr w:type="spellEnd"/>
        <w:r w:rsidRPr="00BF1ECB">
          <w:rPr>
            <w:rPrChange w:id="6062" w:author="Arthur Parmentier" w:date="2020-05-23T19:46:00Z">
              <w:rPr>
                <w:lang w:val="fr-FR"/>
              </w:rPr>
            </w:rPrChange>
          </w:rPr>
          <w:t xml:space="preserve"> in its introductory paper </w:t>
        </w:r>
      </w:ins>
      <w:ins w:id="6063" w:author="Arthur Parmentier" w:date="2020-05-22T11:22:00Z">
        <w:r w:rsidRPr="00BF1ECB">
          <w:rPr>
            <w:i/>
            <w:iCs/>
            <w:rPrChange w:id="6064" w:author="Arthur Parmentier" w:date="2020-05-23T19:46:00Z">
              <w:rPr>
                <w:lang w:val="fr-FR"/>
              </w:rPr>
            </w:rPrChange>
          </w:rPr>
          <w:t xml:space="preserve">Real-time </w:t>
        </w:r>
        <w:proofErr w:type="spellStart"/>
        <w:r w:rsidRPr="00BF1ECB">
          <w:rPr>
            <w:i/>
            <w:iCs/>
            <w:rPrChange w:id="6065" w:author="Arthur Parmentier" w:date="2020-05-23T19:46:00Z">
              <w:rPr>
                <w:lang w:val="fr-FR"/>
              </w:rPr>
            </w:rPrChange>
          </w:rPr>
          <w:t>dtw</w:t>
        </w:r>
        <w:proofErr w:type="spellEnd"/>
        <w:r w:rsidRPr="00BF1ECB">
          <w:rPr>
            <w:i/>
            <w:iCs/>
            <w:rPrChange w:id="6066" w:author="Arthur Parmentier" w:date="2020-05-23T19:46:00Z">
              <w:rPr>
                <w:lang w:val="fr-FR"/>
              </w:rPr>
            </w:rPrChange>
          </w:rPr>
          <w:t>-based gesture recognition external object for max/</w:t>
        </w:r>
        <w:proofErr w:type="spellStart"/>
        <w:r w:rsidRPr="00BF1ECB">
          <w:rPr>
            <w:i/>
            <w:iCs/>
            <w:rPrChange w:id="6067" w:author="Arthur Parmentier" w:date="2020-05-23T19:46:00Z">
              <w:rPr>
                <w:lang w:val="fr-FR"/>
              </w:rPr>
            </w:rPrChange>
          </w:rPr>
          <w:t>msp</w:t>
        </w:r>
        <w:proofErr w:type="spellEnd"/>
        <w:r w:rsidRPr="00BF1ECB">
          <w:rPr>
            <w:i/>
            <w:iCs/>
            <w:rPrChange w:id="6068" w:author="Arthur Parmentier" w:date="2020-05-23T19:46:00Z">
              <w:rPr>
                <w:lang w:val="fr-FR"/>
              </w:rPr>
            </w:rPrChange>
          </w:rPr>
          <w:t xml:space="preserve"> and </w:t>
        </w:r>
        <w:proofErr w:type="spellStart"/>
        <w:r w:rsidRPr="00BF1ECB">
          <w:rPr>
            <w:i/>
            <w:iCs/>
            <w:rPrChange w:id="6069" w:author="Arthur Parmentier" w:date="2020-05-23T19:46:00Z">
              <w:rPr>
                <w:lang w:val="fr-FR"/>
              </w:rPr>
            </w:rPrChange>
          </w:rPr>
          <w:t>puredata</w:t>
        </w:r>
        <w:proofErr w:type="spellEnd"/>
        <w:r w:rsidRPr="00BF1ECB">
          <w:rPr>
            <w:rPrChange w:id="6070" w:author="Arthur Parmentier" w:date="2020-05-23T19:46:00Z">
              <w:rPr>
                <w:lang w:val="fr-FR"/>
              </w:rPr>
            </w:rPrChange>
          </w:rPr>
          <w:t xml:space="preserve"> in </w:t>
        </w:r>
      </w:ins>
      <w:ins w:id="6071" w:author="Arthur Parmentier" w:date="2020-05-22T11:23:00Z">
        <w:r>
          <w:t>Proc. SMC ’09, 2009 30-35</w:t>
        </w:r>
      </w:ins>
    </w:p>
    <w:p w:rsidR="00FA5F3C" w:rsidRDefault="00FA5F3C">
      <w:pPr>
        <w:pStyle w:val="Notedebasdepage"/>
        <w:numPr>
          <w:ilvl w:val="0"/>
          <w:numId w:val="39"/>
        </w:numPr>
        <w:rPr>
          <w:ins w:id="6072" w:author="Arthur Parmentier" w:date="2020-06-04T10:54:00Z"/>
        </w:rPr>
      </w:pPr>
      <w:ins w:id="6073" w:author="Arthur Parmentier" w:date="2020-05-22T11:27:00Z">
        <w:r>
          <w:t>A</w:t>
        </w:r>
      </w:ins>
      <w:ins w:id="6074" w:author="Arthur Parmentier" w:date="2020-05-22T11:29:00Z">
        <w:r>
          <w:t>nother DTW object for Max has been built on t</w:t>
        </w:r>
      </w:ins>
      <w:ins w:id="6075" w:author="Arthur Parmentier" w:date="2020-05-22T11:30:00Z">
        <w:r>
          <w:t xml:space="preserve">he online-DTW library: </w:t>
        </w:r>
        <w:r w:rsidRPr="0058758C">
          <w:rPr>
            <w:i/>
            <w:iCs/>
            <w:rPrChange w:id="6076" w:author="Arthur Parmentier" w:date="2020-05-22T11:30:00Z">
              <w:rPr/>
            </w:rPrChange>
          </w:rPr>
          <w:t>An Online Tempo Tracker for Automatic Accompaniment based on Audio-to-audio Alignment and Beat Tracking</w:t>
        </w:r>
        <w:r>
          <w:t xml:space="preserve">, G. </w:t>
        </w:r>
        <w:proofErr w:type="spellStart"/>
        <w:r>
          <w:t>Burloiu</w:t>
        </w:r>
        <w:proofErr w:type="spellEnd"/>
        <w:r>
          <w:t xml:space="preserve">. In Sound and Music Computing (SMC), 2016, but </w:t>
        </w:r>
      </w:ins>
      <w:ins w:id="6077" w:author="Arthur Parmentier" w:date="2020-05-22T11:31:00Z">
        <w:r>
          <w:t>i</w:t>
        </w:r>
      </w:ins>
      <w:ins w:id="6078" w:author="Arthur Parmentier" w:date="2020-05-22T11:32:00Z">
        <w:r>
          <w:t>t is not designed to be used as a classifier.</w:t>
        </w:r>
      </w:ins>
    </w:p>
    <w:p w:rsidR="00FA5F3C" w:rsidRPr="00BF1ECB" w:rsidRDefault="00FA5F3C">
      <w:pPr>
        <w:pStyle w:val="Notedebasdepage"/>
        <w:numPr>
          <w:ilvl w:val="0"/>
          <w:numId w:val="39"/>
        </w:numPr>
        <w:pPrChange w:id="6079" w:author="Arthur Parmentier" w:date="2020-05-22T11:01:00Z">
          <w:pPr>
            <w:pStyle w:val="Notedebasdepage"/>
          </w:pPr>
        </w:pPrChange>
      </w:pPr>
      <w:ins w:id="6080" w:author="Arthur Parmentier" w:date="2020-06-04T10:55:00Z">
        <w:r>
          <w:t xml:space="preserve">The </w:t>
        </w:r>
        <w:proofErr w:type="spellStart"/>
        <w:r>
          <w:t>RapidMax</w:t>
        </w:r>
        <w:proofErr w:type="spellEnd"/>
        <w:r>
          <w:t xml:space="preserve">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xml:space="preserve">) implements a part of the </w:t>
        </w:r>
        <w:proofErr w:type="spellStart"/>
        <w:r>
          <w:t>RapidLib</w:t>
        </w:r>
        <w:proofErr w:type="spellEnd"/>
        <w:r>
          <w:t xml:space="preserve"> on which is also based </w:t>
        </w:r>
        <w:proofErr w:type="spellStart"/>
        <w:r>
          <w:t>Wekinator</w:t>
        </w:r>
        <w:proofErr w:type="spellEnd"/>
        <w:r>
          <w:t>, but has less functionalities and does not implement DTW yet.</w:t>
        </w:r>
      </w:ins>
    </w:p>
  </w:footnote>
  <w:footnote w:id="67">
    <w:p w:rsidR="00FA5F3C" w:rsidRPr="00BF1ECB" w:rsidRDefault="00FA5F3C">
      <w:pPr>
        <w:pStyle w:val="Notedebasdepage"/>
      </w:pPr>
      <w:ins w:id="6086" w:author="Arthur Parmentier" w:date="2020-05-22T11:38:00Z">
        <w:r>
          <w:rPr>
            <w:rStyle w:val="Appelnotedebasdep"/>
          </w:rPr>
          <w:footnoteRef/>
        </w:r>
        <w:r>
          <w:t xml:space="preserve"> </w:t>
        </w:r>
      </w:ins>
      <w:ins w:id="6087" w:author="Arthur Parmentier" w:date="2020-05-22T11:39:00Z">
        <w:r w:rsidRPr="00BA3283">
          <w:t>http://www.</w:t>
        </w:r>
      </w:ins>
      <w:ins w:id="6088" w:author="Arthur Parmentier" w:date="2020-05-22T12:18:00Z">
        <w:r>
          <w:t>Wekinator</w:t>
        </w:r>
      </w:ins>
      <w:ins w:id="6089" w:author="Arthur Parmentier" w:date="2020-05-22T11:39:00Z">
        <w:r w:rsidRPr="00BA3283">
          <w:t>.org/</w:t>
        </w:r>
      </w:ins>
    </w:p>
  </w:footnote>
  <w:footnote w:id="68">
    <w:p w:rsidR="00FA5F3C" w:rsidRPr="00965FAA" w:rsidRDefault="00FA5F3C" w:rsidP="00965FAA">
      <w:pPr>
        <w:pStyle w:val="Notedebasdepage"/>
        <w:rPr>
          <w:i/>
          <w:iCs/>
          <w:rPrChange w:id="6092" w:author="Arthur Parmentier" w:date="2020-05-22T11:42:00Z">
            <w:rPr/>
          </w:rPrChange>
        </w:rPr>
      </w:pPr>
      <w:ins w:id="6093" w:author="Arthur Parmentier" w:date="2020-05-22T11:40:00Z">
        <w:r>
          <w:rPr>
            <w:rStyle w:val="Appelnotedebasdep"/>
          </w:rPr>
          <w:footnoteRef/>
        </w:r>
        <w:r>
          <w:t xml:space="preserve"> See </w:t>
        </w:r>
      </w:ins>
      <w:proofErr w:type="spellStart"/>
      <w:ins w:id="6094" w:author="Arthur Parmentier" w:date="2020-05-22T11:41:00Z">
        <w:r w:rsidRPr="00965FAA">
          <w:rPr>
            <w:i/>
            <w:iCs/>
            <w:rPrChange w:id="6095" w:author="Arthur Parmentier" w:date="2020-05-22T11:41:00Z">
              <w:rPr/>
            </w:rPrChange>
          </w:rPr>
          <w:t>FastDTW</w:t>
        </w:r>
        <w:proofErr w:type="spellEnd"/>
        <w:r w:rsidRPr="00965FAA">
          <w:rPr>
            <w:i/>
            <w:iCs/>
            <w:rPrChange w:id="6096" w:author="Arthur Parmentier" w:date="2020-05-22T11:41:00Z">
              <w:rPr/>
            </w:rPrChange>
          </w:rPr>
          <w:t>: Toward Accurate Dynamic Time Warping in</w:t>
        </w:r>
      </w:ins>
      <w:ins w:id="6097" w:author="Arthur Parmentier" w:date="2020-05-22T11:42:00Z">
        <w:r>
          <w:rPr>
            <w:i/>
            <w:iCs/>
          </w:rPr>
          <w:t xml:space="preserve"> </w:t>
        </w:r>
      </w:ins>
      <w:ins w:id="6098" w:author="Arthur Parmentier" w:date="2020-05-22T11:41:00Z">
        <w:r w:rsidRPr="00965FAA">
          <w:rPr>
            <w:i/>
            <w:iCs/>
            <w:rPrChange w:id="6099" w:author="Arthur Parmentier" w:date="2020-05-22T11:41:00Z">
              <w:rPr/>
            </w:rPrChange>
          </w:rPr>
          <w:t>Linear Time and Space</w:t>
        </w:r>
        <w:r>
          <w:rPr>
            <w:i/>
            <w:iCs/>
          </w:rPr>
          <w:t>,</w:t>
        </w:r>
        <w:r>
          <w:t xml:space="preserve"> </w:t>
        </w:r>
        <w:r w:rsidRPr="00965FAA">
          <w:t xml:space="preserve">Stan Salvador and Philip </w:t>
        </w:r>
      </w:ins>
      <w:ins w:id="6100" w:author="Arthur Parmentier" w:date="2020-05-22T11:42:00Z">
        <w:r w:rsidRPr="00965FAA">
          <w:t>in</w:t>
        </w:r>
        <w:r>
          <w:t xml:space="preserve"> </w:t>
        </w:r>
        <w:r w:rsidRPr="00965FAA">
          <w:t>Intelligent Data Analysis 11(5):70-80 · January 2004</w:t>
        </w:r>
      </w:ins>
    </w:p>
  </w:footnote>
  <w:footnote w:id="69">
    <w:p w:rsidR="00FA5F3C" w:rsidRPr="008C7E78" w:rsidRDefault="00FA5F3C">
      <w:pPr>
        <w:pStyle w:val="Notedebasdepage"/>
      </w:pPr>
      <w:ins w:id="6328" w:author="Arthur Parmentier" w:date="2020-06-04T14:08:00Z">
        <w:r>
          <w:rPr>
            <w:rStyle w:val="Appelnotedebasdep"/>
          </w:rPr>
          <w:footnoteRef/>
        </w:r>
        <w:r>
          <w:t xml:space="preserve"> </w:t>
        </w:r>
        <w:r w:rsidRPr="008C7E78">
          <w:rPr>
            <w:rPrChange w:id="6329" w:author="Arthur Parmentier" w:date="2020-06-07T18:32:00Z">
              <w:rPr>
                <w:lang w:val="fr-FR"/>
              </w:rPr>
            </w:rPrChange>
          </w:rPr>
          <w:t>See https://github.com/jakesgordon/javascript-state-machine/</w:t>
        </w:r>
      </w:ins>
    </w:p>
  </w:footnote>
  <w:footnote w:id="70">
    <w:p w:rsidR="00FA5F3C" w:rsidRPr="008C7E78" w:rsidRDefault="00FA5F3C">
      <w:pPr>
        <w:pStyle w:val="Notedebasdepage"/>
      </w:pPr>
      <w:ins w:id="6333" w:author="Arthur Parmentier" w:date="2020-06-04T14:11:00Z">
        <w:r>
          <w:rPr>
            <w:rStyle w:val="Appelnotedebasdep"/>
          </w:rPr>
          <w:footnoteRef/>
        </w:r>
        <w:r>
          <w:t xml:space="preserve"> </w:t>
        </w:r>
        <w:r w:rsidRPr="00443149">
          <w:t>https://github.com/mdaines/viz.js</w:t>
        </w:r>
      </w:ins>
    </w:p>
  </w:footnote>
  <w:footnote w:id="71">
    <w:p w:rsidR="00FA5F3C" w:rsidRPr="008C7E78" w:rsidRDefault="00FA5F3C">
      <w:pPr>
        <w:pStyle w:val="Notedebasdepage"/>
      </w:pPr>
      <w:ins w:id="6657" w:author="Arthur Parmentier" w:date="2020-06-05T15:46:00Z">
        <w:r>
          <w:rPr>
            <w:rStyle w:val="Appelnotedebasdep"/>
          </w:rPr>
          <w:footnoteRef/>
        </w:r>
        <w:r>
          <w:t xml:space="preserve"> </w:t>
        </w:r>
      </w:ins>
      <w:ins w:id="6658" w:author="Arthur Parmentier" w:date="2020-06-05T15:47:00Z">
        <w:r w:rsidRPr="008C7E78">
          <w:rPr>
            <w:rPrChange w:id="6659"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72">
    <w:p w:rsidR="00FA5F3C" w:rsidRPr="008C7E78" w:rsidRDefault="00FA5F3C">
      <w:pPr>
        <w:pStyle w:val="Notedebasdepage"/>
      </w:pPr>
      <w:ins w:id="6744" w:author="Arthur Parmentier" w:date="2020-06-05T00:48:00Z">
        <w:r>
          <w:rPr>
            <w:rStyle w:val="Appelnotedebasdep"/>
          </w:rPr>
          <w:footnoteRef/>
        </w:r>
        <w:r>
          <w:t xml:space="preserve"> </w:t>
        </w:r>
        <w:r w:rsidRPr="008C7E78">
          <w:rPr>
            <w:rPrChange w:id="6745" w:author="Arthur Parmentier" w:date="2020-06-07T18:32:00Z">
              <w:rPr>
                <w:lang w:val="fr-FR"/>
              </w:rPr>
            </w:rPrChange>
          </w:rPr>
          <w:t>The vers</w:t>
        </w:r>
      </w:ins>
      <w:ins w:id="6746" w:author="Arthur Parmentier" w:date="2020-06-05T00:49:00Z">
        <w:r w:rsidRPr="008C7E78">
          <w:rPr>
            <w:rPrChange w:id="6747" w:author="Arthur Parmentier" w:date="2020-06-07T18:32:00Z">
              <w:rPr>
                <w:lang w:val="fr-FR"/>
              </w:rPr>
            </w:rPrChange>
          </w:rPr>
          <w:t>ion that I am using is the following : https://github.com/ideoforms/LiveOSC</w:t>
        </w:r>
      </w:ins>
    </w:p>
  </w:footnote>
  <w:footnote w:id="73">
    <w:p w:rsidR="00FA5F3C" w:rsidRPr="00FF217B" w:rsidRDefault="00FA5F3C" w:rsidP="005522F0">
      <w:pPr>
        <w:pStyle w:val="Notedebasdepage"/>
        <w:rPr>
          <w:ins w:id="6855" w:author="Arthur Parmentier" w:date="2020-05-18T17:07:00Z"/>
        </w:rPr>
      </w:pPr>
      <w:ins w:id="6856" w:author="Arthur Parmentier" w:date="2020-05-18T17:07:00Z">
        <w:r>
          <w:rPr>
            <w:rStyle w:val="Appelnotedebasdep"/>
          </w:rPr>
          <w:footnoteRef/>
        </w:r>
        <w:r>
          <w:t xml:space="preserve"> </w:t>
        </w:r>
        <w:r w:rsidRPr="00CC0B22">
          <w:t xml:space="preserve">2 seconds is the default value </w:t>
        </w:r>
        <w:r>
          <w:t>of the recording sequence for each sign.</w:t>
        </w:r>
      </w:ins>
      <w:ins w:id="6857" w:author="Arthur Parmentier" w:date="2020-05-22T20:16:00Z">
        <w:r>
          <w:t xml:space="preserve"> The implementation details of </w:t>
        </w:r>
        <w:proofErr w:type="spellStart"/>
        <w:r>
          <w:t>Wekinator</w:t>
        </w:r>
        <w:proofErr w:type="spellEnd"/>
        <w:r>
          <w:t xml:space="preserve"> are discussed in </w:t>
        </w:r>
      </w:ins>
      <w:ins w:id="6858" w:author="Arthur Parmentier" w:date="2020-05-22T20:17:00Z">
        <w:r>
          <w:t xml:space="preserve">the course </w:t>
        </w:r>
        <w:r>
          <w:rPr>
            <w:i/>
            <w:iCs/>
          </w:rPr>
          <w:t>Machine learning for musicians and artists, Working with time</w:t>
        </w:r>
        <w:r>
          <w:t xml:space="preserve"> on Kadenze.com</w:t>
        </w:r>
      </w:ins>
      <w:ins w:id="6859"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74">
    <w:p w:rsidR="00FA5F3C" w:rsidRPr="00CC0B22" w:rsidRDefault="00FA5F3C" w:rsidP="005522F0">
      <w:pPr>
        <w:pStyle w:val="Notedebasdepage"/>
        <w:rPr>
          <w:ins w:id="6862" w:author="Arthur Parmentier" w:date="2020-05-18T17:07:00Z"/>
        </w:rPr>
      </w:pPr>
      <w:ins w:id="6863" w:author="Arthur Parmentier" w:date="2020-05-18T17:07:00Z">
        <w:r>
          <w:rPr>
            <w:rStyle w:val="Appelnotedebasdep"/>
          </w:rPr>
          <w:footnoteRef/>
        </w:r>
        <w:r>
          <w:t xml:space="preserve"> </w:t>
        </w:r>
        <w:r w:rsidRPr="00CC0B22">
          <w:t>We indeed have FPS*</w:t>
        </w:r>
        <w:proofErr w:type="spellStart"/>
        <w:r w:rsidRPr="00CC0B22">
          <w:t>sequence_</w:t>
        </w:r>
        <w:r>
          <w:t>length</w:t>
        </w:r>
        <w:proofErr w:type="spellEnd"/>
        <w:r>
          <w:t xml:space="preserve"> = sequence size.</w:t>
        </w:r>
      </w:ins>
    </w:p>
  </w:footnote>
  <w:footnote w:id="75">
    <w:p w:rsidR="00FA5F3C" w:rsidRPr="00BF1ECB" w:rsidRDefault="00FA5F3C" w:rsidP="00F7581A">
      <w:pPr>
        <w:pStyle w:val="Notedebasdepage"/>
        <w:rPr>
          <w:ins w:id="6931" w:author="Arthur Parmentier" w:date="2020-05-21T17:01:00Z"/>
          <w:rPrChange w:id="6932" w:author="Arthur Parmentier" w:date="2020-05-23T19:46:00Z">
            <w:rPr>
              <w:ins w:id="6933" w:author="Arthur Parmentier" w:date="2020-05-21T17:01:00Z"/>
              <w:lang w:val="fr-FR"/>
            </w:rPr>
          </w:rPrChange>
        </w:rPr>
      </w:pPr>
      <w:ins w:id="6934" w:author="Arthur Parmentier" w:date="2020-05-21T17:01:00Z">
        <w:r>
          <w:rPr>
            <w:rStyle w:val="Appelnotedebasdep"/>
          </w:rPr>
          <w:footnoteRef/>
        </w:r>
        <w:r>
          <w:t xml:space="preserve"> </w:t>
        </w:r>
        <w:proofErr w:type="spellStart"/>
        <w:r w:rsidRPr="00BF1ECB">
          <w:rPr>
            <w:rPrChange w:id="6935" w:author="Arthur Parmentier" w:date="2020-05-23T19:46:00Z">
              <w:rPr>
                <w:lang w:val="fr-FR"/>
              </w:rPr>
            </w:rPrChange>
          </w:rPr>
          <w:t>Modosc</w:t>
        </w:r>
        <w:proofErr w:type="spellEnd"/>
        <w:r w:rsidRPr="00BF1ECB">
          <w:rPr>
            <w:rPrChange w:id="6936" w:author="Arthur Parmentier" w:date="2020-05-23T19:46:00Z">
              <w:rPr>
                <w:lang w:val="fr-FR"/>
              </w:rPr>
            </w:rPrChange>
          </w:rPr>
          <w:t xml:space="preserve"> can be found at </w:t>
        </w:r>
        <w:r>
          <w:rPr>
            <w:lang w:val="fr-FR"/>
          </w:rPr>
          <w:fldChar w:fldCharType="begin"/>
        </w:r>
        <w:r w:rsidRPr="00BF1ECB">
          <w:rPr>
            <w:rPrChange w:id="6937"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6938" w:author="Arthur Parmentier" w:date="2020-05-23T19:46:00Z">
              <w:rPr>
                <w:rStyle w:val="Lienhypertexte"/>
                <w:lang w:val="fr-FR"/>
              </w:rPr>
            </w:rPrChange>
          </w:rPr>
          <w:t>https://github.com/motiondescriptors/modosc</w:t>
        </w:r>
        <w:r>
          <w:rPr>
            <w:lang w:val="fr-FR"/>
          </w:rPr>
          <w:fldChar w:fldCharType="end"/>
        </w:r>
        <w:r w:rsidRPr="00BF1ECB">
          <w:rPr>
            <w:rPrChange w:id="6939" w:author="Arthur Parmentier" w:date="2020-05-23T19:46:00Z">
              <w:rPr>
                <w:lang w:val="fr-FR"/>
              </w:rPr>
            </w:rPrChange>
          </w:rPr>
          <w:t>, which relevant papers.</w:t>
        </w:r>
      </w:ins>
    </w:p>
  </w:footnote>
  <w:footnote w:id="76">
    <w:p w:rsidR="00FA5F3C" w:rsidRPr="00BF1ECB" w:rsidRDefault="00FA5F3C" w:rsidP="00F7581A">
      <w:pPr>
        <w:pStyle w:val="Notedebasdepage"/>
        <w:rPr>
          <w:ins w:id="6944" w:author="Arthur Parmentier" w:date="2020-05-21T17:01:00Z"/>
          <w:rPrChange w:id="6945" w:author="Arthur Parmentier" w:date="2020-05-23T19:46:00Z">
            <w:rPr>
              <w:ins w:id="6946" w:author="Arthur Parmentier" w:date="2020-05-21T17:01:00Z"/>
              <w:lang w:val="fr-FR"/>
            </w:rPr>
          </w:rPrChange>
        </w:rPr>
      </w:pPr>
      <w:ins w:id="6947" w:author="Arthur Parmentier" w:date="2020-05-21T17:01:00Z">
        <w:r>
          <w:rPr>
            <w:rStyle w:val="Appelnotedebasdep"/>
          </w:rPr>
          <w:footnoteRef/>
        </w:r>
        <w:r>
          <w:t xml:space="preserve"> </w:t>
        </w:r>
        <w:r w:rsidRPr="00A17DFF">
          <w:t>http://www.infomus.org/eyesweb_eng.php</w:t>
        </w:r>
      </w:ins>
    </w:p>
  </w:footnote>
  <w:footnote w:id="77">
    <w:p w:rsidR="00FA5F3C" w:rsidRPr="00BF1ECB" w:rsidRDefault="00FA5F3C" w:rsidP="00F7581A">
      <w:pPr>
        <w:pStyle w:val="Notedebasdepage"/>
        <w:rPr>
          <w:ins w:id="6948" w:author="Arthur Parmentier" w:date="2020-05-21T17:01:00Z"/>
          <w:rPrChange w:id="6949" w:author="Arthur Parmentier" w:date="2020-05-23T19:46:00Z">
            <w:rPr>
              <w:ins w:id="6950" w:author="Arthur Parmentier" w:date="2020-05-21T17:01:00Z"/>
              <w:lang w:val="fr-FR"/>
            </w:rPr>
          </w:rPrChange>
        </w:rPr>
      </w:pPr>
      <w:ins w:id="6951" w:author="Arthur Parmentier" w:date="2020-05-21T17:01:00Z">
        <w:r>
          <w:rPr>
            <w:rStyle w:val="Appelnotedebasdep"/>
          </w:rPr>
          <w:footnoteRef/>
        </w:r>
        <w:r>
          <w:t xml:space="preserve"> </w:t>
        </w:r>
        <w:r w:rsidRPr="00BF1ECB">
          <w:rPr>
            <w:rPrChange w:id="6952" w:author="Arthur Parmentier" w:date="2020-05-23T19:46:00Z">
              <w:rPr>
                <w:lang w:val="fr-FR"/>
              </w:rPr>
            </w:rPrChange>
          </w:rPr>
          <w:t xml:space="preserve">See for instance </w:t>
        </w:r>
        <w:r>
          <w:t>https://arxiv.org/pdf/1402.5047v1.pdf</w:t>
        </w:r>
      </w:ins>
    </w:p>
  </w:footnote>
  <w:footnote w:id="78">
    <w:p w:rsidR="00FA5F3C" w:rsidRPr="00BF1ECB" w:rsidRDefault="00FA5F3C">
      <w:pPr>
        <w:pStyle w:val="Notedebasdepage"/>
      </w:pPr>
      <w:ins w:id="6967"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39"/>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0"/>
  </w:num>
  <w:num w:numId="19">
    <w:abstractNumId w:val="21"/>
  </w:num>
  <w:num w:numId="20">
    <w:abstractNumId w:val="3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8"/>
  </w:num>
  <w:num w:numId="26">
    <w:abstractNumId w:val="26"/>
  </w:num>
  <w:num w:numId="27">
    <w:abstractNumId w:val="25"/>
  </w:num>
  <w:num w:numId="28">
    <w:abstractNumId w:val="30"/>
  </w:num>
  <w:num w:numId="29">
    <w:abstractNumId w:val="35"/>
  </w:num>
  <w:num w:numId="30">
    <w:abstractNumId w:val="7"/>
  </w:num>
  <w:num w:numId="31">
    <w:abstractNumId w:val="24"/>
  </w:num>
  <w:num w:numId="32">
    <w:abstractNumId w:val="19"/>
  </w:num>
  <w:num w:numId="33">
    <w:abstractNumId w:val="6"/>
  </w:num>
  <w:num w:numId="34">
    <w:abstractNumId w:val="28"/>
  </w:num>
  <w:num w:numId="35">
    <w:abstractNumId w:val="37"/>
  </w:num>
  <w:num w:numId="36">
    <w:abstractNumId w:val="2"/>
  </w:num>
  <w:num w:numId="37">
    <w:abstractNumId w:val="36"/>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943"/>
    <w:rsid w:val="00010FF3"/>
    <w:rsid w:val="0001470B"/>
    <w:rsid w:val="000207E6"/>
    <w:rsid w:val="00020B23"/>
    <w:rsid w:val="00020E94"/>
    <w:rsid w:val="00021EF8"/>
    <w:rsid w:val="000223A2"/>
    <w:rsid w:val="000224C7"/>
    <w:rsid w:val="00023308"/>
    <w:rsid w:val="00027915"/>
    <w:rsid w:val="00030A90"/>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0940"/>
    <w:rsid w:val="000618F2"/>
    <w:rsid w:val="00061E60"/>
    <w:rsid w:val="00067022"/>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50A0"/>
    <w:rsid w:val="001450CB"/>
    <w:rsid w:val="00145F52"/>
    <w:rsid w:val="00146277"/>
    <w:rsid w:val="001475FB"/>
    <w:rsid w:val="0015034E"/>
    <w:rsid w:val="00150C0E"/>
    <w:rsid w:val="00152654"/>
    <w:rsid w:val="001536DF"/>
    <w:rsid w:val="0015509F"/>
    <w:rsid w:val="0015677B"/>
    <w:rsid w:val="00156FC6"/>
    <w:rsid w:val="00157F8B"/>
    <w:rsid w:val="0016056E"/>
    <w:rsid w:val="00161FBC"/>
    <w:rsid w:val="001620C8"/>
    <w:rsid w:val="001626E2"/>
    <w:rsid w:val="00163523"/>
    <w:rsid w:val="00163AE1"/>
    <w:rsid w:val="00163AE7"/>
    <w:rsid w:val="00164176"/>
    <w:rsid w:val="001642FC"/>
    <w:rsid w:val="001653F3"/>
    <w:rsid w:val="00165777"/>
    <w:rsid w:val="00167374"/>
    <w:rsid w:val="00167DAB"/>
    <w:rsid w:val="00171B6C"/>
    <w:rsid w:val="001721C0"/>
    <w:rsid w:val="001723D6"/>
    <w:rsid w:val="00172A35"/>
    <w:rsid w:val="0017374C"/>
    <w:rsid w:val="00175441"/>
    <w:rsid w:val="0017617D"/>
    <w:rsid w:val="00177D40"/>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5CF4"/>
    <w:rsid w:val="001A6485"/>
    <w:rsid w:val="001B082B"/>
    <w:rsid w:val="001B372B"/>
    <w:rsid w:val="001B3C86"/>
    <w:rsid w:val="001B4864"/>
    <w:rsid w:val="001B667A"/>
    <w:rsid w:val="001C0B0E"/>
    <w:rsid w:val="001C10F6"/>
    <w:rsid w:val="001C1266"/>
    <w:rsid w:val="001C1ACF"/>
    <w:rsid w:val="001C2AA6"/>
    <w:rsid w:val="001C55EF"/>
    <w:rsid w:val="001C65CC"/>
    <w:rsid w:val="001C7282"/>
    <w:rsid w:val="001C7560"/>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6549"/>
    <w:rsid w:val="002067E2"/>
    <w:rsid w:val="002109BC"/>
    <w:rsid w:val="00214331"/>
    <w:rsid w:val="00216F41"/>
    <w:rsid w:val="00217BEE"/>
    <w:rsid w:val="00220B16"/>
    <w:rsid w:val="00221FBD"/>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92AD2"/>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7ED6"/>
    <w:rsid w:val="002D025D"/>
    <w:rsid w:val="002D269B"/>
    <w:rsid w:val="002D466E"/>
    <w:rsid w:val="002D6E20"/>
    <w:rsid w:val="002E10B4"/>
    <w:rsid w:val="002E22F0"/>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150F0"/>
    <w:rsid w:val="00321AA7"/>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5172"/>
    <w:rsid w:val="00397262"/>
    <w:rsid w:val="00397A02"/>
    <w:rsid w:val="003A23BB"/>
    <w:rsid w:val="003A5421"/>
    <w:rsid w:val="003A546E"/>
    <w:rsid w:val="003A6B59"/>
    <w:rsid w:val="003B0646"/>
    <w:rsid w:val="003B4A46"/>
    <w:rsid w:val="003C19D8"/>
    <w:rsid w:val="003C31A7"/>
    <w:rsid w:val="003C3E32"/>
    <w:rsid w:val="003C4D17"/>
    <w:rsid w:val="003C785D"/>
    <w:rsid w:val="003C7CC5"/>
    <w:rsid w:val="003D04EE"/>
    <w:rsid w:val="003D29B8"/>
    <w:rsid w:val="003D367C"/>
    <w:rsid w:val="003D3E7E"/>
    <w:rsid w:val="003D5749"/>
    <w:rsid w:val="003D5D5B"/>
    <w:rsid w:val="003D69EC"/>
    <w:rsid w:val="003D6C76"/>
    <w:rsid w:val="003E0426"/>
    <w:rsid w:val="003E12E8"/>
    <w:rsid w:val="003E1EE3"/>
    <w:rsid w:val="003E3907"/>
    <w:rsid w:val="003E3973"/>
    <w:rsid w:val="003E3DE4"/>
    <w:rsid w:val="003E3E64"/>
    <w:rsid w:val="003E6512"/>
    <w:rsid w:val="003F2132"/>
    <w:rsid w:val="003F27F2"/>
    <w:rsid w:val="003F4ACB"/>
    <w:rsid w:val="003F4DEE"/>
    <w:rsid w:val="003F5BCC"/>
    <w:rsid w:val="003F5D0A"/>
    <w:rsid w:val="003F7478"/>
    <w:rsid w:val="004004DC"/>
    <w:rsid w:val="00400535"/>
    <w:rsid w:val="00400DAB"/>
    <w:rsid w:val="004020A1"/>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FE8"/>
    <w:rsid w:val="004659F5"/>
    <w:rsid w:val="004662C5"/>
    <w:rsid w:val="004714EE"/>
    <w:rsid w:val="00472EE2"/>
    <w:rsid w:val="004732DA"/>
    <w:rsid w:val="00473DCD"/>
    <w:rsid w:val="0047451C"/>
    <w:rsid w:val="00474CFF"/>
    <w:rsid w:val="00475458"/>
    <w:rsid w:val="00475506"/>
    <w:rsid w:val="00476F68"/>
    <w:rsid w:val="00480CA1"/>
    <w:rsid w:val="004810C9"/>
    <w:rsid w:val="00481EE1"/>
    <w:rsid w:val="004844B0"/>
    <w:rsid w:val="00486495"/>
    <w:rsid w:val="00486DE0"/>
    <w:rsid w:val="00486FDC"/>
    <w:rsid w:val="00487362"/>
    <w:rsid w:val="00492FB8"/>
    <w:rsid w:val="004930FA"/>
    <w:rsid w:val="004934C1"/>
    <w:rsid w:val="0049358D"/>
    <w:rsid w:val="0049456C"/>
    <w:rsid w:val="004A28AB"/>
    <w:rsid w:val="004A5894"/>
    <w:rsid w:val="004B04FD"/>
    <w:rsid w:val="004B1016"/>
    <w:rsid w:val="004B18F3"/>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36CD"/>
    <w:rsid w:val="004E4397"/>
    <w:rsid w:val="004E5194"/>
    <w:rsid w:val="004F0B33"/>
    <w:rsid w:val="004F1D82"/>
    <w:rsid w:val="004F69F6"/>
    <w:rsid w:val="004F6E10"/>
    <w:rsid w:val="004F7994"/>
    <w:rsid w:val="00500F7F"/>
    <w:rsid w:val="00501832"/>
    <w:rsid w:val="005029C5"/>
    <w:rsid w:val="0050707D"/>
    <w:rsid w:val="0051191F"/>
    <w:rsid w:val="0051238B"/>
    <w:rsid w:val="0051412E"/>
    <w:rsid w:val="00514370"/>
    <w:rsid w:val="00515E70"/>
    <w:rsid w:val="005169EE"/>
    <w:rsid w:val="00517834"/>
    <w:rsid w:val="005204B9"/>
    <w:rsid w:val="00520B77"/>
    <w:rsid w:val="00521206"/>
    <w:rsid w:val="0052121B"/>
    <w:rsid w:val="00523640"/>
    <w:rsid w:val="00523A85"/>
    <w:rsid w:val="00530085"/>
    <w:rsid w:val="00531407"/>
    <w:rsid w:val="0053230A"/>
    <w:rsid w:val="005325E0"/>
    <w:rsid w:val="00532F4A"/>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155E"/>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8B3"/>
    <w:rsid w:val="0058758C"/>
    <w:rsid w:val="00587BD5"/>
    <w:rsid w:val="0059081B"/>
    <w:rsid w:val="00590C07"/>
    <w:rsid w:val="00592C13"/>
    <w:rsid w:val="00593AA1"/>
    <w:rsid w:val="00593BAE"/>
    <w:rsid w:val="00595AA3"/>
    <w:rsid w:val="00596602"/>
    <w:rsid w:val="005A0160"/>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2A9B"/>
    <w:rsid w:val="005D3530"/>
    <w:rsid w:val="005D3FB0"/>
    <w:rsid w:val="005D4B83"/>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127A3"/>
    <w:rsid w:val="00612F18"/>
    <w:rsid w:val="00613706"/>
    <w:rsid w:val="006155A3"/>
    <w:rsid w:val="00616215"/>
    <w:rsid w:val="00616EBE"/>
    <w:rsid w:val="006172B3"/>
    <w:rsid w:val="00620051"/>
    <w:rsid w:val="006217E4"/>
    <w:rsid w:val="006223A9"/>
    <w:rsid w:val="006331DF"/>
    <w:rsid w:val="00635850"/>
    <w:rsid w:val="00635F2F"/>
    <w:rsid w:val="00640E93"/>
    <w:rsid w:val="00640FA9"/>
    <w:rsid w:val="00643933"/>
    <w:rsid w:val="00651061"/>
    <w:rsid w:val="00651357"/>
    <w:rsid w:val="00651E2D"/>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14AF"/>
    <w:rsid w:val="00672C10"/>
    <w:rsid w:val="0067424B"/>
    <w:rsid w:val="00674C10"/>
    <w:rsid w:val="00675373"/>
    <w:rsid w:val="006770A8"/>
    <w:rsid w:val="00682B61"/>
    <w:rsid w:val="006840DA"/>
    <w:rsid w:val="006854B3"/>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AD4"/>
    <w:rsid w:val="006D51B6"/>
    <w:rsid w:val="006D51E1"/>
    <w:rsid w:val="006D58F1"/>
    <w:rsid w:val="006D5BBB"/>
    <w:rsid w:val="006D7C14"/>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1A7B"/>
    <w:rsid w:val="00732DA4"/>
    <w:rsid w:val="00733263"/>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B1805"/>
    <w:rsid w:val="007B2664"/>
    <w:rsid w:val="007B3735"/>
    <w:rsid w:val="007B6B04"/>
    <w:rsid w:val="007B7A4A"/>
    <w:rsid w:val="007C1D12"/>
    <w:rsid w:val="007C3219"/>
    <w:rsid w:val="007C437A"/>
    <w:rsid w:val="007C5AC4"/>
    <w:rsid w:val="007C6041"/>
    <w:rsid w:val="007C61CD"/>
    <w:rsid w:val="007C61D6"/>
    <w:rsid w:val="007D075F"/>
    <w:rsid w:val="007D0D3B"/>
    <w:rsid w:val="007D1E32"/>
    <w:rsid w:val="007D30A4"/>
    <w:rsid w:val="007D41A1"/>
    <w:rsid w:val="007D4B4B"/>
    <w:rsid w:val="007D4E17"/>
    <w:rsid w:val="007D6309"/>
    <w:rsid w:val="007D69D8"/>
    <w:rsid w:val="007D7578"/>
    <w:rsid w:val="007D784E"/>
    <w:rsid w:val="007E0A0A"/>
    <w:rsid w:val="007E64ED"/>
    <w:rsid w:val="007E76C0"/>
    <w:rsid w:val="007E7D0A"/>
    <w:rsid w:val="007F1431"/>
    <w:rsid w:val="007F1E08"/>
    <w:rsid w:val="0080158F"/>
    <w:rsid w:val="0080218A"/>
    <w:rsid w:val="008030DF"/>
    <w:rsid w:val="00803E2B"/>
    <w:rsid w:val="0080466C"/>
    <w:rsid w:val="00804910"/>
    <w:rsid w:val="008054B5"/>
    <w:rsid w:val="00805C6B"/>
    <w:rsid w:val="00805DF1"/>
    <w:rsid w:val="0080662F"/>
    <w:rsid w:val="00807A3E"/>
    <w:rsid w:val="008106B0"/>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50432"/>
    <w:rsid w:val="0085122F"/>
    <w:rsid w:val="008518BC"/>
    <w:rsid w:val="008538C8"/>
    <w:rsid w:val="008542B7"/>
    <w:rsid w:val="00857472"/>
    <w:rsid w:val="00860214"/>
    <w:rsid w:val="00860B54"/>
    <w:rsid w:val="00862E4D"/>
    <w:rsid w:val="00863218"/>
    <w:rsid w:val="00863F70"/>
    <w:rsid w:val="0086556A"/>
    <w:rsid w:val="0087002D"/>
    <w:rsid w:val="008706E0"/>
    <w:rsid w:val="00870DCB"/>
    <w:rsid w:val="00871E58"/>
    <w:rsid w:val="00873B84"/>
    <w:rsid w:val="008754EA"/>
    <w:rsid w:val="00881453"/>
    <w:rsid w:val="00882698"/>
    <w:rsid w:val="00882B73"/>
    <w:rsid w:val="00883190"/>
    <w:rsid w:val="008833B3"/>
    <w:rsid w:val="0088440D"/>
    <w:rsid w:val="008852B8"/>
    <w:rsid w:val="0089035B"/>
    <w:rsid w:val="00890740"/>
    <w:rsid w:val="00890A89"/>
    <w:rsid w:val="00895A24"/>
    <w:rsid w:val="00897796"/>
    <w:rsid w:val="00897810"/>
    <w:rsid w:val="00897AB2"/>
    <w:rsid w:val="008A1107"/>
    <w:rsid w:val="008A1F96"/>
    <w:rsid w:val="008A359E"/>
    <w:rsid w:val="008A6401"/>
    <w:rsid w:val="008A6488"/>
    <w:rsid w:val="008A6CE7"/>
    <w:rsid w:val="008B1BC4"/>
    <w:rsid w:val="008B7AAC"/>
    <w:rsid w:val="008C1CCA"/>
    <w:rsid w:val="008C2709"/>
    <w:rsid w:val="008C4AF3"/>
    <w:rsid w:val="008C57BC"/>
    <w:rsid w:val="008C6D3A"/>
    <w:rsid w:val="008C7E78"/>
    <w:rsid w:val="008D00B2"/>
    <w:rsid w:val="008E17B4"/>
    <w:rsid w:val="008E2F19"/>
    <w:rsid w:val="008E3834"/>
    <w:rsid w:val="008E45E0"/>
    <w:rsid w:val="008E4BF0"/>
    <w:rsid w:val="008E5C88"/>
    <w:rsid w:val="008E5F07"/>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296D"/>
    <w:rsid w:val="009329D2"/>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3072"/>
    <w:rsid w:val="009564AC"/>
    <w:rsid w:val="0095760F"/>
    <w:rsid w:val="00957686"/>
    <w:rsid w:val="00960BA6"/>
    <w:rsid w:val="0096226B"/>
    <w:rsid w:val="00964E49"/>
    <w:rsid w:val="00965F40"/>
    <w:rsid w:val="00965FAA"/>
    <w:rsid w:val="00966026"/>
    <w:rsid w:val="009673EB"/>
    <w:rsid w:val="00967518"/>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3CA"/>
    <w:rsid w:val="009A7725"/>
    <w:rsid w:val="009B2D7C"/>
    <w:rsid w:val="009B5ADF"/>
    <w:rsid w:val="009C096F"/>
    <w:rsid w:val="009C1516"/>
    <w:rsid w:val="009C1A6D"/>
    <w:rsid w:val="009C2211"/>
    <w:rsid w:val="009C23CD"/>
    <w:rsid w:val="009C261B"/>
    <w:rsid w:val="009C3CB4"/>
    <w:rsid w:val="009C4444"/>
    <w:rsid w:val="009C5B97"/>
    <w:rsid w:val="009C730D"/>
    <w:rsid w:val="009D140B"/>
    <w:rsid w:val="009D182D"/>
    <w:rsid w:val="009D2FFA"/>
    <w:rsid w:val="009D3389"/>
    <w:rsid w:val="009D3597"/>
    <w:rsid w:val="009D41F3"/>
    <w:rsid w:val="009D5821"/>
    <w:rsid w:val="009D63F0"/>
    <w:rsid w:val="009D75C8"/>
    <w:rsid w:val="009D7F8E"/>
    <w:rsid w:val="009E3561"/>
    <w:rsid w:val="009E67E3"/>
    <w:rsid w:val="009E7ADA"/>
    <w:rsid w:val="009F19C2"/>
    <w:rsid w:val="009F2A2F"/>
    <w:rsid w:val="009F582B"/>
    <w:rsid w:val="009F79AA"/>
    <w:rsid w:val="00A008F7"/>
    <w:rsid w:val="00A00963"/>
    <w:rsid w:val="00A01FAD"/>
    <w:rsid w:val="00A025BD"/>
    <w:rsid w:val="00A0616F"/>
    <w:rsid w:val="00A06D4C"/>
    <w:rsid w:val="00A12510"/>
    <w:rsid w:val="00A129D2"/>
    <w:rsid w:val="00A14441"/>
    <w:rsid w:val="00A15169"/>
    <w:rsid w:val="00A17DFF"/>
    <w:rsid w:val="00A17E5A"/>
    <w:rsid w:val="00A24663"/>
    <w:rsid w:val="00A26F11"/>
    <w:rsid w:val="00A309A4"/>
    <w:rsid w:val="00A319B1"/>
    <w:rsid w:val="00A31DED"/>
    <w:rsid w:val="00A34795"/>
    <w:rsid w:val="00A3493C"/>
    <w:rsid w:val="00A357FE"/>
    <w:rsid w:val="00A35815"/>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62779"/>
    <w:rsid w:val="00A62CF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1579"/>
    <w:rsid w:val="00AB1C05"/>
    <w:rsid w:val="00AB2243"/>
    <w:rsid w:val="00AB55B3"/>
    <w:rsid w:val="00AB5E12"/>
    <w:rsid w:val="00AB64C7"/>
    <w:rsid w:val="00AC069B"/>
    <w:rsid w:val="00AC08DF"/>
    <w:rsid w:val="00AC2E6D"/>
    <w:rsid w:val="00AC4940"/>
    <w:rsid w:val="00AC50C0"/>
    <w:rsid w:val="00AC57DD"/>
    <w:rsid w:val="00AC5A44"/>
    <w:rsid w:val="00AC6307"/>
    <w:rsid w:val="00AC7276"/>
    <w:rsid w:val="00AD03FA"/>
    <w:rsid w:val="00AD0ADB"/>
    <w:rsid w:val="00AD2F22"/>
    <w:rsid w:val="00AD2F7B"/>
    <w:rsid w:val="00AD4404"/>
    <w:rsid w:val="00AD4CD1"/>
    <w:rsid w:val="00AD578D"/>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F1433"/>
    <w:rsid w:val="00AF2EC4"/>
    <w:rsid w:val="00AF3FE7"/>
    <w:rsid w:val="00AF7CAA"/>
    <w:rsid w:val="00B001BB"/>
    <w:rsid w:val="00B01C19"/>
    <w:rsid w:val="00B01D9E"/>
    <w:rsid w:val="00B05CB9"/>
    <w:rsid w:val="00B074FD"/>
    <w:rsid w:val="00B07984"/>
    <w:rsid w:val="00B07D80"/>
    <w:rsid w:val="00B10B50"/>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D15"/>
    <w:rsid w:val="00B34E77"/>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5361"/>
    <w:rsid w:val="00B9593F"/>
    <w:rsid w:val="00B9612C"/>
    <w:rsid w:val="00B96316"/>
    <w:rsid w:val="00B964BD"/>
    <w:rsid w:val="00B967E3"/>
    <w:rsid w:val="00BA026A"/>
    <w:rsid w:val="00BA2E6A"/>
    <w:rsid w:val="00BA3283"/>
    <w:rsid w:val="00BA3828"/>
    <w:rsid w:val="00BA4A28"/>
    <w:rsid w:val="00BA63E4"/>
    <w:rsid w:val="00BA66EC"/>
    <w:rsid w:val="00BB0B55"/>
    <w:rsid w:val="00BB329A"/>
    <w:rsid w:val="00BB3699"/>
    <w:rsid w:val="00BB3B34"/>
    <w:rsid w:val="00BB465F"/>
    <w:rsid w:val="00BB7AB5"/>
    <w:rsid w:val="00BC086B"/>
    <w:rsid w:val="00BC0976"/>
    <w:rsid w:val="00BC20F5"/>
    <w:rsid w:val="00BC2A28"/>
    <w:rsid w:val="00BC3D06"/>
    <w:rsid w:val="00BC41ED"/>
    <w:rsid w:val="00BC4BBB"/>
    <w:rsid w:val="00BC5C24"/>
    <w:rsid w:val="00BD202F"/>
    <w:rsid w:val="00BD2C86"/>
    <w:rsid w:val="00BD52CD"/>
    <w:rsid w:val="00BD5422"/>
    <w:rsid w:val="00BD61A6"/>
    <w:rsid w:val="00BD621B"/>
    <w:rsid w:val="00BD6305"/>
    <w:rsid w:val="00BD73B3"/>
    <w:rsid w:val="00BD746C"/>
    <w:rsid w:val="00BD79EF"/>
    <w:rsid w:val="00BE00F1"/>
    <w:rsid w:val="00BE04C2"/>
    <w:rsid w:val="00BE0793"/>
    <w:rsid w:val="00BE0944"/>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6B94"/>
    <w:rsid w:val="00C838CB"/>
    <w:rsid w:val="00C83F83"/>
    <w:rsid w:val="00C85902"/>
    <w:rsid w:val="00C86DBE"/>
    <w:rsid w:val="00C87532"/>
    <w:rsid w:val="00C87BEA"/>
    <w:rsid w:val="00C907A8"/>
    <w:rsid w:val="00C91523"/>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52F4"/>
    <w:rsid w:val="00CC611D"/>
    <w:rsid w:val="00CC721C"/>
    <w:rsid w:val="00CC7259"/>
    <w:rsid w:val="00CC74C2"/>
    <w:rsid w:val="00CD2812"/>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561F"/>
    <w:rsid w:val="00D25C4A"/>
    <w:rsid w:val="00D26927"/>
    <w:rsid w:val="00D26A17"/>
    <w:rsid w:val="00D27D76"/>
    <w:rsid w:val="00D3005F"/>
    <w:rsid w:val="00D315D5"/>
    <w:rsid w:val="00D32387"/>
    <w:rsid w:val="00D36F5F"/>
    <w:rsid w:val="00D41733"/>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645F"/>
    <w:rsid w:val="00DF7AED"/>
    <w:rsid w:val="00E00D1B"/>
    <w:rsid w:val="00E00D2B"/>
    <w:rsid w:val="00E02143"/>
    <w:rsid w:val="00E02161"/>
    <w:rsid w:val="00E02592"/>
    <w:rsid w:val="00E02D0E"/>
    <w:rsid w:val="00E06654"/>
    <w:rsid w:val="00E07F18"/>
    <w:rsid w:val="00E10955"/>
    <w:rsid w:val="00E13592"/>
    <w:rsid w:val="00E13FD2"/>
    <w:rsid w:val="00E165D2"/>
    <w:rsid w:val="00E1724C"/>
    <w:rsid w:val="00E176C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C1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9AA"/>
    <w:rsid w:val="00EE5351"/>
    <w:rsid w:val="00EE6A08"/>
    <w:rsid w:val="00EF1B4B"/>
    <w:rsid w:val="00EF2E96"/>
    <w:rsid w:val="00EF330C"/>
    <w:rsid w:val="00EF5C44"/>
    <w:rsid w:val="00EF6D7B"/>
    <w:rsid w:val="00EF7368"/>
    <w:rsid w:val="00EF7645"/>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4850"/>
    <w:rsid w:val="00F25194"/>
    <w:rsid w:val="00F26C82"/>
    <w:rsid w:val="00F304EE"/>
    <w:rsid w:val="00F332F2"/>
    <w:rsid w:val="00F33572"/>
    <w:rsid w:val="00F35428"/>
    <w:rsid w:val="00F35BC0"/>
    <w:rsid w:val="00F419AB"/>
    <w:rsid w:val="00F4343F"/>
    <w:rsid w:val="00F45509"/>
    <w:rsid w:val="00F4578C"/>
    <w:rsid w:val="00F47638"/>
    <w:rsid w:val="00F479B2"/>
    <w:rsid w:val="00F51463"/>
    <w:rsid w:val="00F51B4C"/>
    <w:rsid w:val="00F51FBB"/>
    <w:rsid w:val="00F56170"/>
    <w:rsid w:val="00F572C3"/>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91D42"/>
    <w:rsid w:val="00F9296B"/>
    <w:rsid w:val="00F93519"/>
    <w:rsid w:val="00F935A9"/>
    <w:rsid w:val="00F93BBF"/>
    <w:rsid w:val="00F941D4"/>
    <w:rsid w:val="00FA052A"/>
    <w:rsid w:val="00FA05E7"/>
    <w:rsid w:val="00FA2ADF"/>
    <w:rsid w:val="00FA4DD8"/>
    <w:rsid w:val="00FA53E4"/>
    <w:rsid w:val="00FA5F3C"/>
    <w:rsid w:val="00FA6678"/>
    <w:rsid w:val="00FB06DB"/>
    <w:rsid w:val="00FB0C2C"/>
    <w:rsid w:val="00FB2671"/>
    <w:rsid w:val="00FB2824"/>
    <w:rsid w:val="00FB31C3"/>
    <w:rsid w:val="00FB3C33"/>
    <w:rsid w:val="00FB620E"/>
    <w:rsid w:val="00FB6B81"/>
    <w:rsid w:val="00FC110A"/>
    <w:rsid w:val="00FC1C0A"/>
    <w:rsid w:val="00FC2280"/>
    <w:rsid w:val="00FC3006"/>
    <w:rsid w:val="00FC3700"/>
    <w:rsid w:val="00FC5FD3"/>
    <w:rsid w:val="00FC61C6"/>
    <w:rsid w:val="00FC6A7E"/>
    <w:rsid w:val="00FC6CCC"/>
    <w:rsid w:val="00FC7B7A"/>
    <w:rsid w:val="00FD00B9"/>
    <w:rsid w:val="00FD1DF3"/>
    <w:rsid w:val="00FD25EA"/>
    <w:rsid w:val="00FD4109"/>
    <w:rsid w:val="00FD47FA"/>
    <w:rsid w:val="00FD4AA0"/>
    <w:rsid w:val="00FD6204"/>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2B1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2A0F8C-FC3B-46A8-989A-2615E2430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12378</TotalTime>
  <Pages>79</Pages>
  <Words>26118</Words>
  <Characters>143651</Characters>
  <Application>Microsoft Office Word</Application>
  <DocSecurity>0</DocSecurity>
  <Lines>1197</Lines>
  <Paragraphs>338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1556</cp:revision>
  <dcterms:created xsi:type="dcterms:W3CDTF">2019-12-11T06:12:00Z</dcterms:created>
  <dcterms:modified xsi:type="dcterms:W3CDTF">2020-06-09T14:08:00Z</dcterms:modified>
</cp:coreProperties>
</file>